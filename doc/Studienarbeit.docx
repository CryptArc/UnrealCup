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1"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2" w:author="Maximilian Schmitz" w:date="2015-01-08T20:23:00Z">
                  <w:rPr>
                    <w:color w:val="FF0000"/>
                  </w:rPr>
                </w:rPrChange>
              </w:rPr>
            </w:pPr>
            <w:del w:id="3" w:author="Maximilian Schmitz" w:date="2015-01-08T20:23:00Z">
              <w:r w:rsidRPr="00B50FE7" w:rsidDel="00B50FE7">
                <w:rPr>
                  <w:rPrChange w:id="4" w:author="Maximilian Schmitz" w:date="2015-01-08T20:23:00Z">
                    <w:rPr>
                      <w:color w:val="FF0000"/>
                    </w:rPr>
                  </w:rPrChange>
                </w:rPr>
                <w:delText>Abgabedatum</w:delText>
              </w:r>
            </w:del>
            <w:ins w:id="5" w:author="Maximilian Schmitz" w:date="2015-01-08T20:23:00Z">
              <w:del w:id="6" w:author="Admin" w:date="2015-07-06T13:09:00Z">
                <w:r w:rsidR="00B50FE7" w:rsidRPr="00B50FE7" w:rsidDel="001E1044">
                  <w:rPr>
                    <w:rPrChange w:id="7" w:author="Maximilian Schmitz" w:date="2015-01-08T20:23:00Z">
                      <w:rPr>
                        <w:color w:val="FF0000"/>
                      </w:rPr>
                    </w:rPrChange>
                  </w:rPr>
                  <w:delText>0</w:delText>
                </w:r>
              </w:del>
            </w:ins>
            <w:ins w:id="8" w:author="Admin" w:date="2015-07-06T13:09:00Z">
              <w:r w:rsidR="001E1044">
                <w:t>10</w:t>
              </w:r>
            </w:ins>
            <w:ins w:id="9" w:author="Maximilian Schmitz" w:date="2015-01-08T20:23:00Z">
              <w:del w:id="10" w:author="Admin" w:date="2015-07-06T13:09:00Z">
                <w:r w:rsidR="00B50FE7" w:rsidRPr="00B50FE7" w:rsidDel="001E1044">
                  <w:rPr>
                    <w:rPrChange w:id="11" w:author="Maximilian Schmitz" w:date="2015-01-08T20:23:00Z">
                      <w:rPr>
                        <w:color w:val="FF0000"/>
                      </w:rPr>
                    </w:rPrChange>
                  </w:rPr>
                  <w:delText>9</w:delText>
                </w:r>
              </w:del>
              <w:r w:rsidR="00B50FE7" w:rsidRPr="00B50FE7">
                <w:rPr>
                  <w:rPrChange w:id="12" w:author="Maximilian Schmitz" w:date="2015-01-08T20:23:00Z">
                    <w:rPr>
                      <w:color w:val="FF0000"/>
                    </w:rPr>
                  </w:rPrChange>
                </w:rPr>
                <w:t>.0</w:t>
              </w:r>
            </w:ins>
            <w:ins w:id="13" w:author="Admin" w:date="2015-07-06T13:12:00Z">
              <w:r w:rsidR="001E1044">
                <w:t>7</w:t>
              </w:r>
            </w:ins>
            <w:ins w:id="14" w:author="Maximilian Schmitz" w:date="2015-01-08T20:23:00Z">
              <w:del w:id="15" w:author="Admin" w:date="2015-07-06T13:09:00Z">
                <w:r w:rsidR="00B50FE7" w:rsidRPr="00B50FE7" w:rsidDel="001E1044">
                  <w:rPr>
                    <w:rPrChange w:id="16" w:author="Maximilian Schmitz" w:date="2015-01-08T20:23:00Z">
                      <w:rPr>
                        <w:color w:val="FF0000"/>
                      </w:rPr>
                    </w:rPrChange>
                  </w:rPr>
                  <w:delText>1</w:delText>
                </w:r>
              </w:del>
              <w:r w:rsidR="00B50FE7" w:rsidRPr="00B50FE7">
                <w:rPr>
                  <w:rPrChange w:id="17"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18" w:author="Maximilian Schmitz" w:date="2015-01-08T20:25:00Z">
              <w:r w:rsidDel="001A7683">
                <w:delText>xx.xx</w:delText>
              </w:r>
            </w:del>
            <w:ins w:id="19" w:author="Maximilian Schmitz" w:date="2015-01-08T20:25:00Z">
              <w:r w:rsidR="001A7683">
                <w:t>13.10</w:t>
              </w:r>
            </w:ins>
            <w:r>
              <w:t xml:space="preserve">.2014 – </w:t>
            </w:r>
            <w:ins w:id="20" w:author="Admin" w:date="2015-07-06T13:09:00Z">
              <w:r w:rsidR="001E1044">
                <w:t>10</w:t>
              </w:r>
            </w:ins>
            <w:ins w:id="21" w:author="Daene" w:date="2015-01-08T17:08:00Z">
              <w:del w:id="22" w:author="Admin" w:date="2015-07-06T13:09:00Z">
                <w:r w:rsidR="004B0411" w:rsidDel="001E1044">
                  <w:delText>09</w:delText>
                </w:r>
              </w:del>
            </w:ins>
            <w:del w:id="23" w:author="Daene" w:date="2015-01-08T17:08:00Z">
              <w:r w:rsidDel="004B0411">
                <w:delText>yy</w:delText>
              </w:r>
            </w:del>
            <w:r>
              <w:t>.</w:t>
            </w:r>
            <w:ins w:id="24" w:author="Daene" w:date="2015-01-08T17:08:00Z">
              <w:r w:rsidR="004B0411">
                <w:t>0</w:t>
              </w:r>
            </w:ins>
            <w:ins w:id="25" w:author="Admin" w:date="2015-07-06T13:09:00Z">
              <w:r w:rsidR="001E1044">
                <w:t>7</w:t>
              </w:r>
            </w:ins>
            <w:ins w:id="26" w:author="Daene" w:date="2015-01-08T17:08:00Z">
              <w:del w:id="27" w:author="Admin" w:date="2015-07-06T13:09:00Z">
                <w:r w:rsidR="004B0411" w:rsidDel="001E1044">
                  <w:delText>1</w:delText>
                </w:r>
              </w:del>
            </w:ins>
            <w:del w:id="28"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29" w:author="Maximilian Schmitz" w:date="2015-01-08T20:22:00Z">
              <w:r w:rsidR="000E1901">
                <w:rPr>
                  <w:rStyle w:val="5yl5"/>
                </w:rPr>
                <w:t>4468889</w:t>
              </w:r>
            </w:ins>
            <w:del w:id="30" w:author="Maximilian Schmitz" w:date="2015-01-08T20:22:00Z">
              <w:r w:rsidRPr="000E1901" w:rsidDel="000E1901">
                <w:rPr>
                  <w:rPrChange w:id="31" w:author="Maximilian Schmitz" w:date="2015-01-08T20:22:00Z">
                    <w:rPr>
                      <w:color w:val="FF0000"/>
                    </w:rPr>
                  </w:rPrChange>
                </w:rPr>
                <w:delText>Matrikelnummer Michael K,</w:delText>
              </w:r>
            </w:del>
            <w:ins w:id="32" w:author="Maximilian Schmitz" w:date="2015-01-08T20:22:00Z">
              <w:r w:rsidR="000E1901" w:rsidRPr="000E1901">
                <w:rPr>
                  <w:rPrChange w:id="33"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4" w:author="Daene" w:date="2015-01-08T17:06:00Z">
              <w:r w:rsidR="000E24A9" w:rsidRPr="000E24A9">
                <w:rPr>
                  <w:rPrChange w:id="35" w:author="Daene" w:date="2015-01-08T17:07:00Z">
                    <w:rPr>
                      <w:color w:val="FF0000"/>
                    </w:rPr>
                  </w:rPrChange>
                </w:rPr>
                <w:t>6014276</w:t>
              </w:r>
            </w:ins>
            <w:ins w:id="36" w:author="Admin" w:date="2015-07-06T13:08:00Z">
              <w:r w:rsidR="001E1044">
                <w:t>,</w:t>
              </w:r>
            </w:ins>
            <w:del w:id="37"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38" w:name="_Toc422468930"/>
      <w:r w:rsidRPr="000D5298">
        <w:t>Eidesstattliche Erklärung</w:t>
      </w:r>
      <w:bookmarkEnd w:id="38"/>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39" w:name="_Toc422468931"/>
      <w:r>
        <w:lastRenderedPageBreak/>
        <w:t>Kurzfassung</w:t>
      </w:r>
      <w:bookmarkEnd w:id="39"/>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proofErr w:type="spellStart"/>
      <w:r>
        <w:t>UnrealCup</w:t>
      </w:r>
      <w:proofErr w:type="spellEnd"/>
      <w:r>
        <w:t xml:space="preserve">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 xml:space="preserve">Neben der spielerischen Funktion hat </w:t>
      </w:r>
      <w:proofErr w:type="spellStart"/>
      <w:r>
        <w:t>UnrealCup</w:t>
      </w:r>
      <w:proofErr w:type="spellEnd"/>
      <w:r>
        <w:t xml:space="preserve">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 xml:space="preserve">Der </w:t>
      </w:r>
      <w:proofErr w:type="spellStart"/>
      <w:r>
        <w:t>UnrealCup</w:t>
      </w:r>
      <w:proofErr w:type="spellEnd"/>
      <w:r>
        <w:t xml:space="preserve">-Simulator bietet für dieses Ziel neben moderner 3D-Grafik und einer komfortablen Schnittstelle zum Einbinden der KI alle wichtigen Funktionen und Regeln, um dem Nutzer eine realistische Simulation und ein packendes Erlebnis zu bieten. </w:t>
      </w:r>
      <w:proofErr w:type="spellStart"/>
      <w:r>
        <w:t>UnrealCup</w:t>
      </w:r>
      <w:proofErr w:type="spellEnd"/>
      <w:r>
        <w:t xml:space="preserve"> beinhaltet einen</w:t>
      </w:r>
      <w:ins w:id="40" w:author="Admin" w:date="2015-07-06T13:29:00Z">
        <w:r w:rsidR="004540A2">
          <w:t xml:space="preserve"> En</w:t>
        </w:r>
      </w:ins>
      <w:ins w:id="41"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w:t>
      </w:r>
      <w:proofErr w:type="spellStart"/>
      <w:r>
        <w:t>UnrealCup</w:t>
      </w:r>
      <w:proofErr w:type="spellEnd"/>
      <w:r>
        <w:t xml:space="preserve">-Simulator besitzt also Ähnlichkeiten zur Simulation League des bekannten </w:t>
      </w:r>
      <w:proofErr w:type="spellStart"/>
      <w:r>
        <w:t>RoboCups</w:t>
      </w:r>
      <w:proofErr w:type="spellEnd"/>
      <w:r>
        <w:t>, hebt sich allerdings durch diverse Alleinstellungsmerkmale wie eine moderne Grafik</w:t>
      </w:r>
      <w:ins w:id="42" w:author="Admin" w:date="2015-07-06T13:30:00Z">
        <w:r w:rsidR="004540A2">
          <w:t xml:space="preserve"> und</w:t>
        </w:r>
      </w:ins>
      <w:del w:id="43" w:author="Admin" w:date="2015-07-06T13:30:00Z">
        <w:r w:rsidDel="004540A2">
          <w:delText>,</w:delText>
        </w:r>
      </w:del>
      <w:r>
        <w:t xml:space="preserve"> realitätsnahe Physik </w:t>
      </w:r>
      <w:commentRangeStart w:id="44"/>
      <w:del w:id="45" w:author="Admin" w:date="2015-07-06T13:30:00Z">
        <w:r w:rsidDel="004540A2">
          <w:delText xml:space="preserve">und einen graphischen Editor </w:delText>
        </w:r>
        <w:commentRangeEnd w:id="44"/>
        <w:r w:rsidR="00011EF1" w:rsidDel="004540A2">
          <w:rPr>
            <w:rStyle w:val="Kommentarzeichen"/>
          </w:rPr>
          <w:commentReference w:id="44"/>
        </w:r>
      </w:del>
      <w:r>
        <w:t>von vergleichbaren Projekten ab.</w:t>
      </w:r>
    </w:p>
    <w:p w14:paraId="09D8DD87" w14:textId="77777777" w:rsidR="00407A24" w:rsidRDefault="00407A24">
      <w:r>
        <w:br w:type="page"/>
      </w:r>
    </w:p>
    <w:p w14:paraId="5FB738A4" w14:textId="77777777" w:rsidR="00407A24" w:rsidRPr="005E65D5" w:rsidRDefault="00407A24" w:rsidP="00AC4DD5">
      <w:pPr>
        <w:pStyle w:val="berschrift1"/>
        <w:numPr>
          <w:ilvl w:val="0"/>
          <w:numId w:val="0"/>
        </w:numPr>
        <w:rPr>
          <w:rPrChange w:id="46" w:author="Maximilian Schmitz" w:date="2015-06-14T09:50:00Z">
            <w:rPr>
              <w:lang w:val="en-US"/>
            </w:rPr>
          </w:rPrChange>
        </w:rPr>
      </w:pPr>
      <w:bookmarkStart w:id="47" w:name="_Toc422468932"/>
      <w:r w:rsidRPr="005E65D5">
        <w:rPr>
          <w:rPrChange w:id="48" w:author="Maximilian Schmitz" w:date="2015-06-14T09:50:00Z">
            <w:rPr>
              <w:lang w:val="en-US"/>
            </w:rPr>
          </w:rPrChange>
        </w:rPr>
        <w:lastRenderedPageBreak/>
        <w:t>Abstract</w:t>
      </w:r>
      <w:bookmarkEnd w:id="47"/>
    </w:p>
    <w:p w14:paraId="1304D90D" w14:textId="77777777" w:rsidR="00627263" w:rsidRPr="005E65D5" w:rsidRDefault="00627263" w:rsidP="00627263">
      <w:pPr>
        <w:rPr>
          <w:color w:val="FF0000"/>
          <w:rPrChange w:id="49" w:author="Maximilian Schmitz" w:date="2015-06-14T09:50:00Z">
            <w:rPr>
              <w:color w:val="FF0000"/>
              <w:lang w:val="en-US"/>
            </w:rPr>
          </w:rPrChange>
        </w:rPr>
      </w:pPr>
      <w:r w:rsidRPr="005E65D5">
        <w:rPr>
          <w:color w:val="FF0000"/>
          <w:rPrChange w:id="50" w:author="Maximilian Schmitz" w:date="2015-06-14T09:50:00Z">
            <w:rPr>
              <w:color w:val="FF0000"/>
              <w:lang w:val="en-US"/>
            </w:rPr>
          </w:rPrChange>
        </w:rPr>
        <w:t>(</w:t>
      </w:r>
      <w:proofErr w:type="spellStart"/>
      <w:r w:rsidRPr="005E65D5">
        <w:rPr>
          <w:color w:val="FF0000"/>
          <w:rPrChange w:id="51" w:author="Maximilian Schmitz" w:date="2015-06-14T09:50:00Z">
            <w:rPr>
              <w:color w:val="FF0000"/>
              <w:lang w:val="en-US"/>
            </w:rPr>
          </w:rPrChange>
        </w:rPr>
        <w:t>Imagine</w:t>
      </w:r>
      <w:proofErr w:type="spellEnd"/>
      <w:r w:rsidRPr="005E65D5">
        <w:rPr>
          <w:color w:val="FF0000"/>
          <w:rPrChange w:id="52"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proofErr w:type="spellStart"/>
      <w:r w:rsidRPr="00D2465B">
        <w:rPr>
          <w:lang w:val="en-US"/>
        </w:rPr>
        <w:t>Unr</w:t>
      </w:r>
      <w:r>
        <w:rPr>
          <w:lang w:val="en-US"/>
        </w:rPr>
        <w:t>ealCup</w:t>
      </w:r>
      <w:proofErr w:type="spellEnd"/>
      <w:r>
        <w:rPr>
          <w:lang w:val="en-US"/>
        </w:rPr>
        <w:t xml:space="preserve">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53" w:author="Admin" w:date="2015-07-06T13:18:00Z">
        <w:r w:rsidR="00011EF1">
          <w:rPr>
            <w:lang w:val="en-US"/>
          </w:rPr>
          <w:t>,</w:t>
        </w:r>
      </w:ins>
      <w:r w:rsidRPr="009C2155">
        <w:rPr>
          <w:lang w:val="en-US"/>
        </w:rPr>
        <w:t xml:space="preserve"> </w:t>
      </w:r>
      <w:proofErr w:type="spellStart"/>
      <w:r w:rsidRPr="009C2155">
        <w:rPr>
          <w:lang w:val="en-US"/>
        </w:rPr>
        <w:t>UnrealCup</w:t>
      </w:r>
      <w:proofErr w:type="spellEnd"/>
      <w:r w:rsidRPr="009C2155">
        <w:rPr>
          <w:lang w:val="en-US"/>
        </w:rPr>
        <w:t xml:space="preserve">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 xml:space="preserve">The </w:t>
      </w:r>
      <w:proofErr w:type="spellStart"/>
      <w:r w:rsidRPr="00D2465B">
        <w:rPr>
          <w:lang w:val="en-US"/>
        </w:rPr>
        <w:t>UnrealCup</w:t>
      </w:r>
      <w:proofErr w:type="spellEnd"/>
      <w:r w:rsidRPr="00D2465B">
        <w:rPr>
          <w:lang w:val="en-US"/>
        </w:rPr>
        <w:t>-</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w:t>
      </w:r>
      <w:proofErr w:type="spellStart"/>
      <w:r w:rsidRPr="00D2465B">
        <w:rPr>
          <w:lang w:val="en-US"/>
        </w:rPr>
        <w:t>UnrealCup</w:t>
      </w:r>
      <w:proofErr w:type="spellEnd"/>
      <w:r w:rsidRPr="00D2465B">
        <w:rPr>
          <w:lang w:val="en-US"/>
        </w:rPr>
        <w:t xml:space="preserve"> also contains a</w:t>
      </w:r>
      <w:ins w:id="54"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 xml:space="preserve">I the </w:t>
      </w:r>
      <w:proofErr w:type="spellStart"/>
      <w:r w:rsidRPr="00D2465B">
        <w:rPr>
          <w:lang w:val="en-US"/>
        </w:rPr>
        <w:t>Unreal</w:t>
      </w:r>
      <w:r>
        <w:rPr>
          <w:lang w:val="en-US"/>
        </w:rPr>
        <w:t>Cup</w:t>
      </w:r>
      <w:proofErr w:type="spellEnd"/>
      <w:r>
        <w:rPr>
          <w:lang w:val="en-US"/>
        </w:rPr>
        <w:t>-</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w:t>
      </w:r>
      <w:ins w:id="55" w:author="Admin" w:date="2015-07-06T13:31:00Z">
        <w:r w:rsidR="004540A2">
          <w:rPr>
            <w:lang w:val="en-US"/>
          </w:rPr>
          <w:t xml:space="preserve"> and</w:t>
        </w:r>
      </w:ins>
      <w:del w:id="56" w:author="Admin" w:date="2015-07-06T13:31:00Z">
        <w:r w:rsidRPr="00D2465B" w:rsidDel="004540A2">
          <w:rPr>
            <w:lang w:val="en-US"/>
          </w:rPr>
          <w:delText>,</w:delText>
        </w:r>
      </w:del>
      <w:r w:rsidRPr="00D2465B">
        <w:rPr>
          <w:lang w:val="en-US"/>
        </w:rPr>
        <w:t xml:space="preserve"> realistic physics</w:t>
      </w:r>
      <w:del w:id="57"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77777777" w:rsidR="003F6CF5" w:rsidRPr="003F6CF5" w:rsidRDefault="00384E0F" w:rsidP="00AC4DD5">
      <w:pPr>
        <w:pStyle w:val="berschrift1"/>
        <w:numPr>
          <w:ilvl w:val="0"/>
          <w:numId w:val="0"/>
        </w:numPr>
      </w:pPr>
      <w:r w:rsidRPr="00751B52">
        <w:rPr>
          <w:lang w:val="en-US"/>
        </w:rPr>
        <w:br w:type="page"/>
      </w:r>
      <w:bookmarkStart w:id="58" w:name="_Toc422468933"/>
      <w:r w:rsidR="003F6CF5" w:rsidRPr="003F6CF5">
        <w:lastRenderedPageBreak/>
        <w:t>Inhalt</w:t>
      </w:r>
      <w:bookmarkEnd w:id="58"/>
    </w:p>
    <w:p w14:paraId="075E3C9D" w14:textId="77777777" w:rsidR="00867956" w:rsidRDefault="008B6A1C">
      <w:pPr>
        <w:pStyle w:val="Verzeichnis1"/>
        <w:tabs>
          <w:tab w:val="right" w:leader="dot" w:pos="9062"/>
        </w:tabs>
        <w:rPr>
          <w:ins w:id="59" w:author="Maximilian Schmitz" w:date="2015-06-19T09:20: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60" w:author="Maximilian Schmitz" w:date="2015-06-19T09:20:00Z">
        <w:r w:rsidR="00867956" w:rsidRPr="002213A3">
          <w:rPr>
            <w:rStyle w:val="Hyperlink"/>
            <w:noProof/>
          </w:rPr>
          <w:fldChar w:fldCharType="begin"/>
        </w:r>
        <w:r w:rsidR="00867956" w:rsidRPr="002213A3">
          <w:rPr>
            <w:rStyle w:val="Hyperlink"/>
            <w:noProof/>
          </w:rPr>
          <w:instrText xml:space="preserve"> </w:instrText>
        </w:r>
        <w:r w:rsidR="00867956">
          <w:rPr>
            <w:noProof/>
          </w:rPr>
          <w:instrText>HYPERLINK \l "_Toc422468930"</w:instrText>
        </w:r>
        <w:r w:rsidR="00867956" w:rsidRPr="002213A3">
          <w:rPr>
            <w:rStyle w:val="Hyperlink"/>
            <w:noProof/>
          </w:rPr>
          <w:instrText xml:space="preserve"> </w:instrText>
        </w:r>
        <w:r w:rsidR="00867956" w:rsidRPr="002213A3">
          <w:rPr>
            <w:rStyle w:val="Hyperlink"/>
            <w:noProof/>
          </w:rPr>
          <w:fldChar w:fldCharType="separate"/>
        </w:r>
        <w:r w:rsidR="00867956" w:rsidRPr="002213A3">
          <w:rPr>
            <w:rStyle w:val="Hyperlink"/>
            <w:noProof/>
          </w:rPr>
          <w:t>Eidesstattliche Erklärung</w:t>
        </w:r>
        <w:r w:rsidR="00867956">
          <w:rPr>
            <w:noProof/>
            <w:webHidden/>
          </w:rPr>
          <w:tab/>
        </w:r>
        <w:r w:rsidR="00867956">
          <w:rPr>
            <w:noProof/>
            <w:webHidden/>
          </w:rPr>
          <w:fldChar w:fldCharType="begin"/>
        </w:r>
        <w:r w:rsidR="00867956">
          <w:rPr>
            <w:noProof/>
            <w:webHidden/>
          </w:rPr>
          <w:instrText xml:space="preserve"> PAGEREF _Toc422468930 \h </w:instrText>
        </w:r>
      </w:ins>
      <w:r w:rsidR="00867956">
        <w:rPr>
          <w:noProof/>
          <w:webHidden/>
        </w:rPr>
      </w:r>
      <w:r w:rsidR="00867956">
        <w:rPr>
          <w:noProof/>
          <w:webHidden/>
        </w:rPr>
        <w:fldChar w:fldCharType="separate"/>
      </w:r>
      <w:ins w:id="61" w:author="Maximilian Schmitz" w:date="2015-06-19T09:20:00Z">
        <w:r w:rsidR="00867956">
          <w:rPr>
            <w:noProof/>
            <w:webHidden/>
          </w:rPr>
          <w:t>II</w:t>
        </w:r>
        <w:r w:rsidR="00867956">
          <w:rPr>
            <w:noProof/>
            <w:webHidden/>
          </w:rPr>
          <w:fldChar w:fldCharType="end"/>
        </w:r>
        <w:r w:rsidR="00867956" w:rsidRPr="002213A3">
          <w:rPr>
            <w:rStyle w:val="Hyperlink"/>
            <w:noProof/>
          </w:rPr>
          <w:fldChar w:fldCharType="end"/>
        </w:r>
      </w:ins>
    </w:p>
    <w:p w14:paraId="45480D2E" w14:textId="77777777" w:rsidR="00867956" w:rsidRDefault="00867956">
      <w:pPr>
        <w:pStyle w:val="Verzeichnis1"/>
        <w:tabs>
          <w:tab w:val="right" w:leader="dot" w:pos="9062"/>
        </w:tabs>
        <w:rPr>
          <w:ins w:id="62" w:author="Maximilian Schmitz" w:date="2015-06-19T09:20:00Z"/>
          <w:rFonts w:asciiTheme="minorHAnsi" w:eastAsiaTheme="minorEastAsia" w:hAnsiTheme="minorHAnsi" w:cstheme="minorBidi"/>
          <w:b w:val="0"/>
          <w:bCs w:val="0"/>
          <w:caps w:val="0"/>
          <w:noProof/>
          <w:sz w:val="22"/>
          <w:szCs w:val="22"/>
        </w:rPr>
      </w:pPr>
      <w:ins w:id="6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r>
        <w:rPr>
          <w:noProof/>
          <w:webHidden/>
        </w:rPr>
        <w:fldChar w:fldCharType="separate"/>
      </w:r>
      <w:ins w:id="64" w:author="Maximilian Schmitz" w:date="2015-06-19T09:20:00Z">
        <w:r>
          <w:rPr>
            <w:noProof/>
            <w:webHidden/>
          </w:rPr>
          <w:t>III</w:t>
        </w:r>
        <w:r>
          <w:rPr>
            <w:noProof/>
            <w:webHidden/>
          </w:rPr>
          <w:fldChar w:fldCharType="end"/>
        </w:r>
        <w:r w:rsidRPr="002213A3">
          <w:rPr>
            <w:rStyle w:val="Hyperlink"/>
            <w:noProof/>
          </w:rPr>
          <w:fldChar w:fldCharType="end"/>
        </w:r>
      </w:ins>
    </w:p>
    <w:p w14:paraId="782E75C0" w14:textId="77777777" w:rsidR="00867956" w:rsidRDefault="00867956">
      <w:pPr>
        <w:pStyle w:val="Verzeichnis1"/>
        <w:tabs>
          <w:tab w:val="right" w:leader="dot" w:pos="9062"/>
        </w:tabs>
        <w:rPr>
          <w:ins w:id="65" w:author="Maximilian Schmitz" w:date="2015-06-19T09:20:00Z"/>
          <w:rFonts w:asciiTheme="minorHAnsi" w:eastAsiaTheme="minorEastAsia" w:hAnsiTheme="minorHAnsi" w:cstheme="minorBidi"/>
          <w:b w:val="0"/>
          <w:bCs w:val="0"/>
          <w:caps w:val="0"/>
          <w:noProof/>
          <w:sz w:val="22"/>
          <w:szCs w:val="22"/>
        </w:rPr>
      </w:pPr>
      <w:ins w:id="6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r>
        <w:rPr>
          <w:noProof/>
          <w:webHidden/>
        </w:rPr>
        <w:fldChar w:fldCharType="separate"/>
      </w:r>
      <w:ins w:id="67" w:author="Maximilian Schmitz" w:date="2015-06-19T09:20:00Z">
        <w:r>
          <w:rPr>
            <w:noProof/>
            <w:webHidden/>
          </w:rPr>
          <w:t>IV</w:t>
        </w:r>
        <w:r>
          <w:rPr>
            <w:noProof/>
            <w:webHidden/>
          </w:rPr>
          <w:fldChar w:fldCharType="end"/>
        </w:r>
        <w:r w:rsidRPr="002213A3">
          <w:rPr>
            <w:rStyle w:val="Hyperlink"/>
            <w:noProof/>
          </w:rPr>
          <w:fldChar w:fldCharType="end"/>
        </w:r>
      </w:ins>
    </w:p>
    <w:p w14:paraId="29683100" w14:textId="77777777" w:rsidR="00867956" w:rsidRDefault="00867956">
      <w:pPr>
        <w:pStyle w:val="Verzeichnis1"/>
        <w:tabs>
          <w:tab w:val="right" w:leader="dot" w:pos="9062"/>
        </w:tabs>
        <w:rPr>
          <w:ins w:id="68" w:author="Maximilian Schmitz" w:date="2015-06-19T09:20:00Z"/>
          <w:rFonts w:asciiTheme="minorHAnsi" w:eastAsiaTheme="minorEastAsia" w:hAnsiTheme="minorHAnsi" w:cstheme="minorBidi"/>
          <w:b w:val="0"/>
          <w:bCs w:val="0"/>
          <w:caps w:val="0"/>
          <w:noProof/>
          <w:sz w:val="22"/>
          <w:szCs w:val="22"/>
        </w:rPr>
      </w:pPr>
      <w:ins w:id="6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r>
        <w:rPr>
          <w:noProof/>
          <w:webHidden/>
        </w:rPr>
        <w:fldChar w:fldCharType="separate"/>
      </w:r>
      <w:ins w:id="70" w:author="Maximilian Schmitz" w:date="2015-06-19T09:20:00Z">
        <w:r>
          <w:rPr>
            <w:noProof/>
            <w:webHidden/>
          </w:rPr>
          <w:t>V</w:t>
        </w:r>
        <w:r>
          <w:rPr>
            <w:noProof/>
            <w:webHidden/>
          </w:rPr>
          <w:fldChar w:fldCharType="end"/>
        </w:r>
        <w:r w:rsidRPr="002213A3">
          <w:rPr>
            <w:rStyle w:val="Hyperlink"/>
            <w:noProof/>
          </w:rPr>
          <w:fldChar w:fldCharType="end"/>
        </w:r>
      </w:ins>
    </w:p>
    <w:p w14:paraId="1D2C965B" w14:textId="77777777" w:rsidR="00867956" w:rsidRDefault="00867956">
      <w:pPr>
        <w:pStyle w:val="Verzeichnis1"/>
        <w:tabs>
          <w:tab w:val="left" w:pos="480"/>
          <w:tab w:val="right" w:leader="dot" w:pos="9062"/>
        </w:tabs>
        <w:rPr>
          <w:ins w:id="71" w:author="Maximilian Schmitz" w:date="2015-06-19T09:20:00Z"/>
          <w:rFonts w:asciiTheme="minorHAnsi" w:eastAsiaTheme="minorEastAsia" w:hAnsiTheme="minorHAnsi" w:cstheme="minorBidi"/>
          <w:b w:val="0"/>
          <w:bCs w:val="0"/>
          <w:caps w:val="0"/>
          <w:noProof/>
          <w:sz w:val="22"/>
          <w:szCs w:val="22"/>
        </w:rPr>
      </w:pPr>
      <w:ins w:id="7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r>
        <w:rPr>
          <w:noProof/>
          <w:webHidden/>
        </w:rPr>
        <w:fldChar w:fldCharType="separate"/>
      </w:r>
      <w:ins w:id="73" w:author="Maximilian Schmitz" w:date="2015-06-19T09:20:00Z">
        <w:r>
          <w:rPr>
            <w:noProof/>
            <w:webHidden/>
          </w:rPr>
          <w:t>1</w:t>
        </w:r>
        <w:r>
          <w:rPr>
            <w:noProof/>
            <w:webHidden/>
          </w:rPr>
          <w:fldChar w:fldCharType="end"/>
        </w:r>
        <w:r w:rsidRPr="002213A3">
          <w:rPr>
            <w:rStyle w:val="Hyperlink"/>
            <w:noProof/>
          </w:rPr>
          <w:fldChar w:fldCharType="end"/>
        </w:r>
      </w:ins>
    </w:p>
    <w:p w14:paraId="5290F43A" w14:textId="77777777" w:rsidR="00867956" w:rsidRDefault="00867956">
      <w:pPr>
        <w:pStyle w:val="Verzeichnis1"/>
        <w:tabs>
          <w:tab w:val="left" w:pos="480"/>
          <w:tab w:val="right" w:leader="dot" w:pos="9062"/>
        </w:tabs>
        <w:rPr>
          <w:ins w:id="74" w:author="Maximilian Schmitz" w:date="2015-06-19T09:20:00Z"/>
          <w:rFonts w:asciiTheme="minorHAnsi" w:eastAsiaTheme="minorEastAsia" w:hAnsiTheme="minorHAnsi" w:cstheme="minorBidi"/>
          <w:b w:val="0"/>
          <w:bCs w:val="0"/>
          <w:caps w:val="0"/>
          <w:noProof/>
          <w:sz w:val="22"/>
          <w:szCs w:val="22"/>
        </w:rPr>
      </w:pPr>
      <w:ins w:id="7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r>
        <w:rPr>
          <w:noProof/>
          <w:webHidden/>
        </w:rPr>
        <w:fldChar w:fldCharType="separate"/>
      </w:r>
      <w:ins w:id="76" w:author="Maximilian Schmitz" w:date="2015-06-19T09:20:00Z">
        <w:r>
          <w:rPr>
            <w:noProof/>
            <w:webHidden/>
          </w:rPr>
          <w:t>2</w:t>
        </w:r>
        <w:r>
          <w:rPr>
            <w:noProof/>
            <w:webHidden/>
          </w:rPr>
          <w:fldChar w:fldCharType="end"/>
        </w:r>
        <w:r w:rsidRPr="002213A3">
          <w:rPr>
            <w:rStyle w:val="Hyperlink"/>
            <w:noProof/>
          </w:rPr>
          <w:fldChar w:fldCharType="end"/>
        </w:r>
      </w:ins>
    </w:p>
    <w:p w14:paraId="1DF646BD" w14:textId="77777777" w:rsidR="00867956" w:rsidRDefault="00867956">
      <w:pPr>
        <w:pStyle w:val="Verzeichnis1"/>
        <w:tabs>
          <w:tab w:val="left" w:pos="480"/>
          <w:tab w:val="right" w:leader="dot" w:pos="9062"/>
        </w:tabs>
        <w:rPr>
          <w:ins w:id="77" w:author="Maximilian Schmitz" w:date="2015-06-19T09:20:00Z"/>
          <w:rFonts w:asciiTheme="minorHAnsi" w:eastAsiaTheme="minorEastAsia" w:hAnsiTheme="minorHAnsi" w:cstheme="minorBidi"/>
          <w:b w:val="0"/>
          <w:bCs w:val="0"/>
          <w:caps w:val="0"/>
          <w:noProof/>
          <w:sz w:val="22"/>
          <w:szCs w:val="22"/>
        </w:rPr>
      </w:pPr>
      <w:ins w:id="7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r>
        <w:rPr>
          <w:noProof/>
          <w:webHidden/>
        </w:rPr>
        <w:fldChar w:fldCharType="separate"/>
      </w:r>
      <w:ins w:id="79" w:author="Maximilian Schmitz" w:date="2015-06-19T09:20:00Z">
        <w:r>
          <w:rPr>
            <w:noProof/>
            <w:webHidden/>
          </w:rPr>
          <w:t>3</w:t>
        </w:r>
        <w:r>
          <w:rPr>
            <w:noProof/>
            <w:webHidden/>
          </w:rPr>
          <w:fldChar w:fldCharType="end"/>
        </w:r>
        <w:r w:rsidRPr="002213A3">
          <w:rPr>
            <w:rStyle w:val="Hyperlink"/>
            <w:noProof/>
          </w:rPr>
          <w:fldChar w:fldCharType="end"/>
        </w:r>
      </w:ins>
    </w:p>
    <w:p w14:paraId="0C048932" w14:textId="77777777" w:rsidR="00867956" w:rsidRDefault="00867956">
      <w:pPr>
        <w:pStyle w:val="Verzeichnis2"/>
        <w:tabs>
          <w:tab w:val="left" w:pos="720"/>
          <w:tab w:val="right" w:leader="dot" w:pos="9062"/>
        </w:tabs>
        <w:rPr>
          <w:ins w:id="80" w:author="Maximilian Schmitz" w:date="2015-06-19T09:20:00Z"/>
          <w:rFonts w:asciiTheme="minorHAnsi" w:eastAsiaTheme="minorEastAsia" w:hAnsiTheme="minorHAnsi" w:cstheme="minorBidi"/>
          <w:smallCaps w:val="0"/>
          <w:noProof/>
          <w:sz w:val="22"/>
          <w:szCs w:val="22"/>
        </w:rPr>
      </w:pPr>
      <w:ins w:id="8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r>
        <w:rPr>
          <w:noProof/>
          <w:webHidden/>
        </w:rPr>
        <w:fldChar w:fldCharType="separate"/>
      </w:r>
      <w:ins w:id="82" w:author="Maximilian Schmitz" w:date="2015-06-19T09:20:00Z">
        <w:r>
          <w:rPr>
            <w:noProof/>
            <w:webHidden/>
          </w:rPr>
          <w:t>3</w:t>
        </w:r>
        <w:r>
          <w:rPr>
            <w:noProof/>
            <w:webHidden/>
          </w:rPr>
          <w:fldChar w:fldCharType="end"/>
        </w:r>
        <w:r w:rsidRPr="002213A3">
          <w:rPr>
            <w:rStyle w:val="Hyperlink"/>
            <w:noProof/>
          </w:rPr>
          <w:fldChar w:fldCharType="end"/>
        </w:r>
      </w:ins>
    </w:p>
    <w:p w14:paraId="250FF00C" w14:textId="77777777" w:rsidR="00867956" w:rsidRDefault="00867956">
      <w:pPr>
        <w:pStyle w:val="Verzeichnis2"/>
        <w:tabs>
          <w:tab w:val="left" w:pos="720"/>
          <w:tab w:val="right" w:leader="dot" w:pos="9062"/>
        </w:tabs>
        <w:rPr>
          <w:ins w:id="83" w:author="Maximilian Schmitz" w:date="2015-06-19T09:20:00Z"/>
          <w:rFonts w:asciiTheme="minorHAnsi" w:eastAsiaTheme="minorEastAsia" w:hAnsiTheme="minorHAnsi" w:cstheme="minorBidi"/>
          <w:smallCaps w:val="0"/>
          <w:noProof/>
          <w:sz w:val="22"/>
          <w:szCs w:val="22"/>
        </w:rPr>
      </w:pPr>
      <w:ins w:id="8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r>
        <w:rPr>
          <w:noProof/>
          <w:webHidden/>
        </w:rPr>
        <w:fldChar w:fldCharType="separate"/>
      </w:r>
      <w:ins w:id="85" w:author="Maximilian Schmitz" w:date="2015-06-19T09:20:00Z">
        <w:r>
          <w:rPr>
            <w:noProof/>
            <w:webHidden/>
          </w:rPr>
          <w:t>3</w:t>
        </w:r>
        <w:r>
          <w:rPr>
            <w:noProof/>
            <w:webHidden/>
          </w:rPr>
          <w:fldChar w:fldCharType="end"/>
        </w:r>
        <w:r w:rsidRPr="002213A3">
          <w:rPr>
            <w:rStyle w:val="Hyperlink"/>
            <w:noProof/>
          </w:rPr>
          <w:fldChar w:fldCharType="end"/>
        </w:r>
      </w:ins>
    </w:p>
    <w:p w14:paraId="6F78CEA1" w14:textId="77777777" w:rsidR="00867956" w:rsidRDefault="00867956">
      <w:pPr>
        <w:pStyle w:val="Verzeichnis3"/>
        <w:tabs>
          <w:tab w:val="left" w:pos="1200"/>
          <w:tab w:val="right" w:leader="dot" w:pos="9062"/>
        </w:tabs>
        <w:rPr>
          <w:ins w:id="86" w:author="Maximilian Schmitz" w:date="2015-06-19T09:20:00Z"/>
          <w:rFonts w:asciiTheme="minorHAnsi" w:eastAsiaTheme="minorEastAsia" w:hAnsiTheme="minorHAnsi" w:cstheme="minorBidi"/>
          <w:i w:val="0"/>
          <w:iCs w:val="0"/>
          <w:noProof/>
          <w:sz w:val="22"/>
          <w:szCs w:val="22"/>
        </w:rPr>
      </w:pPr>
      <w:ins w:id="8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r>
        <w:rPr>
          <w:noProof/>
          <w:webHidden/>
        </w:rPr>
        <w:fldChar w:fldCharType="separate"/>
      </w:r>
      <w:ins w:id="88" w:author="Maximilian Schmitz" w:date="2015-06-19T09:20:00Z">
        <w:r>
          <w:rPr>
            <w:noProof/>
            <w:webHidden/>
          </w:rPr>
          <w:t>3</w:t>
        </w:r>
        <w:r>
          <w:rPr>
            <w:noProof/>
            <w:webHidden/>
          </w:rPr>
          <w:fldChar w:fldCharType="end"/>
        </w:r>
        <w:r w:rsidRPr="002213A3">
          <w:rPr>
            <w:rStyle w:val="Hyperlink"/>
            <w:noProof/>
          </w:rPr>
          <w:fldChar w:fldCharType="end"/>
        </w:r>
      </w:ins>
    </w:p>
    <w:p w14:paraId="089BE144" w14:textId="77777777" w:rsidR="00867956" w:rsidRDefault="00867956">
      <w:pPr>
        <w:pStyle w:val="Verzeichnis3"/>
        <w:tabs>
          <w:tab w:val="left" w:pos="1200"/>
          <w:tab w:val="right" w:leader="dot" w:pos="9062"/>
        </w:tabs>
        <w:rPr>
          <w:ins w:id="89" w:author="Maximilian Schmitz" w:date="2015-06-19T09:20:00Z"/>
          <w:rFonts w:asciiTheme="minorHAnsi" w:eastAsiaTheme="minorEastAsia" w:hAnsiTheme="minorHAnsi" w:cstheme="minorBidi"/>
          <w:i w:val="0"/>
          <w:iCs w:val="0"/>
          <w:noProof/>
          <w:sz w:val="22"/>
          <w:szCs w:val="22"/>
        </w:rPr>
      </w:pPr>
      <w:ins w:id="9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r>
        <w:rPr>
          <w:noProof/>
          <w:webHidden/>
        </w:rPr>
        <w:fldChar w:fldCharType="separate"/>
      </w:r>
      <w:ins w:id="91" w:author="Maximilian Schmitz" w:date="2015-06-19T09:20:00Z">
        <w:r>
          <w:rPr>
            <w:noProof/>
            <w:webHidden/>
          </w:rPr>
          <w:t>3</w:t>
        </w:r>
        <w:r>
          <w:rPr>
            <w:noProof/>
            <w:webHidden/>
          </w:rPr>
          <w:fldChar w:fldCharType="end"/>
        </w:r>
        <w:r w:rsidRPr="002213A3">
          <w:rPr>
            <w:rStyle w:val="Hyperlink"/>
            <w:noProof/>
          </w:rPr>
          <w:fldChar w:fldCharType="end"/>
        </w:r>
      </w:ins>
    </w:p>
    <w:p w14:paraId="5F1D9B08" w14:textId="77777777" w:rsidR="00867956" w:rsidRDefault="00867956">
      <w:pPr>
        <w:pStyle w:val="Verzeichnis3"/>
        <w:tabs>
          <w:tab w:val="left" w:pos="1200"/>
          <w:tab w:val="right" w:leader="dot" w:pos="9062"/>
        </w:tabs>
        <w:rPr>
          <w:ins w:id="92" w:author="Maximilian Schmitz" w:date="2015-06-19T09:20:00Z"/>
          <w:rFonts w:asciiTheme="minorHAnsi" w:eastAsiaTheme="minorEastAsia" w:hAnsiTheme="minorHAnsi" w:cstheme="minorBidi"/>
          <w:i w:val="0"/>
          <w:iCs w:val="0"/>
          <w:noProof/>
          <w:sz w:val="22"/>
          <w:szCs w:val="22"/>
        </w:rPr>
      </w:pPr>
      <w:ins w:id="9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r>
        <w:rPr>
          <w:noProof/>
          <w:webHidden/>
        </w:rPr>
        <w:fldChar w:fldCharType="separate"/>
      </w:r>
      <w:ins w:id="94" w:author="Maximilian Schmitz" w:date="2015-06-19T09:20:00Z">
        <w:r>
          <w:rPr>
            <w:noProof/>
            <w:webHidden/>
          </w:rPr>
          <w:t>4</w:t>
        </w:r>
        <w:r>
          <w:rPr>
            <w:noProof/>
            <w:webHidden/>
          </w:rPr>
          <w:fldChar w:fldCharType="end"/>
        </w:r>
        <w:r w:rsidRPr="002213A3">
          <w:rPr>
            <w:rStyle w:val="Hyperlink"/>
            <w:noProof/>
          </w:rPr>
          <w:fldChar w:fldCharType="end"/>
        </w:r>
      </w:ins>
    </w:p>
    <w:p w14:paraId="0DD17DFE" w14:textId="77777777" w:rsidR="00867956" w:rsidRDefault="00867956">
      <w:pPr>
        <w:pStyle w:val="Verzeichnis3"/>
        <w:tabs>
          <w:tab w:val="left" w:pos="1200"/>
          <w:tab w:val="right" w:leader="dot" w:pos="9062"/>
        </w:tabs>
        <w:rPr>
          <w:ins w:id="95" w:author="Maximilian Schmitz" w:date="2015-06-19T09:20:00Z"/>
          <w:rFonts w:asciiTheme="minorHAnsi" w:eastAsiaTheme="minorEastAsia" w:hAnsiTheme="minorHAnsi" w:cstheme="minorBidi"/>
          <w:i w:val="0"/>
          <w:iCs w:val="0"/>
          <w:noProof/>
          <w:sz w:val="22"/>
          <w:szCs w:val="22"/>
        </w:rPr>
      </w:pPr>
      <w:ins w:id="9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r>
        <w:rPr>
          <w:noProof/>
          <w:webHidden/>
        </w:rPr>
        <w:fldChar w:fldCharType="separate"/>
      </w:r>
      <w:ins w:id="97" w:author="Maximilian Schmitz" w:date="2015-06-19T09:20:00Z">
        <w:r>
          <w:rPr>
            <w:noProof/>
            <w:webHidden/>
          </w:rPr>
          <w:t>4</w:t>
        </w:r>
        <w:r>
          <w:rPr>
            <w:noProof/>
            <w:webHidden/>
          </w:rPr>
          <w:fldChar w:fldCharType="end"/>
        </w:r>
        <w:r w:rsidRPr="002213A3">
          <w:rPr>
            <w:rStyle w:val="Hyperlink"/>
            <w:noProof/>
          </w:rPr>
          <w:fldChar w:fldCharType="end"/>
        </w:r>
      </w:ins>
    </w:p>
    <w:p w14:paraId="38DB24F5" w14:textId="77777777" w:rsidR="00867956" w:rsidRDefault="00867956">
      <w:pPr>
        <w:pStyle w:val="Verzeichnis3"/>
        <w:tabs>
          <w:tab w:val="left" w:pos="1200"/>
          <w:tab w:val="right" w:leader="dot" w:pos="9062"/>
        </w:tabs>
        <w:rPr>
          <w:ins w:id="98" w:author="Maximilian Schmitz" w:date="2015-06-19T09:20:00Z"/>
          <w:rFonts w:asciiTheme="minorHAnsi" w:eastAsiaTheme="minorEastAsia" w:hAnsiTheme="minorHAnsi" w:cstheme="minorBidi"/>
          <w:i w:val="0"/>
          <w:iCs w:val="0"/>
          <w:noProof/>
          <w:sz w:val="22"/>
          <w:szCs w:val="22"/>
        </w:rPr>
      </w:pPr>
      <w:ins w:id="9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r>
        <w:rPr>
          <w:noProof/>
          <w:webHidden/>
        </w:rPr>
        <w:fldChar w:fldCharType="separate"/>
      </w:r>
      <w:ins w:id="100" w:author="Maximilian Schmitz" w:date="2015-06-19T09:20:00Z">
        <w:r>
          <w:rPr>
            <w:noProof/>
            <w:webHidden/>
          </w:rPr>
          <w:t>5</w:t>
        </w:r>
        <w:r>
          <w:rPr>
            <w:noProof/>
            <w:webHidden/>
          </w:rPr>
          <w:fldChar w:fldCharType="end"/>
        </w:r>
        <w:r w:rsidRPr="002213A3">
          <w:rPr>
            <w:rStyle w:val="Hyperlink"/>
            <w:noProof/>
          </w:rPr>
          <w:fldChar w:fldCharType="end"/>
        </w:r>
      </w:ins>
    </w:p>
    <w:p w14:paraId="4A25A0DF" w14:textId="77777777" w:rsidR="00867956" w:rsidRDefault="00867956">
      <w:pPr>
        <w:pStyle w:val="Verzeichnis2"/>
        <w:tabs>
          <w:tab w:val="left" w:pos="720"/>
          <w:tab w:val="right" w:leader="dot" w:pos="9062"/>
        </w:tabs>
        <w:rPr>
          <w:ins w:id="101" w:author="Maximilian Schmitz" w:date="2015-06-19T09:20:00Z"/>
          <w:rFonts w:asciiTheme="minorHAnsi" w:eastAsiaTheme="minorEastAsia" w:hAnsiTheme="minorHAnsi" w:cstheme="minorBidi"/>
          <w:smallCaps w:val="0"/>
          <w:noProof/>
          <w:sz w:val="22"/>
          <w:szCs w:val="22"/>
        </w:rPr>
      </w:pPr>
      <w:ins w:id="10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r>
        <w:rPr>
          <w:noProof/>
          <w:webHidden/>
        </w:rPr>
        <w:fldChar w:fldCharType="separate"/>
      </w:r>
      <w:ins w:id="103" w:author="Maximilian Schmitz" w:date="2015-06-19T09:20:00Z">
        <w:r>
          <w:rPr>
            <w:noProof/>
            <w:webHidden/>
          </w:rPr>
          <w:t>5</w:t>
        </w:r>
        <w:r>
          <w:rPr>
            <w:noProof/>
            <w:webHidden/>
          </w:rPr>
          <w:fldChar w:fldCharType="end"/>
        </w:r>
        <w:r w:rsidRPr="002213A3">
          <w:rPr>
            <w:rStyle w:val="Hyperlink"/>
            <w:noProof/>
          </w:rPr>
          <w:fldChar w:fldCharType="end"/>
        </w:r>
      </w:ins>
    </w:p>
    <w:p w14:paraId="20996AFF" w14:textId="77777777" w:rsidR="00867956" w:rsidRDefault="00867956">
      <w:pPr>
        <w:pStyle w:val="Verzeichnis3"/>
        <w:tabs>
          <w:tab w:val="left" w:pos="1200"/>
          <w:tab w:val="right" w:leader="dot" w:pos="9062"/>
        </w:tabs>
        <w:rPr>
          <w:ins w:id="104" w:author="Maximilian Schmitz" w:date="2015-06-19T09:20:00Z"/>
          <w:rFonts w:asciiTheme="minorHAnsi" w:eastAsiaTheme="minorEastAsia" w:hAnsiTheme="minorHAnsi" w:cstheme="minorBidi"/>
          <w:i w:val="0"/>
          <w:iCs w:val="0"/>
          <w:noProof/>
          <w:sz w:val="22"/>
          <w:szCs w:val="22"/>
        </w:rPr>
      </w:pPr>
      <w:ins w:id="10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r>
        <w:rPr>
          <w:noProof/>
          <w:webHidden/>
        </w:rPr>
        <w:fldChar w:fldCharType="separate"/>
      </w:r>
      <w:ins w:id="106" w:author="Maximilian Schmitz" w:date="2015-06-19T09:20:00Z">
        <w:r>
          <w:rPr>
            <w:noProof/>
            <w:webHidden/>
          </w:rPr>
          <w:t>5</w:t>
        </w:r>
        <w:r>
          <w:rPr>
            <w:noProof/>
            <w:webHidden/>
          </w:rPr>
          <w:fldChar w:fldCharType="end"/>
        </w:r>
        <w:r w:rsidRPr="002213A3">
          <w:rPr>
            <w:rStyle w:val="Hyperlink"/>
            <w:noProof/>
          </w:rPr>
          <w:fldChar w:fldCharType="end"/>
        </w:r>
      </w:ins>
    </w:p>
    <w:p w14:paraId="38AA8643" w14:textId="77777777" w:rsidR="00867956" w:rsidRDefault="00867956">
      <w:pPr>
        <w:pStyle w:val="Verzeichnis3"/>
        <w:tabs>
          <w:tab w:val="left" w:pos="1200"/>
          <w:tab w:val="right" w:leader="dot" w:pos="9062"/>
        </w:tabs>
        <w:rPr>
          <w:ins w:id="107" w:author="Maximilian Schmitz" w:date="2015-06-19T09:20:00Z"/>
          <w:rFonts w:asciiTheme="minorHAnsi" w:eastAsiaTheme="minorEastAsia" w:hAnsiTheme="minorHAnsi" w:cstheme="minorBidi"/>
          <w:i w:val="0"/>
          <w:iCs w:val="0"/>
          <w:noProof/>
          <w:sz w:val="22"/>
          <w:szCs w:val="22"/>
        </w:rPr>
      </w:pPr>
      <w:ins w:id="10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r>
        <w:rPr>
          <w:noProof/>
          <w:webHidden/>
        </w:rPr>
        <w:fldChar w:fldCharType="separate"/>
      </w:r>
      <w:ins w:id="109" w:author="Maximilian Schmitz" w:date="2015-06-19T09:20:00Z">
        <w:r>
          <w:rPr>
            <w:noProof/>
            <w:webHidden/>
          </w:rPr>
          <w:t>6</w:t>
        </w:r>
        <w:r>
          <w:rPr>
            <w:noProof/>
            <w:webHidden/>
          </w:rPr>
          <w:fldChar w:fldCharType="end"/>
        </w:r>
        <w:r w:rsidRPr="002213A3">
          <w:rPr>
            <w:rStyle w:val="Hyperlink"/>
            <w:noProof/>
          </w:rPr>
          <w:fldChar w:fldCharType="end"/>
        </w:r>
      </w:ins>
    </w:p>
    <w:p w14:paraId="00ED9914" w14:textId="77777777" w:rsidR="00867956" w:rsidRDefault="00867956">
      <w:pPr>
        <w:pStyle w:val="Verzeichnis2"/>
        <w:tabs>
          <w:tab w:val="left" w:pos="720"/>
          <w:tab w:val="right" w:leader="dot" w:pos="9062"/>
        </w:tabs>
        <w:rPr>
          <w:ins w:id="110" w:author="Maximilian Schmitz" w:date="2015-06-19T09:20:00Z"/>
          <w:rFonts w:asciiTheme="minorHAnsi" w:eastAsiaTheme="minorEastAsia" w:hAnsiTheme="minorHAnsi" w:cstheme="minorBidi"/>
          <w:smallCaps w:val="0"/>
          <w:noProof/>
          <w:sz w:val="22"/>
          <w:szCs w:val="22"/>
        </w:rPr>
      </w:pPr>
      <w:ins w:id="11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r>
        <w:rPr>
          <w:noProof/>
          <w:webHidden/>
        </w:rPr>
        <w:fldChar w:fldCharType="separate"/>
      </w:r>
      <w:ins w:id="112" w:author="Maximilian Schmitz" w:date="2015-06-19T09:20:00Z">
        <w:r>
          <w:rPr>
            <w:noProof/>
            <w:webHidden/>
          </w:rPr>
          <w:t>6</w:t>
        </w:r>
        <w:r>
          <w:rPr>
            <w:noProof/>
            <w:webHidden/>
          </w:rPr>
          <w:fldChar w:fldCharType="end"/>
        </w:r>
        <w:r w:rsidRPr="002213A3">
          <w:rPr>
            <w:rStyle w:val="Hyperlink"/>
            <w:noProof/>
          </w:rPr>
          <w:fldChar w:fldCharType="end"/>
        </w:r>
      </w:ins>
    </w:p>
    <w:p w14:paraId="3616347C" w14:textId="77777777" w:rsidR="00867956" w:rsidRDefault="00867956">
      <w:pPr>
        <w:pStyle w:val="Verzeichnis2"/>
        <w:tabs>
          <w:tab w:val="left" w:pos="720"/>
          <w:tab w:val="right" w:leader="dot" w:pos="9062"/>
        </w:tabs>
        <w:rPr>
          <w:ins w:id="113" w:author="Maximilian Schmitz" w:date="2015-06-19T09:20:00Z"/>
          <w:rFonts w:asciiTheme="minorHAnsi" w:eastAsiaTheme="minorEastAsia" w:hAnsiTheme="minorHAnsi" w:cstheme="minorBidi"/>
          <w:smallCaps w:val="0"/>
          <w:noProof/>
          <w:sz w:val="22"/>
          <w:szCs w:val="22"/>
        </w:rPr>
      </w:pPr>
      <w:ins w:id="11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r>
        <w:rPr>
          <w:noProof/>
          <w:webHidden/>
        </w:rPr>
        <w:fldChar w:fldCharType="separate"/>
      </w:r>
      <w:ins w:id="115" w:author="Maximilian Schmitz" w:date="2015-06-19T09:20:00Z">
        <w:r>
          <w:rPr>
            <w:noProof/>
            <w:webHidden/>
          </w:rPr>
          <w:t>7</w:t>
        </w:r>
        <w:r>
          <w:rPr>
            <w:noProof/>
            <w:webHidden/>
          </w:rPr>
          <w:fldChar w:fldCharType="end"/>
        </w:r>
        <w:r w:rsidRPr="002213A3">
          <w:rPr>
            <w:rStyle w:val="Hyperlink"/>
            <w:noProof/>
          </w:rPr>
          <w:fldChar w:fldCharType="end"/>
        </w:r>
      </w:ins>
    </w:p>
    <w:p w14:paraId="0CE856F0" w14:textId="77777777" w:rsidR="00867956" w:rsidRDefault="00867956">
      <w:pPr>
        <w:pStyle w:val="Verzeichnis2"/>
        <w:tabs>
          <w:tab w:val="left" w:pos="720"/>
          <w:tab w:val="right" w:leader="dot" w:pos="9062"/>
        </w:tabs>
        <w:rPr>
          <w:ins w:id="116" w:author="Maximilian Schmitz" w:date="2015-06-19T09:20:00Z"/>
          <w:rFonts w:asciiTheme="minorHAnsi" w:eastAsiaTheme="minorEastAsia" w:hAnsiTheme="minorHAnsi" w:cstheme="minorBidi"/>
          <w:smallCaps w:val="0"/>
          <w:noProof/>
          <w:sz w:val="22"/>
          <w:szCs w:val="22"/>
        </w:rPr>
      </w:pPr>
      <w:ins w:id="11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r>
        <w:rPr>
          <w:noProof/>
          <w:webHidden/>
        </w:rPr>
        <w:fldChar w:fldCharType="separate"/>
      </w:r>
      <w:ins w:id="118" w:author="Maximilian Schmitz" w:date="2015-06-19T09:20:00Z">
        <w:r>
          <w:rPr>
            <w:noProof/>
            <w:webHidden/>
          </w:rPr>
          <w:t>9</w:t>
        </w:r>
        <w:r>
          <w:rPr>
            <w:noProof/>
            <w:webHidden/>
          </w:rPr>
          <w:fldChar w:fldCharType="end"/>
        </w:r>
        <w:r w:rsidRPr="002213A3">
          <w:rPr>
            <w:rStyle w:val="Hyperlink"/>
            <w:noProof/>
          </w:rPr>
          <w:fldChar w:fldCharType="end"/>
        </w:r>
      </w:ins>
    </w:p>
    <w:p w14:paraId="485BE49E" w14:textId="77777777" w:rsidR="00867956" w:rsidRDefault="00867956">
      <w:pPr>
        <w:pStyle w:val="Verzeichnis1"/>
        <w:tabs>
          <w:tab w:val="left" w:pos="480"/>
          <w:tab w:val="right" w:leader="dot" w:pos="9062"/>
        </w:tabs>
        <w:rPr>
          <w:ins w:id="119" w:author="Maximilian Schmitz" w:date="2015-06-19T09:20:00Z"/>
          <w:rFonts w:asciiTheme="minorHAnsi" w:eastAsiaTheme="minorEastAsia" w:hAnsiTheme="minorHAnsi" w:cstheme="minorBidi"/>
          <w:b w:val="0"/>
          <w:bCs w:val="0"/>
          <w:caps w:val="0"/>
          <w:noProof/>
          <w:sz w:val="22"/>
          <w:szCs w:val="22"/>
        </w:rPr>
      </w:pPr>
      <w:ins w:id="12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r>
        <w:rPr>
          <w:noProof/>
          <w:webHidden/>
        </w:rPr>
        <w:fldChar w:fldCharType="separate"/>
      </w:r>
      <w:ins w:id="121" w:author="Maximilian Schmitz" w:date="2015-06-19T09:20:00Z">
        <w:r>
          <w:rPr>
            <w:noProof/>
            <w:webHidden/>
          </w:rPr>
          <w:t>10</w:t>
        </w:r>
        <w:r>
          <w:rPr>
            <w:noProof/>
            <w:webHidden/>
          </w:rPr>
          <w:fldChar w:fldCharType="end"/>
        </w:r>
        <w:r w:rsidRPr="002213A3">
          <w:rPr>
            <w:rStyle w:val="Hyperlink"/>
            <w:noProof/>
          </w:rPr>
          <w:fldChar w:fldCharType="end"/>
        </w:r>
      </w:ins>
    </w:p>
    <w:p w14:paraId="085E5A6B" w14:textId="77777777" w:rsidR="00867956" w:rsidRDefault="00867956">
      <w:pPr>
        <w:pStyle w:val="Verzeichnis2"/>
        <w:tabs>
          <w:tab w:val="left" w:pos="720"/>
          <w:tab w:val="right" w:leader="dot" w:pos="9062"/>
        </w:tabs>
        <w:rPr>
          <w:ins w:id="122" w:author="Maximilian Schmitz" w:date="2015-06-19T09:20:00Z"/>
          <w:rFonts w:asciiTheme="minorHAnsi" w:eastAsiaTheme="minorEastAsia" w:hAnsiTheme="minorHAnsi" w:cstheme="minorBidi"/>
          <w:smallCaps w:val="0"/>
          <w:noProof/>
          <w:sz w:val="22"/>
          <w:szCs w:val="22"/>
        </w:rPr>
      </w:pPr>
      <w:ins w:id="12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r>
        <w:rPr>
          <w:noProof/>
          <w:webHidden/>
        </w:rPr>
        <w:fldChar w:fldCharType="separate"/>
      </w:r>
      <w:ins w:id="124" w:author="Maximilian Schmitz" w:date="2015-06-19T09:20:00Z">
        <w:r>
          <w:rPr>
            <w:noProof/>
            <w:webHidden/>
          </w:rPr>
          <w:t>10</w:t>
        </w:r>
        <w:r>
          <w:rPr>
            <w:noProof/>
            <w:webHidden/>
          </w:rPr>
          <w:fldChar w:fldCharType="end"/>
        </w:r>
        <w:r w:rsidRPr="002213A3">
          <w:rPr>
            <w:rStyle w:val="Hyperlink"/>
            <w:noProof/>
          </w:rPr>
          <w:fldChar w:fldCharType="end"/>
        </w:r>
      </w:ins>
    </w:p>
    <w:p w14:paraId="26BF6642" w14:textId="77777777" w:rsidR="00867956" w:rsidRDefault="00867956">
      <w:pPr>
        <w:pStyle w:val="Verzeichnis2"/>
        <w:tabs>
          <w:tab w:val="left" w:pos="720"/>
          <w:tab w:val="right" w:leader="dot" w:pos="9062"/>
        </w:tabs>
        <w:rPr>
          <w:ins w:id="125" w:author="Maximilian Schmitz" w:date="2015-06-19T09:20:00Z"/>
          <w:rFonts w:asciiTheme="minorHAnsi" w:eastAsiaTheme="minorEastAsia" w:hAnsiTheme="minorHAnsi" w:cstheme="minorBidi"/>
          <w:smallCaps w:val="0"/>
          <w:noProof/>
          <w:sz w:val="22"/>
          <w:szCs w:val="22"/>
        </w:rPr>
      </w:pPr>
      <w:ins w:id="12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r>
        <w:rPr>
          <w:noProof/>
          <w:webHidden/>
        </w:rPr>
        <w:fldChar w:fldCharType="separate"/>
      </w:r>
      <w:ins w:id="127" w:author="Maximilian Schmitz" w:date="2015-06-19T09:20:00Z">
        <w:r>
          <w:rPr>
            <w:noProof/>
            <w:webHidden/>
          </w:rPr>
          <w:t>10</w:t>
        </w:r>
        <w:r>
          <w:rPr>
            <w:noProof/>
            <w:webHidden/>
          </w:rPr>
          <w:fldChar w:fldCharType="end"/>
        </w:r>
        <w:r w:rsidRPr="002213A3">
          <w:rPr>
            <w:rStyle w:val="Hyperlink"/>
            <w:noProof/>
          </w:rPr>
          <w:fldChar w:fldCharType="end"/>
        </w:r>
      </w:ins>
    </w:p>
    <w:p w14:paraId="17C2ABF9" w14:textId="77777777" w:rsidR="00867956" w:rsidRDefault="00867956">
      <w:pPr>
        <w:pStyle w:val="Verzeichnis3"/>
        <w:tabs>
          <w:tab w:val="left" w:pos="1200"/>
          <w:tab w:val="right" w:leader="dot" w:pos="9062"/>
        </w:tabs>
        <w:rPr>
          <w:ins w:id="128" w:author="Maximilian Schmitz" w:date="2015-06-19T09:20:00Z"/>
          <w:rFonts w:asciiTheme="minorHAnsi" w:eastAsiaTheme="minorEastAsia" w:hAnsiTheme="minorHAnsi" w:cstheme="minorBidi"/>
          <w:i w:val="0"/>
          <w:iCs w:val="0"/>
          <w:noProof/>
          <w:sz w:val="22"/>
          <w:szCs w:val="22"/>
        </w:rPr>
      </w:pPr>
      <w:ins w:id="12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r>
        <w:rPr>
          <w:noProof/>
          <w:webHidden/>
        </w:rPr>
        <w:fldChar w:fldCharType="separate"/>
      </w:r>
      <w:ins w:id="130" w:author="Maximilian Schmitz" w:date="2015-06-19T09:20:00Z">
        <w:r>
          <w:rPr>
            <w:noProof/>
            <w:webHidden/>
          </w:rPr>
          <w:t>10</w:t>
        </w:r>
        <w:r>
          <w:rPr>
            <w:noProof/>
            <w:webHidden/>
          </w:rPr>
          <w:fldChar w:fldCharType="end"/>
        </w:r>
        <w:r w:rsidRPr="002213A3">
          <w:rPr>
            <w:rStyle w:val="Hyperlink"/>
            <w:noProof/>
          </w:rPr>
          <w:fldChar w:fldCharType="end"/>
        </w:r>
      </w:ins>
    </w:p>
    <w:p w14:paraId="224C3990" w14:textId="77777777" w:rsidR="00867956" w:rsidRDefault="00867956">
      <w:pPr>
        <w:pStyle w:val="Verzeichnis3"/>
        <w:tabs>
          <w:tab w:val="left" w:pos="1200"/>
          <w:tab w:val="right" w:leader="dot" w:pos="9062"/>
        </w:tabs>
        <w:rPr>
          <w:ins w:id="131" w:author="Maximilian Schmitz" w:date="2015-06-19T09:20:00Z"/>
          <w:rFonts w:asciiTheme="minorHAnsi" w:eastAsiaTheme="minorEastAsia" w:hAnsiTheme="minorHAnsi" w:cstheme="minorBidi"/>
          <w:i w:val="0"/>
          <w:iCs w:val="0"/>
          <w:noProof/>
          <w:sz w:val="22"/>
          <w:szCs w:val="22"/>
        </w:rPr>
      </w:pPr>
      <w:ins w:id="13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r>
        <w:rPr>
          <w:noProof/>
          <w:webHidden/>
        </w:rPr>
        <w:fldChar w:fldCharType="separate"/>
      </w:r>
      <w:ins w:id="133" w:author="Maximilian Schmitz" w:date="2015-06-19T09:20:00Z">
        <w:r>
          <w:rPr>
            <w:noProof/>
            <w:webHidden/>
          </w:rPr>
          <w:t>11</w:t>
        </w:r>
        <w:r>
          <w:rPr>
            <w:noProof/>
            <w:webHidden/>
          </w:rPr>
          <w:fldChar w:fldCharType="end"/>
        </w:r>
        <w:r w:rsidRPr="002213A3">
          <w:rPr>
            <w:rStyle w:val="Hyperlink"/>
            <w:noProof/>
          </w:rPr>
          <w:fldChar w:fldCharType="end"/>
        </w:r>
      </w:ins>
    </w:p>
    <w:p w14:paraId="61491570" w14:textId="77777777" w:rsidR="00867956" w:rsidRDefault="00867956">
      <w:pPr>
        <w:pStyle w:val="Verzeichnis3"/>
        <w:tabs>
          <w:tab w:val="left" w:pos="1200"/>
          <w:tab w:val="right" w:leader="dot" w:pos="9062"/>
        </w:tabs>
        <w:rPr>
          <w:ins w:id="134" w:author="Maximilian Schmitz" w:date="2015-06-19T09:20:00Z"/>
          <w:rFonts w:asciiTheme="minorHAnsi" w:eastAsiaTheme="minorEastAsia" w:hAnsiTheme="minorHAnsi" w:cstheme="minorBidi"/>
          <w:i w:val="0"/>
          <w:iCs w:val="0"/>
          <w:noProof/>
          <w:sz w:val="22"/>
          <w:szCs w:val="22"/>
        </w:rPr>
      </w:pPr>
      <w:ins w:id="13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r>
        <w:rPr>
          <w:noProof/>
          <w:webHidden/>
        </w:rPr>
        <w:fldChar w:fldCharType="separate"/>
      </w:r>
      <w:ins w:id="136" w:author="Maximilian Schmitz" w:date="2015-06-19T09:20:00Z">
        <w:r>
          <w:rPr>
            <w:noProof/>
            <w:webHidden/>
          </w:rPr>
          <w:t>11</w:t>
        </w:r>
        <w:r>
          <w:rPr>
            <w:noProof/>
            <w:webHidden/>
          </w:rPr>
          <w:fldChar w:fldCharType="end"/>
        </w:r>
        <w:r w:rsidRPr="002213A3">
          <w:rPr>
            <w:rStyle w:val="Hyperlink"/>
            <w:noProof/>
          </w:rPr>
          <w:fldChar w:fldCharType="end"/>
        </w:r>
      </w:ins>
    </w:p>
    <w:p w14:paraId="4BC85882" w14:textId="77777777" w:rsidR="00867956" w:rsidRDefault="00867956">
      <w:pPr>
        <w:pStyle w:val="Verzeichnis3"/>
        <w:tabs>
          <w:tab w:val="left" w:pos="1200"/>
          <w:tab w:val="right" w:leader="dot" w:pos="9062"/>
        </w:tabs>
        <w:rPr>
          <w:ins w:id="137" w:author="Maximilian Schmitz" w:date="2015-06-19T09:20:00Z"/>
          <w:rFonts w:asciiTheme="minorHAnsi" w:eastAsiaTheme="minorEastAsia" w:hAnsiTheme="minorHAnsi" w:cstheme="minorBidi"/>
          <w:i w:val="0"/>
          <w:iCs w:val="0"/>
          <w:noProof/>
          <w:sz w:val="22"/>
          <w:szCs w:val="22"/>
        </w:rPr>
      </w:pPr>
      <w:ins w:id="13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r>
        <w:rPr>
          <w:noProof/>
          <w:webHidden/>
        </w:rPr>
        <w:fldChar w:fldCharType="separate"/>
      </w:r>
      <w:ins w:id="139" w:author="Maximilian Schmitz" w:date="2015-06-19T09:20:00Z">
        <w:r>
          <w:rPr>
            <w:noProof/>
            <w:webHidden/>
          </w:rPr>
          <w:t>11</w:t>
        </w:r>
        <w:r>
          <w:rPr>
            <w:noProof/>
            <w:webHidden/>
          </w:rPr>
          <w:fldChar w:fldCharType="end"/>
        </w:r>
        <w:r w:rsidRPr="002213A3">
          <w:rPr>
            <w:rStyle w:val="Hyperlink"/>
            <w:noProof/>
          </w:rPr>
          <w:fldChar w:fldCharType="end"/>
        </w:r>
      </w:ins>
    </w:p>
    <w:p w14:paraId="5FF83F80" w14:textId="77777777" w:rsidR="00867956" w:rsidRDefault="00867956">
      <w:pPr>
        <w:pStyle w:val="Verzeichnis2"/>
        <w:tabs>
          <w:tab w:val="left" w:pos="720"/>
          <w:tab w:val="right" w:leader="dot" w:pos="9062"/>
        </w:tabs>
        <w:rPr>
          <w:ins w:id="140" w:author="Maximilian Schmitz" w:date="2015-06-19T09:20:00Z"/>
          <w:rFonts w:asciiTheme="minorHAnsi" w:eastAsiaTheme="minorEastAsia" w:hAnsiTheme="minorHAnsi" w:cstheme="minorBidi"/>
          <w:smallCaps w:val="0"/>
          <w:noProof/>
          <w:sz w:val="22"/>
          <w:szCs w:val="22"/>
        </w:rPr>
      </w:pPr>
      <w:ins w:id="14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r>
        <w:rPr>
          <w:noProof/>
          <w:webHidden/>
        </w:rPr>
        <w:fldChar w:fldCharType="separate"/>
      </w:r>
      <w:ins w:id="142" w:author="Maximilian Schmitz" w:date="2015-06-19T09:20:00Z">
        <w:r>
          <w:rPr>
            <w:noProof/>
            <w:webHidden/>
          </w:rPr>
          <w:t>12</w:t>
        </w:r>
        <w:r>
          <w:rPr>
            <w:noProof/>
            <w:webHidden/>
          </w:rPr>
          <w:fldChar w:fldCharType="end"/>
        </w:r>
        <w:r w:rsidRPr="002213A3">
          <w:rPr>
            <w:rStyle w:val="Hyperlink"/>
            <w:noProof/>
          </w:rPr>
          <w:fldChar w:fldCharType="end"/>
        </w:r>
      </w:ins>
    </w:p>
    <w:p w14:paraId="51A90E41" w14:textId="77777777" w:rsidR="00867956" w:rsidRDefault="00867956">
      <w:pPr>
        <w:pStyle w:val="Verzeichnis1"/>
        <w:tabs>
          <w:tab w:val="left" w:pos="480"/>
          <w:tab w:val="right" w:leader="dot" w:pos="9062"/>
        </w:tabs>
        <w:rPr>
          <w:ins w:id="143" w:author="Maximilian Schmitz" w:date="2015-06-19T09:20:00Z"/>
          <w:rFonts w:asciiTheme="minorHAnsi" w:eastAsiaTheme="minorEastAsia" w:hAnsiTheme="minorHAnsi" w:cstheme="minorBidi"/>
          <w:b w:val="0"/>
          <w:bCs w:val="0"/>
          <w:caps w:val="0"/>
          <w:noProof/>
          <w:sz w:val="22"/>
          <w:szCs w:val="22"/>
        </w:rPr>
      </w:pPr>
      <w:ins w:id="14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r>
        <w:rPr>
          <w:noProof/>
          <w:webHidden/>
        </w:rPr>
        <w:fldChar w:fldCharType="separate"/>
      </w:r>
      <w:ins w:id="145" w:author="Maximilian Schmitz" w:date="2015-06-19T09:20:00Z">
        <w:r>
          <w:rPr>
            <w:noProof/>
            <w:webHidden/>
          </w:rPr>
          <w:t>14</w:t>
        </w:r>
        <w:r>
          <w:rPr>
            <w:noProof/>
            <w:webHidden/>
          </w:rPr>
          <w:fldChar w:fldCharType="end"/>
        </w:r>
        <w:r w:rsidRPr="002213A3">
          <w:rPr>
            <w:rStyle w:val="Hyperlink"/>
            <w:noProof/>
          </w:rPr>
          <w:fldChar w:fldCharType="end"/>
        </w:r>
      </w:ins>
    </w:p>
    <w:p w14:paraId="5D94BE03" w14:textId="77777777" w:rsidR="00867956" w:rsidRDefault="00867956">
      <w:pPr>
        <w:pStyle w:val="Verzeichnis2"/>
        <w:tabs>
          <w:tab w:val="left" w:pos="720"/>
          <w:tab w:val="right" w:leader="dot" w:pos="9062"/>
        </w:tabs>
        <w:rPr>
          <w:ins w:id="146" w:author="Maximilian Schmitz" w:date="2015-06-19T09:20:00Z"/>
          <w:rFonts w:asciiTheme="minorHAnsi" w:eastAsiaTheme="minorEastAsia" w:hAnsiTheme="minorHAnsi" w:cstheme="minorBidi"/>
          <w:smallCaps w:val="0"/>
          <w:noProof/>
          <w:sz w:val="22"/>
          <w:szCs w:val="22"/>
        </w:rPr>
      </w:pPr>
      <w:ins w:id="147" w:author="Maximilian Schmitz" w:date="2015-06-19T09:20: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r>
        <w:rPr>
          <w:noProof/>
          <w:webHidden/>
        </w:rPr>
        <w:fldChar w:fldCharType="separate"/>
      </w:r>
      <w:ins w:id="148" w:author="Maximilian Schmitz" w:date="2015-06-19T09:20:00Z">
        <w:r>
          <w:rPr>
            <w:noProof/>
            <w:webHidden/>
          </w:rPr>
          <w:t>14</w:t>
        </w:r>
        <w:r>
          <w:rPr>
            <w:noProof/>
            <w:webHidden/>
          </w:rPr>
          <w:fldChar w:fldCharType="end"/>
        </w:r>
        <w:r w:rsidRPr="002213A3">
          <w:rPr>
            <w:rStyle w:val="Hyperlink"/>
            <w:noProof/>
          </w:rPr>
          <w:fldChar w:fldCharType="end"/>
        </w:r>
      </w:ins>
    </w:p>
    <w:p w14:paraId="2E4A503C" w14:textId="77777777" w:rsidR="00867956" w:rsidRDefault="00867956">
      <w:pPr>
        <w:pStyle w:val="Verzeichnis3"/>
        <w:tabs>
          <w:tab w:val="left" w:pos="1200"/>
          <w:tab w:val="right" w:leader="dot" w:pos="9062"/>
        </w:tabs>
        <w:rPr>
          <w:ins w:id="149" w:author="Maximilian Schmitz" w:date="2015-06-19T09:20:00Z"/>
          <w:rFonts w:asciiTheme="minorHAnsi" w:eastAsiaTheme="minorEastAsia" w:hAnsiTheme="minorHAnsi" w:cstheme="minorBidi"/>
          <w:i w:val="0"/>
          <w:iCs w:val="0"/>
          <w:noProof/>
          <w:sz w:val="22"/>
          <w:szCs w:val="22"/>
        </w:rPr>
      </w:pPr>
      <w:ins w:id="15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r>
        <w:rPr>
          <w:noProof/>
          <w:webHidden/>
        </w:rPr>
        <w:fldChar w:fldCharType="separate"/>
      </w:r>
      <w:ins w:id="151" w:author="Maximilian Schmitz" w:date="2015-06-19T09:20:00Z">
        <w:r>
          <w:rPr>
            <w:noProof/>
            <w:webHidden/>
          </w:rPr>
          <w:t>14</w:t>
        </w:r>
        <w:r>
          <w:rPr>
            <w:noProof/>
            <w:webHidden/>
          </w:rPr>
          <w:fldChar w:fldCharType="end"/>
        </w:r>
        <w:r w:rsidRPr="002213A3">
          <w:rPr>
            <w:rStyle w:val="Hyperlink"/>
            <w:noProof/>
          </w:rPr>
          <w:fldChar w:fldCharType="end"/>
        </w:r>
      </w:ins>
    </w:p>
    <w:p w14:paraId="73F4CAC9" w14:textId="77777777" w:rsidR="00867956" w:rsidRDefault="00867956">
      <w:pPr>
        <w:pStyle w:val="Verzeichnis3"/>
        <w:tabs>
          <w:tab w:val="left" w:pos="1200"/>
          <w:tab w:val="right" w:leader="dot" w:pos="9062"/>
        </w:tabs>
        <w:rPr>
          <w:ins w:id="152" w:author="Maximilian Schmitz" w:date="2015-06-19T09:20:00Z"/>
          <w:rFonts w:asciiTheme="minorHAnsi" w:eastAsiaTheme="minorEastAsia" w:hAnsiTheme="minorHAnsi" w:cstheme="minorBidi"/>
          <w:i w:val="0"/>
          <w:iCs w:val="0"/>
          <w:noProof/>
          <w:sz w:val="22"/>
          <w:szCs w:val="22"/>
        </w:rPr>
      </w:pPr>
      <w:ins w:id="15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r>
        <w:rPr>
          <w:noProof/>
          <w:webHidden/>
        </w:rPr>
        <w:fldChar w:fldCharType="separate"/>
      </w:r>
      <w:ins w:id="154" w:author="Maximilian Schmitz" w:date="2015-06-19T09:20:00Z">
        <w:r>
          <w:rPr>
            <w:noProof/>
            <w:webHidden/>
          </w:rPr>
          <w:t>15</w:t>
        </w:r>
        <w:r>
          <w:rPr>
            <w:noProof/>
            <w:webHidden/>
          </w:rPr>
          <w:fldChar w:fldCharType="end"/>
        </w:r>
        <w:r w:rsidRPr="002213A3">
          <w:rPr>
            <w:rStyle w:val="Hyperlink"/>
            <w:noProof/>
          </w:rPr>
          <w:fldChar w:fldCharType="end"/>
        </w:r>
      </w:ins>
    </w:p>
    <w:p w14:paraId="11147BAE" w14:textId="77777777" w:rsidR="00867956" w:rsidRDefault="00867956">
      <w:pPr>
        <w:pStyle w:val="Verzeichnis3"/>
        <w:tabs>
          <w:tab w:val="left" w:pos="1200"/>
          <w:tab w:val="right" w:leader="dot" w:pos="9062"/>
        </w:tabs>
        <w:rPr>
          <w:ins w:id="155" w:author="Maximilian Schmitz" w:date="2015-06-19T09:20:00Z"/>
          <w:rFonts w:asciiTheme="minorHAnsi" w:eastAsiaTheme="minorEastAsia" w:hAnsiTheme="minorHAnsi" w:cstheme="minorBidi"/>
          <w:i w:val="0"/>
          <w:iCs w:val="0"/>
          <w:noProof/>
          <w:sz w:val="22"/>
          <w:szCs w:val="22"/>
        </w:rPr>
      </w:pPr>
      <w:ins w:id="15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r>
        <w:rPr>
          <w:noProof/>
          <w:webHidden/>
        </w:rPr>
        <w:fldChar w:fldCharType="separate"/>
      </w:r>
      <w:ins w:id="157" w:author="Maximilian Schmitz" w:date="2015-06-19T09:20:00Z">
        <w:r>
          <w:rPr>
            <w:noProof/>
            <w:webHidden/>
          </w:rPr>
          <w:t>19</w:t>
        </w:r>
        <w:r>
          <w:rPr>
            <w:noProof/>
            <w:webHidden/>
          </w:rPr>
          <w:fldChar w:fldCharType="end"/>
        </w:r>
        <w:r w:rsidRPr="002213A3">
          <w:rPr>
            <w:rStyle w:val="Hyperlink"/>
            <w:noProof/>
          </w:rPr>
          <w:fldChar w:fldCharType="end"/>
        </w:r>
      </w:ins>
    </w:p>
    <w:p w14:paraId="59D98306" w14:textId="77777777" w:rsidR="00867956" w:rsidRDefault="00867956">
      <w:pPr>
        <w:pStyle w:val="Verzeichnis3"/>
        <w:tabs>
          <w:tab w:val="left" w:pos="1200"/>
          <w:tab w:val="right" w:leader="dot" w:pos="9062"/>
        </w:tabs>
        <w:rPr>
          <w:ins w:id="158" w:author="Maximilian Schmitz" w:date="2015-06-19T09:20:00Z"/>
          <w:rFonts w:asciiTheme="minorHAnsi" w:eastAsiaTheme="minorEastAsia" w:hAnsiTheme="minorHAnsi" w:cstheme="minorBidi"/>
          <w:i w:val="0"/>
          <w:iCs w:val="0"/>
          <w:noProof/>
          <w:sz w:val="22"/>
          <w:szCs w:val="22"/>
        </w:rPr>
      </w:pPr>
      <w:ins w:id="15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r>
        <w:rPr>
          <w:noProof/>
          <w:webHidden/>
        </w:rPr>
        <w:fldChar w:fldCharType="separate"/>
      </w:r>
      <w:ins w:id="160" w:author="Maximilian Schmitz" w:date="2015-06-19T09:20:00Z">
        <w:r>
          <w:rPr>
            <w:noProof/>
            <w:webHidden/>
          </w:rPr>
          <w:t>23</w:t>
        </w:r>
        <w:r>
          <w:rPr>
            <w:noProof/>
            <w:webHidden/>
          </w:rPr>
          <w:fldChar w:fldCharType="end"/>
        </w:r>
        <w:r w:rsidRPr="002213A3">
          <w:rPr>
            <w:rStyle w:val="Hyperlink"/>
            <w:noProof/>
          </w:rPr>
          <w:fldChar w:fldCharType="end"/>
        </w:r>
      </w:ins>
    </w:p>
    <w:p w14:paraId="08845B98" w14:textId="77777777" w:rsidR="00867956" w:rsidRDefault="00867956">
      <w:pPr>
        <w:pStyle w:val="Verzeichnis2"/>
        <w:tabs>
          <w:tab w:val="left" w:pos="720"/>
          <w:tab w:val="right" w:leader="dot" w:pos="9062"/>
        </w:tabs>
        <w:rPr>
          <w:ins w:id="161" w:author="Maximilian Schmitz" w:date="2015-06-19T09:20:00Z"/>
          <w:rFonts w:asciiTheme="minorHAnsi" w:eastAsiaTheme="minorEastAsia" w:hAnsiTheme="minorHAnsi" w:cstheme="minorBidi"/>
          <w:smallCaps w:val="0"/>
          <w:noProof/>
          <w:sz w:val="22"/>
          <w:szCs w:val="22"/>
        </w:rPr>
      </w:pPr>
      <w:ins w:id="16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r>
        <w:rPr>
          <w:noProof/>
          <w:webHidden/>
        </w:rPr>
        <w:fldChar w:fldCharType="separate"/>
      </w:r>
      <w:ins w:id="163" w:author="Maximilian Schmitz" w:date="2015-06-19T09:20:00Z">
        <w:r>
          <w:rPr>
            <w:noProof/>
            <w:webHidden/>
          </w:rPr>
          <w:t>24</w:t>
        </w:r>
        <w:r>
          <w:rPr>
            <w:noProof/>
            <w:webHidden/>
          </w:rPr>
          <w:fldChar w:fldCharType="end"/>
        </w:r>
        <w:r w:rsidRPr="002213A3">
          <w:rPr>
            <w:rStyle w:val="Hyperlink"/>
            <w:noProof/>
          </w:rPr>
          <w:fldChar w:fldCharType="end"/>
        </w:r>
      </w:ins>
    </w:p>
    <w:p w14:paraId="58BA8499" w14:textId="77777777" w:rsidR="00867956" w:rsidRDefault="00867956">
      <w:pPr>
        <w:pStyle w:val="Verzeichnis1"/>
        <w:tabs>
          <w:tab w:val="left" w:pos="480"/>
          <w:tab w:val="right" w:leader="dot" w:pos="9062"/>
        </w:tabs>
        <w:rPr>
          <w:ins w:id="164" w:author="Maximilian Schmitz" w:date="2015-06-19T09:20:00Z"/>
          <w:rFonts w:asciiTheme="minorHAnsi" w:eastAsiaTheme="minorEastAsia" w:hAnsiTheme="minorHAnsi" w:cstheme="minorBidi"/>
          <w:b w:val="0"/>
          <w:bCs w:val="0"/>
          <w:caps w:val="0"/>
          <w:noProof/>
          <w:sz w:val="22"/>
          <w:szCs w:val="22"/>
        </w:rPr>
      </w:pPr>
      <w:ins w:id="16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r>
        <w:rPr>
          <w:noProof/>
          <w:webHidden/>
        </w:rPr>
        <w:fldChar w:fldCharType="separate"/>
      </w:r>
      <w:ins w:id="166" w:author="Maximilian Schmitz" w:date="2015-06-19T09:20:00Z">
        <w:r>
          <w:rPr>
            <w:noProof/>
            <w:webHidden/>
          </w:rPr>
          <w:t>32</w:t>
        </w:r>
        <w:r>
          <w:rPr>
            <w:noProof/>
            <w:webHidden/>
          </w:rPr>
          <w:fldChar w:fldCharType="end"/>
        </w:r>
        <w:r w:rsidRPr="002213A3">
          <w:rPr>
            <w:rStyle w:val="Hyperlink"/>
            <w:noProof/>
          </w:rPr>
          <w:fldChar w:fldCharType="end"/>
        </w:r>
      </w:ins>
    </w:p>
    <w:p w14:paraId="067DCC22" w14:textId="77777777" w:rsidR="00867956" w:rsidRDefault="00867956">
      <w:pPr>
        <w:pStyle w:val="Verzeichnis1"/>
        <w:tabs>
          <w:tab w:val="left" w:pos="480"/>
          <w:tab w:val="right" w:leader="dot" w:pos="9062"/>
        </w:tabs>
        <w:rPr>
          <w:ins w:id="167" w:author="Maximilian Schmitz" w:date="2015-06-19T09:20:00Z"/>
          <w:rFonts w:asciiTheme="minorHAnsi" w:eastAsiaTheme="minorEastAsia" w:hAnsiTheme="minorHAnsi" w:cstheme="minorBidi"/>
          <w:b w:val="0"/>
          <w:bCs w:val="0"/>
          <w:caps w:val="0"/>
          <w:noProof/>
          <w:sz w:val="22"/>
          <w:szCs w:val="22"/>
        </w:rPr>
      </w:pPr>
      <w:ins w:id="16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r>
        <w:rPr>
          <w:noProof/>
          <w:webHidden/>
        </w:rPr>
        <w:fldChar w:fldCharType="separate"/>
      </w:r>
      <w:ins w:id="169" w:author="Maximilian Schmitz" w:date="2015-06-19T09:20:00Z">
        <w:r>
          <w:rPr>
            <w:noProof/>
            <w:webHidden/>
          </w:rPr>
          <w:t>33</w:t>
        </w:r>
        <w:r>
          <w:rPr>
            <w:noProof/>
            <w:webHidden/>
          </w:rPr>
          <w:fldChar w:fldCharType="end"/>
        </w:r>
        <w:r w:rsidRPr="002213A3">
          <w:rPr>
            <w:rStyle w:val="Hyperlink"/>
            <w:noProof/>
          </w:rPr>
          <w:fldChar w:fldCharType="end"/>
        </w:r>
      </w:ins>
    </w:p>
    <w:p w14:paraId="230CF312" w14:textId="77777777" w:rsidR="00867956" w:rsidRDefault="00867956">
      <w:pPr>
        <w:pStyle w:val="Verzeichnis1"/>
        <w:tabs>
          <w:tab w:val="right" w:leader="dot" w:pos="9062"/>
        </w:tabs>
        <w:rPr>
          <w:ins w:id="170" w:author="Maximilian Schmitz" w:date="2015-06-19T09:20:00Z"/>
          <w:rFonts w:asciiTheme="minorHAnsi" w:eastAsiaTheme="minorEastAsia" w:hAnsiTheme="minorHAnsi" w:cstheme="minorBidi"/>
          <w:b w:val="0"/>
          <w:bCs w:val="0"/>
          <w:caps w:val="0"/>
          <w:noProof/>
          <w:sz w:val="22"/>
          <w:szCs w:val="22"/>
        </w:rPr>
      </w:pPr>
      <w:ins w:id="17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r>
        <w:rPr>
          <w:noProof/>
          <w:webHidden/>
        </w:rPr>
        <w:fldChar w:fldCharType="separate"/>
      </w:r>
      <w:ins w:id="172" w:author="Maximilian Schmitz" w:date="2015-06-19T09:20:00Z">
        <w:r>
          <w:rPr>
            <w:noProof/>
            <w:webHidden/>
          </w:rPr>
          <w:t>I</w:t>
        </w:r>
        <w:r>
          <w:rPr>
            <w:noProof/>
            <w:webHidden/>
          </w:rPr>
          <w:fldChar w:fldCharType="end"/>
        </w:r>
        <w:r w:rsidRPr="002213A3">
          <w:rPr>
            <w:rStyle w:val="Hyperlink"/>
            <w:noProof/>
          </w:rPr>
          <w:fldChar w:fldCharType="end"/>
        </w:r>
      </w:ins>
    </w:p>
    <w:p w14:paraId="42D5AE4A" w14:textId="77777777" w:rsidR="00867956" w:rsidRDefault="00867956">
      <w:pPr>
        <w:pStyle w:val="Verzeichnis1"/>
        <w:tabs>
          <w:tab w:val="right" w:leader="dot" w:pos="9062"/>
        </w:tabs>
        <w:rPr>
          <w:ins w:id="173" w:author="Maximilian Schmitz" w:date="2015-06-19T09:20:00Z"/>
          <w:rFonts w:asciiTheme="minorHAnsi" w:eastAsiaTheme="minorEastAsia" w:hAnsiTheme="minorHAnsi" w:cstheme="minorBidi"/>
          <w:b w:val="0"/>
          <w:bCs w:val="0"/>
          <w:caps w:val="0"/>
          <w:noProof/>
          <w:sz w:val="22"/>
          <w:szCs w:val="22"/>
        </w:rPr>
      </w:pPr>
      <w:ins w:id="17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r>
        <w:rPr>
          <w:noProof/>
          <w:webHidden/>
        </w:rPr>
        <w:fldChar w:fldCharType="separate"/>
      </w:r>
      <w:ins w:id="175" w:author="Maximilian Schmitz" w:date="2015-06-19T09:20:00Z">
        <w:r>
          <w:rPr>
            <w:noProof/>
            <w:webHidden/>
          </w:rPr>
          <w:t>II</w:t>
        </w:r>
        <w:r>
          <w:rPr>
            <w:noProof/>
            <w:webHidden/>
          </w:rPr>
          <w:fldChar w:fldCharType="end"/>
        </w:r>
        <w:r w:rsidRPr="002213A3">
          <w:rPr>
            <w:rStyle w:val="Hyperlink"/>
            <w:noProof/>
          </w:rPr>
          <w:fldChar w:fldCharType="end"/>
        </w:r>
      </w:ins>
    </w:p>
    <w:p w14:paraId="1A8C21EE" w14:textId="77777777" w:rsidR="00867956" w:rsidRDefault="00867956">
      <w:pPr>
        <w:pStyle w:val="Verzeichnis1"/>
        <w:tabs>
          <w:tab w:val="right" w:leader="dot" w:pos="9062"/>
        </w:tabs>
        <w:rPr>
          <w:ins w:id="176" w:author="Maximilian Schmitz" w:date="2015-06-19T09:20:00Z"/>
          <w:rFonts w:asciiTheme="minorHAnsi" w:eastAsiaTheme="minorEastAsia" w:hAnsiTheme="minorHAnsi" w:cstheme="minorBidi"/>
          <w:b w:val="0"/>
          <w:bCs w:val="0"/>
          <w:caps w:val="0"/>
          <w:noProof/>
          <w:sz w:val="22"/>
          <w:szCs w:val="22"/>
        </w:rPr>
      </w:pPr>
      <w:ins w:id="17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r>
        <w:rPr>
          <w:noProof/>
          <w:webHidden/>
        </w:rPr>
        <w:fldChar w:fldCharType="separate"/>
      </w:r>
      <w:ins w:id="178" w:author="Maximilian Schmitz" w:date="2015-06-19T09:20:00Z">
        <w:r>
          <w:rPr>
            <w:noProof/>
            <w:webHidden/>
          </w:rPr>
          <w:t>III</w:t>
        </w:r>
        <w:r>
          <w:rPr>
            <w:noProof/>
            <w:webHidden/>
          </w:rPr>
          <w:fldChar w:fldCharType="end"/>
        </w:r>
        <w:r w:rsidRPr="002213A3">
          <w:rPr>
            <w:rStyle w:val="Hyperlink"/>
            <w:noProof/>
          </w:rPr>
          <w:fldChar w:fldCharType="end"/>
        </w:r>
      </w:ins>
    </w:p>
    <w:p w14:paraId="0CFE6129" w14:textId="77777777" w:rsidR="00867956" w:rsidRDefault="00867956">
      <w:pPr>
        <w:pStyle w:val="Verzeichnis1"/>
        <w:tabs>
          <w:tab w:val="right" w:leader="dot" w:pos="9062"/>
        </w:tabs>
        <w:rPr>
          <w:ins w:id="179" w:author="Maximilian Schmitz" w:date="2015-06-19T09:20:00Z"/>
          <w:rFonts w:asciiTheme="minorHAnsi" w:eastAsiaTheme="minorEastAsia" w:hAnsiTheme="minorHAnsi" w:cstheme="minorBidi"/>
          <w:b w:val="0"/>
          <w:bCs w:val="0"/>
          <w:caps w:val="0"/>
          <w:noProof/>
          <w:sz w:val="22"/>
          <w:szCs w:val="22"/>
        </w:rPr>
      </w:pPr>
      <w:ins w:id="18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r>
        <w:rPr>
          <w:noProof/>
          <w:webHidden/>
        </w:rPr>
        <w:fldChar w:fldCharType="separate"/>
      </w:r>
      <w:ins w:id="181" w:author="Maximilian Schmitz" w:date="2015-06-19T09:20:00Z">
        <w:r>
          <w:rPr>
            <w:noProof/>
            <w:webHidden/>
          </w:rPr>
          <w:t>IV</w:t>
        </w:r>
        <w:r>
          <w:rPr>
            <w:noProof/>
            <w:webHidden/>
          </w:rPr>
          <w:fldChar w:fldCharType="end"/>
        </w:r>
        <w:r w:rsidRPr="002213A3">
          <w:rPr>
            <w:rStyle w:val="Hyperlink"/>
            <w:noProof/>
          </w:rPr>
          <w:fldChar w:fldCharType="end"/>
        </w:r>
      </w:ins>
    </w:p>
    <w:p w14:paraId="15E21021" w14:textId="77777777" w:rsidR="00867956" w:rsidRDefault="00867956">
      <w:pPr>
        <w:pStyle w:val="Verzeichnis1"/>
        <w:tabs>
          <w:tab w:val="right" w:leader="dot" w:pos="9062"/>
        </w:tabs>
        <w:rPr>
          <w:ins w:id="182" w:author="Maximilian Schmitz" w:date="2015-06-19T09:20:00Z"/>
          <w:rFonts w:asciiTheme="minorHAnsi" w:eastAsiaTheme="minorEastAsia" w:hAnsiTheme="minorHAnsi" w:cstheme="minorBidi"/>
          <w:b w:val="0"/>
          <w:bCs w:val="0"/>
          <w:caps w:val="0"/>
          <w:noProof/>
          <w:sz w:val="22"/>
          <w:szCs w:val="22"/>
        </w:rPr>
      </w:pPr>
      <w:ins w:id="18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r>
        <w:rPr>
          <w:noProof/>
          <w:webHidden/>
        </w:rPr>
        <w:fldChar w:fldCharType="separate"/>
      </w:r>
      <w:ins w:id="184" w:author="Maximilian Schmitz" w:date="2015-06-19T09:20:00Z">
        <w:r>
          <w:rPr>
            <w:noProof/>
            <w:webHidden/>
          </w:rPr>
          <w:t>V</w:t>
        </w:r>
        <w:r>
          <w:rPr>
            <w:noProof/>
            <w:webHidden/>
          </w:rPr>
          <w:fldChar w:fldCharType="end"/>
        </w:r>
        <w:r w:rsidRPr="002213A3">
          <w:rPr>
            <w:rStyle w:val="Hyperlink"/>
            <w:noProof/>
          </w:rPr>
          <w:fldChar w:fldCharType="end"/>
        </w:r>
      </w:ins>
    </w:p>
    <w:p w14:paraId="1C91783D" w14:textId="77777777" w:rsidR="00487DC3" w:rsidDel="00915AB6" w:rsidRDefault="00487DC3">
      <w:pPr>
        <w:pStyle w:val="Verzeichnis1"/>
        <w:tabs>
          <w:tab w:val="right" w:leader="dot" w:pos="9062"/>
        </w:tabs>
        <w:rPr>
          <w:del w:id="185" w:author="Maximilian Schmitz" w:date="2015-06-17T19:42:00Z"/>
          <w:rFonts w:asciiTheme="minorHAnsi" w:eastAsiaTheme="minorEastAsia" w:hAnsiTheme="minorHAnsi" w:cstheme="minorBidi"/>
          <w:b w:val="0"/>
          <w:bCs w:val="0"/>
          <w:caps w:val="0"/>
          <w:noProof/>
          <w:sz w:val="22"/>
          <w:szCs w:val="22"/>
        </w:rPr>
      </w:pPr>
      <w:del w:id="186" w:author="Maximilian Schmitz" w:date="2015-06-17T19:42:00Z">
        <w:r w:rsidRPr="00915AB6" w:rsidDel="00915AB6">
          <w:rPr>
            <w:rPrChange w:id="187" w:author="Maximilian Schmitz" w:date="2015-06-17T19:42:00Z">
              <w:rPr>
                <w:rStyle w:val="Hyperlink"/>
                <w:noProof/>
              </w:rPr>
            </w:rPrChange>
          </w:rPr>
          <w:delText>Eidesstattliche Erklärung</w:delText>
        </w:r>
        <w:r w:rsidDel="00915AB6">
          <w:rPr>
            <w:noProof/>
            <w:webHidden/>
          </w:rPr>
          <w:tab/>
          <w:delText>I</w:delText>
        </w:r>
      </w:del>
    </w:p>
    <w:p w14:paraId="13BE831F" w14:textId="77777777" w:rsidR="00487DC3" w:rsidDel="00915AB6" w:rsidRDefault="00487DC3">
      <w:pPr>
        <w:pStyle w:val="Verzeichnis1"/>
        <w:tabs>
          <w:tab w:val="right" w:leader="dot" w:pos="9062"/>
        </w:tabs>
        <w:rPr>
          <w:del w:id="188" w:author="Maximilian Schmitz" w:date="2015-06-17T19:42:00Z"/>
          <w:rFonts w:asciiTheme="minorHAnsi" w:eastAsiaTheme="minorEastAsia" w:hAnsiTheme="minorHAnsi" w:cstheme="minorBidi"/>
          <w:b w:val="0"/>
          <w:bCs w:val="0"/>
          <w:caps w:val="0"/>
          <w:noProof/>
          <w:sz w:val="22"/>
          <w:szCs w:val="22"/>
        </w:rPr>
      </w:pPr>
      <w:del w:id="189" w:author="Maximilian Schmitz" w:date="2015-06-17T19:42:00Z">
        <w:r w:rsidRPr="00915AB6" w:rsidDel="00915AB6">
          <w:rPr>
            <w:rPrChange w:id="190" w:author="Maximilian Schmitz" w:date="2015-06-17T19:42:00Z">
              <w:rPr>
                <w:rStyle w:val="Hyperlink"/>
                <w:noProof/>
              </w:rPr>
            </w:rPrChange>
          </w:rPr>
          <w:delText>Kurzfassung</w:delText>
        </w:r>
        <w:r w:rsidDel="00915AB6">
          <w:rPr>
            <w:noProof/>
            <w:webHidden/>
          </w:rPr>
          <w:tab/>
          <w:delText>II</w:delText>
        </w:r>
      </w:del>
    </w:p>
    <w:p w14:paraId="0EB8F044" w14:textId="77777777" w:rsidR="00487DC3" w:rsidDel="00915AB6" w:rsidRDefault="00487DC3">
      <w:pPr>
        <w:pStyle w:val="Verzeichnis1"/>
        <w:tabs>
          <w:tab w:val="right" w:leader="dot" w:pos="9062"/>
        </w:tabs>
        <w:rPr>
          <w:del w:id="191" w:author="Maximilian Schmitz" w:date="2015-06-17T19:42:00Z"/>
          <w:rFonts w:asciiTheme="minorHAnsi" w:eastAsiaTheme="minorEastAsia" w:hAnsiTheme="minorHAnsi" w:cstheme="minorBidi"/>
          <w:b w:val="0"/>
          <w:bCs w:val="0"/>
          <w:caps w:val="0"/>
          <w:noProof/>
          <w:sz w:val="22"/>
          <w:szCs w:val="22"/>
        </w:rPr>
      </w:pPr>
      <w:del w:id="192" w:author="Maximilian Schmitz" w:date="2015-06-17T19:42:00Z">
        <w:r w:rsidRPr="00915AB6" w:rsidDel="00915AB6">
          <w:rPr>
            <w:rPrChange w:id="193" w:author="Maximilian Schmitz" w:date="2015-06-17T19:42:00Z">
              <w:rPr>
                <w:rStyle w:val="Hyperlink"/>
                <w:noProof/>
                <w:lang w:val="en-US"/>
              </w:rPr>
            </w:rPrChange>
          </w:rPr>
          <w:delText>Abstract</w:delText>
        </w:r>
        <w:r w:rsidDel="00915AB6">
          <w:rPr>
            <w:noProof/>
            <w:webHidden/>
          </w:rPr>
          <w:tab/>
          <w:delText>III</w:delText>
        </w:r>
      </w:del>
    </w:p>
    <w:p w14:paraId="67E6166D" w14:textId="77777777" w:rsidR="00487DC3" w:rsidDel="00915AB6" w:rsidRDefault="00487DC3">
      <w:pPr>
        <w:pStyle w:val="Verzeichnis1"/>
        <w:tabs>
          <w:tab w:val="right" w:leader="dot" w:pos="9062"/>
        </w:tabs>
        <w:rPr>
          <w:del w:id="194" w:author="Maximilian Schmitz" w:date="2015-06-17T19:42:00Z"/>
          <w:rFonts w:asciiTheme="minorHAnsi" w:eastAsiaTheme="minorEastAsia" w:hAnsiTheme="minorHAnsi" w:cstheme="minorBidi"/>
          <w:b w:val="0"/>
          <w:bCs w:val="0"/>
          <w:caps w:val="0"/>
          <w:noProof/>
          <w:sz w:val="22"/>
          <w:szCs w:val="22"/>
        </w:rPr>
      </w:pPr>
      <w:del w:id="195" w:author="Maximilian Schmitz" w:date="2015-06-17T19:42:00Z">
        <w:r w:rsidRPr="00915AB6" w:rsidDel="00915AB6">
          <w:rPr>
            <w:rPrChange w:id="196" w:author="Maximilian Schmitz" w:date="2015-06-17T19:42:00Z">
              <w:rPr>
                <w:rStyle w:val="Hyperlink"/>
                <w:noProof/>
              </w:rPr>
            </w:rPrChange>
          </w:rPr>
          <w:delText>Inhalt</w:delText>
        </w:r>
        <w:r w:rsidDel="00915AB6">
          <w:rPr>
            <w:noProof/>
            <w:webHidden/>
          </w:rPr>
          <w:tab/>
          <w:delText>IV</w:delText>
        </w:r>
      </w:del>
    </w:p>
    <w:p w14:paraId="00F73682" w14:textId="77777777" w:rsidR="00487DC3" w:rsidDel="00915AB6" w:rsidRDefault="00487DC3">
      <w:pPr>
        <w:pStyle w:val="Verzeichnis1"/>
        <w:tabs>
          <w:tab w:val="left" w:pos="480"/>
          <w:tab w:val="right" w:leader="dot" w:pos="9062"/>
        </w:tabs>
        <w:rPr>
          <w:del w:id="197" w:author="Maximilian Schmitz" w:date="2015-06-17T19:42:00Z"/>
          <w:rFonts w:asciiTheme="minorHAnsi" w:eastAsiaTheme="minorEastAsia" w:hAnsiTheme="minorHAnsi" w:cstheme="minorBidi"/>
          <w:b w:val="0"/>
          <w:bCs w:val="0"/>
          <w:caps w:val="0"/>
          <w:noProof/>
          <w:sz w:val="22"/>
          <w:szCs w:val="22"/>
        </w:rPr>
      </w:pPr>
      <w:del w:id="198" w:author="Maximilian Schmitz" w:date="2015-06-17T19:42:00Z">
        <w:r w:rsidRPr="00915AB6" w:rsidDel="00915AB6">
          <w:rPr>
            <w:rPrChange w:id="199" w:author="Maximilian Schmitz" w:date="2015-06-17T19:42:00Z">
              <w:rPr>
                <w:rStyle w:val="Hyperlink"/>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rPrChange w:id="200" w:author="Maximilian Schmitz" w:date="2015-06-17T19:42:00Z">
              <w:rPr>
                <w:rStyle w:val="Hyperlink"/>
                <w:noProof/>
              </w:rPr>
            </w:rPrChange>
          </w:rPr>
          <w:delText>Einleitung</w:delText>
        </w:r>
        <w:r w:rsidDel="00915AB6">
          <w:rPr>
            <w:noProof/>
            <w:webHidden/>
          </w:rPr>
          <w:tab/>
          <w:delText>1</w:delText>
        </w:r>
      </w:del>
    </w:p>
    <w:p w14:paraId="26F2C3B6" w14:textId="77777777" w:rsidR="00487DC3" w:rsidDel="00915AB6" w:rsidRDefault="00487DC3">
      <w:pPr>
        <w:pStyle w:val="Verzeichnis1"/>
        <w:tabs>
          <w:tab w:val="left" w:pos="480"/>
          <w:tab w:val="right" w:leader="dot" w:pos="9062"/>
        </w:tabs>
        <w:rPr>
          <w:del w:id="201" w:author="Maximilian Schmitz" w:date="2015-06-17T19:42:00Z"/>
          <w:rFonts w:asciiTheme="minorHAnsi" w:eastAsiaTheme="minorEastAsia" w:hAnsiTheme="minorHAnsi" w:cstheme="minorBidi"/>
          <w:b w:val="0"/>
          <w:bCs w:val="0"/>
          <w:caps w:val="0"/>
          <w:noProof/>
          <w:sz w:val="22"/>
          <w:szCs w:val="22"/>
        </w:rPr>
      </w:pPr>
      <w:del w:id="202" w:author="Maximilian Schmitz" w:date="2015-06-17T19:42:00Z">
        <w:r w:rsidRPr="00915AB6" w:rsidDel="00915AB6">
          <w:rPr>
            <w:rPrChange w:id="203" w:author="Maximilian Schmitz" w:date="2015-06-17T19:42:00Z">
              <w:rPr>
                <w:rStyle w:val="Hyperlink"/>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rPrChange w:id="204" w:author="Maximilian Schmitz" w:date="2015-06-17T19:42:00Z">
              <w:rPr>
                <w:rStyle w:val="Hyperlink"/>
                <w:noProof/>
              </w:rPr>
            </w:rPrChange>
          </w:rPr>
          <w:delText>Aufgabenstellung</w:delText>
        </w:r>
        <w:r w:rsidDel="00915AB6">
          <w:rPr>
            <w:noProof/>
            <w:webHidden/>
          </w:rPr>
          <w:tab/>
          <w:delText>2</w:delText>
        </w:r>
      </w:del>
    </w:p>
    <w:p w14:paraId="4A4AF695" w14:textId="77777777" w:rsidR="00487DC3" w:rsidDel="00915AB6" w:rsidRDefault="00487DC3">
      <w:pPr>
        <w:pStyle w:val="Verzeichnis1"/>
        <w:tabs>
          <w:tab w:val="left" w:pos="480"/>
          <w:tab w:val="right" w:leader="dot" w:pos="9062"/>
        </w:tabs>
        <w:rPr>
          <w:del w:id="205" w:author="Maximilian Schmitz" w:date="2015-06-17T19:42:00Z"/>
          <w:rFonts w:asciiTheme="minorHAnsi" w:eastAsiaTheme="minorEastAsia" w:hAnsiTheme="minorHAnsi" w:cstheme="minorBidi"/>
          <w:b w:val="0"/>
          <w:bCs w:val="0"/>
          <w:caps w:val="0"/>
          <w:noProof/>
          <w:sz w:val="22"/>
          <w:szCs w:val="22"/>
        </w:rPr>
      </w:pPr>
      <w:del w:id="206" w:author="Maximilian Schmitz" w:date="2015-06-17T19:42:00Z">
        <w:r w:rsidRPr="00915AB6" w:rsidDel="00915AB6">
          <w:rPr>
            <w:rPrChange w:id="207" w:author="Maximilian Schmitz" w:date="2015-06-17T19:42:00Z">
              <w:rPr>
                <w:rStyle w:val="Hyperlink"/>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rPrChange w:id="208" w:author="Maximilian Schmitz" w:date="2015-06-17T19:42:00Z">
              <w:rPr>
                <w:rStyle w:val="Hyperlink"/>
                <w:noProof/>
              </w:rPr>
            </w:rPrChange>
          </w:rPr>
          <w:delText>Stand der Technik</w:delText>
        </w:r>
        <w:r w:rsidDel="00915AB6">
          <w:rPr>
            <w:noProof/>
            <w:webHidden/>
          </w:rPr>
          <w:tab/>
          <w:delText>3</w:delText>
        </w:r>
      </w:del>
    </w:p>
    <w:p w14:paraId="38E292D3" w14:textId="77777777" w:rsidR="00487DC3" w:rsidDel="00915AB6" w:rsidRDefault="00487DC3">
      <w:pPr>
        <w:pStyle w:val="Verzeichnis2"/>
        <w:tabs>
          <w:tab w:val="left" w:pos="720"/>
          <w:tab w:val="right" w:leader="dot" w:pos="9062"/>
        </w:tabs>
        <w:rPr>
          <w:del w:id="209" w:author="Maximilian Schmitz" w:date="2015-06-17T19:42:00Z"/>
          <w:rFonts w:asciiTheme="minorHAnsi" w:eastAsiaTheme="minorEastAsia" w:hAnsiTheme="minorHAnsi" w:cstheme="minorBidi"/>
          <w:smallCaps w:val="0"/>
          <w:noProof/>
          <w:sz w:val="22"/>
          <w:szCs w:val="22"/>
        </w:rPr>
      </w:pPr>
      <w:del w:id="210" w:author="Maximilian Schmitz" w:date="2015-06-17T19:42:00Z">
        <w:r w:rsidRPr="00915AB6" w:rsidDel="00915AB6">
          <w:rPr>
            <w:rPrChange w:id="211" w:author="Maximilian Schmitz" w:date="2015-06-17T19:42:00Z">
              <w:rPr>
                <w:rStyle w:val="Hyperlink"/>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rPrChange w:id="212" w:author="Maximilian Schmitz" w:date="2015-06-17T19:42:00Z">
              <w:rPr>
                <w:rStyle w:val="Hyperlink"/>
                <w:noProof/>
              </w:rPr>
            </w:rPrChange>
          </w:rPr>
          <w:delText>Einleitung</w:delText>
        </w:r>
        <w:r w:rsidDel="00915AB6">
          <w:rPr>
            <w:noProof/>
            <w:webHidden/>
          </w:rPr>
          <w:tab/>
          <w:delText>3</w:delText>
        </w:r>
      </w:del>
    </w:p>
    <w:p w14:paraId="67277EF8" w14:textId="77777777" w:rsidR="00487DC3" w:rsidDel="00915AB6" w:rsidRDefault="00487DC3">
      <w:pPr>
        <w:pStyle w:val="Verzeichnis2"/>
        <w:tabs>
          <w:tab w:val="left" w:pos="720"/>
          <w:tab w:val="right" w:leader="dot" w:pos="9062"/>
        </w:tabs>
        <w:rPr>
          <w:del w:id="213" w:author="Maximilian Schmitz" w:date="2015-06-17T19:42:00Z"/>
          <w:rFonts w:asciiTheme="minorHAnsi" w:eastAsiaTheme="minorEastAsia" w:hAnsiTheme="minorHAnsi" w:cstheme="minorBidi"/>
          <w:smallCaps w:val="0"/>
          <w:noProof/>
          <w:sz w:val="22"/>
          <w:szCs w:val="22"/>
        </w:rPr>
      </w:pPr>
      <w:del w:id="214" w:author="Maximilian Schmitz" w:date="2015-06-17T19:42:00Z">
        <w:r w:rsidRPr="00915AB6" w:rsidDel="00915AB6">
          <w:rPr>
            <w:rPrChange w:id="215" w:author="Maximilian Schmitz" w:date="2015-06-17T19:42:00Z">
              <w:rPr>
                <w:rStyle w:val="Hyperlink"/>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rPrChange w:id="216" w:author="Maximilian Schmitz" w:date="2015-06-17T19:42:00Z">
              <w:rPr>
                <w:rStyle w:val="Hyperlink"/>
                <w:noProof/>
              </w:rPr>
            </w:rPrChange>
          </w:rPr>
          <w:delText>Game Engine</w:delText>
        </w:r>
        <w:r w:rsidDel="00915AB6">
          <w:rPr>
            <w:noProof/>
            <w:webHidden/>
          </w:rPr>
          <w:tab/>
          <w:delText>3</w:delText>
        </w:r>
      </w:del>
    </w:p>
    <w:p w14:paraId="713ED385" w14:textId="77777777" w:rsidR="00487DC3" w:rsidDel="00915AB6" w:rsidRDefault="00487DC3">
      <w:pPr>
        <w:pStyle w:val="Verzeichnis3"/>
        <w:tabs>
          <w:tab w:val="left" w:pos="1200"/>
          <w:tab w:val="right" w:leader="dot" w:pos="9062"/>
        </w:tabs>
        <w:rPr>
          <w:del w:id="217" w:author="Maximilian Schmitz" w:date="2015-06-17T19:42:00Z"/>
          <w:rFonts w:asciiTheme="minorHAnsi" w:eastAsiaTheme="minorEastAsia" w:hAnsiTheme="minorHAnsi" w:cstheme="minorBidi"/>
          <w:i w:val="0"/>
          <w:iCs w:val="0"/>
          <w:noProof/>
          <w:sz w:val="22"/>
          <w:szCs w:val="22"/>
        </w:rPr>
      </w:pPr>
      <w:del w:id="218" w:author="Maximilian Schmitz" w:date="2015-06-17T19:42:00Z">
        <w:r w:rsidRPr="00915AB6" w:rsidDel="00915AB6">
          <w:rPr>
            <w:rPrChange w:id="219" w:author="Maximilian Schmitz" w:date="2015-06-17T19:42:00Z">
              <w:rPr>
                <w:rStyle w:val="Hyperlink"/>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rPrChange w:id="220" w:author="Maximilian Schmitz" w:date="2015-06-17T19:42:00Z">
              <w:rPr>
                <w:rStyle w:val="Hyperlink"/>
                <w:noProof/>
              </w:rPr>
            </w:rPrChange>
          </w:rPr>
          <w:delText>Grundsätzliches</w:delText>
        </w:r>
        <w:r w:rsidDel="00915AB6">
          <w:rPr>
            <w:noProof/>
            <w:webHidden/>
          </w:rPr>
          <w:tab/>
          <w:delText>3</w:delText>
        </w:r>
      </w:del>
    </w:p>
    <w:p w14:paraId="124596F2" w14:textId="77777777" w:rsidR="00487DC3" w:rsidDel="00915AB6" w:rsidRDefault="00487DC3">
      <w:pPr>
        <w:pStyle w:val="Verzeichnis3"/>
        <w:tabs>
          <w:tab w:val="left" w:pos="1200"/>
          <w:tab w:val="right" w:leader="dot" w:pos="9062"/>
        </w:tabs>
        <w:rPr>
          <w:del w:id="221" w:author="Maximilian Schmitz" w:date="2015-06-17T19:42:00Z"/>
          <w:rFonts w:asciiTheme="minorHAnsi" w:eastAsiaTheme="minorEastAsia" w:hAnsiTheme="minorHAnsi" w:cstheme="minorBidi"/>
          <w:i w:val="0"/>
          <w:iCs w:val="0"/>
          <w:noProof/>
          <w:sz w:val="22"/>
          <w:szCs w:val="22"/>
        </w:rPr>
      </w:pPr>
      <w:del w:id="222" w:author="Maximilian Schmitz" w:date="2015-06-17T19:42:00Z">
        <w:r w:rsidRPr="00915AB6" w:rsidDel="00915AB6">
          <w:rPr>
            <w:rPrChange w:id="223" w:author="Maximilian Schmitz" w:date="2015-06-17T19:42:00Z">
              <w:rPr>
                <w:rStyle w:val="Hyperlink"/>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rPrChange w:id="224" w:author="Maximilian Schmitz" w:date="2015-06-17T19:42:00Z">
              <w:rPr>
                <w:rStyle w:val="Hyperlink"/>
                <w:noProof/>
              </w:rPr>
            </w:rPrChange>
          </w:rPr>
          <w:delText>Source Engine</w:delText>
        </w:r>
        <w:r w:rsidDel="00915AB6">
          <w:rPr>
            <w:noProof/>
            <w:webHidden/>
          </w:rPr>
          <w:tab/>
          <w:delText>3</w:delText>
        </w:r>
      </w:del>
    </w:p>
    <w:p w14:paraId="12BC7EAF" w14:textId="77777777" w:rsidR="00487DC3" w:rsidDel="00915AB6" w:rsidRDefault="00487DC3">
      <w:pPr>
        <w:pStyle w:val="Verzeichnis3"/>
        <w:tabs>
          <w:tab w:val="left" w:pos="1200"/>
          <w:tab w:val="right" w:leader="dot" w:pos="9062"/>
        </w:tabs>
        <w:rPr>
          <w:del w:id="225" w:author="Maximilian Schmitz" w:date="2015-06-17T19:42:00Z"/>
          <w:rFonts w:asciiTheme="minorHAnsi" w:eastAsiaTheme="minorEastAsia" w:hAnsiTheme="minorHAnsi" w:cstheme="minorBidi"/>
          <w:i w:val="0"/>
          <w:iCs w:val="0"/>
          <w:noProof/>
          <w:sz w:val="22"/>
          <w:szCs w:val="22"/>
        </w:rPr>
      </w:pPr>
      <w:del w:id="226" w:author="Maximilian Schmitz" w:date="2015-06-17T19:42:00Z">
        <w:r w:rsidRPr="00915AB6" w:rsidDel="00915AB6">
          <w:rPr>
            <w:rPrChange w:id="227" w:author="Maximilian Schmitz" w:date="2015-06-17T19:42:00Z">
              <w:rPr>
                <w:rStyle w:val="Hyperlink"/>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rPrChange w:id="228" w:author="Maximilian Schmitz" w:date="2015-06-17T19:42:00Z">
              <w:rPr>
                <w:rStyle w:val="Hyperlink"/>
                <w:noProof/>
              </w:rPr>
            </w:rPrChange>
          </w:rPr>
          <w:delText>Unity</w:delText>
        </w:r>
        <w:r w:rsidDel="00915AB6">
          <w:rPr>
            <w:noProof/>
            <w:webHidden/>
          </w:rPr>
          <w:tab/>
          <w:delText>4</w:delText>
        </w:r>
      </w:del>
    </w:p>
    <w:p w14:paraId="6454BEF6" w14:textId="77777777" w:rsidR="00487DC3" w:rsidDel="00915AB6" w:rsidRDefault="00487DC3">
      <w:pPr>
        <w:pStyle w:val="Verzeichnis3"/>
        <w:tabs>
          <w:tab w:val="left" w:pos="1200"/>
          <w:tab w:val="right" w:leader="dot" w:pos="9062"/>
        </w:tabs>
        <w:rPr>
          <w:del w:id="229" w:author="Maximilian Schmitz" w:date="2015-06-17T19:42:00Z"/>
          <w:rFonts w:asciiTheme="minorHAnsi" w:eastAsiaTheme="minorEastAsia" w:hAnsiTheme="minorHAnsi" w:cstheme="minorBidi"/>
          <w:i w:val="0"/>
          <w:iCs w:val="0"/>
          <w:noProof/>
          <w:sz w:val="22"/>
          <w:szCs w:val="22"/>
        </w:rPr>
      </w:pPr>
      <w:del w:id="230" w:author="Maximilian Schmitz" w:date="2015-06-17T19:42:00Z">
        <w:r w:rsidRPr="00915AB6" w:rsidDel="00915AB6">
          <w:rPr>
            <w:rPrChange w:id="231" w:author="Maximilian Schmitz" w:date="2015-06-17T19:42:00Z">
              <w:rPr>
                <w:rStyle w:val="Hyperlink"/>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rPrChange w:id="232" w:author="Maximilian Schmitz" w:date="2015-06-17T19:42:00Z">
              <w:rPr>
                <w:rStyle w:val="Hyperlink"/>
                <w:noProof/>
                <w:lang w:val="en-US"/>
              </w:rPr>
            </w:rPrChange>
          </w:rPr>
          <w:delText>Unreal Engine 4</w:delText>
        </w:r>
        <w:r w:rsidDel="00915AB6">
          <w:rPr>
            <w:noProof/>
            <w:webHidden/>
          </w:rPr>
          <w:tab/>
          <w:delText>4</w:delText>
        </w:r>
      </w:del>
    </w:p>
    <w:p w14:paraId="222ED6D5" w14:textId="77777777" w:rsidR="00487DC3" w:rsidDel="00915AB6" w:rsidRDefault="00487DC3">
      <w:pPr>
        <w:pStyle w:val="Verzeichnis3"/>
        <w:tabs>
          <w:tab w:val="left" w:pos="1200"/>
          <w:tab w:val="right" w:leader="dot" w:pos="9062"/>
        </w:tabs>
        <w:rPr>
          <w:del w:id="233" w:author="Maximilian Schmitz" w:date="2015-06-17T19:42:00Z"/>
          <w:rFonts w:asciiTheme="minorHAnsi" w:eastAsiaTheme="minorEastAsia" w:hAnsiTheme="minorHAnsi" w:cstheme="minorBidi"/>
          <w:i w:val="0"/>
          <w:iCs w:val="0"/>
          <w:noProof/>
          <w:sz w:val="22"/>
          <w:szCs w:val="22"/>
        </w:rPr>
      </w:pPr>
      <w:del w:id="234" w:author="Maximilian Schmitz" w:date="2015-06-17T19:42:00Z">
        <w:r w:rsidRPr="00915AB6" w:rsidDel="00915AB6">
          <w:rPr>
            <w:rPrChange w:id="235" w:author="Maximilian Schmitz" w:date="2015-06-17T19:42:00Z">
              <w:rPr>
                <w:rStyle w:val="Hyperlink"/>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rPrChange w:id="236" w:author="Maximilian Schmitz" w:date="2015-06-17T19:42:00Z">
              <w:rPr>
                <w:rStyle w:val="Hyperlink"/>
                <w:noProof/>
              </w:rPr>
            </w:rPrChange>
          </w:rPr>
          <w:delText>Verwendung im Projekt</w:delText>
        </w:r>
        <w:r w:rsidDel="00915AB6">
          <w:rPr>
            <w:noProof/>
            <w:webHidden/>
          </w:rPr>
          <w:tab/>
          <w:delText>5</w:delText>
        </w:r>
      </w:del>
    </w:p>
    <w:p w14:paraId="79F47FB1" w14:textId="77777777" w:rsidR="00487DC3" w:rsidDel="00915AB6" w:rsidRDefault="00487DC3">
      <w:pPr>
        <w:pStyle w:val="Verzeichnis2"/>
        <w:tabs>
          <w:tab w:val="left" w:pos="720"/>
          <w:tab w:val="right" w:leader="dot" w:pos="9062"/>
        </w:tabs>
        <w:rPr>
          <w:del w:id="237" w:author="Maximilian Schmitz" w:date="2015-06-17T19:42:00Z"/>
          <w:rFonts w:asciiTheme="minorHAnsi" w:eastAsiaTheme="minorEastAsia" w:hAnsiTheme="minorHAnsi" w:cstheme="minorBidi"/>
          <w:smallCaps w:val="0"/>
          <w:noProof/>
          <w:sz w:val="22"/>
          <w:szCs w:val="22"/>
        </w:rPr>
      </w:pPr>
      <w:del w:id="238" w:author="Maximilian Schmitz" w:date="2015-06-17T19:42:00Z">
        <w:r w:rsidRPr="00915AB6" w:rsidDel="00915AB6">
          <w:rPr>
            <w:rPrChange w:id="239" w:author="Maximilian Schmitz" w:date="2015-06-17T19:42:00Z">
              <w:rPr>
                <w:rStyle w:val="Hyperlink"/>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rPrChange w:id="240" w:author="Maximilian Schmitz" w:date="2015-06-17T19:42:00Z">
              <w:rPr>
                <w:rStyle w:val="Hyperlink"/>
                <w:noProof/>
              </w:rPr>
            </w:rPrChange>
          </w:rPr>
          <w:delText>Scripting-Ansatz</w:delText>
        </w:r>
        <w:r w:rsidDel="00915AB6">
          <w:rPr>
            <w:noProof/>
            <w:webHidden/>
          </w:rPr>
          <w:tab/>
          <w:delText>5</w:delText>
        </w:r>
      </w:del>
    </w:p>
    <w:p w14:paraId="33D3B318" w14:textId="77777777" w:rsidR="00487DC3" w:rsidDel="00915AB6" w:rsidRDefault="00487DC3">
      <w:pPr>
        <w:pStyle w:val="Verzeichnis3"/>
        <w:tabs>
          <w:tab w:val="left" w:pos="1200"/>
          <w:tab w:val="right" w:leader="dot" w:pos="9062"/>
        </w:tabs>
        <w:rPr>
          <w:del w:id="241" w:author="Maximilian Schmitz" w:date="2015-06-17T19:42:00Z"/>
          <w:rFonts w:asciiTheme="minorHAnsi" w:eastAsiaTheme="minorEastAsia" w:hAnsiTheme="minorHAnsi" w:cstheme="minorBidi"/>
          <w:i w:val="0"/>
          <w:iCs w:val="0"/>
          <w:noProof/>
          <w:sz w:val="22"/>
          <w:szCs w:val="22"/>
        </w:rPr>
      </w:pPr>
      <w:del w:id="242" w:author="Maximilian Schmitz" w:date="2015-06-17T19:42:00Z">
        <w:r w:rsidRPr="00915AB6" w:rsidDel="00915AB6">
          <w:rPr>
            <w:rPrChange w:id="243" w:author="Maximilian Schmitz" w:date="2015-06-17T19:42:00Z">
              <w:rPr>
                <w:rStyle w:val="Hyperlink"/>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rPrChange w:id="244" w:author="Maximilian Schmitz" w:date="2015-06-17T19:42:00Z">
              <w:rPr>
                <w:rStyle w:val="Hyperlink"/>
                <w:noProof/>
              </w:rPr>
            </w:rPrChange>
          </w:rPr>
          <w:delText>Grundsätzliches</w:delText>
        </w:r>
        <w:r w:rsidDel="00915AB6">
          <w:rPr>
            <w:noProof/>
            <w:webHidden/>
          </w:rPr>
          <w:tab/>
          <w:delText>5</w:delText>
        </w:r>
      </w:del>
    </w:p>
    <w:p w14:paraId="5B8A7B0E" w14:textId="77777777" w:rsidR="00487DC3" w:rsidDel="00915AB6" w:rsidRDefault="00487DC3">
      <w:pPr>
        <w:pStyle w:val="Verzeichnis3"/>
        <w:tabs>
          <w:tab w:val="left" w:pos="1200"/>
          <w:tab w:val="right" w:leader="dot" w:pos="9062"/>
        </w:tabs>
        <w:rPr>
          <w:del w:id="245" w:author="Maximilian Schmitz" w:date="2015-06-17T19:42:00Z"/>
          <w:rFonts w:asciiTheme="minorHAnsi" w:eastAsiaTheme="minorEastAsia" w:hAnsiTheme="minorHAnsi" w:cstheme="minorBidi"/>
          <w:i w:val="0"/>
          <w:iCs w:val="0"/>
          <w:noProof/>
          <w:sz w:val="22"/>
          <w:szCs w:val="22"/>
        </w:rPr>
      </w:pPr>
      <w:del w:id="246" w:author="Maximilian Schmitz" w:date="2015-06-17T19:42:00Z">
        <w:r w:rsidRPr="00915AB6" w:rsidDel="00915AB6">
          <w:rPr>
            <w:rPrChange w:id="247" w:author="Maximilian Schmitz" w:date="2015-06-17T19:42:00Z">
              <w:rPr>
                <w:rStyle w:val="Hyperlink"/>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rPrChange w:id="248" w:author="Maximilian Schmitz" w:date="2015-06-17T19:42:00Z">
              <w:rPr>
                <w:rStyle w:val="Hyperlink"/>
                <w:noProof/>
              </w:rPr>
            </w:rPrChange>
          </w:rPr>
          <w:delText>Lua</w:delText>
        </w:r>
        <w:r w:rsidDel="00915AB6">
          <w:rPr>
            <w:noProof/>
            <w:webHidden/>
          </w:rPr>
          <w:tab/>
          <w:delText>5</w:delText>
        </w:r>
      </w:del>
    </w:p>
    <w:p w14:paraId="6A9FB208" w14:textId="77777777" w:rsidR="00487DC3" w:rsidDel="00915AB6" w:rsidRDefault="00487DC3">
      <w:pPr>
        <w:pStyle w:val="Verzeichnis2"/>
        <w:tabs>
          <w:tab w:val="left" w:pos="720"/>
          <w:tab w:val="right" w:leader="dot" w:pos="9062"/>
        </w:tabs>
        <w:rPr>
          <w:del w:id="249" w:author="Maximilian Schmitz" w:date="2015-06-17T19:42:00Z"/>
          <w:rFonts w:asciiTheme="minorHAnsi" w:eastAsiaTheme="minorEastAsia" w:hAnsiTheme="minorHAnsi" w:cstheme="minorBidi"/>
          <w:smallCaps w:val="0"/>
          <w:noProof/>
          <w:sz w:val="22"/>
          <w:szCs w:val="22"/>
        </w:rPr>
      </w:pPr>
      <w:del w:id="250" w:author="Maximilian Schmitz" w:date="2015-06-17T19:42:00Z">
        <w:r w:rsidRPr="00915AB6" w:rsidDel="00915AB6">
          <w:rPr>
            <w:rPrChange w:id="251" w:author="Maximilian Schmitz" w:date="2015-06-17T19:42:00Z">
              <w:rPr>
                <w:rStyle w:val="Hyperlink"/>
                <w:noProof/>
              </w:rPr>
            </w:rPrChange>
          </w:rPr>
          <w:delText>3.4</w:delText>
        </w:r>
        <w:r w:rsidDel="00915AB6">
          <w:rPr>
            <w:rFonts w:asciiTheme="minorHAnsi" w:eastAsiaTheme="minorEastAsia" w:hAnsiTheme="minorHAnsi" w:cstheme="minorBidi"/>
            <w:smallCaps w:val="0"/>
            <w:noProof/>
            <w:sz w:val="22"/>
            <w:szCs w:val="22"/>
          </w:rPr>
          <w:tab/>
        </w:r>
        <w:r w:rsidRPr="00915AB6" w:rsidDel="00915AB6">
          <w:rPr>
            <w:rPrChange w:id="252" w:author="Maximilian Schmitz" w:date="2015-06-17T19:42:00Z">
              <w:rPr>
                <w:rStyle w:val="Hyperlink"/>
                <w:noProof/>
              </w:rPr>
            </w:rPrChange>
          </w:rPr>
          <w:delText>Robo Cup</w:delText>
        </w:r>
        <w:r w:rsidR="00877FC2" w:rsidRPr="00915AB6" w:rsidDel="00915AB6">
          <w:rPr>
            <w:rPrChange w:id="253" w:author="Maximilian Schmitz" w:date="2015-06-17T19:42:00Z">
              <w:rPr>
                <w:rStyle w:val="Hyperlink"/>
                <w:noProof/>
              </w:rPr>
            </w:rPrChange>
          </w:rPr>
          <w:delText xml:space="preserve"> (Kurz Halten)</w:delText>
        </w:r>
        <w:r w:rsidDel="00915AB6">
          <w:rPr>
            <w:noProof/>
            <w:webHidden/>
          </w:rPr>
          <w:tab/>
          <w:delText>6</w:delText>
        </w:r>
      </w:del>
    </w:p>
    <w:p w14:paraId="0B7DD6F8" w14:textId="77777777" w:rsidR="00487DC3" w:rsidDel="00915AB6" w:rsidRDefault="00487DC3">
      <w:pPr>
        <w:pStyle w:val="Verzeichnis2"/>
        <w:tabs>
          <w:tab w:val="left" w:pos="720"/>
          <w:tab w:val="right" w:leader="dot" w:pos="9062"/>
        </w:tabs>
        <w:rPr>
          <w:del w:id="254" w:author="Maximilian Schmitz" w:date="2015-06-17T19:42:00Z"/>
          <w:rFonts w:asciiTheme="minorHAnsi" w:eastAsiaTheme="minorEastAsia" w:hAnsiTheme="minorHAnsi" w:cstheme="minorBidi"/>
          <w:smallCaps w:val="0"/>
          <w:noProof/>
          <w:sz w:val="22"/>
          <w:szCs w:val="22"/>
        </w:rPr>
      </w:pPr>
      <w:del w:id="255" w:author="Maximilian Schmitz" w:date="2015-06-17T19:42:00Z">
        <w:r w:rsidRPr="00915AB6" w:rsidDel="00915AB6">
          <w:rPr>
            <w:rPrChange w:id="256" w:author="Maximilian Schmitz" w:date="2015-06-17T19:42:00Z">
              <w:rPr>
                <w:rStyle w:val="Hyperlink"/>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rPrChange w:id="257" w:author="Maximilian Schmitz" w:date="2015-06-17T19:42:00Z">
              <w:rPr>
                <w:rStyle w:val="Hyperlink"/>
                <w:noProof/>
              </w:rPr>
            </w:rPrChange>
          </w:rPr>
          <w:delText>Künstliche Intelligenz</w:delText>
        </w:r>
        <w:r w:rsidDel="00915AB6">
          <w:rPr>
            <w:noProof/>
            <w:webHidden/>
          </w:rPr>
          <w:tab/>
          <w:delText>7</w:delText>
        </w:r>
      </w:del>
    </w:p>
    <w:p w14:paraId="75AC9772" w14:textId="77777777" w:rsidR="00487DC3" w:rsidDel="00915AB6" w:rsidRDefault="00487DC3">
      <w:pPr>
        <w:pStyle w:val="Verzeichnis2"/>
        <w:tabs>
          <w:tab w:val="left" w:pos="720"/>
          <w:tab w:val="right" w:leader="dot" w:pos="9062"/>
        </w:tabs>
        <w:rPr>
          <w:del w:id="258" w:author="Maximilian Schmitz" w:date="2015-06-17T19:42:00Z"/>
          <w:rFonts w:asciiTheme="minorHAnsi" w:eastAsiaTheme="minorEastAsia" w:hAnsiTheme="minorHAnsi" w:cstheme="minorBidi"/>
          <w:smallCaps w:val="0"/>
          <w:noProof/>
          <w:sz w:val="22"/>
          <w:szCs w:val="22"/>
        </w:rPr>
      </w:pPr>
      <w:del w:id="259" w:author="Maximilian Schmitz" w:date="2015-06-17T19:42:00Z">
        <w:r w:rsidRPr="00915AB6" w:rsidDel="00915AB6">
          <w:rPr>
            <w:rPrChange w:id="260" w:author="Maximilian Schmitz" w:date="2015-06-17T19:42:00Z">
              <w:rPr>
                <w:rStyle w:val="Hyperlink"/>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rPrChange w:id="261" w:author="Maximilian Schmitz" w:date="2015-06-17T19:42:00Z">
              <w:rPr>
                <w:rStyle w:val="Hyperlink"/>
                <w:noProof/>
              </w:rPr>
            </w:rPrChange>
          </w:rPr>
          <w:delText>Zusammenfassung</w:delText>
        </w:r>
        <w:r w:rsidDel="00915AB6">
          <w:rPr>
            <w:noProof/>
            <w:webHidden/>
          </w:rPr>
          <w:tab/>
          <w:delText>9</w:delText>
        </w:r>
      </w:del>
    </w:p>
    <w:p w14:paraId="793AE8D2" w14:textId="77777777" w:rsidR="00487DC3" w:rsidDel="00915AB6" w:rsidRDefault="00487DC3">
      <w:pPr>
        <w:pStyle w:val="Verzeichnis1"/>
        <w:tabs>
          <w:tab w:val="left" w:pos="480"/>
          <w:tab w:val="right" w:leader="dot" w:pos="9062"/>
        </w:tabs>
        <w:rPr>
          <w:del w:id="262" w:author="Maximilian Schmitz" w:date="2015-06-17T19:42:00Z"/>
          <w:rFonts w:asciiTheme="minorHAnsi" w:eastAsiaTheme="minorEastAsia" w:hAnsiTheme="minorHAnsi" w:cstheme="minorBidi"/>
          <w:b w:val="0"/>
          <w:bCs w:val="0"/>
          <w:caps w:val="0"/>
          <w:noProof/>
          <w:sz w:val="22"/>
          <w:szCs w:val="22"/>
        </w:rPr>
      </w:pPr>
      <w:del w:id="263" w:author="Maximilian Schmitz" w:date="2015-06-17T19:42:00Z">
        <w:r w:rsidRPr="00915AB6" w:rsidDel="00915AB6">
          <w:rPr>
            <w:rPrChange w:id="264" w:author="Maximilian Schmitz" w:date="2015-06-17T19:42:00Z">
              <w:rPr>
                <w:rStyle w:val="Hyperlink"/>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rPrChange w:id="265" w:author="Maximilian Schmitz" w:date="2015-06-17T19:42:00Z">
              <w:rPr>
                <w:rStyle w:val="Hyperlink"/>
                <w:noProof/>
              </w:rPr>
            </w:rPrChange>
          </w:rPr>
          <w:delText>Planung / Struktur</w:delText>
        </w:r>
        <w:r w:rsidDel="00915AB6">
          <w:rPr>
            <w:noProof/>
            <w:webHidden/>
          </w:rPr>
          <w:tab/>
          <w:delText>10</w:delText>
        </w:r>
      </w:del>
    </w:p>
    <w:p w14:paraId="6402BC98" w14:textId="77777777" w:rsidR="00487DC3" w:rsidDel="00915AB6" w:rsidRDefault="00487DC3">
      <w:pPr>
        <w:pStyle w:val="Verzeichnis2"/>
        <w:tabs>
          <w:tab w:val="left" w:pos="720"/>
          <w:tab w:val="right" w:leader="dot" w:pos="9062"/>
        </w:tabs>
        <w:rPr>
          <w:del w:id="266" w:author="Maximilian Schmitz" w:date="2015-06-17T19:42:00Z"/>
          <w:rFonts w:asciiTheme="minorHAnsi" w:eastAsiaTheme="minorEastAsia" w:hAnsiTheme="minorHAnsi" w:cstheme="minorBidi"/>
          <w:smallCaps w:val="0"/>
          <w:noProof/>
          <w:sz w:val="22"/>
          <w:szCs w:val="22"/>
        </w:rPr>
      </w:pPr>
      <w:del w:id="267" w:author="Maximilian Schmitz" w:date="2015-06-17T19:42:00Z">
        <w:r w:rsidRPr="00915AB6" w:rsidDel="00915AB6">
          <w:rPr>
            <w:rPrChange w:id="268" w:author="Maximilian Schmitz" w:date="2015-06-17T19:42:00Z">
              <w:rPr>
                <w:rStyle w:val="Hyperlink"/>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rPrChange w:id="269" w:author="Maximilian Schmitz" w:date="2015-06-17T19:42:00Z">
              <w:rPr>
                <w:rStyle w:val="Hyperlink"/>
                <w:noProof/>
              </w:rPr>
            </w:rPrChange>
          </w:rPr>
          <w:delText>Projektmanagement</w:delText>
        </w:r>
        <w:r w:rsidDel="00915AB6">
          <w:rPr>
            <w:noProof/>
            <w:webHidden/>
          </w:rPr>
          <w:tab/>
          <w:delText>10</w:delText>
        </w:r>
      </w:del>
    </w:p>
    <w:p w14:paraId="5809FA3E" w14:textId="77777777" w:rsidR="00487DC3" w:rsidDel="00915AB6" w:rsidRDefault="00487DC3">
      <w:pPr>
        <w:pStyle w:val="Verzeichnis2"/>
        <w:tabs>
          <w:tab w:val="left" w:pos="720"/>
          <w:tab w:val="right" w:leader="dot" w:pos="9062"/>
        </w:tabs>
        <w:rPr>
          <w:del w:id="270" w:author="Maximilian Schmitz" w:date="2015-06-17T19:42:00Z"/>
          <w:rFonts w:asciiTheme="minorHAnsi" w:eastAsiaTheme="minorEastAsia" w:hAnsiTheme="minorHAnsi" w:cstheme="minorBidi"/>
          <w:smallCaps w:val="0"/>
          <w:noProof/>
          <w:sz w:val="22"/>
          <w:szCs w:val="22"/>
        </w:rPr>
      </w:pPr>
      <w:del w:id="271" w:author="Maximilian Schmitz" w:date="2015-06-17T19:42:00Z">
        <w:r w:rsidRPr="00915AB6" w:rsidDel="00915AB6">
          <w:rPr>
            <w:rPrChange w:id="272" w:author="Maximilian Schmitz" w:date="2015-06-17T19:42:00Z">
              <w:rPr>
                <w:rStyle w:val="Hyperlink"/>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rPrChange w:id="273" w:author="Maximilian Schmitz" w:date="2015-06-17T19:42:00Z">
              <w:rPr>
                <w:rStyle w:val="Hyperlink"/>
                <w:noProof/>
              </w:rPr>
            </w:rPrChange>
          </w:rPr>
          <w:delText>Analyse der Aufgabenstellung</w:delText>
        </w:r>
        <w:r w:rsidDel="00915AB6">
          <w:rPr>
            <w:noProof/>
            <w:webHidden/>
          </w:rPr>
          <w:tab/>
          <w:delText>10</w:delText>
        </w:r>
      </w:del>
    </w:p>
    <w:p w14:paraId="11D2135D" w14:textId="77777777" w:rsidR="00487DC3" w:rsidDel="00915AB6" w:rsidRDefault="00487DC3">
      <w:pPr>
        <w:pStyle w:val="Verzeichnis3"/>
        <w:tabs>
          <w:tab w:val="left" w:pos="1200"/>
          <w:tab w:val="right" w:leader="dot" w:pos="9062"/>
        </w:tabs>
        <w:rPr>
          <w:del w:id="274" w:author="Maximilian Schmitz" w:date="2015-06-17T19:42:00Z"/>
          <w:rFonts w:asciiTheme="minorHAnsi" w:eastAsiaTheme="minorEastAsia" w:hAnsiTheme="minorHAnsi" w:cstheme="minorBidi"/>
          <w:i w:val="0"/>
          <w:iCs w:val="0"/>
          <w:noProof/>
          <w:sz w:val="22"/>
          <w:szCs w:val="22"/>
        </w:rPr>
      </w:pPr>
      <w:del w:id="275" w:author="Maximilian Schmitz" w:date="2015-06-17T19:42:00Z">
        <w:r w:rsidRPr="00915AB6" w:rsidDel="00915AB6">
          <w:rPr>
            <w:rPrChange w:id="276" w:author="Maximilian Schmitz" w:date="2015-06-17T19:42:00Z">
              <w:rPr>
                <w:rStyle w:val="Hyperlink"/>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rPrChange w:id="277" w:author="Maximilian Schmitz" w:date="2015-06-17T19:42:00Z">
              <w:rPr>
                <w:rStyle w:val="Hyperlink"/>
                <w:noProof/>
              </w:rPr>
            </w:rPrChange>
          </w:rPr>
          <w:delText>Muss-Kriterien</w:delText>
        </w:r>
        <w:r w:rsidDel="00915AB6">
          <w:rPr>
            <w:noProof/>
            <w:webHidden/>
          </w:rPr>
          <w:tab/>
          <w:delText>10</w:delText>
        </w:r>
      </w:del>
    </w:p>
    <w:p w14:paraId="433D8D68" w14:textId="77777777" w:rsidR="00487DC3" w:rsidDel="00915AB6" w:rsidRDefault="00487DC3">
      <w:pPr>
        <w:pStyle w:val="Verzeichnis3"/>
        <w:tabs>
          <w:tab w:val="left" w:pos="1200"/>
          <w:tab w:val="right" w:leader="dot" w:pos="9062"/>
        </w:tabs>
        <w:rPr>
          <w:del w:id="278" w:author="Maximilian Schmitz" w:date="2015-06-17T19:42:00Z"/>
          <w:rFonts w:asciiTheme="minorHAnsi" w:eastAsiaTheme="minorEastAsia" w:hAnsiTheme="minorHAnsi" w:cstheme="minorBidi"/>
          <w:i w:val="0"/>
          <w:iCs w:val="0"/>
          <w:noProof/>
          <w:sz w:val="22"/>
          <w:szCs w:val="22"/>
        </w:rPr>
      </w:pPr>
      <w:del w:id="279" w:author="Maximilian Schmitz" w:date="2015-06-17T19:42:00Z">
        <w:r w:rsidRPr="00915AB6" w:rsidDel="00915AB6">
          <w:rPr>
            <w:rPrChange w:id="280" w:author="Maximilian Schmitz" w:date="2015-06-17T19:42:00Z">
              <w:rPr>
                <w:rStyle w:val="Hyperlink"/>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rPrChange w:id="281" w:author="Maximilian Schmitz" w:date="2015-06-17T19:42:00Z">
              <w:rPr>
                <w:rStyle w:val="Hyperlink"/>
                <w:noProof/>
              </w:rPr>
            </w:rPrChange>
          </w:rPr>
          <w:delText>Soll-Kriterien</w:delText>
        </w:r>
        <w:r w:rsidDel="00915AB6">
          <w:rPr>
            <w:noProof/>
            <w:webHidden/>
          </w:rPr>
          <w:tab/>
          <w:delText>11</w:delText>
        </w:r>
      </w:del>
    </w:p>
    <w:p w14:paraId="2B66B895" w14:textId="77777777" w:rsidR="00487DC3" w:rsidDel="00915AB6" w:rsidRDefault="00487DC3">
      <w:pPr>
        <w:pStyle w:val="Verzeichnis3"/>
        <w:tabs>
          <w:tab w:val="left" w:pos="1200"/>
          <w:tab w:val="right" w:leader="dot" w:pos="9062"/>
        </w:tabs>
        <w:rPr>
          <w:del w:id="282" w:author="Maximilian Schmitz" w:date="2015-06-17T19:42:00Z"/>
          <w:rFonts w:asciiTheme="minorHAnsi" w:eastAsiaTheme="minorEastAsia" w:hAnsiTheme="minorHAnsi" w:cstheme="minorBidi"/>
          <w:i w:val="0"/>
          <w:iCs w:val="0"/>
          <w:noProof/>
          <w:sz w:val="22"/>
          <w:szCs w:val="22"/>
        </w:rPr>
      </w:pPr>
      <w:del w:id="283" w:author="Maximilian Schmitz" w:date="2015-06-17T19:42:00Z">
        <w:r w:rsidRPr="00915AB6" w:rsidDel="00915AB6">
          <w:rPr>
            <w:rPrChange w:id="284" w:author="Maximilian Schmitz" w:date="2015-06-17T19:42:00Z">
              <w:rPr>
                <w:rStyle w:val="Hyperlink"/>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rPrChange w:id="285" w:author="Maximilian Schmitz" w:date="2015-06-17T19:42:00Z">
              <w:rPr>
                <w:rStyle w:val="Hyperlink"/>
                <w:noProof/>
              </w:rPr>
            </w:rPrChange>
          </w:rPr>
          <w:delText>Kann-Kriterien</w:delText>
        </w:r>
        <w:r w:rsidDel="00915AB6">
          <w:rPr>
            <w:noProof/>
            <w:webHidden/>
          </w:rPr>
          <w:tab/>
          <w:delText>11</w:delText>
        </w:r>
      </w:del>
    </w:p>
    <w:p w14:paraId="1EC3F1E4" w14:textId="77777777" w:rsidR="00487DC3" w:rsidDel="00915AB6" w:rsidRDefault="00487DC3">
      <w:pPr>
        <w:pStyle w:val="Verzeichnis3"/>
        <w:tabs>
          <w:tab w:val="left" w:pos="1200"/>
          <w:tab w:val="right" w:leader="dot" w:pos="9062"/>
        </w:tabs>
        <w:rPr>
          <w:del w:id="286" w:author="Maximilian Schmitz" w:date="2015-06-17T19:42:00Z"/>
          <w:rFonts w:asciiTheme="minorHAnsi" w:eastAsiaTheme="minorEastAsia" w:hAnsiTheme="minorHAnsi" w:cstheme="minorBidi"/>
          <w:i w:val="0"/>
          <w:iCs w:val="0"/>
          <w:noProof/>
          <w:sz w:val="22"/>
          <w:szCs w:val="22"/>
        </w:rPr>
      </w:pPr>
      <w:del w:id="287" w:author="Maximilian Schmitz" w:date="2015-06-17T19:42:00Z">
        <w:r w:rsidRPr="00915AB6" w:rsidDel="00915AB6">
          <w:rPr>
            <w:rPrChange w:id="288" w:author="Maximilian Schmitz" w:date="2015-06-17T19:42:00Z">
              <w:rPr>
                <w:rStyle w:val="Hyperlink"/>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rPrChange w:id="289" w:author="Maximilian Schmitz" w:date="2015-06-17T19:42:00Z">
              <w:rPr>
                <w:rStyle w:val="Hyperlink"/>
                <w:noProof/>
              </w:rPr>
            </w:rPrChange>
          </w:rPr>
          <w:delText>Analyse der Kriterien</w:delText>
        </w:r>
        <w:r w:rsidDel="00915AB6">
          <w:rPr>
            <w:noProof/>
            <w:webHidden/>
          </w:rPr>
          <w:tab/>
          <w:delText>11</w:delText>
        </w:r>
      </w:del>
    </w:p>
    <w:p w14:paraId="5E236F6C" w14:textId="77777777" w:rsidR="00487DC3" w:rsidDel="00915AB6" w:rsidRDefault="00487DC3">
      <w:pPr>
        <w:pStyle w:val="Verzeichnis2"/>
        <w:tabs>
          <w:tab w:val="left" w:pos="720"/>
          <w:tab w:val="right" w:leader="dot" w:pos="9062"/>
        </w:tabs>
        <w:rPr>
          <w:del w:id="290" w:author="Maximilian Schmitz" w:date="2015-06-17T19:42:00Z"/>
          <w:rFonts w:asciiTheme="minorHAnsi" w:eastAsiaTheme="minorEastAsia" w:hAnsiTheme="minorHAnsi" w:cstheme="minorBidi"/>
          <w:smallCaps w:val="0"/>
          <w:noProof/>
          <w:sz w:val="22"/>
          <w:szCs w:val="22"/>
        </w:rPr>
      </w:pPr>
      <w:del w:id="291" w:author="Maximilian Schmitz" w:date="2015-06-17T19:42:00Z">
        <w:r w:rsidRPr="00915AB6" w:rsidDel="00915AB6">
          <w:rPr>
            <w:rPrChange w:id="292" w:author="Maximilian Schmitz" w:date="2015-06-17T19:42:00Z">
              <w:rPr>
                <w:rStyle w:val="Hyperlink"/>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rPrChange w:id="293" w:author="Maximilian Schmitz" w:date="2015-06-17T19:42:00Z">
              <w:rPr>
                <w:rStyle w:val="Hyperlink"/>
                <w:noProof/>
              </w:rPr>
            </w:rPrChange>
          </w:rPr>
          <w:delText>Architektur</w:delText>
        </w:r>
        <w:r w:rsidDel="00915AB6">
          <w:rPr>
            <w:noProof/>
            <w:webHidden/>
          </w:rPr>
          <w:tab/>
          <w:delText>12</w:delText>
        </w:r>
      </w:del>
    </w:p>
    <w:p w14:paraId="107679E6" w14:textId="77777777" w:rsidR="00487DC3" w:rsidDel="00915AB6" w:rsidRDefault="00487DC3">
      <w:pPr>
        <w:pStyle w:val="Verzeichnis1"/>
        <w:tabs>
          <w:tab w:val="left" w:pos="480"/>
          <w:tab w:val="right" w:leader="dot" w:pos="9062"/>
        </w:tabs>
        <w:rPr>
          <w:del w:id="294" w:author="Maximilian Schmitz" w:date="2015-06-17T19:42:00Z"/>
          <w:rFonts w:asciiTheme="minorHAnsi" w:eastAsiaTheme="minorEastAsia" w:hAnsiTheme="minorHAnsi" w:cstheme="minorBidi"/>
          <w:b w:val="0"/>
          <w:bCs w:val="0"/>
          <w:caps w:val="0"/>
          <w:noProof/>
          <w:sz w:val="22"/>
          <w:szCs w:val="22"/>
        </w:rPr>
      </w:pPr>
      <w:del w:id="295" w:author="Maximilian Schmitz" w:date="2015-06-17T19:42:00Z">
        <w:r w:rsidRPr="00915AB6" w:rsidDel="00915AB6">
          <w:rPr>
            <w:rPrChange w:id="296" w:author="Maximilian Schmitz" w:date="2015-06-17T19:42:00Z">
              <w:rPr>
                <w:rStyle w:val="Hyperlink"/>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rPrChange w:id="297" w:author="Maximilian Schmitz" w:date="2015-06-17T19:42:00Z">
              <w:rPr>
                <w:rStyle w:val="Hyperlink"/>
                <w:noProof/>
              </w:rPr>
            </w:rPrChange>
          </w:rPr>
          <w:delText>Umsetzung</w:delText>
        </w:r>
        <w:r w:rsidDel="00915AB6">
          <w:rPr>
            <w:noProof/>
            <w:webHidden/>
          </w:rPr>
          <w:tab/>
          <w:delText>14</w:delText>
        </w:r>
      </w:del>
    </w:p>
    <w:p w14:paraId="2C2F231B" w14:textId="77777777" w:rsidR="00487DC3" w:rsidDel="00915AB6" w:rsidRDefault="00487DC3">
      <w:pPr>
        <w:pStyle w:val="Verzeichnis2"/>
        <w:tabs>
          <w:tab w:val="left" w:pos="720"/>
          <w:tab w:val="right" w:leader="dot" w:pos="9062"/>
        </w:tabs>
        <w:rPr>
          <w:del w:id="298" w:author="Maximilian Schmitz" w:date="2015-06-17T19:42:00Z"/>
          <w:rFonts w:asciiTheme="minorHAnsi" w:eastAsiaTheme="minorEastAsia" w:hAnsiTheme="minorHAnsi" w:cstheme="minorBidi"/>
          <w:smallCaps w:val="0"/>
          <w:noProof/>
          <w:sz w:val="22"/>
          <w:szCs w:val="22"/>
        </w:rPr>
      </w:pPr>
      <w:del w:id="299" w:author="Maximilian Schmitz" w:date="2015-06-17T19:42:00Z">
        <w:r w:rsidRPr="00915AB6" w:rsidDel="00915AB6">
          <w:rPr>
            <w:rPrChange w:id="300" w:author="Maximilian Schmitz" w:date="2015-06-17T19:42:00Z">
              <w:rPr>
                <w:rStyle w:val="Hyperlink"/>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rPrChange w:id="301" w:author="Maximilian Schmitz" w:date="2015-06-17T19:42:00Z">
              <w:rPr>
                <w:rStyle w:val="Hyperlink"/>
                <w:noProof/>
              </w:rPr>
            </w:rPrChange>
          </w:rPr>
          <w:delText>Umsetzung der Simulationsumgebung</w:delText>
        </w:r>
        <w:r w:rsidDel="00915AB6">
          <w:rPr>
            <w:noProof/>
            <w:webHidden/>
          </w:rPr>
          <w:tab/>
          <w:delText>14</w:delText>
        </w:r>
      </w:del>
    </w:p>
    <w:p w14:paraId="27627F47" w14:textId="77777777" w:rsidR="00487DC3" w:rsidDel="00915AB6" w:rsidRDefault="00487DC3">
      <w:pPr>
        <w:pStyle w:val="Verzeichnis3"/>
        <w:tabs>
          <w:tab w:val="left" w:pos="1200"/>
          <w:tab w:val="right" w:leader="dot" w:pos="9062"/>
        </w:tabs>
        <w:rPr>
          <w:del w:id="302" w:author="Maximilian Schmitz" w:date="2015-06-17T19:42:00Z"/>
          <w:rFonts w:asciiTheme="minorHAnsi" w:eastAsiaTheme="minorEastAsia" w:hAnsiTheme="minorHAnsi" w:cstheme="minorBidi"/>
          <w:i w:val="0"/>
          <w:iCs w:val="0"/>
          <w:noProof/>
          <w:sz w:val="22"/>
          <w:szCs w:val="22"/>
        </w:rPr>
      </w:pPr>
      <w:del w:id="303" w:author="Maximilian Schmitz" w:date="2015-06-17T19:42:00Z">
        <w:r w:rsidRPr="00915AB6" w:rsidDel="00915AB6">
          <w:rPr>
            <w:rPrChange w:id="304" w:author="Maximilian Schmitz" w:date="2015-06-17T19:42:00Z">
              <w:rPr>
                <w:rStyle w:val="Hyperlink"/>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rPrChange w:id="305" w:author="Maximilian Schmitz" w:date="2015-06-17T19:42:00Z">
              <w:rPr>
                <w:rStyle w:val="Hyperlink"/>
                <w:noProof/>
              </w:rPr>
            </w:rPrChange>
          </w:rPr>
          <w:delText>Grundsätzliches</w:delText>
        </w:r>
        <w:r w:rsidDel="00915AB6">
          <w:rPr>
            <w:noProof/>
            <w:webHidden/>
          </w:rPr>
          <w:tab/>
          <w:delText>14</w:delText>
        </w:r>
      </w:del>
    </w:p>
    <w:p w14:paraId="08B990AD" w14:textId="77777777" w:rsidR="00487DC3" w:rsidDel="00915AB6" w:rsidRDefault="00487DC3">
      <w:pPr>
        <w:pStyle w:val="Verzeichnis3"/>
        <w:tabs>
          <w:tab w:val="left" w:pos="1200"/>
          <w:tab w:val="right" w:leader="dot" w:pos="9062"/>
        </w:tabs>
        <w:rPr>
          <w:del w:id="306" w:author="Maximilian Schmitz" w:date="2015-06-17T19:42:00Z"/>
          <w:rFonts w:asciiTheme="minorHAnsi" w:eastAsiaTheme="minorEastAsia" w:hAnsiTheme="minorHAnsi" w:cstheme="minorBidi"/>
          <w:i w:val="0"/>
          <w:iCs w:val="0"/>
          <w:noProof/>
          <w:sz w:val="22"/>
          <w:szCs w:val="22"/>
        </w:rPr>
      </w:pPr>
      <w:del w:id="307" w:author="Maximilian Schmitz" w:date="2015-06-17T19:42:00Z">
        <w:r w:rsidRPr="00915AB6" w:rsidDel="00915AB6">
          <w:rPr>
            <w:rPrChange w:id="308" w:author="Maximilian Schmitz" w:date="2015-06-17T19:42:00Z">
              <w:rPr>
                <w:rStyle w:val="Hyperlink"/>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rPrChange w:id="309" w:author="Maximilian Schmitz" w:date="2015-06-17T19:42:00Z">
              <w:rPr>
                <w:rStyle w:val="Hyperlink"/>
                <w:noProof/>
              </w:rPr>
            </w:rPrChange>
          </w:rPr>
          <w:delText>Regelimplementierung</w:delText>
        </w:r>
        <w:r w:rsidDel="00915AB6">
          <w:rPr>
            <w:noProof/>
            <w:webHidden/>
          </w:rPr>
          <w:tab/>
          <w:delText>14</w:delText>
        </w:r>
      </w:del>
    </w:p>
    <w:p w14:paraId="51EFF412" w14:textId="77777777" w:rsidR="00487DC3" w:rsidDel="00915AB6" w:rsidRDefault="00487DC3">
      <w:pPr>
        <w:pStyle w:val="Verzeichnis3"/>
        <w:tabs>
          <w:tab w:val="left" w:pos="1200"/>
          <w:tab w:val="right" w:leader="dot" w:pos="9062"/>
        </w:tabs>
        <w:rPr>
          <w:del w:id="310" w:author="Maximilian Schmitz" w:date="2015-06-17T19:42:00Z"/>
          <w:rFonts w:asciiTheme="minorHAnsi" w:eastAsiaTheme="minorEastAsia" w:hAnsiTheme="minorHAnsi" w:cstheme="minorBidi"/>
          <w:i w:val="0"/>
          <w:iCs w:val="0"/>
          <w:noProof/>
          <w:sz w:val="22"/>
          <w:szCs w:val="22"/>
        </w:rPr>
      </w:pPr>
      <w:del w:id="311" w:author="Maximilian Schmitz" w:date="2015-06-17T19:42:00Z">
        <w:r w:rsidRPr="00915AB6" w:rsidDel="00915AB6">
          <w:rPr>
            <w:rPrChange w:id="312" w:author="Maximilian Schmitz" w:date="2015-06-17T19:42:00Z">
              <w:rPr>
                <w:rStyle w:val="Hyperlink"/>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rPrChange w:id="313" w:author="Maximilian Schmitz" w:date="2015-06-17T19:42:00Z">
              <w:rPr>
                <w:rStyle w:val="Hyperlink"/>
                <w:noProof/>
              </w:rPr>
            </w:rPrChange>
          </w:rPr>
          <w:delText>Scripschnittstelle</w:delText>
        </w:r>
        <w:r w:rsidDel="00915AB6">
          <w:rPr>
            <w:noProof/>
            <w:webHidden/>
          </w:rPr>
          <w:tab/>
          <w:delText>14</w:delText>
        </w:r>
      </w:del>
    </w:p>
    <w:p w14:paraId="7D732B5B" w14:textId="77777777" w:rsidR="00487DC3" w:rsidDel="00915AB6" w:rsidRDefault="00487DC3">
      <w:pPr>
        <w:pStyle w:val="Verzeichnis2"/>
        <w:tabs>
          <w:tab w:val="left" w:pos="720"/>
          <w:tab w:val="right" w:leader="dot" w:pos="9062"/>
        </w:tabs>
        <w:rPr>
          <w:del w:id="314" w:author="Maximilian Schmitz" w:date="2015-06-17T19:42:00Z"/>
          <w:rFonts w:asciiTheme="minorHAnsi" w:eastAsiaTheme="minorEastAsia" w:hAnsiTheme="minorHAnsi" w:cstheme="minorBidi"/>
          <w:smallCaps w:val="0"/>
          <w:noProof/>
          <w:sz w:val="22"/>
          <w:szCs w:val="22"/>
        </w:rPr>
      </w:pPr>
      <w:del w:id="315" w:author="Maximilian Schmitz" w:date="2015-06-17T19:42:00Z">
        <w:r w:rsidRPr="00915AB6" w:rsidDel="00915AB6">
          <w:rPr>
            <w:rPrChange w:id="316" w:author="Maximilian Schmitz" w:date="2015-06-17T19:42:00Z">
              <w:rPr>
                <w:rStyle w:val="Hyperlink"/>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rPrChange w:id="317" w:author="Maximilian Schmitz" w:date="2015-06-17T19:42:00Z">
              <w:rPr>
                <w:rStyle w:val="Hyperlink"/>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Verzeichnis1"/>
        <w:tabs>
          <w:tab w:val="left" w:pos="480"/>
          <w:tab w:val="right" w:leader="dot" w:pos="9062"/>
        </w:tabs>
        <w:rPr>
          <w:del w:id="318" w:author="Maximilian Schmitz" w:date="2015-06-17T19:42:00Z"/>
          <w:rFonts w:asciiTheme="minorHAnsi" w:eastAsiaTheme="minorEastAsia" w:hAnsiTheme="minorHAnsi" w:cstheme="minorBidi"/>
          <w:b w:val="0"/>
          <w:bCs w:val="0"/>
          <w:caps w:val="0"/>
          <w:noProof/>
          <w:sz w:val="22"/>
          <w:szCs w:val="22"/>
        </w:rPr>
      </w:pPr>
      <w:del w:id="319" w:author="Maximilian Schmitz" w:date="2015-06-17T19:42:00Z">
        <w:r w:rsidRPr="00915AB6" w:rsidDel="00915AB6">
          <w:rPr>
            <w:rPrChange w:id="320" w:author="Maximilian Schmitz" w:date="2015-06-17T19:42:00Z">
              <w:rPr>
                <w:rStyle w:val="Hyperlink"/>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rPrChange w:id="321" w:author="Maximilian Schmitz" w:date="2015-06-17T19:42:00Z">
              <w:rPr>
                <w:rStyle w:val="Hyperlink"/>
                <w:noProof/>
              </w:rPr>
            </w:rPrChange>
          </w:rPr>
          <w:delText>Ausblick</w:delText>
        </w:r>
        <w:r w:rsidDel="00915AB6">
          <w:rPr>
            <w:noProof/>
            <w:webHidden/>
          </w:rPr>
          <w:tab/>
          <w:delText>15</w:delText>
        </w:r>
      </w:del>
    </w:p>
    <w:p w14:paraId="00EE6F70" w14:textId="77777777" w:rsidR="00487DC3" w:rsidDel="00915AB6" w:rsidRDefault="00487DC3">
      <w:pPr>
        <w:pStyle w:val="Verzeichnis1"/>
        <w:tabs>
          <w:tab w:val="left" w:pos="480"/>
          <w:tab w:val="right" w:leader="dot" w:pos="9062"/>
        </w:tabs>
        <w:rPr>
          <w:del w:id="322" w:author="Maximilian Schmitz" w:date="2015-06-17T19:42:00Z"/>
          <w:rFonts w:asciiTheme="minorHAnsi" w:eastAsiaTheme="minorEastAsia" w:hAnsiTheme="minorHAnsi" w:cstheme="minorBidi"/>
          <w:b w:val="0"/>
          <w:bCs w:val="0"/>
          <w:caps w:val="0"/>
          <w:noProof/>
          <w:sz w:val="22"/>
          <w:szCs w:val="22"/>
        </w:rPr>
      </w:pPr>
      <w:del w:id="323" w:author="Maximilian Schmitz" w:date="2015-06-17T19:42:00Z">
        <w:r w:rsidRPr="00915AB6" w:rsidDel="00915AB6">
          <w:rPr>
            <w:rPrChange w:id="324" w:author="Maximilian Schmitz" w:date="2015-06-17T19:42:00Z">
              <w:rPr>
                <w:rStyle w:val="Hyperlink"/>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rPrChange w:id="325" w:author="Maximilian Schmitz" w:date="2015-06-17T19:42:00Z">
              <w:rPr>
                <w:rStyle w:val="Hyperlink"/>
                <w:noProof/>
              </w:rPr>
            </w:rPrChange>
          </w:rPr>
          <w:delText>Fazit</w:delText>
        </w:r>
        <w:r w:rsidDel="00915AB6">
          <w:rPr>
            <w:noProof/>
            <w:webHidden/>
          </w:rPr>
          <w:tab/>
          <w:delText>16</w:delText>
        </w:r>
      </w:del>
    </w:p>
    <w:p w14:paraId="5635D7C7" w14:textId="77777777" w:rsidR="00487DC3" w:rsidDel="00915AB6" w:rsidRDefault="00487DC3">
      <w:pPr>
        <w:pStyle w:val="Verzeichnis1"/>
        <w:tabs>
          <w:tab w:val="right" w:leader="dot" w:pos="9062"/>
        </w:tabs>
        <w:rPr>
          <w:del w:id="326" w:author="Maximilian Schmitz" w:date="2015-06-17T19:42:00Z"/>
          <w:rFonts w:asciiTheme="minorHAnsi" w:eastAsiaTheme="minorEastAsia" w:hAnsiTheme="minorHAnsi" w:cstheme="minorBidi"/>
          <w:b w:val="0"/>
          <w:bCs w:val="0"/>
          <w:caps w:val="0"/>
          <w:noProof/>
          <w:sz w:val="22"/>
          <w:szCs w:val="22"/>
        </w:rPr>
      </w:pPr>
      <w:del w:id="327" w:author="Maximilian Schmitz" w:date="2015-06-17T19:42:00Z">
        <w:r w:rsidRPr="00915AB6" w:rsidDel="00915AB6">
          <w:rPr>
            <w:rPrChange w:id="328" w:author="Maximilian Schmitz" w:date="2015-06-17T19:42:00Z">
              <w:rPr>
                <w:rStyle w:val="Hyperlink"/>
                <w:noProof/>
              </w:rPr>
            </w:rPrChange>
          </w:rPr>
          <w:delText>Literaturverzeichnis</w:delText>
        </w:r>
        <w:r w:rsidR="006201A2" w:rsidRPr="00915AB6" w:rsidDel="00915AB6">
          <w:rPr>
            <w:rPrChange w:id="329" w:author="Maximilian Schmitz" w:date="2015-06-17T19:42:00Z">
              <w:rPr>
                <w:rStyle w:val="Hyperlink"/>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Verzeichnis1"/>
        <w:tabs>
          <w:tab w:val="right" w:leader="dot" w:pos="9062"/>
        </w:tabs>
        <w:rPr>
          <w:del w:id="330" w:author="Maximilian Schmitz" w:date="2015-06-17T19:42:00Z"/>
          <w:rFonts w:asciiTheme="minorHAnsi" w:eastAsiaTheme="minorEastAsia" w:hAnsiTheme="minorHAnsi" w:cstheme="minorBidi"/>
          <w:b w:val="0"/>
          <w:bCs w:val="0"/>
          <w:caps w:val="0"/>
          <w:noProof/>
          <w:sz w:val="22"/>
          <w:szCs w:val="22"/>
        </w:rPr>
      </w:pPr>
      <w:del w:id="331" w:author="Maximilian Schmitz" w:date="2015-06-17T19:42:00Z">
        <w:r w:rsidRPr="00915AB6" w:rsidDel="00915AB6">
          <w:rPr>
            <w:rPrChange w:id="332" w:author="Maximilian Schmitz" w:date="2015-06-17T19:42:00Z">
              <w:rPr>
                <w:rStyle w:val="Hyperlink"/>
                <w:noProof/>
              </w:rPr>
            </w:rPrChange>
          </w:rPr>
          <w:delText>Abbildungsverzeichnis</w:delText>
        </w:r>
        <w:r w:rsidDel="00915AB6">
          <w:rPr>
            <w:noProof/>
            <w:webHidden/>
          </w:rPr>
          <w:tab/>
          <w:delText>II</w:delText>
        </w:r>
      </w:del>
    </w:p>
    <w:p w14:paraId="2BFDD3BE" w14:textId="77777777" w:rsidR="00487DC3" w:rsidDel="00915AB6" w:rsidRDefault="00487DC3">
      <w:pPr>
        <w:pStyle w:val="Verzeichnis1"/>
        <w:tabs>
          <w:tab w:val="right" w:leader="dot" w:pos="9062"/>
        </w:tabs>
        <w:rPr>
          <w:del w:id="333" w:author="Maximilian Schmitz" w:date="2015-06-17T19:42:00Z"/>
          <w:rFonts w:asciiTheme="minorHAnsi" w:eastAsiaTheme="minorEastAsia" w:hAnsiTheme="minorHAnsi" w:cstheme="minorBidi"/>
          <w:b w:val="0"/>
          <w:bCs w:val="0"/>
          <w:caps w:val="0"/>
          <w:noProof/>
          <w:sz w:val="22"/>
          <w:szCs w:val="22"/>
        </w:rPr>
      </w:pPr>
      <w:del w:id="334" w:author="Maximilian Schmitz" w:date="2015-06-17T19:42:00Z">
        <w:r w:rsidRPr="00915AB6" w:rsidDel="00915AB6">
          <w:rPr>
            <w:rPrChange w:id="335" w:author="Maximilian Schmitz" w:date="2015-06-17T19:42:00Z">
              <w:rPr>
                <w:rStyle w:val="Hyperlink"/>
                <w:noProof/>
              </w:rPr>
            </w:rPrChange>
          </w:rPr>
          <w:delText>Abkürzungsverzeichnis</w:delText>
        </w:r>
        <w:r w:rsidDel="00915AB6">
          <w:rPr>
            <w:noProof/>
            <w:webHidden/>
          </w:rPr>
          <w:tab/>
          <w:delText>III</w:delText>
        </w:r>
      </w:del>
    </w:p>
    <w:p w14:paraId="43B0EAF4" w14:textId="77777777" w:rsidR="00487DC3" w:rsidDel="00915AB6" w:rsidRDefault="00487DC3">
      <w:pPr>
        <w:pStyle w:val="Verzeichnis1"/>
        <w:tabs>
          <w:tab w:val="right" w:leader="dot" w:pos="9062"/>
        </w:tabs>
        <w:rPr>
          <w:del w:id="336" w:author="Maximilian Schmitz" w:date="2015-06-17T19:42:00Z"/>
          <w:rFonts w:asciiTheme="minorHAnsi" w:eastAsiaTheme="minorEastAsia" w:hAnsiTheme="minorHAnsi" w:cstheme="minorBidi"/>
          <w:b w:val="0"/>
          <w:bCs w:val="0"/>
          <w:caps w:val="0"/>
          <w:noProof/>
          <w:sz w:val="22"/>
          <w:szCs w:val="22"/>
        </w:rPr>
      </w:pPr>
      <w:del w:id="337" w:author="Maximilian Schmitz" w:date="2015-06-17T19:42:00Z">
        <w:r w:rsidRPr="00915AB6" w:rsidDel="00915AB6">
          <w:rPr>
            <w:rPrChange w:id="338" w:author="Maximilian Schmitz" w:date="2015-06-17T19:42:00Z">
              <w:rPr>
                <w:rStyle w:val="Hyperlink"/>
                <w:noProof/>
              </w:rPr>
            </w:rPrChange>
          </w:rPr>
          <w:delText>Glossar</w:delText>
        </w:r>
        <w:r w:rsidDel="00915AB6">
          <w:rPr>
            <w:noProof/>
            <w:webHidden/>
          </w:rPr>
          <w:tab/>
          <w:delText>IV</w:delText>
        </w:r>
      </w:del>
    </w:p>
    <w:p w14:paraId="75325EB1" w14:textId="77777777" w:rsidR="00683BB8" w:rsidRPr="00F2625B" w:rsidRDefault="008B6A1C" w:rsidP="00F2625B">
      <w:pPr>
        <w:pStyle w:val="Verzeichnis1"/>
        <w:tabs>
          <w:tab w:val="right" w:leader="dot" w:pos="9062"/>
        </w:tabs>
        <w:rPr>
          <w:rFonts w:cs="Arial"/>
          <w:bCs w:val="0"/>
        </w:rPr>
        <w:sectPr w:rsidR="00683BB8" w:rsidRPr="00F2625B" w:rsidSect="00335395">
          <w:footerReference w:type="first" r:id="rId14"/>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679427" w14:textId="77777777" w:rsidR="00683BB8" w:rsidRPr="00683BB8" w:rsidRDefault="00683BB8" w:rsidP="00683BB8"/>
    <w:p w14:paraId="28AB6CB8" w14:textId="77777777" w:rsidR="000D5298" w:rsidRDefault="00BE23E9" w:rsidP="00AC4DD5">
      <w:pPr>
        <w:pStyle w:val="berschrift1"/>
        <w:numPr>
          <w:ilvl w:val="0"/>
          <w:numId w:val="17"/>
        </w:numPr>
      </w:pPr>
      <w:bookmarkStart w:id="339" w:name="_Toc422468934"/>
      <w:r>
        <w:t>Einleitung</w:t>
      </w:r>
      <w:bookmarkEnd w:id="339"/>
    </w:p>
    <w:p w14:paraId="53768C6F" w14:textId="77777777" w:rsidR="00945897" w:rsidRDefault="00945897" w:rsidP="00945897">
      <w:r>
        <w:t xml:space="preserve">Simulationen wie die </w:t>
      </w:r>
      <w:proofErr w:type="spellStart"/>
      <w:r>
        <w:t>Robocup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w:t>
      </w:r>
      <w:proofErr w:type="spellStart"/>
      <w:r>
        <w:t>Robocup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40" w:name="_Toc422468935"/>
      <w:r>
        <w:lastRenderedPageBreak/>
        <w:t>Aufgabenstellung</w:t>
      </w:r>
      <w:bookmarkEnd w:id="340"/>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41" w:author="Admin" w:date="2015-07-06T13:23:00Z">
        <w:r w:rsidR="00011EF1">
          <w:t>m</w:t>
        </w:r>
      </w:ins>
      <w:del w:id="34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343"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344" w:author="Admin" w:date="2015-07-06T13:27:00Z">
        <w:r w:rsidR="004540A2">
          <w:t>soll</w:t>
        </w:r>
      </w:ins>
      <w:del w:id="345" w:author="Admin" w:date="2015-07-06T13:27:00Z">
        <w:r w:rsidDel="004540A2">
          <w:delText>ist</w:delText>
        </w:r>
      </w:del>
      <w:r>
        <w:t xml:space="preserve"> komplett dreidimensional und </w:t>
      </w:r>
      <w:ins w:id="346" w:author="Admin" w:date="2015-07-06T13:28:00Z">
        <w:r w:rsidR="004540A2">
          <w:t>mit</w:t>
        </w:r>
      </w:ins>
      <w:del w:id="347" w:author="Admin" w:date="2015-07-06T13:28:00Z">
        <w:r w:rsidDel="004540A2">
          <w:delText>bietet</w:delText>
        </w:r>
      </w:del>
      <w:r>
        <w:t xml:space="preserve"> animierte</w:t>
      </w:r>
      <w:ins w:id="348" w:author="Admin" w:date="2015-07-06T13:28:00Z">
        <w:r w:rsidR="004540A2">
          <w:t>n</w:t>
        </w:r>
      </w:ins>
      <w:r>
        <w:t xml:space="preserve"> Fußballspieler</w:t>
      </w:r>
      <w:ins w:id="349" w:author="Admin" w:date="2015-07-06T13:28:00Z">
        <w:r w:rsidR="004540A2">
          <w:t xml:space="preserve"> </w:t>
        </w:r>
      </w:ins>
      <w:ins w:id="350" w:author="Admin" w:date="2015-07-06T13:29:00Z">
        <w:r w:rsidR="004540A2">
          <w:t>gestaltet</w:t>
        </w:r>
      </w:ins>
      <w:ins w:id="351" w:author="Admin" w:date="2015-07-06T13:28:00Z">
        <w:r w:rsidR="004540A2">
          <w:t xml:space="preserve"> werden.</w:t>
        </w:r>
      </w:ins>
      <w:del w:id="352" w:author="Admin" w:date="2015-07-06T13:28:00Z">
        <w:r w:rsidDel="004540A2">
          <w:delText>,</w:delText>
        </w:r>
      </w:del>
      <w:r>
        <w:t xml:space="preserve"> </w:t>
      </w:r>
      <w:ins w:id="353" w:author="Admin" w:date="2015-07-06T13:28:00Z">
        <w:r w:rsidR="004540A2">
          <w:t>W</w:t>
        </w:r>
      </w:ins>
      <w:del w:id="35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355" w:name="_Ref422317454"/>
      <w:bookmarkStart w:id="356" w:name="_Toc422468936"/>
      <w:r w:rsidR="00493EDB">
        <w:lastRenderedPageBreak/>
        <w:t>Stand der Technik</w:t>
      </w:r>
      <w:bookmarkEnd w:id="355"/>
      <w:bookmarkEnd w:id="356"/>
    </w:p>
    <w:p w14:paraId="5C3AA0A0" w14:textId="77777777" w:rsidR="008A0CF5" w:rsidRDefault="008A0CF5" w:rsidP="008A0CF5">
      <w:pPr>
        <w:pStyle w:val="berschrift2"/>
      </w:pPr>
      <w:bookmarkStart w:id="357" w:name="_Toc406781343"/>
      <w:bookmarkStart w:id="358" w:name="_Toc422468937"/>
      <w:r>
        <w:t>Einleitung</w:t>
      </w:r>
      <w:bookmarkEnd w:id="357"/>
      <w:bookmarkEnd w:id="358"/>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359" w:author="Admin" w:date="2015-07-06T13:33:00Z">
        <w:r w:rsidDel="00EB1E9F">
          <w:delText>wurde</w:delText>
        </w:r>
      </w:del>
      <w:ins w:id="360"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8A0CF5">
      <w:pPr>
        <w:pStyle w:val="berschrift2"/>
      </w:pPr>
      <w:bookmarkStart w:id="361" w:name="_Ref422317407"/>
      <w:bookmarkStart w:id="362" w:name="_Ref422317414"/>
      <w:bookmarkStart w:id="363" w:name="_Toc422468938"/>
      <w:r>
        <w:t>Game Engine</w:t>
      </w:r>
      <w:bookmarkEnd w:id="361"/>
      <w:bookmarkEnd w:id="362"/>
      <w:bookmarkEnd w:id="363"/>
    </w:p>
    <w:p w14:paraId="48F2682C" w14:textId="77777777" w:rsidR="008A0CF5" w:rsidRPr="0008785A" w:rsidDel="000E24A9" w:rsidRDefault="008A0CF5" w:rsidP="008A0CF5">
      <w:pPr>
        <w:rPr>
          <w:del w:id="364" w:author="Daene" w:date="2015-01-08T17:04:00Z"/>
        </w:rPr>
      </w:pPr>
      <w:del w:id="365" w:author="Daene" w:date="2015-01-08T17:04:00Z">
        <w:r w:rsidRPr="0008785A" w:rsidDel="000E24A9">
          <w:delText>http://de.wikipedia.org/wiki/Liste_von_Spiel-Engines</w:delText>
        </w:r>
        <w:bookmarkStart w:id="366" w:name="_Toc408511943"/>
        <w:bookmarkStart w:id="367" w:name="_Toc417977745"/>
        <w:bookmarkStart w:id="368" w:name="_Toc418083327"/>
        <w:bookmarkStart w:id="369" w:name="_Toc422333496"/>
        <w:bookmarkStart w:id="370" w:name="_Toc422468939"/>
        <w:bookmarkEnd w:id="366"/>
        <w:bookmarkEnd w:id="367"/>
        <w:bookmarkEnd w:id="368"/>
        <w:bookmarkEnd w:id="369"/>
        <w:bookmarkEnd w:id="370"/>
      </w:del>
    </w:p>
    <w:p w14:paraId="16934930" w14:textId="77777777" w:rsidR="008A0CF5" w:rsidRDefault="008A0CF5" w:rsidP="008A0CF5">
      <w:pPr>
        <w:pStyle w:val="berschrift3"/>
      </w:pPr>
      <w:bookmarkStart w:id="371" w:name="_Toc422468940"/>
      <w:r>
        <w:t>Grundsätzliches</w:t>
      </w:r>
      <w:bookmarkEnd w:id="371"/>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8A0CF5">
      <w:pPr>
        <w:pStyle w:val="berschrift3"/>
      </w:pPr>
      <w:bookmarkStart w:id="372" w:name="_Toc422468941"/>
      <w:r>
        <w:t>Source Engine</w:t>
      </w:r>
      <w:bookmarkEnd w:id="372"/>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373" w:author="Maximilian Schmitz" w:date="2015-06-19T09:06:00Z">
        <w:r w:rsidR="002E3F67">
          <w:t>e</w:t>
        </w:r>
      </w:ins>
      <w:del w:id="374"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375" w:author="Admin" w:date="2015-07-06T13:36:00Z">
        <w:r w:rsidDel="009D3C5C">
          <w:delText xml:space="preserve">Ein </w:delText>
        </w:r>
      </w:del>
      <w:ins w:id="376" w:author="Admin" w:date="2015-07-06T13:36:00Z">
        <w:r w:rsidR="009D3C5C">
          <w:t>Das Hauptp</w:t>
        </w:r>
      </w:ins>
      <w:del w:id="377" w:author="Admin" w:date="2015-07-06T13:36:00Z">
        <w:r w:rsidDel="009D3C5C">
          <w:delText>P</w:delText>
        </w:r>
      </w:del>
      <w:r>
        <w:t>roblem</w:t>
      </w:r>
      <w:del w:id="378"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8A0CF5">
      <w:pPr>
        <w:pStyle w:val="berschrift3"/>
      </w:pPr>
      <w:bookmarkStart w:id="379" w:name="_Toc422468942"/>
      <w:proofErr w:type="spellStart"/>
      <w:r>
        <w:lastRenderedPageBreak/>
        <w:t>Unity</w:t>
      </w:r>
      <w:bookmarkEnd w:id="379"/>
      <w:proofErr w:type="spellEnd"/>
    </w:p>
    <w:p w14:paraId="2AAA962A" w14:textId="77777777" w:rsidR="008A0CF5" w:rsidDel="000E24A9" w:rsidRDefault="00BF6D4D" w:rsidP="008A0CF5">
      <w:pPr>
        <w:rPr>
          <w:del w:id="380" w:author="Daene" w:date="2015-01-08T17:04:00Z"/>
        </w:rPr>
      </w:pPr>
      <w:del w:id="381"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382" w:author="Daene" w:date="2015-01-08T17:04:00Z"/>
        </w:rPr>
      </w:pPr>
      <w:del w:id="383"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8A0CF5">
      <w:pPr>
        <w:pStyle w:val="berschrift3"/>
        <w:rPr>
          <w:lang w:val="en-US"/>
        </w:rPr>
      </w:pPr>
      <w:bookmarkStart w:id="384" w:name="_Toc406781344"/>
      <w:bookmarkStart w:id="385" w:name="_Toc422468943"/>
      <w:r w:rsidRPr="00380D23">
        <w:rPr>
          <w:lang w:val="en-US"/>
        </w:rPr>
        <w:t>Unreal Engine 4</w:t>
      </w:r>
      <w:bookmarkEnd w:id="384"/>
      <w:bookmarkEnd w:id="385"/>
    </w:p>
    <w:p w14:paraId="4DA9B03B" w14:textId="77777777" w:rsidR="008A0CF5" w:rsidRPr="00380D23" w:rsidDel="000E24A9" w:rsidRDefault="008A0CF5" w:rsidP="008A0CF5">
      <w:pPr>
        <w:rPr>
          <w:del w:id="386" w:author="Daene" w:date="2015-01-08T17:04:00Z"/>
          <w:lang w:val="en-US"/>
        </w:rPr>
      </w:pPr>
      <w:del w:id="387"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388"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389"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8A0CF5">
      <w:pPr>
        <w:pStyle w:val="berschrift3"/>
      </w:pPr>
      <w:bookmarkStart w:id="390" w:name="_Toc422468944"/>
      <w:r>
        <w:lastRenderedPageBreak/>
        <w:t>Verwendung im Projekt</w:t>
      </w:r>
      <w:bookmarkEnd w:id="390"/>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453ED5FD" w14:textId="77777777" w:rsidR="00B77DBC" w:rsidRDefault="008A0CF5" w:rsidP="008A0CF5">
      <w:pPr>
        <w:tabs>
          <w:tab w:val="left" w:pos="2940"/>
        </w:tabs>
        <w:rPr>
          <w:ins w:id="391" w:author="Maximilian Schmitz" w:date="2015-06-19T09:06:00Z"/>
        </w:rPr>
      </w:pPr>
      <w:r>
        <w:t>Eines der Hauptmerkmale, die für die Entscheidung relevant waren, war der Preis und die Lizensierung des Produkts.</w:t>
      </w:r>
      <w:del w:id="392" w:author="Maximilian Schmitz" w:date="2015-06-19T09:06:00Z">
        <w:r w:rsidDel="00B77DBC">
          <w:br/>
        </w:r>
      </w:del>
    </w:p>
    <w:p w14:paraId="16A43144" w14:textId="77777777" w:rsidR="00B77DBC" w:rsidRDefault="008A0CF5" w:rsidP="008A0CF5">
      <w:pPr>
        <w:tabs>
          <w:tab w:val="left" w:pos="2940"/>
        </w:tabs>
        <w:rPr>
          <w:ins w:id="393" w:author="Maximilian Schmitz" w:date="2015-06-19T09:06:00Z"/>
        </w:rPr>
      </w:pPr>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del w:id="394" w:author="Maximilian Schmitz" w:date="2015-06-19T09:06:00Z">
        <w:r w:rsidDel="00B77DBC">
          <w:br/>
        </w:r>
      </w:del>
    </w:p>
    <w:p w14:paraId="3402B5D3" w14:textId="77777777" w:rsidR="008A0CF5" w:rsidRDefault="008A0CF5" w:rsidP="008A0CF5">
      <w:pPr>
        <w:tabs>
          <w:tab w:val="left" w:pos="2940"/>
        </w:tabs>
      </w:pPr>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395"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8A0CF5">
      <w:pPr>
        <w:pStyle w:val="berschrift2"/>
      </w:pPr>
      <w:bookmarkStart w:id="396" w:name="_Ref422468197"/>
      <w:bookmarkStart w:id="397" w:name="_Toc422468945"/>
      <w:r>
        <w:t>Scripting-Ans</w:t>
      </w:r>
      <w:ins w:id="398" w:author="Daene" w:date="2015-01-08T17:05:00Z">
        <w:r w:rsidR="000E24A9">
          <w:t>a</w:t>
        </w:r>
      </w:ins>
      <w:del w:id="399" w:author="Daene" w:date="2015-01-08T17:05:00Z">
        <w:r w:rsidDel="000E24A9">
          <w:delText>ä</w:delText>
        </w:r>
      </w:del>
      <w:r>
        <w:t>tz</w:t>
      </w:r>
      <w:bookmarkEnd w:id="396"/>
      <w:bookmarkEnd w:id="397"/>
      <w:del w:id="400" w:author="Daene" w:date="2015-01-08T17:05:00Z">
        <w:r w:rsidDel="000E24A9">
          <w:delText>e</w:delText>
        </w:r>
      </w:del>
    </w:p>
    <w:p w14:paraId="2205B89C" w14:textId="77777777" w:rsidR="008A0CF5" w:rsidRDefault="008A0CF5" w:rsidP="008A0CF5">
      <w:pPr>
        <w:pStyle w:val="berschrift3"/>
      </w:pPr>
      <w:bookmarkStart w:id="401" w:name="_Toc422468946"/>
      <w:r>
        <w:t>Grundsätzliches</w:t>
      </w:r>
      <w:bookmarkEnd w:id="401"/>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77777777" w:rsidR="008A0CF5" w:rsidRDefault="008A0CF5" w:rsidP="008A0CF5">
      <w:commentRangeStart w:id="402"/>
      <w:r>
        <w:t xml:space="preserve">Hierbei fiel die Wahl auf eine </w:t>
      </w:r>
      <w:proofErr w:type="spellStart"/>
      <w:r>
        <w:t>Scriptsprache</w:t>
      </w:r>
      <w:proofErr w:type="spellEnd"/>
      <w:r>
        <w:t>, da diese typischerweise leichtgewichtig und einfach zu erlernen sind.</w:t>
      </w:r>
      <w:commentRangeEnd w:id="402"/>
      <w:r w:rsidR="006602C5">
        <w:rPr>
          <w:rStyle w:val="Kommentarzeichen"/>
        </w:rPr>
        <w:commentReference w:id="402"/>
      </w:r>
    </w:p>
    <w:p w14:paraId="0B46A8C3" w14:textId="77777777" w:rsidR="008A0CF5" w:rsidRDefault="008A0CF5" w:rsidP="008A0CF5">
      <w:pPr>
        <w:pStyle w:val="berschrift3"/>
      </w:pPr>
      <w:bookmarkStart w:id="403" w:name="_Toc422468947"/>
      <w:commentRangeStart w:id="404"/>
      <w:proofErr w:type="spellStart"/>
      <w:r>
        <w:lastRenderedPageBreak/>
        <w:t>Lua</w:t>
      </w:r>
      <w:bookmarkEnd w:id="403"/>
      <w:commentRangeEnd w:id="404"/>
      <w:proofErr w:type="spellEnd"/>
      <w:r w:rsidR="006602C5">
        <w:rPr>
          <w:rStyle w:val="Kommentarzeichen"/>
          <w:b w:val="0"/>
        </w:rPr>
        <w:commentReference w:id="404"/>
      </w:r>
    </w:p>
    <w:p w14:paraId="30C50ACC" w14:textId="77777777" w:rsidR="008A0CF5" w:rsidRPr="00E30ACE" w:rsidDel="000E24A9" w:rsidRDefault="008A0CF5" w:rsidP="008A0CF5">
      <w:pPr>
        <w:rPr>
          <w:del w:id="405" w:author="Daene" w:date="2015-01-08T17:05:00Z"/>
        </w:rPr>
      </w:pPr>
      <w:del w:id="406" w:author="Daene" w:date="2015-01-08T17:05:00Z">
        <w:r w:rsidRPr="00E30ACE" w:rsidDel="000E24A9">
          <w:delText>https://en.wikipedia.org/wiki/Lua_%28programming_language%29</w:delText>
        </w:r>
      </w:del>
    </w:p>
    <w:p w14:paraId="123BF24E" w14:textId="77777777" w:rsidR="008A0CF5" w:rsidRDefault="008A0CF5" w:rsidP="008A0CF5">
      <w:proofErr w:type="spellStart"/>
      <w:r>
        <w:t>Lua</w:t>
      </w:r>
      <w:proofErr w:type="spellEnd"/>
      <w:r>
        <w:t xml:space="preserve"> ist eine leichtgewichtige </w:t>
      </w:r>
      <w:proofErr w:type="spellStart"/>
      <w:r>
        <w:t>Scriptsprache</w:t>
      </w:r>
      <w:proofErr w:type="spellEnd"/>
      <w:r>
        <w:t xml:space="preserve"> und kann auf verschiedenen Plattformen eingesetzt werden. Dabei bietet </w:t>
      </w:r>
      <w:proofErr w:type="spellStart"/>
      <w:r>
        <w:t>Lua</w:t>
      </w:r>
      <w:proofErr w:type="spellEnd"/>
      <w:r>
        <w:t xml:space="preserve"> eine Menge von Basisfunktionen die zur Behandlung eines Problems erweitert werden können. Da </w:t>
      </w:r>
      <w:proofErr w:type="spellStart"/>
      <w:r>
        <w:t>Lua</w:t>
      </w:r>
      <w:proofErr w:type="spellEnd"/>
      <w:r>
        <w:t xml:space="preserve"> </w:t>
      </w:r>
      <w:commentRangeStart w:id="407"/>
      <w:r>
        <w:t xml:space="preserve">leicht einzubinden </w:t>
      </w:r>
      <w:commentRangeEnd w:id="407"/>
      <w:r w:rsidR="006602C5">
        <w:rPr>
          <w:rStyle w:val="Kommentarzeichen"/>
        </w:rPr>
        <w:commentReference w:id="407"/>
      </w:r>
      <w:r>
        <w:t xml:space="preserve">und zu erlernen ist wird die Sprache bereits in vielen Programmen, unter anderem in Videospielen wie Garrys </w:t>
      </w:r>
      <w:proofErr w:type="spellStart"/>
      <w:r>
        <w:t>Mod</w:t>
      </w:r>
      <w:proofErr w:type="spellEnd"/>
      <w:r>
        <w:t xml:space="preserve">, </w:t>
      </w:r>
      <w:commentRangeStart w:id="408"/>
      <w:r>
        <w:t>eingesetzt</w:t>
      </w:r>
      <w:commentRangeEnd w:id="408"/>
      <w:r w:rsidR="00EE0391">
        <w:rPr>
          <w:rStyle w:val="Kommentarzeichen"/>
        </w:rPr>
        <w:commentReference w:id="408"/>
      </w:r>
      <w:r>
        <w:t>.</w:t>
      </w:r>
    </w:p>
    <w:p w14:paraId="20CB44AC" w14:textId="77777777" w:rsidR="00493EDB" w:rsidRDefault="00493EDB" w:rsidP="00493EDB"/>
    <w:p w14:paraId="31164603" w14:textId="77777777" w:rsidR="00493EDB" w:rsidRDefault="00493EDB" w:rsidP="00493EDB">
      <w:pPr>
        <w:pStyle w:val="berschrift2"/>
      </w:pPr>
      <w:bookmarkStart w:id="409" w:name="_Toc422468948"/>
      <w:r>
        <w:t>Robo Cup</w:t>
      </w:r>
      <w:bookmarkEnd w:id="409"/>
    </w:p>
    <w:p w14:paraId="3E88BE87" w14:textId="77777777" w:rsidR="000B4070" w:rsidRDefault="001463FE" w:rsidP="001463FE">
      <w:pPr>
        <w:rPr>
          <w:ins w:id="410"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antreten. Als Gemeinsamkeit haben alle Kategorien, dass </w:t>
      </w:r>
      <w:ins w:id="411" w:author="Kekeisen Michael" w:date="2015-01-07T23:16:00Z">
        <w:r w:rsidR="002C4A71">
          <w:t xml:space="preserve">es </w:t>
        </w:r>
      </w:ins>
      <w:r>
        <w:t>darum geht Roboter autonom Fußball spielen zu lassen.</w:t>
      </w:r>
      <w:del w:id="412" w:author="Maximilian Schmitz" w:date="2015-06-14T09:52:00Z">
        <w:r w:rsidDel="000B4070">
          <w:br/>
        </w:r>
      </w:del>
    </w:p>
    <w:p w14:paraId="1F0207ED" w14:textId="77777777" w:rsidR="000B4070" w:rsidRDefault="001463FE" w:rsidP="001463FE">
      <w:pPr>
        <w:rPr>
          <w:ins w:id="413" w:author="Maximilian Schmitz" w:date="2015-06-14T09:52:00Z"/>
        </w:rPr>
      </w:pPr>
      <w:r>
        <w:t>In den meisten Kategorien steht das Entwickeln und Konstruieren der Roboter im Vordergrund. Die</w:t>
      </w:r>
      <w:del w:id="414" w:author="Admin" w:date="2015-07-06T13:46:00Z">
        <w:r w:rsidDel="00EE0391">
          <w:delText>se</w:delText>
        </w:r>
      </w:del>
      <w:r>
        <w:t xml:space="preserve"> Kategorien unterscheiden sich in der Größe und den Eigenschaften der Roboter, sowie in der Größe der Teams.</w:t>
      </w:r>
      <w:del w:id="415"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7777777" w:rsidR="001463FE" w:rsidRDefault="001463FE" w:rsidP="001463FE">
      <w:r>
        <w:t xml:space="preserve">Die 3D-Version bietet eine komplexere </w:t>
      </w:r>
      <w:proofErr w:type="spellStart"/>
      <w:r>
        <w:t>Physikengine</w:t>
      </w:r>
      <w:proofErr w:type="spellEnd"/>
      <w:r>
        <w:t xml:space="preserve">, welche entsprechend dreidimensionale Bewegungen des Balls ermöglicht. Dadurch wird das </w:t>
      </w:r>
      <w:r>
        <w:lastRenderedPageBreak/>
        <w:t xml:space="preserve">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416"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493EDB">
      <w:pPr>
        <w:pStyle w:val="berschrift2"/>
      </w:pPr>
      <w:bookmarkStart w:id="417" w:name="_Toc422468949"/>
      <w:r>
        <w:t>Künstliche Intelligenz</w:t>
      </w:r>
      <w:bookmarkEnd w:id="417"/>
    </w:p>
    <w:p w14:paraId="53D19287" w14:textId="77777777" w:rsidR="001463FE" w:rsidRDefault="001463FE" w:rsidP="001463FE">
      <w:r>
        <w:t xml:space="preserve">Künstliche Intelligenz beschäftigt sich mit </w:t>
      </w:r>
      <w:del w:id="418" w:author="Kekeisen Michael" w:date="2015-01-07T23:18:00Z">
        <w:r w:rsidDel="002C4A71">
          <w:delText xml:space="preserve">Wegen </w:delText>
        </w:r>
      </w:del>
      <w:ins w:id="419"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zur Problemlösung die </w:t>
      </w:r>
      <w:commentRangeStart w:id="420"/>
      <w:r>
        <w:t>Leistungsfähigkeit von Computern zu erhöhen</w:t>
      </w:r>
      <w:commentRangeEnd w:id="420"/>
      <w:r w:rsidR="005F0998">
        <w:rPr>
          <w:rStyle w:val="Kommentarzeichen"/>
        </w:rPr>
        <w:commentReference w:id="420"/>
      </w:r>
      <w:r>
        <w:t>.</w:t>
      </w:r>
    </w:p>
    <w:p w14:paraId="29EF1D29" w14:textId="77777777" w:rsidR="001463FE" w:rsidRDefault="001463FE" w:rsidP="001463FE"/>
    <w:p w14:paraId="553E78BF" w14:textId="77777777" w:rsidR="001463FE" w:rsidRDefault="001463FE" w:rsidP="001463FE">
      <w:r>
        <w:lastRenderedPageBreak/>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421" w:author="Admin" w:date="2015-07-06T13:57:00Z">
        <w:r w:rsidDel="005E3E9C">
          <w:delText>Generieren</w:delText>
        </w:r>
      </w:del>
      <w:ins w:id="422" w:author="Admin" w:date="2015-07-06T13:57:00Z">
        <w:r w:rsidR="005E3E9C">
          <w:t>g</w:t>
        </w:r>
        <w:r w:rsidR="005E3E9C">
          <w:t>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423" w:author="Admin" w:date="2015-07-06T13:58:00Z">
        <w:r w:rsidR="005E3E9C">
          <w:t>Hirns</w:t>
        </w:r>
      </w:ins>
      <w:del w:id="424"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lastRenderedPageBreak/>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493EDB">
      <w:pPr>
        <w:pStyle w:val="berschrift2"/>
      </w:pPr>
      <w:bookmarkStart w:id="425" w:name="_Toc422468950"/>
      <w:r>
        <w:t>Zusammenfassung</w:t>
      </w:r>
      <w:bookmarkEnd w:id="425"/>
    </w:p>
    <w:p w14:paraId="471B2E80" w14:textId="77777777" w:rsidR="00493EDB" w:rsidRDefault="00493EDB" w:rsidP="00493EDB"/>
    <w:p w14:paraId="78D3C874" w14:textId="77777777" w:rsidR="00E64F9C" w:rsidRDefault="00E64F9C">
      <w:r>
        <w:br w:type="page"/>
      </w:r>
    </w:p>
    <w:p w14:paraId="6FBDEFD1" w14:textId="77777777" w:rsidR="00493EDB" w:rsidRDefault="00493EDB" w:rsidP="00AC4DD5">
      <w:pPr>
        <w:pStyle w:val="berschrift1"/>
      </w:pPr>
      <w:bookmarkStart w:id="426" w:name="_Toc422468951"/>
      <w:r>
        <w:lastRenderedPageBreak/>
        <w:t>Planung / Struktur</w:t>
      </w:r>
      <w:bookmarkEnd w:id="426"/>
    </w:p>
    <w:p w14:paraId="64A6117F" w14:textId="77777777" w:rsidR="00493EDB" w:rsidRDefault="00493EDB" w:rsidP="00493EDB">
      <w:pPr>
        <w:pStyle w:val="berschrift2"/>
      </w:pPr>
      <w:bookmarkStart w:id="427" w:name="_Toc422468952"/>
      <w:r>
        <w:t>Projektmanagement</w:t>
      </w:r>
      <w:bookmarkEnd w:id="427"/>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428" w:author="Kekeisen Michael" w:date="2015-01-07T23:19:00Z">
        <w:r w:rsidR="005C4DD2" w:rsidDel="002C4A71">
          <w:delText>wird</w:delText>
        </w:r>
      </w:del>
      <w:ins w:id="42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430"/>
      <w:r>
        <w:t xml:space="preserve">Auftraggeber </w:t>
      </w:r>
      <w:commentRangeEnd w:id="430"/>
      <w:r w:rsidR="004D1D56">
        <w:rPr>
          <w:rStyle w:val="Kommentarzeichen"/>
        </w:rPr>
        <w:commentReference w:id="430"/>
      </w:r>
      <w:r>
        <w:t xml:space="preserve">statt. Hierbei wird über den aktuellen Stand berichtet und weitere Ziele diskutiert. </w:t>
      </w:r>
      <w:r w:rsidRPr="006F3D3F">
        <w:rPr>
          <w:highlight w:val="yellow"/>
          <w:rPrChange w:id="431" w:author="Maximilian Schmitz" w:date="2015-06-05T06:24:00Z">
            <w:rPr/>
          </w:rPrChange>
        </w:rPr>
        <w:t>(Siehe Anhang XX Meetings-Protokolle)</w:t>
      </w:r>
    </w:p>
    <w:p w14:paraId="4ECD1203" w14:textId="77777777" w:rsidR="00663C59" w:rsidDel="00C126C5" w:rsidRDefault="000A4915" w:rsidP="00493EDB">
      <w:pPr>
        <w:rPr>
          <w:del w:id="432" w:author="Maximilian Schmitz" w:date="2015-06-05T06:24:00Z"/>
        </w:rPr>
      </w:pPr>
      <w:r>
        <w:t xml:space="preserve">Aufgrund dieser agilen Softwareentwicklung entstehen </w:t>
      </w:r>
      <w:commentRangeStart w:id="433"/>
      <w:r>
        <w:t>nur grobe Zeitpläne und Meilensteine</w:t>
      </w:r>
      <w:commentRangeEnd w:id="433"/>
      <w:r w:rsidR="004D1D56">
        <w:rPr>
          <w:rStyle w:val="Kommentarzeichen"/>
        </w:rPr>
        <w:commentReference w:id="433"/>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493EDB">
      <w:pPr>
        <w:pStyle w:val="berschrift2"/>
      </w:pPr>
      <w:bookmarkStart w:id="434" w:name="_Toc422468953"/>
      <w:r>
        <w:t>Analyse der Aufgabenstellung</w:t>
      </w:r>
      <w:bookmarkEnd w:id="434"/>
    </w:p>
    <w:p w14:paraId="22012ADA" w14:textId="77777777" w:rsidR="00493EDB" w:rsidRDefault="0003593F" w:rsidP="00493EDB">
      <w:r>
        <w:t xml:space="preserve">Aus der </w:t>
      </w:r>
      <w:ins w:id="435" w:author="Maximilian Schmitz" w:date="2015-06-05T06:23:00Z">
        <w:r w:rsidR="006F3D3F">
          <w:t>v</w:t>
        </w:r>
      </w:ins>
      <w:del w:id="436"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E321B8">
      <w:pPr>
        <w:pStyle w:val="berschrift3"/>
      </w:pPr>
      <w:bookmarkStart w:id="437" w:name="_Toc422468954"/>
      <w:r>
        <w:t>Muss</w:t>
      </w:r>
      <w:r w:rsidR="00587C32">
        <w:t>-K</w:t>
      </w:r>
      <w:r>
        <w:t>riterien</w:t>
      </w:r>
      <w:bookmarkEnd w:id="437"/>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587C32">
      <w:pPr>
        <w:pStyle w:val="berschrift3"/>
      </w:pPr>
      <w:bookmarkStart w:id="438" w:name="_Toc422468955"/>
      <w:r>
        <w:t>Soll-Kriterien</w:t>
      </w:r>
      <w:bookmarkEnd w:id="438"/>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587C32">
      <w:pPr>
        <w:pStyle w:val="berschrift3"/>
      </w:pPr>
      <w:bookmarkStart w:id="439" w:name="_Toc422468956"/>
      <w:r>
        <w:t>Kann-Kriterien</w:t>
      </w:r>
      <w:bookmarkEnd w:id="439"/>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3A2697">
      <w:pPr>
        <w:pStyle w:val="berschrift3"/>
      </w:pPr>
      <w:bookmarkStart w:id="440" w:name="_Toc422468957"/>
      <w:r>
        <w:t>Analyse der Kriterien</w:t>
      </w:r>
      <w:bookmarkEnd w:id="440"/>
    </w:p>
    <w:p w14:paraId="5DF4C46A" w14:textId="77777777" w:rsidR="006D630E" w:rsidRDefault="00F54542" w:rsidP="003A2697">
      <w:r>
        <w:t xml:space="preserve">Die Anforderung einer physikalisch korrekten 3D Simulation wird über eine Game-Engine realisiert, da diese eine eingebaute </w:t>
      </w:r>
      <w:commentRangeStart w:id="441"/>
      <w:r>
        <w:t xml:space="preserve">Physik-Engine </w:t>
      </w:r>
      <w:commentRangeEnd w:id="441"/>
      <w:r w:rsidR="004D1D56">
        <w:rPr>
          <w:rStyle w:val="Kommentarzeichen"/>
        </w:rPr>
        <w:commentReference w:id="441"/>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77777777"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442"/>
      <w:r w:rsidR="00DE4D7F">
        <w:t>Sk</w:t>
      </w:r>
      <w:r>
        <w:t xml:space="preserve">riptsprache </w:t>
      </w:r>
      <w:commentRangeEnd w:id="442"/>
      <w:r w:rsidR="00F31991">
        <w:rPr>
          <w:rStyle w:val="Kommentarzeichen"/>
        </w:rPr>
        <w:commentReference w:id="442"/>
      </w:r>
      <w:r>
        <w:t>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493EDB">
      <w:pPr>
        <w:pStyle w:val="berschrift2"/>
      </w:pPr>
      <w:bookmarkStart w:id="443" w:name="_Ref422318518"/>
      <w:bookmarkStart w:id="444" w:name="_Toc422468958"/>
      <w:r>
        <w:lastRenderedPageBreak/>
        <w:t>Architektur</w:t>
      </w:r>
      <w:bookmarkEnd w:id="443"/>
      <w:bookmarkEnd w:id="444"/>
    </w:p>
    <w:p w14:paraId="32FAC8CC" w14:textId="77777777" w:rsidR="006D630E" w:rsidRDefault="005D608F" w:rsidP="00493EDB">
      <w:r>
        <w:t>Die Architektur baut auf der Unreal Engine auf und wird aus diesem Grund vollständig in C++ entwickelt. Das Projekt greift auf existierende Technologien wie XML und LUA zurück:</w:t>
      </w:r>
    </w:p>
    <w:p w14:paraId="59F60E8D" w14:textId="77777777" w:rsidR="004B4A71" w:rsidRDefault="00011EF1">
      <w:pPr>
        <w:keepNext/>
        <w:jc w:val="center"/>
        <w:rPr>
          <w:ins w:id="445" w:author="Maximilian Schmitz" w:date="2015-06-15T21:18:00Z"/>
        </w:rPr>
        <w:pPrChange w:id="446"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15pt">
            <v:imagedata r:id="rId15" o:title="UnrealCup_Architektur"/>
          </v:shape>
        </w:pict>
      </w:r>
    </w:p>
    <w:p w14:paraId="4F992C43" w14:textId="77777777" w:rsidR="00493EDB" w:rsidRDefault="004B4A71">
      <w:pPr>
        <w:pStyle w:val="Beschriftung"/>
        <w:jc w:val="center"/>
        <w:pPrChange w:id="447" w:author="Maximilian Schmitz" w:date="2015-06-15T21:18:00Z">
          <w:pPr>
            <w:jc w:val="center"/>
          </w:pPr>
        </w:pPrChange>
      </w:pPr>
      <w:bookmarkStart w:id="448" w:name="_Ref422166503"/>
      <w:bookmarkStart w:id="449" w:name="_Toc422468973"/>
      <w:ins w:id="450" w:author="Maximilian Schmitz" w:date="2015-06-15T21:18:00Z">
        <w:r>
          <w:t xml:space="preserve">Abbildung </w:t>
        </w:r>
        <w:r>
          <w:fldChar w:fldCharType="begin"/>
        </w:r>
        <w:r>
          <w:instrText xml:space="preserve"> SEQ Abbildung \* ARABIC </w:instrText>
        </w:r>
      </w:ins>
      <w:r>
        <w:fldChar w:fldCharType="separate"/>
      </w:r>
      <w:ins w:id="451" w:author="Maximilian Schmitz" w:date="2015-06-19T09:20:00Z">
        <w:r w:rsidR="00867956">
          <w:rPr>
            <w:noProof/>
          </w:rPr>
          <w:t>1</w:t>
        </w:r>
      </w:ins>
      <w:ins w:id="452" w:author="Maximilian Schmitz" w:date="2015-06-15T21:18:00Z">
        <w:r>
          <w:fldChar w:fldCharType="end"/>
        </w:r>
        <w:bookmarkEnd w:id="448"/>
        <w:r>
          <w:t>: Architektur Übersicht</w:t>
        </w:r>
      </w:ins>
      <w:bookmarkEnd w:id="449"/>
    </w:p>
    <w:p w14:paraId="4243D58A" w14:textId="77777777" w:rsidR="00E46381" w:rsidRDefault="00E46381" w:rsidP="00493EDB"/>
    <w:p w14:paraId="3F63E8BF" w14:textId="77777777" w:rsidR="00D47AE2" w:rsidRDefault="00A06E1D">
      <w:pPr>
        <w:rPr>
          <w:ins w:id="453" w:author="Maximilian Schmitz" w:date="2015-06-04T10:22:00Z"/>
        </w:rPr>
      </w:pPr>
      <w:r>
        <w:t xml:space="preserve">Der wichtigste Teil der Architektur ist die Schnittstelle zwischen den LUA-Skripten und den </w:t>
      </w:r>
      <w:commentRangeStart w:id="454"/>
      <w:r>
        <w:t>Robotern</w:t>
      </w:r>
      <w:commentRangeEnd w:id="454"/>
      <w:r w:rsidR="00F31991">
        <w:rPr>
          <w:rStyle w:val="Kommentarzeichen"/>
        </w:rPr>
        <w:commentReference w:id="454"/>
      </w:r>
      <w:r>
        <w:t>. Hierbei müssen 22 Threads für die 22 Spieler mit dem Gamethread synchronisiert werden.</w:t>
      </w:r>
    </w:p>
    <w:p w14:paraId="76E4CA84" w14:textId="592571F8" w:rsidR="00F1001F" w:rsidRDefault="00A06E1D">
      <w:pPr>
        <w:rPr>
          <w:ins w:id="455" w:author="Maximilian Schmitz" w:date="2015-06-04T21:09:00Z"/>
        </w:rPr>
      </w:pPr>
      <w:commentRangeStart w:id="456"/>
      <w:del w:id="457"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458" w:author="Maximilian Schmitz" w:date="2015-06-19T08:41:00Z">
        <w:r w:rsidR="002D4BC8">
          <w:t>,</w:t>
        </w:r>
      </w:ins>
      <w:r w:rsidR="00F1001F">
        <w:t xml:space="preserve"> wird ein vereinfachtes Remote </w:t>
      </w:r>
      <w:proofErr w:type="spellStart"/>
      <w:r w:rsidR="00F1001F">
        <w:t>Procedure</w:t>
      </w:r>
      <w:proofErr w:type="spellEnd"/>
      <w:r w:rsidR="00F1001F">
        <w:t xml:space="preserve"> Call</w:t>
      </w:r>
      <w:r w:rsidR="009D1104">
        <w:t xml:space="preserve"> 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commentRangeEnd w:id="456"/>
      <w:r w:rsidR="00F31991">
        <w:rPr>
          <w:rStyle w:val="Kommentarzeichen"/>
        </w:rPr>
        <w:commentReference w:id="456"/>
      </w:r>
      <w:r w:rsidR="00C5128C">
        <w:br/>
        <w:t>Die 22 Threads</w:t>
      </w:r>
      <w:ins w:id="459" w:author="Admin" w:date="2015-07-06T14:10:00Z">
        <w:r w:rsidR="00F31991">
          <w:t xml:space="preserve"> der Spieler</w:t>
        </w:r>
      </w:ins>
      <w:r w:rsidR="00C5128C">
        <w:t xml:space="preserve"> müssen</w:t>
      </w:r>
      <w:ins w:id="460" w:author="Admin" w:date="2015-07-06T14:10:00Z">
        <w:r w:rsidR="00F31991">
          <w:t xml:space="preserve"> </w:t>
        </w:r>
        <w:commentRangeStart w:id="461"/>
        <w:proofErr w:type="spellStart"/>
        <w:r w:rsidR="00F31991">
          <w:t>geschedult</w:t>
        </w:r>
        <w:proofErr w:type="spellEnd"/>
        <w:r w:rsidR="00F31991">
          <w:t xml:space="preserve"> </w:t>
        </w:r>
      </w:ins>
      <w:commentRangeEnd w:id="461"/>
      <w:ins w:id="462" w:author="Admin" w:date="2015-07-06T14:11:00Z">
        <w:r w:rsidR="00F31991">
          <w:rPr>
            <w:rStyle w:val="Kommentarzeichen"/>
          </w:rPr>
          <w:commentReference w:id="461"/>
        </w:r>
      </w:ins>
      <w:ins w:id="463" w:author="Admin" w:date="2015-07-06T14:10:00Z">
        <w:r w:rsidR="00F31991">
          <w:t>und</w:t>
        </w:r>
      </w:ins>
      <w:ins w:id="464" w:author="Admin" w:date="2015-07-06T14:09:00Z">
        <w:r w:rsidR="00F31991">
          <w:t xml:space="preserve"> </w:t>
        </w:r>
      </w:ins>
      <w:del w:id="465" w:author="Admin" w:date="2015-07-06T14:09:00Z">
        <w:r w:rsidR="00C5128C" w:rsidRPr="00C5128C" w:rsidDel="00F31991">
          <w:delText xml:space="preserve"> </w:delText>
        </w:r>
      </w:del>
      <w:r w:rsidR="00C5128C" w:rsidRPr="00C5128C">
        <w:t xml:space="preserve">in ihrer Leistung beschränkt </w:t>
      </w:r>
      <w:r w:rsidR="00C5128C" w:rsidRPr="00C5128C">
        <w:lastRenderedPageBreak/>
        <w:t>werden um eine faire Simulation zu ermöglichen.</w:t>
      </w:r>
      <w:r w:rsidR="00C5128C">
        <w:t xml:space="preserve"> In der LUA Implementierung geschieht dies über die Funktion </w:t>
      </w:r>
      <w:proofErr w:type="spellStart"/>
      <w:r w:rsidR="00C5128C">
        <w:t>allowedToRun</w:t>
      </w:r>
      <w:proofErr w:type="spellEnd"/>
      <w:r w:rsidR="00C5128C">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Vierkernprozessor</w:t>
      </w:r>
      <w:ins w:id="466" w:author="Admin" w:date="2015-07-06T14:12:00Z">
        <w:r w:rsidR="00F31991">
          <w:t xml:space="preserve"> zum idealen Ablauf</w:t>
        </w:r>
      </w:ins>
      <w:r w:rsidR="00C5128C" w:rsidRPr="00C5128C">
        <w:t xml:space="preserve"> </w:t>
      </w:r>
      <w:r w:rsidR="00C5128C">
        <w:t>benötigt.</w:t>
      </w:r>
    </w:p>
    <w:p w14:paraId="423A0FB5" w14:textId="77777777" w:rsidR="000E1F19" w:rsidRDefault="000E1F19"/>
    <w:p w14:paraId="48796001" w14:textId="77777777" w:rsidR="004B4A71" w:rsidRDefault="00011EF1">
      <w:pPr>
        <w:keepNext/>
        <w:rPr>
          <w:ins w:id="467" w:author="Maximilian Schmitz" w:date="2015-06-15T21:17:00Z"/>
        </w:rPr>
        <w:pPrChange w:id="468" w:author="Maximilian Schmitz" w:date="2015-06-15T21:17:00Z">
          <w:pPr/>
        </w:pPrChange>
      </w:pPr>
      <w:r>
        <w:pict w14:anchorId="115E4EFD">
          <v:shape id="_x0000_i1026" type="#_x0000_t75" style="width:467.35pt;height:332.15pt">
            <v:imagedata r:id="rId16" o:title="UnrealCup_5"/>
          </v:shape>
        </w:pict>
      </w:r>
    </w:p>
    <w:p w14:paraId="7364EA9D" w14:textId="77777777" w:rsidR="004B4A71" w:rsidRDefault="004B4A71">
      <w:pPr>
        <w:pStyle w:val="Beschriftung"/>
        <w:rPr>
          <w:ins w:id="469" w:author="Maximilian Schmitz" w:date="2015-06-15T21:17:00Z"/>
        </w:rPr>
      </w:pPr>
      <w:bookmarkStart w:id="470" w:name="_Toc422468974"/>
      <w:ins w:id="471" w:author="Maximilian Schmitz" w:date="2015-06-15T21:17:00Z">
        <w:r>
          <w:t xml:space="preserve">Abbildung </w:t>
        </w:r>
        <w:r>
          <w:fldChar w:fldCharType="begin"/>
        </w:r>
        <w:r>
          <w:instrText xml:space="preserve"> SEQ Abbildung \* ARABIC </w:instrText>
        </w:r>
      </w:ins>
      <w:r>
        <w:fldChar w:fldCharType="separate"/>
      </w:r>
      <w:ins w:id="472" w:author="Maximilian Schmitz" w:date="2015-06-19T09:20:00Z">
        <w:r w:rsidR="00867956">
          <w:rPr>
            <w:noProof/>
          </w:rPr>
          <w:t>2</w:t>
        </w:r>
      </w:ins>
      <w:ins w:id="473" w:author="Maximilian Schmitz" w:date="2015-06-15T21:17:00Z">
        <w:r>
          <w:fldChar w:fldCharType="end"/>
        </w:r>
        <w:r>
          <w:t>: Architektur als Klassendiagramm</w:t>
        </w:r>
        <w:bookmarkEnd w:id="470"/>
      </w:ins>
    </w:p>
    <w:p w14:paraId="01898A97" w14:textId="77777777" w:rsidR="00E64F9C" w:rsidRDefault="00E64F9C">
      <w:r>
        <w:br w:type="page"/>
      </w:r>
    </w:p>
    <w:p w14:paraId="14967895" w14:textId="77777777" w:rsidR="00493EDB" w:rsidRDefault="00493EDB" w:rsidP="00AC4DD5">
      <w:pPr>
        <w:pStyle w:val="berschrift1"/>
      </w:pPr>
      <w:bookmarkStart w:id="474" w:name="_Toc422468959"/>
      <w:r>
        <w:lastRenderedPageBreak/>
        <w:t>Umsetzung</w:t>
      </w:r>
      <w:bookmarkEnd w:id="474"/>
    </w:p>
    <w:p w14:paraId="6B9CA8AB" w14:textId="77777777" w:rsidR="00096735" w:rsidRDefault="00DC17D6" w:rsidP="00DC17D6">
      <w:pPr>
        <w:pStyle w:val="berschrift2"/>
      </w:pPr>
      <w:bookmarkStart w:id="475" w:name="_Toc422468960"/>
      <w:r>
        <w:t>Umsetzung der Simulationsumgebung</w:t>
      </w:r>
      <w:bookmarkEnd w:id="475"/>
    </w:p>
    <w:p w14:paraId="73FFAAD5" w14:textId="77777777" w:rsidR="00DC17D6" w:rsidRDefault="00794EB6" w:rsidP="00DC17D6">
      <w:pPr>
        <w:pStyle w:val="berschrift3"/>
        <w:rPr>
          <w:ins w:id="476" w:author="Maximilian Schmitz" w:date="2015-06-04T10:21:00Z"/>
        </w:rPr>
      </w:pPr>
      <w:bookmarkStart w:id="477" w:name="_Toc422468961"/>
      <w:r>
        <w:t>Grundsätzliches</w:t>
      </w:r>
      <w:bookmarkEnd w:id="477"/>
    </w:p>
    <w:p w14:paraId="3249959B" w14:textId="77777777" w:rsidR="00D47AE2" w:rsidRDefault="006179F5">
      <w:pPr>
        <w:rPr>
          <w:ins w:id="478" w:author="Maximilian Schmitz" w:date="2015-06-17T15:03:00Z"/>
        </w:rPr>
        <w:pPrChange w:id="479" w:author="Maximilian Schmitz" w:date="2015-06-04T10:21:00Z">
          <w:pPr>
            <w:pStyle w:val="berschrift3"/>
          </w:pPr>
        </w:pPrChange>
      </w:pPr>
      <w:ins w:id="480" w:author="Maximilian Schmitz" w:date="2015-06-17T14:59:00Z">
        <w:r>
          <w:t>Die Umsetzung der Simulationsumgebung basiert auf der Unreal Engine 4</w:t>
        </w:r>
      </w:ins>
      <w:ins w:id="481" w:author="Maximilian Schmitz" w:date="2015-06-17T15:00:00Z">
        <w:r>
          <w:t xml:space="preserve">. Die </w:t>
        </w:r>
      </w:ins>
      <w:ins w:id="482" w:author="Maximilian Schmitz" w:date="2015-06-17T15:01:00Z">
        <w:r>
          <w:t xml:space="preserve">Unreal Engine 4 ist eine </w:t>
        </w:r>
      </w:ins>
      <w:ins w:id="483" w:author="Maximilian Schmitz" w:date="2015-06-17T15:02:00Z">
        <w:r>
          <w:t>Game-Engine</w:t>
        </w:r>
      </w:ins>
      <w:ins w:id="484" w:author="Maximilian Schmitz" w:date="2015-06-17T15:01:00Z">
        <w:r>
          <w:t xml:space="preserve">, also ein Framework um Computerspiele zu erstellen. </w:t>
        </w:r>
      </w:ins>
      <w:ins w:id="485" w:author="Maximilian Schmitz" w:date="2015-06-17T15:02:00Z">
        <w:r>
          <w:t xml:space="preserve">Sie bietet bereits </w:t>
        </w:r>
      </w:ins>
      <w:ins w:id="486" w:author="Maximilian Schmitz" w:date="2015-06-17T15:03:00Z">
        <w:r>
          <w:t>viele vorgefertigte Funktionen an, auf die bei der Eigenentwicklung aufgesetzt werden können.</w:t>
        </w:r>
      </w:ins>
    </w:p>
    <w:p w14:paraId="4BFD2842" w14:textId="77777777" w:rsidR="00CE7C45" w:rsidRDefault="00CE7C45">
      <w:pPr>
        <w:rPr>
          <w:ins w:id="487" w:author="Maximilian Schmitz" w:date="2015-06-17T15:07:00Z"/>
        </w:rPr>
        <w:pPrChange w:id="488" w:author="Maximilian Schmitz" w:date="2015-06-04T10:21:00Z">
          <w:pPr>
            <w:pStyle w:val="berschrift3"/>
          </w:pPr>
        </w:pPrChange>
      </w:pPr>
      <w:ins w:id="489" w:author="Maximilian Schmitz" w:date="2015-06-17T15:03:00Z">
        <w:r>
          <w:t>Der große Vorteil eines solchen Frameworks besteht darin, dass die Entwicklung nicht von Null an begonnen werden muss, sondern au</w:t>
        </w:r>
      </w:ins>
      <w:ins w:id="490" w:author="Maximilian Schmitz" w:date="2015-06-17T15:04:00Z">
        <w:r>
          <w:t xml:space="preserve">f ein breites Spektrum von Basisfunktionen zugegriffen werden kann. </w:t>
        </w:r>
        <w:r w:rsidR="00993018">
          <w:t xml:space="preserve">Gerade im Hinblick auf die Implementierung einer </w:t>
        </w:r>
      </w:ins>
      <w:ins w:id="49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492" w:author="Maximilian Schmitz" w:date="2015-06-17T15:11:00Z"/>
        </w:rPr>
        <w:pPrChange w:id="493" w:author="Maximilian Schmitz" w:date="2015-06-04T10:21:00Z">
          <w:pPr>
            <w:pStyle w:val="berschrift3"/>
          </w:pPr>
        </w:pPrChange>
      </w:pPr>
      <w:ins w:id="494" w:author="Maximilian Schmitz" w:date="2015-06-17T15:07:00Z">
        <w:r>
          <w:t>Nicht nur bei der Entwicklung bietet</w:t>
        </w:r>
        <w:r w:rsidR="00512263">
          <w:t xml:space="preserve"> ein Framework große Vorteile. D</w:t>
        </w:r>
      </w:ins>
      <w:ins w:id="495" w:author="Maximilian Schmitz" w:date="2015-06-17T15:08:00Z">
        <w:r w:rsidR="00512263">
          <w:t>urch den modularen, komponentenbasierten Aufbau von Frameworks, können eigene Teile einfache</w:t>
        </w:r>
      </w:ins>
      <w:ins w:id="496" w:author="Admin" w:date="2015-07-06T14:14:00Z">
        <w:r w:rsidR="00E34D1B">
          <w:t>r</w:t>
        </w:r>
      </w:ins>
      <w:ins w:id="497" w:author="Maximilian Schmitz" w:date="2015-06-17T15:08:00Z">
        <w:del w:id="498" w:author="Admin" w:date="2015-07-06T14:14:00Z">
          <w:r w:rsidR="00512263" w:rsidDel="00E34D1B">
            <w:delText>s</w:delText>
          </w:r>
        </w:del>
        <w:r w:rsidR="00512263">
          <w:t xml:space="preserve"> und besser getestet werden.</w:t>
        </w:r>
      </w:ins>
      <w:ins w:id="499" w:author="Maximilian Schmitz" w:date="2015-06-17T15:11:00Z">
        <w:r w:rsidR="002020AD">
          <w:t xml:space="preserve"> Das liegt daran, dass bereits eine grundlegende Architektur vorgegeben ist und Schnittstellen klar spezifiziert sind.</w:t>
        </w:r>
      </w:ins>
      <w:ins w:id="500" w:author="Maximilian Schmitz" w:date="2015-06-17T15:08:00Z">
        <w:r w:rsidR="00512263">
          <w:t xml:space="preserve"> </w:t>
        </w:r>
      </w:ins>
      <w:ins w:id="501" w:author="Maximilian Schmitz" w:date="2015-06-17T15:09:00Z">
        <w:r w:rsidR="00512263">
          <w:t xml:space="preserve">Auch die spätere Weiterentwicklung durch andere Teams wird durch die Nutzung </w:t>
        </w:r>
      </w:ins>
      <w:ins w:id="502" w:author="Maximilian Schmitz" w:date="2015-06-17T15:10:00Z">
        <w:r w:rsidR="00512263">
          <w:t>eines Frameworks vereinfacht.</w:t>
        </w:r>
      </w:ins>
    </w:p>
    <w:p w14:paraId="3DEB3084" w14:textId="77777777" w:rsidR="002020AD" w:rsidRDefault="002020AD">
      <w:pPr>
        <w:rPr>
          <w:ins w:id="503" w:author="Maximilian Schmitz" w:date="2015-06-17T15:13:00Z"/>
        </w:rPr>
        <w:pPrChange w:id="504" w:author="Maximilian Schmitz" w:date="2015-06-04T10:21:00Z">
          <w:pPr>
            <w:pStyle w:val="berschrift3"/>
          </w:pPr>
        </w:pPrChange>
      </w:pPr>
      <w:ins w:id="505"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506" w:author="Maximilian Schmitz" w:date="2015-06-17T15:12:00Z">
        <w:r>
          <w:t xml:space="preserve"> für dieses Projekt notwendig ist. </w:t>
        </w:r>
      </w:ins>
      <w:ins w:id="50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508" w:author="Maximilian Schmitz" w:date="2015-06-17T15:13:00Z"/>
        </w:rPr>
        <w:pPrChange w:id="509" w:author="Maximilian Schmitz" w:date="2015-06-04T10:21:00Z">
          <w:pPr>
            <w:pStyle w:val="berschrift3"/>
          </w:pPr>
        </w:pPrChange>
      </w:pPr>
    </w:p>
    <w:p w14:paraId="5E1E4941" w14:textId="620ADE3C" w:rsidR="00575FED" w:rsidRDefault="001C3431">
      <w:pPr>
        <w:rPr>
          <w:ins w:id="510" w:author="Maximilian Schmitz" w:date="2015-06-17T15:25:00Z"/>
        </w:rPr>
        <w:pPrChange w:id="511" w:author="Maximilian Schmitz" w:date="2015-06-04T10:21:00Z">
          <w:pPr>
            <w:pStyle w:val="berschrift3"/>
          </w:pPr>
        </w:pPrChange>
      </w:pPr>
      <w:ins w:id="512" w:author="Maximilian Schmitz" w:date="2015-06-17T15:13:00Z">
        <w:r>
          <w:t xml:space="preserve">Die Gründe warum auf die Unreal Engine 4 gesetzt wird, wurden bereits im </w:t>
        </w:r>
      </w:ins>
      <w:ins w:id="513" w:author="Maximilian Schmitz" w:date="2015-06-17T15:15:00Z">
        <w:r>
          <w:t>Teil</w:t>
        </w:r>
      </w:ins>
      <w:ins w:id="514" w:author="Maximilian Schmitz" w:date="2015-06-17T15:13:00Z">
        <w:r>
          <w:t xml:space="preserve"> </w:t>
        </w:r>
      </w:ins>
      <w:ins w:id="515" w:author="Maximilian Schmitz" w:date="2015-06-17T15:14:00Z">
        <w:r>
          <w:fldChar w:fldCharType="begin"/>
        </w:r>
        <w:r>
          <w:instrText xml:space="preserve"> REF _Ref422317414 \h </w:instrText>
        </w:r>
      </w:ins>
      <w:r>
        <w:fldChar w:fldCharType="separate"/>
      </w:r>
      <w:ins w:id="516" w:author="Maximilian Schmitz" w:date="2015-06-19T09:20:00Z">
        <w:r w:rsidR="00867956">
          <w:t>Game Engine</w:t>
        </w:r>
      </w:ins>
      <w:ins w:id="517" w:author="Maximilian Schmitz" w:date="2015-06-17T15:14:00Z">
        <w:r>
          <w:fldChar w:fldCharType="end"/>
        </w:r>
        <w:r>
          <w:t xml:space="preserve"> im Kapitel </w:t>
        </w:r>
      </w:ins>
      <w:ins w:id="518" w:author="Maximilian Schmitz" w:date="2015-06-17T15:15:00Z">
        <w:r>
          <w:fldChar w:fldCharType="begin"/>
        </w:r>
        <w:r>
          <w:instrText xml:space="preserve"> REF _Ref422317454 \h </w:instrText>
        </w:r>
      </w:ins>
      <w:r>
        <w:fldChar w:fldCharType="separate"/>
      </w:r>
      <w:ins w:id="519" w:author="Maximilian Schmitz" w:date="2015-06-19T09:20:00Z">
        <w:r w:rsidR="00867956">
          <w:t>Stand der Technik</w:t>
        </w:r>
      </w:ins>
      <w:ins w:id="520" w:author="Maximilian Schmitz" w:date="2015-06-17T15:15:00Z">
        <w:r>
          <w:fldChar w:fldCharType="end"/>
        </w:r>
        <w:r>
          <w:t xml:space="preserve"> angesprochen.</w:t>
        </w:r>
        <w:r w:rsidR="001634F9">
          <w:t xml:space="preserve"> D</w:t>
        </w:r>
      </w:ins>
      <w:ins w:id="521" w:author="Admin" w:date="2015-07-06T14:15:00Z">
        <w:r w:rsidR="00601564">
          <w:t>er</w:t>
        </w:r>
      </w:ins>
      <w:ins w:id="522" w:author="Maximilian Schmitz" w:date="2015-06-17T15:15:00Z">
        <w:del w:id="523" w:author="Admin" w:date="2015-07-06T14:15:00Z">
          <w:r w:rsidR="001634F9" w:rsidDel="00601564">
            <w:delText>ie</w:delText>
          </w:r>
        </w:del>
        <w:r w:rsidR="001634F9">
          <w:t xml:space="preserve"> wichtigste</w:t>
        </w:r>
        <w:del w:id="524" w:author="Admin" w:date="2015-07-06T14:15:00Z">
          <w:r w:rsidR="001634F9" w:rsidDel="00601564">
            <w:delText>n</w:delText>
          </w:r>
        </w:del>
        <w:r w:rsidR="001634F9">
          <w:t xml:space="preserve"> Vorteile </w:t>
        </w:r>
        <w:del w:id="525" w:author="Admin" w:date="2015-07-06T14:15:00Z">
          <w:r w:rsidR="001634F9" w:rsidDel="00601564">
            <w:delText>sind</w:delText>
          </w:r>
        </w:del>
      </w:ins>
      <w:ins w:id="526" w:author="Admin" w:date="2015-07-06T14:15:00Z">
        <w:r w:rsidR="00601564">
          <w:t>ist</w:t>
        </w:r>
      </w:ins>
      <w:ins w:id="527" w:author="Maximilian Schmitz" w:date="2015-06-17T15:15:00Z">
        <w:r w:rsidR="001634F9">
          <w:t xml:space="preserve"> die kostenfreie Verfügbarkeit für studentische Projekte wie dieses. </w:t>
        </w:r>
      </w:ins>
      <w:ins w:id="528"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52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530" w:author="Maximilian Schmitz" w:date="2015-06-17T15:21:00Z">
        <w:r w:rsidR="004109D3">
          <w:t>Das Framework</w:t>
        </w:r>
      </w:ins>
      <w:ins w:id="531" w:author="Admin" w:date="2015-07-06T14:16:00Z">
        <w:r w:rsidR="00601564">
          <w:t xml:space="preserve"> </w:t>
        </w:r>
      </w:ins>
      <w:ins w:id="532" w:author="Maximilian Schmitz" w:date="2015-06-17T15:21:00Z">
        <w:del w:id="533" w:author="Admin" w:date="2015-07-06T14:16:00Z">
          <w:r w:rsidR="004109D3" w:rsidDel="00601564">
            <w:delText xml:space="preserve"> existiert </w:delText>
          </w:r>
        </w:del>
        <w:r w:rsidR="004109D3">
          <w:t>wu</w:t>
        </w:r>
        <w:r w:rsidR="00477EB9">
          <w:t>rde</w:t>
        </w:r>
      </w:ins>
      <w:ins w:id="534" w:author="Admin" w:date="2015-07-06T14:16:00Z">
        <w:r w:rsidR="00601564">
          <w:t xml:space="preserve"> erstmals</w:t>
        </w:r>
      </w:ins>
      <w:ins w:id="535" w:author="Maximilian Schmitz" w:date="2015-06-17T15:21:00Z">
        <w:r w:rsidR="00477EB9">
          <w:t xml:space="preserve"> im März 2014 veröffentlicht und</w:t>
        </w:r>
      </w:ins>
      <w:ins w:id="536" w:author="Admin" w:date="2015-07-06T14:16:00Z">
        <w:r w:rsidR="00601564">
          <w:t xml:space="preserve"> seither</w:t>
        </w:r>
      </w:ins>
      <w:ins w:id="537" w:author="Maximilian Schmitz" w:date="2015-06-17T15:21:00Z">
        <w:r w:rsidR="00477EB9">
          <w:t xml:space="preserve"> regelmäßig mit Updates versorgt. </w:t>
        </w:r>
      </w:ins>
      <w:ins w:id="53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539" w:author="Maximilian Schmitz" w:date="2015-06-17T15:24:00Z">
        <w:r w:rsidR="00AA1509">
          <w:t xml:space="preserve"> Auch Anpassungsprobleme durch Updates</w:t>
        </w:r>
      </w:ins>
      <w:ins w:id="540" w:author="Admin" w:date="2015-07-06T14:17:00Z">
        <w:r w:rsidR="00601564">
          <w:t xml:space="preserve"> </w:t>
        </w:r>
      </w:ins>
      <w:ins w:id="541" w:author="Maximilian Schmitz" w:date="2015-06-17T15:24:00Z">
        <w:del w:id="542" w:author="Admin" w:date="2015-07-06T14:19:00Z">
          <w:r w:rsidR="00AA1509" w:rsidDel="00601564">
            <w:delText xml:space="preserve"> </w:delText>
          </w:r>
        </w:del>
        <w:r w:rsidR="00AA1509">
          <w:t>sind ein Thema</w:t>
        </w:r>
      </w:ins>
      <w:ins w:id="543" w:author="Admin" w:date="2015-07-06T14:18:00Z">
        <w:r w:rsidR="00601564">
          <w:t>. Während der Bearbeitung wurden Teilweise die Schnittstellendefinitionen</w:t>
        </w:r>
      </w:ins>
      <w:ins w:id="544" w:author="Admin" w:date="2015-07-06T14:19:00Z">
        <w:r w:rsidR="00601564">
          <w:t xml:space="preserve"> des Frameworks </w:t>
        </w:r>
      </w:ins>
      <w:ins w:id="545" w:author="Admin" w:date="2015-07-06T14:18:00Z">
        <w:r w:rsidR="00601564">
          <w:t xml:space="preserve">geändert. </w:t>
        </w:r>
      </w:ins>
      <w:ins w:id="546" w:author="Maximilian Schmitz" w:date="2015-06-17T15:24:00Z">
        <w:del w:id="547" w:author="Admin" w:date="2015-07-06T14:18:00Z">
          <w:r w:rsidR="00AA1509" w:rsidDel="00601564">
            <w:delText xml:space="preserve"> und während der Bearbeitung aufgetreten.</w:delText>
          </w:r>
        </w:del>
      </w:ins>
    </w:p>
    <w:p w14:paraId="4AED1D47" w14:textId="77777777" w:rsidR="00D374F3" w:rsidRDefault="00D374F3">
      <w:pPr>
        <w:rPr>
          <w:ins w:id="548" w:author="Maximilian Schmitz" w:date="2015-06-17T15:25:00Z"/>
        </w:rPr>
        <w:pPrChange w:id="549" w:author="Maximilian Schmitz" w:date="2015-06-04T10:21:00Z">
          <w:pPr>
            <w:pStyle w:val="berschrift3"/>
          </w:pPr>
        </w:pPrChange>
      </w:pPr>
    </w:p>
    <w:p w14:paraId="05891566" w14:textId="77777777" w:rsidR="00D374F3" w:rsidRDefault="00D374F3">
      <w:pPr>
        <w:rPr>
          <w:ins w:id="550" w:author="Maximilian Schmitz" w:date="2015-06-17T15:28:00Z"/>
        </w:rPr>
        <w:pPrChange w:id="551" w:author="Maximilian Schmitz" w:date="2015-06-04T10:21:00Z">
          <w:pPr>
            <w:pStyle w:val="berschrift3"/>
          </w:pPr>
        </w:pPrChange>
      </w:pPr>
      <w:ins w:id="552" w:author="Maximilian Schmitz" w:date="2015-06-17T15:25:00Z">
        <w:r>
          <w:t>Insgesamt teilt sich die Umsetzung der Simulationsumgebung in drei Teile:</w:t>
        </w:r>
      </w:ins>
    </w:p>
    <w:p w14:paraId="77068D0B" w14:textId="77777777" w:rsidR="00D374F3" w:rsidRDefault="00D374F3">
      <w:pPr>
        <w:rPr>
          <w:ins w:id="553" w:author="Maximilian Schmitz" w:date="2015-06-17T15:28:00Z"/>
        </w:rPr>
        <w:pPrChange w:id="554" w:author="Maximilian Schmitz" w:date="2015-06-04T10:21:00Z">
          <w:pPr>
            <w:pStyle w:val="berschrift3"/>
          </w:pPr>
        </w:pPrChange>
      </w:pPr>
      <w:ins w:id="555" w:author="Maximilian Schmitz" w:date="2015-06-17T15:27:00Z">
        <w:r>
          <w:t xml:space="preserve">Zum einen in die Erstellung des Spielrahmens mit dem Spielfeld und vor allem der Regelimplementierung.  </w:t>
        </w:r>
      </w:ins>
      <w:ins w:id="556" w:author="Maximilian Schmitz" w:date="2015-06-17T15:28:00Z">
        <w:r>
          <w:t>Dieser Teil ist die Steuerungskomponente der Simulationsumgebung.</w:t>
        </w:r>
      </w:ins>
    </w:p>
    <w:p w14:paraId="515DD887" w14:textId="77777777" w:rsidR="00D374F3" w:rsidRDefault="00D374F3">
      <w:pPr>
        <w:rPr>
          <w:ins w:id="557" w:author="Maximilian Schmitz" w:date="2015-06-17T15:30:00Z"/>
        </w:rPr>
        <w:pPrChange w:id="558" w:author="Maximilian Schmitz" w:date="2015-06-04T10:21:00Z">
          <w:pPr>
            <w:pStyle w:val="berschrift3"/>
          </w:pPr>
        </w:pPrChange>
      </w:pPr>
      <w:ins w:id="559" w:author="Maximilian Schmitz" w:date="2015-06-17T15:28:00Z">
        <w:r>
          <w:t xml:space="preserve">Ein weiterer Teil ist die Implementierung der Spieler innerhalb der Simulationsumgebung. </w:t>
        </w:r>
      </w:ins>
      <w:ins w:id="560"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561" w:author="Maximilian Schmitz" w:date="2015-06-04T10:21:00Z">
          <w:pPr>
            <w:pStyle w:val="berschrift3"/>
          </w:pPr>
        </w:pPrChange>
      </w:pPr>
      <w:ins w:id="562" w:author="Maximilian Schmitz" w:date="2015-06-17T15:30:00Z">
        <w:r>
          <w:t xml:space="preserve">Der letzte Teil ist die Skriptschnittstelle, die die Weitergabe der Spielerfunktionalitäten an die KI-Skripte </w:t>
        </w:r>
      </w:ins>
      <w:ins w:id="563" w:author="Maximilian Schmitz" w:date="2015-06-17T15:32:00Z">
        <w:r>
          <w:t xml:space="preserve">vornimmt. Dazu gehört auch </w:t>
        </w:r>
        <w:proofErr w:type="gramStart"/>
        <w:r>
          <w:t>den</w:t>
        </w:r>
        <w:proofErr w:type="gramEnd"/>
        <w:r>
          <w:t xml:space="preserve"> im Kapitel </w:t>
        </w:r>
      </w:ins>
      <w:ins w:id="564" w:author="Maximilian Schmitz" w:date="2015-06-17T15:33:00Z">
        <w:r>
          <w:fldChar w:fldCharType="begin"/>
        </w:r>
        <w:r>
          <w:instrText xml:space="preserve"> REF _Ref422318518 \h </w:instrText>
        </w:r>
      </w:ins>
      <w:r>
        <w:fldChar w:fldCharType="separate"/>
      </w:r>
      <w:ins w:id="565" w:author="Maximilian Schmitz" w:date="2015-06-19T09:20:00Z">
        <w:r w:rsidR="00867956">
          <w:t>Architektur</w:t>
        </w:r>
      </w:ins>
      <w:ins w:id="566"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rsidP="00794EB6">
      <w:pPr>
        <w:pStyle w:val="berschrift3"/>
        <w:rPr>
          <w:ins w:id="567" w:author="Maximilian Schmitz" w:date="2015-06-04T19:48:00Z"/>
        </w:rPr>
      </w:pPr>
      <w:bookmarkStart w:id="568" w:name="_Toc422468962"/>
      <w:r>
        <w:t>Regel</w:t>
      </w:r>
      <w:ins w:id="569" w:author="Maximilian Schmitz" w:date="2015-06-17T19:42:00Z">
        <w:r w:rsidR="00915AB6">
          <w:t>- und Spiel</w:t>
        </w:r>
      </w:ins>
      <w:r>
        <w:t>implementierung</w:t>
      </w:r>
      <w:bookmarkEnd w:id="568"/>
    </w:p>
    <w:p w14:paraId="55706155" w14:textId="77777777" w:rsidR="00211020" w:rsidRDefault="00915AB6">
      <w:pPr>
        <w:rPr>
          <w:ins w:id="570" w:author="Maximilian Schmitz" w:date="2015-06-17T19:46:00Z"/>
        </w:rPr>
        <w:pPrChange w:id="571" w:author="Maximilian Schmitz" w:date="2015-06-04T19:48:00Z">
          <w:pPr>
            <w:pStyle w:val="berschrift3"/>
          </w:pPr>
        </w:pPrChange>
      </w:pPr>
      <w:ins w:id="572" w:author="Maximilian Schmitz" w:date="2015-06-17T19:45:00Z">
        <w:r>
          <w:t xml:space="preserve">Die Implementierung des Spiels ist untergliedert </w:t>
        </w:r>
      </w:ins>
      <w:ins w:id="573" w:author="Maximilian Schmitz" w:date="2015-06-17T19:46:00Z">
        <w:r>
          <w:t>in die Erstellung eines Spielfeldes und der Programmierung der Spielregeln.</w:t>
        </w:r>
      </w:ins>
    </w:p>
    <w:p w14:paraId="5352CCE6" w14:textId="77777777" w:rsidR="00915AB6" w:rsidRDefault="00313D31">
      <w:pPr>
        <w:rPr>
          <w:ins w:id="574" w:author="Maximilian Schmitz" w:date="2015-06-17T19:50:00Z"/>
        </w:rPr>
        <w:pPrChange w:id="575" w:author="Maximilian Schmitz" w:date="2015-06-04T19:48:00Z">
          <w:pPr>
            <w:pStyle w:val="berschrift3"/>
          </w:pPr>
        </w:pPrChange>
      </w:pPr>
      <w:ins w:id="576" w:author="Maximilian Schmitz" w:date="2015-06-17T19:48:00Z">
        <w:r>
          <w:t xml:space="preserve">Die Erstellung des Spielfeldes ist über den graphischen Editor der Unreal Engine 4 realisiert. Dieser bietet die Möglichkeit </w:t>
        </w:r>
      </w:ins>
      <w:ins w:id="577"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578"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579" w:author="Maximilian Schmitz" w:date="2015-06-17T19:43:00Z"/>
        </w:rPr>
        <w:pPrChange w:id="580" w:author="Maximilian Schmitz" w:date="2015-06-04T19:48:00Z">
          <w:pPr>
            <w:pStyle w:val="berschrift3"/>
          </w:pPr>
        </w:pPrChange>
      </w:pPr>
      <w:ins w:id="581" w:author="Maximilian Schmitz" w:date="2015-06-17T19:51:00Z">
        <w:r>
          <w:lastRenderedPageBreak/>
          <w:t xml:space="preserve">Zum großen Teil kommen von der Unreal Engine mitgelieferte 3D-Modelle zum Einsatz. </w:t>
        </w:r>
      </w:ins>
      <w:ins w:id="582" w:author="Maximilian Schmitz" w:date="2015-06-17T19:52:00Z">
        <w:r>
          <w:t xml:space="preserve">Stellvertretend seien hier die Spieler </w:t>
        </w:r>
        <w:commentRangeStart w:id="583"/>
        <w:del w:id="584" w:author="Admin" w:date="2015-07-06T14:21:00Z">
          <w:r w:rsidDel="00601564">
            <w:delText xml:space="preserve">und die Tore </w:delText>
          </w:r>
        </w:del>
        <w:r>
          <w:t>genannt</w:t>
        </w:r>
      </w:ins>
      <w:commentRangeEnd w:id="583"/>
      <w:r w:rsidR="00601564">
        <w:rPr>
          <w:rStyle w:val="Kommentarzeichen"/>
        </w:rPr>
        <w:commentReference w:id="583"/>
      </w:r>
      <w:ins w:id="585" w:author="Maximilian Schmitz" w:date="2015-06-17T19:52:00Z">
        <w:r>
          <w:t xml:space="preserve">. Auf die 3D-Modelle sind zum Teil spezielle Texturen </w:t>
        </w:r>
      </w:ins>
      <w:ins w:id="586"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587" w:author="Maximilian Schmitz" w:date="2015-06-19T09:20:00Z">
        <w:r w:rsidR="00867956">
          <w:t xml:space="preserve">Abbildung </w:t>
        </w:r>
        <w:r w:rsidR="00867956">
          <w:rPr>
            <w:noProof/>
          </w:rPr>
          <w:t>3</w:t>
        </w:r>
      </w:ins>
      <w:ins w:id="588" w:author="Maximilian Schmitz" w:date="2015-06-17T19:53:00Z">
        <w:r>
          <w:fldChar w:fldCharType="end"/>
        </w:r>
        <w:r>
          <w:t xml:space="preserve"> ist das so entstandene Spielfeld zu sehen.</w:t>
        </w:r>
      </w:ins>
    </w:p>
    <w:p w14:paraId="436BFC4B" w14:textId="77777777" w:rsidR="00915AB6" w:rsidRDefault="00915AB6">
      <w:pPr>
        <w:rPr>
          <w:ins w:id="589" w:author="Maximilian Schmitz" w:date="2015-06-17T19:43:00Z"/>
        </w:rPr>
        <w:pPrChange w:id="590" w:author="Maximilian Schmitz" w:date="2015-06-04T19:48:00Z">
          <w:pPr>
            <w:pStyle w:val="berschrift3"/>
          </w:pPr>
        </w:pPrChange>
      </w:pPr>
    </w:p>
    <w:p w14:paraId="20BA9BBF" w14:textId="77777777" w:rsidR="00313D31" w:rsidRDefault="00915AB6">
      <w:pPr>
        <w:keepNext/>
        <w:rPr>
          <w:ins w:id="591" w:author="Maximilian Schmitz" w:date="2015-06-17T19:47:00Z"/>
        </w:rPr>
        <w:pPrChange w:id="592" w:author="Maximilian Schmitz" w:date="2015-06-17T19:47:00Z">
          <w:pPr/>
        </w:pPrChange>
      </w:pPr>
      <w:ins w:id="593"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7"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7" action="ppaction://program"/>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594" w:author="Maximilian Schmitz" w:date="2015-06-18T20:06:00Z"/>
        </w:rPr>
        <w:pPrChange w:id="595" w:author="Maximilian Schmitz" w:date="2015-06-17T19:47:00Z">
          <w:pPr>
            <w:pStyle w:val="berschrift3"/>
          </w:pPr>
        </w:pPrChange>
      </w:pPr>
      <w:bookmarkStart w:id="596" w:name="_Ref422334156"/>
      <w:bookmarkStart w:id="597" w:name="_Toc422468975"/>
      <w:ins w:id="598" w:author="Maximilian Schmitz" w:date="2015-06-17T19:47:00Z">
        <w:r>
          <w:t xml:space="preserve">Abbildung </w:t>
        </w:r>
        <w:r>
          <w:fldChar w:fldCharType="begin"/>
        </w:r>
        <w:r>
          <w:instrText xml:space="preserve"> SEQ Abbildung \* ARABIC </w:instrText>
        </w:r>
      </w:ins>
      <w:r>
        <w:fldChar w:fldCharType="separate"/>
      </w:r>
      <w:ins w:id="599" w:author="Maximilian Schmitz" w:date="2015-06-19T09:20:00Z">
        <w:r w:rsidR="00867956">
          <w:rPr>
            <w:noProof/>
          </w:rPr>
          <w:t>3</w:t>
        </w:r>
      </w:ins>
      <w:ins w:id="600" w:author="Maximilian Schmitz" w:date="2015-06-17T19:47:00Z">
        <w:r>
          <w:fldChar w:fldCharType="end"/>
        </w:r>
        <w:bookmarkEnd w:id="596"/>
        <w:r>
          <w:t>: Modelliertes Spielfeld</w:t>
        </w:r>
      </w:ins>
      <w:bookmarkEnd w:id="597"/>
    </w:p>
    <w:p w14:paraId="373B4DDD" w14:textId="77777777" w:rsidR="00270303" w:rsidRDefault="00270303">
      <w:pPr>
        <w:rPr>
          <w:ins w:id="601" w:author="Maximilian Schmitz" w:date="2015-06-18T20:06:00Z"/>
        </w:rPr>
        <w:pPrChange w:id="602" w:author="Maximilian Schmitz" w:date="2015-06-18T20:06:00Z">
          <w:pPr>
            <w:pStyle w:val="berschrift3"/>
          </w:pPr>
        </w:pPrChange>
      </w:pPr>
    </w:p>
    <w:p w14:paraId="7926E728" w14:textId="79FE6313" w:rsidR="00270303" w:rsidRPr="00EC6D6C" w:rsidRDefault="00270303">
      <w:pPr>
        <w:rPr>
          <w:ins w:id="603" w:author="Maximilian Schmitz" w:date="2015-06-17T19:54:00Z"/>
        </w:rPr>
        <w:pPrChange w:id="604" w:author="Maximilian Schmitz" w:date="2015-06-18T20:06:00Z">
          <w:pPr>
            <w:pStyle w:val="berschrift3"/>
          </w:pPr>
        </w:pPrChange>
      </w:pPr>
      <w:ins w:id="605" w:author="Maximilian Schmitz" w:date="2015-06-18T20:06:00Z">
        <w:r>
          <w:t xml:space="preserve">Das Spiel verwendet ein kartesisches Koordinatensystem, dessen Ursprung </w:t>
        </w:r>
      </w:ins>
      <w:ins w:id="606" w:author="Maximilian Schmitz" w:date="2015-06-18T20:08:00Z">
        <w:r>
          <w:t>sich im Mittelpunkt</w:t>
        </w:r>
      </w:ins>
      <w:ins w:id="607" w:author="Admin" w:date="2015-07-06T14:22:00Z">
        <w:r w:rsidR="00601564">
          <w:t>(</w:t>
        </w:r>
        <w:r w:rsidR="00601564" w:rsidRPr="00601564">
          <w:t>Anstoßpunkt</w:t>
        </w:r>
        <w:r w:rsidR="00601564">
          <w:t>)</w:t>
        </w:r>
      </w:ins>
      <w:ins w:id="608" w:author="Maximilian Schmitz" w:date="2015-06-18T20:08:00Z">
        <w:r>
          <w:t xml:space="preserve"> befindet.</w:t>
        </w:r>
      </w:ins>
    </w:p>
    <w:p w14:paraId="647EDB7F" w14:textId="77777777" w:rsidR="00036FA5" w:rsidRPr="00EC6D6C" w:rsidRDefault="00036FA5">
      <w:pPr>
        <w:rPr>
          <w:ins w:id="609" w:author="Maximilian Schmitz" w:date="2015-06-17T19:43:00Z"/>
        </w:rPr>
        <w:pPrChange w:id="610" w:author="Maximilian Schmitz" w:date="2015-06-17T19:54:00Z">
          <w:pPr>
            <w:pStyle w:val="berschrift3"/>
          </w:pPr>
        </w:pPrChange>
      </w:pPr>
    </w:p>
    <w:p w14:paraId="71B77B9D" w14:textId="77777777" w:rsidR="00915AB6" w:rsidRDefault="00D85DF2">
      <w:pPr>
        <w:rPr>
          <w:ins w:id="611" w:author="Maximilian Schmitz" w:date="2015-06-17T19:43:00Z"/>
        </w:rPr>
        <w:pPrChange w:id="612" w:author="Maximilian Schmitz" w:date="2015-06-04T19:48:00Z">
          <w:pPr>
            <w:pStyle w:val="berschrift3"/>
          </w:pPr>
        </w:pPrChange>
      </w:pPr>
      <w:ins w:id="613" w:author="Maximilian Schmitz" w:date="2015-06-17T20:00:00Z">
        <w:r>
          <w:t xml:space="preserve">Die Implementierung der Fußballregeln wird zum einen über die Gestaltung der 3D-Modellierung realisiert. </w:t>
        </w:r>
      </w:ins>
      <w:ins w:id="614" w:author="Maximilian Schmitz" w:date="2015-06-17T20:01:00Z">
        <w:r>
          <w:t xml:space="preserve">Um den Aufwand für die Implementierung der Fußballregeln zu reduzieren, wird mit Banden gespielt. </w:t>
        </w:r>
      </w:ins>
      <w:ins w:id="615" w:author="Maximilian Schmitz" w:date="2015-06-17T20:02:00Z">
        <w:r>
          <w:t xml:space="preserve">Diese wurden als Kollisionsboxen modelliert und umgeben das gesamte Spielfeld. </w:t>
        </w:r>
      </w:ins>
      <w:ins w:id="616" w:author="Maximilian Schmitz" w:date="2015-06-17T20:04:00Z">
        <w:r>
          <w:t xml:space="preserve">Die Kollisionsboxen sind weder für die Spieler, noch für den Ball durchlässig. Alle Objekte prallen daran ab wie es bei einer Bande der Fall wäre. </w:t>
        </w:r>
      </w:ins>
      <w:ins w:id="617" w:author="Maximilian Schmitz" w:date="2015-06-17T20:05:00Z">
        <w:r>
          <w:t xml:space="preserve">Diese Entscheidung wurde getroffen um der Implementierung von Seiten- und Toraus, sowie Einwurf und Eckball aus dem Weg zu gehen. </w:t>
        </w:r>
      </w:ins>
      <w:ins w:id="618"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619" w:author="Maximilian Schmitz" w:date="2015-06-17T20:08:00Z">
        <w:r>
          <w:fldChar w:fldCharType="begin"/>
        </w:r>
        <w:r>
          <w:instrText xml:space="preserve"> REF _Ref422335038 \h </w:instrText>
        </w:r>
      </w:ins>
      <w:r>
        <w:fldChar w:fldCharType="separate"/>
      </w:r>
      <w:ins w:id="620" w:author="Maximilian Schmitz" w:date="2015-06-19T09:20:00Z">
        <w:r w:rsidR="00867956">
          <w:t xml:space="preserve">Abbildung </w:t>
        </w:r>
        <w:r w:rsidR="00867956">
          <w:rPr>
            <w:noProof/>
          </w:rPr>
          <w:t>4</w:t>
        </w:r>
      </w:ins>
      <w:ins w:id="621" w:author="Maximilian Schmitz" w:date="2015-06-17T20:08:00Z">
        <w:r>
          <w:fldChar w:fldCharType="end"/>
        </w:r>
        <w:r>
          <w:t xml:space="preserve"> zeigt das Spielfeld</w:t>
        </w:r>
      </w:ins>
      <w:ins w:id="622" w:author="Maximilian Schmitz" w:date="2015-06-17T20:09:00Z">
        <w:r>
          <w:t xml:space="preserve"> </w:t>
        </w:r>
      </w:ins>
      <w:ins w:id="623" w:author="Maximilian Schmitz" w:date="2015-06-17T20:08:00Z">
        <w:r>
          <w:t>mit den modellierten Kollisionsboxen</w:t>
        </w:r>
      </w:ins>
      <w:ins w:id="624" w:author="Maximilian Schmitz" w:date="2015-06-17T20:09:00Z">
        <w:r w:rsidRPr="00D85DF2">
          <w:t xml:space="preserve"> </w:t>
        </w:r>
        <w:r>
          <w:t>im Editor</w:t>
        </w:r>
      </w:ins>
      <w:ins w:id="625" w:author="Maximilian Schmitz" w:date="2015-06-17T20:08:00Z">
        <w:r>
          <w:t xml:space="preserve">. Diese sind </w:t>
        </w:r>
      </w:ins>
      <w:ins w:id="626" w:author="Maximilian Schmitz" w:date="2015-06-17T20:09:00Z">
        <w:r>
          <w:t>als transparente Rechtecke im Hintergrund zu erkennen.</w:t>
        </w:r>
      </w:ins>
    </w:p>
    <w:p w14:paraId="270E2621" w14:textId="77777777" w:rsidR="00D85DF2" w:rsidRDefault="00915AB6">
      <w:pPr>
        <w:keepNext/>
        <w:rPr>
          <w:ins w:id="627" w:author="Maximilian Schmitz" w:date="2015-06-17T20:08:00Z"/>
        </w:rPr>
        <w:pPrChange w:id="628" w:author="Maximilian Schmitz" w:date="2015-06-17T20:08:00Z">
          <w:pPr/>
        </w:pPrChange>
      </w:pPr>
      <w:ins w:id="629"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630" w:author="Maximilian Schmitz" w:date="2015-06-17T19:55:00Z"/>
        </w:rPr>
        <w:pPrChange w:id="631" w:author="Maximilian Schmitz" w:date="2015-06-17T20:08:00Z">
          <w:pPr>
            <w:pStyle w:val="berschrift3"/>
          </w:pPr>
        </w:pPrChange>
      </w:pPr>
      <w:bookmarkStart w:id="632" w:name="_Ref422335038"/>
      <w:bookmarkStart w:id="633" w:name="_Toc422468976"/>
      <w:ins w:id="634" w:author="Maximilian Schmitz" w:date="2015-06-17T20:08:00Z">
        <w:r>
          <w:t xml:space="preserve">Abbildung </w:t>
        </w:r>
        <w:r>
          <w:fldChar w:fldCharType="begin"/>
        </w:r>
        <w:r>
          <w:instrText xml:space="preserve"> SEQ Abbildung \* ARABIC </w:instrText>
        </w:r>
      </w:ins>
      <w:r>
        <w:fldChar w:fldCharType="separate"/>
      </w:r>
      <w:ins w:id="635" w:author="Maximilian Schmitz" w:date="2015-06-19T09:20:00Z">
        <w:r w:rsidR="00867956">
          <w:rPr>
            <w:noProof/>
          </w:rPr>
          <w:t>4</w:t>
        </w:r>
      </w:ins>
      <w:ins w:id="636" w:author="Maximilian Schmitz" w:date="2015-06-17T20:08:00Z">
        <w:r>
          <w:fldChar w:fldCharType="end"/>
        </w:r>
        <w:bookmarkEnd w:id="632"/>
        <w:r>
          <w:t>: Spielfeld mit Kollisionsboxen</w:t>
        </w:r>
      </w:ins>
      <w:bookmarkEnd w:id="633"/>
    </w:p>
    <w:p w14:paraId="09683D48" w14:textId="77777777" w:rsidR="00036FA5" w:rsidRDefault="00036FA5">
      <w:pPr>
        <w:rPr>
          <w:ins w:id="637" w:author="Maximilian Schmitz" w:date="2015-06-17T19:55:00Z"/>
        </w:rPr>
        <w:pPrChange w:id="638" w:author="Maximilian Schmitz" w:date="2015-06-04T19:48:00Z">
          <w:pPr>
            <w:pStyle w:val="berschrift3"/>
          </w:pPr>
        </w:pPrChange>
      </w:pPr>
    </w:p>
    <w:p w14:paraId="7F039731" w14:textId="77777777" w:rsidR="00036FA5" w:rsidRDefault="00D359A1">
      <w:pPr>
        <w:rPr>
          <w:ins w:id="639" w:author="Maximilian Schmitz" w:date="2015-06-17T20:26:00Z"/>
        </w:rPr>
        <w:pPrChange w:id="640" w:author="Maximilian Schmitz" w:date="2015-06-04T19:48:00Z">
          <w:pPr>
            <w:pStyle w:val="berschrift3"/>
          </w:pPr>
        </w:pPrChange>
      </w:pPr>
      <w:ins w:id="641" w:author="Maximilian Schmitz" w:date="2015-06-17T20:10:00Z">
        <w:r>
          <w:t xml:space="preserve">Weiterhin </w:t>
        </w:r>
      </w:ins>
      <w:ins w:id="642" w:author="Maximilian Schmitz" w:date="2015-06-17T20:25:00Z">
        <w:r w:rsidR="00B93913">
          <w:t xml:space="preserve">ist im Spiel eine Torerkennung und daraufhin das Ausführen eines Anstoß implementiert. </w:t>
        </w:r>
      </w:ins>
      <w:ins w:id="643"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644" w:author="Maximilian Schmitz" w:date="2015-06-17T20:29:00Z"/>
        </w:rPr>
        <w:pPrChange w:id="645" w:author="Maximilian Schmitz" w:date="2015-06-04T19:48:00Z">
          <w:pPr>
            <w:pStyle w:val="berschrift3"/>
          </w:pPr>
        </w:pPrChange>
      </w:pPr>
      <w:proofErr w:type="spellStart"/>
      <w:ins w:id="646" w:author="Maximilian Schmitz" w:date="2015-06-17T20:27:00Z">
        <w:r>
          <w:t>Blueprints</w:t>
        </w:r>
        <w:proofErr w:type="spellEnd"/>
        <w:r>
          <w:t xml:space="preserve"> sind ein Ansatz der grafischen Programmierung. </w:t>
        </w:r>
      </w:ins>
      <w:ins w:id="647" w:author="Maximilian Schmitz" w:date="2015-06-17T20:28:00Z">
        <w:r>
          <w:t xml:space="preserve">Darin lassen sich relativ komfortabel Funktionen modellieren. </w:t>
        </w:r>
      </w:ins>
      <w:ins w:id="648"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649" w:author="Maximilian Schmitz" w:date="2015-06-17T20:43:00Z"/>
        </w:rPr>
        <w:pPrChange w:id="650" w:author="Maximilian Schmitz" w:date="2015-06-04T19:48:00Z">
          <w:pPr>
            <w:pStyle w:val="berschrift3"/>
          </w:pPr>
        </w:pPrChange>
      </w:pPr>
      <w:ins w:id="651" w:author="Maximilian Schmitz" w:date="2015-06-17T20:30:00Z">
        <w:r>
          <w:t xml:space="preserve">Ein </w:t>
        </w:r>
        <w:proofErr w:type="spellStart"/>
        <w:r>
          <w:t>Blueprint</w:t>
        </w:r>
        <w:proofErr w:type="spellEnd"/>
        <w:r>
          <w:t xml:space="preserve"> kann eine oder mehrere logische Funktionalitäten enthalten. </w:t>
        </w:r>
      </w:ins>
      <w:ins w:id="652" w:author="Maximilian Schmitz" w:date="2015-06-17T20:32:00Z">
        <w:r>
          <w:t>Funktionsaufrufe oder Events sind als Rechtecke dargestellt. Verbunden sind diese Rechtecke über verschiedenfarbige Linien. Diese Linien repräsentieren Kontroll</w:t>
        </w:r>
      </w:ins>
      <w:ins w:id="653" w:author="Admin" w:date="2015-07-06T14:25:00Z">
        <w:r w:rsidR="00601564">
          <w:t>-</w:t>
        </w:r>
      </w:ins>
      <w:ins w:id="654" w:author="Maximilian Schmitz" w:date="2015-06-17T20:32:00Z">
        <w:del w:id="655" w:author="Admin" w:date="2015-07-06T14:25:00Z">
          <w:r w:rsidDel="00601564">
            <w:delText>flüssen</w:delText>
          </w:r>
        </w:del>
      </w:ins>
      <w:ins w:id="656" w:author="Admin" w:date="2015-07-06T14:24:00Z">
        <w:r w:rsidR="00601564">
          <w:t xml:space="preserve"> und Datenflüsse</w:t>
        </w:r>
      </w:ins>
      <w:ins w:id="657" w:author="Maximilian Schmitz" w:date="2015-06-17T20:32:00Z">
        <w:r>
          <w:t>. D</w:t>
        </w:r>
      </w:ins>
      <w:ins w:id="658" w:author="Admin" w:date="2015-07-06T14:25:00Z">
        <w:r w:rsidR="00373351">
          <w:t>ie</w:t>
        </w:r>
      </w:ins>
      <w:ins w:id="659" w:author="Maximilian Schmitz" w:date="2015-06-17T20:32:00Z">
        <w:del w:id="660" w:author="Admin" w:date="2015-07-06T14:25:00Z">
          <w:r w:rsidDel="00373351">
            <w:delText>as sind zum einen</w:delText>
          </w:r>
        </w:del>
        <w:r>
          <w:t xml:space="preserve"> </w:t>
        </w:r>
      </w:ins>
      <w:ins w:id="661" w:author="Maximilian Schmitz" w:date="2015-06-17T20:33:00Z">
        <w:r>
          <w:t>Kontrollflüsse</w:t>
        </w:r>
      </w:ins>
      <w:ins w:id="662" w:author="Admin" w:date="2015-07-06T14:25:00Z">
        <w:r w:rsidR="00373351">
          <w:t xml:space="preserve"> bestimmen die Reihenfolge</w:t>
        </w:r>
      </w:ins>
      <w:ins w:id="663" w:author="Maximilian Schmitz" w:date="2015-06-17T20:33:00Z">
        <w:del w:id="664" w:author="Admin" w:date="2015-07-06T14:25:00Z">
          <w:r w:rsidDel="00373351">
            <w:delText>,</w:delText>
          </w:r>
        </w:del>
        <w:r>
          <w:t xml:space="preserve"> d</w:t>
        </w:r>
      </w:ins>
      <w:ins w:id="665" w:author="Admin" w:date="2015-07-06T14:25:00Z">
        <w:r w:rsidR="00373351">
          <w:t>er</w:t>
        </w:r>
      </w:ins>
      <w:ins w:id="666" w:author="Maximilian Schmitz" w:date="2015-06-17T20:33:00Z">
        <w:del w:id="667" w:author="Admin" w:date="2015-07-06T14:25:00Z">
          <w:r w:rsidDel="00373351">
            <w:delText>ie</w:delText>
          </w:r>
        </w:del>
        <w:r>
          <w:t xml:space="preserve"> Methodenaufrufe</w:t>
        </w:r>
        <w:del w:id="668" w:author="Admin" w:date="2015-07-06T14:25:00Z">
          <w:r w:rsidDel="00373351">
            <w:delText xml:space="preserve"> weitergeben</w:delText>
          </w:r>
        </w:del>
        <w:r>
          <w:t xml:space="preserve">. </w:t>
        </w:r>
      </w:ins>
      <w:ins w:id="669" w:author="Maximilian Schmitz" w:date="2015-06-17T20:34:00Z">
        <w:r>
          <w:t xml:space="preserve">Zum anderen </w:t>
        </w:r>
        <w:del w:id="670" w:author="Admin" w:date="2015-07-06T14:27:00Z">
          <w:r w:rsidDel="00373351">
            <w:delText>sind</w:delText>
          </w:r>
        </w:del>
      </w:ins>
      <w:ins w:id="671" w:author="Admin" w:date="2015-07-06T14:27:00Z">
        <w:r w:rsidR="00373351">
          <w:t>werden</w:t>
        </w:r>
      </w:ins>
      <w:ins w:id="672" w:author="Maximilian Schmitz" w:date="2015-06-17T20:34:00Z">
        <w:r>
          <w:t xml:space="preserve"> die</w:t>
        </w:r>
      </w:ins>
      <w:ins w:id="673" w:author="Admin" w:date="2015-07-06T14:26:00Z">
        <w:r w:rsidR="00373351">
          <w:t xml:space="preserve"> Datenflüsse zum Austausch von </w:t>
        </w:r>
      </w:ins>
      <w:ins w:id="674" w:author="Maximilian Schmitz" w:date="2015-06-17T20:34:00Z">
        <w:del w:id="675" w:author="Admin" w:date="2015-07-06T14:26:00Z">
          <w:r w:rsidDel="00373351">
            <w:delText xml:space="preserve">se Kontrollflüsse </w:delText>
          </w:r>
        </w:del>
        <w:r>
          <w:t xml:space="preserve">Variablen, </w:t>
        </w:r>
        <w:del w:id="676" w:author="Admin" w:date="2015-07-06T14:27:00Z">
          <w:r w:rsidDel="00373351">
            <w:delText xml:space="preserve">die </w:delText>
          </w:r>
        </w:del>
        <w:r>
          <w:t>als Rückgabewerte einer Funktion</w:t>
        </w:r>
      </w:ins>
      <w:ins w:id="677" w:author="Admin" w:date="2015-07-06T14:27:00Z">
        <w:r w:rsidR="00373351">
          <w:t xml:space="preserve"> oder</w:t>
        </w:r>
      </w:ins>
      <w:ins w:id="678" w:author="Maximilian Schmitz" w:date="2015-06-17T20:34:00Z">
        <w:r>
          <w:t xml:space="preserve"> als Übergabeparameter an eine andere Funktion </w:t>
        </w:r>
      </w:ins>
      <w:ins w:id="679" w:author="Admin" w:date="2015-07-06T14:27:00Z">
        <w:r w:rsidR="00373351">
          <w:lastRenderedPageBreak/>
          <w:t>verwendet</w:t>
        </w:r>
      </w:ins>
      <w:ins w:id="680" w:author="Maximilian Schmitz" w:date="2015-06-17T20:34:00Z">
        <w:del w:id="681" w:author="Admin" w:date="2015-07-06T14:27:00Z">
          <w:r w:rsidDel="00373351">
            <w:delText>übergeben werden</w:delText>
          </w:r>
        </w:del>
        <w:r>
          <w:t xml:space="preserve">. </w:t>
        </w:r>
      </w:ins>
      <w:ins w:id="682"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683" w:author="Maximilian Schmitz" w:date="2015-06-17T20:43:00Z"/>
        </w:rPr>
        <w:pPrChange w:id="684" w:author="Maximilian Schmitz" w:date="2015-06-04T19:48:00Z">
          <w:pPr>
            <w:pStyle w:val="berschrift3"/>
          </w:pPr>
        </w:pPrChange>
      </w:pPr>
      <w:ins w:id="685" w:author="Maximilian Schmitz" w:date="2015-06-17T20:44:00Z">
        <w:r>
          <w:t xml:space="preserve">In </w:t>
        </w:r>
      </w:ins>
      <w:ins w:id="686" w:author="Maximilian Schmitz" w:date="2015-06-17T20:45:00Z">
        <w:r>
          <w:fldChar w:fldCharType="begin"/>
        </w:r>
        <w:r>
          <w:instrText xml:space="preserve"> REF _Ref422337232 \h </w:instrText>
        </w:r>
      </w:ins>
      <w:r>
        <w:fldChar w:fldCharType="separate"/>
      </w:r>
      <w:ins w:id="687" w:author="Maximilian Schmitz" w:date="2015-06-19T09:20:00Z">
        <w:r w:rsidR="00867956">
          <w:t xml:space="preserve">Abbildung </w:t>
        </w:r>
        <w:r w:rsidR="00867956">
          <w:rPr>
            <w:noProof/>
          </w:rPr>
          <w:t>5</w:t>
        </w:r>
      </w:ins>
      <w:ins w:id="688"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689" w:author="Maximilian Schmitz" w:date="2015-06-17T20:46:00Z">
        <w:r w:rsidR="00C74556">
          <w:t xml:space="preserve">Dann wird geprüft welches Team das Tor erzielt hat und die Durchführung eines </w:t>
        </w:r>
      </w:ins>
      <w:ins w:id="690" w:author="Maximilian Schmitz" w:date="2015-06-17T20:47:00Z">
        <w:r w:rsidR="00C74556">
          <w:t>Anstoßes</w:t>
        </w:r>
      </w:ins>
      <w:ins w:id="691" w:author="Maximilian Schmitz" w:date="2015-06-17T20:46:00Z">
        <w:r w:rsidR="00C74556">
          <w:t xml:space="preserve"> angestoßen.</w:t>
        </w:r>
      </w:ins>
    </w:p>
    <w:p w14:paraId="4A2D38F2" w14:textId="77777777" w:rsidR="0098221C" w:rsidRDefault="0098221C">
      <w:pPr>
        <w:keepNext/>
        <w:rPr>
          <w:ins w:id="692" w:author="Maximilian Schmitz" w:date="2015-06-17T20:44:00Z"/>
        </w:rPr>
        <w:pPrChange w:id="693" w:author="Maximilian Schmitz" w:date="2015-06-17T20:44:00Z">
          <w:pPr/>
        </w:pPrChange>
      </w:pPr>
      <w:ins w:id="694"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695" w:author="Maximilian Schmitz" w:date="2015-06-17T20:47:00Z"/>
        </w:rPr>
        <w:pPrChange w:id="696" w:author="Maximilian Schmitz" w:date="2015-06-17T20:44:00Z">
          <w:pPr>
            <w:pStyle w:val="berschrift3"/>
          </w:pPr>
        </w:pPrChange>
      </w:pPr>
      <w:bookmarkStart w:id="697" w:name="_Ref422337232"/>
      <w:bookmarkStart w:id="698" w:name="_Toc422468977"/>
      <w:ins w:id="699" w:author="Maximilian Schmitz" w:date="2015-06-17T20:44:00Z">
        <w:r>
          <w:t xml:space="preserve">Abbildung </w:t>
        </w:r>
        <w:r>
          <w:fldChar w:fldCharType="begin"/>
        </w:r>
        <w:r>
          <w:instrText xml:space="preserve"> SEQ Abbildung \* ARABIC </w:instrText>
        </w:r>
      </w:ins>
      <w:r>
        <w:fldChar w:fldCharType="separate"/>
      </w:r>
      <w:ins w:id="700" w:author="Maximilian Schmitz" w:date="2015-06-19T09:20:00Z">
        <w:r w:rsidR="00867956">
          <w:rPr>
            <w:noProof/>
          </w:rPr>
          <w:t>5</w:t>
        </w:r>
      </w:ins>
      <w:ins w:id="701" w:author="Maximilian Schmitz" w:date="2015-06-17T20:44:00Z">
        <w:r>
          <w:fldChar w:fldCharType="end"/>
        </w:r>
        <w:bookmarkEnd w:id="697"/>
        <w:r>
          <w:t xml:space="preserve">: </w:t>
        </w:r>
        <w:proofErr w:type="spellStart"/>
        <w:r>
          <w:t>Blueprint</w:t>
        </w:r>
        <w:proofErr w:type="spellEnd"/>
        <w:r>
          <w:t xml:space="preserve"> für die Torerkennung</w:t>
        </w:r>
      </w:ins>
      <w:bookmarkEnd w:id="698"/>
    </w:p>
    <w:p w14:paraId="2D7BC68C" w14:textId="77777777" w:rsidR="00C74556" w:rsidRDefault="00C74556">
      <w:pPr>
        <w:rPr>
          <w:ins w:id="702" w:author="Maximilian Schmitz" w:date="2015-06-17T20:47:00Z"/>
        </w:rPr>
        <w:pPrChange w:id="703" w:author="Maximilian Schmitz" w:date="2015-06-17T20:47:00Z">
          <w:pPr>
            <w:pStyle w:val="berschrift3"/>
          </w:pPr>
        </w:pPrChange>
      </w:pPr>
    </w:p>
    <w:p w14:paraId="007CACF9" w14:textId="77777777" w:rsidR="00A75BD7" w:rsidRDefault="00C74556">
      <w:pPr>
        <w:rPr>
          <w:ins w:id="704" w:author="Maximilian Schmitz" w:date="2015-06-18T10:34:00Z"/>
        </w:rPr>
        <w:pPrChange w:id="705" w:author="Maximilian Schmitz" w:date="2015-06-17T20:47:00Z">
          <w:pPr>
            <w:pStyle w:val="berschrift3"/>
          </w:pPr>
        </w:pPrChange>
      </w:pPr>
      <w:ins w:id="706" w:author="Maximilian Schmitz" w:date="2015-06-17T20:51:00Z">
        <w:r>
          <w:t xml:space="preserve">Genauso sind weitere Funktionalitäten, die </w:t>
        </w:r>
      </w:ins>
      <w:ins w:id="707" w:author="Maximilian Schmitz" w:date="2015-06-17T20:52:00Z">
        <w:r>
          <w:t xml:space="preserve">das Zurücksetzen des Balls nach Ablauf eines </w:t>
        </w:r>
        <w:proofErr w:type="spellStart"/>
        <w:r>
          <w:t>Timer</w:t>
        </w:r>
      </w:ins>
      <w:ins w:id="708" w:author="Maximilian Schmitz" w:date="2015-06-17T20:53:00Z">
        <w:r>
          <w:t>s</w:t>
        </w:r>
      </w:ins>
      <w:proofErr w:type="spellEnd"/>
      <w:ins w:id="709" w:author="Maximilian Schmitz" w:date="2015-06-17T20:52:00Z">
        <w:r>
          <w:t xml:space="preserve"> von 10 Sekunden </w:t>
        </w:r>
      </w:ins>
      <w:ins w:id="710"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711" w:author="Maximilian Schmitz" w:date="2015-06-18T10:31:00Z"/>
        </w:rPr>
        <w:pPrChange w:id="712" w:author="Maximilian Schmitz" w:date="2015-06-17T20:47:00Z">
          <w:pPr>
            <w:pStyle w:val="berschrift3"/>
          </w:pPr>
        </w:pPrChange>
      </w:pPr>
    </w:p>
    <w:p w14:paraId="2A509E21" w14:textId="77777777" w:rsidR="00922210" w:rsidRDefault="00922210">
      <w:pPr>
        <w:rPr>
          <w:ins w:id="713" w:author="Maximilian Schmitz" w:date="2015-06-18T10:35:00Z"/>
        </w:rPr>
        <w:pPrChange w:id="714" w:author="Maximilian Schmitz" w:date="2015-06-17T20:47:00Z">
          <w:pPr>
            <w:pStyle w:val="berschrift3"/>
          </w:pPr>
        </w:pPrChange>
      </w:pPr>
      <w:ins w:id="715" w:author="Maximilian Schmitz" w:date="2015-06-18T10:31:00Z">
        <w:r>
          <w:t xml:space="preserve">Die Konfiguration des Spiels wird </w:t>
        </w:r>
      </w:ins>
      <w:ins w:id="716" w:author="Maximilian Schmitz" w:date="2015-06-18T10:32:00Z">
        <w:r>
          <w:t xml:space="preserve">aus der Datei </w:t>
        </w:r>
      </w:ins>
      <w:ins w:id="717" w:author="Maximilian Schmitz" w:date="2015-06-18T10:34:00Z">
        <w:r>
          <w:t xml:space="preserve">„Teams.xml“ eingelesen. Darin ist spezifiziert aus welchen XML-Dateien die </w:t>
        </w:r>
      </w:ins>
      <w:ins w:id="718" w:author="Maximilian Schmitz" w:date="2015-06-18T10:35:00Z">
        <w:r>
          <w:t>Konfiguration</w:t>
        </w:r>
      </w:ins>
      <w:ins w:id="719" w:author="Maximilian Schmitz" w:date="2015-06-18T10:34:00Z">
        <w:r>
          <w:t xml:space="preserve"> der beiden Teams gelesen werden soll. </w:t>
        </w:r>
      </w:ins>
      <w:ins w:id="720" w:author="Maximilian Schmitz" w:date="2015-06-18T10:35:00Z">
        <w:r>
          <w:t>Außerdem wird hier die Spieldauer für ein Spiel festgelegt.</w:t>
        </w:r>
      </w:ins>
    </w:p>
    <w:p w14:paraId="71CF11C1" w14:textId="26466517" w:rsidR="00922210" w:rsidRDefault="00922210">
      <w:pPr>
        <w:rPr>
          <w:ins w:id="721" w:author="Maximilian Schmitz" w:date="2015-06-18T10:37:00Z"/>
        </w:rPr>
        <w:pPrChange w:id="722" w:author="Maximilian Schmitz" w:date="2015-06-17T20:47:00Z">
          <w:pPr>
            <w:pStyle w:val="berschrift3"/>
          </w:pPr>
        </w:pPrChange>
      </w:pPr>
      <w:ins w:id="723" w:author="Maximilian Schmitz" w:date="2015-06-18T10:36:00Z">
        <w:r>
          <w:t xml:space="preserve">In den Konfigurationsdateien der einzelnen Teams </w:t>
        </w:r>
      </w:ins>
      <w:ins w:id="724" w:author="Maximilian Schmitz" w:date="2015-06-18T10:37:00Z">
        <w:r w:rsidR="00462BD4">
          <w:t>werden</w:t>
        </w:r>
      </w:ins>
      <w:ins w:id="725" w:author="Maximilian Schmitz" w:date="2015-06-18T10:36:00Z">
        <w:r w:rsidR="00462BD4">
          <w:t xml:space="preserve"> für jeden Spieler ein KI-Skript, ein Name und die Startposition angegeben.</w:t>
        </w:r>
      </w:ins>
      <w:ins w:id="726" w:author="Maximilian Schmitz" w:date="2015-06-18T10:38:00Z">
        <w:r w:rsidR="00462BD4">
          <w:t xml:space="preserve"> </w:t>
        </w:r>
        <w:del w:id="727" w:author="Admin" w:date="2015-07-06T14:29:00Z">
          <w:r w:rsidR="00462BD4" w:rsidDel="00373351">
            <w:fldChar w:fldCharType="begin"/>
          </w:r>
          <w:r w:rsidR="00462BD4" w:rsidDel="00373351">
            <w:delInstrText xml:space="preserve"> REF _Ref422166503 \h </w:delInstrText>
          </w:r>
        </w:del>
      </w:ins>
      <w:del w:id="728" w:author="Admin" w:date="2015-07-06T14:29:00Z">
        <w:r w:rsidR="00462BD4" w:rsidDel="00373351">
          <w:fldChar w:fldCharType="separate"/>
        </w:r>
      </w:del>
      <w:ins w:id="729" w:author="Maximilian Schmitz" w:date="2015-06-19T09:20:00Z">
        <w:del w:id="730" w:author="Admin" w:date="2015-07-06T14:29:00Z">
          <w:r w:rsidR="00867956" w:rsidDel="00373351">
            <w:delText xml:space="preserve">Abbildung </w:delText>
          </w:r>
          <w:r w:rsidR="00867956" w:rsidDel="00373351">
            <w:rPr>
              <w:noProof/>
            </w:rPr>
            <w:delText>1</w:delText>
          </w:r>
        </w:del>
      </w:ins>
      <w:del w:id="731" w:author="Admin" w:date="2015-07-06T14:29:00Z">
        <w:r w:rsidR="00462BD4" w:rsidDel="00373351">
          <w:fldChar w:fldCharType="end"/>
        </w:r>
      </w:del>
      <w:ins w:id="732" w:author="Maximilian Schmitz" w:date="2015-06-18T10:38:00Z">
        <w:r w:rsidR="00462BD4">
          <w:fldChar w:fldCharType="begin"/>
        </w:r>
        <w:r w:rsidR="00462BD4">
          <w:instrText xml:space="preserve"> REF _Ref422387246 \h </w:instrText>
        </w:r>
      </w:ins>
      <w:r w:rsidR="00462BD4">
        <w:fldChar w:fldCharType="separate"/>
      </w:r>
      <w:ins w:id="733" w:author="Maximilian Schmitz" w:date="2015-06-19T09:20:00Z">
        <w:r w:rsidR="00867956">
          <w:t xml:space="preserve">Abbildung </w:t>
        </w:r>
        <w:r w:rsidR="00867956">
          <w:rPr>
            <w:noProof/>
          </w:rPr>
          <w:t>6</w:t>
        </w:r>
      </w:ins>
      <w:ins w:id="734" w:author="Maximilian Schmitz" w:date="2015-06-18T10:38:00Z">
        <w:r w:rsidR="00462BD4">
          <w:fldChar w:fldCharType="end"/>
        </w:r>
        <w:r w:rsidR="00462BD4">
          <w:t xml:space="preserve"> zeigt eine solche </w:t>
        </w:r>
        <w:del w:id="735" w:author="Admin" w:date="2015-07-06T14:30:00Z">
          <w:r w:rsidR="00462BD4" w:rsidDel="00373351">
            <w:delText>Datei</w:delText>
          </w:r>
        </w:del>
      </w:ins>
      <w:ins w:id="736" w:author="Admin" w:date="2015-07-06T14:30:00Z">
        <w:r w:rsidR="00373351">
          <w:t>Teamkonfiguration</w:t>
        </w:r>
      </w:ins>
      <w:ins w:id="737" w:author="Maximilian Schmitz" w:date="2015-06-18T10:38:00Z">
        <w:r w:rsidR="00462BD4">
          <w:t>.</w:t>
        </w:r>
      </w:ins>
    </w:p>
    <w:p w14:paraId="2FE91B0A" w14:textId="77777777" w:rsidR="00462BD4" w:rsidRDefault="00462BD4">
      <w:pPr>
        <w:rPr>
          <w:ins w:id="738" w:author="Maximilian Schmitz" w:date="2015-06-18T10:37:00Z"/>
        </w:rPr>
        <w:pPrChange w:id="739" w:author="Maximilian Schmitz" w:date="2015-06-17T20:47:00Z">
          <w:pPr>
            <w:pStyle w:val="berschrift3"/>
          </w:pPr>
        </w:pPrChange>
      </w:pPr>
    </w:p>
    <w:p w14:paraId="1CBF2747" w14:textId="77777777" w:rsidR="00462BD4" w:rsidRDefault="00462BD4">
      <w:pPr>
        <w:keepNext/>
        <w:rPr>
          <w:ins w:id="740" w:author="Maximilian Schmitz" w:date="2015-06-18T10:38:00Z"/>
        </w:rPr>
        <w:pPrChange w:id="741" w:author="Maximilian Schmitz" w:date="2015-06-18T10:38:00Z">
          <w:pPr/>
        </w:pPrChange>
      </w:pPr>
      <w:ins w:id="742"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743" w:author="Maximilian Schmitz" w:date="2015-06-18T10:38:00Z"/>
        </w:rPr>
        <w:pPrChange w:id="744" w:author="Maximilian Schmitz" w:date="2015-06-18T10:38:00Z">
          <w:pPr>
            <w:pStyle w:val="berschrift3"/>
          </w:pPr>
        </w:pPrChange>
      </w:pPr>
      <w:bookmarkStart w:id="745" w:name="_Ref422387246"/>
      <w:bookmarkStart w:id="746" w:name="_Toc422468978"/>
      <w:ins w:id="747" w:author="Maximilian Schmitz" w:date="2015-06-18T10:38:00Z">
        <w:r>
          <w:t xml:space="preserve">Abbildung </w:t>
        </w:r>
        <w:r>
          <w:fldChar w:fldCharType="begin"/>
        </w:r>
        <w:r>
          <w:instrText xml:space="preserve"> SEQ Abbildung \* ARABIC </w:instrText>
        </w:r>
      </w:ins>
      <w:r>
        <w:fldChar w:fldCharType="separate"/>
      </w:r>
      <w:ins w:id="748" w:author="Maximilian Schmitz" w:date="2015-06-19T09:20:00Z">
        <w:r w:rsidR="00867956">
          <w:rPr>
            <w:noProof/>
          </w:rPr>
          <w:t>6</w:t>
        </w:r>
      </w:ins>
      <w:ins w:id="749" w:author="Maximilian Schmitz" w:date="2015-06-18T10:38:00Z">
        <w:r>
          <w:fldChar w:fldCharType="end"/>
        </w:r>
        <w:bookmarkEnd w:id="745"/>
        <w:r>
          <w:t>: Konfiguration eines Teams</w:t>
        </w:r>
        <w:bookmarkEnd w:id="746"/>
      </w:ins>
    </w:p>
    <w:p w14:paraId="33AD0AA1" w14:textId="3FD8F8E5" w:rsidR="00462BD4" w:rsidRPr="00EC6D6C" w:rsidRDefault="00462BD4">
      <w:pPr>
        <w:rPr>
          <w:ins w:id="750" w:author="Maximilian Schmitz" w:date="2015-06-17T20:53:00Z"/>
        </w:rPr>
        <w:pPrChange w:id="751" w:author="Maximilian Schmitz" w:date="2015-06-18T10:38:00Z">
          <w:pPr>
            <w:pStyle w:val="berschrift3"/>
          </w:pPr>
        </w:pPrChange>
      </w:pPr>
      <w:ins w:id="752" w:author="Maximilian Schmitz" w:date="2015-06-18T10:39:00Z">
        <w:r>
          <w:t xml:space="preserve">Das Auslesen der XML-Dateien erfolgt über einen in C++ realisierten Parser beim Starten des Programms. </w:t>
        </w:r>
      </w:ins>
      <w:ins w:id="753" w:author="Maximilian Schmitz" w:date="2015-06-18T10:41:00Z">
        <w:r>
          <w:t xml:space="preserve">Die Konfiguration über XML-Dateien ist sinnvoll, da XML auch von Menschen gut </w:t>
        </w:r>
        <w:del w:id="754" w:author="Admin" w:date="2015-07-06T14:30:00Z">
          <w:r w:rsidDel="00373351">
            <w:delText>gelesen</w:delText>
          </w:r>
        </w:del>
      </w:ins>
      <w:ins w:id="755" w:author="Admin" w:date="2015-07-06T14:30:00Z">
        <w:r w:rsidR="00373351">
          <w:t>bearbeitet</w:t>
        </w:r>
      </w:ins>
      <w:ins w:id="756" w:author="Maximilian Schmitz" w:date="2015-06-18T10:41:00Z">
        <w:r>
          <w:t xml:space="preserve"> werden kann und weit verbreitet ist. Es wird ermöglicht, dass bei der Erstellung der künstlichen Intelligenzen für jeden Spieler eine spezielle Version erstellt werden kann. </w:t>
        </w:r>
      </w:ins>
      <w:ins w:id="757"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758" w:author="Maximilian Schmitz" w:date="2015-06-17T20:54:00Z"/>
        </w:rPr>
        <w:pPrChange w:id="759" w:author="Maximilian Schmitz" w:date="2015-06-17T20:47:00Z">
          <w:pPr>
            <w:pStyle w:val="berschrift3"/>
          </w:pPr>
        </w:pPrChange>
      </w:pPr>
    </w:p>
    <w:p w14:paraId="3B427273" w14:textId="77777777" w:rsidR="00C74556" w:rsidRPr="00EC6D6C" w:rsidRDefault="00C74556">
      <w:pPr>
        <w:rPr>
          <w:ins w:id="760" w:author="Maximilian Schmitz" w:date="2015-06-17T15:00:00Z"/>
        </w:rPr>
        <w:pPrChange w:id="761" w:author="Maximilian Schmitz" w:date="2015-06-17T20:47:00Z">
          <w:pPr>
            <w:pStyle w:val="berschrift3"/>
          </w:pPr>
        </w:pPrChange>
      </w:pPr>
      <w:ins w:id="762" w:author="Maximilian Schmitz" w:date="2015-06-17T20:54:00Z">
        <w:r>
          <w:t xml:space="preserve">Im Bereich der Regelimplementierung gibt es noch einige Möglichkeiten zur Erweiterung. </w:t>
        </w:r>
      </w:ins>
      <w:ins w:id="763" w:author="Maximilian Schmitz" w:date="2015-06-17T20:55:00Z">
        <w:r>
          <w:t xml:space="preserve">Beispielsweise </w:t>
        </w:r>
        <w:r w:rsidR="00AF56BA">
          <w:t xml:space="preserve">fehlt die Erkennung der Abseitsregel oder die Erkennung von Fouls. Wobei hier </w:t>
        </w:r>
      </w:ins>
      <w:ins w:id="764" w:author="Maximilian Schmitz" w:date="2015-06-17T20:56:00Z">
        <w:r w:rsidR="00AF56BA">
          <w:t xml:space="preserve">vor allem die Erkennung desjenigen Spielers, der ein Foul begeht schwierig zu lösen ist. </w:t>
        </w:r>
      </w:ins>
      <w:ins w:id="765"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766" w:author="Maximilian Schmitz" w:date="2015-06-18T20:28:00Z"/>
        </w:rPr>
      </w:pPr>
      <w:bookmarkStart w:id="767" w:name="_Toc422468963"/>
      <w:ins w:id="768" w:author="Maximilian Schmitz" w:date="2015-06-17T15:00:00Z">
        <w:r>
          <w:t>Spielerimplementierung</w:t>
        </w:r>
      </w:ins>
      <w:bookmarkEnd w:id="767"/>
    </w:p>
    <w:p w14:paraId="103D99CC" w14:textId="77777777" w:rsidR="00F908E2" w:rsidRPr="00321258" w:rsidRDefault="00F908E2">
      <w:pPr>
        <w:rPr>
          <w:ins w:id="769" w:author="Maximilian Schmitz" w:date="2015-06-17T20:54:00Z"/>
        </w:rPr>
        <w:pPrChange w:id="770" w:author="Maximilian Schmitz" w:date="2015-06-18T20:28:00Z">
          <w:pPr>
            <w:pStyle w:val="berschrift3"/>
          </w:pPr>
        </w:pPrChange>
      </w:pPr>
      <w:ins w:id="771" w:author="Maximilian Schmitz" w:date="2015-06-18T20:28:00Z">
        <w:r>
          <w:t xml:space="preserve">In diesem Unterkapitel wird die Umsetzung des menschlichen Fußballspielers in der Simulation beschrieben. </w:t>
        </w:r>
      </w:ins>
      <w:ins w:id="77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773" w:author="Maximilian Schmitz" w:date="2015-06-18T10:29:00Z"/>
        </w:rPr>
        <w:pPrChange w:id="774" w:author="Maximilian Schmitz" w:date="2015-06-17T20:54:00Z">
          <w:pPr>
            <w:pStyle w:val="berschrift3"/>
          </w:pPr>
        </w:pPrChange>
      </w:pPr>
      <w:ins w:id="775" w:author="Maximilian Schmitz" w:date="2015-06-18T10:27:00Z">
        <w:r>
          <w:t xml:space="preserve">Die Implementierung der Funktionen des Spielers ist zum großen Teil im C++ Code vorgenommen. </w:t>
        </w:r>
      </w:ins>
      <w:ins w:id="776"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777" w:author="Maximilian Schmitz" w:date="2015-06-18T10:31:00Z"/>
        </w:rPr>
        <w:pPrChange w:id="778" w:author="Maximilian Schmitz" w:date="2015-06-18T10:31:00Z">
          <w:pPr>
            <w:pStyle w:val="berschrift3"/>
            <w:numPr>
              <w:numId w:val="23"/>
            </w:numPr>
          </w:pPr>
        </w:pPrChange>
      </w:pPr>
      <w:ins w:id="779" w:author="Maximilian Schmitz" w:date="2015-06-18T10:30:00Z">
        <w:r>
          <w:lastRenderedPageBreak/>
          <w:t xml:space="preserve">Die hier beschriebenen Spielerfunktionalitäten können über die </w:t>
        </w:r>
      </w:ins>
      <w:ins w:id="780" w:author="Maximilian Schmitz" w:date="2015-06-18T10:31:00Z">
        <w:r>
          <w:t>Skriptschnittstelle</w:t>
        </w:r>
      </w:ins>
    </w:p>
    <w:p w14:paraId="5A54BC16" w14:textId="77777777" w:rsidR="007D3074" w:rsidRDefault="007D3074">
      <w:pPr>
        <w:rPr>
          <w:ins w:id="781" w:author="Maximilian Schmitz" w:date="2015-06-18T10:44:00Z"/>
        </w:rPr>
        <w:pPrChange w:id="782" w:author="Maximilian Schmitz" w:date="2015-06-18T10:31:00Z">
          <w:pPr>
            <w:pStyle w:val="berschrift3"/>
          </w:pPr>
        </w:pPrChange>
      </w:pPr>
      <w:ins w:id="783" w:author="Maximilian Schmitz" w:date="2015-06-18T10:30:00Z">
        <w:r>
          <w:t xml:space="preserve">durch </w:t>
        </w:r>
      </w:ins>
      <w:ins w:id="784" w:author="Maximilian Schmitz" w:date="2015-06-18T10:31:00Z">
        <w:r>
          <w:t>die künstliche Intelligenz aufgerufen werden.</w:t>
        </w:r>
      </w:ins>
    </w:p>
    <w:p w14:paraId="7FC07CB1" w14:textId="77777777" w:rsidR="00AF627C" w:rsidRDefault="00AF627C">
      <w:pPr>
        <w:rPr>
          <w:ins w:id="785" w:author="Maximilian Schmitz" w:date="2015-06-18T10:44:00Z"/>
        </w:rPr>
        <w:pPrChange w:id="786" w:author="Maximilian Schmitz" w:date="2015-06-18T10:31:00Z">
          <w:pPr>
            <w:pStyle w:val="berschrift3"/>
          </w:pPr>
        </w:pPrChange>
      </w:pPr>
    </w:p>
    <w:p w14:paraId="167C974D" w14:textId="77777777" w:rsidR="00AF627C" w:rsidRPr="00EC6D6C" w:rsidRDefault="00AF627C">
      <w:pPr>
        <w:rPr>
          <w:ins w:id="787" w:author="Maximilian Schmitz" w:date="2015-06-17T15:00:00Z"/>
        </w:rPr>
        <w:pPrChange w:id="788" w:author="Maximilian Schmitz" w:date="2015-06-18T10:31:00Z">
          <w:pPr>
            <w:pStyle w:val="berschrift3"/>
          </w:pPr>
        </w:pPrChange>
      </w:pPr>
      <w:commentRangeStart w:id="789"/>
      <w:ins w:id="790" w:author="Maximilian Schmitz" w:date="2015-06-18T10:44:00Z">
        <w:r>
          <w:t xml:space="preserve">Die im </w:t>
        </w:r>
        <w:proofErr w:type="spellStart"/>
        <w:r>
          <w:t>Blueprint</w:t>
        </w:r>
        <w:proofErr w:type="spellEnd"/>
        <w:r>
          <w:t xml:space="preserve"> umgesetzten Funktionen</w:t>
        </w:r>
      </w:ins>
      <w:ins w:id="791" w:author="Maximilian Schmitz" w:date="2015-06-18T10:49:00Z">
        <w:r w:rsidR="00FC3779">
          <w:t xml:space="preserve"> sind das Annehmen des Balls, die Erkennung, ob der Spieler den Ball hat und die Bewegung zu einer bestimmten Position. </w:t>
        </w:r>
      </w:ins>
      <w:ins w:id="792"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793" w:author="Maximilian Schmitz" w:date="2015-06-18T10:51:00Z">
        <w:r w:rsidR="00FC3779">
          <w:t xml:space="preserve">Das liegt vor allem daran, dass auf Objekte zugegriffen werden muss, die innerhalb des verwendeten Basisspielers der Unreal Engine 4 liegen. </w:t>
        </w:r>
      </w:ins>
      <w:ins w:id="794"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 xml:space="preserve">-Funktionen werden durch Events, die von Funktionen im C++ Code gesendet werden, aufgerufen. </w:t>
        </w:r>
      </w:ins>
      <w:ins w:id="795" w:author="Maximilian Schmitz" w:date="2015-06-18T10:54:00Z">
        <w:r w:rsidR="00FC3779">
          <w:t xml:space="preserve">In </w:t>
        </w:r>
        <w:r w:rsidR="00FC3779">
          <w:fldChar w:fldCharType="begin"/>
        </w:r>
        <w:r w:rsidR="00FC3779">
          <w:instrText xml:space="preserve"> REF _Ref422388188 \h </w:instrText>
        </w:r>
      </w:ins>
      <w:r w:rsidR="00FC3779">
        <w:fldChar w:fldCharType="separate"/>
      </w:r>
      <w:ins w:id="796" w:author="Maximilian Schmitz" w:date="2015-06-19T09:20:00Z">
        <w:r w:rsidR="00867956">
          <w:t xml:space="preserve">Abbildung </w:t>
        </w:r>
        <w:r w:rsidR="00867956">
          <w:rPr>
            <w:noProof/>
          </w:rPr>
          <w:t>7</w:t>
        </w:r>
      </w:ins>
      <w:ins w:id="797" w:author="Maximilian Schmitz" w:date="2015-06-18T10:54:00Z">
        <w:r w:rsidR="00FC3779">
          <w:fldChar w:fldCharType="end"/>
        </w:r>
        <w:r w:rsidR="00FC3779">
          <w:t xml:space="preserve"> sind Teile der umgesetzten Funktionalitäten zu sehen. Es ist zu erkennen, dass diese Funktionen relativ klein sind. </w:t>
        </w:r>
      </w:ins>
      <w:ins w:id="798" w:author="Maximilian Schmitz" w:date="2015-06-18T10:55:00Z">
        <w:r w:rsidR="00FC3779">
          <w:t>Eine Entsprechung im C++ Code wäre viel größer.</w:t>
        </w:r>
      </w:ins>
      <w:commentRangeEnd w:id="789"/>
      <w:r w:rsidR="00A878FD">
        <w:rPr>
          <w:rStyle w:val="Kommentarzeichen"/>
        </w:rPr>
        <w:commentReference w:id="789"/>
      </w:r>
    </w:p>
    <w:p w14:paraId="44C52855" w14:textId="77777777" w:rsidR="00915AB6" w:rsidRDefault="00915AB6">
      <w:pPr>
        <w:keepNext/>
        <w:rPr>
          <w:ins w:id="799" w:author="Maximilian Schmitz" w:date="2015-06-17T19:44:00Z"/>
        </w:rPr>
        <w:pPrChange w:id="800" w:author="Maximilian Schmitz" w:date="2015-06-17T19:44:00Z">
          <w:pPr/>
        </w:pPrChange>
      </w:pPr>
      <w:ins w:id="801" w:author="Maximilian Schmitz" w:date="2015-06-17T19:44:00Z">
        <w:r w:rsidRPr="00915AB6">
          <w:rPr>
            <w:noProof/>
          </w:rPr>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802" w:author="Maximilian Schmitz" w:date="2015-06-18T10:55:00Z"/>
        </w:rPr>
        <w:pPrChange w:id="803" w:author="Maximilian Schmitz" w:date="2015-06-17T19:44:00Z">
          <w:pPr>
            <w:pStyle w:val="berschrift3"/>
          </w:pPr>
        </w:pPrChange>
      </w:pPr>
      <w:bookmarkStart w:id="804" w:name="_Ref422388188"/>
      <w:bookmarkStart w:id="805" w:name="_Toc422468979"/>
      <w:ins w:id="806" w:author="Maximilian Schmitz" w:date="2015-06-17T19:44:00Z">
        <w:r>
          <w:t xml:space="preserve">Abbildung </w:t>
        </w:r>
        <w:r>
          <w:fldChar w:fldCharType="begin"/>
        </w:r>
        <w:r>
          <w:instrText xml:space="preserve"> SEQ Abbildung \* ARABIC </w:instrText>
        </w:r>
      </w:ins>
      <w:r>
        <w:fldChar w:fldCharType="separate"/>
      </w:r>
      <w:ins w:id="807" w:author="Maximilian Schmitz" w:date="2015-06-19T09:20:00Z">
        <w:r w:rsidR="00867956">
          <w:rPr>
            <w:noProof/>
          </w:rPr>
          <w:t>7</w:t>
        </w:r>
      </w:ins>
      <w:ins w:id="808" w:author="Maximilian Schmitz" w:date="2015-06-17T19:44:00Z">
        <w:r>
          <w:fldChar w:fldCharType="end"/>
        </w:r>
        <w:bookmarkEnd w:id="804"/>
        <w:r>
          <w:t xml:space="preserve">: </w:t>
        </w:r>
        <w:proofErr w:type="spellStart"/>
        <w:r>
          <w:t>Blueprint</w:t>
        </w:r>
        <w:proofErr w:type="spellEnd"/>
        <w:r>
          <w:t>-Funktionen des Spielers</w:t>
        </w:r>
      </w:ins>
      <w:bookmarkEnd w:id="805"/>
    </w:p>
    <w:p w14:paraId="26BE56FD" w14:textId="77777777" w:rsidR="00467292" w:rsidRDefault="00467292">
      <w:pPr>
        <w:rPr>
          <w:ins w:id="809" w:author="Maximilian Schmitz" w:date="2015-06-18T10:55:00Z"/>
        </w:rPr>
        <w:pPrChange w:id="810" w:author="Maximilian Schmitz" w:date="2015-06-18T10:55:00Z">
          <w:pPr>
            <w:pStyle w:val="berschrift3"/>
          </w:pPr>
        </w:pPrChange>
      </w:pPr>
    </w:p>
    <w:p w14:paraId="6F1BF8D5" w14:textId="77777777" w:rsidR="00E818EB" w:rsidRDefault="00A847DF">
      <w:pPr>
        <w:rPr>
          <w:ins w:id="811" w:author="Maximilian Schmitz" w:date="2015-06-18T20:02:00Z"/>
        </w:rPr>
        <w:pPrChange w:id="812" w:author="Maximilian Schmitz" w:date="2015-06-18T10:55:00Z">
          <w:pPr>
            <w:pStyle w:val="berschrift3"/>
          </w:pPr>
        </w:pPrChange>
      </w:pPr>
      <w:ins w:id="813" w:author="Maximilian Schmitz" w:date="2015-06-18T15:40:00Z">
        <w:r>
          <w:t xml:space="preserve">Die weiteren Funktionen des Spielers sind direkt im C++ Code entwickelt. </w:t>
        </w:r>
      </w:ins>
      <w:ins w:id="814" w:author="Maximilian Schmitz" w:date="2015-06-18T15:41:00Z">
        <w:r>
          <w:t>Diese finden sich</w:t>
        </w:r>
        <w:r w:rsidR="00E818EB">
          <w:t xml:space="preserve"> alle in der Datei „robot.cpp“.</w:t>
        </w:r>
      </w:ins>
    </w:p>
    <w:p w14:paraId="1F25E3D0" w14:textId="77777777" w:rsidR="00270303" w:rsidRDefault="00270303">
      <w:pPr>
        <w:rPr>
          <w:ins w:id="815" w:author="Maximilian Schmitz" w:date="2015-06-18T19:43:00Z"/>
        </w:rPr>
        <w:pPrChange w:id="816" w:author="Maximilian Schmitz" w:date="2015-06-18T10:55:00Z">
          <w:pPr>
            <w:pStyle w:val="berschrift3"/>
          </w:pPr>
        </w:pPrChange>
      </w:pPr>
    </w:p>
    <w:p w14:paraId="0BA173B7" w14:textId="77777777" w:rsidR="00E818EB" w:rsidRDefault="00E818EB">
      <w:pPr>
        <w:rPr>
          <w:ins w:id="817" w:author="Maximilian Schmitz" w:date="2015-06-18T19:46:00Z"/>
        </w:rPr>
        <w:pPrChange w:id="818" w:author="Maximilian Schmitz" w:date="2015-06-18T10:55:00Z">
          <w:pPr>
            <w:pStyle w:val="berschrift3"/>
          </w:pPr>
        </w:pPrChange>
      </w:pPr>
      <w:ins w:id="819"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820" w:author="Maximilian Schmitz" w:date="2015-06-18T19:44:00Z">
        <w:r>
          <w:t xml:space="preserve"> Für diese Funktion werden im C++ Code Berechnungen für die Geschwindigkeit und die Rotation in Bewegungsrichtung durchgeführt.</w:t>
        </w:r>
      </w:ins>
      <w:ins w:id="821"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822" w:author="Maximilian Schmitz" w:date="2015-06-18T20:02:00Z"/>
        </w:rPr>
        <w:pPrChange w:id="823" w:author="Maximilian Schmitz" w:date="2015-06-18T10:55:00Z">
          <w:pPr>
            <w:pStyle w:val="berschrift3"/>
          </w:pPr>
        </w:pPrChange>
      </w:pPr>
      <w:ins w:id="824" w:author="Maximilian Schmitz" w:date="2015-06-18T19:46:00Z">
        <w:r>
          <w:t xml:space="preserve">Bei allen </w:t>
        </w:r>
      </w:ins>
      <w:ins w:id="825" w:author="Maximilian Schmitz" w:date="2015-06-18T19:38:00Z">
        <w:r>
          <w:t xml:space="preserve"> </w:t>
        </w:r>
      </w:ins>
      <w:ins w:id="826" w:author="Maximilian Schmitz" w:date="2015-06-18T19:48:00Z">
        <w:r>
          <w:t xml:space="preserve">Bewegungsfunktionen wird der Ausdauerwert des Spielers abhängig von der Geschwindigkeit </w:t>
        </w:r>
        <w:r w:rsidR="00A75BD7">
          <w:t xml:space="preserve">und der zurückzulegenden Distanz </w:t>
        </w:r>
      </w:ins>
      <w:ins w:id="827" w:author="Maximilian Schmitz" w:date="2015-06-18T19:49:00Z">
        <w:r w:rsidR="00A75BD7">
          <w:t>verringert</w:t>
        </w:r>
      </w:ins>
      <w:ins w:id="828" w:author="Maximilian Schmitz" w:date="2015-06-18T19:48:00Z">
        <w:r w:rsidR="00A75BD7">
          <w:t xml:space="preserve">. </w:t>
        </w:r>
      </w:ins>
      <w:ins w:id="829" w:author="Maximilian Schmitz" w:date="2015-06-18T20:01:00Z">
        <w:r w:rsidR="00482F55">
          <w:t xml:space="preserve">Hat der Spieler nicht genug Ausdauer um die Strecke mit der angegebenen Geschwindigkeit zurückzulegen, wird die Geschwindigkeit reduziert. </w:t>
        </w:r>
      </w:ins>
      <w:ins w:id="830" w:author="Maximilian Schmitz" w:date="2015-06-18T19:49:00Z">
        <w:r w:rsidR="00A75BD7">
          <w:t xml:space="preserve">Damit wird verhindert, dass Spieler sich unbegrenzt mit voller Geschwindigkeit über das Spielfeld bewegen. </w:t>
        </w:r>
      </w:ins>
      <w:ins w:id="831" w:author="Maximilian Schmitz" w:date="2015-06-18T19:50:00Z">
        <w:r w:rsidR="00A75BD7">
          <w:t>Diese Entwicklung eines Ausdauersystems ist zum einen in der Aufgabenstellung gefordert und macht zum anderen auch Sinn, da sich die Simulation hier an der Realität eines Fußballspielers orientiert.</w:t>
        </w:r>
      </w:ins>
    </w:p>
    <w:p w14:paraId="0C68496E" w14:textId="77777777" w:rsidR="00270303" w:rsidRDefault="00270303">
      <w:pPr>
        <w:rPr>
          <w:ins w:id="832" w:author="Maximilian Schmitz" w:date="2015-06-18T19:50:00Z"/>
        </w:rPr>
        <w:pPrChange w:id="833" w:author="Maximilian Schmitz" w:date="2015-06-18T10:55:00Z">
          <w:pPr>
            <w:pStyle w:val="berschrift3"/>
          </w:pPr>
        </w:pPrChange>
      </w:pPr>
    </w:p>
    <w:p w14:paraId="17D5CA18" w14:textId="77777777" w:rsidR="00A75BD7" w:rsidRDefault="00A75BD7">
      <w:pPr>
        <w:rPr>
          <w:ins w:id="834" w:author="Maximilian Schmitz" w:date="2015-06-18T20:02:00Z"/>
        </w:rPr>
        <w:pPrChange w:id="835" w:author="Maximilian Schmitz" w:date="2015-06-18T10:55:00Z">
          <w:pPr>
            <w:pStyle w:val="berschrift3"/>
          </w:pPr>
        </w:pPrChange>
      </w:pPr>
      <w:ins w:id="836" w:author="Maximilian Schmitz" w:date="2015-06-18T19:51:00Z">
        <w:r>
          <w:t xml:space="preserve">Der Ausdauerwert des Spielers wird </w:t>
        </w:r>
      </w:ins>
      <w:ins w:id="837" w:author="Maximilian Schmitz" w:date="2015-06-18T19:53:00Z">
        <w:r>
          <w:t>mit einem bestimmten Intervall wieder erhöht.</w:t>
        </w:r>
      </w:ins>
      <w:ins w:id="838" w:author="Maximilian Schmitz" w:date="2015-06-18T19:54:00Z">
        <w:r>
          <w:t xml:space="preserve"> Damit ist eine Erholung des Spielers von einer Anstrengung möglich.</w:t>
        </w:r>
      </w:ins>
    </w:p>
    <w:p w14:paraId="7FB6B8FB" w14:textId="77777777" w:rsidR="00270303" w:rsidRDefault="00270303">
      <w:pPr>
        <w:rPr>
          <w:ins w:id="839" w:author="Maximilian Schmitz" w:date="2015-06-18T19:54:00Z"/>
        </w:rPr>
        <w:pPrChange w:id="840" w:author="Maximilian Schmitz" w:date="2015-06-18T10:55:00Z">
          <w:pPr>
            <w:pStyle w:val="berschrift3"/>
          </w:pPr>
        </w:pPrChange>
      </w:pPr>
    </w:p>
    <w:p w14:paraId="1FE37337" w14:textId="77777777" w:rsidR="00A75BD7" w:rsidRDefault="00A75BD7">
      <w:pPr>
        <w:rPr>
          <w:ins w:id="841" w:author="Maximilian Schmitz" w:date="2015-06-18T20:02:00Z"/>
        </w:rPr>
        <w:pPrChange w:id="842" w:author="Maximilian Schmitz" w:date="2015-06-18T10:55:00Z">
          <w:pPr>
            <w:pStyle w:val="berschrift3"/>
          </w:pPr>
        </w:pPrChange>
      </w:pPr>
      <w:ins w:id="843" w:author="Maximilian Schmitz" w:date="2015-06-18T19:55:00Z">
        <w:r>
          <w:t>Im C++ Code ist die Kick-Funktion, die den Spieler den Ball kicken lässt implementiert.</w:t>
        </w:r>
      </w:ins>
      <w:ins w:id="844" w:author="Maximilian Schmitz" w:date="2015-06-18T19:56:00Z">
        <w:r>
          <w:t xml:space="preserve"> Diese Funktion </w:t>
        </w:r>
      </w:ins>
      <w:ins w:id="845"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846" w:author="Maximilian Schmitz" w:date="2015-06-18T19:53:00Z">
        <w:r>
          <w:t xml:space="preserve"> </w:t>
        </w:r>
      </w:ins>
      <w:ins w:id="847" w:author="Maximilian Schmitz" w:date="2015-06-18T20:00:00Z">
        <w:r w:rsidR="00482F55">
          <w:t>Innerhalb der Kick-Funktion wird abhängig von der Stärke des Schusses der Ausdauerwert reduziert.</w:t>
        </w:r>
      </w:ins>
      <w:ins w:id="848"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849" w:author="Maximilian Schmitz" w:date="2015-06-18T20:02:00Z"/>
        </w:rPr>
        <w:pPrChange w:id="850" w:author="Maximilian Schmitz" w:date="2015-06-18T10:55:00Z">
          <w:pPr>
            <w:pStyle w:val="berschrift3"/>
          </w:pPr>
        </w:pPrChange>
      </w:pPr>
    </w:p>
    <w:p w14:paraId="52FE8F84" w14:textId="77777777" w:rsidR="00270303" w:rsidRDefault="00270303">
      <w:pPr>
        <w:rPr>
          <w:ins w:id="851" w:author="Maximilian Schmitz" w:date="2015-06-18T20:04:00Z"/>
        </w:rPr>
        <w:pPrChange w:id="852" w:author="Maximilian Schmitz" w:date="2015-06-18T10:55:00Z">
          <w:pPr>
            <w:pStyle w:val="berschrift3"/>
          </w:pPr>
        </w:pPrChange>
      </w:pPr>
      <w:ins w:id="853" w:author="Maximilian Schmitz" w:date="2015-06-18T20:03:00Z">
        <w:r>
          <w:t xml:space="preserve">Eine weitere Gruppe von Funktionen liefert Positionen von Objekten zurück. </w:t>
        </w:r>
      </w:ins>
      <w:ins w:id="854" w:author="Maximilian Schmitz" w:date="2015-06-18T20:04:00Z">
        <w:r>
          <w:t>Die Position des Spielers und der beiden Tore sind hierbei zu jeder Zeit bekannt und werden zurückgeliefert.</w:t>
        </w:r>
      </w:ins>
    </w:p>
    <w:p w14:paraId="0AD49C97" w14:textId="77777777" w:rsidR="00270303" w:rsidRDefault="00270303">
      <w:pPr>
        <w:rPr>
          <w:ins w:id="855" w:author="Maximilian Schmitz" w:date="2015-06-18T20:12:00Z"/>
        </w:rPr>
        <w:pPrChange w:id="856" w:author="Maximilian Schmitz" w:date="2015-06-18T10:55:00Z">
          <w:pPr>
            <w:pStyle w:val="berschrift3"/>
          </w:pPr>
        </w:pPrChange>
      </w:pPr>
      <w:ins w:id="857" w:author="Maximilian Schmitz" w:date="2015-06-18T20:04:00Z">
        <w:r>
          <w:t xml:space="preserve">Die Position des Balls und anderer Spieler ist nur bekannt, wenn diese sich im Sichtfeld des Spielers befinden. </w:t>
        </w:r>
      </w:ins>
      <w:ins w:id="858" w:author="Maximilian Schmitz" w:date="2015-06-18T20:05:00Z">
        <w:r>
          <w:t xml:space="preserve">Ist das nicht der Fall werden die Spielerpositionen </w:t>
        </w:r>
        <w:r>
          <w:lastRenderedPageBreak/>
          <w:t>gar nicht zurückgeliefert. Das ist möglich, da diese als Liste zurückgegeben werden. Beim Ball wird hier die Null-Position zurückgegeben.</w:t>
        </w:r>
      </w:ins>
      <w:ins w:id="859"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860" w:author="Maximilian Schmitz" w:date="2015-06-18T20:10:00Z">
        <w:r w:rsidR="004C4941">
          <w:t xml:space="preserve">Auch ein negativer Wert ist nicht möglich, da diese Werte durch die Wahl des Koordinatensystems während des Spiels auftreten. </w:t>
        </w:r>
      </w:ins>
      <w:ins w:id="861" w:author="Maximilian Schmitz" w:date="2015-06-18T20:11:00Z">
        <w:r w:rsidR="004C4941">
          <w:t>Die Problematik tritt allerdings selten auf, da es sehr unwahrscheinlich ist, dass sich der Ball während des Spiels genau im Ursprung befindet.</w:t>
        </w:r>
      </w:ins>
    </w:p>
    <w:p w14:paraId="1987F3F9" w14:textId="77777777" w:rsidR="00EB2EF1" w:rsidRDefault="00EB2EF1">
      <w:pPr>
        <w:rPr>
          <w:ins w:id="862" w:author="Maximilian Schmitz" w:date="2015-06-18T20:27:00Z"/>
        </w:rPr>
        <w:pPrChange w:id="863" w:author="Maximilian Schmitz" w:date="2015-06-18T10:55:00Z">
          <w:pPr>
            <w:pStyle w:val="berschrift3"/>
          </w:pPr>
        </w:pPrChange>
      </w:pPr>
      <w:commentRangeStart w:id="864"/>
      <w:ins w:id="865" w:author="Maximilian Schmitz" w:date="2015-06-18T20:14:00Z">
        <w:r>
          <w:t xml:space="preserve">Das Sichtsystem der Spieler ist so konfiguriert, dass der Spieler alle Objekte in einem Radius von 5 Metern sehen kann. Zusätzlich kann er beliebig weit entfernte Objekte in einem Horizontalen Sichtfeld von 120 Grad sehen. </w:t>
        </w:r>
      </w:ins>
      <w:ins w:id="866" w:author="Maximilian Schmitz" w:date="2015-06-18T20:18:00Z">
        <w:r w:rsidR="00A90563">
          <w:t>Das entspricht nicht unbedingt der menschlichen Realität. Es ist jedoch sehr schwierig das menschliche Sehvermögen zu modellieren.</w:t>
        </w:r>
      </w:ins>
      <w:commentRangeEnd w:id="864"/>
      <w:r w:rsidR="004F7130">
        <w:rPr>
          <w:rStyle w:val="Kommentarzeichen"/>
        </w:rPr>
        <w:commentReference w:id="864"/>
      </w:r>
      <w:ins w:id="867" w:author="Maximilian Schmitz" w:date="2015-06-18T20:18:00Z">
        <w:r w:rsidR="00A90563">
          <w:t xml:space="preserve"> </w:t>
        </w:r>
      </w:ins>
      <w:ins w:id="868"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869" w:author="Maximilian Schmitz" w:date="2015-06-18T20:20:00Z">
        <w:r w:rsidR="00A90563">
          <w:t xml:space="preserve">Aus diesen Gründen wurde das Sichtsystem mit 120 Grad modelliert, in dem der Spieler alle Objekte scharf erkennen kann. </w:t>
        </w:r>
      </w:ins>
      <w:ins w:id="870"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871" w:author="Maximilian Schmitz" w:date="2015-06-18T20:27:00Z"/>
        </w:rPr>
        <w:pPrChange w:id="872" w:author="Maximilian Schmitz" w:date="2015-06-18T10:55:00Z">
          <w:pPr>
            <w:pStyle w:val="berschrift3"/>
          </w:pPr>
        </w:pPrChange>
      </w:pPr>
    </w:p>
    <w:p w14:paraId="1EE450A8" w14:textId="77777777" w:rsidR="00EC6D6C" w:rsidRDefault="00EC6D6C">
      <w:pPr>
        <w:rPr>
          <w:ins w:id="873" w:author="Maximilian Schmitz" w:date="2015-06-18T20:22:00Z"/>
        </w:rPr>
        <w:pPrChange w:id="874" w:author="Maximilian Schmitz" w:date="2015-06-18T10:55:00Z">
          <w:pPr>
            <w:pStyle w:val="berschrift3"/>
          </w:pPr>
        </w:pPrChange>
      </w:pPr>
      <w:ins w:id="875" w:author="Maximilian Schmitz" w:date="2015-06-18T20:27:00Z">
        <w:r>
          <w:t xml:space="preserve">Im Spieler sind auch Methoden zur Kommunikation implementiert. </w:t>
        </w:r>
      </w:ins>
      <w:ins w:id="876" w:author="Maximilian Schmitz" w:date="2015-06-18T20:30:00Z">
        <w:r w:rsidR="00F908E2">
          <w:t xml:space="preserve">Die Spieler besitzen eine Funktion um eine Nachricht zu sprechen. </w:t>
        </w:r>
      </w:ins>
      <w:ins w:id="877"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878"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879" w:author="Maximilian Schmitz" w:date="2015-06-18T20:22:00Z"/>
        </w:rPr>
        <w:pPrChange w:id="880" w:author="Maximilian Schmitz" w:date="2015-06-18T10:55:00Z">
          <w:pPr>
            <w:pStyle w:val="berschrift3"/>
          </w:pPr>
        </w:pPrChange>
      </w:pPr>
    </w:p>
    <w:p w14:paraId="17F3F736" w14:textId="77777777" w:rsidR="00EC6D6C" w:rsidRDefault="00EC6D6C">
      <w:pPr>
        <w:rPr>
          <w:ins w:id="881" w:author="Maximilian Schmitz" w:date="2015-06-18T20:24:00Z"/>
        </w:rPr>
        <w:pPrChange w:id="882" w:author="Maximilian Schmitz" w:date="2015-06-18T10:55:00Z">
          <w:pPr>
            <w:pStyle w:val="berschrift3"/>
          </w:pPr>
        </w:pPrChange>
      </w:pPr>
      <w:ins w:id="883"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884" w:author="Maximilian Schmitz" w:date="2015-06-18T20:25:00Z"/>
        </w:rPr>
        <w:pPrChange w:id="885" w:author="Maximilian Schmitz" w:date="2015-06-18T10:55:00Z">
          <w:pPr>
            <w:pStyle w:val="berschrift3"/>
          </w:pPr>
        </w:pPrChange>
      </w:pPr>
    </w:p>
    <w:p w14:paraId="3E294710" w14:textId="77777777" w:rsidR="00EC6D6C" w:rsidRPr="00EC6D6C" w:rsidRDefault="00EC6D6C">
      <w:pPr>
        <w:pPrChange w:id="886" w:author="Maximilian Schmitz" w:date="2015-06-18T10:55:00Z">
          <w:pPr>
            <w:pStyle w:val="berschrift3"/>
          </w:pPr>
        </w:pPrChange>
      </w:pPr>
      <w:ins w:id="887" w:author="Maximilian Schmitz" w:date="2015-06-18T20:25:00Z">
        <w:r>
          <w:t>Die Funktionen des Spielers, sind Funktionen innerhalb des Spiels. Sie werden über die Skrip</w:t>
        </w:r>
      </w:ins>
      <w:ins w:id="888" w:author="Maximilian Schmitz" w:date="2015-06-18T20:26:00Z">
        <w:r>
          <w:t>t</w:t>
        </w:r>
      </w:ins>
      <w:ins w:id="889" w:author="Maximilian Schmitz" w:date="2015-06-18T20:25:00Z">
        <w:r>
          <w:t>schnittstelle an die künstliche Intelligenz weitergereicht und von dort aus aufgerufen</w:t>
        </w:r>
      </w:ins>
      <w:ins w:id="890" w:author="Maximilian Schmitz" w:date="2015-06-18T20:27:00Z">
        <w:r>
          <w:t>.</w:t>
        </w:r>
      </w:ins>
    </w:p>
    <w:p w14:paraId="5097FB11" w14:textId="77777777" w:rsidR="00DC17D6" w:rsidRDefault="00DC17D6" w:rsidP="00DC17D6">
      <w:pPr>
        <w:pStyle w:val="berschrift3"/>
        <w:rPr>
          <w:ins w:id="891" w:author="Maximilian Schmitz" w:date="2015-06-04T19:48:00Z"/>
        </w:rPr>
      </w:pPr>
      <w:bookmarkStart w:id="892" w:name="_Ref422041281"/>
      <w:bookmarkStart w:id="893" w:name="_Ref422043249"/>
      <w:bookmarkStart w:id="894" w:name="_Toc422468964"/>
      <w:r>
        <w:t>S</w:t>
      </w:r>
      <w:ins w:id="895" w:author="Maximilian Schmitz" w:date="2015-06-17T15:31:00Z">
        <w:r w:rsidR="003227D0">
          <w:t>k</w:t>
        </w:r>
      </w:ins>
      <w:del w:id="896" w:author="Maximilian Schmitz" w:date="2015-06-17T15:31:00Z">
        <w:r w:rsidDel="003227D0">
          <w:delText>c</w:delText>
        </w:r>
      </w:del>
      <w:r>
        <w:t>rip</w:t>
      </w:r>
      <w:ins w:id="897" w:author="Maximilian Schmitz" w:date="2015-06-04T10:21:00Z">
        <w:r w:rsidR="008F74F3">
          <w:t>t</w:t>
        </w:r>
      </w:ins>
      <w:r>
        <w:t>schnittstelle</w:t>
      </w:r>
      <w:bookmarkEnd w:id="892"/>
      <w:bookmarkEnd w:id="893"/>
      <w:bookmarkEnd w:id="894"/>
    </w:p>
    <w:p w14:paraId="7187953D" w14:textId="77777777" w:rsidR="002D4BC8" w:rsidRDefault="002D4BC8">
      <w:pPr>
        <w:rPr>
          <w:ins w:id="898" w:author="Maximilian Schmitz" w:date="2015-06-19T08:44:00Z"/>
        </w:rPr>
        <w:pPrChange w:id="899" w:author="Maximilian Schmitz" w:date="2015-06-04T19:48:00Z">
          <w:pPr>
            <w:pStyle w:val="berschrift3"/>
          </w:pPr>
        </w:pPrChange>
      </w:pPr>
      <w:ins w:id="900" w:author="Maximilian Schmitz" w:date="2015-06-19T08:35:00Z">
        <w:r>
          <w:t xml:space="preserve">Die Skriptschnittstelle ist die </w:t>
        </w:r>
      </w:ins>
      <w:ins w:id="901" w:author="Maximilian Schmitz" w:date="2015-06-19T08:42:00Z">
        <w:r>
          <w:t>Implementierung</w:t>
        </w:r>
      </w:ins>
      <w:ins w:id="902" w:author="Maximilian Schmitz" w:date="2015-06-19T08:35:00Z">
        <w:r>
          <w:t xml:space="preserve"> </w:t>
        </w:r>
      </w:ins>
      <w:ins w:id="903" w:author="Maximilian Schmitz" w:date="2015-06-19T08:42:00Z">
        <w:r>
          <w:t xml:space="preserve">des im Kapitel </w:t>
        </w:r>
        <w:r>
          <w:fldChar w:fldCharType="begin"/>
        </w:r>
        <w:r>
          <w:instrText xml:space="preserve"> REF _Ref422318518 \h </w:instrText>
        </w:r>
      </w:ins>
      <w:r>
        <w:fldChar w:fldCharType="separate"/>
      </w:r>
      <w:ins w:id="904" w:author="Maximilian Schmitz" w:date="2015-06-19T09:20:00Z">
        <w:r w:rsidR="00867956">
          <w:t>Architektur</w:t>
        </w:r>
      </w:ins>
      <w:ins w:id="905"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906" w:author="Maximilian Schmitz" w:date="2015-06-19T08:47:00Z"/>
        </w:rPr>
        <w:pPrChange w:id="907" w:author="Maximilian Schmitz" w:date="2015-06-04T19:48:00Z">
          <w:pPr>
            <w:pStyle w:val="berschrift3"/>
          </w:pPr>
        </w:pPrChange>
      </w:pPr>
      <w:ins w:id="908" w:author="Maximilian Schmitz" w:date="2015-06-19T08:44:00Z">
        <w:r>
          <w:t xml:space="preserve">Die von der künstlichen Intelligenz kommenden Funktionsaufrufe werden in der </w:t>
        </w:r>
      </w:ins>
      <w:ins w:id="909" w:author="Maximilian Schmitz" w:date="2015-06-19T08:45:00Z">
        <w:r>
          <w:t>„</w:t>
        </w:r>
        <w:proofErr w:type="spellStart"/>
        <w:r>
          <w:t>RobotControl</w:t>
        </w:r>
        <w:proofErr w:type="spellEnd"/>
        <w:r>
          <w:t>“ gespeichert. Von dieser werden sie, wenn Rechenzeit für den Spieler zu Verfügung steht, im Spiel</w:t>
        </w:r>
        <w:del w:id="910" w:author="Admin" w:date="2015-07-06T14:39:00Z">
          <w:r w:rsidDel="004F7130">
            <w:delText>er</w:delText>
          </w:r>
        </w:del>
        <w:r>
          <w:t xml:space="preserve"> aufgerufen. </w:t>
        </w:r>
      </w:ins>
      <w:ins w:id="911" w:author="Maximilian Schmitz" w:date="2015-06-19T08:46:00Z">
        <w:r w:rsidR="000246BB">
          <w:t>Funktionen, die einen Rückgabewert erwarten, pausieren die Abarbeitung der künstlichen Intelligenz, bis der Rückgabewert vom Spiel geliefert wird.</w:t>
        </w:r>
      </w:ins>
    </w:p>
    <w:p w14:paraId="1F1BBEC4" w14:textId="77777777" w:rsidR="000246BB" w:rsidRDefault="000246BB">
      <w:pPr>
        <w:rPr>
          <w:ins w:id="912" w:author="Maximilian Schmitz" w:date="2015-06-19T08:48:00Z"/>
        </w:rPr>
        <w:pPrChange w:id="913" w:author="Maximilian Schmitz" w:date="2015-06-04T19:48:00Z">
          <w:pPr>
            <w:pStyle w:val="berschrift3"/>
          </w:pPr>
        </w:pPrChange>
      </w:pPr>
      <w:ins w:id="914" w:author="Maximilian Schmitz" w:date="2015-06-19T08:47:00Z">
        <w:r>
          <w:t xml:space="preserve">Die KI-Skripte werden so </w:t>
        </w:r>
        <w:proofErr w:type="spellStart"/>
        <w:r>
          <w:t>gescheduled</w:t>
        </w:r>
        <w:proofErr w:type="spellEnd"/>
        <w:r>
          <w:t xml:space="preserve">, dass </w:t>
        </w:r>
      </w:ins>
      <w:ins w:id="915"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916" w:author="Maximilian Schmitz" w:date="2015-06-19T08:49:00Z"/>
        </w:rPr>
        <w:pPrChange w:id="917" w:author="Maximilian Schmitz" w:date="2015-06-04T19:48:00Z">
          <w:pPr>
            <w:pStyle w:val="berschrift3"/>
          </w:pPr>
        </w:pPrChange>
      </w:pPr>
    </w:p>
    <w:p w14:paraId="61A562D4" w14:textId="77777777" w:rsidR="000246BB" w:rsidRDefault="000246BB">
      <w:pPr>
        <w:rPr>
          <w:ins w:id="918" w:author="Maximilian Schmitz" w:date="2015-06-19T09:05:00Z"/>
        </w:rPr>
        <w:pPrChange w:id="919" w:author="Maximilian Schmitz" w:date="2015-06-04T19:48:00Z">
          <w:pPr>
            <w:pStyle w:val="berschrift3"/>
          </w:pPr>
        </w:pPrChange>
      </w:pPr>
      <w:ins w:id="920" w:author="Maximilian Schmitz" w:date="2015-06-19T08:54:00Z">
        <w:r>
          <w:t>Die Verwendung des Entwurfsmusters Remote-</w:t>
        </w:r>
        <w:proofErr w:type="spellStart"/>
        <w:r>
          <w:t>Procedure</w:t>
        </w:r>
        <w:proofErr w:type="spellEnd"/>
        <w:r>
          <w:t>-Call macht es notwendig die 22 KI-Threads mit dem Haupt</w:t>
        </w:r>
      </w:ins>
      <w:ins w:id="921" w:author="Maximilian Schmitz" w:date="2015-06-19T09:02:00Z">
        <w:r w:rsidR="00376E89">
          <w:t>t</w:t>
        </w:r>
      </w:ins>
      <w:ins w:id="922" w:author="Maximilian Schmitz" w:date="2015-06-19T08:54:00Z">
        <w:r>
          <w:t xml:space="preserve">hread des Spiels zu synchronisieren. </w:t>
        </w:r>
      </w:ins>
      <w:ins w:id="923" w:author="Maximilian Schmitz" w:date="2015-06-19T08:55:00Z">
        <w:r>
          <w:t xml:space="preserve">Dazu muss ein geeignetes Schutzverfahren verwendet werden. </w:t>
        </w:r>
      </w:ins>
      <w:ins w:id="924"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925" w:author="Maximilian Schmitz" w:date="2015-06-19T09:02:00Z">
        <w:r w:rsidR="00376E89">
          <w:t xml:space="preserve">synchronisiert. </w:t>
        </w:r>
      </w:ins>
      <w:ins w:id="926" w:author="Maximilian Schmitz" w:date="2015-06-19T09:03:00Z">
        <w:r w:rsidR="00376E89">
          <w:t xml:space="preserve">Das ist notwendig, um einen sicheren Funktionsaufruf aus den Skripten zu ermöglichen. Ohne Schutzmechanismen, könnten Daten unkontrolliert verändert werden, da von </w:t>
        </w:r>
      </w:ins>
      <w:ins w:id="927" w:author="Maximilian Schmitz" w:date="2015-06-19T09:05:00Z">
        <w:r w:rsidR="00376E89">
          <w:t>mehreren</w:t>
        </w:r>
      </w:ins>
      <w:ins w:id="928" w:author="Maximilian Schmitz" w:date="2015-06-19T09:03:00Z">
        <w:r w:rsidR="00376E89">
          <w:t xml:space="preserve"> Threads gleichzeitig auf gemeinsamen Speicher zugegriffen wird.</w:t>
        </w:r>
      </w:ins>
    </w:p>
    <w:p w14:paraId="20CD5C86" w14:textId="77777777" w:rsidR="00376E89" w:rsidRDefault="00376E89">
      <w:pPr>
        <w:rPr>
          <w:ins w:id="929" w:author="Maximilian Schmitz" w:date="2015-06-19T09:05:00Z"/>
        </w:rPr>
        <w:pPrChange w:id="930" w:author="Maximilian Schmitz" w:date="2015-06-04T19:48:00Z">
          <w:pPr>
            <w:pStyle w:val="berschrift3"/>
          </w:pPr>
        </w:pPrChange>
      </w:pPr>
    </w:p>
    <w:p w14:paraId="01633DAD" w14:textId="77777777" w:rsidR="00376E89" w:rsidRDefault="00376E89">
      <w:pPr>
        <w:rPr>
          <w:ins w:id="931" w:author="Maximilian Schmitz" w:date="2015-06-19T09:08:00Z"/>
        </w:rPr>
        <w:pPrChange w:id="932" w:author="Maximilian Schmitz" w:date="2015-06-04T19:48:00Z">
          <w:pPr>
            <w:pStyle w:val="berschrift3"/>
          </w:pPr>
        </w:pPrChange>
      </w:pPr>
      <w:ins w:id="933" w:author="Maximilian Schmitz" w:date="2015-06-19T09:05:00Z">
        <w:r>
          <w:t>Auf der anderen Seite der Skriptschnittstelle ist die Skriptsprache LUA in die Engine eingebunden.</w:t>
        </w:r>
        <w:r w:rsidR="002E3F67">
          <w:t xml:space="preserve"> </w:t>
        </w:r>
      </w:ins>
      <w:ins w:id="934"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935" w:author="Maximilian Schmitz" w:date="2015-06-19T09:20:00Z">
        <w:r w:rsidR="00867956">
          <w:t>Scripting-Ansatz</w:t>
        </w:r>
      </w:ins>
      <w:ins w:id="936" w:author="Maximilian Schmitz" w:date="2015-06-19T09:07:00Z">
        <w:r w:rsidR="000202B5">
          <w:fldChar w:fldCharType="end"/>
        </w:r>
        <w:r w:rsidR="000202B5">
          <w:t xml:space="preserve">. Hauptsächlich sind das der geringe Implementierungsaufwand, die Kompaktheit der </w:t>
        </w:r>
      </w:ins>
      <w:ins w:id="937" w:author="Maximilian Schmitz" w:date="2015-06-19T09:08:00Z">
        <w:r w:rsidR="000202B5">
          <w:t>Bibliothek</w:t>
        </w:r>
      </w:ins>
      <w:ins w:id="938" w:author="Maximilian Schmitz" w:date="2015-06-19T09:07:00Z">
        <w:r w:rsidR="000202B5">
          <w:t xml:space="preserve"> und die MIT-Lizenz.</w:t>
        </w:r>
      </w:ins>
    </w:p>
    <w:p w14:paraId="5741C3C7" w14:textId="77777777" w:rsidR="000202B5" w:rsidRDefault="000202B5">
      <w:pPr>
        <w:rPr>
          <w:ins w:id="939" w:author="Maximilian Schmitz" w:date="2015-06-19T09:13:00Z"/>
        </w:rPr>
        <w:pPrChange w:id="940" w:author="Maximilian Schmitz" w:date="2015-06-04T19:48:00Z">
          <w:pPr>
            <w:pStyle w:val="berschrift3"/>
          </w:pPr>
        </w:pPrChange>
      </w:pPr>
      <w:ins w:id="941" w:author="Maximilian Schmitz" w:date="2015-06-19T09:10:00Z">
        <w:r>
          <w:lastRenderedPageBreak/>
          <w:t>Die Einbindung der Skrip</w:t>
        </w:r>
      </w:ins>
      <w:ins w:id="942" w:author="Maximilian Schmitz" w:date="2015-06-19T09:11:00Z">
        <w:r>
          <w:t>t</w:t>
        </w:r>
      </w:ins>
      <w:ins w:id="943" w:author="Maximilian Schmitz" w:date="2015-06-19T09:10:00Z">
        <w:r>
          <w:t>bibliothek</w:t>
        </w:r>
      </w:ins>
      <w:ins w:id="944"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945"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946" w:author="Maximilian Schmitz" w:date="2015-06-19T09:13:00Z">
        <w:r w:rsidR="00486056">
          <w:t>wären hier mächtigere Sprachen wie JavaScript oder Python.</w:t>
        </w:r>
      </w:ins>
    </w:p>
    <w:p w14:paraId="11009066" w14:textId="77777777" w:rsidR="00486056" w:rsidRDefault="00486056">
      <w:pPr>
        <w:rPr>
          <w:ins w:id="947" w:author="Maximilian Schmitz" w:date="2015-06-19T09:13:00Z"/>
        </w:rPr>
        <w:pPrChange w:id="948" w:author="Maximilian Schmitz" w:date="2015-06-04T19:48:00Z">
          <w:pPr>
            <w:pStyle w:val="berschrift3"/>
          </w:pPr>
        </w:pPrChange>
      </w:pPr>
    </w:p>
    <w:p w14:paraId="5DB05598" w14:textId="6F3186F3" w:rsidR="00F73840" w:rsidRDefault="00C64312">
      <w:pPr>
        <w:rPr>
          <w:ins w:id="949" w:author="Maximilian Schmitz" w:date="2015-06-19T09:22:00Z"/>
        </w:rPr>
      </w:pPr>
      <w:ins w:id="950"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951" w:author="Maximilian Schmitz" w:date="2015-06-19T09:14:00Z">
        <w:r>
          <w:t xml:space="preserve">Der Austausch von Parametern </w:t>
        </w:r>
        <w:r w:rsidR="00334724">
          <w:t xml:space="preserve">wird über </w:t>
        </w:r>
        <w:del w:id="952" w:author="Admin" w:date="2015-07-06T14:42:00Z">
          <w:r w:rsidR="00334724" w:rsidDel="004F7130">
            <w:delText>den</w:delText>
          </w:r>
        </w:del>
      </w:ins>
      <w:ins w:id="953" w:author="Admin" w:date="2015-07-06T14:42:00Z">
        <w:r w:rsidR="004F7130">
          <w:t>einen</w:t>
        </w:r>
      </w:ins>
      <w:ins w:id="954" w:author="Maximilian Schmitz" w:date="2015-06-19T09:14:00Z">
        <w:r w:rsidR="00334724">
          <w:t xml:space="preserve"> Stack realisiert.</w:t>
        </w:r>
      </w:ins>
      <w:ins w:id="955"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956"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957" w:author="Maximilian Schmitz" w:date="2015-06-19T09:21:00Z">
        <w:r w:rsidR="009C20AF">
          <w:t>In der Skriptsprache LUA ist es möglich, dass eine Funktion mehrere Parameter zurückgibt.</w:t>
        </w:r>
      </w:ins>
      <w:ins w:id="958" w:author="Maximilian Schmitz" w:date="2015-06-19T09:28:00Z">
        <w:r w:rsidR="00706CBF">
          <w:t xml:space="preserve"> Die Datentypen in der Tabelle sind nicht zwangsweise notwendig, da LUA keine explizite Angabe von Datentypen verwendet. </w:t>
        </w:r>
      </w:ins>
      <w:ins w:id="959" w:author="Maximilian Schmitz" w:date="2015-06-19T09:29:00Z">
        <w:r w:rsidR="00706CBF">
          <w:t>Der Übersichtlichkeit halber sind sie hier mit angegeben.</w:t>
        </w:r>
      </w:ins>
    </w:p>
    <w:p w14:paraId="50D09F6E" w14:textId="77777777" w:rsidR="003B0213" w:rsidRDefault="003B0213">
      <w:pPr>
        <w:rPr>
          <w:ins w:id="960" w:author="Maximilian Schmitz" w:date="2015-06-19T09:17:00Z"/>
        </w:rPr>
      </w:pPr>
    </w:p>
    <w:tbl>
      <w:tblPr>
        <w:tblStyle w:val="Gitternetztabelle1hell"/>
        <w:tblW w:w="9453" w:type="dxa"/>
        <w:tblLayout w:type="fixed"/>
        <w:tblLook w:val="04A0" w:firstRow="1" w:lastRow="0" w:firstColumn="1" w:lastColumn="0" w:noHBand="0" w:noVBand="1"/>
        <w:tblPrChange w:id="961"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962">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96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64"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965" w:author="Maximilian Schmitz" w:date="2015-06-19T09:15:00Z"/>
              </w:rPr>
            </w:pPr>
            <w:ins w:id="966" w:author="Maximilian Schmitz" w:date="2015-06-19T09:16:00Z">
              <w:r>
                <w:t>Funktion</w:t>
              </w:r>
            </w:ins>
          </w:p>
        </w:tc>
        <w:tc>
          <w:tcPr>
            <w:tcW w:w="1431" w:type="dxa"/>
            <w:tcPrChange w:id="967"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968" w:author="Maximilian Schmitz" w:date="2015-06-19T09:15:00Z"/>
              </w:rPr>
              <w:pPrChange w:id="969"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970" w:author="Maximilian Schmitz" w:date="2015-06-19T09:16:00Z">
              <w:r>
                <w:t>Übergabeparameter</w:t>
              </w:r>
            </w:ins>
          </w:p>
        </w:tc>
        <w:tc>
          <w:tcPr>
            <w:tcW w:w="1536" w:type="dxa"/>
            <w:tcPrChange w:id="971"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972" w:author="Maximilian Schmitz" w:date="2015-06-19T09:15:00Z"/>
              </w:rPr>
              <w:pPrChange w:id="973"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974" w:author="Maximilian Schmitz" w:date="2015-06-19T09:16:00Z">
              <w:r>
                <w:t>Rückgabeparameter</w:t>
              </w:r>
            </w:ins>
          </w:p>
        </w:tc>
        <w:tc>
          <w:tcPr>
            <w:tcW w:w="4242" w:type="dxa"/>
            <w:tcPrChange w:id="975"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976" w:author="Maximilian Schmitz" w:date="2015-06-19T09:15:00Z"/>
              </w:rPr>
              <w:pPrChange w:id="977"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978" w:author="Maximilian Schmitz" w:date="2015-06-19T09:16:00Z">
              <w:r>
                <w:t>Beschreibung</w:t>
              </w:r>
            </w:ins>
          </w:p>
        </w:tc>
      </w:tr>
      <w:tr w:rsidR="00B16FE4" w14:paraId="1F7B4136" w14:textId="77777777" w:rsidTr="00B16FE4">
        <w:tblPrEx>
          <w:tblPrExChange w:id="979" w:author="Maximilian Schmitz" w:date="2015-06-19T09:39:00Z">
            <w:tblPrEx>
              <w:tblLook w:val="00A0" w:firstRow="1" w:lastRow="0" w:firstColumn="1" w:lastColumn="0" w:noHBand="0" w:noVBand="0"/>
            </w:tblPrEx>
          </w:tblPrExChange>
        </w:tblPrEx>
        <w:trPr>
          <w:ins w:id="98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81" w:author="Maximilian Schmitz" w:date="2015-06-19T09:39:00Z">
              <w:tcPr>
                <w:tcW w:w="2244" w:type="dxa"/>
                <w:gridSpan w:val="2"/>
              </w:tcPr>
            </w:tcPrChange>
          </w:tcPr>
          <w:p w14:paraId="7AB97875" w14:textId="77777777" w:rsidR="002210D9" w:rsidRPr="004C3433" w:rsidRDefault="002210D9" w:rsidP="002210D9">
            <w:pPr>
              <w:rPr>
                <w:ins w:id="982" w:author="Maximilian Schmitz" w:date="2015-06-19T09:15:00Z"/>
                <w:b w:val="0"/>
                <w:rPrChange w:id="983" w:author="Maximilian Schmitz" w:date="2015-06-19T09:25:00Z">
                  <w:rPr>
                    <w:ins w:id="984" w:author="Maximilian Schmitz" w:date="2015-06-19T09:15:00Z"/>
                  </w:rPr>
                </w:rPrChange>
              </w:rPr>
            </w:pPr>
            <w:proofErr w:type="spellStart"/>
            <w:ins w:id="985" w:author="Maximilian Schmitz" w:date="2015-06-19T09:22:00Z">
              <w:r w:rsidRPr="004C3433">
                <w:t>MoveForward</w:t>
              </w:r>
            </w:ins>
            <w:proofErr w:type="spellEnd"/>
          </w:p>
        </w:tc>
        <w:tc>
          <w:tcPr>
            <w:tcW w:w="1431" w:type="dxa"/>
            <w:tcPrChange w:id="986"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987" w:author="Maximilian Schmitz" w:date="2015-06-19T09:15:00Z"/>
              </w:rPr>
              <w:pPrChange w:id="98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89" w:author="Maximilian Schmitz" w:date="2015-06-19T09:38:00Z">
              <w:r>
                <w:t>Double: Way</w:t>
              </w:r>
            </w:ins>
          </w:p>
        </w:tc>
        <w:tc>
          <w:tcPr>
            <w:tcW w:w="1536" w:type="dxa"/>
            <w:tcPrChange w:id="990"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991" w:author="Maximilian Schmitz" w:date="2015-06-19T09:15:00Z"/>
              </w:rPr>
              <w:pPrChange w:id="99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93" w:author="Maximilian Schmitz" w:date="2015-06-19T09:37:00Z">
              <w:r>
                <w:t>-</w:t>
              </w:r>
            </w:ins>
          </w:p>
        </w:tc>
        <w:tc>
          <w:tcPr>
            <w:tcW w:w="4242" w:type="dxa"/>
            <w:tcPrChange w:id="994"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995" w:author="Maximilian Schmitz" w:date="2015-06-19T09:15:00Z"/>
              </w:rPr>
              <w:pPrChange w:id="99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997" w:author="Maximilian Schmitz" w:date="2015-06-19T09:22:00Z">
              <w:r>
                <w:t>Vorwärtsbewegen des Spielers</w:t>
              </w:r>
            </w:ins>
          </w:p>
        </w:tc>
      </w:tr>
      <w:tr w:rsidR="00B16FE4" w14:paraId="4415B706" w14:textId="77777777" w:rsidTr="00B16FE4">
        <w:tblPrEx>
          <w:tblPrExChange w:id="998" w:author="Maximilian Schmitz" w:date="2015-06-19T09:39:00Z">
            <w:tblPrEx>
              <w:tblLook w:val="00A0" w:firstRow="1" w:lastRow="0" w:firstColumn="1" w:lastColumn="0" w:noHBand="0" w:noVBand="0"/>
            </w:tblPrEx>
          </w:tblPrExChange>
        </w:tblPrEx>
        <w:trPr>
          <w:ins w:id="99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00" w:author="Maximilian Schmitz" w:date="2015-06-19T09:39:00Z">
              <w:tcPr>
                <w:tcW w:w="2244" w:type="dxa"/>
                <w:gridSpan w:val="2"/>
              </w:tcPr>
            </w:tcPrChange>
          </w:tcPr>
          <w:p w14:paraId="568186E3" w14:textId="77777777" w:rsidR="002210D9" w:rsidRPr="004C3433" w:rsidRDefault="002210D9" w:rsidP="002210D9">
            <w:pPr>
              <w:rPr>
                <w:ins w:id="1001" w:author="Maximilian Schmitz" w:date="2015-06-19T09:15:00Z"/>
                <w:b w:val="0"/>
                <w:rPrChange w:id="1002" w:author="Maximilian Schmitz" w:date="2015-06-19T09:25:00Z">
                  <w:rPr>
                    <w:ins w:id="1003" w:author="Maximilian Schmitz" w:date="2015-06-19T09:15:00Z"/>
                  </w:rPr>
                </w:rPrChange>
              </w:rPr>
            </w:pPr>
            <w:proofErr w:type="spellStart"/>
            <w:ins w:id="1004" w:author="Maximilian Schmitz" w:date="2015-06-19T09:22:00Z">
              <w:r w:rsidRPr="004C3433">
                <w:t>MoveTo</w:t>
              </w:r>
            </w:ins>
            <w:proofErr w:type="spellEnd"/>
          </w:p>
        </w:tc>
        <w:tc>
          <w:tcPr>
            <w:tcW w:w="1431" w:type="dxa"/>
            <w:tcPrChange w:id="1005"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06" w:author="Maximilian Schmitz" w:date="2015-06-19T09:15:00Z"/>
              </w:rPr>
              <w:pPrChange w:id="100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08"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009"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10" w:author="Maximilian Schmitz" w:date="2015-06-19T09:15:00Z"/>
              </w:rPr>
              <w:pPrChange w:id="10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12" w:author="Maximilian Schmitz" w:date="2015-06-19T09:37:00Z">
              <w:r>
                <w:t>-</w:t>
              </w:r>
            </w:ins>
          </w:p>
        </w:tc>
        <w:tc>
          <w:tcPr>
            <w:tcW w:w="4242" w:type="dxa"/>
            <w:tcPrChange w:id="1013"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14" w:author="Maximilian Schmitz" w:date="2015-06-19T09:15:00Z"/>
              </w:rPr>
              <w:pPrChange w:id="101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16" w:author="Maximilian Schmitz" w:date="2015-06-19T09:22:00Z">
              <w:r>
                <w:t>Spieler an eine bestimmte Position bewegen</w:t>
              </w:r>
            </w:ins>
          </w:p>
        </w:tc>
      </w:tr>
      <w:tr w:rsidR="00B16FE4" w14:paraId="7E6C0054" w14:textId="77777777" w:rsidTr="00B16FE4">
        <w:tblPrEx>
          <w:tblPrExChange w:id="1017" w:author="Maximilian Schmitz" w:date="2015-06-19T09:39:00Z">
            <w:tblPrEx>
              <w:tblLook w:val="00A0" w:firstRow="1" w:lastRow="0" w:firstColumn="1" w:lastColumn="0" w:noHBand="0" w:noVBand="0"/>
            </w:tblPrEx>
          </w:tblPrExChange>
        </w:tblPrEx>
        <w:trPr>
          <w:ins w:id="101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19" w:author="Maximilian Schmitz" w:date="2015-06-19T09:39:00Z">
              <w:tcPr>
                <w:tcW w:w="2244" w:type="dxa"/>
                <w:gridSpan w:val="2"/>
              </w:tcPr>
            </w:tcPrChange>
          </w:tcPr>
          <w:p w14:paraId="101B3DA5" w14:textId="77777777" w:rsidR="002210D9" w:rsidRPr="004C3433" w:rsidRDefault="002210D9" w:rsidP="002210D9">
            <w:pPr>
              <w:rPr>
                <w:ins w:id="1020" w:author="Maximilian Schmitz" w:date="2015-06-19T09:15:00Z"/>
                <w:b w:val="0"/>
                <w:rPrChange w:id="1021" w:author="Maximilian Schmitz" w:date="2015-06-19T09:25:00Z">
                  <w:rPr>
                    <w:ins w:id="1022" w:author="Maximilian Schmitz" w:date="2015-06-19T09:15:00Z"/>
                  </w:rPr>
                </w:rPrChange>
              </w:rPr>
            </w:pPr>
            <w:proofErr w:type="spellStart"/>
            <w:ins w:id="1023" w:author="Maximilian Schmitz" w:date="2015-06-19T09:22:00Z">
              <w:r w:rsidRPr="004C3433">
                <w:t>Rotate</w:t>
              </w:r>
            </w:ins>
            <w:proofErr w:type="spellEnd"/>
          </w:p>
        </w:tc>
        <w:tc>
          <w:tcPr>
            <w:tcW w:w="1431" w:type="dxa"/>
            <w:tcPrChange w:id="1024"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25" w:author="Maximilian Schmitz" w:date="2015-06-19T09:15:00Z"/>
              </w:rPr>
              <w:pPrChange w:id="102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27" w:author="Maximilian Schmitz" w:date="2015-06-19T09:38:00Z">
              <w:r>
                <w:t>Double: Angle</w:t>
              </w:r>
            </w:ins>
          </w:p>
        </w:tc>
        <w:tc>
          <w:tcPr>
            <w:tcW w:w="1536" w:type="dxa"/>
            <w:tcPrChange w:id="1028"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29" w:author="Maximilian Schmitz" w:date="2015-06-19T09:15:00Z"/>
              </w:rPr>
              <w:pPrChange w:id="103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31" w:author="Maximilian Schmitz" w:date="2015-06-19T09:37:00Z">
              <w:r>
                <w:t>-</w:t>
              </w:r>
            </w:ins>
          </w:p>
        </w:tc>
        <w:tc>
          <w:tcPr>
            <w:tcW w:w="4242" w:type="dxa"/>
            <w:tcPrChange w:id="1032"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33" w:author="Maximilian Schmitz" w:date="2015-06-19T09:15:00Z"/>
              </w:rPr>
              <w:pPrChange w:id="1034"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35" w:author="Maximilian Schmitz" w:date="2015-06-19T09:23:00Z">
              <w:r>
                <w:t>Spieler um seine Achse drehen</w:t>
              </w:r>
            </w:ins>
          </w:p>
        </w:tc>
      </w:tr>
      <w:tr w:rsidR="00B16FE4" w14:paraId="0378F403" w14:textId="77777777" w:rsidTr="00B16FE4">
        <w:tblPrEx>
          <w:tblPrExChange w:id="1036" w:author="Maximilian Schmitz" w:date="2015-06-19T09:39:00Z">
            <w:tblPrEx>
              <w:tblLook w:val="00A0" w:firstRow="1" w:lastRow="0" w:firstColumn="1" w:lastColumn="0" w:noHBand="0" w:noVBand="0"/>
            </w:tblPrEx>
          </w:tblPrExChange>
        </w:tblPrEx>
        <w:trPr>
          <w:ins w:id="103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38" w:author="Maximilian Schmitz" w:date="2015-06-19T09:39:00Z">
              <w:tcPr>
                <w:tcW w:w="2244" w:type="dxa"/>
                <w:gridSpan w:val="2"/>
              </w:tcPr>
            </w:tcPrChange>
          </w:tcPr>
          <w:p w14:paraId="105592D3" w14:textId="77777777" w:rsidR="002210D9" w:rsidRPr="004C3433" w:rsidRDefault="002210D9" w:rsidP="002210D9">
            <w:pPr>
              <w:rPr>
                <w:ins w:id="1039" w:author="Maximilian Schmitz" w:date="2015-06-19T09:15:00Z"/>
                <w:b w:val="0"/>
                <w:rPrChange w:id="1040" w:author="Maximilian Schmitz" w:date="2015-06-19T09:25:00Z">
                  <w:rPr>
                    <w:ins w:id="1041" w:author="Maximilian Schmitz" w:date="2015-06-19T09:15:00Z"/>
                  </w:rPr>
                </w:rPrChange>
              </w:rPr>
            </w:pPr>
            <w:ins w:id="1042" w:author="Maximilian Schmitz" w:date="2015-06-19T09:22:00Z">
              <w:r w:rsidRPr="004C3433">
                <w:t>Kick</w:t>
              </w:r>
            </w:ins>
          </w:p>
        </w:tc>
        <w:tc>
          <w:tcPr>
            <w:tcW w:w="1431" w:type="dxa"/>
            <w:tcPrChange w:id="1043"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044" w:author="Maximilian Schmitz" w:date="2015-06-19T09:15:00Z"/>
                <w:lang w:val="en-GB"/>
                <w:rPrChange w:id="1045" w:author="Maximilian Schmitz" w:date="2015-06-19T09:38:00Z">
                  <w:rPr>
                    <w:ins w:id="1046" w:author="Maximilian Schmitz" w:date="2015-06-19T09:15:00Z"/>
                  </w:rPr>
                </w:rPrChange>
              </w:rPr>
              <w:pPrChange w:id="1047"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048" w:author="Maximilian Schmitz" w:date="2015-06-19T09:37:00Z">
              <w:r w:rsidRPr="005D1843">
                <w:rPr>
                  <w:lang w:val="en-GB"/>
                  <w:rPrChange w:id="1049" w:author="Maximilian Schmitz" w:date="2015-06-19T09:38:00Z">
                    <w:rPr/>
                  </w:rPrChange>
                </w:rPr>
                <w:t xml:space="preserve">Double: </w:t>
              </w:r>
              <w:proofErr w:type="spellStart"/>
              <w:r w:rsidRPr="005D1843">
                <w:rPr>
                  <w:lang w:val="en-GB"/>
                  <w:rPrChange w:id="1050" w:author="Maximilian Schmitz" w:date="2015-06-19T09:38:00Z">
                    <w:rPr/>
                  </w:rPrChange>
                </w:rPr>
                <w:t>DirX</w:t>
              </w:r>
              <w:proofErr w:type="spellEnd"/>
              <w:r w:rsidRPr="005D1843">
                <w:rPr>
                  <w:lang w:val="en-GB"/>
                  <w:rPrChange w:id="1051" w:author="Maximilian Schmitz" w:date="2015-06-19T09:38:00Z">
                    <w:rPr/>
                  </w:rPrChange>
                </w:rPr>
                <w:t xml:space="preserve">, </w:t>
              </w:r>
              <w:proofErr w:type="spellStart"/>
              <w:r w:rsidRPr="005D1843">
                <w:rPr>
                  <w:lang w:val="en-GB"/>
                  <w:rPrChange w:id="1052" w:author="Maximilian Schmitz" w:date="2015-06-19T09:38:00Z">
                    <w:rPr/>
                  </w:rPrChange>
                </w:rPr>
                <w:t>DirY</w:t>
              </w:r>
              <w:proofErr w:type="spellEnd"/>
              <w:r w:rsidRPr="005D1843">
                <w:rPr>
                  <w:lang w:val="en-GB"/>
                  <w:rPrChange w:id="1053" w:author="Maximilian Schmitz" w:date="2015-06-19T09:38:00Z">
                    <w:rPr/>
                  </w:rPrChange>
                </w:rPr>
                <w:t xml:space="preserve">, </w:t>
              </w:r>
              <w:proofErr w:type="spellStart"/>
              <w:r w:rsidRPr="005D1843">
                <w:rPr>
                  <w:lang w:val="en-GB"/>
                  <w:rPrChange w:id="1054" w:author="Maximilian Schmitz" w:date="2015-06-19T09:38:00Z">
                    <w:rPr/>
                  </w:rPrChange>
                </w:rPr>
                <w:t>DirZ</w:t>
              </w:r>
            </w:ins>
            <w:proofErr w:type="spellEnd"/>
            <w:ins w:id="1055" w:author="Maximilian Schmitz" w:date="2015-06-19T09:38:00Z">
              <w:r w:rsidRPr="005D1843">
                <w:rPr>
                  <w:lang w:val="en-GB"/>
                  <w:rPrChange w:id="1056" w:author="Maximilian Schmitz" w:date="2015-06-19T09:38:00Z">
                    <w:rPr/>
                  </w:rPrChange>
                </w:rPr>
                <w:t>, Force</w:t>
              </w:r>
            </w:ins>
          </w:p>
        </w:tc>
        <w:tc>
          <w:tcPr>
            <w:tcW w:w="1536" w:type="dxa"/>
            <w:tcPrChange w:id="1057"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58" w:author="Maximilian Schmitz" w:date="2015-06-19T09:15:00Z"/>
              </w:rPr>
              <w:pPrChange w:id="105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0" w:author="Maximilian Schmitz" w:date="2015-06-19T09:36:00Z">
              <w:r>
                <w:t>-</w:t>
              </w:r>
            </w:ins>
          </w:p>
        </w:tc>
        <w:tc>
          <w:tcPr>
            <w:tcW w:w="4242" w:type="dxa"/>
            <w:tcPrChange w:id="1061"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62" w:author="Maximilian Schmitz" w:date="2015-06-19T09:15:00Z"/>
              </w:rPr>
              <w:pPrChange w:id="1063"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64" w:author="Maximilian Schmitz" w:date="2015-06-19T09:23:00Z">
              <w:r>
                <w:t>Den Ball in eine Richtung kicken</w:t>
              </w:r>
            </w:ins>
          </w:p>
        </w:tc>
      </w:tr>
      <w:tr w:rsidR="00B16FE4" w14:paraId="0D718C3F" w14:textId="77777777" w:rsidTr="00B16FE4">
        <w:tblPrEx>
          <w:tblPrExChange w:id="1065" w:author="Maximilian Schmitz" w:date="2015-06-19T09:39:00Z">
            <w:tblPrEx>
              <w:tblLook w:val="00A0" w:firstRow="1" w:lastRow="0" w:firstColumn="1" w:lastColumn="0" w:noHBand="0" w:noVBand="0"/>
            </w:tblPrEx>
          </w:tblPrExChange>
        </w:tblPrEx>
        <w:trPr>
          <w:ins w:id="106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67" w:author="Maximilian Schmitz" w:date="2015-06-19T09:39:00Z">
              <w:tcPr>
                <w:tcW w:w="2244" w:type="dxa"/>
                <w:gridSpan w:val="2"/>
              </w:tcPr>
            </w:tcPrChange>
          </w:tcPr>
          <w:p w14:paraId="5235BD74" w14:textId="77777777" w:rsidR="002210D9" w:rsidRPr="004C3433" w:rsidRDefault="002210D9" w:rsidP="002210D9">
            <w:pPr>
              <w:rPr>
                <w:ins w:id="1068" w:author="Maximilian Schmitz" w:date="2015-06-19T09:15:00Z"/>
                <w:b w:val="0"/>
                <w:rPrChange w:id="1069" w:author="Maximilian Schmitz" w:date="2015-06-19T09:25:00Z">
                  <w:rPr>
                    <w:ins w:id="1070" w:author="Maximilian Schmitz" w:date="2015-06-19T09:15:00Z"/>
                  </w:rPr>
                </w:rPrChange>
              </w:rPr>
            </w:pPr>
            <w:proofErr w:type="spellStart"/>
            <w:ins w:id="1071" w:author="Maximilian Schmitz" w:date="2015-06-19T09:22:00Z">
              <w:r w:rsidRPr="004C3433">
                <w:t>StopBall</w:t>
              </w:r>
            </w:ins>
            <w:proofErr w:type="spellEnd"/>
          </w:p>
        </w:tc>
        <w:tc>
          <w:tcPr>
            <w:tcW w:w="1431" w:type="dxa"/>
            <w:tcPrChange w:id="1072"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73" w:author="Maximilian Schmitz" w:date="2015-06-19T09:15:00Z"/>
              </w:rPr>
              <w:pPrChange w:id="10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75" w:author="Maximilian Schmitz" w:date="2015-06-19T09:37:00Z">
              <w:r>
                <w:t>-</w:t>
              </w:r>
            </w:ins>
          </w:p>
        </w:tc>
        <w:tc>
          <w:tcPr>
            <w:tcW w:w="1536" w:type="dxa"/>
            <w:tcPrChange w:id="1076"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77" w:author="Maximilian Schmitz" w:date="2015-06-19T09:15:00Z"/>
              </w:rPr>
              <w:pPrChange w:id="107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79" w:author="Maximilian Schmitz" w:date="2015-06-19T09:36:00Z">
              <w:r>
                <w:t>-</w:t>
              </w:r>
            </w:ins>
          </w:p>
        </w:tc>
        <w:tc>
          <w:tcPr>
            <w:tcW w:w="4242" w:type="dxa"/>
            <w:tcPrChange w:id="1080"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081" w:author="Maximilian Schmitz" w:date="2015-06-19T09:15:00Z"/>
              </w:rPr>
              <w:pPrChange w:id="1082"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83" w:author="Maximilian Schmitz" w:date="2015-06-19T09:23:00Z">
              <w:r>
                <w:t>Den Ball stoppen</w:t>
              </w:r>
            </w:ins>
          </w:p>
        </w:tc>
      </w:tr>
      <w:tr w:rsidR="00B16FE4" w14:paraId="2CCDBD54" w14:textId="77777777" w:rsidTr="00B16FE4">
        <w:tblPrEx>
          <w:tblPrExChange w:id="1084" w:author="Maximilian Schmitz" w:date="2015-06-19T09:39:00Z">
            <w:tblPrEx>
              <w:tblLook w:val="00A0" w:firstRow="1" w:lastRow="0" w:firstColumn="1" w:lastColumn="0" w:noHBand="0" w:noVBand="0"/>
            </w:tblPrEx>
          </w:tblPrExChange>
        </w:tblPrEx>
        <w:trPr>
          <w:ins w:id="108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086" w:author="Maximilian Schmitz" w:date="2015-06-19T09:39:00Z">
              <w:tcPr>
                <w:tcW w:w="2244" w:type="dxa"/>
                <w:gridSpan w:val="2"/>
              </w:tcPr>
            </w:tcPrChange>
          </w:tcPr>
          <w:p w14:paraId="581E108C" w14:textId="77777777" w:rsidR="002210D9" w:rsidRPr="004C3433" w:rsidRDefault="002210D9" w:rsidP="002210D9">
            <w:pPr>
              <w:rPr>
                <w:ins w:id="1087" w:author="Maximilian Schmitz" w:date="2015-06-19T09:22:00Z"/>
                <w:b w:val="0"/>
                <w:rPrChange w:id="1088" w:author="Maximilian Schmitz" w:date="2015-06-19T09:25:00Z">
                  <w:rPr>
                    <w:ins w:id="1089" w:author="Maximilian Schmitz" w:date="2015-06-19T09:22:00Z"/>
                  </w:rPr>
                </w:rPrChange>
              </w:rPr>
            </w:pPr>
            <w:proofErr w:type="spellStart"/>
            <w:ins w:id="1090" w:author="Maximilian Schmitz" w:date="2015-06-19T09:22:00Z">
              <w:r w:rsidRPr="004C3433">
                <w:t>Speak</w:t>
              </w:r>
              <w:proofErr w:type="spellEnd"/>
            </w:ins>
          </w:p>
        </w:tc>
        <w:tc>
          <w:tcPr>
            <w:tcW w:w="1431" w:type="dxa"/>
            <w:tcPrChange w:id="1091"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092" w:author="Maximilian Schmitz" w:date="2015-06-19T09:22:00Z"/>
              </w:rPr>
              <w:pPrChange w:id="109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4" w:author="Maximilian Schmitz" w:date="2015-06-19T09:28:00Z">
              <w:r>
                <w:t xml:space="preserve">String: </w:t>
              </w:r>
            </w:ins>
            <w:ins w:id="1095" w:author="Maximilian Schmitz" w:date="2015-06-19T09:33:00Z">
              <w:r w:rsidR="0042223A">
                <w:t>Message</w:t>
              </w:r>
            </w:ins>
          </w:p>
        </w:tc>
        <w:tc>
          <w:tcPr>
            <w:tcW w:w="1536" w:type="dxa"/>
            <w:tcPrChange w:id="1096"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097" w:author="Maximilian Schmitz" w:date="2015-06-19T09:22:00Z"/>
              </w:rPr>
              <w:pPrChange w:id="109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9" w:author="Maximilian Schmitz" w:date="2015-06-19T09:28:00Z">
              <w:r>
                <w:t>-</w:t>
              </w:r>
            </w:ins>
          </w:p>
        </w:tc>
        <w:tc>
          <w:tcPr>
            <w:tcW w:w="4242" w:type="dxa"/>
            <w:tcPrChange w:id="1100"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01" w:author="Maximilian Schmitz" w:date="2015-06-19T09:22:00Z"/>
              </w:rPr>
              <w:pPrChange w:id="1102"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103" w:author="Maximilian Schmitz" w:date="2015-06-19T09:23:00Z">
              <w:r>
                <w:t>Mit anderen Spielern kommunizieren</w:t>
              </w:r>
            </w:ins>
          </w:p>
        </w:tc>
      </w:tr>
      <w:tr w:rsidR="00B16FE4" w14:paraId="285CEBED" w14:textId="77777777" w:rsidTr="00B16FE4">
        <w:tblPrEx>
          <w:tblPrExChange w:id="1104" w:author="Maximilian Schmitz" w:date="2015-06-19T09:39:00Z">
            <w:tblPrEx>
              <w:tblLook w:val="00A0" w:firstRow="1" w:lastRow="0" w:firstColumn="1" w:lastColumn="0" w:noHBand="0" w:noVBand="0"/>
            </w:tblPrEx>
          </w:tblPrExChange>
        </w:tblPrEx>
        <w:trPr>
          <w:ins w:id="110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06" w:author="Maximilian Schmitz" w:date="2015-06-19T09:39:00Z">
              <w:tcPr>
                <w:tcW w:w="2244" w:type="dxa"/>
                <w:gridSpan w:val="2"/>
              </w:tcPr>
            </w:tcPrChange>
          </w:tcPr>
          <w:p w14:paraId="6BE50AF7" w14:textId="77777777" w:rsidR="002210D9" w:rsidRPr="004C3433" w:rsidRDefault="002210D9" w:rsidP="002210D9">
            <w:pPr>
              <w:rPr>
                <w:ins w:id="1107" w:author="Maximilian Schmitz" w:date="2015-06-19T09:22:00Z"/>
                <w:b w:val="0"/>
                <w:rPrChange w:id="1108" w:author="Maximilian Schmitz" w:date="2015-06-19T09:25:00Z">
                  <w:rPr>
                    <w:ins w:id="1109" w:author="Maximilian Schmitz" w:date="2015-06-19T09:22:00Z"/>
                  </w:rPr>
                </w:rPrChange>
              </w:rPr>
            </w:pPr>
            <w:ins w:id="1110" w:author="Maximilian Schmitz" w:date="2015-06-19T09:22:00Z">
              <w:r w:rsidRPr="004C3433">
                <w:t>Listen</w:t>
              </w:r>
            </w:ins>
          </w:p>
        </w:tc>
        <w:tc>
          <w:tcPr>
            <w:tcW w:w="1431" w:type="dxa"/>
            <w:tcPrChange w:id="1111"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12" w:author="Maximilian Schmitz" w:date="2015-06-19T09:22:00Z"/>
              </w:rPr>
              <w:pPrChange w:id="11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4" w:author="Maximilian Schmitz" w:date="2015-06-19T09:27:00Z">
              <w:r>
                <w:t>-</w:t>
              </w:r>
            </w:ins>
          </w:p>
        </w:tc>
        <w:tc>
          <w:tcPr>
            <w:tcW w:w="1536" w:type="dxa"/>
            <w:tcPrChange w:id="1115"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16" w:author="Maximilian Schmitz" w:date="2015-06-19T09:22:00Z"/>
              </w:rPr>
              <w:pPrChange w:id="111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8" w:author="Maximilian Schmitz" w:date="2015-06-19T09:27:00Z">
              <w:r>
                <w:t xml:space="preserve">String: </w:t>
              </w:r>
            </w:ins>
            <w:ins w:id="1119" w:author="Maximilian Schmitz" w:date="2015-06-19T09:32:00Z">
              <w:r w:rsidR="0042223A">
                <w:t>Message</w:t>
              </w:r>
            </w:ins>
          </w:p>
        </w:tc>
        <w:tc>
          <w:tcPr>
            <w:tcW w:w="4242" w:type="dxa"/>
            <w:tcPrChange w:id="1120"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21" w:author="Maximilian Schmitz" w:date="2015-06-19T09:22:00Z"/>
              </w:rPr>
              <w:pPrChange w:id="1122"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123" w:author="Maximilian Schmitz" w:date="2015-06-19T09:23:00Z">
              <w:r>
                <w:t>Hören, ob ein anderer Spieler kommuniziert</w:t>
              </w:r>
            </w:ins>
          </w:p>
        </w:tc>
      </w:tr>
      <w:tr w:rsidR="004C3433" w14:paraId="7378BCC0" w14:textId="77777777" w:rsidTr="00B16FE4">
        <w:tblPrEx>
          <w:tblPrExChange w:id="1124" w:author="Maximilian Schmitz" w:date="2015-06-19T09:39:00Z">
            <w:tblPrEx>
              <w:tblW w:w="0" w:type="auto"/>
            </w:tblPrEx>
          </w:tblPrExChange>
        </w:tblPrEx>
        <w:trPr>
          <w:ins w:id="1125" w:author="Maximilian Schmitz" w:date="2015-06-19T09:24:00Z"/>
          <w:trPrChange w:id="112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27" w:author="Maximilian Schmitz" w:date="2015-06-19T09:39:00Z">
              <w:tcPr>
                <w:tcW w:w="2079" w:type="dxa"/>
              </w:tcPr>
            </w:tcPrChange>
          </w:tcPr>
          <w:p w14:paraId="0FD3B49F" w14:textId="77777777" w:rsidR="004C3433" w:rsidRPr="00D62BC2" w:rsidRDefault="004C3433" w:rsidP="004C3433">
            <w:pPr>
              <w:rPr>
                <w:ins w:id="1128" w:author="Maximilian Schmitz" w:date="2015-06-19T09:24:00Z"/>
              </w:rPr>
            </w:pPr>
            <w:proofErr w:type="spellStart"/>
            <w:ins w:id="1129" w:author="Maximilian Schmitz" w:date="2015-06-19T09:25:00Z">
              <w:r>
                <w:rPr>
                  <w:b w:val="0"/>
                </w:rPr>
                <w:t>AllowedToRun</w:t>
              </w:r>
            </w:ins>
            <w:proofErr w:type="spellEnd"/>
          </w:p>
        </w:tc>
        <w:tc>
          <w:tcPr>
            <w:tcW w:w="1431" w:type="dxa"/>
            <w:tcPrChange w:id="1130"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131" w:author="Maximilian Schmitz" w:date="2015-06-19T09:24:00Z"/>
              </w:rPr>
              <w:pPrChange w:id="11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3" w:author="Maximilian Schmitz" w:date="2015-06-19T09:30:00Z">
              <w:r>
                <w:t>-</w:t>
              </w:r>
            </w:ins>
          </w:p>
        </w:tc>
        <w:tc>
          <w:tcPr>
            <w:tcW w:w="1536" w:type="dxa"/>
            <w:tcPrChange w:id="1134"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135" w:author="Maximilian Schmitz" w:date="2015-06-19T09:24:00Z"/>
              </w:rPr>
              <w:pPrChange w:id="113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7" w:author="Maximilian Schmitz" w:date="2015-06-19T09:30:00Z">
              <w:r>
                <w:t xml:space="preserve">Boolean: </w:t>
              </w:r>
              <w:proofErr w:type="spellStart"/>
              <w:r>
                <w:t>Active</w:t>
              </w:r>
            </w:ins>
            <w:proofErr w:type="spellEnd"/>
          </w:p>
        </w:tc>
        <w:tc>
          <w:tcPr>
            <w:tcW w:w="4242" w:type="dxa"/>
            <w:tcPrChange w:id="1138"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39" w:author="Maximilian Schmitz" w:date="2015-06-19T09:24:00Z"/>
              </w:rPr>
            </w:pPr>
            <w:ins w:id="1140" w:author="Maximilian Schmitz" w:date="2015-06-19T09:25:00Z">
              <w:r>
                <w:t>Gibt zurück, ob die künstliche Intelligenz ausgeführt werden darf</w:t>
              </w:r>
            </w:ins>
          </w:p>
        </w:tc>
      </w:tr>
      <w:tr w:rsidR="004C3433" w14:paraId="0D5F19E5" w14:textId="77777777" w:rsidTr="00B16FE4">
        <w:tblPrEx>
          <w:tblPrExChange w:id="1141" w:author="Maximilian Schmitz" w:date="2015-06-19T09:39:00Z">
            <w:tblPrEx>
              <w:tblW w:w="0" w:type="auto"/>
            </w:tblPrEx>
          </w:tblPrExChange>
        </w:tblPrEx>
        <w:trPr>
          <w:ins w:id="1142" w:author="Maximilian Schmitz" w:date="2015-06-19T09:25:00Z"/>
          <w:trPrChange w:id="114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44" w:author="Maximilian Schmitz" w:date="2015-06-19T09:39:00Z">
              <w:tcPr>
                <w:tcW w:w="2079" w:type="dxa"/>
              </w:tcPr>
            </w:tcPrChange>
          </w:tcPr>
          <w:p w14:paraId="79EDFC72" w14:textId="77777777" w:rsidR="004C3433" w:rsidRDefault="004C3433" w:rsidP="004C3433">
            <w:pPr>
              <w:rPr>
                <w:ins w:id="1145" w:author="Maximilian Schmitz" w:date="2015-06-19T09:25:00Z"/>
                <w:b w:val="0"/>
              </w:rPr>
            </w:pPr>
            <w:proofErr w:type="spellStart"/>
            <w:ins w:id="1146" w:author="Maximilian Schmitz" w:date="2015-06-19T09:25:00Z">
              <w:r>
                <w:rPr>
                  <w:b w:val="0"/>
                </w:rPr>
                <w:t>TimePlayed</w:t>
              </w:r>
              <w:proofErr w:type="spellEnd"/>
            </w:ins>
          </w:p>
        </w:tc>
        <w:tc>
          <w:tcPr>
            <w:tcW w:w="1431" w:type="dxa"/>
            <w:tcPrChange w:id="1147"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48" w:author="Maximilian Schmitz" w:date="2015-06-19T09:25:00Z"/>
              </w:rPr>
              <w:pPrChange w:id="114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0" w:author="Maximilian Schmitz" w:date="2015-06-19T09:36:00Z">
              <w:r>
                <w:t>-</w:t>
              </w:r>
            </w:ins>
          </w:p>
        </w:tc>
        <w:tc>
          <w:tcPr>
            <w:tcW w:w="1536" w:type="dxa"/>
            <w:tcPrChange w:id="1151"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52" w:author="Maximilian Schmitz" w:date="2015-06-19T09:25:00Z"/>
              </w:rPr>
              <w:pPrChange w:id="11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4" w:author="Maximilian Schmitz" w:date="2015-06-19T09:36:00Z">
              <w:r>
                <w:t xml:space="preserve">Double: </w:t>
              </w:r>
              <w:proofErr w:type="spellStart"/>
              <w:r>
                <w:t>TimePlayed</w:t>
              </w:r>
            </w:ins>
            <w:proofErr w:type="spellEnd"/>
          </w:p>
        </w:tc>
        <w:tc>
          <w:tcPr>
            <w:tcW w:w="4242" w:type="dxa"/>
            <w:tcPrChange w:id="1155"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56" w:author="Maximilian Schmitz" w:date="2015-06-19T09:25:00Z"/>
              </w:rPr>
            </w:pPr>
            <w:ins w:id="1157" w:author="Maximilian Schmitz" w:date="2015-06-19T09:25:00Z">
              <w:r>
                <w:t>Gibt die aktuelle Spielzeit in Prozent zurück</w:t>
              </w:r>
            </w:ins>
          </w:p>
        </w:tc>
      </w:tr>
      <w:tr w:rsidR="004C3433" w14:paraId="3A27694D" w14:textId="77777777" w:rsidTr="00B16FE4">
        <w:tblPrEx>
          <w:tblPrExChange w:id="1158" w:author="Maximilian Schmitz" w:date="2015-06-19T09:39:00Z">
            <w:tblPrEx>
              <w:tblW w:w="0" w:type="auto"/>
            </w:tblPrEx>
          </w:tblPrExChange>
        </w:tblPrEx>
        <w:trPr>
          <w:ins w:id="1159" w:author="Maximilian Schmitz" w:date="2015-06-19T09:25:00Z"/>
          <w:trPrChange w:id="116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61" w:author="Maximilian Schmitz" w:date="2015-06-19T09:39:00Z">
              <w:tcPr>
                <w:tcW w:w="2079" w:type="dxa"/>
              </w:tcPr>
            </w:tcPrChange>
          </w:tcPr>
          <w:p w14:paraId="147111F4" w14:textId="77777777" w:rsidR="004C3433" w:rsidRDefault="004C3433" w:rsidP="004C3433">
            <w:pPr>
              <w:rPr>
                <w:ins w:id="1162" w:author="Maximilian Schmitz" w:date="2015-06-19T09:25:00Z"/>
                <w:b w:val="0"/>
              </w:rPr>
            </w:pPr>
            <w:proofErr w:type="spellStart"/>
            <w:ins w:id="1163" w:author="Maximilian Schmitz" w:date="2015-06-19T09:25:00Z">
              <w:r>
                <w:rPr>
                  <w:b w:val="0"/>
                </w:rPr>
                <w:t>IsKickoff</w:t>
              </w:r>
              <w:proofErr w:type="spellEnd"/>
            </w:ins>
          </w:p>
        </w:tc>
        <w:tc>
          <w:tcPr>
            <w:tcW w:w="1431" w:type="dxa"/>
            <w:tcPrChange w:id="1164"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65" w:author="Maximilian Schmitz" w:date="2015-06-19T09:25:00Z"/>
              </w:rPr>
              <w:pPrChange w:id="116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7" w:author="Maximilian Schmitz" w:date="2015-06-19T09:36:00Z">
              <w:r>
                <w:t>-</w:t>
              </w:r>
            </w:ins>
          </w:p>
        </w:tc>
        <w:tc>
          <w:tcPr>
            <w:tcW w:w="1536" w:type="dxa"/>
            <w:tcPrChange w:id="1168"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69" w:author="Maximilian Schmitz" w:date="2015-06-19T09:25:00Z"/>
              </w:rPr>
              <w:pPrChange w:id="117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1" w:author="Maximilian Schmitz" w:date="2015-06-19T09:36:00Z">
              <w:r>
                <w:t>Boolean: Kickoff</w:t>
              </w:r>
            </w:ins>
          </w:p>
        </w:tc>
        <w:tc>
          <w:tcPr>
            <w:tcW w:w="4242" w:type="dxa"/>
            <w:tcPrChange w:id="1172"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73" w:author="Maximilian Schmitz" w:date="2015-06-19T09:25:00Z"/>
              </w:rPr>
            </w:pPr>
            <w:ins w:id="1174" w:author="Maximilian Schmitz" w:date="2015-06-19T09:25:00Z">
              <w:r>
                <w:t>Gibt zurück, ob ein Anstoß stattfindet</w:t>
              </w:r>
            </w:ins>
          </w:p>
        </w:tc>
      </w:tr>
      <w:tr w:rsidR="004C3433" w14:paraId="4A423DDB" w14:textId="77777777" w:rsidTr="00B16FE4">
        <w:tblPrEx>
          <w:tblPrExChange w:id="1175" w:author="Maximilian Schmitz" w:date="2015-06-19T09:39:00Z">
            <w:tblPrEx>
              <w:tblW w:w="0" w:type="auto"/>
            </w:tblPrEx>
          </w:tblPrExChange>
        </w:tblPrEx>
        <w:trPr>
          <w:ins w:id="1176" w:author="Maximilian Schmitz" w:date="2015-06-19T09:25:00Z"/>
          <w:trPrChange w:id="117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78" w:author="Maximilian Schmitz" w:date="2015-06-19T09:39:00Z">
              <w:tcPr>
                <w:tcW w:w="2079" w:type="dxa"/>
              </w:tcPr>
            </w:tcPrChange>
          </w:tcPr>
          <w:p w14:paraId="14FF7808" w14:textId="77777777" w:rsidR="004C3433" w:rsidRDefault="004C3433" w:rsidP="004C3433">
            <w:pPr>
              <w:rPr>
                <w:ins w:id="1179" w:author="Maximilian Schmitz" w:date="2015-06-19T09:25:00Z"/>
                <w:b w:val="0"/>
              </w:rPr>
            </w:pPr>
            <w:proofErr w:type="spellStart"/>
            <w:ins w:id="1180" w:author="Maximilian Schmitz" w:date="2015-06-19T09:25:00Z">
              <w:r>
                <w:rPr>
                  <w:b w:val="0"/>
                </w:rPr>
                <w:t>GetTeamId</w:t>
              </w:r>
              <w:proofErr w:type="spellEnd"/>
            </w:ins>
          </w:p>
        </w:tc>
        <w:tc>
          <w:tcPr>
            <w:tcW w:w="1431" w:type="dxa"/>
            <w:tcPrChange w:id="1181"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82" w:author="Maximilian Schmitz" w:date="2015-06-19T09:25:00Z"/>
              </w:rPr>
              <w:pPrChange w:id="118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4" w:author="Maximilian Schmitz" w:date="2015-06-19T09:35:00Z">
              <w:r>
                <w:t>-</w:t>
              </w:r>
            </w:ins>
          </w:p>
        </w:tc>
        <w:tc>
          <w:tcPr>
            <w:tcW w:w="1536" w:type="dxa"/>
            <w:tcPrChange w:id="1185"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186" w:author="Maximilian Schmitz" w:date="2015-06-19T09:25:00Z"/>
              </w:rPr>
              <w:pPrChange w:id="11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188" w:author="Maximilian Schmitz" w:date="2015-06-19T09:36:00Z">
              <w:r>
                <w:t>Int</w:t>
              </w:r>
              <w:proofErr w:type="spellEnd"/>
              <w:r>
                <w:t>: Team-</w:t>
              </w:r>
              <w:proofErr w:type="spellStart"/>
              <w:r>
                <w:t>Id</w:t>
              </w:r>
            </w:ins>
            <w:proofErr w:type="spellEnd"/>
          </w:p>
        </w:tc>
        <w:tc>
          <w:tcPr>
            <w:tcW w:w="4242" w:type="dxa"/>
            <w:tcPrChange w:id="1189"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90" w:author="Maximilian Schmitz" w:date="2015-06-19T09:25:00Z"/>
              </w:rPr>
            </w:pPr>
            <w:ins w:id="1191"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192" w:author="Maximilian Schmitz" w:date="2015-06-19T09:39:00Z">
            <w:tblPrEx>
              <w:tblW w:w="0" w:type="auto"/>
            </w:tblPrEx>
          </w:tblPrExChange>
        </w:tblPrEx>
        <w:trPr>
          <w:ins w:id="1193" w:author="Maximilian Schmitz" w:date="2015-06-19T09:25:00Z"/>
          <w:trPrChange w:id="119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95" w:author="Maximilian Schmitz" w:date="2015-06-19T09:39:00Z">
              <w:tcPr>
                <w:tcW w:w="2079" w:type="dxa"/>
              </w:tcPr>
            </w:tcPrChange>
          </w:tcPr>
          <w:p w14:paraId="6A4BD286" w14:textId="77777777" w:rsidR="004C3433" w:rsidRDefault="004C3433" w:rsidP="004C3433">
            <w:pPr>
              <w:rPr>
                <w:ins w:id="1196" w:author="Maximilian Schmitz" w:date="2015-06-19T09:25:00Z"/>
                <w:b w:val="0"/>
              </w:rPr>
            </w:pPr>
            <w:proofErr w:type="spellStart"/>
            <w:ins w:id="1197" w:author="Maximilian Schmitz" w:date="2015-06-19T09:25:00Z">
              <w:r>
                <w:rPr>
                  <w:b w:val="0"/>
                </w:rPr>
                <w:t>HasBall</w:t>
              </w:r>
              <w:proofErr w:type="spellEnd"/>
            </w:ins>
          </w:p>
        </w:tc>
        <w:tc>
          <w:tcPr>
            <w:tcW w:w="1431" w:type="dxa"/>
            <w:tcPrChange w:id="1198"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199" w:author="Maximilian Schmitz" w:date="2015-06-19T09:25:00Z"/>
              </w:rPr>
              <w:pPrChange w:id="120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1" w:author="Maximilian Schmitz" w:date="2015-06-19T09:32:00Z">
              <w:r>
                <w:t>-</w:t>
              </w:r>
            </w:ins>
          </w:p>
        </w:tc>
        <w:tc>
          <w:tcPr>
            <w:tcW w:w="1536" w:type="dxa"/>
            <w:tcPrChange w:id="1202"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203" w:author="Maximilian Schmitz" w:date="2015-06-19T09:25:00Z"/>
              </w:rPr>
              <w:pPrChange w:id="12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5" w:author="Maximilian Schmitz" w:date="2015-06-19T09:32:00Z">
              <w:r>
                <w:t xml:space="preserve">Boolean: </w:t>
              </w:r>
              <w:proofErr w:type="spellStart"/>
              <w:r>
                <w:lastRenderedPageBreak/>
                <w:t>HasBall</w:t>
              </w:r>
            </w:ins>
            <w:proofErr w:type="spellEnd"/>
          </w:p>
        </w:tc>
        <w:tc>
          <w:tcPr>
            <w:tcW w:w="4242" w:type="dxa"/>
            <w:tcPrChange w:id="1206"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07" w:author="Maximilian Schmitz" w:date="2015-06-19T09:25:00Z"/>
              </w:rPr>
            </w:pPr>
            <w:ins w:id="1208" w:author="Maximilian Schmitz" w:date="2015-06-19T09:25:00Z">
              <w:r>
                <w:lastRenderedPageBreak/>
                <w:t>Gibt zurück, ob der Spieler am Ball ist</w:t>
              </w:r>
            </w:ins>
          </w:p>
        </w:tc>
      </w:tr>
      <w:tr w:rsidR="004C3433" w14:paraId="3F3010F5" w14:textId="77777777" w:rsidTr="00B16FE4">
        <w:tblPrEx>
          <w:tblPrExChange w:id="1209" w:author="Maximilian Schmitz" w:date="2015-06-19T09:39:00Z">
            <w:tblPrEx>
              <w:tblW w:w="0" w:type="auto"/>
            </w:tblPrEx>
          </w:tblPrExChange>
        </w:tblPrEx>
        <w:trPr>
          <w:ins w:id="1210" w:author="Maximilian Schmitz" w:date="2015-06-19T09:25:00Z"/>
          <w:trPrChange w:id="121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12" w:author="Maximilian Schmitz" w:date="2015-06-19T09:39:00Z">
              <w:tcPr>
                <w:tcW w:w="2079" w:type="dxa"/>
              </w:tcPr>
            </w:tcPrChange>
          </w:tcPr>
          <w:p w14:paraId="080D86E5" w14:textId="77777777" w:rsidR="004C3433" w:rsidRDefault="004C3433" w:rsidP="004C3433">
            <w:pPr>
              <w:rPr>
                <w:ins w:id="1213" w:author="Maximilian Schmitz" w:date="2015-06-19T09:25:00Z"/>
                <w:b w:val="0"/>
              </w:rPr>
            </w:pPr>
            <w:proofErr w:type="spellStart"/>
            <w:ins w:id="1214" w:author="Maximilian Schmitz" w:date="2015-06-19T09:25:00Z">
              <w:r>
                <w:rPr>
                  <w:b w:val="0"/>
                </w:rPr>
                <w:lastRenderedPageBreak/>
                <w:t>GetStamina</w:t>
              </w:r>
              <w:proofErr w:type="spellEnd"/>
            </w:ins>
          </w:p>
        </w:tc>
        <w:tc>
          <w:tcPr>
            <w:tcW w:w="1431" w:type="dxa"/>
            <w:tcPrChange w:id="1215"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16" w:author="Maximilian Schmitz" w:date="2015-06-19T09:25:00Z"/>
              </w:rPr>
              <w:pPrChange w:id="121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8" w:author="Maximilian Schmitz" w:date="2015-06-19T09:31:00Z">
              <w:r>
                <w:t>-</w:t>
              </w:r>
            </w:ins>
          </w:p>
        </w:tc>
        <w:tc>
          <w:tcPr>
            <w:tcW w:w="1536" w:type="dxa"/>
            <w:tcPrChange w:id="1219"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220" w:author="Maximilian Schmitz" w:date="2015-06-19T09:25:00Z"/>
              </w:rPr>
              <w:pPrChange w:id="122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2" w:author="Maximilian Schmitz" w:date="2015-06-19T09:31:00Z">
              <w:r>
                <w:t>Double: Stamina</w:t>
              </w:r>
            </w:ins>
          </w:p>
        </w:tc>
        <w:tc>
          <w:tcPr>
            <w:tcW w:w="4242" w:type="dxa"/>
            <w:tcPrChange w:id="1223"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24" w:author="Maximilian Schmitz" w:date="2015-06-19T09:25:00Z"/>
              </w:rPr>
            </w:pPr>
            <w:ins w:id="1225" w:author="Maximilian Schmitz" w:date="2015-06-19T09:25:00Z">
              <w:r>
                <w:t>Gibt die aktuelle Ausdauer des Spielers zurück</w:t>
              </w:r>
            </w:ins>
          </w:p>
        </w:tc>
      </w:tr>
      <w:tr w:rsidR="004C3433" w14:paraId="43D553FF" w14:textId="77777777" w:rsidTr="00B16FE4">
        <w:tblPrEx>
          <w:tblPrExChange w:id="1226" w:author="Maximilian Schmitz" w:date="2015-06-19T09:39:00Z">
            <w:tblPrEx>
              <w:tblW w:w="0" w:type="auto"/>
            </w:tblPrEx>
          </w:tblPrExChange>
        </w:tblPrEx>
        <w:trPr>
          <w:ins w:id="1227" w:author="Maximilian Schmitz" w:date="2015-06-19T09:25:00Z"/>
          <w:trPrChange w:id="122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29" w:author="Maximilian Schmitz" w:date="2015-06-19T09:39:00Z">
              <w:tcPr>
                <w:tcW w:w="2079" w:type="dxa"/>
              </w:tcPr>
            </w:tcPrChange>
          </w:tcPr>
          <w:p w14:paraId="32076F75" w14:textId="77777777" w:rsidR="004C3433" w:rsidRDefault="004C3433" w:rsidP="004C3433">
            <w:pPr>
              <w:rPr>
                <w:ins w:id="1230" w:author="Maximilian Schmitz" w:date="2015-06-19T09:25:00Z"/>
                <w:b w:val="0"/>
              </w:rPr>
            </w:pPr>
            <w:proofErr w:type="spellStart"/>
            <w:ins w:id="1231" w:author="Maximilian Schmitz" w:date="2015-06-19T09:25:00Z">
              <w:r>
                <w:rPr>
                  <w:b w:val="0"/>
                </w:rPr>
                <w:t>GetOwnLocation</w:t>
              </w:r>
              <w:proofErr w:type="spellEnd"/>
            </w:ins>
          </w:p>
        </w:tc>
        <w:tc>
          <w:tcPr>
            <w:tcW w:w="1431" w:type="dxa"/>
            <w:tcPrChange w:id="1232"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33" w:author="Maximilian Schmitz" w:date="2015-06-19T09:25:00Z"/>
              </w:rPr>
              <w:pPrChange w:id="123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5" w:author="Maximilian Schmitz" w:date="2015-06-19T09:32:00Z">
              <w:r>
                <w:t>-</w:t>
              </w:r>
            </w:ins>
          </w:p>
        </w:tc>
        <w:tc>
          <w:tcPr>
            <w:tcW w:w="1536" w:type="dxa"/>
            <w:tcPrChange w:id="1236"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37" w:author="Maximilian Schmitz" w:date="2015-06-19T09:25:00Z"/>
              </w:rPr>
              <w:pPrChange w:id="12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9"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240"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41" w:author="Maximilian Schmitz" w:date="2015-06-19T09:25:00Z"/>
              </w:rPr>
            </w:pPr>
            <w:ins w:id="1242" w:author="Maximilian Schmitz" w:date="2015-06-19T09:25:00Z">
              <w:r>
                <w:t>Gibt die aktuelle Position des Spielers zurück</w:t>
              </w:r>
            </w:ins>
          </w:p>
        </w:tc>
      </w:tr>
      <w:tr w:rsidR="004C3433" w14:paraId="30ED9F00" w14:textId="77777777" w:rsidTr="00B16FE4">
        <w:tblPrEx>
          <w:tblPrExChange w:id="1243" w:author="Maximilian Schmitz" w:date="2015-06-19T09:39:00Z">
            <w:tblPrEx>
              <w:tblW w:w="0" w:type="auto"/>
            </w:tblPrEx>
          </w:tblPrExChange>
        </w:tblPrEx>
        <w:trPr>
          <w:ins w:id="1244" w:author="Maximilian Schmitz" w:date="2015-06-19T09:25:00Z"/>
          <w:trPrChange w:id="124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46" w:author="Maximilian Schmitz" w:date="2015-06-19T09:39:00Z">
              <w:tcPr>
                <w:tcW w:w="2079" w:type="dxa"/>
              </w:tcPr>
            </w:tcPrChange>
          </w:tcPr>
          <w:p w14:paraId="6A0433BA" w14:textId="77777777" w:rsidR="004C3433" w:rsidRDefault="004C3433" w:rsidP="004C3433">
            <w:pPr>
              <w:rPr>
                <w:ins w:id="1247" w:author="Maximilian Schmitz" w:date="2015-06-19T09:25:00Z"/>
                <w:b w:val="0"/>
              </w:rPr>
            </w:pPr>
            <w:proofErr w:type="spellStart"/>
            <w:ins w:id="1248" w:author="Maximilian Schmitz" w:date="2015-06-19T09:25:00Z">
              <w:r>
                <w:rPr>
                  <w:b w:val="0"/>
                </w:rPr>
                <w:t>GetBallLocation</w:t>
              </w:r>
              <w:proofErr w:type="spellEnd"/>
            </w:ins>
          </w:p>
        </w:tc>
        <w:tc>
          <w:tcPr>
            <w:tcW w:w="1431" w:type="dxa"/>
            <w:tcPrChange w:id="1249"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50" w:author="Maximilian Schmitz" w:date="2015-06-19T09:25:00Z"/>
              </w:rPr>
              <w:pPrChange w:id="125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2" w:author="Maximilian Schmitz" w:date="2015-06-19T09:32:00Z">
              <w:r>
                <w:t>-</w:t>
              </w:r>
            </w:ins>
          </w:p>
        </w:tc>
        <w:tc>
          <w:tcPr>
            <w:tcW w:w="1536" w:type="dxa"/>
            <w:tcPrChange w:id="1253"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54" w:author="Maximilian Schmitz" w:date="2015-06-19T09:25:00Z"/>
              </w:rPr>
              <w:pPrChange w:id="125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6"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257"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58" w:author="Maximilian Schmitz" w:date="2015-06-19T09:25:00Z"/>
              </w:rPr>
            </w:pPr>
            <w:ins w:id="1259" w:author="Maximilian Schmitz" w:date="2015-06-19T09:25:00Z">
              <w:r>
                <w:t>Gibt die aktuelle Ballposition zurück, wenn sichtbar</w:t>
              </w:r>
            </w:ins>
          </w:p>
        </w:tc>
      </w:tr>
      <w:tr w:rsidR="004C3433" w14:paraId="23F69839" w14:textId="77777777" w:rsidTr="00B16FE4">
        <w:tblPrEx>
          <w:tblPrExChange w:id="1260" w:author="Maximilian Schmitz" w:date="2015-06-19T09:39:00Z">
            <w:tblPrEx>
              <w:tblW w:w="0" w:type="auto"/>
            </w:tblPrEx>
          </w:tblPrExChange>
        </w:tblPrEx>
        <w:trPr>
          <w:ins w:id="1261" w:author="Maximilian Schmitz" w:date="2015-06-19T09:25:00Z"/>
          <w:trPrChange w:id="126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3" w:author="Maximilian Schmitz" w:date="2015-06-19T09:39:00Z">
              <w:tcPr>
                <w:tcW w:w="2079" w:type="dxa"/>
              </w:tcPr>
            </w:tcPrChange>
          </w:tcPr>
          <w:p w14:paraId="26F9975F" w14:textId="77777777" w:rsidR="004C3433" w:rsidRDefault="004C3433" w:rsidP="004C3433">
            <w:pPr>
              <w:rPr>
                <w:ins w:id="1264" w:author="Maximilian Schmitz" w:date="2015-06-19T09:25:00Z"/>
                <w:b w:val="0"/>
              </w:rPr>
            </w:pPr>
            <w:proofErr w:type="spellStart"/>
            <w:ins w:id="1265" w:author="Maximilian Schmitz" w:date="2015-06-19T09:25:00Z">
              <w:r>
                <w:rPr>
                  <w:b w:val="0"/>
                </w:rPr>
                <w:t>GetVisiblePlayers</w:t>
              </w:r>
              <w:proofErr w:type="spellEnd"/>
            </w:ins>
          </w:p>
        </w:tc>
        <w:tc>
          <w:tcPr>
            <w:tcW w:w="1431" w:type="dxa"/>
            <w:tcPrChange w:id="1266"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67" w:author="Maximilian Schmitz" w:date="2015-06-19T09:25:00Z"/>
              </w:rPr>
              <w:pPrChange w:id="12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9" w:author="Maximilian Schmitz" w:date="2015-06-19T09:35:00Z">
              <w:r>
                <w:t>-</w:t>
              </w:r>
            </w:ins>
          </w:p>
        </w:tc>
        <w:tc>
          <w:tcPr>
            <w:tcW w:w="1536" w:type="dxa"/>
            <w:tcPrChange w:id="1270"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271" w:author="Maximilian Schmitz" w:date="2015-06-19T09:25:00Z"/>
                <w:lang w:val="en-GB"/>
                <w:rPrChange w:id="1272" w:author="Maximilian Schmitz" w:date="2015-06-19T09:35:00Z">
                  <w:rPr>
                    <w:ins w:id="1273" w:author="Maximilian Schmitz" w:date="2015-06-19T09:25:00Z"/>
                  </w:rPr>
                </w:rPrChange>
              </w:rPr>
              <w:pPrChange w:id="12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5" w:author="Maximilian Schmitz" w:date="2015-06-19T09:33:00Z">
              <w:r w:rsidRPr="00E81113">
                <w:rPr>
                  <w:lang w:val="en-GB"/>
                  <w:rPrChange w:id="1276" w:author="Maximilian Schmitz" w:date="2015-06-19T09:35:00Z">
                    <w:rPr/>
                  </w:rPrChange>
                </w:rPr>
                <w:t>Array[</w:t>
              </w:r>
              <w:proofErr w:type="spellStart"/>
              <w:r w:rsidRPr="00E81113">
                <w:rPr>
                  <w:lang w:val="en-GB"/>
                  <w:rPrChange w:id="1277" w:author="Maximilian Schmitz" w:date="2015-06-19T09:35:00Z">
                    <w:rPr/>
                  </w:rPrChange>
                </w:rPr>
                <w:t>Int</w:t>
              </w:r>
              <w:proofErr w:type="spellEnd"/>
              <w:r w:rsidRPr="00E81113">
                <w:rPr>
                  <w:lang w:val="en-GB"/>
                  <w:rPrChange w:id="1278" w:author="Maximilian Schmitz" w:date="2015-06-19T09:35:00Z">
                    <w:rPr/>
                  </w:rPrChange>
                </w:rPr>
                <w:t xml:space="preserve"> Team-Id; </w:t>
              </w:r>
              <w:proofErr w:type="spellStart"/>
              <w:r w:rsidRPr="00E81113">
                <w:rPr>
                  <w:lang w:val="en-GB"/>
                  <w:rPrChange w:id="1279" w:author="Maximilian Schmitz" w:date="2015-06-19T09:35:00Z">
                    <w:rPr/>
                  </w:rPrChange>
                </w:rPr>
                <w:t>Int</w:t>
              </w:r>
              <w:proofErr w:type="spellEnd"/>
              <w:r w:rsidRPr="00E81113">
                <w:rPr>
                  <w:lang w:val="en-GB"/>
                  <w:rPrChange w:id="1280" w:author="Maximilian Schmitz" w:date="2015-06-19T09:35:00Z">
                    <w:rPr/>
                  </w:rPrChange>
                </w:rPr>
                <w:t xml:space="preserve"> Player-Id; Double </w:t>
              </w:r>
              <w:proofErr w:type="spellStart"/>
              <w:r w:rsidRPr="00E81113">
                <w:rPr>
                  <w:lang w:val="en-GB"/>
                  <w:rPrChange w:id="1281" w:author="Maximilian Schmitz" w:date="2015-06-19T09:35:00Z">
                    <w:rPr/>
                  </w:rPrChange>
                </w:rPr>
                <w:t>PosX</w:t>
              </w:r>
              <w:proofErr w:type="spellEnd"/>
              <w:r w:rsidRPr="00E81113">
                <w:rPr>
                  <w:lang w:val="en-GB"/>
                  <w:rPrChange w:id="1282" w:author="Maximilian Schmitz" w:date="2015-06-19T09:35:00Z">
                    <w:rPr/>
                  </w:rPrChange>
                </w:rPr>
                <w:t xml:space="preserve">; Double </w:t>
              </w:r>
              <w:proofErr w:type="spellStart"/>
              <w:r w:rsidRPr="00E81113">
                <w:rPr>
                  <w:lang w:val="en-GB"/>
                  <w:rPrChange w:id="1283" w:author="Maximilian Schmitz" w:date="2015-06-19T09:35:00Z">
                    <w:rPr/>
                  </w:rPrChange>
                </w:rPr>
                <w:t>PosY</w:t>
              </w:r>
              <w:proofErr w:type="spellEnd"/>
              <w:r w:rsidRPr="00E81113">
                <w:rPr>
                  <w:lang w:val="en-GB"/>
                  <w:rPrChange w:id="1284" w:author="Maximilian Schmitz" w:date="2015-06-19T09:35:00Z">
                    <w:rPr/>
                  </w:rPrChange>
                </w:rPr>
                <w:t>]</w:t>
              </w:r>
            </w:ins>
          </w:p>
        </w:tc>
        <w:tc>
          <w:tcPr>
            <w:tcW w:w="4242" w:type="dxa"/>
            <w:tcPrChange w:id="1285"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86" w:author="Maximilian Schmitz" w:date="2015-06-19T09:25:00Z"/>
              </w:rPr>
            </w:pPr>
            <w:ins w:id="1287" w:author="Maximilian Schmitz" w:date="2015-06-19T09:25:00Z">
              <w:r>
                <w:t>Gibt Positionen der sichtbaren Spieler</w:t>
              </w:r>
            </w:ins>
            <w:ins w:id="1288" w:author="Maximilian Schmitz" w:date="2015-06-19T09:26:00Z">
              <w:r>
                <w:t xml:space="preserve"> zurück</w:t>
              </w:r>
            </w:ins>
          </w:p>
        </w:tc>
      </w:tr>
      <w:tr w:rsidR="004C3433" w14:paraId="6AF4B94A" w14:textId="77777777" w:rsidTr="00B16FE4">
        <w:tblPrEx>
          <w:tblPrExChange w:id="1289" w:author="Maximilian Schmitz" w:date="2015-06-19T09:39:00Z">
            <w:tblPrEx>
              <w:tblW w:w="0" w:type="auto"/>
            </w:tblPrEx>
          </w:tblPrExChange>
        </w:tblPrEx>
        <w:trPr>
          <w:ins w:id="1290" w:author="Maximilian Schmitz" w:date="2015-06-19T09:25:00Z"/>
          <w:trPrChange w:id="129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2" w:author="Maximilian Schmitz" w:date="2015-06-19T09:39:00Z">
              <w:tcPr>
                <w:tcW w:w="2079" w:type="dxa"/>
              </w:tcPr>
            </w:tcPrChange>
          </w:tcPr>
          <w:p w14:paraId="463A8C5D" w14:textId="77777777" w:rsidR="004C3433" w:rsidRDefault="004C3433" w:rsidP="004C3433">
            <w:pPr>
              <w:rPr>
                <w:ins w:id="1293" w:author="Maximilian Schmitz" w:date="2015-06-19T09:25:00Z"/>
                <w:b w:val="0"/>
              </w:rPr>
            </w:pPr>
            <w:ins w:id="1294" w:author="Maximilian Schmitz" w:date="2015-06-19T09:25:00Z">
              <w:r>
                <w:rPr>
                  <w:b w:val="0"/>
                </w:rPr>
                <w:t>GetGoal1Position</w:t>
              </w:r>
            </w:ins>
          </w:p>
        </w:tc>
        <w:tc>
          <w:tcPr>
            <w:tcW w:w="1431" w:type="dxa"/>
            <w:tcPrChange w:id="1295"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96" w:author="Maximilian Schmitz" w:date="2015-06-19T09:25:00Z"/>
              </w:rPr>
              <w:pPrChange w:id="129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8" w:author="Maximilian Schmitz" w:date="2015-06-19T09:31:00Z">
              <w:r>
                <w:t>-</w:t>
              </w:r>
            </w:ins>
          </w:p>
        </w:tc>
        <w:tc>
          <w:tcPr>
            <w:tcW w:w="1536" w:type="dxa"/>
            <w:tcPrChange w:id="1299"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00" w:author="Maximilian Schmitz" w:date="2015-06-19T09:25:00Z"/>
              </w:rPr>
              <w:pPrChange w:id="1301"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302" w:author="Maximilian Schmitz" w:date="2015-06-19T09:31:00Z">
              <w:r>
                <w:t xml:space="preserve">Double: </w:t>
              </w:r>
              <w:proofErr w:type="spellStart"/>
              <w:r>
                <w:t>PosX</w:t>
              </w:r>
              <w:proofErr w:type="spellEnd"/>
              <w:r>
                <w:t xml:space="preserve">, </w:t>
              </w:r>
            </w:ins>
            <w:proofErr w:type="spellStart"/>
            <w:ins w:id="1303" w:author="Maximilian Schmitz" w:date="2015-06-19T09:36:00Z">
              <w:r w:rsidR="00E81113">
                <w:t>P</w:t>
              </w:r>
            </w:ins>
            <w:ins w:id="1304" w:author="Maximilian Schmitz" w:date="2015-06-19T09:31:00Z">
              <w:r>
                <w:t>osY</w:t>
              </w:r>
              <w:proofErr w:type="spellEnd"/>
              <w:r>
                <w:t xml:space="preserve">, </w:t>
              </w:r>
              <w:proofErr w:type="spellStart"/>
              <w:r>
                <w:t>PosZ</w:t>
              </w:r>
            </w:ins>
            <w:proofErr w:type="spellEnd"/>
          </w:p>
        </w:tc>
        <w:tc>
          <w:tcPr>
            <w:tcW w:w="4242" w:type="dxa"/>
            <w:tcPrChange w:id="1305"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06" w:author="Maximilian Schmitz" w:date="2015-06-19T09:25:00Z"/>
              </w:rPr>
            </w:pPr>
            <w:ins w:id="1307" w:author="Maximilian Schmitz" w:date="2015-06-19T09:26:00Z">
              <w:r>
                <w:t>Gibt die Position des 1. Tors zurück</w:t>
              </w:r>
            </w:ins>
          </w:p>
        </w:tc>
      </w:tr>
      <w:tr w:rsidR="004C3433" w14:paraId="59D7FEC0" w14:textId="77777777" w:rsidTr="00B16FE4">
        <w:tblPrEx>
          <w:tblPrExChange w:id="1308" w:author="Maximilian Schmitz" w:date="2015-06-19T09:39:00Z">
            <w:tblPrEx>
              <w:tblW w:w="0" w:type="auto"/>
            </w:tblPrEx>
          </w:tblPrExChange>
        </w:tblPrEx>
        <w:trPr>
          <w:ins w:id="1309" w:author="Maximilian Schmitz" w:date="2015-06-19T09:25:00Z"/>
          <w:trPrChange w:id="13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11" w:author="Maximilian Schmitz" w:date="2015-06-19T09:39:00Z">
              <w:tcPr>
                <w:tcW w:w="2079" w:type="dxa"/>
              </w:tcPr>
            </w:tcPrChange>
          </w:tcPr>
          <w:p w14:paraId="49753ED3" w14:textId="77777777" w:rsidR="004C3433" w:rsidRDefault="004C3433" w:rsidP="004C3433">
            <w:pPr>
              <w:rPr>
                <w:ins w:id="1312" w:author="Maximilian Schmitz" w:date="2015-06-19T09:25:00Z"/>
                <w:b w:val="0"/>
              </w:rPr>
            </w:pPr>
            <w:ins w:id="1313" w:author="Maximilian Schmitz" w:date="2015-06-19T09:25:00Z">
              <w:r>
                <w:rPr>
                  <w:b w:val="0"/>
                </w:rPr>
                <w:t>GetGoal2Position</w:t>
              </w:r>
            </w:ins>
          </w:p>
        </w:tc>
        <w:tc>
          <w:tcPr>
            <w:tcW w:w="1431" w:type="dxa"/>
            <w:tcPrChange w:id="1314"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15" w:author="Maximilian Schmitz" w:date="2015-06-19T09:25:00Z"/>
              </w:rPr>
              <w:pPrChange w:id="131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7" w:author="Maximilian Schmitz" w:date="2015-06-19T09:32:00Z">
              <w:r>
                <w:t>-</w:t>
              </w:r>
            </w:ins>
          </w:p>
        </w:tc>
        <w:tc>
          <w:tcPr>
            <w:tcW w:w="1536" w:type="dxa"/>
            <w:tcPrChange w:id="1318"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19" w:author="Maximilian Schmitz" w:date="2015-06-19T09:25:00Z"/>
              </w:rPr>
              <w:pPrChange w:id="132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1"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22"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23" w:author="Maximilian Schmitz" w:date="2015-06-19T09:25:00Z"/>
              </w:rPr>
            </w:pPr>
            <w:ins w:id="1324" w:author="Maximilian Schmitz" w:date="2015-06-19T09:26:00Z">
              <w:r>
                <w:t>Gibt die Position des 2. Tors zurück</w:t>
              </w:r>
            </w:ins>
          </w:p>
        </w:tc>
      </w:tr>
    </w:tbl>
    <w:p w14:paraId="4E54F9AB" w14:textId="77777777" w:rsidR="00334724" w:rsidRDefault="00F73840">
      <w:pPr>
        <w:pStyle w:val="Beschriftung"/>
        <w:rPr>
          <w:ins w:id="1325" w:author="Maximilian Schmitz" w:date="2015-06-19T09:40:00Z"/>
        </w:rPr>
        <w:pPrChange w:id="1326" w:author="Maximilian Schmitz" w:date="2015-06-19T09:18:00Z">
          <w:pPr>
            <w:pStyle w:val="berschrift3"/>
          </w:pPr>
        </w:pPrChange>
      </w:pPr>
      <w:bookmarkStart w:id="1327" w:name="_Ref422468984"/>
      <w:bookmarkStart w:id="1328" w:name="_Toc422468981"/>
      <w:ins w:id="1329" w:author="Maximilian Schmitz" w:date="2015-06-19T09:18:00Z">
        <w:r>
          <w:t xml:space="preserve">Tabelle </w:t>
        </w:r>
        <w:r>
          <w:fldChar w:fldCharType="begin"/>
        </w:r>
        <w:r>
          <w:instrText xml:space="preserve"> SEQ Tabelle \* ARABIC </w:instrText>
        </w:r>
      </w:ins>
      <w:r>
        <w:fldChar w:fldCharType="separate"/>
      </w:r>
      <w:ins w:id="1330" w:author="Maximilian Schmitz" w:date="2015-06-19T09:20:00Z">
        <w:r w:rsidR="00867956">
          <w:rPr>
            <w:noProof/>
          </w:rPr>
          <w:t>1</w:t>
        </w:r>
      </w:ins>
      <w:ins w:id="1331" w:author="Maximilian Schmitz" w:date="2015-06-19T09:18:00Z">
        <w:r>
          <w:fldChar w:fldCharType="end"/>
        </w:r>
        <w:bookmarkEnd w:id="1327"/>
        <w:r>
          <w:t xml:space="preserve">: </w:t>
        </w:r>
        <w:r w:rsidRPr="000358A4">
          <w:t>Funktionen im LUA-Skript</w:t>
        </w:r>
      </w:ins>
      <w:bookmarkEnd w:id="1328"/>
    </w:p>
    <w:p w14:paraId="2CFB00DF" w14:textId="77777777" w:rsidR="00B16FE4" w:rsidRDefault="00B16FE4">
      <w:pPr>
        <w:rPr>
          <w:ins w:id="1332" w:author="Maximilian Schmitz" w:date="2015-06-19T09:41:00Z"/>
        </w:rPr>
        <w:pPrChange w:id="1333" w:author="Maximilian Schmitz" w:date="2015-06-19T09:40:00Z">
          <w:pPr>
            <w:pStyle w:val="berschrift3"/>
          </w:pPr>
        </w:pPrChange>
      </w:pPr>
    </w:p>
    <w:p w14:paraId="345D2622" w14:textId="77777777" w:rsidR="00B16FE4" w:rsidRDefault="00B16FE4">
      <w:pPr>
        <w:rPr>
          <w:ins w:id="1334" w:author="Maximilian Schmitz" w:date="2015-06-19T09:43:00Z"/>
        </w:rPr>
        <w:pPrChange w:id="1335" w:author="Maximilian Schmitz" w:date="2015-06-19T09:40:00Z">
          <w:pPr>
            <w:pStyle w:val="berschrift3"/>
          </w:pPr>
        </w:pPrChange>
      </w:pPr>
      <w:ins w:id="1336" w:author="Maximilian Schmitz" w:date="2015-06-19T09:41:00Z">
        <w:r>
          <w:t xml:space="preserve">Alle Funktionen, die über das LUA-Skript aufgerufen werden, rufen Funktionen des implementierten Spielers auf. </w:t>
        </w:r>
      </w:ins>
      <w:ins w:id="1337" w:author="Maximilian Schmitz" w:date="2015-06-19T09:42:00Z">
        <w:r>
          <w:t xml:space="preserve">Im </w:t>
        </w:r>
      </w:ins>
      <w:ins w:id="1338" w:author="Maximilian Schmitz" w:date="2015-06-19T09:43:00Z">
        <w:r w:rsidR="00417BF0">
          <w:t>Weiteren</w:t>
        </w:r>
      </w:ins>
      <w:ins w:id="1339"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340" w:author="Maximilian Schmitz" w:date="2015-06-19T09:40:00Z"/>
        </w:rPr>
        <w:pPrChange w:id="1341" w:author="Maximilian Schmitz" w:date="2015-06-19T09:40:00Z">
          <w:pPr>
            <w:pStyle w:val="berschrift3"/>
          </w:pPr>
        </w:pPrChange>
      </w:pPr>
    </w:p>
    <w:p w14:paraId="52C4F6DD" w14:textId="77777777" w:rsidR="00B16FE4" w:rsidRDefault="00B16FE4">
      <w:pPr>
        <w:rPr>
          <w:ins w:id="1342" w:author="Maximilian Schmitz" w:date="2015-06-19T09:40:00Z"/>
        </w:rPr>
        <w:pPrChange w:id="1343" w:author="Maximilian Schmitz" w:date="2015-06-19T09:40:00Z">
          <w:pPr>
            <w:pStyle w:val="berschrift3"/>
          </w:pPr>
        </w:pPrChange>
      </w:pPr>
      <w:ins w:id="1344"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345" w:author="Maximilian Schmitz" w:date="2015-06-19T09:43:00Z"/>
        </w:rPr>
        <w:pPrChange w:id="1346" w:author="Maximilian Schmitz" w:date="2015-06-19T09:40:00Z">
          <w:pPr>
            <w:pStyle w:val="berschrift3"/>
          </w:pPr>
        </w:pPrChange>
      </w:pPr>
      <w:ins w:id="1347" w:author="Maximilian Schmitz" w:date="2015-06-19T09:41:00Z">
        <w:r>
          <w:t>Die Funktion</w:t>
        </w:r>
      </w:ins>
      <w:ins w:id="1348"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349" w:author="Maximilian Schmitz" w:date="2015-06-19T09:50:00Z"/>
        </w:rPr>
        <w:pPrChange w:id="1350" w:author="Maximilian Schmitz" w:date="2015-06-19T09:40:00Z">
          <w:pPr>
            <w:pStyle w:val="berschrift3"/>
          </w:pPr>
        </w:pPrChange>
      </w:pPr>
      <w:ins w:id="1351" w:author="Maximilian Schmitz" w:date="2015-06-19T09:44:00Z">
        <w:r>
          <w:t>Mit „</w:t>
        </w:r>
        <w:proofErr w:type="spellStart"/>
        <w:r>
          <w:t>Rotate</w:t>
        </w:r>
        <w:proofErr w:type="spellEnd"/>
        <w:r>
          <w:t xml:space="preserve">“ wird der Spieler in eine angegebene Richtung gedreht. </w:t>
        </w:r>
      </w:ins>
      <w:ins w:id="1352" w:author="Maximilian Schmitz" w:date="2015-06-19T09:45:00Z">
        <w:r w:rsidR="006D2F66">
          <w:t xml:space="preserve">Der Drehwinkel muss als absoluter Winkel angegeben werden. Eine Drehung relativ zur letzten Rotation ist nicht möglich. </w:t>
        </w:r>
      </w:ins>
      <w:ins w:id="1353"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354" w:author="Maximilian Schmitz" w:date="2015-06-19T09:57:00Z"/>
        </w:rPr>
        <w:pPrChange w:id="1355" w:author="Maximilian Schmitz" w:date="2015-06-19T09:40:00Z">
          <w:pPr>
            <w:pStyle w:val="berschrift3"/>
          </w:pPr>
        </w:pPrChange>
      </w:pPr>
      <w:ins w:id="1356" w:author="Maximilian Schmitz" w:date="2015-06-19T09:50:00Z">
        <w:r>
          <w:lastRenderedPageBreak/>
          <w:t xml:space="preserve">Die Funktion „Kick“ lässt den Spieler den Ball in eine angegebene Richtung mit </w:t>
        </w:r>
      </w:ins>
      <w:ins w:id="1357" w:author="Maximilian Schmitz" w:date="2015-06-19T09:51:00Z">
        <w:r>
          <w:t>angegebener</w:t>
        </w:r>
      </w:ins>
      <w:ins w:id="1358" w:author="Maximilian Schmitz" w:date="2015-06-19T09:50:00Z">
        <w:r>
          <w:t xml:space="preserve"> Kraft kicken. </w:t>
        </w:r>
      </w:ins>
      <w:ins w:id="1359" w:author="Maximilian Schmitz" w:date="2015-06-19T09:51:00Z">
        <w:r>
          <w:t xml:space="preserve">Die Kraft wird im Bereich von 0 bis 100 Prozent angegeben. </w:t>
        </w:r>
      </w:ins>
      <w:ins w:id="1360" w:author="Maximilian Schmitz" w:date="2015-06-19T09:55:00Z">
        <w:r>
          <w:t xml:space="preserve">Der Richtungsvektor ist in den definierten Achsenrichtungen des globalen Koordinatensystems anzugeben. </w:t>
        </w:r>
      </w:ins>
      <w:ins w:id="1361" w:author="Maximilian Schmitz" w:date="2015-06-19T09:56:00Z">
        <w:r>
          <w:t xml:space="preserve">Die Funktion kann nur aufgerufen werden, wenn der Spieler </w:t>
        </w:r>
      </w:ins>
      <w:ins w:id="1362" w:author="Maximilian Schmitz" w:date="2015-06-19T09:57:00Z">
        <w:r>
          <w:t>in Ballbesitz ist.</w:t>
        </w:r>
      </w:ins>
    </w:p>
    <w:p w14:paraId="72327268" w14:textId="77777777" w:rsidR="00FB75CB" w:rsidRDefault="00FB75CB">
      <w:pPr>
        <w:rPr>
          <w:ins w:id="1363" w:author="Maximilian Schmitz" w:date="2015-06-19T09:57:00Z"/>
        </w:rPr>
        <w:pPrChange w:id="1364" w:author="Maximilian Schmitz" w:date="2015-06-19T09:40:00Z">
          <w:pPr>
            <w:pStyle w:val="berschrift3"/>
          </w:pPr>
        </w:pPrChange>
      </w:pPr>
      <w:ins w:id="1365"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366" w:author="Maximilian Schmitz" w:date="2015-06-19T10:01:00Z"/>
        </w:rPr>
        <w:pPrChange w:id="1367" w:author="Maximilian Schmitz" w:date="2015-06-19T09:40:00Z">
          <w:pPr>
            <w:pStyle w:val="berschrift3"/>
          </w:pPr>
        </w:pPrChange>
      </w:pPr>
      <w:ins w:id="1368" w:author="Maximilian Schmitz" w:date="2015-06-19T09:58:00Z">
        <w:r>
          <w:t>Die Funktion „</w:t>
        </w:r>
        <w:proofErr w:type="spellStart"/>
        <w:r>
          <w:t>Speak</w:t>
        </w:r>
        <w:proofErr w:type="spellEnd"/>
        <w:r>
          <w:t xml:space="preserve">“ lässt den Spieler </w:t>
        </w:r>
      </w:ins>
      <w:ins w:id="1369"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370" w:author="Maximilian Schmitz" w:date="2015-06-19T10:02:00Z"/>
        </w:rPr>
        <w:pPrChange w:id="1371" w:author="Maximilian Schmitz" w:date="2015-06-19T09:40:00Z">
          <w:pPr>
            <w:pStyle w:val="berschrift3"/>
          </w:pPr>
        </w:pPrChange>
      </w:pPr>
      <w:ins w:id="1372"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373" w:author="Maximilian Schmitz" w:date="2015-06-19T10:03:00Z"/>
        </w:rPr>
        <w:pPrChange w:id="1374" w:author="Maximilian Schmitz" w:date="2015-06-19T09:40:00Z">
          <w:pPr>
            <w:pStyle w:val="berschrift3"/>
          </w:pPr>
        </w:pPrChange>
      </w:pPr>
      <w:ins w:id="1375" w:author="Maximilian Schmitz" w:date="2015-06-19T10:03:00Z">
        <w:r>
          <w:t>Über die Funktion „</w:t>
        </w:r>
        <w:proofErr w:type="spellStart"/>
        <w:r w:rsidRPr="00C76A6C">
          <w:t>TimePlayed</w:t>
        </w:r>
        <w:proofErr w:type="spellEnd"/>
        <w:r>
          <w:t>“ wird die aktuelle Spielzeit in Prozent abgefragt.</w:t>
        </w:r>
      </w:ins>
    </w:p>
    <w:p w14:paraId="07C9008D" w14:textId="77777777" w:rsidR="00C76A6C" w:rsidRDefault="00C76A6C">
      <w:pPr>
        <w:rPr>
          <w:ins w:id="1376" w:author="Maximilian Schmitz" w:date="2015-06-19T10:04:00Z"/>
        </w:rPr>
        <w:pPrChange w:id="1377" w:author="Maximilian Schmitz" w:date="2015-06-19T09:40:00Z">
          <w:pPr>
            <w:pStyle w:val="berschrift3"/>
          </w:pPr>
        </w:pPrChange>
      </w:pPr>
      <w:ins w:id="1378"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379" w:author="Maximilian Schmitz" w:date="2015-06-19T10:05:00Z"/>
        </w:rPr>
        <w:pPrChange w:id="1380" w:author="Maximilian Schmitz" w:date="2015-06-19T09:40:00Z">
          <w:pPr>
            <w:pStyle w:val="berschrift3"/>
          </w:pPr>
        </w:pPrChange>
      </w:pPr>
      <w:ins w:id="1381"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382" w:author="Maximilian Schmitz" w:date="2015-06-19T10:06:00Z"/>
        </w:rPr>
        <w:pPrChange w:id="1383" w:author="Maximilian Schmitz" w:date="2015-06-19T09:40:00Z">
          <w:pPr>
            <w:pStyle w:val="berschrift3"/>
          </w:pPr>
        </w:pPrChange>
      </w:pPr>
      <w:ins w:id="1384"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385" w:author="Maximilian Schmitz" w:date="2015-06-19T10:06:00Z"/>
        </w:rPr>
        <w:pPrChange w:id="1386" w:author="Maximilian Schmitz" w:date="2015-06-19T09:40:00Z">
          <w:pPr>
            <w:pStyle w:val="berschrift3"/>
          </w:pPr>
        </w:pPrChange>
      </w:pPr>
      <w:ins w:id="1387"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388" w:author="Maximilian Schmitz" w:date="2015-06-19T10:09:00Z"/>
        </w:rPr>
        <w:pPrChange w:id="1389" w:author="Maximilian Schmitz" w:date="2015-06-19T09:40:00Z">
          <w:pPr>
            <w:pStyle w:val="berschrift3"/>
          </w:pPr>
        </w:pPrChange>
      </w:pPr>
      <w:ins w:id="1390" w:author="Maximilian Schmitz" w:date="2015-06-19T10:07:00Z">
        <w:r>
          <w:t>Mit der Funktion „</w:t>
        </w:r>
        <w:proofErr w:type="spellStart"/>
        <w:r>
          <w:t>GetOwnLocation</w:t>
        </w:r>
        <w:proofErr w:type="spellEnd"/>
        <w:r>
          <w:t xml:space="preserve">“ wird die aktuelle Position des Spielers abgefragt. </w:t>
        </w:r>
      </w:ins>
      <w:ins w:id="1391" w:author="Maximilian Schmitz" w:date="2015-06-19T10:08:00Z">
        <w:r w:rsidR="0072334D">
          <w:t>Die Rückgabeparameter sind die Spielerposition in X-, Y- und Z-Richtung des globalen Koordinatensystems.</w:t>
        </w:r>
      </w:ins>
    </w:p>
    <w:p w14:paraId="60DF4380" w14:textId="77777777" w:rsidR="00D56143" w:rsidRDefault="00D56143">
      <w:pPr>
        <w:rPr>
          <w:ins w:id="1392" w:author="Maximilian Schmitz" w:date="2015-06-19T10:10:00Z"/>
        </w:rPr>
        <w:pPrChange w:id="1393" w:author="Maximilian Schmitz" w:date="2015-06-19T09:40:00Z">
          <w:pPr>
            <w:pStyle w:val="berschrift3"/>
          </w:pPr>
        </w:pPrChange>
      </w:pPr>
      <w:ins w:id="1394"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395" w:author="Maximilian Schmitz" w:date="2015-06-19T10:12:00Z"/>
        </w:rPr>
        <w:pPrChange w:id="1396" w:author="Maximilian Schmitz" w:date="2015-06-19T09:40:00Z">
          <w:pPr>
            <w:pStyle w:val="berschrift3"/>
          </w:pPr>
        </w:pPrChange>
      </w:pPr>
      <w:ins w:id="1397" w:author="Maximilian Schmitz" w:date="2015-06-19T10:11:00Z">
        <w:r>
          <w:t>Die Funktion „</w:t>
        </w:r>
        <w:proofErr w:type="spellStart"/>
        <w:r>
          <w:t>GetVisiblePlayers</w:t>
        </w:r>
        <w:proofErr w:type="spellEnd"/>
        <w:r>
          <w:t xml:space="preserve">“ liefert ein Array der vom Spieler sichtbaren Mitspieler zurück. </w:t>
        </w:r>
      </w:ins>
      <w:ins w:id="1398"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399" w:author="Maximilian Schmitz" w:date="2015-06-19T09:46:00Z"/>
        </w:rPr>
        <w:pPrChange w:id="1400" w:author="Maximilian Schmitz" w:date="2015-06-19T09:40:00Z">
          <w:pPr>
            <w:pStyle w:val="berschrift3"/>
          </w:pPr>
        </w:pPrChange>
      </w:pPr>
      <w:ins w:id="1401" w:author="Maximilian Schmitz" w:date="2015-06-19T10:13:00Z">
        <w:r>
          <w:t>Die Funktionen „GetGoal1Position“ und „GetGoal2Position“ geben die Positionen der beiden Tore auf dem S</w:t>
        </w:r>
      </w:ins>
      <w:ins w:id="1402" w:author="Maximilian Schmitz" w:date="2015-06-19T10:14:00Z">
        <w:r>
          <w:t>pielfeld zurück.</w:t>
        </w:r>
      </w:ins>
    </w:p>
    <w:p w14:paraId="6CFA7F2D" w14:textId="77777777" w:rsidR="006D2F66" w:rsidRDefault="006D2F66">
      <w:pPr>
        <w:rPr>
          <w:ins w:id="1403" w:author="Maximilian Schmitz" w:date="2015-06-19T09:46:00Z"/>
        </w:rPr>
        <w:pPrChange w:id="1404" w:author="Maximilian Schmitz" w:date="2015-06-19T09:40:00Z">
          <w:pPr>
            <w:pStyle w:val="berschrift3"/>
          </w:pPr>
        </w:pPrChange>
      </w:pPr>
    </w:p>
    <w:p w14:paraId="60EDE405" w14:textId="77777777" w:rsidR="006D2F66" w:rsidRPr="00321258" w:rsidRDefault="006D2F66">
      <w:pPr>
        <w:pPrChange w:id="1405" w:author="Maximilian Schmitz" w:date="2015-06-19T09:40:00Z">
          <w:pPr>
            <w:pStyle w:val="berschrift3"/>
          </w:pPr>
        </w:pPrChange>
      </w:pPr>
      <w:ins w:id="1406" w:author="Maximilian Schmitz" w:date="2015-06-19T09:46:00Z">
        <w:r>
          <w:t>Die aufgeführten Funktionen stehen im LUA-Skript zur Verfügung und können zur Entwicklung einer künstlichen Intelligenz verwendet werden.</w:t>
        </w:r>
      </w:ins>
      <w:ins w:id="1407"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DC17D6">
      <w:pPr>
        <w:pStyle w:val="berschrift2"/>
        <w:rPr>
          <w:ins w:id="1408" w:author="Maximilian Schmitz" w:date="2015-06-04T10:34:00Z"/>
        </w:rPr>
      </w:pPr>
      <w:bookmarkStart w:id="1409" w:name="_Toc422468965"/>
      <w:r>
        <w:t>Entwicklung der künstlichen Intelligenz</w:t>
      </w:r>
      <w:bookmarkEnd w:id="1409"/>
    </w:p>
    <w:p w14:paraId="0316220D" w14:textId="77777777" w:rsidR="00E12CD0" w:rsidRDefault="00C210CA">
      <w:pPr>
        <w:rPr>
          <w:ins w:id="1410" w:author="Maximilian Schmitz" w:date="2015-06-04T10:59:00Z"/>
        </w:rPr>
        <w:pPrChange w:id="1411" w:author="Maximilian Schmitz" w:date="2015-06-04T10:34:00Z">
          <w:pPr>
            <w:pStyle w:val="berschrift2"/>
          </w:pPr>
        </w:pPrChange>
      </w:pPr>
      <w:ins w:id="1412"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413" w:author="Maximilian Schmitz" w:date="2015-06-04T10:53:00Z">
        <w:r w:rsidR="003A2403">
          <w:t xml:space="preserve"> und menschlichem Verhalten </w:t>
        </w:r>
      </w:ins>
      <w:ins w:id="1414" w:author="Maximilian Schmitz" w:date="2015-06-04T10:50:00Z">
        <w:r w:rsidR="003A2403">
          <w:t xml:space="preserve">in Computerprogrammen (vgl. </w:t>
        </w:r>
      </w:ins>
      <w:customXmlInsRangeStart w:id="1415" w:author="Maximilian Schmitz" w:date="2015-06-04T10:56:00Z"/>
      <w:sdt>
        <w:sdtPr>
          <w:id w:val="996455497"/>
          <w:citation/>
        </w:sdtPr>
        <w:sdtContent>
          <w:customXmlInsRangeEnd w:id="1415"/>
          <w:ins w:id="1416" w:author="Maximilian Schmitz" w:date="2015-06-04T10:56:00Z">
            <w:r w:rsidR="003A2403">
              <w:fldChar w:fldCharType="begin"/>
            </w:r>
          </w:ins>
          <w:ins w:id="1417" w:author="Maximilian Schmitz" w:date="2015-06-04T10:57:00Z">
            <w:r w:rsidR="003A2403">
              <w:instrText xml:space="preserve">CITATION Nor04 \p 17f. \l 1031 </w:instrText>
            </w:r>
          </w:ins>
          <w:r w:rsidR="003A2403">
            <w:fldChar w:fldCharType="separate"/>
          </w:r>
          <w:ins w:id="1418" w:author="Maximilian Schmitz" w:date="2015-06-19T09:20:00Z">
            <w:r w:rsidR="00867956">
              <w:rPr>
                <w:noProof/>
              </w:rPr>
              <w:t>[3, p. 17f.]</w:t>
            </w:r>
          </w:ins>
          <w:ins w:id="1419" w:author="Maximilian Schmitz" w:date="2015-06-04T10:56:00Z">
            <w:r w:rsidR="003A2403">
              <w:fldChar w:fldCharType="end"/>
            </w:r>
          </w:ins>
          <w:customXmlInsRangeStart w:id="1420" w:author="Maximilian Schmitz" w:date="2015-06-04T10:56:00Z"/>
        </w:sdtContent>
      </w:sdt>
      <w:customXmlInsRangeEnd w:id="1420"/>
      <w:ins w:id="1421" w:author="Maximilian Schmitz" w:date="2015-06-04T10:56:00Z">
        <w:r w:rsidR="003A2403">
          <w:t>).</w:t>
        </w:r>
      </w:ins>
    </w:p>
    <w:p w14:paraId="0324F0FE" w14:textId="77777777" w:rsidR="00FD106D" w:rsidRDefault="003A2403">
      <w:pPr>
        <w:rPr>
          <w:ins w:id="1422" w:author="Maximilian Schmitz" w:date="2015-06-04T20:57:00Z"/>
        </w:rPr>
        <w:pPrChange w:id="1423" w:author="Maximilian Schmitz" w:date="2015-06-04T10:34:00Z">
          <w:pPr>
            <w:pStyle w:val="berschrift2"/>
          </w:pPr>
        </w:pPrChange>
      </w:pPr>
      <w:ins w:id="1424" w:author="Maximilian Schmitz" w:date="2015-06-04T10:58:00Z">
        <w:r>
          <w:t>Im speziellen Fall hier geht es darum, die Intelligenz und das Verhalten eines Fußballspielers bzw. einer ganzen Fußballmannschaft nachzubilden.</w:t>
        </w:r>
      </w:ins>
      <w:ins w:id="1425" w:author="Maximilian Schmitz" w:date="2015-06-04T10:59:00Z">
        <w:r w:rsidR="00E12CD0">
          <w:t xml:space="preserve"> </w:t>
        </w:r>
      </w:ins>
      <w:ins w:id="1426"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427" w:author="Maximilian Schmitz" w:date="2015-06-04T11:09:00Z">
        <w:r w:rsidR="004D7C7E">
          <w:t>die</w:t>
        </w:r>
      </w:ins>
      <w:ins w:id="1428" w:author="Maximilian Schmitz" w:date="2015-06-04T11:06:00Z">
        <w:r w:rsidR="004D7C7E">
          <w:t xml:space="preserve"> Mannschaft ergänzen.</w:t>
        </w:r>
      </w:ins>
      <w:ins w:id="1429" w:author="Maximilian Schmitz" w:date="2015-06-04T11:09:00Z">
        <w:r w:rsidR="00457DF0">
          <w:t xml:space="preserve"> </w:t>
        </w:r>
      </w:ins>
      <w:ins w:id="1430" w:author="Maximilian Schmitz" w:date="2015-06-04T11:10:00Z">
        <w:r w:rsidR="00457DF0">
          <w:t>Da Fußball ein M</w:t>
        </w:r>
        <w:r w:rsidR="00FD106D">
          <w:t xml:space="preserve">annschaftssport ist, ist diese Zusammenarbeit der einzelnen Spieler ein zentraler Punkt für die </w:t>
        </w:r>
      </w:ins>
      <w:ins w:id="1431" w:author="Maximilian Schmitz" w:date="2015-06-04T11:11:00Z">
        <w:r w:rsidR="00FD106D">
          <w:t>E</w:t>
        </w:r>
      </w:ins>
      <w:ins w:id="1432" w:author="Maximilian Schmitz" w:date="2015-06-04T11:10:00Z">
        <w:r w:rsidR="00FD106D">
          <w:t>ntwicklung der künstlichen Intelligenz.</w:t>
        </w:r>
      </w:ins>
    </w:p>
    <w:p w14:paraId="3B3DF075" w14:textId="77777777" w:rsidR="005D4339" w:rsidRDefault="005D4339">
      <w:pPr>
        <w:rPr>
          <w:ins w:id="1433" w:author="Maximilian Schmitz" w:date="2015-06-04T20:29:00Z"/>
        </w:rPr>
        <w:pPrChange w:id="1434" w:author="Maximilian Schmitz" w:date="2015-06-04T10:34:00Z">
          <w:pPr>
            <w:pStyle w:val="berschrift2"/>
          </w:pPr>
        </w:pPrChange>
      </w:pPr>
    </w:p>
    <w:p w14:paraId="523E7B1C" w14:textId="2789C297" w:rsidR="009C4199" w:rsidRDefault="00EC44E1">
      <w:pPr>
        <w:rPr>
          <w:ins w:id="1435" w:author="Maximilian Schmitz" w:date="2015-06-04T21:04:00Z"/>
        </w:rPr>
        <w:pPrChange w:id="1436" w:author="Maximilian Schmitz" w:date="2015-06-04T10:34:00Z">
          <w:pPr>
            <w:pStyle w:val="berschrift2"/>
          </w:pPr>
        </w:pPrChange>
      </w:pPr>
      <w:ins w:id="1437" w:author="Maximilian Schmitz" w:date="2015-06-04T20:30:00Z">
        <w:r>
          <w:t xml:space="preserve">Eine Simulation der Fußballmannschaft kann daher als ein verteiltes, wissensverarbeitendes System </w:t>
        </w:r>
      </w:ins>
      <w:ins w:id="1438" w:author="Maximilian Schmitz" w:date="2015-06-04T20:31:00Z">
        <w:r>
          <w:t>angesehen werden.</w:t>
        </w:r>
        <w:r w:rsidR="00052E5C">
          <w:t xml:space="preserve"> </w:t>
        </w:r>
      </w:ins>
      <w:ins w:id="1439"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440" w:author="Maximilian Schmitz" w:date="2015-06-04T20:49:00Z">
        <w:r w:rsidR="00E60B91">
          <w:t xml:space="preserve"> Zudem wird oft die Forderung gestellt, dass ein verteiltes System für den Benutzer nicht als solches erkennbar sein darf. </w:t>
        </w:r>
      </w:ins>
      <w:ins w:id="1441"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442" w:author="Maximilian Schmitz" w:date="2015-06-04T20:51:00Z">
              <w:rPr/>
            </w:rPrChange>
          </w:rPr>
          <w:t>&lt;</w:t>
        </w:r>
      </w:ins>
      <w:ins w:id="1443" w:author="Maximilian Schmitz" w:date="2015-06-04T20:51:00Z">
        <w:r w:rsidR="004239A1">
          <w:rPr>
            <w:highlight w:val="yellow"/>
          </w:rPr>
          <w:t xml:space="preserve">TODO: </w:t>
        </w:r>
      </w:ins>
      <w:ins w:id="1444" w:author="Maximilian Schmitz" w:date="2015-06-04T20:50:00Z">
        <w:r w:rsidR="004239A1" w:rsidRPr="00201692">
          <w:rPr>
            <w:highlight w:val="yellow"/>
          </w:rPr>
          <w:t xml:space="preserve">Quellen </w:t>
        </w:r>
      </w:ins>
      <w:ins w:id="1445" w:author="Maximilian Schmitz" w:date="2015-06-04T20:51:00Z">
        <w:r w:rsidR="004239A1" w:rsidRPr="004239A1">
          <w:rPr>
            <w:highlight w:val="yellow"/>
          </w:rPr>
          <w:sym w:font="Wingdings" w:char="F0E0"/>
        </w:r>
      </w:ins>
      <w:ins w:id="1446" w:author="Maximilian Schmitz" w:date="2015-06-04T20:50:00Z">
        <w:r w:rsidR="004239A1" w:rsidRPr="004239A1">
          <w:rPr>
            <w:highlight w:val="yellow"/>
            <w:rPrChange w:id="1447" w:author="Maximilian Schmitz" w:date="2015-06-04T20:51:00Z">
              <w:rPr/>
            </w:rPrChange>
          </w:rPr>
          <w:t xml:space="preserve"> </w:t>
        </w:r>
      </w:ins>
      <w:ins w:id="1448" w:author="Maximilian Schmitz" w:date="2015-06-04T20:51:00Z">
        <w:r w:rsidR="004239A1" w:rsidRPr="004239A1">
          <w:rPr>
            <w:highlight w:val="yellow"/>
            <w:rPrChange w:id="1449" w:author="Maximilian Schmitz" w:date="2015-06-04T20:51:00Z">
              <w:rPr/>
            </w:rPrChange>
          </w:rPr>
          <w:t xml:space="preserve">Andrew </w:t>
        </w:r>
      </w:ins>
      <w:ins w:id="1450" w:author="Maximilian Schmitz" w:date="2015-06-04T20:50:00Z">
        <w:r w:rsidR="004239A1" w:rsidRPr="004239A1">
          <w:rPr>
            <w:highlight w:val="yellow"/>
            <w:rPrChange w:id="1451" w:author="Maximilian Schmitz" w:date="2015-06-04T20:51:00Z">
              <w:rPr/>
            </w:rPrChange>
          </w:rPr>
          <w:t xml:space="preserve">Tannenbaum, </w:t>
        </w:r>
      </w:ins>
      <w:ins w:id="1452" w:author="Maximilian Schmitz" w:date="2015-06-04T20:51:00Z">
        <w:r w:rsidR="004239A1" w:rsidRPr="004239A1">
          <w:rPr>
            <w:highlight w:val="yellow"/>
            <w:rPrChange w:id="1453" w:author="Maximilian Schmitz" w:date="2015-06-04T20:51:00Z">
              <w:rPr/>
            </w:rPrChange>
          </w:rPr>
          <w:t>Peter Löhr&gt;</w:t>
        </w:r>
      </w:ins>
      <w:ins w:id="1454" w:author="Maximilian Schmitz" w:date="2015-06-04T20:52:00Z">
        <w:r w:rsidR="004239A1">
          <w:t xml:space="preserve"> Die Umsetzung einer Fußballmannschaft in künstlicher Intelligenz erfüllt im Fall dieser Studienarbeit die allgemeine Definition. Jeder Spieler wird durch einen </w:t>
        </w:r>
        <w:r w:rsidR="004239A1">
          <w:lastRenderedPageBreak/>
          <w:t xml:space="preserve">eigenständigen </w:t>
        </w:r>
        <w:del w:id="1455" w:author="Admin" w:date="2015-07-06T14:47:00Z">
          <w:r w:rsidR="004239A1" w:rsidDel="0041383A">
            <w:delText>Prozess</w:delText>
          </w:r>
        </w:del>
      </w:ins>
      <w:ins w:id="1456" w:author="Admin" w:date="2015-07-06T14:47:00Z">
        <w:r w:rsidR="0041383A">
          <w:t>Thread</w:t>
        </w:r>
      </w:ins>
      <w:ins w:id="1457" w:author="Maximilian Schmitz" w:date="2015-06-04T20:52:00Z">
        <w:r w:rsidR="004239A1">
          <w:t xml:space="preserve"> repräsentiert. Die Kommunikation mit der Simulationsumgebung erfolgt über entfernte Funktionsaufrufe. Eine Kommunikation der Spieler untereinander ist ebenfalls über </w:t>
        </w:r>
      </w:ins>
      <w:ins w:id="1458" w:author="Maximilian Schmitz" w:date="2015-06-04T20:55:00Z">
        <w:r w:rsidR="004239A1">
          <w:t>entfernte</w:t>
        </w:r>
      </w:ins>
      <w:ins w:id="1459" w:author="Maximilian Schmitz" w:date="2015-06-04T20:52:00Z">
        <w:r w:rsidR="004239A1">
          <w:t xml:space="preserve"> Funktionsaufrufe über die Simulationsumgebung möglich. </w:t>
        </w:r>
      </w:ins>
      <w:ins w:id="1460" w:author="Maximilian Schmitz" w:date="2015-06-04T20:55:00Z">
        <w:r w:rsidR="004239A1">
          <w:t>Es besteht also kein gemeinsamer Speicher. Dass die einzelnen Prozesse ein gemeinsames</w:t>
        </w:r>
      </w:ins>
      <w:ins w:id="1461"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462" w:author="Maximilian Schmitz" w:date="2015-06-04T20:57:00Z">
        <w:r w:rsidR="00531F63">
          <w:t xml:space="preserve">Die Forderung nach der Erkennbarkeit der einzelnen Prozesse ist schwer zu beantworten. Auf der einen Seite ist jeder Spieler klar als Individuum </w:t>
        </w:r>
      </w:ins>
      <w:ins w:id="1463" w:author="Maximilian Schmitz" w:date="2015-06-04T20:58:00Z">
        <w:r w:rsidR="00531F63">
          <w:t xml:space="preserve">mit individuellem Verhalten </w:t>
        </w:r>
      </w:ins>
      <w:ins w:id="1464" w:author="Maximilian Schmitz" w:date="2015-06-04T20:57:00Z">
        <w:r w:rsidR="00531F63">
          <w:t>zu erkennen</w:t>
        </w:r>
      </w:ins>
      <w:ins w:id="1465"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466" w:author="Maximilian Schmitz" w:date="2015-06-04T21:01:00Z"/>
        </w:rPr>
        <w:pPrChange w:id="1467" w:author="Maximilian Schmitz" w:date="2015-06-04T10:34:00Z">
          <w:pPr>
            <w:pStyle w:val="berschrift2"/>
          </w:pPr>
        </w:pPrChange>
      </w:pPr>
    </w:p>
    <w:p w14:paraId="727F4144" w14:textId="77777777" w:rsidR="00FD106D" w:rsidRDefault="009C4199">
      <w:pPr>
        <w:rPr>
          <w:ins w:id="1468" w:author="Maximilian Schmitz" w:date="2015-06-04T11:29:00Z"/>
        </w:rPr>
        <w:pPrChange w:id="1469" w:author="Maximilian Schmitz" w:date="2015-06-04T10:34:00Z">
          <w:pPr>
            <w:pStyle w:val="berschrift2"/>
          </w:pPr>
        </w:pPrChange>
      </w:pPr>
      <w:ins w:id="1470" w:author="Maximilian Schmitz" w:date="2015-06-04T21:01:00Z">
        <w:r>
          <w:t xml:space="preserve">Nach der Betrachtung als </w:t>
        </w:r>
      </w:ins>
      <w:ins w:id="1471" w:author="Maximilian Schmitz" w:date="2015-06-04T21:02:00Z">
        <w:r>
          <w:t>verteiltes, wissensverarbeitendes</w:t>
        </w:r>
      </w:ins>
      <w:ins w:id="1472" w:author="Maximilian Schmitz" w:date="2015-06-04T21:01:00Z">
        <w:r>
          <w:t xml:space="preserve"> System, muss ein geeigneter Ansatz gefunden werden um dieses umzusetzen.</w:t>
        </w:r>
      </w:ins>
      <w:ins w:id="1473" w:author="Maximilian Schmitz" w:date="2015-06-04T21:02:00Z">
        <w:r>
          <w:t xml:space="preserve"> </w:t>
        </w:r>
      </w:ins>
      <w:ins w:id="1474" w:author="Maximilian Schmitz" w:date="2015-06-04T11:12:00Z">
        <w:r w:rsidR="00FD106D">
          <w:t xml:space="preserve">Im Gebiet der </w:t>
        </w:r>
      </w:ins>
      <w:ins w:id="1475" w:author="Maximilian Schmitz" w:date="2015-06-04T11:13:00Z">
        <w:r w:rsidR="00FD106D">
          <w:t xml:space="preserve">computerbasierten Wissensverarbeitung </w:t>
        </w:r>
      </w:ins>
      <w:ins w:id="1476" w:author="Maximilian Schmitz" w:date="2015-06-04T11:12:00Z">
        <w:r w:rsidR="00FD106D">
          <w:t xml:space="preserve">stehen verschiedene Ansätze </w:t>
        </w:r>
      </w:ins>
      <w:ins w:id="1477" w:author="Maximilian Schmitz" w:date="2015-06-04T11:13:00Z">
        <w:r w:rsidR="00FD106D">
          <w:t>zur Entwicklung von intelligentem Verhalten zur Verfügung.</w:t>
        </w:r>
      </w:ins>
    </w:p>
    <w:p w14:paraId="16F7BF99" w14:textId="77777777" w:rsidR="00A76AC5" w:rsidRDefault="00915CC7">
      <w:pPr>
        <w:rPr>
          <w:ins w:id="1478" w:author="Maximilian Schmitz" w:date="2015-06-04T11:38:00Z"/>
        </w:rPr>
        <w:pPrChange w:id="1479" w:author="Maximilian Schmitz" w:date="2015-06-04T10:34:00Z">
          <w:pPr>
            <w:pStyle w:val="berschrift2"/>
          </w:pPr>
        </w:pPrChange>
      </w:pPr>
      <w:ins w:id="1480"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481" w:author="Maximilian Schmitz" w:date="2015-06-04T21:07:00Z"/>
        </w:rPr>
        <w:pPrChange w:id="1482" w:author="Maximilian Schmitz" w:date="2015-06-04T10:34:00Z">
          <w:pPr>
            <w:pStyle w:val="berschrift2"/>
          </w:pPr>
        </w:pPrChange>
      </w:pPr>
      <w:ins w:id="1483" w:author="Maximilian Schmitz" w:date="2015-06-04T11:38:00Z">
        <w:r>
          <w:t xml:space="preserve">Im Gegensatz dazu kommen implizite Ansätze ohne eine explizite Definition von Regeln aus. </w:t>
        </w:r>
      </w:ins>
      <w:ins w:id="1484"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485" w:author="Maximilian Schmitz" w:date="2015-06-04T20:26:00Z">
        <w:r w:rsidR="00660FAA">
          <w:t>Netz</w:t>
        </w:r>
      </w:ins>
      <w:ins w:id="1486" w:author="Maximilian Schmitz" w:date="2015-06-04T19:57:00Z">
        <w:r w:rsidR="00716ACB">
          <w:t xml:space="preserve">. </w:t>
        </w:r>
      </w:ins>
      <w:ins w:id="1487" w:author="Maximilian Schmitz" w:date="2015-06-04T20:26:00Z">
        <w:r w:rsidR="00660FAA">
          <w:t xml:space="preserve">Neuronale Netze </w:t>
        </w:r>
      </w:ins>
      <w:ins w:id="1488"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489" w:author="Maximilian Schmitz" w:date="2015-06-04T20:29:00Z">
        <w:r w:rsidR="006E5783">
          <w:t xml:space="preserve"> </w:t>
        </w:r>
      </w:ins>
      <w:ins w:id="1490" w:author="Maximilian Schmitz" w:date="2015-06-04T20:28:00Z">
        <w:r w:rsidR="006E5783">
          <w:t xml:space="preserve">Neuronale Netze und andere implizite Ansätze werden </w:t>
        </w:r>
      </w:ins>
      <w:ins w:id="1491" w:author="Maximilian Schmitz" w:date="2015-06-04T20:29:00Z">
        <w:r w:rsidR="006E5783">
          <w:t>in diesem Dokument nicht weiter betrachtet, da sie für diese Studienarbeit zu weit führen würden.</w:t>
        </w:r>
      </w:ins>
      <w:ins w:id="1492" w:author="Maximilian Schmitz" w:date="2015-06-04T21:04:00Z">
        <w:r w:rsidR="00C872C7">
          <w:t xml:space="preserve"> </w:t>
        </w:r>
        <w:r w:rsidR="00EB4EF0">
          <w:t xml:space="preserve">Außerdem ist </w:t>
        </w:r>
      </w:ins>
      <w:ins w:id="1493" w:author="Maximilian Schmitz" w:date="2015-06-04T21:07:00Z">
        <w:r w:rsidR="00EB4EF0">
          <w:t xml:space="preserve">die Umsetzung der künstlichen </w:t>
        </w:r>
        <w:r w:rsidR="00EB4EF0">
          <w:lastRenderedPageBreak/>
          <w:t>Intelligenz eines Fußballspielers auf diese Weise nicht trivial. Es muss zunächst die Frage nach dem Erlernen der Regeln bzw. dem Spielverhalten geklärt werden.</w:t>
        </w:r>
      </w:ins>
    </w:p>
    <w:p w14:paraId="32F87EEA" w14:textId="77777777" w:rsidR="00EB4EF0" w:rsidRDefault="00EB4EF0">
      <w:pPr>
        <w:rPr>
          <w:ins w:id="1494" w:author="Maximilian Schmitz" w:date="2015-06-04T21:08:00Z"/>
        </w:rPr>
        <w:pPrChange w:id="1495" w:author="Maximilian Schmitz" w:date="2015-06-04T10:34:00Z">
          <w:pPr>
            <w:pStyle w:val="berschrift2"/>
          </w:pPr>
        </w:pPrChange>
      </w:pPr>
    </w:p>
    <w:p w14:paraId="0229AA68" w14:textId="77777777" w:rsidR="00EB4EF0" w:rsidDel="009D51C3" w:rsidRDefault="00EB4EF0">
      <w:pPr>
        <w:rPr>
          <w:del w:id="1496" w:author="Maximilian Schmitz" w:date="2015-06-05T06:53:00Z"/>
        </w:rPr>
        <w:pPrChange w:id="1497" w:author="Maximilian Schmitz" w:date="2015-06-05T06:53:00Z">
          <w:pPr>
            <w:pStyle w:val="berschrift1"/>
          </w:pPr>
        </w:pPrChange>
      </w:pPr>
      <w:ins w:id="1498" w:author="Maximilian Schmitz" w:date="2015-06-04T21:08:00Z">
        <w:r>
          <w:t xml:space="preserve">Im </w:t>
        </w:r>
      </w:ins>
      <w:ins w:id="1499" w:author="Maximilian Schmitz" w:date="2015-06-04T21:09:00Z">
        <w:r w:rsidR="00B3716F">
          <w:t>W</w:t>
        </w:r>
      </w:ins>
      <w:ins w:id="1500" w:author="Maximilian Schmitz" w:date="2015-06-04T21:08:00Z">
        <w:r>
          <w:t xml:space="preserve">eiteren spielen daher nur noch explizite, wissensverarbeitende Systeme eine Rolle. </w:t>
        </w:r>
      </w:ins>
      <w:ins w:id="1501" w:author="Maximilian Schmitz" w:date="2015-06-05T07:04:00Z">
        <w:r w:rsidR="006E1E5F">
          <w:t xml:space="preserve">Ansätze die auf reiner </w:t>
        </w:r>
      </w:ins>
      <w:ins w:id="1502" w:author="Maximilian Schmitz" w:date="2015-06-05T07:14:00Z">
        <w:r w:rsidR="00CD30B3">
          <w:t>Logik</w:t>
        </w:r>
      </w:ins>
      <w:ins w:id="1503" w:author="Maximilian Schmitz" w:date="2015-06-05T07:04:00Z">
        <w:r w:rsidR="006E1E5F">
          <w:t xml:space="preserve"> basieren sind wegen der Implementierung problematisch. Durch die implementierte </w:t>
        </w:r>
      </w:ins>
      <w:ins w:id="1504" w:author="Maximilian Schmitz" w:date="2015-06-17T15:31:00Z">
        <w:r w:rsidR="003227D0">
          <w:t xml:space="preserve">Skriptschnittstelle </w:t>
        </w:r>
      </w:ins>
      <w:ins w:id="1505" w:author="Maximilian Schmitz" w:date="2015-06-05T07:05:00Z">
        <w:r w:rsidR="006E1E5F">
          <w:t>wird mit LUA-Script eine prozedurale Sprache verwendet. Darin lassen sich logische Aussagen und Regeln nur schwer formulieren.</w:t>
        </w:r>
      </w:ins>
      <w:ins w:id="1506" w:author="Maximilian Schmitz" w:date="2015-06-05T07:06:00Z">
        <w:r w:rsidR="001550E6">
          <w:t xml:space="preserve"> Deklarative Sprachen wie Prolog </w:t>
        </w:r>
      </w:ins>
      <w:ins w:id="1507" w:author="Maximilian Schmitz" w:date="2015-06-05T07:08:00Z">
        <w:r w:rsidR="001550E6">
          <w:t>oder Lisp sind zum Umsetzen von Aussagenlogik deutlich besser geeignet.</w:t>
        </w:r>
      </w:ins>
      <w:ins w:id="1508" w:author="Maximilian Schmitz" w:date="2015-06-05T07:10:00Z">
        <w:r w:rsidR="00CC1C24">
          <w:t xml:space="preserve"> Das gilt auch für die Prädikatenlogik.</w:t>
        </w:r>
      </w:ins>
    </w:p>
    <w:p w14:paraId="137B11A1" w14:textId="77777777" w:rsidR="00FC5721" w:rsidRDefault="00FC5721">
      <w:pPr>
        <w:rPr>
          <w:ins w:id="1509" w:author="Maximilian Schmitz" w:date="2015-06-05T07:11:00Z"/>
        </w:rPr>
        <w:pPrChange w:id="1510" w:author="Maximilian Schmitz" w:date="2015-06-05T06:53:00Z">
          <w:pPr>
            <w:pStyle w:val="berschrift1"/>
          </w:pPr>
        </w:pPrChange>
      </w:pPr>
    </w:p>
    <w:p w14:paraId="736009A8" w14:textId="77777777" w:rsidR="001033A1" w:rsidRDefault="005E6029">
      <w:pPr>
        <w:tabs>
          <w:tab w:val="right" w:pos="9072"/>
        </w:tabs>
        <w:rPr>
          <w:ins w:id="1511" w:author="Maximilian Schmitz" w:date="2015-06-14T10:31:00Z"/>
        </w:rPr>
        <w:pPrChange w:id="1512" w:author="Maximilian Schmitz" w:date="2015-06-05T07:16:00Z">
          <w:pPr>
            <w:pStyle w:val="berschrift1"/>
          </w:pPr>
        </w:pPrChange>
      </w:pPr>
      <w:ins w:id="1513" w:author="Maximilian Schmitz" w:date="2015-06-05T07:12:00Z">
        <w:r>
          <w:t>In dieser Studienarbeit wurde mit einfachen Entscheidungsbäumen gearbeitet.</w:t>
        </w:r>
        <w:r w:rsidR="00CD30B3">
          <w:t xml:space="preserve"> </w:t>
        </w:r>
      </w:ins>
      <w:ins w:id="1514" w:author="Maximilian Schmitz" w:date="2015-06-05T07:19:00Z">
        <w:r w:rsidR="00575101">
          <w:t xml:space="preserve">Die Entscheidungen basieren auf Daten, die die Spieler von der Simulationsumgebung erhalten. </w:t>
        </w:r>
      </w:ins>
      <w:ins w:id="1515"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516" w:author="Maximilian Schmitz" w:date="2015-06-14T11:10:00Z"/>
        </w:rPr>
        <w:pPrChange w:id="1517" w:author="Maximilian Schmitz" w:date="2015-06-05T07:16:00Z">
          <w:pPr>
            <w:pStyle w:val="berschrift1"/>
          </w:pPr>
        </w:pPrChange>
      </w:pPr>
      <w:ins w:id="1518" w:author="Maximilian Schmitz" w:date="2015-06-14T10:32:00Z">
        <w:r>
          <w:t xml:space="preserve">Wie im Kapitel </w:t>
        </w:r>
      </w:ins>
      <w:ins w:id="1519" w:author="Maximilian Schmitz" w:date="2015-06-17T15:31:00Z">
        <w:r w:rsidR="003227D0">
          <w:t xml:space="preserve">Skriptschnittstelle </w:t>
        </w:r>
      </w:ins>
      <w:ins w:id="1520" w:author="Maximilian Schmitz" w:date="2015-06-14T10:32:00Z">
        <w:r>
          <w:t xml:space="preserve">bereits beschrieben, stehen für die Programmierung der künstlichen Intelligenz </w:t>
        </w:r>
      </w:ins>
      <w:ins w:id="1521" w:author="Maximilian Schmitz" w:date="2015-06-14T10:33:00Z">
        <w:r>
          <w:t xml:space="preserve">wichtige Informationen über den aktuellen </w:t>
        </w:r>
      </w:ins>
      <w:ins w:id="1522" w:author="Maximilian Schmitz" w:date="2015-06-14T10:34:00Z">
        <w:r w:rsidR="003A3B00">
          <w:t>Spielstatus</w:t>
        </w:r>
      </w:ins>
      <w:ins w:id="1523" w:author="Maximilian Schmitz" w:date="2015-06-14T10:33:00Z">
        <w:r>
          <w:t xml:space="preserve"> zur Verfügung.</w:t>
        </w:r>
      </w:ins>
      <w:ins w:id="1524" w:author="Maximilian Schmitz" w:date="2015-06-14T10:34:00Z">
        <w:r w:rsidR="003A3B00">
          <w:t xml:space="preserve"> </w:t>
        </w:r>
      </w:ins>
      <w:ins w:id="1525" w:author="Maximilian Schmitz" w:date="2015-06-14T10:47:00Z">
        <w:r w:rsidR="003474E5">
          <w:t xml:space="preserve">In folgender Tabelle ist eine Übersicht über die von der </w:t>
        </w:r>
      </w:ins>
      <w:ins w:id="1526" w:author="Maximilian Schmitz" w:date="2015-06-17T15:31:00Z">
        <w:r w:rsidR="003227D0">
          <w:t xml:space="preserve">Skriptschnittstelle </w:t>
        </w:r>
      </w:ins>
      <w:ins w:id="1527" w:author="Maximilian Schmitz" w:date="2015-06-14T10:47:00Z">
        <w:r w:rsidR="003474E5">
          <w:t>angebotenen Funktionen zu sehen</w:t>
        </w:r>
      </w:ins>
      <w:ins w:id="1528" w:author="Maximilian Schmitz" w:date="2015-06-14T11:04:00Z">
        <w:r w:rsidR="00D62BC2">
          <w:t xml:space="preserve">. Eine ausführliche Übersicht mit Übergabeparametern und Verwendungshinweisen findet sich im Kapitel </w:t>
        </w:r>
      </w:ins>
      <w:ins w:id="1529" w:author="Maximilian Schmitz" w:date="2015-06-17T15:31:00Z">
        <w:r w:rsidR="003227D0">
          <w:t>Skriptschnittstelle</w:t>
        </w:r>
      </w:ins>
      <w:ins w:id="1530" w:author="Maximilian Schmitz" w:date="2015-06-14T11:05:00Z">
        <w:r w:rsidR="00D62BC2">
          <w:t>.</w:t>
        </w:r>
      </w:ins>
    </w:p>
    <w:p w14:paraId="538F1D7F" w14:textId="77777777" w:rsidR="00842C5C" w:rsidRDefault="00842C5C">
      <w:pPr>
        <w:tabs>
          <w:tab w:val="right" w:pos="9072"/>
        </w:tabs>
        <w:rPr>
          <w:ins w:id="1531" w:author="Maximilian Schmitz" w:date="2015-06-14T10:35:00Z"/>
        </w:rPr>
        <w:pPrChange w:id="1532" w:author="Maximilian Schmitz" w:date="2015-06-05T07:16:00Z">
          <w:pPr>
            <w:pStyle w:val="berschrift1"/>
          </w:pPr>
        </w:pPrChange>
      </w:pPr>
    </w:p>
    <w:tbl>
      <w:tblPr>
        <w:tblStyle w:val="Gitternetztabelle1hell"/>
        <w:tblW w:w="9421" w:type="dxa"/>
        <w:tblLook w:val="04A0" w:firstRow="1" w:lastRow="0" w:firstColumn="1" w:lastColumn="0" w:noHBand="0" w:noVBand="1"/>
        <w:tblPrChange w:id="1533" w:author="Maximilian Schmitz" w:date="2015-06-14T11:01:00Z">
          <w:tblPr>
            <w:tblStyle w:val="Tabellenraster"/>
            <w:tblW w:w="0" w:type="auto"/>
            <w:tblLook w:val="04A0" w:firstRow="1" w:lastRow="0" w:firstColumn="1" w:lastColumn="0" w:noHBand="0" w:noVBand="1"/>
          </w:tblPr>
        </w:tblPrChange>
      </w:tblPr>
      <w:tblGrid>
        <w:gridCol w:w="2244"/>
        <w:gridCol w:w="7177"/>
        <w:tblGridChange w:id="1534">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535" w:author="Maximilian Schmitz" w:date="2015-06-14T10:36:00Z"/>
          <w:trPrChange w:id="153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37"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538" w:author="Maximilian Schmitz" w:date="2015-06-14T10:36:00Z"/>
              </w:rPr>
            </w:pPr>
            <w:ins w:id="1539" w:author="Maximilian Schmitz" w:date="2015-06-14T10:36:00Z">
              <w:r>
                <w:t>Funktion</w:t>
              </w:r>
            </w:ins>
          </w:p>
        </w:tc>
        <w:tc>
          <w:tcPr>
            <w:tcW w:w="7177" w:type="dxa"/>
            <w:tcPrChange w:id="1540"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541" w:author="Maximilian Schmitz" w:date="2015-06-14T10:36:00Z"/>
              </w:rPr>
            </w:pPr>
            <w:ins w:id="1542" w:author="Maximilian Schmitz" w:date="2015-06-14T10:36:00Z">
              <w:r>
                <w:t>Beschreibung</w:t>
              </w:r>
            </w:ins>
          </w:p>
        </w:tc>
      </w:tr>
      <w:tr w:rsidR="00457E53" w14:paraId="461407DC" w14:textId="77777777" w:rsidTr="00D62BC2">
        <w:trPr>
          <w:ins w:id="1543" w:author="Maximilian Schmitz" w:date="2015-06-14T10:36:00Z"/>
          <w:trPrChange w:id="15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45" w:author="Maximilian Schmitz" w:date="2015-06-14T11:01:00Z">
              <w:tcPr>
                <w:tcW w:w="1809" w:type="dxa"/>
              </w:tcPr>
            </w:tcPrChange>
          </w:tcPr>
          <w:p w14:paraId="63F8F5EE" w14:textId="77777777" w:rsidR="00457E53" w:rsidRPr="00457E53" w:rsidRDefault="00457E53">
            <w:pPr>
              <w:tabs>
                <w:tab w:val="right" w:pos="9072"/>
              </w:tabs>
              <w:rPr>
                <w:ins w:id="1546" w:author="Maximilian Schmitz" w:date="2015-06-14T10:36:00Z"/>
                <w:b w:val="0"/>
                <w:rPrChange w:id="1547" w:author="Maximilian Schmitz" w:date="2015-06-14T10:36:00Z">
                  <w:rPr>
                    <w:ins w:id="1548" w:author="Maximilian Schmitz" w:date="2015-06-14T10:36:00Z"/>
                  </w:rPr>
                </w:rPrChange>
              </w:rPr>
            </w:pPr>
            <w:proofErr w:type="spellStart"/>
            <w:ins w:id="1549" w:author="Maximilian Schmitz" w:date="2015-06-14T10:41:00Z">
              <w:r>
                <w:rPr>
                  <w:b w:val="0"/>
                </w:rPr>
                <w:t>AllowedToRun</w:t>
              </w:r>
            </w:ins>
            <w:proofErr w:type="spellEnd"/>
          </w:p>
        </w:tc>
        <w:tc>
          <w:tcPr>
            <w:tcW w:w="7177" w:type="dxa"/>
            <w:tcPrChange w:id="1550"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51" w:author="Maximilian Schmitz" w:date="2015-06-14T10:36:00Z"/>
              </w:rPr>
            </w:pPr>
            <w:ins w:id="1552" w:author="Maximilian Schmitz" w:date="2015-06-14T10:43:00Z">
              <w:r>
                <w:t xml:space="preserve">Gibt zurück, ob </w:t>
              </w:r>
            </w:ins>
            <w:ins w:id="1553" w:author="Maximilian Schmitz" w:date="2015-06-14T10:44:00Z">
              <w:r>
                <w:t>die künstliche Intelligenz ausgeführt werden darf</w:t>
              </w:r>
            </w:ins>
          </w:p>
        </w:tc>
      </w:tr>
      <w:tr w:rsidR="00457E53" w14:paraId="1CF13E37" w14:textId="77777777" w:rsidTr="00D62BC2">
        <w:tblPrEx>
          <w:tblPrExChange w:id="155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55" w:author="Maximilian Schmitz" w:date="2015-06-14T10:37:00Z"/>
          <w:trPrChange w:id="155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57" w:author="Maximilian Schmitz" w:date="2015-06-14T11:01:00Z">
              <w:tcPr>
                <w:tcW w:w="2093" w:type="dxa"/>
                <w:gridSpan w:val="2"/>
              </w:tcPr>
            </w:tcPrChange>
          </w:tcPr>
          <w:p w14:paraId="097E5D4A" w14:textId="77777777" w:rsidR="00457E53" w:rsidRDefault="00457E53">
            <w:pPr>
              <w:tabs>
                <w:tab w:val="right" w:pos="9072"/>
              </w:tabs>
              <w:rPr>
                <w:ins w:id="1558" w:author="Maximilian Schmitz" w:date="2015-06-14T10:37:00Z"/>
                <w:b w:val="0"/>
              </w:rPr>
            </w:pPr>
            <w:proofErr w:type="spellStart"/>
            <w:ins w:id="1559" w:author="Maximilian Schmitz" w:date="2015-06-14T10:38:00Z">
              <w:r>
                <w:rPr>
                  <w:b w:val="0"/>
                </w:rPr>
                <w:t>TimePlayed</w:t>
              </w:r>
            </w:ins>
            <w:proofErr w:type="spellEnd"/>
          </w:p>
        </w:tc>
        <w:tc>
          <w:tcPr>
            <w:tcW w:w="7177" w:type="dxa"/>
            <w:tcPrChange w:id="1560"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61" w:author="Maximilian Schmitz" w:date="2015-06-14T10:37:00Z"/>
              </w:rPr>
            </w:pPr>
            <w:ins w:id="1562" w:author="Maximilian Schmitz" w:date="2015-06-14T10:44:00Z">
              <w:r>
                <w:t>Gibt die aktuelle Spielzeit in Prozent zurück</w:t>
              </w:r>
            </w:ins>
          </w:p>
        </w:tc>
      </w:tr>
      <w:tr w:rsidR="00457E53" w14:paraId="7DCCDE06" w14:textId="77777777" w:rsidTr="00D62BC2">
        <w:tblPrEx>
          <w:tblPrExChange w:id="156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64" w:author="Maximilian Schmitz" w:date="2015-06-14T10:38:00Z"/>
          <w:trPrChange w:id="15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66" w:author="Maximilian Schmitz" w:date="2015-06-14T11:01:00Z">
              <w:tcPr>
                <w:tcW w:w="2093" w:type="dxa"/>
                <w:gridSpan w:val="2"/>
              </w:tcPr>
            </w:tcPrChange>
          </w:tcPr>
          <w:p w14:paraId="6DEC94D3" w14:textId="77777777" w:rsidR="00457E53" w:rsidRDefault="00457E53">
            <w:pPr>
              <w:tabs>
                <w:tab w:val="right" w:pos="9072"/>
              </w:tabs>
              <w:rPr>
                <w:ins w:id="1567" w:author="Maximilian Schmitz" w:date="2015-06-14T10:38:00Z"/>
                <w:b w:val="0"/>
              </w:rPr>
            </w:pPr>
            <w:proofErr w:type="spellStart"/>
            <w:ins w:id="1568" w:author="Maximilian Schmitz" w:date="2015-06-14T10:42:00Z">
              <w:r>
                <w:rPr>
                  <w:b w:val="0"/>
                </w:rPr>
                <w:t>IsKickoff</w:t>
              </w:r>
            </w:ins>
            <w:proofErr w:type="spellEnd"/>
          </w:p>
        </w:tc>
        <w:tc>
          <w:tcPr>
            <w:tcW w:w="7177" w:type="dxa"/>
            <w:tcPrChange w:id="1569"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70" w:author="Maximilian Schmitz" w:date="2015-06-14T10:38:00Z"/>
              </w:rPr>
            </w:pPr>
            <w:ins w:id="1571" w:author="Maximilian Schmitz" w:date="2015-06-14T10:44:00Z">
              <w:r>
                <w:t>Gibt zurück, ob ein Anstoß stattfindet</w:t>
              </w:r>
            </w:ins>
          </w:p>
        </w:tc>
      </w:tr>
      <w:tr w:rsidR="00457E53" w14:paraId="12BB4BCC" w14:textId="77777777" w:rsidTr="00D62BC2">
        <w:tblPrEx>
          <w:tblPrExChange w:id="157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73" w:author="Maximilian Schmitz" w:date="2015-06-14T10:38:00Z"/>
          <w:trPrChange w:id="15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75" w:author="Maximilian Schmitz" w:date="2015-06-14T11:01:00Z">
              <w:tcPr>
                <w:tcW w:w="2093" w:type="dxa"/>
                <w:gridSpan w:val="2"/>
              </w:tcPr>
            </w:tcPrChange>
          </w:tcPr>
          <w:p w14:paraId="376E881D" w14:textId="77777777" w:rsidR="00457E53" w:rsidRDefault="00457E53">
            <w:pPr>
              <w:tabs>
                <w:tab w:val="right" w:pos="9072"/>
              </w:tabs>
              <w:rPr>
                <w:ins w:id="1576" w:author="Maximilian Schmitz" w:date="2015-06-14T10:38:00Z"/>
                <w:b w:val="0"/>
              </w:rPr>
            </w:pPr>
            <w:proofErr w:type="spellStart"/>
            <w:ins w:id="1577" w:author="Maximilian Schmitz" w:date="2015-06-14T10:42:00Z">
              <w:r>
                <w:rPr>
                  <w:b w:val="0"/>
                </w:rPr>
                <w:t>GetTeamId</w:t>
              </w:r>
            </w:ins>
            <w:proofErr w:type="spellEnd"/>
          </w:p>
        </w:tc>
        <w:tc>
          <w:tcPr>
            <w:tcW w:w="7177" w:type="dxa"/>
            <w:tcPrChange w:id="1578"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79" w:author="Maximilian Schmitz" w:date="2015-06-14T10:38:00Z"/>
              </w:rPr>
            </w:pPr>
            <w:ins w:id="1580"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58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82" w:author="Maximilian Schmitz" w:date="2015-06-14T10:40:00Z"/>
          <w:trPrChange w:id="158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84" w:author="Maximilian Schmitz" w:date="2015-06-14T11:01:00Z">
              <w:tcPr>
                <w:tcW w:w="2093" w:type="dxa"/>
                <w:gridSpan w:val="2"/>
              </w:tcPr>
            </w:tcPrChange>
          </w:tcPr>
          <w:p w14:paraId="365781BD" w14:textId="77777777" w:rsidR="00457E53" w:rsidRDefault="00457E53">
            <w:pPr>
              <w:tabs>
                <w:tab w:val="right" w:pos="9072"/>
              </w:tabs>
              <w:rPr>
                <w:ins w:id="1585" w:author="Maximilian Schmitz" w:date="2015-06-14T10:40:00Z"/>
                <w:b w:val="0"/>
              </w:rPr>
            </w:pPr>
            <w:proofErr w:type="spellStart"/>
            <w:ins w:id="1586" w:author="Maximilian Schmitz" w:date="2015-06-14T10:42:00Z">
              <w:r>
                <w:rPr>
                  <w:b w:val="0"/>
                </w:rPr>
                <w:t>HasBall</w:t>
              </w:r>
            </w:ins>
            <w:proofErr w:type="spellEnd"/>
          </w:p>
        </w:tc>
        <w:tc>
          <w:tcPr>
            <w:tcW w:w="7177" w:type="dxa"/>
            <w:tcPrChange w:id="1587"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88" w:author="Maximilian Schmitz" w:date="2015-06-14T10:40:00Z"/>
              </w:rPr>
            </w:pPr>
            <w:ins w:id="1589" w:author="Maximilian Schmitz" w:date="2015-06-14T10:45:00Z">
              <w:r>
                <w:t>Gibt zurück, ob der Spieler am Ball ist</w:t>
              </w:r>
            </w:ins>
          </w:p>
        </w:tc>
      </w:tr>
      <w:tr w:rsidR="00457E53" w14:paraId="6685ED6D" w14:textId="77777777" w:rsidTr="00D62BC2">
        <w:tblPrEx>
          <w:tblPrExChange w:id="1590"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91"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592" w:author="Maximilian Schmitz" w:date="2015-06-14T11:01:00Z">
              <w:tcPr>
                <w:tcW w:w="2244" w:type="dxa"/>
                <w:gridSpan w:val="3"/>
              </w:tcPr>
            </w:tcPrChange>
          </w:tcPr>
          <w:p w14:paraId="17C61AD4" w14:textId="77777777" w:rsidR="00457E53" w:rsidRDefault="00457E53">
            <w:pPr>
              <w:tabs>
                <w:tab w:val="right" w:pos="9072"/>
              </w:tabs>
              <w:rPr>
                <w:ins w:id="1593" w:author="Maximilian Schmitz" w:date="2015-06-14T10:42:00Z"/>
                <w:b w:val="0"/>
              </w:rPr>
            </w:pPr>
            <w:proofErr w:type="spellStart"/>
            <w:ins w:id="1594" w:author="Maximilian Schmitz" w:date="2015-06-14T10:42:00Z">
              <w:r>
                <w:rPr>
                  <w:b w:val="0"/>
                </w:rPr>
                <w:t>GetStamina</w:t>
              </w:r>
              <w:proofErr w:type="spellEnd"/>
            </w:ins>
          </w:p>
        </w:tc>
        <w:tc>
          <w:tcPr>
            <w:tcW w:w="7177" w:type="dxa"/>
            <w:tcPrChange w:id="1595"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596" w:author="Maximilian Schmitz" w:date="2015-06-14T10:42:00Z"/>
              </w:rPr>
            </w:pPr>
            <w:ins w:id="1597" w:author="Maximilian Schmitz" w:date="2015-06-14T10:45:00Z">
              <w:r>
                <w:t>Gibt die aktuelle Ausdauer des Spielers zurück</w:t>
              </w:r>
            </w:ins>
          </w:p>
        </w:tc>
      </w:tr>
      <w:tr w:rsidR="00457E53" w14:paraId="174F9A72" w14:textId="77777777" w:rsidTr="00D62BC2">
        <w:tblPrEx>
          <w:tblPrExChange w:id="159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99" w:author="Maximilian Schmitz" w:date="2015-06-14T10:39:00Z"/>
          <w:trPrChange w:id="160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01" w:author="Maximilian Schmitz" w:date="2015-06-14T11:01:00Z">
              <w:tcPr>
                <w:tcW w:w="2093" w:type="dxa"/>
                <w:gridSpan w:val="2"/>
              </w:tcPr>
            </w:tcPrChange>
          </w:tcPr>
          <w:p w14:paraId="3AF25506" w14:textId="77777777" w:rsidR="00457E53" w:rsidRDefault="00457E53">
            <w:pPr>
              <w:tabs>
                <w:tab w:val="right" w:pos="9072"/>
              </w:tabs>
              <w:rPr>
                <w:ins w:id="1602" w:author="Maximilian Schmitz" w:date="2015-06-14T10:39:00Z"/>
                <w:b w:val="0"/>
              </w:rPr>
            </w:pPr>
            <w:proofErr w:type="spellStart"/>
            <w:ins w:id="1603" w:author="Maximilian Schmitz" w:date="2015-06-14T10:41:00Z">
              <w:r>
                <w:rPr>
                  <w:b w:val="0"/>
                </w:rPr>
                <w:t>GetOwnLocation</w:t>
              </w:r>
            </w:ins>
            <w:proofErr w:type="spellEnd"/>
          </w:p>
        </w:tc>
        <w:tc>
          <w:tcPr>
            <w:tcW w:w="7177" w:type="dxa"/>
            <w:tcPrChange w:id="1604"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05" w:author="Maximilian Schmitz" w:date="2015-06-14T10:39:00Z"/>
              </w:rPr>
            </w:pPr>
            <w:ins w:id="1606" w:author="Maximilian Schmitz" w:date="2015-06-14T10:45:00Z">
              <w:r>
                <w:t>Gibt die aktuelle Position des Spielers zurück</w:t>
              </w:r>
            </w:ins>
          </w:p>
        </w:tc>
      </w:tr>
      <w:tr w:rsidR="00457E53" w14:paraId="7A5D96DD" w14:textId="77777777" w:rsidTr="00D62BC2">
        <w:tblPrEx>
          <w:tblPrExChange w:id="16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08" w:author="Maximilian Schmitz" w:date="2015-06-14T10:39:00Z"/>
          <w:trPrChange w:id="16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0" w:author="Maximilian Schmitz" w:date="2015-06-14T11:01:00Z">
              <w:tcPr>
                <w:tcW w:w="2093" w:type="dxa"/>
                <w:gridSpan w:val="2"/>
              </w:tcPr>
            </w:tcPrChange>
          </w:tcPr>
          <w:p w14:paraId="63E4C7ED" w14:textId="77777777" w:rsidR="00457E53" w:rsidRDefault="00457E53">
            <w:pPr>
              <w:tabs>
                <w:tab w:val="right" w:pos="9072"/>
              </w:tabs>
              <w:rPr>
                <w:ins w:id="1611" w:author="Maximilian Schmitz" w:date="2015-06-14T10:39:00Z"/>
                <w:b w:val="0"/>
              </w:rPr>
            </w:pPr>
            <w:proofErr w:type="spellStart"/>
            <w:ins w:id="1612" w:author="Maximilian Schmitz" w:date="2015-06-14T10:39:00Z">
              <w:r>
                <w:rPr>
                  <w:b w:val="0"/>
                </w:rPr>
                <w:t>GetBallLocation</w:t>
              </w:r>
              <w:proofErr w:type="spellEnd"/>
            </w:ins>
          </w:p>
        </w:tc>
        <w:tc>
          <w:tcPr>
            <w:tcW w:w="7177" w:type="dxa"/>
            <w:tcPrChange w:id="1613"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14" w:author="Maximilian Schmitz" w:date="2015-06-14T10:39:00Z"/>
              </w:rPr>
            </w:pPr>
            <w:ins w:id="1615" w:author="Maximilian Schmitz" w:date="2015-06-14T10:46:00Z">
              <w:r>
                <w:t>Gibt die aktuelle Ballposition zurück, wenn sichtbar</w:t>
              </w:r>
            </w:ins>
          </w:p>
        </w:tc>
      </w:tr>
      <w:tr w:rsidR="00457E53" w14:paraId="71DBA39E" w14:textId="77777777" w:rsidTr="00D62BC2">
        <w:tblPrEx>
          <w:tblPrExChange w:id="161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17" w:author="Maximilian Schmitz" w:date="2015-06-14T10:39:00Z"/>
          <w:trPrChange w:id="161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9" w:author="Maximilian Schmitz" w:date="2015-06-14T11:01:00Z">
              <w:tcPr>
                <w:tcW w:w="2093" w:type="dxa"/>
                <w:gridSpan w:val="2"/>
              </w:tcPr>
            </w:tcPrChange>
          </w:tcPr>
          <w:p w14:paraId="73718555" w14:textId="77777777" w:rsidR="00457E53" w:rsidRDefault="00457E53">
            <w:pPr>
              <w:tabs>
                <w:tab w:val="right" w:pos="9072"/>
              </w:tabs>
              <w:rPr>
                <w:ins w:id="1620" w:author="Maximilian Schmitz" w:date="2015-06-14T10:39:00Z"/>
                <w:b w:val="0"/>
              </w:rPr>
            </w:pPr>
            <w:proofErr w:type="spellStart"/>
            <w:ins w:id="1621" w:author="Maximilian Schmitz" w:date="2015-06-14T10:39:00Z">
              <w:r>
                <w:rPr>
                  <w:b w:val="0"/>
                </w:rPr>
                <w:t>GetVisiblePlayers</w:t>
              </w:r>
              <w:proofErr w:type="spellEnd"/>
            </w:ins>
          </w:p>
        </w:tc>
        <w:tc>
          <w:tcPr>
            <w:tcW w:w="7177" w:type="dxa"/>
            <w:tcPrChange w:id="1622"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23" w:author="Maximilian Schmitz" w:date="2015-06-14T10:39:00Z"/>
              </w:rPr>
            </w:pPr>
            <w:ins w:id="1624" w:author="Maximilian Schmitz" w:date="2015-06-14T10:46:00Z">
              <w:r>
                <w:t>Gibt Positionen der sichtbaren Spieler zurück</w:t>
              </w:r>
            </w:ins>
          </w:p>
        </w:tc>
      </w:tr>
      <w:tr w:rsidR="00457E53" w14:paraId="73909D51" w14:textId="77777777" w:rsidTr="00D62BC2">
        <w:tblPrEx>
          <w:tblPrExChange w:id="162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26" w:author="Maximilian Schmitz" w:date="2015-06-14T10:39:00Z"/>
          <w:trPrChange w:id="162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28" w:author="Maximilian Schmitz" w:date="2015-06-14T11:01:00Z">
              <w:tcPr>
                <w:tcW w:w="2093" w:type="dxa"/>
                <w:gridSpan w:val="2"/>
              </w:tcPr>
            </w:tcPrChange>
          </w:tcPr>
          <w:p w14:paraId="1220D70B" w14:textId="77777777" w:rsidR="00457E53" w:rsidRDefault="00457E53">
            <w:pPr>
              <w:tabs>
                <w:tab w:val="right" w:pos="9072"/>
              </w:tabs>
              <w:rPr>
                <w:ins w:id="1629" w:author="Maximilian Schmitz" w:date="2015-06-14T10:39:00Z"/>
                <w:b w:val="0"/>
              </w:rPr>
            </w:pPr>
            <w:ins w:id="1630" w:author="Maximilian Schmitz" w:date="2015-06-14T10:39:00Z">
              <w:r>
                <w:rPr>
                  <w:b w:val="0"/>
                </w:rPr>
                <w:t>GetGoal</w:t>
              </w:r>
            </w:ins>
            <w:ins w:id="1631" w:author="Maximilian Schmitz" w:date="2015-06-14T10:40:00Z">
              <w:r>
                <w:rPr>
                  <w:b w:val="0"/>
                </w:rPr>
                <w:t>1</w:t>
              </w:r>
            </w:ins>
            <w:ins w:id="1632" w:author="Maximilian Schmitz" w:date="2015-06-14T10:39:00Z">
              <w:r>
                <w:rPr>
                  <w:b w:val="0"/>
                </w:rPr>
                <w:t>Position</w:t>
              </w:r>
            </w:ins>
          </w:p>
        </w:tc>
        <w:tc>
          <w:tcPr>
            <w:tcW w:w="7177" w:type="dxa"/>
            <w:tcPrChange w:id="1633"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34" w:author="Maximilian Schmitz" w:date="2015-06-14T10:39:00Z"/>
              </w:rPr>
            </w:pPr>
            <w:ins w:id="1635" w:author="Maximilian Schmitz" w:date="2015-06-14T10:46:00Z">
              <w:r>
                <w:t xml:space="preserve">Gibt die Position des 1. Tors </w:t>
              </w:r>
              <w:r w:rsidR="00557673">
                <w:t>zurück</w:t>
              </w:r>
            </w:ins>
          </w:p>
        </w:tc>
      </w:tr>
      <w:tr w:rsidR="00457E53" w14:paraId="2553F01F" w14:textId="77777777" w:rsidTr="00D62BC2">
        <w:tblPrEx>
          <w:tblPrExChange w:id="163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37" w:author="Maximilian Schmitz" w:date="2015-06-14T10:39:00Z"/>
          <w:trPrChange w:id="163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39" w:author="Maximilian Schmitz" w:date="2015-06-14T11:01:00Z">
              <w:tcPr>
                <w:tcW w:w="2093" w:type="dxa"/>
                <w:gridSpan w:val="2"/>
              </w:tcPr>
            </w:tcPrChange>
          </w:tcPr>
          <w:p w14:paraId="0DF021B1" w14:textId="77777777" w:rsidR="00457E53" w:rsidRDefault="00457E53">
            <w:pPr>
              <w:tabs>
                <w:tab w:val="right" w:pos="9072"/>
              </w:tabs>
              <w:rPr>
                <w:ins w:id="1640" w:author="Maximilian Schmitz" w:date="2015-06-14T10:39:00Z"/>
                <w:b w:val="0"/>
              </w:rPr>
            </w:pPr>
            <w:ins w:id="1641" w:author="Maximilian Schmitz" w:date="2015-06-14T10:39:00Z">
              <w:r>
                <w:rPr>
                  <w:b w:val="0"/>
                </w:rPr>
                <w:t>GetGoal</w:t>
              </w:r>
            </w:ins>
            <w:ins w:id="1642" w:author="Maximilian Schmitz" w:date="2015-06-14T10:40:00Z">
              <w:r>
                <w:rPr>
                  <w:b w:val="0"/>
                </w:rPr>
                <w:t>2</w:t>
              </w:r>
            </w:ins>
            <w:ins w:id="1643" w:author="Maximilian Schmitz" w:date="2015-06-14T10:39:00Z">
              <w:r>
                <w:rPr>
                  <w:b w:val="0"/>
                </w:rPr>
                <w:t>Position</w:t>
              </w:r>
            </w:ins>
          </w:p>
        </w:tc>
        <w:tc>
          <w:tcPr>
            <w:tcW w:w="7177" w:type="dxa"/>
            <w:tcPrChange w:id="1644"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645" w:author="Maximilian Schmitz" w:date="2015-06-14T10:39:00Z"/>
              </w:rPr>
              <w:pPrChange w:id="1646"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47" w:author="Maximilian Schmitz" w:date="2015-06-14T10:46:00Z">
              <w:r>
                <w:t>Gibt die Position des 2</w:t>
              </w:r>
              <w:r w:rsidR="00557673">
                <w:t>. Tors zurück</w:t>
              </w:r>
            </w:ins>
          </w:p>
        </w:tc>
      </w:tr>
    </w:tbl>
    <w:p w14:paraId="202F8F09" w14:textId="77777777" w:rsidR="00457E53" w:rsidRDefault="00D62BC2">
      <w:pPr>
        <w:pStyle w:val="Beschriftung"/>
        <w:rPr>
          <w:ins w:id="1648" w:author="Maximilian Schmitz" w:date="2015-06-14T21:17:00Z"/>
        </w:rPr>
        <w:pPrChange w:id="1649" w:author="Maximilian Schmitz" w:date="2015-06-14T11:03:00Z">
          <w:pPr>
            <w:pStyle w:val="berschrift1"/>
          </w:pPr>
        </w:pPrChange>
      </w:pPr>
      <w:bookmarkStart w:id="1650" w:name="_Toc422468982"/>
      <w:ins w:id="1651" w:author="Maximilian Schmitz" w:date="2015-06-14T11:03:00Z">
        <w:r>
          <w:t xml:space="preserve">Tabelle </w:t>
        </w:r>
      </w:ins>
      <w:ins w:id="1652" w:author="Maximilian Schmitz" w:date="2015-06-19T09:18:00Z">
        <w:r w:rsidR="00F73840">
          <w:fldChar w:fldCharType="begin"/>
        </w:r>
        <w:r w:rsidR="00F73840">
          <w:instrText xml:space="preserve"> SEQ Tabelle \* ARABIC </w:instrText>
        </w:r>
      </w:ins>
      <w:r w:rsidR="00F73840">
        <w:fldChar w:fldCharType="separate"/>
      </w:r>
      <w:ins w:id="1653" w:author="Maximilian Schmitz" w:date="2015-06-19T09:20:00Z">
        <w:r w:rsidR="00867956">
          <w:rPr>
            <w:noProof/>
          </w:rPr>
          <w:t>2</w:t>
        </w:r>
      </w:ins>
      <w:ins w:id="1654" w:author="Maximilian Schmitz" w:date="2015-06-19T09:18:00Z">
        <w:r w:rsidR="00F73840">
          <w:fldChar w:fldCharType="end"/>
        </w:r>
      </w:ins>
      <w:ins w:id="1655" w:author="Maximilian Schmitz" w:date="2015-06-14T11:03:00Z">
        <w:r>
          <w:t xml:space="preserve">: Passive Funktionen der </w:t>
        </w:r>
      </w:ins>
      <w:ins w:id="1656" w:author="Maximilian Schmitz" w:date="2015-06-17T15:32:00Z">
        <w:r w:rsidR="003227D0">
          <w:t>Skriptschnittstelle</w:t>
        </w:r>
      </w:ins>
      <w:bookmarkEnd w:id="1650"/>
    </w:p>
    <w:p w14:paraId="5B8F0178" w14:textId="77777777" w:rsidR="00201692" w:rsidRPr="00915AB6" w:rsidRDefault="00201692">
      <w:pPr>
        <w:rPr>
          <w:ins w:id="1657" w:author="Maximilian Schmitz" w:date="2015-06-14T10:47:00Z"/>
        </w:rPr>
        <w:pPrChange w:id="1658" w:author="Maximilian Schmitz" w:date="2015-06-14T21:17:00Z">
          <w:pPr>
            <w:pStyle w:val="berschrift1"/>
          </w:pPr>
        </w:pPrChange>
      </w:pPr>
    </w:p>
    <w:p w14:paraId="18383116" w14:textId="77777777" w:rsidR="003474E5" w:rsidRDefault="003474E5">
      <w:pPr>
        <w:tabs>
          <w:tab w:val="right" w:pos="9072"/>
        </w:tabs>
        <w:rPr>
          <w:ins w:id="1659" w:author="Maximilian Schmitz" w:date="2015-06-14T10:50:00Z"/>
        </w:rPr>
        <w:pPrChange w:id="1660" w:author="Maximilian Schmitz" w:date="2015-06-05T07:16:00Z">
          <w:pPr>
            <w:pStyle w:val="berschrift1"/>
          </w:pPr>
        </w:pPrChange>
      </w:pPr>
      <w:ins w:id="1661" w:author="Maximilian Schmitz" w:date="2015-06-14T10:48:00Z">
        <w:r>
          <w:t>Es ist zu sehen, dass der künstlichen Intelligenz Informationen über das Spiel selbst in Form der aktuellen Spielzeit oder der Information über den</w:t>
        </w:r>
      </w:ins>
      <w:ins w:id="1662" w:author="Maximilian Schmitz" w:date="2015-06-14T10:49:00Z">
        <w:r>
          <w:t xml:space="preserve"> </w:t>
        </w:r>
      </w:ins>
      <w:ins w:id="1663" w:author="Maximilian Schmitz" w:date="2015-06-14T10:48:00Z">
        <w:r>
          <w:t xml:space="preserve">Anstoß </w:t>
        </w:r>
      </w:ins>
      <w:ins w:id="1664"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665" w:author="Maximilian Schmitz" w:date="2015-06-14T10:53:00Z"/>
        </w:rPr>
        <w:pPrChange w:id="1666" w:author="Maximilian Schmitz" w:date="2015-06-05T07:16:00Z">
          <w:pPr>
            <w:pStyle w:val="berschrift1"/>
          </w:pPr>
        </w:pPrChange>
      </w:pPr>
      <w:ins w:id="1667" w:author="Maximilian Schmitz" w:date="2015-06-14T10:50:00Z">
        <w:r>
          <w:t xml:space="preserve">Besonders wichtig um Entscheidungen treffen zu können sind die Daten über den Spieler selbst. </w:t>
        </w:r>
      </w:ins>
      <w:ins w:id="1668" w:author="Maximilian Schmitz" w:date="2015-06-14T10:51:00Z">
        <w:r>
          <w:t xml:space="preserve">Dazu gehören seine Teamzugehörigkeit, sein aktueller Ausdauerwert und seine aktuelle Position auf dem Spielfeld. </w:t>
        </w:r>
      </w:ins>
      <w:ins w:id="1669" w:author="Maximilian Schmitz" w:date="2015-06-14T10:52:00Z">
        <w:r w:rsidR="00A97A7C">
          <w:t xml:space="preserve">Außerdem werden noch Informationen über vom Spieler gesehene Objekte bereitgestellt. </w:t>
        </w:r>
      </w:ins>
      <w:ins w:id="1670"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671" w:author="Maximilian Schmitz" w:date="2015-06-14T10:55:00Z"/>
        </w:rPr>
        <w:pPrChange w:id="1672" w:author="Maximilian Schmitz" w:date="2015-06-05T07:16:00Z">
          <w:pPr>
            <w:pStyle w:val="berschrift1"/>
          </w:pPr>
        </w:pPrChange>
      </w:pPr>
      <w:ins w:id="1673" w:author="Maximilian Schmitz" w:date="2015-06-14T10:54:00Z">
        <w:r>
          <w:t>Auf Basis dieser Informationen kann die künstliche Intelligenz weitere Daten wie die Aufstellung der Teammitglieder oder die Bewegun</w:t>
        </w:r>
      </w:ins>
      <w:ins w:id="1674" w:author="Maximilian Schmitz" w:date="2015-06-14T10:55:00Z">
        <w:r>
          <w:t>g</w:t>
        </w:r>
      </w:ins>
      <w:ins w:id="1675" w:author="Maximilian Schmitz" w:date="2015-06-14T10:54:00Z">
        <w:r>
          <w:t>srichtung des Balls ableiten.</w:t>
        </w:r>
      </w:ins>
      <w:ins w:id="1676"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677" w:author="Maximilian Schmitz" w:date="2015-06-14T10:56:00Z"/>
        </w:rPr>
        <w:pPrChange w:id="1678" w:author="Maximilian Schmitz" w:date="2015-06-05T07:16:00Z">
          <w:pPr>
            <w:pStyle w:val="berschrift1"/>
          </w:pPr>
        </w:pPrChange>
      </w:pPr>
    </w:p>
    <w:p w14:paraId="7890FFAD" w14:textId="77777777" w:rsidR="00D62BC2" w:rsidRDefault="00D62BC2">
      <w:pPr>
        <w:tabs>
          <w:tab w:val="right" w:pos="9072"/>
        </w:tabs>
        <w:rPr>
          <w:ins w:id="1679" w:author="Maximilian Schmitz" w:date="2015-06-14T11:10:00Z"/>
        </w:rPr>
        <w:pPrChange w:id="1680" w:author="Maximilian Schmitz" w:date="2015-06-14T11:10:00Z">
          <w:pPr/>
        </w:pPrChange>
      </w:pPr>
      <w:ins w:id="1681" w:author="Maximilian Schmitz" w:date="2015-06-14T10:57:00Z">
        <w:r>
          <w:t xml:space="preserve">Abgesehen von den Informationen bietet die </w:t>
        </w:r>
      </w:ins>
      <w:ins w:id="1682" w:author="Maximilian Schmitz" w:date="2015-06-17T15:32:00Z">
        <w:r w:rsidR="003227D0">
          <w:t xml:space="preserve">Skriptschnittstelle </w:t>
        </w:r>
      </w:ins>
      <w:ins w:id="1683" w:author="Maximilian Schmitz" w:date="2015-06-14T10:57:00Z">
        <w:r>
          <w:t xml:space="preserve">natürlich auch die Möglichkeit Aktionen des Spielers über die künstliche Intelligenz zu steuern. </w:t>
        </w:r>
      </w:ins>
      <w:ins w:id="1684" w:author="Maximilian Schmitz" w:date="2015-06-14T10:58:00Z">
        <w:r>
          <w:t xml:space="preserve">In der nachfolgenden Tabelle sind die zu Verfügung stehenden Funktionen aufgelistet. </w:t>
        </w:r>
      </w:ins>
      <w:ins w:id="1685" w:author="Maximilian Schmitz" w:date="2015-06-14T11:05:00Z">
        <w:r>
          <w:t xml:space="preserve">Die ausführliche Übersicht ist wieder im Kapitel </w:t>
        </w:r>
      </w:ins>
      <w:ins w:id="1686" w:author="Maximilian Schmitz" w:date="2015-06-17T15:32:00Z">
        <w:r w:rsidR="003227D0">
          <w:t xml:space="preserve">Skriptschnittstelle </w:t>
        </w:r>
      </w:ins>
      <w:ins w:id="1687" w:author="Maximilian Schmitz" w:date="2015-06-14T11:06:00Z">
        <w:r>
          <w:t>zu finden.</w:t>
        </w:r>
      </w:ins>
    </w:p>
    <w:p w14:paraId="6DAD7573" w14:textId="77777777" w:rsidR="00842C5C" w:rsidRDefault="00842C5C">
      <w:pPr>
        <w:tabs>
          <w:tab w:val="right" w:pos="9072"/>
        </w:tabs>
        <w:rPr>
          <w:ins w:id="1688" w:author="Maximilian Schmitz" w:date="2015-06-14T11:03:00Z"/>
        </w:rPr>
        <w:pPrChange w:id="1689" w:author="Maximilian Schmitz" w:date="2015-06-14T11:10:00Z">
          <w:pPr/>
        </w:pPrChange>
      </w:pPr>
    </w:p>
    <w:tbl>
      <w:tblPr>
        <w:tblStyle w:val="Gitternetztabelle1hell"/>
        <w:tblW w:w="9464" w:type="dxa"/>
        <w:tblLook w:val="04A0" w:firstRow="1" w:lastRow="0" w:firstColumn="1" w:lastColumn="0" w:noHBand="0" w:noVBand="1"/>
        <w:tblPrChange w:id="1690" w:author="Maximilian Schmitz" w:date="2015-06-14T11:01:00Z">
          <w:tblPr>
            <w:tblStyle w:val="Tabellenraster"/>
            <w:tblW w:w="0" w:type="auto"/>
            <w:tblLook w:val="04A0" w:firstRow="1" w:lastRow="0" w:firstColumn="1" w:lastColumn="0" w:noHBand="0" w:noVBand="1"/>
          </w:tblPr>
        </w:tblPrChange>
      </w:tblPr>
      <w:tblGrid>
        <w:gridCol w:w="1817"/>
        <w:gridCol w:w="7647"/>
        <w:tblGridChange w:id="1691">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69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693"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694" w:author="Maximilian Schmitz" w:date="2015-06-14T10:58:00Z"/>
              </w:rPr>
            </w:pPr>
            <w:ins w:id="1695" w:author="Maximilian Schmitz" w:date="2015-06-14T10:58:00Z">
              <w:r>
                <w:t>Funktion</w:t>
              </w:r>
            </w:ins>
          </w:p>
        </w:tc>
        <w:tc>
          <w:tcPr>
            <w:tcW w:w="7647" w:type="dxa"/>
            <w:tcPrChange w:id="1696"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697" w:author="Maximilian Schmitz" w:date="2015-06-14T10:58:00Z"/>
              </w:rPr>
            </w:pPr>
            <w:ins w:id="1698" w:author="Maximilian Schmitz" w:date="2015-06-14T10:58:00Z">
              <w:r>
                <w:t>Beschreibung</w:t>
              </w:r>
            </w:ins>
          </w:p>
        </w:tc>
      </w:tr>
      <w:tr w:rsidR="00D62BC2" w14:paraId="726C0A0D" w14:textId="77777777" w:rsidTr="00D62BC2">
        <w:trPr>
          <w:ins w:id="1699"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00" w:author="Maximilian Schmitz" w:date="2015-06-14T11:01:00Z">
              <w:tcPr>
                <w:tcW w:w="3070" w:type="dxa"/>
              </w:tcPr>
            </w:tcPrChange>
          </w:tcPr>
          <w:p w14:paraId="7D57E634" w14:textId="77777777" w:rsidR="00D62BC2" w:rsidRPr="00D62BC2" w:rsidRDefault="00D62BC2">
            <w:pPr>
              <w:tabs>
                <w:tab w:val="right" w:pos="9072"/>
              </w:tabs>
              <w:rPr>
                <w:ins w:id="1701" w:author="Maximilian Schmitz" w:date="2015-06-14T10:58:00Z"/>
                <w:b w:val="0"/>
                <w:rPrChange w:id="1702" w:author="Maximilian Schmitz" w:date="2015-06-14T11:01:00Z">
                  <w:rPr>
                    <w:ins w:id="1703" w:author="Maximilian Schmitz" w:date="2015-06-14T10:58:00Z"/>
                  </w:rPr>
                </w:rPrChange>
              </w:rPr>
            </w:pPr>
            <w:proofErr w:type="spellStart"/>
            <w:ins w:id="1704" w:author="Maximilian Schmitz" w:date="2015-06-14T10:59:00Z">
              <w:r w:rsidRPr="00D62BC2">
                <w:t>MoveForward</w:t>
              </w:r>
            </w:ins>
            <w:proofErr w:type="spellEnd"/>
          </w:p>
        </w:tc>
        <w:tc>
          <w:tcPr>
            <w:tcW w:w="7647" w:type="dxa"/>
            <w:tcPrChange w:id="1705"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06" w:author="Maximilian Schmitz" w:date="2015-06-14T10:58:00Z"/>
              </w:rPr>
            </w:pPr>
            <w:ins w:id="1707" w:author="Maximilian Schmitz" w:date="2015-06-14T11:06:00Z">
              <w:r>
                <w:t>Vorwärtsbewegen des Spielers</w:t>
              </w:r>
            </w:ins>
          </w:p>
        </w:tc>
      </w:tr>
      <w:tr w:rsidR="00D62BC2" w14:paraId="79FD42EA" w14:textId="77777777" w:rsidTr="00D62BC2">
        <w:trPr>
          <w:ins w:id="170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09" w:author="Maximilian Schmitz" w:date="2015-06-14T11:01:00Z">
              <w:tcPr>
                <w:tcW w:w="3070" w:type="dxa"/>
              </w:tcPr>
            </w:tcPrChange>
          </w:tcPr>
          <w:p w14:paraId="35CA78AE" w14:textId="77777777" w:rsidR="00D62BC2" w:rsidRPr="00D62BC2" w:rsidRDefault="00D62BC2">
            <w:pPr>
              <w:tabs>
                <w:tab w:val="right" w:pos="9072"/>
              </w:tabs>
              <w:rPr>
                <w:ins w:id="1710" w:author="Maximilian Schmitz" w:date="2015-06-14T10:59:00Z"/>
                <w:b w:val="0"/>
                <w:rPrChange w:id="1711" w:author="Maximilian Schmitz" w:date="2015-06-14T11:01:00Z">
                  <w:rPr>
                    <w:ins w:id="1712" w:author="Maximilian Schmitz" w:date="2015-06-14T10:59:00Z"/>
                  </w:rPr>
                </w:rPrChange>
              </w:rPr>
            </w:pPr>
            <w:proofErr w:type="spellStart"/>
            <w:ins w:id="1713" w:author="Maximilian Schmitz" w:date="2015-06-14T10:59:00Z">
              <w:r w:rsidRPr="00D62BC2">
                <w:t>MoveTo</w:t>
              </w:r>
              <w:proofErr w:type="spellEnd"/>
            </w:ins>
          </w:p>
        </w:tc>
        <w:tc>
          <w:tcPr>
            <w:tcW w:w="7647" w:type="dxa"/>
            <w:tcPrChange w:id="1714"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15" w:author="Maximilian Schmitz" w:date="2015-06-14T10:59:00Z"/>
              </w:rPr>
            </w:pPr>
            <w:ins w:id="1716" w:author="Maximilian Schmitz" w:date="2015-06-14T11:07:00Z">
              <w:r>
                <w:t>Spieler an eine bestimmte Position bewegen</w:t>
              </w:r>
            </w:ins>
          </w:p>
        </w:tc>
      </w:tr>
      <w:tr w:rsidR="00D62BC2" w14:paraId="4407E74C" w14:textId="77777777" w:rsidTr="00D62BC2">
        <w:trPr>
          <w:ins w:id="171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18" w:author="Maximilian Schmitz" w:date="2015-06-14T11:01:00Z">
              <w:tcPr>
                <w:tcW w:w="3070" w:type="dxa"/>
              </w:tcPr>
            </w:tcPrChange>
          </w:tcPr>
          <w:p w14:paraId="03FD0392" w14:textId="77777777" w:rsidR="00D62BC2" w:rsidRPr="00D62BC2" w:rsidRDefault="00D62BC2">
            <w:pPr>
              <w:tabs>
                <w:tab w:val="right" w:pos="9072"/>
              </w:tabs>
              <w:rPr>
                <w:ins w:id="1719" w:author="Maximilian Schmitz" w:date="2015-06-14T10:59:00Z"/>
                <w:b w:val="0"/>
                <w:rPrChange w:id="1720" w:author="Maximilian Schmitz" w:date="2015-06-14T11:01:00Z">
                  <w:rPr>
                    <w:ins w:id="1721" w:author="Maximilian Schmitz" w:date="2015-06-14T10:59:00Z"/>
                  </w:rPr>
                </w:rPrChange>
              </w:rPr>
            </w:pPr>
            <w:proofErr w:type="spellStart"/>
            <w:ins w:id="1722" w:author="Maximilian Schmitz" w:date="2015-06-14T10:59:00Z">
              <w:r w:rsidRPr="00D62BC2">
                <w:t>Rotate</w:t>
              </w:r>
              <w:proofErr w:type="spellEnd"/>
            </w:ins>
          </w:p>
        </w:tc>
        <w:tc>
          <w:tcPr>
            <w:tcW w:w="7647" w:type="dxa"/>
            <w:tcPrChange w:id="1723"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24" w:author="Maximilian Schmitz" w:date="2015-06-14T10:59:00Z"/>
              </w:rPr>
            </w:pPr>
            <w:ins w:id="1725" w:author="Maximilian Schmitz" w:date="2015-06-14T11:07:00Z">
              <w:r>
                <w:t>Spieler um seine Achse drehen</w:t>
              </w:r>
            </w:ins>
          </w:p>
        </w:tc>
      </w:tr>
      <w:tr w:rsidR="00D62BC2" w14:paraId="65712D0F" w14:textId="77777777" w:rsidTr="00D62BC2">
        <w:trPr>
          <w:ins w:id="172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27" w:author="Maximilian Schmitz" w:date="2015-06-14T11:01:00Z">
              <w:tcPr>
                <w:tcW w:w="3070" w:type="dxa"/>
              </w:tcPr>
            </w:tcPrChange>
          </w:tcPr>
          <w:p w14:paraId="7E4118DC" w14:textId="77777777" w:rsidR="00D62BC2" w:rsidRPr="00D62BC2" w:rsidRDefault="00D62BC2">
            <w:pPr>
              <w:tabs>
                <w:tab w:val="right" w:pos="9072"/>
              </w:tabs>
              <w:rPr>
                <w:ins w:id="1728" w:author="Maximilian Schmitz" w:date="2015-06-14T10:59:00Z"/>
                <w:b w:val="0"/>
                <w:rPrChange w:id="1729" w:author="Maximilian Schmitz" w:date="2015-06-14T11:01:00Z">
                  <w:rPr>
                    <w:ins w:id="1730" w:author="Maximilian Schmitz" w:date="2015-06-14T10:59:00Z"/>
                  </w:rPr>
                </w:rPrChange>
              </w:rPr>
            </w:pPr>
            <w:ins w:id="1731" w:author="Maximilian Schmitz" w:date="2015-06-14T10:59:00Z">
              <w:r w:rsidRPr="00D62BC2">
                <w:t>Kick</w:t>
              </w:r>
            </w:ins>
          </w:p>
        </w:tc>
        <w:tc>
          <w:tcPr>
            <w:tcW w:w="7647" w:type="dxa"/>
            <w:tcPrChange w:id="1732"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33" w:author="Maximilian Schmitz" w:date="2015-06-14T10:59:00Z"/>
              </w:rPr>
            </w:pPr>
            <w:ins w:id="1734" w:author="Maximilian Schmitz" w:date="2015-06-14T11:07:00Z">
              <w:r>
                <w:t>Den Ball in eine Richtung kicken</w:t>
              </w:r>
            </w:ins>
          </w:p>
        </w:tc>
      </w:tr>
      <w:tr w:rsidR="00D62BC2" w14:paraId="7E0F1F55" w14:textId="77777777" w:rsidTr="00D62BC2">
        <w:trPr>
          <w:ins w:id="173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36" w:author="Maximilian Schmitz" w:date="2015-06-14T11:01:00Z">
              <w:tcPr>
                <w:tcW w:w="3070" w:type="dxa"/>
              </w:tcPr>
            </w:tcPrChange>
          </w:tcPr>
          <w:p w14:paraId="41DA736A" w14:textId="77777777" w:rsidR="00D62BC2" w:rsidRPr="00D62BC2" w:rsidRDefault="00D62BC2">
            <w:pPr>
              <w:tabs>
                <w:tab w:val="right" w:pos="9072"/>
              </w:tabs>
              <w:rPr>
                <w:ins w:id="1737" w:author="Maximilian Schmitz" w:date="2015-06-14T10:59:00Z"/>
                <w:b w:val="0"/>
                <w:rPrChange w:id="1738" w:author="Maximilian Schmitz" w:date="2015-06-14T11:01:00Z">
                  <w:rPr>
                    <w:ins w:id="1739" w:author="Maximilian Schmitz" w:date="2015-06-14T10:59:00Z"/>
                  </w:rPr>
                </w:rPrChange>
              </w:rPr>
            </w:pPr>
            <w:proofErr w:type="spellStart"/>
            <w:ins w:id="1740" w:author="Maximilian Schmitz" w:date="2015-06-14T10:59:00Z">
              <w:r w:rsidRPr="00D62BC2">
                <w:t>StopBall</w:t>
              </w:r>
              <w:proofErr w:type="spellEnd"/>
            </w:ins>
          </w:p>
        </w:tc>
        <w:tc>
          <w:tcPr>
            <w:tcW w:w="7647" w:type="dxa"/>
            <w:tcPrChange w:id="1741"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42" w:author="Maximilian Schmitz" w:date="2015-06-14T10:59:00Z"/>
              </w:rPr>
            </w:pPr>
            <w:ins w:id="1743" w:author="Maximilian Schmitz" w:date="2015-06-14T11:08:00Z">
              <w:r>
                <w:t>Den Ball stoppen</w:t>
              </w:r>
            </w:ins>
          </w:p>
        </w:tc>
      </w:tr>
      <w:tr w:rsidR="00D62BC2" w14:paraId="76D2E6FA" w14:textId="77777777" w:rsidTr="00D62BC2">
        <w:trPr>
          <w:ins w:id="174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45" w:author="Maximilian Schmitz" w:date="2015-06-14T11:01:00Z">
              <w:tcPr>
                <w:tcW w:w="3070" w:type="dxa"/>
              </w:tcPr>
            </w:tcPrChange>
          </w:tcPr>
          <w:p w14:paraId="2531FA17" w14:textId="77777777" w:rsidR="00D62BC2" w:rsidRPr="00D62BC2" w:rsidRDefault="00D62BC2">
            <w:pPr>
              <w:tabs>
                <w:tab w:val="right" w:pos="9072"/>
              </w:tabs>
              <w:rPr>
                <w:ins w:id="1746" w:author="Maximilian Schmitz" w:date="2015-06-14T10:59:00Z"/>
                <w:b w:val="0"/>
                <w:rPrChange w:id="1747" w:author="Maximilian Schmitz" w:date="2015-06-14T11:01:00Z">
                  <w:rPr>
                    <w:ins w:id="1748" w:author="Maximilian Schmitz" w:date="2015-06-14T10:59:00Z"/>
                  </w:rPr>
                </w:rPrChange>
              </w:rPr>
            </w:pPr>
            <w:proofErr w:type="spellStart"/>
            <w:ins w:id="1749" w:author="Maximilian Schmitz" w:date="2015-06-14T11:00:00Z">
              <w:r w:rsidRPr="00D62BC2">
                <w:t>Speak</w:t>
              </w:r>
            </w:ins>
            <w:proofErr w:type="spellEnd"/>
          </w:p>
        </w:tc>
        <w:tc>
          <w:tcPr>
            <w:tcW w:w="7647" w:type="dxa"/>
            <w:tcPrChange w:id="1750"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51" w:author="Maximilian Schmitz" w:date="2015-06-14T10:59:00Z"/>
              </w:rPr>
            </w:pPr>
            <w:ins w:id="1752" w:author="Maximilian Schmitz" w:date="2015-06-14T11:09:00Z">
              <w:r>
                <w:t>Mit anderen Spielern kommunizieren</w:t>
              </w:r>
            </w:ins>
          </w:p>
        </w:tc>
      </w:tr>
      <w:tr w:rsidR="00D62BC2" w14:paraId="4EAA432B" w14:textId="77777777" w:rsidTr="00D62BC2">
        <w:trPr>
          <w:ins w:id="1753"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754" w:author="Maximilian Schmitz" w:date="2015-06-14T11:01:00Z">
              <w:tcPr>
                <w:tcW w:w="3070" w:type="dxa"/>
              </w:tcPr>
            </w:tcPrChange>
          </w:tcPr>
          <w:p w14:paraId="13F3FDAF" w14:textId="77777777" w:rsidR="00D62BC2" w:rsidRPr="00D62BC2" w:rsidRDefault="00D62BC2">
            <w:pPr>
              <w:tabs>
                <w:tab w:val="right" w:pos="9072"/>
              </w:tabs>
              <w:rPr>
                <w:ins w:id="1755" w:author="Maximilian Schmitz" w:date="2015-06-14T11:00:00Z"/>
                <w:b w:val="0"/>
                <w:rPrChange w:id="1756" w:author="Maximilian Schmitz" w:date="2015-06-14T11:01:00Z">
                  <w:rPr>
                    <w:ins w:id="1757" w:author="Maximilian Schmitz" w:date="2015-06-14T11:00:00Z"/>
                  </w:rPr>
                </w:rPrChange>
              </w:rPr>
            </w:pPr>
            <w:ins w:id="1758" w:author="Maximilian Schmitz" w:date="2015-06-14T11:00:00Z">
              <w:r w:rsidRPr="00D62BC2">
                <w:t>Listen</w:t>
              </w:r>
            </w:ins>
          </w:p>
        </w:tc>
        <w:tc>
          <w:tcPr>
            <w:tcW w:w="7647" w:type="dxa"/>
            <w:tcPrChange w:id="1759"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760" w:author="Maximilian Schmitz" w:date="2015-06-14T11:00:00Z"/>
              </w:rPr>
              <w:pPrChange w:id="1761"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62"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763" w:author="Maximilian Schmitz" w:date="2015-06-14T21:17:00Z"/>
        </w:rPr>
        <w:pPrChange w:id="1764" w:author="Maximilian Schmitz" w:date="2015-06-14T11:04:00Z">
          <w:pPr>
            <w:pStyle w:val="berschrift1"/>
          </w:pPr>
        </w:pPrChange>
      </w:pPr>
      <w:bookmarkStart w:id="1765" w:name="_Toc422468983"/>
      <w:ins w:id="1766" w:author="Maximilian Schmitz" w:date="2015-06-14T11:04:00Z">
        <w:r>
          <w:t xml:space="preserve">Tabelle </w:t>
        </w:r>
      </w:ins>
      <w:ins w:id="1767" w:author="Maximilian Schmitz" w:date="2015-06-19T09:18:00Z">
        <w:r w:rsidR="00F73840">
          <w:fldChar w:fldCharType="begin"/>
        </w:r>
        <w:r w:rsidR="00F73840">
          <w:instrText xml:space="preserve"> SEQ Tabelle \* ARABIC </w:instrText>
        </w:r>
      </w:ins>
      <w:r w:rsidR="00F73840">
        <w:fldChar w:fldCharType="separate"/>
      </w:r>
      <w:ins w:id="1768" w:author="Maximilian Schmitz" w:date="2015-06-19T09:20:00Z">
        <w:r w:rsidR="00867956">
          <w:rPr>
            <w:noProof/>
          </w:rPr>
          <w:t>3</w:t>
        </w:r>
      </w:ins>
      <w:ins w:id="1769" w:author="Maximilian Schmitz" w:date="2015-06-19T09:18:00Z">
        <w:r w:rsidR="00F73840">
          <w:fldChar w:fldCharType="end"/>
        </w:r>
      </w:ins>
      <w:ins w:id="1770" w:author="Maximilian Schmitz" w:date="2015-06-14T11:04:00Z">
        <w:r>
          <w:t xml:space="preserve">: Aktive Funktionen der </w:t>
        </w:r>
      </w:ins>
      <w:ins w:id="1771" w:author="Maximilian Schmitz" w:date="2015-06-17T15:32:00Z">
        <w:r w:rsidR="003227D0">
          <w:t>Skriptschnittstelle</w:t>
        </w:r>
      </w:ins>
      <w:bookmarkEnd w:id="1765"/>
    </w:p>
    <w:p w14:paraId="460BB0A3" w14:textId="77777777" w:rsidR="00201692" w:rsidRPr="00915AB6" w:rsidRDefault="00201692">
      <w:pPr>
        <w:rPr>
          <w:ins w:id="1772" w:author="Maximilian Schmitz" w:date="2015-06-14T11:09:00Z"/>
        </w:rPr>
        <w:pPrChange w:id="1773" w:author="Maximilian Schmitz" w:date="2015-06-14T21:17:00Z">
          <w:pPr>
            <w:pStyle w:val="berschrift1"/>
          </w:pPr>
        </w:pPrChange>
      </w:pPr>
    </w:p>
    <w:p w14:paraId="49843E3F" w14:textId="77777777" w:rsidR="007119C0" w:rsidRDefault="00201692">
      <w:pPr>
        <w:rPr>
          <w:ins w:id="1774" w:author="Maximilian Schmitz" w:date="2015-06-14T21:09:00Z"/>
        </w:rPr>
        <w:pPrChange w:id="1775" w:author="Maximilian Schmitz" w:date="2015-06-14T11:09:00Z">
          <w:pPr>
            <w:pStyle w:val="berschrift1"/>
          </w:pPr>
        </w:pPrChange>
      </w:pPr>
      <w:ins w:id="1776" w:author="Maximilian Schmitz" w:date="2015-06-14T21:08:00Z">
        <w:r>
          <w:lastRenderedPageBreak/>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777" w:author="Maximilian Schmitz" w:date="2015-06-14T21:09:00Z"/>
        </w:rPr>
        <w:pPrChange w:id="1778" w:author="Maximilian Schmitz" w:date="2015-06-14T11:09:00Z">
          <w:pPr>
            <w:pStyle w:val="berschrift1"/>
          </w:pPr>
        </w:pPrChange>
      </w:pPr>
      <w:ins w:id="1779"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780" w:author="Maximilian Schmitz" w:date="2015-06-14T21:13:00Z"/>
        </w:rPr>
        <w:pPrChange w:id="1781" w:author="Maximilian Schmitz" w:date="2015-06-14T11:09:00Z">
          <w:pPr>
            <w:pStyle w:val="berschrift1"/>
          </w:pPr>
        </w:pPrChange>
      </w:pPr>
      <w:ins w:id="1782" w:author="Maximilian Schmitz" w:date="2015-06-14T21:12:00Z">
        <w:r>
          <w:t xml:space="preserve">Auch die Kommunikation zwischen den Spielern </w:t>
        </w:r>
      </w:ins>
      <w:ins w:id="1783"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784" w:author="Maximilian Schmitz" w:date="2015-06-14T21:16:00Z"/>
        </w:rPr>
        <w:pPrChange w:id="1785" w:author="Maximilian Schmitz" w:date="2015-06-14T11:09:00Z">
          <w:pPr>
            <w:pStyle w:val="berschrift1"/>
          </w:pPr>
        </w:pPrChange>
      </w:pPr>
    </w:p>
    <w:p w14:paraId="0C7F866D" w14:textId="77777777" w:rsidR="00D176AD" w:rsidRDefault="000036F2">
      <w:pPr>
        <w:rPr>
          <w:ins w:id="1786" w:author="Maximilian Schmitz" w:date="2015-06-14T21:36:00Z"/>
        </w:rPr>
        <w:pPrChange w:id="1787" w:author="Maximilian Schmitz" w:date="2015-06-14T11:09:00Z">
          <w:pPr>
            <w:pStyle w:val="berschrift1"/>
          </w:pPr>
        </w:pPrChange>
      </w:pPr>
      <w:ins w:id="1788" w:author="Maximilian Schmitz" w:date="2015-06-14T21:30:00Z">
        <w:r>
          <w:t xml:space="preserve">Mit den oben vorgestellten Funktionen </w:t>
        </w:r>
      </w:ins>
      <w:ins w:id="1789"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790" w:author="Maximilian Schmitz" w:date="2015-06-14T21:36:00Z">
        <w:r w:rsidR="00D176AD">
          <w:t>dieser Daten kann entschieden werden welche Aktion des Spielers ausgelöst werden sollte.</w:t>
        </w:r>
      </w:ins>
    </w:p>
    <w:p w14:paraId="1354B5E1" w14:textId="77777777" w:rsidR="00201692" w:rsidRDefault="00D176AD">
      <w:pPr>
        <w:rPr>
          <w:ins w:id="1791" w:author="Maximilian Schmitz" w:date="2015-06-14T21:44:00Z"/>
        </w:rPr>
        <w:pPrChange w:id="1792" w:author="Maximilian Schmitz" w:date="2015-06-14T11:09:00Z">
          <w:pPr>
            <w:pStyle w:val="berschrift1"/>
          </w:pPr>
        </w:pPrChange>
      </w:pPr>
      <w:ins w:id="1793" w:author="Maximilian Schmitz" w:date="2015-06-14T21:36:00Z">
        <w:r>
          <w:t xml:space="preserve">Der Vorteil eines Entscheidungsbaums liegt darin, dass er einfach verständlich und nachvollziehbar ist. Somit lässt er sich auch verhältnismäßig leicht formulieren. </w:t>
        </w:r>
      </w:ins>
      <w:ins w:id="1794" w:author="Maximilian Schmitz" w:date="2015-06-14T21:38:00Z">
        <w:r>
          <w:t xml:space="preserve">Dieser Vorteil relativiert sich allerdings durch die Tatsache, dass auch Entscheidungsbäume bei steigender Komplexität an Übersichtlichkeit verlieren. </w:t>
        </w:r>
      </w:ins>
      <w:ins w:id="1795" w:author="Maximilian Schmitz" w:date="2015-06-14T21:39:00Z">
        <w:r>
          <w:t xml:space="preserve">Vor allem dadurch, dass hier nicht nur binäre Entscheidungsbäume eingesetzt werden, lassen </w:t>
        </w:r>
      </w:ins>
      <w:ins w:id="1796" w:author="Maximilian Schmitz" w:date="2015-06-14T21:42:00Z">
        <w:r>
          <w:t>unüberschaubare, stark verzweigte Bäume zu. Binäre Entscheidungsbäume verzweig</w:t>
        </w:r>
        <w:r w:rsidR="00E71BBD">
          <w:t>en sich an jedem Kno</w:t>
        </w:r>
        <w:r>
          <w:t>ten in genau zwei Richtungen</w:t>
        </w:r>
      </w:ins>
      <w:ins w:id="1797" w:author="Maximilian Schmitz" w:date="2015-06-14T21:44:00Z">
        <w:r w:rsidR="00E71BBD">
          <w:t>.</w:t>
        </w:r>
      </w:ins>
      <w:ins w:id="1798" w:author="Maximilian Schmitz" w:date="2015-06-14T21:46:00Z">
        <w:r w:rsidR="00E71BBD">
          <w:t xml:space="preserve"> Dadurch entstehen in der Regel </w:t>
        </w:r>
      </w:ins>
      <w:ins w:id="1799" w:author="Maximilian Schmitz" w:date="2015-06-14T21:47:00Z">
        <w:r w:rsidR="00E71BBD">
          <w:t>schmale, tiefe Bäume.</w:t>
        </w:r>
      </w:ins>
    </w:p>
    <w:p w14:paraId="33D227A5" w14:textId="77777777" w:rsidR="00E71BBD" w:rsidRDefault="00E71BBD">
      <w:pPr>
        <w:rPr>
          <w:ins w:id="1800" w:author="Maximilian Schmitz" w:date="2015-06-14T21:47:00Z"/>
        </w:rPr>
        <w:pPrChange w:id="1801" w:author="Maximilian Schmitz" w:date="2015-06-14T11:09:00Z">
          <w:pPr>
            <w:pStyle w:val="berschrift1"/>
          </w:pPr>
        </w:pPrChange>
      </w:pPr>
      <w:ins w:id="1802" w:author="Maximilian Schmitz" w:date="2015-06-14T21:45:00Z">
        <w:r>
          <w:t xml:space="preserve">Die hier für die Entscheidungen herangezogenen Informationen </w:t>
        </w:r>
      </w:ins>
      <w:ins w:id="1803" w:author="Maximilian Schmitz" w:date="2015-06-14T21:46:00Z">
        <w:r>
          <w:t xml:space="preserve">lassen </w:t>
        </w:r>
      </w:ins>
      <w:ins w:id="1804"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805" w:author="Maximilian Schmitz" w:date="2015-06-14T21:48:00Z"/>
        </w:rPr>
        <w:pPrChange w:id="1806" w:author="Maximilian Schmitz" w:date="2015-06-14T11:09:00Z">
          <w:pPr>
            <w:pStyle w:val="berschrift1"/>
          </w:pPr>
        </w:pPrChange>
      </w:pPr>
    </w:p>
    <w:p w14:paraId="79BFA3B9" w14:textId="77777777" w:rsidR="00986767" w:rsidRDefault="003D5A6B">
      <w:pPr>
        <w:rPr>
          <w:ins w:id="1807" w:author="Maximilian Schmitz" w:date="2015-06-15T21:20:00Z"/>
        </w:rPr>
        <w:pPrChange w:id="1808" w:author="Maximilian Schmitz" w:date="2015-06-14T11:09:00Z">
          <w:pPr>
            <w:pStyle w:val="berschrift1"/>
          </w:pPr>
        </w:pPrChange>
      </w:pPr>
      <w:ins w:id="1809" w:author="Maximilian Schmitz" w:date="2015-06-14T21:48:00Z">
        <w:r>
          <w:lastRenderedPageBreak/>
          <w:t xml:space="preserve">Im Folgenden wird beispielhaft ein Teil eines Entscheidungsbaums vorgestellt, der feststellt, </w:t>
        </w:r>
      </w:ins>
      <w:ins w:id="1810"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811" w:author="Maximilian Schmitz" w:date="2015-06-19T09:20:00Z">
        <w:r w:rsidR="00867956">
          <w:t xml:space="preserve">Abbildung </w:t>
        </w:r>
        <w:r w:rsidR="00867956">
          <w:rPr>
            <w:noProof/>
          </w:rPr>
          <w:t>1</w:t>
        </w:r>
      </w:ins>
      <w:ins w:id="1812"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813" w:author="Maximilian Schmitz" w:date="2015-06-16T21:37:00Z"/>
        </w:rPr>
        <w:pPrChange w:id="1814" w:author="Maximilian Schmitz" w:date="2015-06-14T11:09:00Z">
          <w:pPr>
            <w:pStyle w:val="berschrift1"/>
          </w:pPr>
        </w:pPrChange>
      </w:pPr>
      <w:ins w:id="1815" w:author="Maximilian Schmitz" w:date="2015-06-16T21:24:00Z">
        <w:r>
          <w:t>Zunächst wird geprüft, ob der Ball in einer bestimmten Entfernung zum Spieler ist. Der Spieler soll daraufhin den Ball annehmen</w:t>
        </w:r>
      </w:ins>
      <w:ins w:id="1816" w:author="Maximilian Schmitz" w:date="2015-06-16T21:25:00Z">
        <w:r>
          <w:t xml:space="preserve">. </w:t>
        </w:r>
      </w:ins>
      <w:ins w:id="1817"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818" w:author="Maximilian Schmitz" w:date="2015-06-16T21:33:00Z">
        <w:r w:rsidR="004267D3">
          <w:t xml:space="preserve">die Position </w:t>
        </w:r>
      </w:ins>
      <w:ins w:id="1819" w:author="Maximilian Schmitz" w:date="2015-06-16T21:34:00Z">
        <w:r w:rsidR="004267D3">
          <w:t>des am nächsten zum Tor gelegenen Spielers</w:t>
        </w:r>
      </w:ins>
      <w:ins w:id="1820" w:author="Maximilian Schmitz" w:date="2015-06-16T21:33:00Z">
        <w:r w:rsidR="004267D3">
          <w:t xml:space="preserve"> gespeichert. Diese Position wird für einen späteren Pass benötigt.</w:t>
        </w:r>
      </w:ins>
      <w:ins w:id="1821" w:author="Maximilian Schmitz" w:date="2015-06-16T21:35:00Z">
        <w:r w:rsidR="004267D3">
          <w:t xml:space="preserve"> Die Überlegung dabei ist, dass ein Spieler</w:t>
        </w:r>
      </w:ins>
      <w:ins w:id="1822" w:author="Maximilian Schmitz" w:date="2015-06-16T21:36:00Z">
        <w:r w:rsidR="004267D3">
          <w:t>,</w:t>
        </w:r>
      </w:ins>
      <w:ins w:id="1823" w:author="Maximilian Schmitz" w:date="2015-06-16T21:35:00Z">
        <w:r w:rsidR="004267D3">
          <w:t xml:space="preserve"> der schon näher am gegnerischen Tor steht,</w:t>
        </w:r>
      </w:ins>
      <w:ins w:id="1824" w:author="Maximilian Schmitz" w:date="2015-06-16T21:36:00Z">
        <w:r w:rsidR="004267D3">
          <w:t xml:space="preserve"> nicht mehr </w:t>
        </w:r>
        <w:proofErr w:type="spellStart"/>
        <w:r w:rsidR="004267D3">
          <w:t>so weit</w:t>
        </w:r>
        <w:proofErr w:type="spellEnd"/>
        <w:r w:rsidR="004267D3">
          <w:t xml:space="preserve"> laufen muss mit dem Ball</w:t>
        </w:r>
      </w:ins>
      <w:ins w:id="1825" w:author="Maximilian Schmitz" w:date="2015-06-16T21:37:00Z">
        <w:r w:rsidR="004267D3">
          <w:t>. Dabei sinkt das Risiko den Ball zu verlieren und somit steigt die Chance ein Tor zu erzielen.</w:t>
        </w:r>
      </w:ins>
    </w:p>
    <w:p w14:paraId="34C1372B" w14:textId="77777777" w:rsidR="004267D3" w:rsidRDefault="004267D3">
      <w:pPr>
        <w:rPr>
          <w:ins w:id="1826" w:author="Maximilian Schmitz" w:date="2015-06-16T21:45:00Z"/>
        </w:rPr>
        <w:pPrChange w:id="1827" w:author="Maximilian Schmitz" w:date="2015-06-14T11:09:00Z">
          <w:pPr>
            <w:pStyle w:val="berschrift1"/>
          </w:pPr>
        </w:pPrChange>
      </w:pPr>
      <w:ins w:id="1828" w:author="Maximilian Schmitz" w:date="2015-06-16T21:37:00Z">
        <w:r>
          <w:t xml:space="preserve">Wenn ermittelt wird, dass der Spieler bereits </w:t>
        </w:r>
      </w:ins>
      <w:ins w:id="1829" w:author="Maximilian Schmitz" w:date="2015-06-16T21:38:00Z">
        <w:r>
          <w:t>derjenige</w:t>
        </w:r>
      </w:ins>
      <w:ins w:id="1830" w:author="Maximilian Schmitz" w:date="2015-06-16T21:37:00Z">
        <w:r>
          <w:t xml:space="preserve"> ist, der am näch</w:t>
        </w:r>
      </w:ins>
      <w:ins w:id="1831" w:author="Maximilian Schmitz" w:date="2015-06-16T21:38:00Z">
        <w:r>
          <w:t>s</w:t>
        </w:r>
      </w:ins>
      <w:ins w:id="1832" w:author="Maximilian Schmitz" w:date="2015-06-16T21:37:00Z">
        <w:r>
          <w:t>ten am Tor ist</w:t>
        </w:r>
      </w:ins>
      <w:ins w:id="1833" w:author="Maximilian Schmitz" w:date="2015-06-16T21:40:00Z">
        <w:r>
          <w:t xml:space="preserve">, wird geprüft, ob ein gegnerischer Spieler in unmittelbarer Nähe befindet. </w:t>
        </w:r>
      </w:ins>
      <w:ins w:id="1834"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835" w:author="Maximilian Schmitz" w:date="2015-06-16T21:44:00Z">
        <w:r w:rsidR="00F776C9">
          <w:t>der hier gesteuerte Spieler.</w:t>
        </w:r>
      </w:ins>
    </w:p>
    <w:p w14:paraId="736E367F" w14:textId="77777777" w:rsidR="00AA653A" w:rsidRDefault="00AA653A">
      <w:pPr>
        <w:rPr>
          <w:ins w:id="1836" w:author="Maximilian Schmitz" w:date="2015-06-16T21:47:00Z"/>
        </w:rPr>
        <w:pPrChange w:id="1837" w:author="Maximilian Schmitz" w:date="2015-06-14T11:09:00Z">
          <w:pPr>
            <w:pStyle w:val="berschrift1"/>
          </w:pPr>
        </w:pPrChange>
      </w:pPr>
      <w:ins w:id="1838"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839" w:author="Maximilian Schmitz" w:date="2015-06-15T21:16:00Z"/>
        </w:rPr>
        <w:pPrChange w:id="1840" w:author="Maximilian Schmitz" w:date="2015-06-14T11:09:00Z">
          <w:pPr>
            <w:pStyle w:val="berschrift1"/>
          </w:pPr>
        </w:pPrChange>
      </w:pPr>
      <w:ins w:id="1841" w:author="Maximilian Schmitz" w:date="2015-06-16T21:47:00Z">
        <w:r>
          <w:t xml:space="preserve">Wenn der Spieler nicht abspielen soll, prüft er seine Distanz zum Tor und wagt daraufhin einen Torschuss oder </w:t>
        </w:r>
      </w:ins>
      <w:ins w:id="1842" w:author="Maximilian Schmitz" w:date="2015-06-16T21:48:00Z">
        <w:r>
          <w:t>spielt den Ball leicht Richtung Tor um dann nachzulaufen.</w:t>
        </w:r>
      </w:ins>
    </w:p>
    <w:p w14:paraId="00E2E2E4" w14:textId="77777777" w:rsidR="004B4A71" w:rsidRDefault="00011EF1">
      <w:pPr>
        <w:keepNext/>
        <w:rPr>
          <w:ins w:id="1843" w:author="Maximilian Schmitz" w:date="2015-06-15T21:17:00Z"/>
        </w:rPr>
        <w:pPrChange w:id="1844" w:author="Maximilian Schmitz" w:date="2015-06-15T21:17:00Z">
          <w:pPr/>
        </w:pPrChange>
      </w:pPr>
      <w:ins w:id="1845" w:author="Maximilian Schmitz" w:date="2015-06-15T21:16:00Z">
        <w:r>
          <w:lastRenderedPageBreak/>
          <w:pict w14:anchorId="005BC6E2">
            <v:shape id="_x0000_i1027" type="#_x0000_t75" style="width:454.1pt;height:511.95pt">
              <v:imagedata r:id="rId23" o:title="Unbenannt"/>
            </v:shape>
          </w:pict>
        </w:r>
      </w:ins>
    </w:p>
    <w:p w14:paraId="1B26F097" w14:textId="77777777" w:rsidR="004B4A71" w:rsidRDefault="004B4A71">
      <w:pPr>
        <w:pStyle w:val="Beschriftung"/>
        <w:rPr>
          <w:ins w:id="1846" w:author="Maximilian Schmitz" w:date="2015-06-16T21:49:00Z"/>
        </w:rPr>
        <w:pPrChange w:id="1847" w:author="Maximilian Schmitz" w:date="2015-06-15T21:17:00Z">
          <w:pPr>
            <w:pStyle w:val="berschrift1"/>
          </w:pPr>
        </w:pPrChange>
      </w:pPr>
      <w:bookmarkStart w:id="1848" w:name="_Toc422468980"/>
      <w:ins w:id="1849" w:author="Maximilian Schmitz" w:date="2015-06-15T21:17:00Z">
        <w:r>
          <w:t xml:space="preserve">Abbildung </w:t>
        </w:r>
        <w:r>
          <w:fldChar w:fldCharType="begin"/>
        </w:r>
        <w:r>
          <w:instrText xml:space="preserve"> SEQ Abbildung \* ARABIC </w:instrText>
        </w:r>
      </w:ins>
      <w:r>
        <w:fldChar w:fldCharType="separate"/>
      </w:r>
      <w:ins w:id="1850" w:author="Maximilian Schmitz" w:date="2015-06-19T09:20:00Z">
        <w:r w:rsidR="00867956">
          <w:rPr>
            <w:noProof/>
          </w:rPr>
          <w:t>8</w:t>
        </w:r>
      </w:ins>
      <w:ins w:id="1851" w:author="Maximilian Schmitz" w:date="2015-06-15T21:17:00Z">
        <w:r>
          <w:fldChar w:fldCharType="end"/>
        </w:r>
        <w:r>
          <w:t>: Beispiel einer künstlichen Intelligenz</w:t>
        </w:r>
      </w:ins>
      <w:bookmarkEnd w:id="1848"/>
    </w:p>
    <w:p w14:paraId="3FE88754" w14:textId="77777777" w:rsidR="000226C9" w:rsidRDefault="000226C9">
      <w:pPr>
        <w:rPr>
          <w:ins w:id="1852" w:author="Maximilian Schmitz" w:date="2015-06-16T21:49:00Z"/>
        </w:rPr>
        <w:pPrChange w:id="1853" w:author="Maximilian Schmitz" w:date="2015-06-16T21:49:00Z">
          <w:pPr>
            <w:pStyle w:val="berschrift1"/>
          </w:pPr>
        </w:pPrChange>
      </w:pPr>
    </w:p>
    <w:p w14:paraId="569C88E1" w14:textId="77777777" w:rsidR="000226C9" w:rsidRDefault="000226C9">
      <w:pPr>
        <w:rPr>
          <w:ins w:id="1854" w:author="Maximilian Schmitz" w:date="2015-06-16T21:54:00Z"/>
        </w:rPr>
        <w:pPrChange w:id="1855" w:author="Maximilian Schmitz" w:date="2015-06-16T21:49:00Z">
          <w:pPr>
            <w:pStyle w:val="berschrift1"/>
          </w:pPr>
        </w:pPrChange>
      </w:pPr>
      <w:ins w:id="1856" w:author="Maximilian Schmitz" w:date="2015-06-16T21:49:00Z">
        <w:r>
          <w:t xml:space="preserve">Der oben beschriebene Entscheidungsbaum ist verhältnismäßig klein und übersichtlich. Außerdem arbeitet er nur </w:t>
        </w:r>
      </w:ins>
      <w:ins w:id="1857" w:author="Maximilian Schmitz" w:date="2015-06-16T21:50:00Z">
        <w:r>
          <w:t xml:space="preserve">eine einzelne Situation ab. Um die gesamt Intelligenz des Spielers zu beschreiben sind deutlich mehr Prüfungen zu machen und </w:t>
        </w:r>
        <w:r>
          <w:lastRenderedPageBreak/>
          <w:t xml:space="preserve">mehr </w:t>
        </w:r>
      </w:ins>
      <w:ins w:id="1858" w:author="Maximilian Schmitz" w:date="2015-06-16T21:52:00Z">
        <w:r>
          <w:t xml:space="preserve">Informationen zu berücksichtigt. </w:t>
        </w:r>
      </w:ins>
      <w:ins w:id="1859" w:author="Maximilian Schmitz" w:date="2015-06-16T21:53:00Z">
        <w:r w:rsidR="00A12EBB">
          <w:t>Der oben gezeigt Ausschnitt ist deshalb nur als Beispiel für einen möglichen Entscheidungsbaum zu sehen und soll die grundlegende</w:t>
        </w:r>
      </w:ins>
      <w:ins w:id="1860" w:author="Maximilian Schmitz" w:date="2015-06-16T21:54:00Z">
        <w:r w:rsidR="009E1F6B">
          <w:t>n Möglichkeiten demonstrieren.</w:t>
        </w:r>
      </w:ins>
      <w:ins w:id="1861" w:author="Maximilian Schmitz" w:date="2015-06-16T21:57:00Z">
        <w:r w:rsidR="00FA6895">
          <w:t xml:space="preserve"> Dieses Beispiel berücksichtigt zwar schon Interaktionen zwischen den Spielern, es kann aber noch nicht von einer gemeins</w:t>
        </w:r>
      </w:ins>
      <w:ins w:id="1862" w:author="Maximilian Schmitz" w:date="2015-06-16T21:58:00Z">
        <w:r w:rsidR="00FA6895">
          <w:t>amen Strategie oder gar von einer verteilten künstlichen Intelligenz gesprochen werden.</w:t>
        </w:r>
      </w:ins>
    </w:p>
    <w:p w14:paraId="4E3BFC59" w14:textId="77777777" w:rsidR="004C35F2" w:rsidRDefault="004C35F2">
      <w:pPr>
        <w:rPr>
          <w:ins w:id="1863" w:author="Maximilian Schmitz" w:date="2015-06-16T21:54:00Z"/>
        </w:rPr>
        <w:pPrChange w:id="1864" w:author="Maximilian Schmitz" w:date="2015-06-16T21:49:00Z">
          <w:pPr>
            <w:pStyle w:val="berschrift1"/>
          </w:pPr>
        </w:pPrChange>
      </w:pPr>
    </w:p>
    <w:p w14:paraId="6E4CCFA6" w14:textId="77777777" w:rsidR="004C35F2" w:rsidRPr="00915AB6" w:rsidRDefault="004C35F2">
      <w:pPr>
        <w:rPr>
          <w:ins w:id="1865" w:author="Maximilian Schmitz" w:date="2015-06-05T06:51:00Z"/>
        </w:rPr>
        <w:pPrChange w:id="1866" w:author="Maximilian Schmitz" w:date="2015-06-16T21:49:00Z">
          <w:pPr>
            <w:pStyle w:val="berschrift1"/>
          </w:pPr>
        </w:pPrChange>
      </w:pPr>
      <w:ins w:id="1867"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1868" w:author="Michael K." w:date="2015-07-02T13:52:00Z"/>
        </w:rPr>
      </w:pPr>
      <w:r w:rsidRPr="00FC5721">
        <w:br w:type="page"/>
      </w:r>
      <w:bookmarkStart w:id="1869" w:name="_Toc422468966"/>
      <w:r w:rsidR="003D51AD">
        <w:lastRenderedPageBreak/>
        <w:t>Ausblick</w:t>
      </w:r>
      <w:bookmarkEnd w:id="1869"/>
    </w:p>
    <w:p w14:paraId="57585324" w14:textId="2AB40E2D" w:rsidR="003971A1" w:rsidRDefault="003971A1">
      <w:pPr>
        <w:rPr>
          <w:ins w:id="1870" w:author="Michael K." w:date="2015-07-02T13:54:00Z"/>
        </w:rPr>
        <w:pPrChange w:id="1871" w:author="Michael K." w:date="2015-07-02T13:52:00Z">
          <w:pPr>
            <w:pStyle w:val="berschrift1"/>
            <w:numPr>
              <w:numId w:val="0"/>
            </w:numPr>
          </w:pPr>
        </w:pPrChange>
      </w:pPr>
      <w:ins w:id="1872" w:author="Michael K." w:date="2015-07-02T13:52:00Z">
        <w:r>
          <w:t xml:space="preserve">Im folgenden Kapitel wird aufgezeigt, welche Erweiterungsmöglichkeiten es für zukünftige Studienarbeiten gibt, </w:t>
        </w:r>
      </w:ins>
      <w:ins w:id="1873" w:author="Michael K." w:date="2015-07-02T13:54:00Z">
        <w:r>
          <w:t xml:space="preserve">welche sich mit dem Thema </w:t>
        </w:r>
        <w:proofErr w:type="spellStart"/>
        <w:r>
          <w:t>Unreal</w:t>
        </w:r>
      </w:ins>
      <w:ins w:id="1874" w:author="Admin" w:date="2015-07-06T14:55:00Z">
        <w:r w:rsidR="0041383A">
          <w:t>C</w:t>
        </w:r>
      </w:ins>
      <w:ins w:id="1875" w:author="Michael K." w:date="2015-07-02T13:54:00Z">
        <w:del w:id="1876" w:author="Admin" w:date="2015-07-06T14:55:00Z">
          <w:r w:rsidDel="0041383A">
            <w:delText>c</w:delText>
          </w:r>
        </w:del>
        <w:r>
          <w:t>up</w:t>
        </w:r>
        <w:proofErr w:type="spellEnd"/>
        <w:r>
          <w:t xml:space="preserve"> beschäftigen.</w:t>
        </w:r>
      </w:ins>
    </w:p>
    <w:p w14:paraId="727A7CEB" w14:textId="77777777" w:rsidR="003971A1" w:rsidRPr="003971A1" w:rsidRDefault="003971A1">
      <w:pPr>
        <w:pPrChange w:id="1877" w:author="Michael K." w:date="2015-07-02T13:52:00Z">
          <w:pPr>
            <w:pStyle w:val="berschrift1"/>
            <w:numPr>
              <w:numId w:val="0"/>
            </w:numPr>
          </w:pPr>
        </w:pPrChange>
      </w:pPr>
    </w:p>
    <w:p w14:paraId="60173257" w14:textId="77777777" w:rsidR="00321258" w:rsidRDefault="00321258" w:rsidP="00321258">
      <w:pPr>
        <w:rPr>
          <w:ins w:id="1878" w:author="Michael K." w:date="2015-07-01T14:39:00Z"/>
        </w:rPr>
      </w:pPr>
      <w:commentRangeStart w:id="1879"/>
      <w:ins w:id="1880" w:author="Michael K." w:date="2015-07-01T14:39:00Z">
        <w:r>
          <w:t>Regeln</w:t>
        </w:r>
      </w:ins>
      <w:commentRangeEnd w:id="1879"/>
      <w:r w:rsidR="0041383A">
        <w:rPr>
          <w:rStyle w:val="Kommentarzeichen"/>
        </w:rPr>
        <w:commentReference w:id="1879"/>
      </w:r>
      <w:ins w:id="1881" w:author="Michael K." w:date="2015-07-01T14:39:00Z">
        <w:r>
          <w:t>:</w:t>
        </w:r>
      </w:ins>
    </w:p>
    <w:p w14:paraId="74F30DE4" w14:textId="77777777" w:rsidR="00321258" w:rsidRDefault="00321258" w:rsidP="00321258">
      <w:pPr>
        <w:rPr>
          <w:ins w:id="1882" w:author="Michael K." w:date="2015-07-01T14:39:00Z"/>
        </w:rPr>
      </w:pPr>
      <w:ins w:id="1883"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884" w:author="Michael K." w:date="2015-07-01T14:40:00Z">
        <w:r>
          <w:t>läuft</w:t>
        </w:r>
      </w:ins>
      <w:ins w:id="1885"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1886" w:author="Michael K." w:date="2015-07-01T14:39:00Z"/>
        </w:rPr>
      </w:pPr>
    </w:p>
    <w:p w14:paraId="714BC0B9" w14:textId="77777777" w:rsidR="00321258" w:rsidRDefault="00321258" w:rsidP="00321258">
      <w:pPr>
        <w:rPr>
          <w:ins w:id="1887" w:author="Michael K." w:date="2015-07-01T14:39:00Z"/>
        </w:rPr>
      </w:pPr>
      <w:ins w:id="1888" w:author="Michael K." w:date="2015-07-01T14:39:00Z">
        <w:r>
          <w:t>Grafik:</w:t>
        </w:r>
      </w:ins>
    </w:p>
    <w:p w14:paraId="022D700C" w14:textId="77777777" w:rsidR="00321258" w:rsidRDefault="00321258" w:rsidP="00321258">
      <w:pPr>
        <w:rPr>
          <w:ins w:id="1889" w:author="Michael K." w:date="2015-07-01T14:54:00Z"/>
        </w:rPr>
      </w:pPr>
      <w:ins w:id="1890"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1891" w:author="Michael K." w:date="2015-07-01T14:41:00Z">
        <w:r>
          <w:t xml:space="preserve">Die verwendete Unreal Engine 4 </w:t>
        </w:r>
      </w:ins>
      <w:ins w:id="1892" w:author="Michael K." w:date="2015-07-01T14:44:00Z">
        <w:r>
          <w:t>ist eines der neusten und fortschrittlichsten Produkte im Bereich der Spiele</w:t>
        </w:r>
      </w:ins>
      <w:ins w:id="1893" w:author="Michael K." w:date="2015-07-01T14:45:00Z">
        <w:r>
          <w:t>-</w:t>
        </w:r>
        <w:proofErr w:type="spellStart"/>
        <w:r>
          <w:t>Engines</w:t>
        </w:r>
        <w:proofErr w:type="spellEnd"/>
        <w:r>
          <w:t xml:space="preserve"> und bietet daher die Möglichkeit aufwendige Effekte, Animationen und </w:t>
        </w:r>
      </w:ins>
      <w:ins w:id="1894" w:author="Michael K." w:date="2015-07-01T14:46:00Z">
        <w:r>
          <w:t>detaillierte</w:t>
        </w:r>
      </w:ins>
      <w:ins w:id="1895" w:author="Michael K." w:date="2015-07-01T14:45:00Z">
        <w:r>
          <w:t xml:space="preserve"> Umgebungen </w:t>
        </w:r>
      </w:ins>
      <w:ins w:id="1896" w:author="Michael K." w:date="2015-07-01T14:44:00Z">
        <w:r>
          <w:t xml:space="preserve"> </w:t>
        </w:r>
      </w:ins>
      <w:ins w:id="1897" w:author="Michael K." w:date="2015-07-01T14:46:00Z">
        <w:r>
          <w:t>darzustellen. So könnte das Aussehen der Spieler individuell gestaltet werden, jeweils mit aufwendiger Simulation der Haare oder realistische Bewegungen seines Triko</w:t>
        </w:r>
      </w:ins>
      <w:ins w:id="1898" w:author="Michael K." w:date="2015-07-01T14:47:00Z">
        <w:r>
          <w:t>t</w:t>
        </w:r>
      </w:ins>
      <w:ins w:id="1899" w:author="Michael K." w:date="2015-07-01T14:46:00Z">
        <w:r>
          <w:t xml:space="preserve">s. </w:t>
        </w:r>
      </w:ins>
      <w:ins w:id="1900" w:author="Michael K." w:date="2015-07-01T14:47:00Z">
        <w:r>
          <w:t xml:space="preserve">Sogenannte </w:t>
        </w:r>
        <w:proofErr w:type="spellStart"/>
        <w:r>
          <w:t>Shadereffekte</w:t>
        </w:r>
        <w:proofErr w:type="spellEnd"/>
        <w:r>
          <w:t xml:space="preserve"> können die Beleuchtung und die allgemeine Lichtstimmung drastisch beeinflussen </w:t>
        </w:r>
      </w:ins>
      <w:ins w:id="1901" w:author="Michael K." w:date="2015-07-01T14:48:00Z">
        <w:r>
          <w:t>und</w:t>
        </w:r>
      </w:ins>
      <w:ins w:id="1902" w:author="Michael K." w:date="2015-07-01T14:47:00Z">
        <w:r>
          <w:t xml:space="preserve"> </w:t>
        </w:r>
      </w:ins>
      <w:ins w:id="1903" w:author="Michael K." w:date="2015-07-01T14:48:00Z">
        <w:r>
          <w:t xml:space="preserve">so ein realistischeres Spielgefühl vermitteln. Mit dem Ausbau der Umgebung auf ein vollwertiges Fußballstadium </w:t>
        </w:r>
      </w:ins>
      <w:ins w:id="1904" w:author="Michael K." w:date="2015-07-01T14:49:00Z">
        <w:r w:rsidR="00230FED">
          <w:t xml:space="preserve">können in diesem Zuge die statische Lichtquelle durch dynamische, wie z.B. die </w:t>
        </w:r>
      </w:ins>
      <w:ins w:id="1905"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1906" w:author="Michael K." w:date="2015-07-01T14:51:00Z">
        <w:r w:rsidR="00230FED">
          <w:t>mehrerer</w:t>
        </w:r>
      </w:ins>
      <w:ins w:id="1907" w:author="Michael K." w:date="2015-07-01T14:50:00Z">
        <w:r w:rsidR="00230FED">
          <w:t xml:space="preserve"> </w:t>
        </w:r>
      </w:ins>
      <w:ins w:id="1908" w:author="Michael K." w:date="2015-07-01T14:51:00Z">
        <w:r w:rsidR="00230FED">
          <w:t>Schatten geworfen werden.</w:t>
        </w:r>
      </w:ins>
    </w:p>
    <w:p w14:paraId="24303322" w14:textId="77777777" w:rsidR="00230FED" w:rsidRDefault="00230FED" w:rsidP="00321258">
      <w:pPr>
        <w:rPr>
          <w:ins w:id="1909" w:author="Michael K." w:date="2015-07-01T14:51:00Z"/>
        </w:rPr>
      </w:pPr>
      <w:ins w:id="1910" w:author="Michael K." w:date="2015-07-01T14:54:00Z">
        <w:r>
          <w:t xml:space="preserve">Ein weiterer wichtiger Punkt bei einer möglichst glaubhaften Simulation sind die Bewegungen der einzelnen </w:t>
        </w:r>
      </w:ins>
      <w:ins w:id="1911" w:author="Michael K." w:date="2015-07-01T14:55:00Z">
        <w:r>
          <w:t>A</w:t>
        </w:r>
        <w:r w:rsidRPr="00230FED">
          <w:t>kteure</w:t>
        </w:r>
      </w:ins>
      <w:ins w:id="1912" w:author="Michael K." w:date="2015-07-01T14:54:00Z">
        <w:r>
          <w:t xml:space="preserve">, </w:t>
        </w:r>
      </w:ins>
      <w:ins w:id="1913" w:author="Michael K." w:date="2015-07-01T14:55:00Z">
        <w:r w:rsidR="003B6537">
          <w:t xml:space="preserve">in unserem Fall die Spieler. </w:t>
        </w:r>
      </w:ins>
      <w:ins w:id="1914" w:author="Michael K." w:date="2015-07-01T19:37:00Z">
        <w:r w:rsidR="003B6537">
          <w:t>Diese besitzen aktuell hauptsächlich Laufanimationen</w:t>
        </w:r>
      </w:ins>
      <w:ins w:id="1915" w:author="Michael K." w:date="2015-07-01T19:38:00Z">
        <w:r w:rsidR="00980EC9">
          <w:t xml:space="preserve">. </w:t>
        </w:r>
      </w:ins>
      <w:ins w:id="1916" w:author="Michael K." w:date="2015-07-02T12:33:00Z">
        <w:r w:rsidR="006440B1">
          <w:t>Weitere Animationen für die einzelnen Aktionen der Spieler sind möglich und würden z.B. die Effizient</w:t>
        </w:r>
        <w:r w:rsidR="00F40141">
          <w:t xml:space="preserve"> des Torwarts </w:t>
        </w:r>
      </w:ins>
      <w:ins w:id="1917" w:author="Michael K." w:date="2015-07-02T12:36:00Z">
        <w:r w:rsidR="00F40141">
          <w:t xml:space="preserve">durch die Möglichkeit von komplexen Sprungaktionen </w:t>
        </w:r>
      </w:ins>
      <w:ins w:id="1918" w:author="Michael K." w:date="2015-07-02T12:33:00Z">
        <w:r w:rsidR="00F40141">
          <w:t>deutlich erhöhen</w:t>
        </w:r>
      </w:ins>
      <w:ins w:id="1919" w:author="Michael K." w:date="2015-07-02T12:36:00Z">
        <w:r w:rsidR="00F40141">
          <w:t>.</w:t>
        </w:r>
      </w:ins>
    </w:p>
    <w:p w14:paraId="682670B9" w14:textId="77777777" w:rsidR="00321258" w:rsidRDefault="00321258" w:rsidP="00321258">
      <w:pPr>
        <w:rPr>
          <w:ins w:id="1920" w:author="Michael K." w:date="2015-07-02T13:55:00Z"/>
        </w:rPr>
      </w:pPr>
    </w:p>
    <w:p w14:paraId="25BF6417" w14:textId="77777777" w:rsidR="003971A1" w:rsidRDefault="003971A1" w:rsidP="00321258">
      <w:pPr>
        <w:rPr>
          <w:ins w:id="1921" w:author="Michael K." w:date="2015-07-01T14:44:00Z"/>
        </w:rPr>
      </w:pPr>
      <w:ins w:id="1922" w:author="Michael K." w:date="2015-07-02T13:55:00Z">
        <w:r>
          <w:t>Bedienung:</w:t>
        </w:r>
      </w:ins>
    </w:p>
    <w:p w14:paraId="3A6F9C00" w14:textId="7DD67C12" w:rsidR="00D0056B" w:rsidRDefault="00D0056B" w:rsidP="00321258">
      <w:pPr>
        <w:rPr>
          <w:ins w:id="1923" w:author="Michael K." w:date="2015-07-02T13:59:00Z"/>
        </w:rPr>
      </w:pPr>
      <w:ins w:id="1924" w:author="Michael K." w:date="2015-07-02T12:37:00Z">
        <w:r>
          <w:t xml:space="preserve">Ein Punkt, in dem der </w:t>
        </w:r>
        <w:proofErr w:type="spellStart"/>
        <w:r>
          <w:t>Unreal</w:t>
        </w:r>
      </w:ins>
      <w:ins w:id="1925" w:author="Admin" w:date="2015-07-06T14:58:00Z">
        <w:r w:rsidR="00D47FB4">
          <w:t>C</w:t>
        </w:r>
      </w:ins>
      <w:bookmarkStart w:id="1926" w:name="_GoBack"/>
      <w:bookmarkEnd w:id="1926"/>
      <w:ins w:id="1927" w:author="Michael K." w:date="2015-07-02T12:37:00Z">
        <w:del w:id="1928" w:author="Admin" w:date="2015-07-06T14:57:00Z">
          <w:r w:rsidDel="00D47FB4">
            <w:delText>c</w:delText>
          </w:r>
        </w:del>
        <w:r>
          <w:t>up</w:t>
        </w:r>
        <w:proofErr w:type="spellEnd"/>
        <w:r>
          <w:t xml:space="preserve"> erweitert werden könnte ist die sogenannte Usability. </w:t>
        </w:r>
      </w:ins>
      <w:ins w:id="1929"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1930" w:author="Michael K." w:date="2015-07-02T13:59:00Z">
        <w:r w:rsidR="00962E1A">
          <w:t>zu kontrollieren.</w:t>
        </w:r>
      </w:ins>
    </w:p>
    <w:p w14:paraId="66C07713" w14:textId="77777777" w:rsidR="00962E1A" w:rsidRDefault="00962E1A" w:rsidP="00321258">
      <w:pPr>
        <w:rPr>
          <w:ins w:id="1931" w:author="Michael K." w:date="2015-07-02T14:00:00Z"/>
        </w:rPr>
      </w:pPr>
    </w:p>
    <w:p w14:paraId="00A51442" w14:textId="77777777" w:rsidR="00962E1A" w:rsidRDefault="00962E1A" w:rsidP="00321258">
      <w:pPr>
        <w:rPr>
          <w:ins w:id="1932" w:author="Michael K." w:date="2015-07-02T14:00:00Z"/>
        </w:rPr>
      </w:pPr>
      <w:ins w:id="1933" w:author="Michael K." w:date="2015-07-02T14:00:00Z">
        <w:r>
          <w:t>Alternative Skriptsprachen:</w:t>
        </w:r>
      </w:ins>
    </w:p>
    <w:p w14:paraId="5806E138" w14:textId="77777777" w:rsidR="00962E1A" w:rsidRDefault="00962E1A" w:rsidP="00321258">
      <w:pPr>
        <w:rPr>
          <w:ins w:id="1934" w:author="Michael K." w:date="2015-07-02T14:06:00Z"/>
        </w:rPr>
      </w:pPr>
      <w:ins w:id="1935" w:author="Michael K." w:date="2015-07-02T14:00:00Z">
        <w:r>
          <w:t>Durch die Verwendete Architektur ist es möglich, neue Schnittstellen zu anderen Skriptsprachen zu implementieren.</w:t>
        </w:r>
      </w:ins>
      <w:ins w:id="1936" w:author="Michael K." w:date="2015-07-02T14:04:00Z">
        <w:r>
          <w:t xml:space="preserve"> </w:t>
        </w:r>
      </w:ins>
      <w:ins w:id="1937" w:author="Michael K." w:date="2015-07-02T14:05:00Z">
        <w:r>
          <w:t xml:space="preserve">Beispiele wären hier </w:t>
        </w:r>
        <w:proofErr w:type="spellStart"/>
        <w:r>
          <w:t>Phyton</w:t>
        </w:r>
        <w:proofErr w:type="spellEnd"/>
        <w:r>
          <w:t xml:space="preserve"> oder sogar </w:t>
        </w:r>
        <w:proofErr w:type="spellStart"/>
        <w:r>
          <w:t>Javascript</w:t>
        </w:r>
        <w:proofErr w:type="spellEnd"/>
        <w:r>
          <w:t xml:space="preserve">.  Dadurch kann eine größere Zielgruppe erreicht werden, da die Hürde des </w:t>
        </w:r>
      </w:ins>
      <w:ins w:id="1938" w:author="Michael K." w:date="2015-07-02T14:06:00Z">
        <w:r>
          <w:t>Lernens</w:t>
        </w:r>
      </w:ins>
      <w:ins w:id="1939" w:author="Michael K." w:date="2015-07-02T14:05:00Z">
        <w:r>
          <w:t xml:space="preserve"> einer neuen Skriptsprache entfällt.</w:t>
        </w:r>
      </w:ins>
      <w:ins w:id="1940" w:author="Michael K." w:date="2015-07-02T14:04:00Z">
        <w:r>
          <w:t xml:space="preserve"> </w:t>
        </w:r>
      </w:ins>
    </w:p>
    <w:p w14:paraId="1AFB18DC" w14:textId="77777777" w:rsidR="00C73DE4" w:rsidRDefault="00C73DE4" w:rsidP="00321258">
      <w:pPr>
        <w:rPr>
          <w:ins w:id="1941" w:author="Michael K." w:date="2015-07-02T14:06:00Z"/>
        </w:rPr>
      </w:pPr>
    </w:p>
    <w:p w14:paraId="2DF56400" w14:textId="77777777" w:rsidR="00C73DE4" w:rsidRDefault="00C73DE4" w:rsidP="00321258">
      <w:pPr>
        <w:rPr>
          <w:ins w:id="1942" w:author="Michael K." w:date="2015-07-02T14:06:00Z"/>
        </w:rPr>
      </w:pPr>
      <w:ins w:id="1943" w:author="Michael K." w:date="2015-07-02T14:06:00Z">
        <w:r>
          <w:t>Komplexere KIs:</w:t>
        </w:r>
      </w:ins>
    </w:p>
    <w:p w14:paraId="3A0A10B1" w14:textId="77777777" w:rsidR="00BB6D24" w:rsidRPr="00BB6D24" w:rsidRDefault="0007038A" w:rsidP="00BB6D24">
      <w:ins w:id="1944" w:author="Michael K." w:date="2015-07-02T14:18:00Z">
        <w:r>
          <w:t xml:space="preserve">Die mit dem Spiel eingereichten KIs haben einen nur sehr eingeschränkten Umfang. So spielen z.B. alle Spieler einer Mannschaft mit der gleichen Logik. </w:t>
        </w:r>
      </w:ins>
      <w:ins w:id="1945" w:author="Michael K." w:date="2015-07-02T14:21:00Z">
        <w:r>
          <w:t xml:space="preserve">Es wäre möglich die einzelnen Spieler mit unterschiedlichen KIs </w:t>
        </w:r>
      </w:ins>
      <w:ins w:id="1946" w:author="Michael K." w:date="2015-07-02T14:22:00Z">
        <w:r>
          <w:t xml:space="preserve">für die jeweiligen Positionen auszustatten. </w:t>
        </w:r>
      </w:ins>
      <w:ins w:id="1947"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1948" w:author="Michael K." w:date="2015-07-02T15:13:00Z"/>
        </w:rPr>
      </w:pPr>
      <w:r>
        <w:br w:type="page"/>
      </w:r>
      <w:bookmarkStart w:id="1949" w:name="_Toc422468967"/>
      <w:r w:rsidR="002D643B">
        <w:lastRenderedPageBreak/>
        <w:t>Fazit</w:t>
      </w:r>
      <w:bookmarkEnd w:id="1949"/>
    </w:p>
    <w:p w14:paraId="41145E37" w14:textId="77777777" w:rsidR="00AC4DD5" w:rsidRPr="00AC4DD5" w:rsidRDefault="00AC4DD5">
      <w:pPr>
        <w:pPrChange w:id="1950" w:author="Michael K." w:date="2015-07-02T15:13:00Z">
          <w:pPr>
            <w:pStyle w:val="berschrift1"/>
            <w:numPr>
              <w:numId w:val="0"/>
            </w:numPr>
          </w:pPr>
        </w:pPrChange>
      </w:pPr>
      <w:ins w:id="1951" w:author="Michael K." w:date="2015-07-02T15:13:00Z">
        <w:r>
          <w:t>Notizen: Vorlesungsinhalte, Neue Technologien</w:t>
        </w:r>
      </w:ins>
      <w:ins w:id="1952" w:author="Michael K." w:date="2015-07-02T15:14:00Z">
        <w:r>
          <w:t xml:space="preserve"> </w:t>
        </w:r>
        <w:r>
          <w:sym w:font="Wingdings" w:char="F0E0"/>
        </w:r>
        <w:r>
          <w:t xml:space="preserve"> Praxis</w:t>
        </w:r>
      </w:ins>
      <w:ins w:id="1953" w:author="Michael K." w:date="2015-07-02T15:13:00Z">
        <w:r>
          <w:t xml:space="preserve">, Zufrieden? </w:t>
        </w:r>
        <w:proofErr w:type="spellStart"/>
        <w:r>
          <w:t>Imagine</w:t>
        </w:r>
        <w:proofErr w:type="spellEnd"/>
        <w:r>
          <w:t xml:space="preserve"> Cup am Rande?</w:t>
        </w:r>
      </w:ins>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1954" w:name="_Toc422468968" w:displacedByCustomXml="next"/>
    <w:sdt>
      <w:sdtPr>
        <w:rPr>
          <w:b w:val="0"/>
          <w:kern w:val="0"/>
          <w:sz w:val="24"/>
        </w:rPr>
        <w:id w:val="-2062934921"/>
        <w:docPartObj>
          <w:docPartGallery w:val="Bibliographies"/>
          <w:docPartUnique/>
        </w:docPartObj>
      </w:sdtPr>
      <w:sdtContent>
        <w:p w14:paraId="4E309E71" w14:textId="77777777" w:rsidR="00235CFC" w:rsidRDefault="00235CFC" w:rsidP="00AC4DD5">
          <w:pPr>
            <w:pStyle w:val="berschrift1"/>
            <w:numPr>
              <w:ilvl w:val="0"/>
              <w:numId w:val="0"/>
            </w:numPr>
          </w:pPr>
          <w:r>
            <w:t>Literaturverzeichnis</w:t>
          </w:r>
          <w:bookmarkEnd w:id="1954"/>
        </w:p>
        <w:sdt>
          <w:sdtPr>
            <w:id w:val="111145805"/>
            <w:bibliography/>
          </w:sdt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1955" w:author="Maximilian Schmitz" w:date="2015-06-19T09:20:00Z"/>
                </w:trPr>
                <w:tc>
                  <w:tcPr>
                    <w:tcW w:w="50" w:type="pct"/>
                    <w:hideMark/>
                  </w:tcPr>
                  <w:p w14:paraId="0C9985F5" w14:textId="77777777" w:rsidR="00867956" w:rsidRDefault="00867956">
                    <w:pPr>
                      <w:pStyle w:val="Literaturverzeichnis"/>
                      <w:rPr>
                        <w:ins w:id="1956" w:author="Maximilian Schmitz" w:date="2015-06-19T09:20:00Z"/>
                        <w:noProof/>
                        <w:szCs w:val="24"/>
                      </w:rPr>
                    </w:pPr>
                    <w:ins w:id="1957"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1958" w:author="Maximilian Schmitz" w:date="2015-06-19T09:20:00Z"/>
                        <w:noProof/>
                        <w:lang w:val="en-GB"/>
                        <w:rPrChange w:id="1959" w:author="Maximilian Schmitz" w:date="2015-06-19T09:20:00Z">
                          <w:rPr>
                            <w:ins w:id="1960" w:author="Maximilian Schmitz" w:date="2015-06-19T09:20:00Z"/>
                            <w:noProof/>
                          </w:rPr>
                        </w:rPrChange>
                      </w:rPr>
                    </w:pPr>
                    <w:ins w:id="1961" w:author="Maximilian Schmitz" w:date="2015-06-19T09:20:00Z">
                      <w:r w:rsidRPr="00867956">
                        <w:rPr>
                          <w:noProof/>
                          <w:lang w:val="en-GB"/>
                          <w:rPrChange w:id="1962"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1963" w:author="Maximilian Schmitz" w:date="2015-06-19T09:20:00Z"/>
                </w:trPr>
                <w:tc>
                  <w:tcPr>
                    <w:tcW w:w="50" w:type="pct"/>
                    <w:hideMark/>
                  </w:tcPr>
                  <w:p w14:paraId="2BF4EDB5" w14:textId="77777777" w:rsidR="00867956" w:rsidRDefault="00867956">
                    <w:pPr>
                      <w:pStyle w:val="Literaturverzeichnis"/>
                      <w:rPr>
                        <w:ins w:id="1964" w:author="Maximilian Schmitz" w:date="2015-06-19T09:20:00Z"/>
                        <w:noProof/>
                      </w:rPr>
                    </w:pPr>
                    <w:ins w:id="1965"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1966" w:author="Maximilian Schmitz" w:date="2015-06-19T09:20:00Z"/>
                        <w:noProof/>
                      </w:rPr>
                    </w:pPr>
                    <w:ins w:id="1967"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1968" w:author="Maximilian Schmitz" w:date="2015-06-19T09:20:00Z"/>
                </w:trPr>
                <w:tc>
                  <w:tcPr>
                    <w:tcW w:w="50" w:type="pct"/>
                    <w:hideMark/>
                  </w:tcPr>
                  <w:p w14:paraId="4E8037ED" w14:textId="77777777" w:rsidR="00867956" w:rsidRDefault="00867956">
                    <w:pPr>
                      <w:pStyle w:val="Literaturverzeichnis"/>
                      <w:rPr>
                        <w:ins w:id="1969" w:author="Maximilian Schmitz" w:date="2015-06-19T09:20:00Z"/>
                        <w:noProof/>
                      </w:rPr>
                    </w:pPr>
                    <w:ins w:id="1970"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1971" w:author="Maximilian Schmitz" w:date="2015-06-19T09:20:00Z"/>
                        <w:noProof/>
                      </w:rPr>
                    </w:pPr>
                    <w:ins w:id="1972"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1973" w:author="Maximilian Schmitz" w:date="2015-06-19T09:20:00Z"/>
                  <w:noProof/>
                </w:rPr>
              </w:pPr>
            </w:p>
            <w:p w14:paraId="0FC1DA60" w14:textId="77777777" w:rsidR="00915AB6" w:rsidDel="00867956" w:rsidRDefault="00915AB6" w:rsidP="00652DA6">
              <w:pPr>
                <w:rPr>
                  <w:del w:id="1974" w:author="Maximilian Schmitz" w:date="2015-06-19T09:20:00Z"/>
                  <w:rFonts w:ascii="Times New Roman" w:hAnsi="Times New Roman"/>
                  <w:noProof/>
                  <w:sz w:val="20"/>
                </w:rPr>
              </w:pPr>
            </w:p>
            <w:p w14:paraId="1AE35248" w14:textId="77777777" w:rsidR="00C5187B" w:rsidDel="00915AB6" w:rsidRDefault="00C5187B" w:rsidP="00652DA6">
              <w:pPr>
                <w:rPr>
                  <w:del w:id="1975" w:author="Maximilian Schmitz" w:date="2015-06-17T19:42:00Z"/>
                  <w:rFonts w:ascii="Times New Roman" w:hAnsi="Times New Roman"/>
                  <w:noProof/>
                  <w:sz w:val="20"/>
                </w:rPr>
              </w:pPr>
            </w:p>
            <w:p w14:paraId="1DD8553C" w14:textId="77777777" w:rsidR="00B50FE7" w:rsidDel="00C5187B" w:rsidRDefault="00B50FE7" w:rsidP="00652DA6">
              <w:pPr>
                <w:rPr>
                  <w:del w:id="1976" w:author="Maximilian Schmitz" w:date="2015-06-14T11:10:00Z"/>
                  <w:rFonts w:ascii="Times New Roman" w:hAnsi="Times New Roman"/>
                  <w:noProof/>
                  <w:sz w:val="20"/>
                </w:rPr>
              </w:pPr>
            </w:p>
            <w:p w14:paraId="0F4A9C0E" w14:textId="77777777" w:rsidR="00AE076F" w:rsidDel="00B50FE7" w:rsidRDefault="00AE076F" w:rsidP="00652DA6">
              <w:pPr>
                <w:rPr>
                  <w:del w:id="1977"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1978" w:author="Maximilian Schmitz" w:date="2015-01-08T20:23:00Z"/>
                </w:trPr>
                <w:tc>
                  <w:tcPr>
                    <w:tcW w:w="50" w:type="pct"/>
                    <w:hideMark/>
                  </w:tcPr>
                  <w:p w14:paraId="3C51783A" w14:textId="77777777" w:rsidR="00AE076F" w:rsidDel="00B50FE7" w:rsidRDefault="00AE076F">
                    <w:pPr>
                      <w:pStyle w:val="Literaturverzeichnis"/>
                      <w:rPr>
                        <w:del w:id="1979" w:author="Maximilian Schmitz" w:date="2015-01-08T20:23:00Z"/>
                        <w:noProof/>
                        <w:szCs w:val="24"/>
                      </w:rPr>
                    </w:pPr>
                    <w:del w:id="1980"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1981" w:author="Maximilian Schmitz" w:date="2015-01-08T20:23:00Z"/>
                        <w:noProof/>
                      </w:rPr>
                    </w:pPr>
                    <w:del w:id="1982"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1983" w:author="Maximilian Schmitz" w:date="2015-01-08T20:23:00Z"/>
                </w:trPr>
                <w:tc>
                  <w:tcPr>
                    <w:tcW w:w="50" w:type="pct"/>
                    <w:hideMark/>
                  </w:tcPr>
                  <w:p w14:paraId="79CC3D90" w14:textId="77777777" w:rsidR="00AE076F" w:rsidDel="00B50FE7" w:rsidRDefault="00AE076F">
                    <w:pPr>
                      <w:pStyle w:val="Literaturverzeichnis"/>
                      <w:rPr>
                        <w:del w:id="1984" w:author="Maximilian Schmitz" w:date="2015-01-08T20:23:00Z"/>
                        <w:noProof/>
                      </w:rPr>
                    </w:pPr>
                    <w:del w:id="1985"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1986" w:author="Maximilian Schmitz" w:date="2015-01-08T20:23:00Z"/>
                        <w:noProof/>
                      </w:rPr>
                    </w:pPr>
                    <w:del w:id="1987"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1988"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1989" w:name="_Toc422468969"/>
      <w:r>
        <w:lastRenderedPageBreak/>
        <w:t>Abbildungsverzeichnis</w:t>
      </w:r>
      <w:bookmarkEnd w:id="1989"/>
    </w:p>
    <w:p w14:paraId="377EBA0C" w14:textId="77777777" w:rsidR="00867956" w:rsidRDefault="00986767">
      <w:pPr>
        <w:pStyle w:val="Abbildungsverzeichnis"/>
        <w:rPr>
          <w:ins w:id="1990"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1991"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1992"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1993" w:author="Maximilian Schmitz" w:date="2015-06-19T09:20:00Z"/>
          <w:rFonts w:asciiTheme="minorHAnsi" w:eastAsiaTheme="minorEastAsia" w:hAnsiTheme="minorHAnsi" w:cstheme="minorBidi"/>
          <w:sz w:val="22"/>
          <w:szCs w:val="22"/>
        </w:rPr>
      </w:pPr>
      <w:ins w:id="1994"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1995"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1996" w:author="Maximilian Schmitz" w:date="2015-06-19T09:20:00Z"/>
          <w:rFonts w:asciiTheme="minorHAnsi" w:eastAsiaTheme="minorEastAsia" w:hAnsiTheme="minorHAnsi" w:cstheme="minorBidi"/>
          <w:sz w:val="22"/>
          <w:szCs w:val="22"/>
        </w:rPr>
      </w:pPr>
      <w:ins w:id="1997"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1998"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1999" w:author="Maximilian Schmitz" w:date="2015-06-19T09:20:00Z"/>
          <w:rFonts w:asciiTheme="minorHAnsi" w:eastAsiaTheme="minorEastAsia" w:hAnsiTheme="minorHAnsi" w:cstheme="minorBidi"/>
          <w:sz w:val="22"/>
          <w:szCs w:val="22"/>
        </w:rPr>
      </w:pPr>
      <w:ins w:id="2000"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001"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002" w:author="Maximilian Schmitz" w:date="2015-06-19T09:20:00Z"/>
          <w:rFonts w:asciiTheme="minorHAnsi" w:eastAsiaTheme="minorEastAsia" w:hAnsiTheme="minorHAnsi" w:cstheme="minorBidi"/>
          <w:sz w:val="22"/>
          <w:szCs w:val="22"/>
        </w:rPr>
      </w:pPr>
      <w:ins w:id="2003"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004"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005" w:author="Maximilian Schmitz" w:date="2015-06-19T09:20:00Z"/>
          <w:rFonts w:asciiTheme="minorHAnsi" w:eastAsiaTheme="minorEastAsia" w:hAnsiTheme="minorHAnsi" w:cstheme="minorBidi"/>
          <w:sz w:val="22"/>
          <w:szCs w:val="22"/>
        </w:rPr>
      </w:pPr>
      <w:ins w:id="2006"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007"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008" w:author="Maximilian Schmitz" w:date="2015-06-19T09:20:00Z"/>
          <w:rFonts w:asciiTheme="minorHAnsi" w:eastAsiaTheme="minorEastAsia" w:hAnsiTheme="minorHAnsi" w:cstheme="minorBidi"/>
          <w:sz w:val="22"/>
          <w:szCs w:val="22"/>
        </w:rPr>
      </w:pPr>
      <w:ins w:id="2009"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010"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011" w:author="Maximilian Schmitz" w:date="2015-06-19T09:20:00Z"/>
          <w:rFonts w:asciiTheme="minorHAnsi" w:eastAsiaTheme="minorEastAsia" w:hAnsiTheme="minorHAnsi" w:cstheme="minorBidi"/>
          <w:sz w:val="22"/>
          <w:szCs w:val="22"/>
        </w:rPr>
      </w:pPr>
      <w:ins w:id="2012"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013"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014" w:author="Maximilian Schmitz" w:date="2015-06-19T09:19:00Z"/>
          <w:b/>
          <w:bCs/>
          <w:noProof/>
        </w:rPr>
      </w:pPr>
      <w:del w:id="2015"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016" w:author="Maximilian Schmitz" w:date="2015-06-19T09:19:00Z"/>
          <w:b/>
          <w:kern w:val="28"/>
          <w:sz w:val="32"/>
        </w:rPr>
      </w:pPr>
      <w:ins w:id="2017" w:author="Maximilian Schmitz" w:date="2015-06-19T09:19:00Z">
        <w:r>
          <w:br w:type="page"/>
        </w:r>
      </w:ins>
    </w:p>
    <w:p w14:paraId="2263B5F9" w14:textId="77777777" w:rsidR="0033512B" w:rsidDel="0033512B" w:rsidRDefault="0033512B">
      <w:pPr>
        <w:pStyle w:val="berschrift1"/>
        <w:numPr>
          <w:ilvl w:val="0"/>
          <w:numId w:val="0"/>
        </w:numPr>
        <w:rPr>
          <w:del w:id="2018" w:author="Maximilian Schmitz" w:date="2015-06-19T09:19:00Z"/>
        </w:rPr>
        <w:pPrChange w:id="2019" w:author="Michael K." w:date="2015-07-02T15:13:00Z">
          <w:pPr/>
        </w:pPrChange>
      </w:pPr>
      <w:bookmarkStart w:id="2020" w:name="_Toc422468970"/>
      <w:ins w:id="2021" w:author="Maximilian Schmitz" w:date="2015-06-19T09:19:00Z">
        <w:r>
          <w:lastRenderedPageBreak/>
          <w:t>Tabellenverzeichnis</w:t>
        </w:r>
      </w:ins>
      <w:bookmarkEnd w:id="2020"/>
    </w:p>
    <w:p w14:paraId="6648D9C3" w14:textId="77777777" w:rsidR="00037140" w:rsidDel="0033512B" w:rsidRDefault="00037140">
      <w:pPr>
        <w:pStyle w:val="berschrift1"/>
        <w:numPr>
          <w:ilvl w:val="0"/>
          <w:numId w:val="0"/>
        </w:numPr>
        <w:rPr>
          <w:del w:id="2022" w:author="Maximilian Schmitz" w:date="2015-06-19T09:19:00Z"/>
        </w:rPr>
        <w:pPrChange w:id="2023" w:author="Michael K." w:date="2015-07-02T15:13:00Z">
          <w:pPr/>
        </w:pPrChange>
      </w:pPr>
      <w:del w:id="2024" w:author="Maximilian Schmitz" w:date="2015-06-19T09:19:00Z">
        <w:r w:rsidDel="0033512B">
          <w:br w:type="page"/>
        </w:r>
      </w:del>
    </w:p>
    <w:p w14:paraId="13D6F28C" w14:textId="77777777" w:rsidR="0033512B" w:rsidRPr="0033512B" w:rsidRDefault="0033512B">
      <w:pPr>
        <w:pStyle w:val="berschrift1"/>
        <w:numPr>
          <w:ilvl w:val="0"/>
          <w:numId w:val="0"/>
        </w:numPr>
        <w:rPr>
          <w:ins w:id="2025" w:author="Maximilian Schmitz" w:date="2015-06-19T09:19:00Z"/>
          <w:rFonts w:eastAsiaTheme="minorEastAsia"/>
          <w:rPrChange w:id="2026" w:author="Maximilian Schmitz" w:date="2015-06-19T09:19:00Z">
            <w:rPr>
              <w:ins w:id="2027" w:author="Maximilian Schmitz" w:date="2015-06-19T09:19:00Z"/>
            </w:rPr>
          </w:rPrChange>
        </w:rPr>
        <w:pPrChange w:id="2028" w:author="Michael K." w:date="2015-07-02T15:13:00Z">
          <w:pPr>
            <w:pStyle w:val="Abbildungsverzeichnis"/>
          </w:pPr>
        </w:pPrChange>
      </w:pPr>
    </w:p>
    <w:p w14:paraId="38239D22" w14:textId="77777777" w:rsidR="00867956" w:rsidRDefault="0033512B">
      <w:pPr>
        <w:pStyle w:val="Abbildungsverzeichnis"/>
        <w:rPr>
          <w:ins w:id="2029" w:author="Maximilian Schmitz" w:date="2015-06-19T09:20:00Z"/>
          <w:rFonts w:asciiTheme="minorHAnsi" w:eastAsiaTheme="minorEastAsia" w:hAnsiTheme="minorHAnsi" w:cstheme="minorBidi"/>
          <w:sz w:val="22"/>
          <w:szCs w:val="22"/>
        </w:rPr>
      </w:pPr>
      <w:ins w:id="2030" w:author="Maximilian Schmitz" w:date="2015-06-19T09:19:00Z">
        <w:r>
          <w:fldChar w:fldCharType="begin"/>
        </w:r>
        <w:r>
          <w:instrText xml:space="preserve"> TOC \h \z \c "Tabelle" </w:instrText>
        </w:r>
      </w:ins>
      <w:r>
        <w:fldChar w:fldCharType="separate"/>
      </w:r>
      <w:ins w:id="2031"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032"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033" w:author="Maximilian Schmitz" w:date="2015-06-19T09:20:00Z"/>
          <w:rFonts w:asciiTheme="minorHAnsi" w:eastAsiaTheme="minorEastAsia" w:hAnsiTheme="minorHAnsi" w:cstheme="minorBidi"/>
          <w:sz w:val="22"/>
          <w:szCs w:val="22"/>
        </w:rPr>
      </w:pPr>
      <w:ins w:id="2034"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035"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036" w:author="Maximilian Schmitz" w:date="2015-06-19T09:20:00Z"/>
          <w:rFonts w:asciiTheme="minorHAnsi" w:eastAsiaTheme="minorEastAsia" w:hAnsiTheme="minorHAnsi" w:cstheme="minorBidi"/>
          <w:sz w:val="22"/>
          <w:szCs w:val="22"/>
        </w:rPr>
      </w:pPr>
      <w:ins w:id="2037"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038"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039" w:author="Maximilian Schmitz" w:date="2015-06-19T09:18:00Z"/>
          <w:b/>
          <w:kern w:val="28"/>
          <w:sz w:val="32"/>
        </w:rPr>
      </w:pPr>
      <w:ins w:id="2040" w:author="Maximilian Schmitz" w:date="2015-06-19T09:19:00Z">
        <w:r>
          <w:fldChar w:fldCharType="end"/>
        </w:r>
      </w:ins>
      <w:ins w:id="2041" w:author="Maximilian Schmitz" w:date="2015-06-19T09:18:00Z">
        <w:r>
          <w:br w:type="page"/>
        </w:r>
      </w:ins>
    </w:p>
    <w:p w14:paraId="35A41E87" w14:textId="77777777" w:rsidR="00C55980" w:rsidRDefault="00037140" w:rsidP="00AC4DD5">
      <w:pPr>
        <w:pStyle w:val="berschrift1"/>
        <w:numPr>
          <w:ilvl w:val="0"/>
          <w:numId w:val="0"/>
        </w:numPr>
      </w:pPr>
      <w:bookmarkStart w:id="2042" w:name="_Toc422468971"/>
      <w:r>
        <w:lastRenderedPageBreak/>
        <w:t>Abkürzungsverzeichnis</w:t>
      </w:r>
      <w:bookmarkEnd w:id="2042"/>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043" w:name="_Toc422468972"/>
      <w:r w:rsidRPr="00CE0563">
        <w:lastRenderedPageBreak/>
        <w:t>Glossar</w:t>
      </w:r>
      <w:bookmarkEnd w:id="2043"/>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Admin" w:date="2015-07-06T13:16:00Z" w:initials="A">
    <w:p w14:paraId="268E30ED" w14:textId="77777777" w:rsidR="00011EF1" w:rsidRDefault="00011EF1">
      <w:pPr>
        <w:pStyle w:val="Kommentartext"/>
      </w:pPr>
      <w:r>
        <w:rPr>
          <w:rStyle w:val="Kommentarzeichen"/>
        </w:rPr>
        <w:annotationRef/>
      </w:r>
      <w:r>
        <w:t>Würde ich hier vermutlich raus lassen</w:t>
      </w:r>
    </w:p>
  </w:comment>
  <w:comment w:id="402" w:author="Admin" w:date="2015-07-06T13:40:00Z" w:initials="A">
    <w:p w14:paraId="786DE922" w14:textId="0D1C89D8" w:rsidR="006602C5" w:rsidRDefault="006602C5">
      <w:pPr>
        <w:pStyle w:val="Kommentartext"/>
      </w:pPr>
      <w:r>
        <w:rPr>
          <w:rStyle w:val="Kommentarzeichen"/>
        </w:rPr>
        <w:annotationRef/>
      </w:r>
      <w:r>
        <w:t xml:space="preserve">Allernativen besprechen, z.B. </w:t>
      </w:r>
      <w:proofErr w:type="spellStart"/>
      <w:r>
        <w:t>Clinet</w:t>
      </w:r>
      <w:proofErr w:type="spellEnd"/>
      <w:r>
        <w:t xml:space="preserve"> - Server?</w:t>
      </w:r>
    </w:p>
  </w:comment>
  <w:comment w:id="404" w:author="Admin" w:date="2015-07-06T13:41:00Z" w:initials="A">
    <w:p w14:paraId="308F9E12" w14:textId="3051D65C" w:rsidR="006602C5" w:rsidRDefault="006602C5">
      <w:pPr>
        <w:pStyle w:val="Kommentartext"/>
      </w:pPr>
      <w:r>
        <w:rPr>
          <w:rStyle w:val="Kommentarzeichen"/>
        </w:rPr>
        <w:annotationRef/>
      </w:r>
      <w:r>
        <w:t>Alternative Script Sprachen wie JS, Python, Perl… Technologie Entscheidung?</w:t>
      </w:r>
    </w:p>
  </w:comment>
  <w:comment w:id="407" w:author="Admin" w:date="2015-07-06T13:44:00Z" w:initials="A">
    <w:p w14:paraId="2EBC50FB" w14:textId="4A347B2D" w:rsidR="006602C5" w:rsidRDefault="006602C5">
      <w:pPr>
        <w:pStyle w:val="Kommentartext"/>
      </w:pPr>
      <w:r>
        <w:rPr>
          <w:rStyle w:val="Kommentarzeichen"/>
        </w:rPr>
        <w:annotationRef/>
      </w:r>
      <w:r>
        <w:t>Warum?</w:t>
      </w:r>
      <w:r>
        <w:br/>
        <w:t>Aufbau von LUA? Reiner ANSI C Code ohne externe Abhängigkeiten</w:t>
      </w:r>
    </w:p>
  </w:comment>
  <w:comment w:id="408" w:author="Admin" w:date="2015-07-06T13:44:00Z" w:initials="A">
    <w:p w14:paraId="05CD271F" w14:textId="22252729" w:rsidR="00EE0391" w:rsidRDefault="00EE0391">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420" w:author="Admin" w:date="2015-07-06T13:51:00Z" w:initials="A">
    <w:p w14:paraId="38C6A1E3" w14:textId="7F77EC4C" w:rsidR="005F0998" w:rsidRDefault="005F0998">
      <w:pPr>
        <w:pStyle w:val="Kommentartext"/>
      </w:pPr>
      <w:r>
        <w:rPr>
          <w:rStyle w:val="Kommentarzeichen"/>
        </w:rPr>
        <w:annotationRef/>
      </w:r>
      <w:r>
        <w:t>Na ja etwas komisch ausgedrückt. Evtl. die kognitive Fähigkeit von Computern zu ermöglichen oder so was…</w:t>
      </w:r>
    </w:p>
  </w:comment>
  <w:comment w:id="430" w:author="Admin" w:date="2015-07-06T14:01:00Z" w:initials="A">
    <w:p w14:paraId="2338AF66" w14:textId="0C42976E" w:rsidR="004D1D56" w:rsidRDefault="004D1D56">
      <w:pPr>
        <w:pStyle w:val="Kommentartext"/>
      </w:pPr>
      <w:r>
        <w:t xml:space="preserve">In Klammer evtl. </w:t>
      </w:r>
      <w:r>
        <w:rPr>
          <w:rStyle w:val="Kommentarzeichen"/>
        </w:rPr>
        <w:annotationRef/>
      </w:r>
      <w:r>
        <w:t>(Betreuer Herr Fahr)?</w:t>
      </w:r>
    </w:p>
  </w:comment>
  <w:comment w:id="433" w:author="Admin" w:date="2015-07-06T14:02:00Z" w:initials="A">
    <w:p w14:paraId="71B81DD7" w14:textId="09D69092" w:rsidR="004D1D56" w:rsidRDefault="004D1D56">
      <w:pPr>
        <w:pStyle w:val="Kommentartext"/>
      </w:pPr>
      <w:r>
        <w:rPr>
          <w:rStyle w:val="Kommentarzeichen"/>
        </w:rPr>
        <w:annotationRef/>
      </w:r>
      <w:r>
        <w:t>Diagramm?</w:t>
      </w:r>
    </w:p>
  </w:comment>
  <w:comment w:id="441" w:author="Admin" w:date="2015-07-06T14:03:00Z" w:initials="A">
    <w:p w14:paraId="0774F42E" w14:textId="08164C8F" w:rsidR="004D1D56" w:rsidRDefault="004D1D56">
      <w:pPr>
        <w:pStyle w:val="Kommentartext"/>
      </w:pPr>
      <w:r>
        <w:rPr>
          <w:rStyle w:val="Kommentarzeichen"/>
        </w:rPr>
        <w:annotationRef/>
      </w:r>
      <w:r>
        <w:t>Einheitliche Schreibweise !!!</w:t>
      </w:r>
    </w:p>
  </w:comment>
  <w:comment w:id="442" w:author="Admin" w:date="2015-07-06T14:06:00Z" w:initials="A">
    <w:p w14:paraId="4C93DF2C" w14:textId="7F60E419" w:rsidR="00F31991" w:rsidRDefault="00F31991">
      <w:pPr>
        <w:pStyle w:val="Kommentartext"/>
      </w:pPr>
      <w:r>
        <w:rPr>
          <w:rStyle w:val="Kommentarzeichen"/>
        </w:rPr>
        <w:annotationRef/>
      </w:r>
      <w:r>
        <w:t xml:space="preserve">Einheitliche </w:t>
      </w:r>
      <w:proofErr w:type="spellStart"/>
      <w:r>
        <w:t>schreibweise</w:t>
      </w:r>
      <w:proofErr w:type="spellEnd"/>
      <w:r>
        <w:t>! Skript oder Script!!!</w:t>
      </w:r>
    </w:p>
  </w:comment>
  <w:comment w:id="454" w:author="Admin" w:date="2015-07-06T14:07:00Z" w:initials="A">
    <w:p w14:paraId="431B96E2" w14:textId="5FE5D0D0" w:rsidR="00F31991" w:rsidRDefault="00F31991">
      <w:pPr>
        <w:pStyle w:val="Kommentartext"/>
      </w:pPr>
      <w:r>
        <w:rPr>
          <w:rStyle w:val="Kommentarzeichen"/>
        </w:rPr>
        <w:annotationRef/>
      </w:r>
      <w:r>
        <w:t>Zu vor immer Fußballspieler jetzt sind es Roboter?</w:t>
      </w:r>
    </w:p>
  </w:comment>
  <w:comment w:id="456" w:author="Admin" w:date="2015-07-06T14:08:00Z" w:initials="A">
    <w:p w14:paraId="0E8897A7" w14:textId="2E6704B2" w:rsidR="00F31991" w:rsidRDefault="00F31991">
      <w:pPr>
        <w:pStyle w:val="Kommentartext"/>
      </w:pPr>
      <w:r>
        <w:rPr>
          <w:rStyle w:val="Kommentarzeichen"/>
        </w:rPr>
        <w:annotationRef/>
      </w:r>
      <w:r>
        <w:t>Hier bitte eine Grafik dazu erstellen, so versteht das ja keiner :D</w:t>
      </w:r>
    </w:p>
  </w:comment>
  <w:comment w:id="461" w:author="Admin" w:date="2015-07-06T14:11:00Z" w:initials="A">
    <w:p w14:paraId="131B5124" w14:textId="3E897BF6" w:rsidR="00F31991" w:rsidRDefault="00F31991">
      <w:pPr>
        <w:pStyle w:val="Kommentartext"/>
      </w:pPr>
      <w:r>
        <w:rPr>
          <w:rStyle w:val="Kommentarzeichen"/>
        </w:rPr>
        <w:annotationRef/>
      </w:r>
      <w:r>
        <w:t>Schreibt man das so?</w:t>
      </w:r>
    </w:p>
  </w:comment>
  <w:comment w:id="583" w:author="Admin" w:date="2015-07-06T14:21:00Z" w:initials="A">
    <w:p w14:paraId="3967132D" w14:textId="31A5E6E3" w:rsidR="00601564" w:rsidRDefault="00601564">
      <w:pPr>
        <w:pStyle w:val="Kommentartext"/>
      </w:pPr>
      <w:r>
        <w:rPr>
          <w:rStyle w:val="Kommentarzeichen"/>
        </w:rPr>
        <w:annotationRef/>
      </w:r>
      <w:r>
        <w:t>Tore sind nicht aus UE!</w:t>
      </w:r>
    </w:p>
  </w:comment>
  <w:comment w:id="789" w:author="Admin" w:date="2015-07-06T14:33:00Z" w:initials="A">
    <w:p w14:paraId="5F53C59E" w14:textId="76433E01" w:rsidR="00A878FD" w:rsidRDefault="00A878FD">
      <w:pPr>
        <w:pStyle w:val="Kommentartext"/>
      </w:pPr>
      <w:r>
        <w:rPr>
          <w:rStyle w:val="Kommentarzeichen"/>
        </w:rPr>
        <w:annotationRef/>
      </w:r>
      <w:r>
        <w:t xml:space="preserve">Hier sollte noch rein das die </w:t>
      </w:r>
      <w:proofErr w:type="spellStart"/>
      <w:r>
        <w:t>Blueprints</w:t>
      </w:r>
      <w:proofErr w:type="spellEnd"/>
      <w:r>
        <w:t xml:space="preserve"> auch kompiliert werden und somit im Spiel kein Unterschied mehr vorhanden ist wo die Funktionen implementiert sind</w:t>
      </w:r>
    </w:p>
  </w:comment>
  <w:comment w:id="864" w:author="Admin" w:date="2015-07-06T14:37:00Z" w:initials="A">
    <w:p w14:paraId="0BE4377C" w14:textId="60BDBA4B" w:rsidR="004F7130" w:rsidRDefault="004F7130">
      <w:pPr>
        <w:pStyle w:val="Kommentartext"/>
      </w:pPr>
      <w:r>
        <w:rPr>
          <w:rStyle w:val="Kommentarzeichen"/>
        </w:rPr>
        <w:annotationRef/>
      </w:r>
      <w:r>
        <w:rPr>
          <w:rStyle w:val="Kommentarzeichen"/>
        </w:rPr>
        <w:t>Die 5 Meter sind ja mehr so was wie hören oder fühlen ^^… müsste man evtl. noch mit rein bringen</w:t>
      </w:r>
    </w:p>
  </w:comment>
  <w:comment w:id="1879" w:author="Admin" w:date="2015-07-06T14:54:00Z" w:initials="A">
    <w:p w14:paraId="6AFAE70E" w14:textId="4044CE88" w:rsidR="0041383A" w:rsidRDefault="0041383A">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786DE922" w15:done="0"/>
  <w15:commentEx w15:paraId="308F9E12" w15:done="0"/>
  <w15:commentEx w15:paraId="2EBC50FB" w15:done="0"/>
  <w15:commentEx w15:paraId="05CD271F" w15:done="0"/>
  <w15:commentEx w15:paraId="38C6A1E3" w15:done="0"/>
  <w15:commentEx w15:paraId="2338AF66" w15:done="0"/>
  <w15:commentEx w15:paraId="71B81DD7" w15:done="0"/>
  <w15:commentEx w15:paraId="0774F42E" w15:done="0"/>
  <w15:commentEx w15:paraId="4C93DF2C" w15:done="0"/>
  <w15:commentEx w15:paraId="431B96E2" w15:done="0"/>
  <w15:commentEx w15:paraId="0E8897A7" w15:done="0"/>
  <w15:commentEx w15:paraId="131B5124" w15:done="0"/>
  <w15:commentEx w15:paraId="3967132D" w15:done="0"/>
  <w15:commentEx w15:paraId="5F53C59E" w15:done="0"/>
  <w15:commentEx w15:paraId="0BE4377C"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2D975" w14:textId="77777777" w:rsidR="00882AC6" w:rsidRDefault="00882AC6" w:rsidP="00081F4B">
      <w:pPr>
        <w:spacing w:line="240" w:lineRule="auto"/>
      </w:pPr>
      <w:r>
        <w:separator/>
      </w:r>
    </w:p>
  </w:endnote>
  <w:endnote w:type="continuationSeparator" w:id="0">
    <w:p w14:paraId="207B413A" w14:textId="77777777" w:rsidR="00882AC6" w:rsidRDefault="00882AC6"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011EF1" w:rsidRDefault="00011EF1">
        <w:pPr>
          <w:pStyle w:val="Fuzeile"/>
          <w:jc w:val="right"/>
        </w:pPr>
        <w:r>
          <w:fldChar w:fldCharType="begin"/>
        </w:r>
        <w:r>
          <w:instrText>PAGE   \* MERGEFORMAT</w:instrText>
        </w:r>
        <w:r>
          <w:fldChar w:fldCharType="separate"/>
        </w:r>
        <w:r w:rsidR="00D47FB4">
          <w:rPr>
            <w:noProof/>
          </w:rPr>
          <w:t>37</w:t>
        </w:r>
        <w:r>
          <w:fldChar w:fldCharType="end"/>
        </w:r>
      </w:p>
    </w:sdtContent>
  </w:sdt>
  <w:p w14:paraId="04BA6742" w14:textId="77777777" w:rsidR="00011EF1" w:rsidRDefault="00011EF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011EF1" w:rsidRDefault="00011EF1">
    <w:pPr>
      <w:pStyle w:val="Fuzeile"/>
      <w:jc w:val="right"/>
    </w:pPr>
  </w:p>
  <w:p w14:paraId="6043DAC7" w14:textId="77777777" w:rsidR="00011EF1" w:rsidRDefault="00011EF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14:paraId="23834251" w14:textId="77777777" w:rsidR="00011EF1" w:rsidRDefault="00011EF1">
        <w:pPr>
          <w:pStyle w:val="Fuzeile"/>
          <w:jc w:val="right"/>
        </w:pPr>
        <w:r>
          <w:fldChar w:fldCharType="begin"/>
        </w:r>
        <w:r>
          <w:instrText>PAGE   \* MERGEFORMAT</w:instrText>
        </w:r>
        <w:r>
          <w:fldChar w:fldCharType="separate"/>
        </w:r>
        <w:r w:rsidR="0041383A">
          <w:rPr>
            <w:noProof/>
          </w:rPr>
          <w:t>I</w:t>
        </w:r>
        <w:r>
          <w:fldChar w:fldCharType="end"/>
        </w:r>
      </w:p>
    </w:sdtContent>
  </w:sdt>
  <w:p w14:paraId="7D93E7FA" w14:textId="77777777" w:rsidR="00011EF1" w:rsidRDefault="00011E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C9EEA" w14:textId="77777777" w:rsidR="00882AC6" w:rsidRDefault="00882AC6" w:rsidP="00081F4B">
      <w:pPr>
        <w:spacing w:line="240" w:lineRule="auto"/>
      </w:pPr>
      <w:r>
        <w:separator/>
      </w:r>
    </w:p>
  </w:footnote>
  <w:footnote w:type="continuationSeparator" w:id="0">
    <w:p w14:paraId="28F66579" w14:textId="77777777" w:rsidR="00882AC6" w:rsidRDefault="00882AC6"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011EF1" w:rsidRDefault="00011EF1">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011EF1" w:rsidRDefault="00011EF1">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2AF461F2"/>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40A2"/>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493EDB"/>
    <w:pPr>
      <w:keepNext/>
      <w:numPr>
        <w:ilvl w:val="1"/>
        <w:numId w:val="16"/>
      </w:numPr>
      <w:tabs>
        <w:tab w:val="left" w:pos="567"/>
      </w:tabs>
      <w:outlineLvl w:val="1"/>
    </w:pPr>
    <w:rPr>
      <w:b/>
      <w:noProof/>
      <w:sz w:val="28"/>
    </w:rPr>
  </w:style>
  <w:style w:type="paragraph" w:styleId="berschrift3">
    <w:name w:val="heading 3"/>
    <w:basedOn w:val="Standard"/>
    <w:next w:val="Standard"/>
    <w:autoRedefine/>
    <w:qFormat/>
    <w:rsid w:val="007E2549"/>
    <w:pPr>
      <w:keepNext/>
      <w:numPr>
        <w:ilvl w:val="2"/>
        <w:numId w:val="16"/>
      </w:numPr>
      <w:tabs>
        <w:tab w:val="left" w:pos="709"/>
      </w:tabs>
      <w:spacing w:before="240" w:after="60"/>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file:///C:\Users\Admin\Desktop\UC\play.bat"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EA310C0C-6157-4AC3-B942-D55582B9F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9044</Words>
  <Characters>56980</Characters>
  <Application>Microsoft Office Word</Application>
  <DocSecurity>0</DocSecurity>
  <Lines>474</Lines>
  <Paragraphs>131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65893</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812</cp:revision>
  <cp:lastPrinted>2014-08-27T20:09:00Z</cp:lastPrinted>
  <dcterms:created xsi:type="dcterms:W3CDTF">2014-07-28T08:46:00Z</dcterms:created>
  <dcterms:modified xsi:type="dcterms:W3CDTF">2015-07-06T12:58:00Z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