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1"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Michael Ke</w:t>
            </w:r>
            <w:r w:rsidR="00317701" w:rsidRPr="00290785">
              <w:t>keisen,</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2" w:author="Maximilian Schmitz" w:date="2015-01-08T20:23:00Z">
                  <w:rPr>
                    <w:color w:val="FF0000"/>
                  </w:rPr>
                </w:rPrChange>
              </w:rPr>
            </w:pPr>
            <w:del w:id="3" w:author="Maximilian Schmitz" w:date="2015-01-08T20:23:00Z">
              <w:r w:rsidRPr="00B50FE7" w:rsidDel="00B50FE7">
                <w:rPr>
                  <w:rPrChange w:id="4" w:author="Maximilian Schmitz" w:date="2015-01-08T20:23:00Z">
                    <w:rPr>
                      <w:color w:val="FF0000"/>
                    </w:rPr>
                  </w:rPrChange>
                </w:rPr>
                <w:delText>Abgabedatum</w:delText>
              </w:r>
            </w:del>
            <w:ins w:id="5" w:author="Maximilian Schmitz" w:date="2015-01-08T20:23:00Z">
              <w:del w:id="6" w:author="Admin" w:date="2015-07-06T13:09:00Z">
                <w:r w:rsidR="00B50FE7" w:rsidRPr="00B50FE7" w:rsidDel="001E1044">
                  <w:rPr>
                    <w:rPrChange w:id="7" w:author="Maximilian Schmitz" w:date="2015-01-08T20:23:00Z">
                      <w:rPr>
                        <w:color w:val="FF0000"/>
                      </w:rPr>
                    </w:rPrChange>
                  </w:rPr>
                  <w:delText>0</w:delText>
                </w:r>
              </w:del>
            </w:ins>
            <w:ins w:id="8" w:author="Admin" w:date="2015-07-06T13:09:00Z">
              <w:r w:rsidR="001E1044">
                <w:t>10</w:t>
              </w:r>
            </w:ins>
            <w:ins w:id="9" w:author="Maximilian Schmitz" w:date="2015-01-08T20:23:00Z">
              <w:del w:id="10" w:author="Admin" w:date="2015-07-06T13:09:00Z">
                <w:r w:rsidR="00B50FE7" w:rsidRPr="00B50FE7" w:rsidDel="001E1044">
                  <w:rPr>
                    <w:rPrChange w:id="11" w:author="Maximilian Schmitz" w:date="2015-01-08T20:23:00Z">
                      <w:rPr>
                        <w:color w:val="FF0000"/>
                      </w:rPr>
                    </w:rPrChange>
                  </w:rPr>
                  <w:delText>9</w:delText>
                </w:r>
              </w:del>
              <w:r w:rsidR="00B50FE7" w:rsidRPr="00B50FE7">
                <w:rPr>
                  <w:rPrChange w:id="12" w:author="Maximilian Schmitz" w:date="2015-01-08T20:23:00Z">
                    <w:rPr>
                      <w:color w:val="FF0000"/>
                    </w:rPr>
                  </w:rPrChange>
                </w:rPr>
                <w:t>.0</w:t>
              </w:r>
            </w:ins>
            <w:ins w:id="13" w:author="Admin" w:date="2015-07-06T13:12:00Z">
              <w:r w:rsidR="001E1044">
                <w:t>7</w:t>
              </w:r>
            </w:ins>
            <w:ins w:id="14" w:author="Maximilian Schmitz" w:date="2015-01-08T20:23:00Z">
              <w:del w:id="15" w:author="Admin" w:date="2015-07-06T13:09:00Z">
                <w:r w:rsidR="00B50FE7" w:rsidRPr="00B50FE7" w:rsidDel="001E1044">
                  <w:rPr>
                    <w:rPrChange w:id="16" w:author="Maximilian Schmitz" w:date="2015-01-08T20:23:00Z">
                      <w:rPr>
                        <w:color w:val="FF0000"/>
                      </w:rPr>
                    </w:rPrChange>
                  </w:rPr>
                  <w:delText>1</w:delText>
                </w:r>
              </w:del>
              <w:r w:rsidR="00B50FE7" w:rsidRPr="00B50FE7">
                <w:rPr>
                  <w:rPrChange w:id="17"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18" w:author="Maximilian Schmitz" w:date="2015-01-08T20:25:00Z">
              <w:r w:rsidDel="001A7683">
                <w:delText>xx.xx</w:delText>
              </w:r>
            </w:del>
            <w:ins w:id="19" w:author="Maximilian Schmitz" w:date="2015-01-08T20:25:00Z">
              <w:r w:rsidR="001A7683">
                <w:t>13.10</w:t>
              </w:r>
            </w:ins>
            <w:r>
              <w:t xml:space="preserve">.2014 – </w:t>
            </w:r>
            <w:ins w:id="20" w:author="Admin" w:date="2015-07-06T13:09:00Z">
              <w:r w:rsidR="001E1044">
                <w:t>10</w:t>
              </w:r>
            </w:ins>
            <w:ins w:id="21" w:author="Daene" w:date="2015-01-08T17:08:00Z">
              <w:del w:id="22" w:author="Admin" w:date="2015-07-06T13:09:00Z">
                <w:r w:rsidR="004B0411" w:rsidDel="001E1044">
                  <w:delText>09</w:delText>
                </w:r>
              </w:del>
            </w:ins>
            <w:del w:id="23" w:author="Daene" w:date="2015-01-08T17:08:00Z">
              <w:r w:rsidDel="004B0411">
                <w:delText>yy</w:delText>
              </w:r>
            </w:del>
            <w:r>
              <w:t>.</w:t>
            </w:r>
            <w:ins w:id="24" w:author="Daene" w:date="2015-01-08T17:08:00Z">
              <w:r w:rsidR="004B0411">
                <w:t>0</w:t>
              </w:r>
            </w:ins>
            <w:ins w:id="25" w:author="Admin" w:date="2015-07-06T13:09:00Z">
              <w:r w:rsidR="001E1044">
                <w:t>7</w:t>
              </w:r>
            </w:ins>
            <w:ins w:id="26" w:author="Daene" w:date="2015-01-08T17:08:00Z">
              <w:del w:id="27" w:author="Admin" w:date="2015-07-06T13:09:00Z">
                <w:r w:rsidR="004B0411" w:rsidDel="001E1044">
                  <w:delText>1</w:delText>
                </w:r>
              </w:del>
            </w:ins>
            <w:del w:id="28"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29" w:author="Maximilian Schmitz" w:date="2015-01-08T20:22:00Z">
              <w:r w:rsidR="000E1901">
                <w:rPr>
                  <w:rStyle w:val="5yl5"/>
                </w:rPr>
                <w:t>4468889</w:t>
              </w:r>
            </w:ins>
            <w:del w:id="30" w:author="Maximilian Schmitz" w:date="2015-01-08T20:22:00Z">
              <w:r w:rsidRPr="000E1901" w:rsidDel="000E1901">
                <w:rPr>
                  <w:rPrChange w:id="31" w:author="Maximilian Schmitz" w:date="2015-01-08T20:22:00Z">
                    <w:rPr>
                      <w:color w:val="FF0000"/>
                    </w:rPr>
                  </w:rPrChange>
                </w:rPr>
                <w:delText>Matrikelnummer Michael K,</w:delText>
              </w:r>
            </w:del>
            <w:ins w:id="32" w:author="Maximilian Schmitz" w:date="2015-01-08T20:22:00Z">
              <w:r w:rsidR="000E1901" w:rsidRPr="000E1901">
                <w:rPr>
                  <w:rPrChange w:id="33"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4" w:author="Daene" w:date="2015-01-08T17:06:00Z">
              <w:r w:rsidR="000E24A9" w:rsidRPr="000E24A9">
                <w:rPr>
                  <w:rPrChange w:id="35" w:author="Daene" w:date="2015-01-08T17:07:00Z">
                    <w:rPr>
                      <w:color w:val="FF0000"/>
                    </w:rPr>
                  </w:rPrChange>
                </w:rPr>
                <w:t>6014276</w:t>
              </w:r>
            </w:ins>
            <w:ins w:id="36" w:author="Admin" w:date="2015-07-06T13:08:00Z">
              <w:r w:rsidR="001E1044">
                <w:t>,</w:t>
              </w:r>
            </w:ins>
            <w:del w:id="37"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38" w:name="_Toc422468930"/>
      <w:r w:rsidRPr="000D5298">
        <w:t>Eidesstattliche Erklärung</w:t>
      </w:r>
      <w:bookmarkEnd w:id="38"/>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39" w:name="_Toc422468931"/>
      <w:r>
        <w:lastRenderedPageBreak/>
        <w:t>Kurzfassung</w:t>
      </w:r>
      <w:bookmarkEnd w:id="39"/>
    </w:p>
    <w:p w14:paraId="5A9DB274" w14:textId="77777777" w:rsidR="004F1EC8" w:rsidRDefault="004F1EC8" w:rsidP="004F1EC8">
      <w:pPr>
        <w:rPr>
          <w:color w:val="FF0000"/>
        </w:rPr>
      </w:pPr>
      <w:r>
        <w:rPr>
          <w:color w:val="FF0000"/>
        </w:rPr>
        <w:t xml:space="preserve">(Todo: </w:t>
      </w:r>
      <w:r w:rsidR="00627263">
        <w:rPr>
          <w:color w:val="FF0000"/>
        </w:rPr>
        <w:t>Hier mal die Imagine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40" w:author="Admin" w:date="2015-07-06T13:29:00Z">
        <w:r w:rsidR="004540A2">
          <w:t xml:space="preserve"> En</w:t>
        </w:r>
      </w:ins>
      <w:ins w:id="41"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Der UnrealCup-Simulator besitzt also Ähnlichkeiten zur Simulation League des bekannten RoboCups, hebt sich allerdings durch diverse Alleinstellungsmerkmale wie eine moderne Grafik</w:t>
      </w:r>
      <w:ins w:id="42" w:author="Admin" w:date="2015-07-06T13:30:00Z">
        <w:r w:rsidR="004540A2">
          <w:t xml:space="preserve"> und</w:t>
        </w:r>
      </w:ins>
      <w:del w:id="43" w:author="Admin" w:date="2015-07-06T13:30:00Z">
        <w:r w:rsidDel="004540A2">
          <w:delText>,</w:delText>
        </w:r>
      </w:del>
      <w:r>
        <w:t xml:space="preserve"> realitätsnahe Physik </w:t>
      </w:r>
      <w:commentRangeStart w:id="44"/>
      <w:del w:id="45" w:author="Admin" w:date="2015-07-06T13:30:00Z">
        <w:r w:rsidDel="004540A2">
          <w:delText xml:space="preserve">und einen graphischen Editor </w:delText>
        </w:r>
        <w:commentRangeEnd w:id="44"/>
        <w:r w:rsidR="00011EF1" w:rsidDel="004540A2">
          <w:rPr>
            <w:rStyle w:val="Kommentarzeichen"/>
          </w:rPr>
          <w:commentReference w:id="44"/>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rPr>
          <w:ins w:id="46" w:author="Maximilian Schmitz" w:date="2015-07-06T18:12:00Z"/>
        </w:rPr>
      </w:pPr>
      <w:bookmarkStart w:id="47" w:name="_Toc422468932"/>
      <w:ins w:id="48" w:author="Maximilian Schmitz" w:date="2015-07-06T18:12:00Z">
        <w:r w:rsidRPr="003F6CF5">
          <w:lastRenderedPageBreak/>
          <w:t>Inhalt</w:t>
        </w:r>
      </w:ins>
    </w:p>
    <w:p w14:paraId="2F43C241" w14:textId="77777777" w:rsidR="00D421B5" w:rsidRDefault="00D421B5" w:rsidP="00D421B5">
      <w:pPr>
        <w:pStyle w:val="Verzeichnis1"/>
        <w:tabs>
          <w:tab w:val="right" w:leader="dot" w:pos="9062"/>
        </w:tabs>
        <w:rPr>
          <w:ins w:id="49" w:author="Maximilian Schmitz" w:date="2015-07-06T18:12:00Z"/>
          <w:rFonts w:asciiTheme="minorHAnsi" w:eastAsiaTheme="minorEastAsia" w:hAnsiTheme="minorHAnsi" w:cstheme="minorBidi"/>
          <w:b w:val="0"/>
          <w:bCs w:val="0"/>
          <w:caps w:val="0"/>
          <w:noProof/>
          <w:sz w:val="22"/>
          <w:szCs w:val="22"/>
        </w:rPr>
      </w:pPr>
      <w:ins w:id="50" w:author="Maximilian Schmitz" w:date="2015-07-06T18:12:00Z">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r w:rsidRPr="002213A3">
          <w:rPr>
            <w:rStyle w:val="Hyperlink"/>
            <w:noProof/>
          </w:rPr>
          <w:fldChar w:fldCharType="begin"/>
        </w:r>
        <w:r w:rsidRPr="002213A3">
          <w:rPr>
            <w:rStyle w:val="Hyperlink"/>
            <w:noProof/>
          </w:rPr>
          <w:instrText xml:space="preserve"> </w:instrText>
        </w:r>
        <w:r>
          <w:rPr>
            <w:noProof/>
          </w:rPr>
          <w:instrText>HYPERLINK \l "_Toc422468930"</w:instrText>
        </w:r>
        <w:r w:rsidRPr="002213A3">
          <w:rPr>
            <w:rStyle w:val="Hyperlink"/>
            <w:noProof/>
          </w:rPr>
          <w:instrText xml:space="preserve"> </w:instrText>
        </w:r>
        <w:r w:rsidRPr="002213A3">
          <w:rPr>
            <w:rStyle w:val="Hyperlink"/>
            <w:noProof/>
          </w:rPr>
          <w:fldChar w:fldCharType="separate"/>
        </w:r>
        <w:r w:rsidRPr="002213A3">
          <w:rPr>
            <w:rStyle w:val="Hyperlink"/>
            <w:noProof/>
          </w:rPr>
          <w:t>Eidesstattliche Erklärung</w:t>
        </w:r>
        <w:r>
          <w:rPr>
            <w:noProof/>
            <w:webHidden/>
          </w:rPr>
          <w:tab/>
        </w:r>
        <w:r>
          <w:rPr>
            <w:noProof/>
            <w:webHidden/>
          </w:rPr>
          <w:fldChar w:fldCharType="begin"/>
        </w:r>
        <w:r>
          <w:rPr>
            <w:noProof/>
            <w:webHidden/>
          </w:rPr>
          <w:instrText xml:space="preserve"> PAGEREF _Toc422468930 \h </w:instrText>
        </w:r>
        <w:r>
          <w:rPr>
            <w:noProof/>
            <w:webHidden/>
          </w:rPr>
        </w:r>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55800D41" w14:textId="77777777" w:rsidR="00D421B5" w:rsidRDefault="00D421B5" w:rsidP="00D421B5">
      <w:pPr>
        <w:pStyle w:val="Verzeichnis1"/>
        <w:tabs>
          <w:tab w:val="right" w:leader="dot" w:pos="9062"/>
        </w:tabs>
        <w:rPr>
          <w:ins w:id="51" w:author="Maximilian Schmitz" w:date="2015-07-06T18:12:00Z"/>
          <w:rFonts w:asciiTheme="minorHAnsi" w:eastAsiaTheme="minorEastAsia" w:hAnsiTheme="minorHAnsi" w:cstheme="minorBidi"/>
          <w:b w:val="0"/>
          <w:bCs w:val="0"/>
          <w:caps w:val="0"/>
          <w:noProof/>
          <w:sz w:val="22"/>
          <w:szCs w:val="22"/>
        </w:rPr>
      </w:pPr>
      <w:ins w:id="5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r>
          <w:rPr>
            <w:noProof/>
            <w:webHidden/>
          </w:rPr>
        </w:r>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2C89680E" w14:textId="77777777" w:rsidR="00D421B5" w:rsidRDefault="00D421B5" w:rsidP="00D421B5">
      <w:pPr>
        <w:pStyle w:val="Verzeichnis1"/>
        <w:tabs>
          <w:tab w:val="right" w:leader="dot" w:pos="9062"/>
        </w:tabs>
        <w:rPr>
          <w:ins w:id="53" w:author="Maximilian Schmitz" w:date="2015-07-06T18:12:00Z"/>
          <w:rFonts w:asciiTheme="minorHAnsi" w:eastAsiaTheme="minorEastAsia" w:hAnsiTheme="minorHAnsi" w:cstheme="minorBidi"/>
          <w:b w:val="0"/>
          <w:bCs w:val="0"/>
          <w:caps w:val="0"/>
          <w:noProof/>
          <w:sz w:val="22"/>
          <w:szCs w:val="22"/>
        </w:rPr>
      </w:pPr>
      <w:ins w:id="5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r>
          <w:rPr>
            <w:noProof/>
            <w:webHidden/>
          </w:rPr>
        </w:r>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2E69BB14" w14:textId="77777777" w:rsidR="00D421B5" w:rsidRDefault="00D421B5" w:rsidP="00D421B5">
      <w:pPr>
        <w:pStyle w:val="Verzeichnis1"/>
        <w:tabs>
          <w:tab w:val="right" w:leader="dot" w:pos="9062"/>
        </w:tabs>
        <w:rPr>
          <w:ins w:id="55" w:author="Maximilian Schmitz" w:date="2015-07-06T18:12:00Z"/>
          <w:rFonts w:asciiTheme="minorHAnsi" w:eastAsiaTheme="minorEastAsia" w:hAnsiTheme="minorHAnsi" w:cstheme="minorBidi"/>
          <w:b w:val="0"/>
          <w:bCs w:val="0"/>
          <w:caps w:val="0"/>
          <w:noProof/>
          <w:sz w:val="22"/>
          <w:szCs w:val="22"/>
        </w:rPr>
      </w:pPr>
      <w:ins w:id="5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r>
          <w:rPr>
            <w:noProof/>
            <w:webHidden/>
          </w:rPr>
        </w:r>
        <w:r>
          <w:rPr>
            <w:noProof/>
            <w:webHidden/>
          </w:rPr>
          <w:fldChar w:fldCharType="separate"/>
        </w:r>
        <w:r>
          <w:rPr>
            <w:noProof/>
            <w:webHidden/>
          </w:rPr>
          <w:t>V</w:t>
        </w:r>
        <w:r>
          <w:rPr>
            <w:noProof/>
            <w:webHidden/>
          </w:rPr>
          <w:fldChar w:fldCharType="end"/>
        </w:r>
        <w:r w:rsidRPr="002213A3">
          <w:rPr>
            <w:rStyle w:val="Hyperlink"/>
            <w:noProof/>
          </w:rPr>
          <w:fldChar w:fldCharType="end"/>
        </w:r>
      </w:ins>
    </w:p>
    <w:p w14:paraId="293AA783" w14:textId="77777777" w:rsidR="00D421B5" w:rsidRDefault="00D421B5" w:rsidP="00D421B5">
      <w:pPr>
        <w:pStyle w:val="Verzeichnis1"/>
        <w:tabs>
          <w:tab w:val="left" w:pos="480"/>
          <w:tab w:val="right" w:leader="dot" w:pos="9062"/>
        </w:tabs>
        <w:rPr>
          <w:ins w:id="57" w:author="Maximilian Schmitz" w:date="2015-07-06T18:12:00Z"/>
          <w:rFonts w:asciiTheme="minorHAnsi" w:eastAsiaTheme="minorEastAsia" w:hAnsiTheme="minorHAnsi" w:cstheme="minorBidi"/>
          <w:b w:val="0"/>
          <w:bCs w:val="0"/>
          <w:caps w:val="0"/>
          <w:noProof/>
          <w:sz w:val="22"/>
          <w:szCs w:val="22"/>
        </w:rPr>
      </w:pPr>
      <w:ins w:id="5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r>
          <w:rPr>
            <w:noProof/>
            <w:webHidden/>
          </w:rPr>
        </w:r>
        <w:r>
          <w:rPr>
            <w:noProof/>
            <w:webHidden/>
          </w:rPr>
          <w:fldChar w:fldCharType="separate"/>
        </w:r>
        <w:r>
          <w:rPr>
            <w:noProof/>
            <w:webHidden/>
          </w:rPr>
          <w:t>1</w:t>
        </w:r>
        <w:r>
          <w:rPr>
            <w:noProof/>
            <w:webHidden/>
          </w:rPr>
          <w:fldChar w:fldCharType="end"/>
        </w:r>
        <w:r w:rsidRPr="002213A3">
          <w:rPr>
            <w:rStyle w:val="Hyperlink"/>
            <w:noProof/>
          </w:rPr>
          <w:fldChar w:fldCharType="end"/>
        </w:r>
      </w:ins>
    </w:p>
    <w:p w14:paraId="4A391DBD" w14:textId="77777777" w:rsidR="00D421B5" w:rsidRDefault="00D421B5" w:rsidP="00D421B5">
      <w:pPr>
        <w:pStyle w:val="Verzeichnis1"/>
        <w:tabs>
          <w:tab w:val="left" w:pos="480"/>
          <w:tab w:val="right" w:leader="dot" w:pos="9062"/>
        </w:tabs>
        <w:rPr>
          <w:ins w:id="59" w:author="Maximilian Schmitz" w:date="2015-07-06T18:12:00Z"/>
          <w:rFonts w:asciiTheme="minorHAnsi" w:eastAsiaTheme="minorEastAsia" w:hAnsiTheme="minorHAnsi" w:cstheme="minorBidi"/>
          <w:b w:val="0"/>
          <w:bCs w:val="0"/>
          <w:caps w:val="0"/>
          <w:noProof/>
          <w:sz w:val="22"/>
          <w:szCs w:val="22"/>
        </w:rPr>
      </w:pPr>
      <w:ins w:id="6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r>
          <w:rPr>
            <w:noProof/>
            <w:webHidden/>
          </w:rPr>
        </w:r>
        <w:r>
          <w:rPr>
            <w:noProof/>
            <w:webHidden/>
          </w:rPr>
          <w:fldChar w:fldCharType="separate"/>
        </w:r>
        <w:r>
          <w:rPr>
            <w:noProof/>
            <w:webHidden/>
          </w:rPr>
          <w:t>2</w:t>
        </w:r>
        <w:r>
          <w:rPr>
            <w:noProof/>
            <w:webHidden/>
          </w:rPr>
          <w:fldChar w:fldCharType="end"/>
        </w:r>
        <w:r w:rsidRPr="002213A3">
          <w:rPr>
            <w:rStyle w:val="Hyperlink"/>
            <w:noProof/>
          </w:rPr>
          <w:fldChar w:fldCharType="end"/>
        </w:r>
      </w:ins>
    </w:p>
    <w:p w14:paraId="0C36AAA3" w14:textId="77777777" w:rsidR="00D421B5" w:rsidRDefault="00D421B5" w:rsidP="00D421B5">
      <w:pPr>
        <w:pStyle w:val="Verzeichnis1"/>
        <w:tabs>
          <w:tab w:val="left" w:pos="480"/>
          <w:tab w:val="right" w:leader="dot" w:pos="9062"/>
        </w:tabs>
        <w:rPr>
          <w:ins w:id="61" w:author="Maximilian Schmitz" w:date="2015-07-06T18:12:00Z"/>
          <w:rFonts w:asciiTheme="minorHAnsi" w:eastAsiaTheme="minorEastAsia" w:hAnsiTheme="minorHAnsi" w:cstheme="minorBidi"/>
          <w:b w:val="0"/>
          <w:bCs w:val="0"/>
          <w:caps w:val="0"/>
          <w:noProof/>
          <w:sz w:val="22"/>
          <w:szCs w:val="22"/>
        </w:rPr>
      </w:pPr>
      <w:ins w:id="6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r>
          <w:rPr>
            <w:noProof/>
            <w:webHidden/>
          </w:rPr>
        </w:r>
        <w:r>
          <w:rPr>
            <w:noProof/>
            <w:webHidden/>
          </w:rPr>
          <w:fldChar w:fldCharType="separate"/>
        </w:r>
        <w:r>
          <w:rPr>
            <w:noProof/>
            <w:webHidden/>
          </w:rPr>
          <w:t>3</w:t>
        </w:r>
        <w:r>
          <w:rPr>
            <w:noProof/>
            <w:webHidden/>
          </w:rPr>
          <w:fldChar w:fldCharType="end"/>
        </w:r>
        <w:r w:rsidRPr="002213A3">
          <w:rPr>
            <w:rStyle w:val="Hyperlink"/>
            <w:noProof/>
          </w:rPr>
          <w:fldChar w:fldCharType="end"/>
        </w:r>
      </w:ins>
    </w:p>
    <w:p w14:paraId="283CF3ED" w14:textId="77777777" w:rsidR="00D421B5" w:rsidRDefault="00D421B5" w:rsidP="00D421B5">
      <w:pPr>
        <w:pStyle w:val="Verzeichnis2"/>
        <w:tabs>
          <w:tab w:val="left" w:pos="720"/>
          <w:tab w:val="right" w:leader="dot" w:pos="9062"/>
        </w:tabs>
        <w:rPr>
          <w:ins w:id="63" w:author="Maximilian Schmitz" w:date="2015-07-06T18:12:00Z"/>
          <w:rFonts w:asciiTheme="minorHAnsi" w:eastAsiaTheme="minorEastAsia" w:hAnsiTheme="minorHAnsi" w:cstheme="minorBidi"/>
          <w:smallCaps w:val="0"/>
          <w:noProof/>
          <w:sz w:val="22"/>
          <w:szCs w:val="22"/>
        </w:rPr>
      </w:pPr>
      <w:ins w:id="6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r>
          <w:rPr>
            <w:noProof/>
            <w:webHidden/>
          </w:rPr>
        </w:r>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566943A" w14:textId="77777777" w:rsidR="00D421B5" w:rsidRDefault="00D421B5" w:rsidP="00D421B5">
      <w:pPr>
        <w:pStyle w:val="Verzeichnis2"/>
        <w:tabs>
          <w:tab w:val="left" w:pos="720"/>
          <w:tab w:val="right" w:leader="dot" w:pos="9062"/>
        </w:tabs>
        <w:rPr>
          <w:ins w:id="65" w:author="Maximilian Schmitz" w:date="2015-07-06T18:12:00Z"/>
          <w:rFonts w:asciiTheme="minorHAnsi" w:eastAsiaTheme="minorEastAsia" w:hAnsiTheme="minorHAnsi" w:cstheme="minorBidi"/>
          <w:smallCaps w:val="0"/>
          <w:noProof/>
          <w:sz w:val="22"/>
          <w:szCs w:val="22"/>
        </w:rPr>
      </w:pPr>
      <w:ins w:id="6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r>
          <w:rPr>
            <w:noProof/>
            <w:webHidden/>
          </w:rPr>
        </w:r>
        <w:r>
          <w:rPr>
            <w:noProof/>
            <w:webHidden/>
          </w:rPr>
          <w:fldChar w:fldCharType="separate"/>
        </w:r>
        <w:r>
          <w:rPr>
            <w:noProof/>
            <w:webHidden/>
          </w:rPr>
          <w:t>3</w:t>
        </w:r>
        <w:r>
          <w:rPr>
            <w:noProof/>
            <w:webHidden/>
          </w:rPr>
          <w:fldChar w:fldCharType="end"/>
        </w:r>
        <w:r w:rsidRPr="002213A3">
          <w:rPr>
            <w:rStyle w:val="Hyperlink"/>
            <w:noProof/>
          </w:rPr>
          <w:fldChar w:fldCharType="end"/>
        </w:r>
      </w:ins>
    </w:p>
    <w:p w14:paraId="0B5159B4" w14:textId="77777777" w:rsidR="00D421B5" w:rsidRDefault="00D421B5" w:rsidP="00D421B5">
      <w:pPr>
        <w:pStyle w:val="Verzeichnis3"/>
        <w:tabs>
          <w:tab w:val="left" w:pos="1200"/>
          <w:tab w:val="right" w:leader="dot" w:pos="9062"/>
        </w:tabs>
        <w:rPr>
          <w:ins w:id="67" w:author="Maximilian Schmitz" w:date="2015-07-06T18:12:00Z"/>
          <w:rFonts w:asciiTheme="minorHAnsi" w:eastAsiaTheme="minorEastAsia" w:hAnsiTheme="minorHAnsi" w:cstheme="minorBidi"/>
          <w:i w:val="0"/>
          <w:iCs w:val="0"/>
          <w:noProof/>
          <w:sz w:val="22"/>
          <w:szCs w:val="22"/>
        </w:rPr>
      </w:pPr>
      <w:ins w:id="6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r>
          <w:rPr>
            <w:noProof/>
            <w:webHidden/>
          </w:rPr>
        </w:r>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AEAFFB1" w14:textId="77777777" w:rsidR="00D421B5" w:rsidRDefault="00D421B5" w:rsidP="00D421B5">
      <w:pPr>
        <w:pStyle w:val="Verzeichnis3"/>
        <w:tabs>
          <w:tab w:val="left" w:pos="1200"/>
          <w:tab w:val="right" w:leader="dot" w:pos="9062"/>
        </w:tabs>
        <w:rPr>
          <w:ins w:id="69" w:author="Maximilian Schmitz" w:date="2015-07-06T18:12:00Z"/>
          <w:rFonts w:asciiTheme="minorHAnsi" w:eastAsiaTheme="minorEastAsia" w:hAnsiTheme="minorHAnsi" w:cstheme="minorBidi"/>
          <w:i w:val="0"/>
          <w:iCs w:val="0"/>
          <w:noProof/>
          <w:sz w:val="22"/>
          <w:szCs w:val="22"/>
        </w:rPr>
      </w:pPr>
      <w:ins w:id="7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r>
          <w:rPr>
            <w:noProof/>
            <w:webHidden/>
          </w:rPr>
        </w:r>
        <w:r>
          <w:rPr>
            <w:noProof/>
            <w:webHidden/>
          </w:rPr>
          <w:fldChar w:fldCharType="separate"/>
        </w:r>
        <w:r>
          <w:rPr>
            <w:noProof/>
            <w:webHidden/>
          </w:rPr>
          <w:t>3</w:t>
        </w:r>
        <w:r>
          <w:rPr>
            <w:noProof/>
            <w:webHidden/>
          </w:rPr>
          <w:fldChar w:fldCharType="end"/>
        </w:r>
        <w:r w:rsidRPr="002213A3">
          <w:rPr>
            <w:rStyle w:val="Hyperlink"/>
            <w:noProof/>
          </w:rPr>
          <w:fldChar w:fldCharType="end"/>
        </w:r>
      </w:ins>
    </w:p>
    <w:p w14:paraId="34601712" w14:textId="77777777" w:rsidR="00D421B5" w:rsidRDefault="00D421B5" w:rsidP="00D421B5">
      <w:pPr>
        <w:pStyle w:val="Verzeichnis3"/>
        <w:tabs>
          <w:tab w:val="left" w:pos="1200"/>
          <w:tab w:val="right" w:leader="dot" w:pos="9062"/>
        </w:tabs>
        <w:rPr>
          <w:ins w:id="71" w:author="Maximilian Schmitz" w:date="2015-07-06T18:12:00Z"/>
          <w:rFonts w:asciiTheme="minorHAnsi" w:eastAsiaTheme="minorEastAsia" w:hAnsiTheme="minorHAnsi" w:cstheme="minorBidi"/>
          <w:i w:val="0"/>
          <w:iCs w:val="0"/>
          <w:noProof/>
          <w:sz w:val="22"/>
          <w:szCs w:val="22"/>
        </w:rPr>
      </w:pPr>
      <w:ins w:id="7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r>
          <w:rPr>
            <w:noProof/>
            <w:webHidden/>
          </w:rPr>
        </w:r>
        <w:r>
          <w:rPr>
            <w:noProof/>
            <w:webHidden/>
          </w:rPr>
          <w:fldChar w:fldCharType="separate"/>
        </w:r>
        <w:r>
          <w:rPr>
            <w:noProof/>
            <w:webHidden/>
          </w:rPr>
          <w:t>4</w:t>
        </w:r>
        <w:r>
          <w:rPr>
            <w:noProof/>
            <w:webHidden/>
          </w:rPr>
          <w:fldChar w:fldCharType="end"/>
        </w:r>
        <w:r w:rsidRPr="002213A3">
          <w:rPr>
            <w:rStyle w:val="Hyperlink"/>
            <w:noProof/>
          </w:rPr>
          <w:fldChar w:fldCharType="end"/>
        </w:r>
      </w:ins>
    </w:p>
    <w:p w14:paraId="6561EB59" w14:textId="77777777" w:rsidR="00D421B5" w:rsidRDefault="00D421B5" w:rsidP="00D421B5">
      <w:pPr>
        <w:pStyle w:val="Verzeichnis3"/>
        <w:tabs>
          <w:tab w:val="left" w:pos="1200"/>
          <w:tab w:val="right" w:leader="dot" w:pos="9062"/>
        </w:tabs>
        <w:rPr>
          <w:ins w:id="73" w:author="Maximilian Schmitz" w:date="2015-07-06T18:12:00Z"/>
          <w:rFonts w:asciiTheme="minorHAnsi" w:eastAsiaTheme="minorEastAsia" w:hAnsiTheme="minorHAnsi" w:cstheme="minorBidi"/>
          <w:i w:val="0"/>
          <w:iCs w:val="0"/>
          <w:noProof/>
          <w:sz w:val="22"/>
          <w:szCs w:val="22"/>
        </w:rPr>
      </w:pPr>
      <w:ins w:id="7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r>
          <w:rPr>
            <w:noProof/>
            <w:webHidden/>
          </w:rPr>
        </w:r>
        <w:r>
          <w:rPr>
            <w:noProof/>
            <w:webHidden/>
          </w:rPr>
          <w:fldChar w:fldCharType="separate"/>
        </w:r>
        <w:r>
          <w:rPr>
            <w:noProof/>
            <w:webHidden/>
          </w:rPr>
          <w:t>4</w:t>
        </w:r>
        <w:r>
          <w:rPr>
            <w:noProof/>
            <w:webHidden/>
          </w:rPr>
          <w:fldChar w:fldCharType="end"/>
        </w:r>
        <w:r w:rsidRPr="002213A3">
          <w:rPr>
            <w:rStyle w:val="Hyperlink"/>
            <w:noProof/>
          </w:rPr>
          <w:fldChar w:fldCharType="end"/>
        </w:r>
      </w:ins>
    </w:p>
    <w:p w14:paraId="788E9F0D" w14:textId="77777777" w:rsidR="00D421B5" w:rsidRDefault="00D421B5" w:rsidP="00D421B5">
      <w:pPr>
        <w:pStyle w:val="Verzeichnis3"/>
        <w:tabs>
          <w:tab w:val="left" w:pos="1200"/>
          <w:tab w:val="right" w:leader="dot" w:pos="9062"/>
        </w:tabs>
        <w:rPr>
          <w:ins w:id="75" w:author="Maximilian Schmitz" w:date="2015-07-06T18:12:00Z"/>
          <w:rFonts w:asciiTheme="minorHAnsi" w:eastAsiaTheme="minorEastAsia" w:hAnsiTheme="minorHAnsi" w:cstheme="minorBidi"/>
          <w:i w:val="0"/>
          <w:iCs w:val="0"/>
          <w:noProof/>
          <w:sz w:val="22"/>
          <w:szCs w:val="22"/>
        </w:rPr>
      </w:pPr>
      <w:ins w:id="7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r>
          <w:rPr>
            <w:noProof/>
            <w:webHidden/>
          </w:rPr>
        </w:r>
        <w:r>
          <w:rPr>
            <w:noProof/>
            <w:webHidden/>
          </w:rPr>
          <w:fldChar w:fldCharType="separate"/>
        </w:r>
        <w:r>
          <w:rPr>
            <w:noProof/>
            <w:webHidden/>
          </w:rPr>
          <w:t>5</w:t>
        </w:r>
        <w:r>
          <w:rPr>
            <w:noProof/>
            <w:webHidden/>
          </w:rPr>
          <w:fldChar w:fldCharType="end"/>
        </w:r>
        <w:r w:rsidRPr="002213A3">
          <w:rPr>
            <w:rStyle w:val="Hyperlink"/>
            <w:noProof/>
          </w:rPr>
          <w:fldChar w:fldCharType="end"/>
        </w:r>
      </w:ins>
    </w:p>
    <w:p w14:paraId="1278C13E" w14:textId="77777777" w:rsidR="00D421B5" w:rsidRDefault="00D421B5" w:rsidP="00D421B5">
      <w:pPr>
        <w:pStyle w:val="Verzeichnis2"/>
        <w:tabs>
          <w:tab w:val="left" w:pos="720"/>
          <w:tab w:val="right" w:leader="dot" w:pos="9062"/>
        </w:tabs>
        <w:rPr>
          <w:ins w:id="77" w:author="Maximilian Schmitz" w:date="2015-07-06T18:12:00Z"/>
          <w:rFonts w:asciiTheme="minorHAnsi" w:eastAsiaTheme="minorEastAsia" w:hAnsiTheme="minorHAnsi" w:cstheme="minorBidi"/>
          <w:smallCaps w:val="0"/>
          <w:noProof/>
          <w:sz w:val="22"/>
          <w:szCs w:val="22"/>
        </w:rPr>
      </w:pPr>
      <w:ins w:id="7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r>
          <w:rPr>
            <w:noProof/>
            <w:webHidden/>
          </w:rPr>
        </w:r>
        <w:r>
          <w:rPr>
            <w:noProof/>
            <w:webHidden/>
          </w:rPr>
          <w:fldChar w:fldCharType="separate"/>
        </w:r>
        <w:r>
          <w:rPr>
            <w:noProof/>
            <w:webHidden/>
          </w:rPr>
          <w:t>5</w:t>
        </w:r>
        <w:r>
          <w:rPr>
            <w:noProof/>
            <w:webHidden/>
          </w:rPr>
          <w:fldChar w:fldCharType="end"/>
        </w:r>
        <w:r w:rsidRPr="002213A3">
          <w:rPr>
            <w:rStyle w:val="Hyperlink"/>
            <w:noProof/>
          </w:rPr>
          <w:fldChar w:fldCharType="end"/>
        </w:r>
      </w:ins>
    </w:p>
    <w:p w14:paraId="3D9A2364" w14:textId="77777777" w:rsidR="00D421B5" w:rsidRDefault="00D421B5" w:rsidP="00D421B5">
      <w:pPr>
        <w:pStyle w:val="Verzeichnis3"/>
        <w:tabs>
          <w:tab w:val="left" w:pos="1200"/>
          <w:tab w:val="right" w:leader="dot" w:pos="9062"/>
        </w:tabs>
        <w:rPr>
          <w:ins w:id="79" w:author="Maximilian Schmitz" w:date="2015-07-06T18:12:00Z"/>
          <w:rFonts w:asciiTheme="minorHAnsi" w:eastAsiaTheme="minorEastAsia" w:hAnsiTheme="minorHAnsi" w:cstheme="minorBidi"/>
          <w:i w:val="0"/>
          <w:iCs w:val="0"/>
          <w:noProof/>
          <w:sz w:val="22"/>
          <w:szCs w:val="22"/>
        </w:rPr>
      </w:pPr>
      <w:ins w:id="8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r>
          <w:rPr>
            <w:noProof/>
            <w:webHidden/>
          </w:rPr>
        </w:r>
        <w:r>
          <w:rPr>
            <w:noProof/>
            <w:webHidden/>
          </w:rPr>
          <w:fldChar w:fldCharType="separate"/>
        </w:r>
        <w:r>
          <w:rPr>
            <w:noProof/>
            <w:webHidden/>
          </w:rPr>
          <w:t>5</w:t>
        </w:r>
        <w:r>
          <w:rPr>
            <w:noProof/>
            <w:webHidden/>
          </w:rPr>
          <w:fldChar w:fldCharType="end"/>
        </w:r>
        <w:r w:rsidRPr="002213A3">
          <w:rPr>
            <w:rStyle w:val="Hyperlink"/>
            <w:noProof/>
          </w:rPr>
          <w:fldChar w:fldCharType="end"/>
        </w:r>
      </w:ins>
    </w:p>
    <w:p w14:paraId="5D4C9230" w14:textId="77777777" w:rsidR="00D421B5" w:rsidRDefault="00D421B5" w:rsidP="00D421B5">
      <w:pPr>
        <w:pStyle w:val="Verzeichnis3"/>
        <w:tabs>
          <w:tab w:val="left" w:pos="1200"/>
          <w:tab w:val="right" w:leader="dot" w:pos="9062"/>
        </w:tabs>
        <w:rPr>
          <w:ins w:id="81" w:author="Maximilian Schmitz" w:date="2015-07-06T18:12:00Z"/>
          <w:rFonts w:asciiTheme="minorHAnsi" w:eastAsiaTheme="minorEastAsia" w:hAnsiTheme="minorHAnsi" w:cstheme="minorBidi"/>
          <w:i w:val="0"/>
          <w:iCs w:val="0"/>
          <w:noProof/>
          <w:sz w:val="22"/>
          <w:szCs w:val="22"/>
        </w:rPr>
      </w:pPr>
      <w:ins w:id="8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r>
          <w:rPr>
            <w:noProof/>
            <w:webHidden/>
          </w:rPr>
        </w:r>
        <w:r>
          <w:rPr>
            <w:noProof/>
            <w:webHidden/>
          </w:rPr>
          <w:fldChar w:fldCharType="separate"/>
        </w:r>
        <w:r>
          <w:rPr>
            <w:noProof/>
            <w:webHidden/>
          </w:rPr>
          <w:t>6</w:t>
        </w:r>
        <w:r>
          <w:rPr>
            <w:noProof/>
            <w:webHidden/>
          </w:rPr>
          <w:fldChar w:fldCharType="end"/>
        </w:r>
        <w:r w:rsidRPr="002213A3">
          <w:rPr>
            <w:rStyle w:val="Hyperlink"/>
            <w:noProof/>
          </w:rPr>
          <w:fldChar w:fldCharType="end"/>
        </w:r>
      </w:ins>
    </w:p>
    <w:p w14:paraId="5D9113A0" w14:textId="77777777" w:rsidR="00D421B5" w:rsidRDefault="00D421B5" w:rsidP="00D421B5">
      <w:pPr>
        <w:pStyle w:val="Verzeichnis2"/>
        <w:tabs>
          <w:tab w:val="left" w:pos="720"/>
          <w:tab w:val="right" w:leader="dot" w:pos="9062"/>
        </w:tabs>
        <w:rPr>
          <w:ins w:id="83" w:author="Maximilian Schmitz" w:date="2015-07-06T18:12:00Z"/>
          <w:rFonts w:asciiTheme="minorHAnsi" w:eastAsiaTheme="minorEastAsia" w:hAnsiTheme="minorHAnsi" w:cstheme="minorBidi"/>
          <w:smallCaps w:val="0"/>
          <w:noProof/>
          <w:sz w:val="22"/>
          <w:szCs w:val="22"/>
        </w:rPr>
      </w:pPr>
      <w:ins w:id="8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r>
          <w:rPr>
            <w:noProof/>
            <w:webHidden/>
          </w:rPr>
        </w:r>
        <w:r>
          <w:rPr>
            <w:noProof/>
            <w:webHidden/>
          </w:rPr>
          <w:fldChar w:fldCharType="separate"/>
        </w:r>
        <w:r>
          <w:rPr>
            <w:noProof/>
            <w:webHidden/>
          </w:rPr>
          <w:t>6</w:t>
        </w:r>
        <w:r>
          <w:rPr>
            <w:noProof/>
            <w:webHidden/>
          </w:rPr>
          <w:fldChar w:fldCharType="end"/>
        </w:r>
        <w:r w:rsidRPr="002213A3">
          <w:rPr>
            <w:rStyle w:val="Hyperlink"/>
            <w:noProof/>
          </w:rPr>
          <w:fldChar w:fldCharType="end"/>
        </w:r>
      </w:ins>
    </w:p>
    <w:p w14:paraId="21AAD950" w14:textId="77777777" w:rsidR="00D421B5" w:rsidRDefault="00D421B5" w:rsidP="00D421B5">
      <w:pPr>
        <w:pStyle w:val="Verzeichnis2"/>
        <w:tabs>
          <w:tab w:val="left" w:pos="720"/>
          <w:tab w:val="right" w:leader="dot" w:pos="9062"/>
        </w:tabs>
        <w:rPr>
          <w:ins w:id="85" w:author="Maximilian Schmitz" w:date="2015-07-06T18:12:00Z"/>
          <w:rFonts w:asciiTheme="minorHAnsi" w:eastAsiaTheme="minorEastAsia" w:hAnsiTheme="minorHAnsi" w:cstheme="minorBidi"/>
          <w:smallCaps w:val="0"/>
          <w:noProof/>
          <w:sz w:val="22"/>
          <w:szCs w:val="22"/>
        </w:rPr>
      </w:pPr>
      <w:ins w:id="8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r>
          <w:rPr>
            <w:noProof/>
            <w:webHidden/>
          </w:rPr>
        </w:r>
        <w:r>
          <w:rPr>
            <w:noProof/>
            <w:webHidden/>
          </w:rPr>
          <w:fldChar w:fldCharType="separate"/>
        </w:r>
        <w:r>
          <w:rPr>
            <w:noProof/>
            <w:webHidden/>
          </w:rPr>
          <w:t>7</w:t>
        </w:r>
        <w:r>
          <w:rPr>
            <w:noProof/>
            <w:webHidden/>
          </w:rPr>
          <w:fldChar w:fldCharType="end"/>
        </w:r>
        <w:r w:rsidRPr="002213A3">
          <w:rPr>
            <w:rStyle w:val="Hyperlink"/>
            <w:noProof/>
          </w:rPr>
          <w:fldChar w:fldCharType="end"/>
        </w:r>
      </w:ins>
    </w:p>
    <w:p w14:paraId="325F9307" w14:textId="77777777" w:rsidR="00D421B5" w:rsidRDefault="00D421B5" w:rsidP="00D421B5">
      <w:pPr>
        <w:pStyle w:val="Verzeichnis2"/>
        <w:tabs>
          <w:tab w:val="left" w:pos="720"/>
          <w:tab w:val="right" w:leader="dot" w:pos="9062"/>
        </w:tabs>
        <w:rPr>
          <w:ins w:id="87" w:author="Maximilian Schmitz" w:date="2015-07-06T18:12:00Z"/>
          <w:rFonts w:asciiTheme="minorHAnsi" w:eastAsiaTheme="minorEastAsia" w:hAnsiTheme="minorHAnsi" w:cstheme="minorBidi"/>
          <w:smallCaps w:val="0"/>
          <w:noProof/>
          <w:sz w:val="22"/>
          <w:szCs w:val="22"/>
        </w:rPr>
      </w:pPr>
      <w:ins w:id="8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r>
          <w:rPr>
            <w:noProof/>
            <w:webHidden/>
          </w:rPr>
        </w:r>
        <w:r>
          <w:rPr>
            <w:noProof/>
            <w:webHidden/>
          </w:rPr>
          <w:fldChar w:fldCharType="separate"/>
        </w:r>
        <w:r>
          <w:rPr>
            <w:noProof/>
            <w:webHidden/>
          </w:rPr>
          <w:t>9</w:t>
        </w:r>
        <w:r>
          <w:rPr>
            <w:noProof/>
            <w:webHidden/>
          </w:rPr>
          <w:fldChar w:fldCharType="end"/>
        </w:r>
        <w:r w:rsidRPr="002213A3">
          <w:rPr>
            <w:rStyle w:val="Hyperlink"/>
            <w:noProof/>
          </w:rPr>
          <w:fldChar w:fldCharType="end"/>
        </w:r>
      </w:ins>
    </w:p>
    <w:p w14:paraId="17983987" w14:textId="77777777" w:rsidR="00D421B5" w:rsidRDefault="00D421B5" w:rsidP="00D421B5">
      <w:pPr>
        <w:pStyle w:val="Verzeichnis1"/>
        <w:tabs>
          <w:tab w:val="left" w:pos="480"/>
          <w:tab w:val="right" w:leader="dot" w:pos="9062"/>
        </w:tabs>
        <w:rPr>
          <w:ins w:id="89" w:author="Maximilian Schmitz" w:date="2015-07-06T18:12:00Z"/>
          <w:rFonts w:asciiTheme="minorHAnsi" w:eastAsiaTheme="minorEastAsia" w:hAnsiTheme="minorHAnsi" w:cstheme="minorBidi"/>
          <w:b w:val="0"/>
          <w:bCs w:val="0"/>
          <w:caps w:val="0"/>
          <w:noProof/>
          <w:sz w:val="22"/>
          <w:szCs w:val="22"/>
        </w:rPr>
      </w:pPr>
      <w:ins w:id="9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r>
          <w:rPr>
            <w:noProof/>
            <w:webHidden/>
          </w:rPr>
        </w:r>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5E3BC8B" w14:textId="77777777" w:rsidR="00D421B5" w:rsidRDefault="00D421B5" w:rsidP="00D421B5">
      <w:pPr>
        <w:pStyle w:val="Verzeichnis2"/>
        <w:tabs>
          <w:tab w:val="left" w:pos="720"/>
          <w:tab w:val="right" w:leader="dot" w:pos="9062"/>
        </w:tabs>
        <w:rPr>
          <w:ins w:id="91" w:author="Maximilian Schmitz" w:date="2015-07-06T18:12:00Z"/>
          <w:rFonts w:asciiTheme="minorHAnsi" w:eastAsiaTheme="minorEastAsia" w:hAnsiTheme="minorHAnsi" w:cstheme="minorBidi"/>
          <w:smallCaps w:val="0"/>
          <w:noProof/>
          <w:sz w:val="22"/>
          <w:szCs w:val="22"/>
        </w:rPr>
      </w:pPr>
      <w:ins w:id="9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r>
          <w:rPr>
            <w:noProof/>
            <w:webHidden/>
          </w:rPr>
        </w:r>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CC50BCB" w14:textId="77777777" w:rsidR="00D421B5" w:rsidRDefault="00D421B5" w:rsidP="00D421B5">
      <w:pPr>
        <w:pStyle w:val="Verzeichnis2"/>
        <w:tabs>
          <w:tab w:val="left" w:pos="720"/>
          <w:tab w:val="right" w:leader="dot" w:pos="9062"/>
        </w:tabs>
        <w:rPr>
          <w:ins w:id="93" w:author="Maximilian Schmitz" w:date="2015-07-06T18:12:00Z"/>
          <w:rFonts w:asciiTheme="minorHAnsi" w:eastAsiaTheme="minorEastAsia" w:hAnsiTheme="minorHAnsi" w:cstheme="minorBidi"/>
          <w:smallCaps w:val="0"/>
          <w:noProof/>
          <w:sz w:val="22"/>
          <w:szCs w:val="22"/>
        </w:rPr>
      </w:pPr>
      <w:ins w:id="9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r>
          <w:rPr>
            <w:noProof/>
            <w:webHidden/>
          </w:rPr>
        </w:r>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3E6248C8" w14:textId="77777777" w:rsidR="00D421B5" w:rsidRDefault="00D421B5" w:rsidP="00D421B5">
      <w:pPr>
        <w:pStyle w:val="Verzeichnis3"/>
        <w:tabs>
          <w:tab w:val="left" w:pos="1200"/>
          <w:tab w:val="right" w:leader="dot" w:pos="9062"/>
        </w:tabs>
        <w:rPr>
          <w:ins w:id="95" w:author="Maximilian Schmitz" w:date="2015-07-06T18:12:00Z"/>
          <w:rFonts w:asciiTheme="minorHAnsi" w:eastAsiaTheme="minorEastAsia" w:hAnsiTheme="minorHAnsi" w:cstheme="minorBidi"/>
          <w:i w:val="0"/>
          <w:iCs w:val="0"/>
          <w:noProof/>
          <w:sz w:val="22"/>
          <w:szCs w:val="22"/>
        </w:rPr>
      </w:pPr>
      <w:ins w:id="9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r>
          <w:rPr>
            <w:noProof/>
            <w:webHidden/>
          </w:rPr>
        </w:r>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5B8EF8EC" w14:textId="77777777" w:rsidR="00D421B5" w:rsidRDefault="00D421B5" w:rsidP="00D421B5">
      <w:pPr>
        <w:pStyle w:val="Verzeichnis3"/>
        <w:tabs>
          <w:tab w:val="left" w:pos="1200"/>
          <w:tab w:val="right" w:leader="dot" w:pos="9062"/>
        </w:tabs>
        <w:rPr>
          <w:ins w:id="97" w:author="Maximilian Schmitz" w:date="2015-07-06T18:12:00Z"/>
          <w:rFonts w:asciiTheme="minorHAnsi" w:eastAsiaTheme="minorEastAsia" w:hAnsiTheme="minorHAnsi" w:cstheme="minorBidi"/>
          <w:i w:val="0"/>
          <w:iCs w:val="0"/>
          <w:noProof/>
          <w:sz w:val="22"/>
          <w:szCs w:val="22"/>
        </w:rPr>
      </w:pPr>
      <w:ins w:id="9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r>
          <w:rPr>
            <w:noProof/>
            <w:webHidden/>
          </w:rPr>
        </w:r>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6F04E87" w14:textId="77777777" w:rsidR="00D421B5" w:rsidRDefault="00D421B5" w:rsidP="00D421B5">
      <w:pPr>
        <w:pStyle w:val="Verzeichnis3"/>
        <w:tabs>
          <w:tab w:val="left" w:pos="1200"/>
          <w:tab w:val="right" w:leader="dot" w:pos="9062"/>
        </w:tabs>
        <w:rPr>
          <w:ins w:id="99" w:author="Maximilian Schmitz" w:date="2015-07-06T18:12:00Z"/>
          <w:rFonts w:asciiTheme="minorHAnsi" w:eastAsiaTheme="minorEastAsia" w:hAnsiTheme="minorHAnsi" w:cstheme="minorBidi"/>
          <w:i w:val="0"/>
          <w:iCs w:val="0"/>
          <w:noProof/>
          <w:sz w:val="22"/>
          <w:szCs w:val="22"/>
        </w:rPr>
      </w:pPr>
      <w:ins w:id="10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r>
          <w:rPr>
            <w:noProof/>
            <w:webHidden/>
          </w:rPr>
        </w:r>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C014DE3" w14:textId="77777777" w:rsidR="00D421B5" w:rsidRDefault="00D421B5" w:rsidP="00D421B5">
      <w:pPr>
        <w:pStyle w:val="Verzeichnis3"/>
        <w:tabs>
          <w:tab w:val="left" w:pos="1200"/>
          <w:tab w:val="right" w:leader="dot" w:pos="9062"/>
        </w:tabs>
        <w:rPr>
          <w:ins w:id="101" w:author="Maximilian Schmitz" w:date="2015-07-06T18:12:00Z"/>
          <w:rFonts w:asciiTheme="minorHAnsi" w:eastAsiaTheme="minorEastAsia" w:hAnsiTheme="minorHAnsi" w:cstheme="minorBidi"/>
          <w:i w:val="0"/>
          <w:iCs w:val="0"/>
          <w:noProof/>
          <w:sz w:val="22"/>
          <w:szCs w:val="22"/>
        </w:rPr>
      </w:pPr>
      <w:ins w:id="10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r>
          <w:rPr>
            <w:noProof/>
            <w:webHidden/>
          </w:rPr>
        </w:r>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7915C3D2" w14:textId="77777777" w:rsidR="00D421B5" w:rsidRDefault="00D421B5" w:rsidP="00D421B5">
      <w:pPr>
        <w:pStyle w:val="Verzeichnis2"/>
        <w:tabs>
          <w:tab w:val="left" w:pos="720"/>
          <w:tab w:val="right" w:leader="dot" w:pos="9062"/>
        </w:tabs>
        <w:rPr>
          <w:ins w:id="103" w:author="Maximilian Schmitz" w:date="2015-07-06T18:12:00Z"/>
          <w:rFonts w:asciiTheme="minorHAnsi" w:eastAsiaTheme="minorEastAsia" w:hAnsiTheme="minorHAnsi" w:cstheme="minorBidi"/>
          <w:smallCaps w:val="0"/>
          <w:noProof/>
          <w:sz w:val="22"/>
          <w:szCs w:val="22"/>
        </w:rPr>
      </w:pPr>
      <w:ins w:id="10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r>
          <w:rPr>
            <w:noProof/>
            <w:webHidden/>
          </w:rPr>
        </w:r>
        <w:r>
          <w:rPr>
            <w:noProof/>
            <w:webHidden/>
          </w:rPr>
          <w:fldChar w:fldCharType="separate"/>
        </w:r>
        <w:r>
          <w:rPr>
            <w:noProof/>
            <w:webHidden/>
          </w:rPr>
          <w:t>12</w:t>
        </w:r>
        <w:r>
          <w:rPr>
            <w:noProof/>
            <w:webHidden/>
          </w:rPr>
          <w:fldChar w:fldCharType="end"/>
        </w:r>
        <w:r w:rsidRPr="002213A3">
          <w:rPr>
            <w:rStyle w:val="Hyperlink"/>
            <w:noProof/>
          </w:rPr>
          <w:fldChar w:fldCharType="end"/>
        </w:r>
      </w:ins>
    </w:p>
    <w:p w14:paraId="53063EA2" w14:textId="77777777" w:rsidR="00D421B5" w:rsidRDefault="00D421B5" w:rsidP="00D421B5">
      <w:pPr>
        <w:pStyle w:val="Verzeichnis1"/>
        <w:tabs>
          <w:tab w:val="left" w:pos="480"/>
          <w:tab w:val="right" w:leader="dot" w:pos="9062"/>
        </w:tabs>
        <w:rPr>
          <w:ins w:id="105" w:author="Maximilian Schmitz" w:date="2015-07-06T18:12:00Z"/>
          <w:rFonts w:asciiTheme="minorHAnsi" w:eastAsiaTheme="minorEastAsia" w:hAnsiTheme="minorHAnsi" w:cstheme="minorBidi"/>
          <w:b w:val="0"/>
          <w:bCs w:val="0"/>
          <w:caps w:val="0"/>
          <w:noProof/>
          <w:sz w:val="22"/>
          <w:szCs w:val="22"/>
        </w:rPr>
      </w:pPr>
      <w:ins w:id="10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r>
          <w:rPr>
            <w:noProof/>
            <w:webHidden/>
          </w:rPr>
        </w:r>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319DA3B2" w14:textId="77777777" w:rsidR="00D421B5" w:rsidRDefault="00D421B5" w:rsidP="00D421B5">
      <w:pPr>
        <w:pStyle w:val="Verzeichnis2"/>
        <w:tabs>
          <w:tab w:val="left" w:pos="720"/>
          <w:tab w:val="right" w:leader="dot" w:pos="9062"/>
        </w:tabs>
        <w:rPr>
          <w:ins w:id="107" w:author="Maximilian Schmitz" w:date="2015-07-06T18:12:00Z"/>
          <w:rFonts w:asciiTheme="minorHAnsi" w:eastAsiaTheme="minorEastAsia" w:hAnsiTheme="minorHAnsi" w:cstheme="minorBidi"/>
          <w:smallCaps w:val="0"/>
          <w:noProof/>
          <w:sz w:val="22"/>
          <w:szCs w:val="22"/>
        </w:rPr>
      </w:pPr>
      <w:ins w:id="108" w:author="Maximilian Schmitz" w:date="2015-07-06T18:12: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r>
          <w:rPr>
            <w:noProof/>
            <w:webHidden/>
          </w:rPr>
        </w:r>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079DAB26" w14:textId="77777777" w:rsidR="00D421B5" w:rsidRDefault="00D421B5" w:rsidP="00D421B5">
      <w:pPr>
        <w:pStyle w:val="Verzeichnis3"/>
        <w:tabs>
          <w:tab w:val="left" w:pos="1200"/>
          <w:tab w:val="right" w:leader="dot" w:pos="9062"/>
        </w:tabs>
        <w:rPr>
          <w:ins w:id="109" w:author="Maximilian Schmitz" w:date="2015-07-06T18:12:00Z"/>
          <w:rFonts w:asciiTheme="minorHAnsi" w:eastAsiaTheme="minorEastAsia" w:hAnsiTheme="minorHAnsi" w:cstheme="minorBidi"/>
          <w:i w:val="0"/>
          <w:iCs w:val="0"/>
          <w:noProof/>
          <w:sz w:val="22"/>
          <w:szCs w:val="22"/>
        </w:rPr>
      </w:pPr>
      <w:ins w:id="11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r>
          <w:rPr>
            <w:noProof/>
            <w:webHidden/>
          </w:rPr>
        </w:r>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46BB8F38" w14:textId="77777777" w:rsidR="00D421B5" w:rsidRDefault="00D421B5" w:rsidP="00D421B5">
      <w:pPr>
        <w:pStyle w:val="Verzeichnis3"/>
        <w:tabs>
          <w:tab w:val="left" w:pos="1200"/>
          <w:tab w:val="right" w:leader="dot" w:pos="9062"/>
        </w:tabs>
        <w:rPr>
          <w:ins w:id="111" w:author="Maximilian Schmitz" w:date="2015-07-06T18:12:00Z"/>
          <w:rFonts w:asciiTheme="minorHAnsi" w:eastAsiaTheme="minorEastAsia" w:hAnsiTheme="minorHAnsi" w:cstheme="minorBidi"/>
          <w:i w:val="0"/>
          <w:iCs w:val="0"/>
          <w:noProof/>
          <w:sz w:val="22"/>
          <w:szCs w:val="22"/>
        </w:rPr>
      </w:pPr>
      <w:ins w:id="11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r>
          <w:rPr>
            <w:noProof/>
            <w:webHidden/>
          </w:rPr>
        </w:r>
        <w:r>
          <w:rPr>
            <w:noProof/>
            <w:webHidden/>
          </w:rPr>
          <w:fldChar w:fldCharType="separate"/>
        </w:r>
        <w:r>
          <w:rPr>
            <w:noProof/>
            <w:webHidden/>
          </w:rPr>
          <w:t>15</w:t>
        </w:r>
        <w:r>
          <w:rPr>
            <w:noProof/>
            <w:webHidden/>
          </w:rPr>
          <w:fldChar w:fldCharType="end"/>
        </w:r>
        <w:r w:rsidRPr="002213A3">
          <w:rPr>
            <w:rStyle w:val="Hyperlink"/>
            <w:noProof/>
          </w:rPr>
          <w:fldChar w:fldCharType="end"/>
        </w:r>
      </w:ins>
    </w:p>
    <w:p w14:paraId="24723CF3" w14:textId="77777777" w:rsidR="00D421B5" w:rsidRDefault="00D421B5" w:rsidP="00D421B5">
      <w:pPr>
        <w:pStyle w:val="Verzeichnis3"/>
        <w:tabs>
          <w:tab w:val="left" w:pos="1200"/>
          <w:tab w:val="right" w:leader="dot" w:pos="9062"/>
        </w:tabs>
        <w:rPr>
          <w:ins w:id="113" w:author="Maximilian Schmitz" w:date="2015-07-06T18:12:00Z"/>
          <w:rFonts w:asciiTheme="minorHAnsi" w:eastAsiaTheme="minorEastAsia" w:hAnsiTheme="minorHAnsi" w:cstheme="minorBidi"/>
          <w:i w:val="0"/>
          <w:iCs w:val="0"/>
          <w:noProof/>
          <w:sz w:val="22"/>
          <w:szCs w:val="22"/>
        </w:rPr>
      </w:pPr>
      <w:ins w:id="11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r>
          <w:rPr>
            <w:noProof/>
            <w:webHidden/>
          </w:rPr>
        </w:r>
        <w:r>
          <w:rPr>
            <w:noProof/>
            <w:webHidden/>
          </w:rPr>
          <w:fldChar w:fldCharType="separate"/>
        </w:r>
        <w:r>
          <w:rPr>
            <w:noProof/>
            <w:webHidden/>
          </w:rPr>
          <w:t>19</w:t>
        </w:r>
        <w:r>
          <w:rPr>
            <w:noProof/>
            <w:webHidden/>
          </w:rPr>
          <w:fldChar w:fldCharType="end"/>
        </w:r>
        <w:r w:rsidRPr="002213A3">
          <w:rPr>
            <w:rStyle w:val="Hyperlink"/>
            <w:noProof/>
          </w:rPr>
          <w:fldChar w:fldCharType="end"/>
        </w:r>
      </w:ins>
    </w:p>
    <w:p w14:paraId="4D98F571" w14:textId="77777777" w:rsidR="00D421B5" w:rsidRDefault="00D421B5" w:rsidP="00D421B5">
      <w:pPr>
        <w:pStyle w:val="Verzeichnis3"/>
        <w:tabs>
          <w:tab w:val="left" w:pos="1200"/>
          <w:tab w:val="right" w:leader="dot" w:pos="9062"/>
        </w:tabs>
        <w:rPr>
          <w:ins w:id="115" w:author="Maximilian Schmitz" w:date="2015-07-06T18:12:00Z"/>
          <w:rFonts w:asciiTheme="minorHAnsi" w:eastAsiaTheme="minorEastAsia" w:hAnsiTheme="minorHAnsi" w:cstheme="minorBidi"/>
          <w:i w:val="0"/>
          <w:iCs w:val="0"/>
          <w:noProof/>
          <w:sz w:val="22"/>
          <w:szCs w:val="22"/>
        </w:rPr>
      </w:pPr>
      <w:ins w:id="11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r>
          <w:rPr>
            <w:noProof/>
            <w:webHidden/>
          </w:rPr>
        </w:r>
        <w:r>
          <w:rPr>
            <w:noProof/>
            <w:webHidden/>
          </w:rPr>
          <w:fldChar w:fldCharType="separate"/>
        </w:r>
        <w:r>
          <w:rPr>
            <w:noProof/>
            <w:webHidden/>
          </w:rPr>
          <w:t>23</w:t>
        </w:r>
        <w:r>
          <w:rPr>
            <w:noProof/>
            <w:webHidden/>
          </w:rPr>
          <w:fldChar w:fldCharType="end"/>
        </w:r>
        <w:r w:rsidRPr="002213A3">
          <w:rPr>
            <w:rStyle w:val="Hyperlink"/>
            <w:noProof/>
          </w:rPr>
          <w:fldChar w:fldCharType="end"/>
        </w:r>
      </w:ins>
    </w:p>
    <w:p w14:paraId="000CCE9D" w14:textId="77777777" w:rsidR="00D421B5" w:rsidRDefault="00D421B5" w:rsidP="00D421B5">
      <w:pPr>
        <w:pStyle w:val="Verzeichnis2"/>
        <w:tabs>
          <w:tab w:val="left" w:pos="720"/>
          <w:tab w:val="right" w:leader="dot" w:pos="9062"/>
        </w:tabs>
        <w:rPr>
          <w:ins w:id="117" w:author="Maximilian Schmitz" w:date="2015-07-06T18:12:00Z"/>
          <w:rFonts w:asciiTheme="minorHAnsi" w:eastAsiaTheme="minorEastAsia" w:hAnsiTheme="minorHAnsi" w:cstheme="minorBidi"/>
          <w:smallCaps w:val="0"/>
          <w:noProof/>
          <w:sz w:val="22"/>
          <w:szCs w:val="22"/>
        </w:rPr>
      </w:pPr>
      <w:ins w:id="11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r>
          <w:rPr>
            <w:noProof/>
            <w:webHidden/>
          </w:rPr>
        </w:r>
        <w:r>
          <w:rPr>
            <w:noProof/>
            <w:webHidden/>
          </w:rPr>
          <w:fldChar w:fldCharType="separate"/>
        </w:r>
        <w:r>
          <w:rPr>
            <w:noProof/>
            <w:webHidden/>
          </w:rPr>
          <w:t>24</w:t>
        </w:r>
        <w:r>
          <w:rPr>
            <w:noProof/>
            <w:webHidden/>
          </w:rPr>
          <w:fldChar w:fldCharType="end"/>
        </w:r>
        <w:r w:rsidRPr="002213A3">
          <w:rPr>
            <w:rStyle w:val="Hyperlink"/>
            <w:noProof/>
          </w:rPr>
          <w:fldChar w:fldCharType="end"/>
        </w:r>
      </w:ins>
    </w:p>
    <w:p w14:paraId="065F195B" w14:textId="77777777" w:rsidR="00D421B5" w:rsidRDefault="00D421B5" w:rsidP="00D421B5">
      <w:pPr>
        <w:pStyle w:val="Verzeichnis1"/>
        <w:tabs>
          <w:tab w:val="left" w:pos="480"/>
          <w:tab w:val="right" w:leader="dot" w:pos="9062"/>
        </w:tabs>
        <w:rPr>
          <w:ins w:id="119" w:author="Maximilian Schmitz" w:date="2015-07-06T18:12:00Z"/>
          <w:rFonts w:asciiTheme="minorHAnsi" w:eastAsiaTheme="minorEastAsia" w:hAnsiTheme="minorHAnsi" w:cstheme="minorBidi"/>
          <w:b w:val="0"/>
          <w:bCs w:val="0"/>
          <w:caps w:val="0"/>
          <w:noProof/>
          <w:sz w:val="22"/>
          <w:szCs w:val="22"/>
        </w:rPr>
      </w:pPr>
      <w:ins w:id="12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r>
          <w:rPr>
            <w:noProof/>
            <w:webHidden/>
          </w:rPr>
        </w:r>
        <w:r>
          <w:rPr>
            <w:noProof/>
            <w:webHidden/>
          </w:rPr>
          <w:fldChar w:fldCharType="separate"/>
        </w:r>
        <w:r>
          <w:rPr>
            <w:noProof/>
            <w:webHidden/>
          </w:rPr>
          <w:t>32</w:t>
        </w:r>
        <w:r>
          <w:rPr>
            <w:noProof/>
            <w:webHidden/>
          </w:rPr>
          <w:fldChar w:fldCharType="end"/>
        </w:r>
        <w:r w:rsidRPr="002213A3">
          <w:rPr>
            <w:rStyle w:val="Hyperlink"/>
            <w:noProof/>
          </w:rPr>
          <w:fldChar w:fldCharType="end"/>
        </w:r>
      </w:ins>
    </w:p>
    <w:p w14:paraId="095C7402" w14:textId="77777777" w:rsidR="00D421B5" w:rsidRDefault="00D421B5" w:rsidP="00D421B5">
      <w:pPr>
        <w:pStyle w:val="Verzeichnis1"/>
        <w:tabs>
          <w:tab w:val="left" w:pos="480"/>
          <w:tab w:val="right" w:leader="dot" w:pos="9062"/>
        </w:tabs>
        <w:rPr>
          <w:ins w:id="121" w:author="Maximilian Schmitz" w:date="2015-07-06T18:12:00Z"/>
          <w:rFonts w:asciiTheme="minorHAnsi" w:eastAsiaTheme="minorEastAsia" w:hAnsiTheme="minorHAnsi" w:cstheme="minorBidi"/>
          <w:b w:val="0"/>
          <w:bCs w:val="0"/>
          <w:caps w:val="0"/>
          <w:noProof/>
          <w:sz w:val="22"/>
          <w:szCs w:val="22"/>
        </w:rPr>
      </w:pPr>
      <w:ins w:id="12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r>
          <w:rPr>
            <w:noProof/>
            <w:webHidden/>
          </w:rPr>
        </w:r>
        <w:r>
          <w:rPr>
            <w:noProof/>
            <w:webHidden/>
          </w:rPr>
          <w:fldChar w:fldCharType="separate"/>
        </w:r>
        <w:r>
          <w:rPr>
            <w:noProof/>
            <w:webHidden/>
          </w:rPr>
          <w:t>33</w:t>
        </w:r>
        <w:r>
          <w:rPr>
            <w:noProof/>
            <w:webHidden/>
          </w:rPr>
          <w:fldChar w:fldCharType="end"/>
        </w:r>
        <w:r w:rsidRPr="002213A3">
          <w:rPr>
            <w:rStyle w:val="Hyperlink"/>
            <w:noProof/>
          </w:rPr>
          <w:fldChar w:fldCharType="end"/>
        </w:r>
      </w:ins>
    </w:p>
    <w:p w14:paraId="3ADB177C" w14:textId="77777777" w:rsidR="00D421B5" w:rsidRDefault="00D421B5" w:rsidP="00D421B5">
      <w:pPr>
        <w:pStyle w:val="Verzeichnis1"/>
        <w:tabs>
          <w:tab w:val="right" w:leader="dot" w:pos="9062"/>
        </w:tabs>
        <w:rPr>
          <w:ins w:id="123" w:author="Maximilian Schmitz" w:date="2015-07-06T18:12:00Z"/>
          <w:rFonts w:asciiTheme="minorHAnsi" w:eastAsiaTheme="minorEastAsia" w:hAnsiTheme="minorHAnsi" w:cstheme="minorBidi"/>
          <w:b w:val="0"/>
          <w:bCs w:val="0"/>
          <w:caps w:val="0"/>
          <w:noProof/>
          <w:sz w:val="22"/>
          <w:szCs w:val="22"/>
        </w:rPr>
      </w:pPr>
      <w:ins w:id="12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r>
          <w:rPr>
            <w:noProof/>
            <w:webHidden/>
          </w:rPr>
        </w:r>
        <w:r>
          <w:rPr>
            <w:noProof/>
            <w:webHidden/>
          </w:rPr>
          <w:fldChar w:fldCharType="separate"/>
        </w:r>
        <w:r>
          <w:rPr>
            <w:noProof/>
            <w:webHidden/>
          </w:rPr>
          <w:t>I</w:t>
        </w:r>
        <w:r>
          <w:rPr>
            <w:noProof/>
            <w:webHidden/>
          </w:rPr>
          <w:fldChar w:fldCharType="end"/>
        </w:r>
        <w:r w:rsidRPr="002213A3">
          <w:rPr>
            <w:rStyle w:val="Hyperlink"/>
            <w:noProof/>
          </w:rPr>
          <w:fldChar w:fldCharType="end"/>
        </w:r>
      </w:ins>
    </w:p>
    <w:p w14:paraId="0220BE85" w14:textId="77777777" w:rsidR="00D421B5" w:rsidRDefault="00D421B5" w:rsidP="00D421B5">
      <w:pPr>
        <w:pStyle w:val="Verzeichnis1"/>
        <w:tabs>
          <w:tab w:val="right" w:leader="dot" w:pos="9062"/>
        </w:tabs>
        <w:rPr>
          <w:ins w:id="125" w:author="Maximilian Schmitz" w:date="2015-07-06T18:12:00Z"/>
          <w:rFonts w:asciiTheme="minorHAnsi" w:eastAsiaTheme="minorEastAsia" w:hAnsiTheme="minorHAnsi" w:cstheme="minorBidi"/>
          <w:b w:val="0"/>
          <w:bCs w:val="0"/>
          <w:caps w:val="0"/>
          <w:noProof/>
          <w:sz w:val="22"/>
          <w:szCs w:val="22"/>
        </w:rPr>
      </w:pPr>
      <w:ins w:id="12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r>
          <w:rPr>
            <w:noProof/>
            <w:webHidden/>
          </w:rPr>
        </w:r>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3D39A6BE" w14:textId="77777777" w:rsidR="00D421B5" w:rsidRDefault="00D421B5" w:rsidP="00D421B5">
      <w:pPr>
        <w:pStyle w:val="Verzeichnis1"/>
        <w:tabs>
          <w:tab w:val="right" w:leader="dot" w:pos="9062"/>
        </w:tabs>
        <w:rPr>
          <w:ins w:id="127" w:author="Maximilian Schmitz" w:date="2015-07-06T18:12:00Z"/>
          <w:rFonts w:asciiTheme="minorHAnsi" w:eastAsiaTheme="minorEastAsia" w:hAnsiTheme="minorHAnsi" w:cstheme="minorBidi"/>
          <w:b w:val="0"/>
          <w:bCs w:val="0"/>
          <w:caps w:val="0"/>
          <w:noProof/>
          <w:sz w:val="22"/>
          <w:szCs w:val="22"/>
        </w:rPr>
      </w:pPr>
      <w:ins w:id="12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r>
          <w:rPr>
            <w:noProof/>
            <w:webHidden/>
          </w:rPr>
        </w:r>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67BEAA3B" w14:textId="77777777" w:rsidR="00D421B5" w:rsidRDefault="00D421B5" w:rsidP="00D421B5">
      <w:pPr>
        <w:pStyle w:val="Verzeichnis1"/>
        <w:tabs>
          <w:tab w:val="right" w:leader="dot" w:pos="9062"/>
        </w:tabs>
        <w:rPr>
          <w:ins w:id="129" w:author="Maximilian Schmitz" w:date="2015-07-06T18:12:00Z"/>
          <w:rFonts w:asciiTheme="minorHAnsi" w:eastAsiaTheme="minorEastAsia" w:hAnsiTheme="minorHAnsi" w:cstheme="minorBidi"/>
          <w:b w:val="0"/>
          <w:bCs w:val="0"/>
          <w:caps w:val="0"/>
          <w:noProof/>
          <w:sz w:val="22"/>
          <w:szCs w:val="22"/>
        </w:rPr>
      </w:pPr>
      <w:ins w:id="13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r>
          <w:rPr>
            <w:noProof/>
            <w:webHidden/>
          </w:rPr>
        </w:r>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189576CC" w14:textId="77777777" w:rsidR="00D421B5" w:rsidRDefault="00D421B5" w:rsidP="00D421B5">
      <w:pPr>
        <w:pStyle w:val="Verzeichnis1"/>
        <w:tabs>
          <w:tab w:val="right" w:leader="dot" w:pos="9062"/>
        </w:tabs>
        <w:rPr>
          <w:ins w:id="131" w:author="Maximilian Schmitz" w:date="2015-07-06T18:12:00Z"/>
          <w:rFonts w:asciiTheme="minorHAnsi" w:eastAsiaTheme="minorEastAsia" w:hAnsiTheme="minorHAnsi" w:cstheme="minorBidi"/>
          <w:b w:val="0"/>
          <w:bCs w:val="0"/>
          <w:caps w:val="0"/>
          <w:noProof/>
          <w:sz w:val="22"/>
          <w:szCs w:val="22"/>
        </w:rPr>
      </w:pPr>
      <w:ins w:id="13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r>
          <w:rPr>
            <w:noProof/>
            <w:webHidden/>
          </w:rPr>
        </w:r>
        <w:r>
          <w:rPr>
            <w:noProof/>
            <w:webHidden/>
          </w:rPr>
          <w:fldChar w:fldCharType="separate"/>
        </w:r>
        <w:r>
          <w:rPr>
            <w:noProof/>
            <w:webHidden/>
          </w:rPr>
          <w:t>V</w:t>
        </w:r>
        <w:r>
          <w:rPr>
            <w:noProof/>
            <w:webHidden/>
          </w:rPr>
          <w:fldChar w:fldCharType="end"/>
        </w:r>
        <w:r w:rsidRPr="002213A3">
          <w:rPr>
            <w:rStyle w:val="Hyperlink"/>
            <w:noProof/>
          </w:rPr>
          <w:fldChar w:fldCharType="end"/>
        </w:r>
      </w:ins>
    </w:p>
    <w:p w14:paraId="38FB3006" w14:textId="77777777" w:rsidR="00D421B5" w:rsidRPr="00F2625B" w:rsidRDefault="00D421B5" w:rsidP="00D421B5">
      <w:pPr>
        <w:pStyle w:val="Verzeichnis1"/>
        <w:tabs>
          <w:tab w:val="right" w:leader="dot" w:pos="9062"/>
        </w:tabs>
        <w:rPr>
          <w:ins w:id="133" w:author="Maximilian Schmitz" w:date="2015-07-06T18:12:00Z"/>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ins w:id="134" w:author="Maximilian Schmitz" w:date="2015-07-06T18:12:00Z">
        <w:r w:rsidRPr="006518B1">
          <w:rPr>
            <w:rFonts w:cs="Arial"/>
            <w:bCs w:val="0"/>
          </w:rPr>
          <w:fldChar w:fldCharType="end"/>
        </w:r>
      </w:ins>
    </w:p>
    <w:p w14:paraId="176E2DB3" w14:textId="77777777" w:rsidR="00D421B5" w:rsidRPr="00683BB8" w:rsidRDefault="00D421B5" w:rsidP="00D421B5">
      <w:pPr>
        <w:rPr>
          <w:ins w:id="135" w:author="Maximilian Schmitz" w:date="2015-07-06T18:12:00Z"/>
        </w:rPr>
      </w:pPr>
    </w:p>
    <w:p w14:paraId="5FB738A4" w14:textId="77777777" w:rsidR="00407A24" w:rsidRPr="005E65D5" w:rsidRDefault="00407A24" w:rsidP="00AC4DD5">
      <w:pPr>
        <w:pStyle w:val="berschrift1"/>
        <w:numPr>
          <w:ilvl w:val="0"/>
          <w:numId w:val="0"/>
        </w:numPr>
        <w:rPr>
          <w:rPrChange w:id="136" w:author="Maximilian Schmitz" w:date="2015-06-14T09:50:00Z">
            <w:rPr>
              <w:lang w:val="en-US"/>
            </w:rPr>
          </w:rPrChange>
        </w:rPr>
      </w:pPr>
      <w:r w:rsidRPr="005E65D5">
        <w:rPr>
          <w:rPrChange w:id="137" w:author="Maximilian Schmitz" w:date="2015-06-14T09:50:00Z">
            <w:rPr>
              <w:lang w:val="en-US"/>
            </w:rPr>
          </w:rPrChange>
        </w:rPr>
        <w:t>Abstract</w:t>
      </w:r>
      <w:bookmarkEnd w:id="47"/>
    </w:p>
    <w:p w14:paraId="1304D90D" w14:textId="77777777" w:rsidR="00627263" w:rsidRPr="005E65D5" w:rsidRDefault="00627263" w:rsidP="00627263">
      <w:pPr>
        <w:rPr>
          <w:color w:val="FF0000"/>
          <w:rPrChange w:id="138" w:author="Maximilian Schmitz" w:date="2015-06-14T09:50:00Z">
            <w:rPr>
              <w:color w:val="FF0000"/>
              <w:lang w:val="en-US"/>
            </w:rPr>
          </w:rPrChange>
        </w:rPr>
      </w:pPr>
      <w:r w:rsidRPr="005E65D5">
        <w:rPr>
          <w:color w:val="FF0000"/>
          <w:rPrChange w:id="139" w:author="Maximilian Schmitz" w:date="2015-06-14T09:50:00Z">
            <w:rPr>
              <w:color w:val="FF0000"/>
              <w:lang w:val="en-US"/>
            </w:rPr>
          </w:rPrChange>
        </w:rPr>
        <w:t>(Imagine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140" w:author="Admin" w:date="2015-07-06T13:18:00Z">
        <w:r w:rsidR="00011EF1">
          <w:rPr>
            <w:lang w:val="en-US"/>
          </w:rPr>
          <w:t>,</w:t>
        </w:r>
      </w:ins>
      <w:r w:rsidRPr="009C2155">
        <w:rPr>
          <w:lang w:val="en-US"/>
        </w:rPr>
        <w:t xml:space="preserve"> UnrealCup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ins w:id="141"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ins w:id="142" w:author="Admin" w:date="2015-07-06T13:31:00Z">
        <w:r w:rsidR="004540A2">
          <w:rPr>
            <w:lang w:val="en-US"/>
          </w:rPr>
          <w:t xml:space="preserve"> and</w:t>
        </w:r>
      </w:ins>
      <w:del w:id="143" w:author="Admin" w:date="2015-07-06T13:31:00Z">
        <w:r w:rsidRPr="00D2465B" w:rsidDel="004540A2">
          <w:rPr>
            <w:lang w:val="en-US"/>
          </w:rPr>
          <w:delText>,</w:delText>
        </w:r>
      </w:del>
      <w:r w:rsidRPr="00D2465B">
        <w:rPr>
          <w:lang w:val="en-US"/>
        </w:rPr>
        <w:t xml:space="preserve"> realistic physics</w:t>
      </w:r>
      <w:del w:id="144"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rsidP="00D421B5">
      <w:pPr>
        <w:pStyle w:val="berschrift1"/>
        <w:numPr>
          <w:ilvl w:val="0"/>
          <w:numId w:val="0"/>
        </w:numPr>
        <w:rPr>
          <w:del w:id="145" w:author="Maximilian Schmitz" w:date="2015-07-06T18:12:00Z"/>
        </w:rPr>
        <w:pPrChange w:id="146" w:author="Maximilian Schmitz" w:date="2015-07-06T18:12:00Z">
          <w:pPr>
            <w:pStyle w:val="berschrift1"/>
            <w:numPr>
              <w:numId w:val="0"/>
            </w:numPr>
          </w:pPr>
        </w:pPrChange>
      </w:pPr>
      <w:r w:rsidRPr="00751B52">
        <w:rPr>
          <w:lang w:val="en-US"/>
        </w:rPr>
        <w:br w:type="page"/>
      </w:r>
      <w:bookmarkStart w:id="147" w:name="_Toc422468933"/>
      <w:ins w:id="148" w:author="Maximilian Schmitz" w:date="2015-07-06T18:12:00Z">
        <w:r w:rsidR="00D421B5" w:rsidRPr="003F6CF5" w:rsidDel="00D421B5">
          <w:lastRenderedPageBreak/>
          <w:t xml:space="preserve"> </w:t>
        </w:r>
      </w:ins>
      <w:del w:id="149" w:author="Maximilian Schmitz" w:date="2015-07-06T18:12:00Z">
        <w:r w:rsidR="003F6CF5" w:rsidRPr="003F6CF5" w:rsidDel="00D421B5">
          <w:delText>Inhalt</w:delText>
        </w:r>
        <w:bookmarkEnd w:id="147"/>
      </w:del>
    </w:p>
    <w:p w14:paraId="1C91783D" w14:textId="21B7F09D" w:rsidR="00487DC3" w:rsidDel="00915AB6" w:rsidRDefault="008B6A1C" w:rsidP="00D421B5">
      <w:pPr>
        <w:pStyle w:val="berschrift1"/>
        <w:numPr>
          <w:ilvl w:val="0"/>
          <w:numId w:val="0"/>
        </w:numPr>
        <w:rPr>
          <w:del w:id="150" w:author="Maximilian Schmitz" w:date="2015-06-17T19:42:00Z"/>
          <w:rFonts w:asciiTheme="minorHAnsi" w:eastAsiaTheme="minorEastAsia" w:hAnsiTheme="minorHAnsi" w:cstheme="minorBidi"/>
          <w:b w:val="0"/>
          <w:bCs/>
          <w:caps/>
          <w:noProof/>
          <w:sz w:val="22"/>
          <w:szCs w:val="22"/>
        </w:rPr>
        <w:pPrChange w:id="151" w:author="Maximilian Schmitz" w:date="2015-07-06T18:12:00Z">
          <w:pPr>
            <w:pStyle w:val="Verzeichnis1"/>
            <w:tabs>
              <w:tab w:val="right" w:leader="dot" w:pos="9062"/>
            </w:tabs>
          </w:pPr>
        </w:pPrChange>
      </w:pPr>
      <w:del w:id="152" w:author="Maximilian Schmitz" w:date="2015-07-06T18:12:00Z">
        <w:r w:rsidRPr="006518B1" w:rsidDel="00D421B5">
          <w:rPr>
            <w:rFonts w:cs="Arial"/>
            <w:bCs/>
          </w:rPr>
          <w:fldChar w:fldCharType="begin"/>
        </w:r>
        <w:r w:rsidRPr="006518B1" w:rsidDel="00D421B5">
          <w:rPr>
            <w:rFonts w:cs="Arial"/>
          </w:rPr>
          <w:delInstrText xml:space="preserve"> TOC \o "1-4" \h \z \u </w:delInstrText>
        </w:r>
        <w:r w:rsidRPr="006518B1" w:rsidDel="00D421B5">
          <w:rPr>
            <w:rFonts w:cs="Arial"/>
            <w:bCs/>
          </w:rPr>
          <w:fldChar w:fldCharType="separate"/>
        </w:r>
      </w:del>
      <w:del w:id="153" w:author="Maximilian Schmitz" w:date="2015-06-17T19:42:00Z">
        <w:r w:rsidR="00487DC3" w:rsidRPr="00915AB6" w:rsidDel="00915AB6">
          <w:rPr>
            <w:bCs/>
            <w:caps/>
            <w:rPrChange w:id="154" w:author="Maximilian Schmitz" w:date="2015-06-17T19:42:00Z">
              <w:rPr>
                <w:rStyle w:val="Hyperlink"/>
                <w:noProof/>
              </w:rPr>
            </w:rPrChange>
          </w:rPr>
          <w:delText>Eidesstattliche Erklärung</w:delText>
        </w:r>
        <w:r w:rsidR="00487DC3" w:rsidDel="00915AB6">
          <w:rPr>
            <w:noProof/>
            <w:webHidden/>
          </w:rPr>
          <w:tab/>
          <w:delText>I</w:delText>
        </w:r>
      </w:del>
    </w:p>
    <w:p w14:paraId="13BE831F" w14:textId="77777777" w:rsidR="00487DC3" w:rsidDel="00915AB6" w:rsidRDefault="00487DC3" w:rsidP="00D421B5">
      <w:pPr>
        <w:pStyle w:val="berschrift1"/>
        <w:numPr>
          <w:ilvl w:val="0"/>
          <w:numId w:val="0"/>
        </w:numPr>
        <w:rPr>
          <w:del w:id="155" w:author="Maximilian Schmitz" w:date="2015-06-17T19:42:00Z"/>
          <w:rFonts w:asciiTheme="minorHAnsi" w:eastAsiaTheme="minorEastAsia" w:hAnsiTheme="minorHAnsi" w:cstheme="minorBidi"/>
          <w:b w:val="0"/>
          <w:bCs/>
          <w:caps/>
          <w:noProof/>
          <w:sz w:val="22"/>
          <w:szCs w:val="22"/>
        </w:rPr>
        <w:pPrChange w:id="156" w:author="Maximilian Schmitz" w:date="2015-07-06T18:12:00Z">
          <w:pPr>
            <w:pStyle w:val="Verzeichnis1"/>
            <w:tabs>
              <w:tab w:val="right" w:leader="dot" w:pos="9062"/>
            </w:tabs>
          </w:pPr>
        </w:pPrChange>
      </w:pPr>
      <w:del w:id="157" w:author="Maximilian Schmitz" w:date="2015-06-17T19:42:00Z">
        <w:r w:rsidRPr="00915AB6" w:rsidDel="00915AB6">
          <w:rPr>
            <w:bCs/>
            <w:caps/>
            <w:rPrChange w:id="158" w:author="Maximilian Schmitz" w:date="2015-06-17T19:42:00Z">
              <w:rPr>
                <w:rStyle w:val="Hyperlink"/>
                <w:noProof/>
              </w:rPr>
            </w:rPrChange>
          </w:rPr>
          <w:delText>Kurzfassung</w:delText>
        </w:r>
        <w:r w:rsidDel="00915AB6">
          <w:rPr>
            <w:noProof/>
            <w:webHidden/>
          </w:rPr>
          <w:tab/>
          <w:delText>II</w:delText>
        </w:r>
      </w:del>
    </w:p>
    <w:p w14:paraId="0EB8F044" w14:textId="77777777" w:rsidR="00487DC3" w:rsidDel="00915AB6" w:rsidRDefault="00487DC3" w:rsidP="00D421B5">
      <w:pPr>
        <w:pStyle w:val="berschrift1"/>
        <w:numPr>
          <w:ilvl w:val="0"/>
          <w:numId w:val="0"/>
        </w:numPr>
        <w:rPr>
          <w:del w:id="159" w:author="Maximilian Schmitz" w:date="2015-06-17T19:42:00Z"/>
          <w:rFonts w:asciiTheme="minorHAnsi" w:eastAsiaTheme="minorEastAsia" w:hAnsiTheme="minorHAnsi" w:cstheme="minorBidi"/>
          <w:b w:val="0"/>
          <w:bCs/>
          <w:caps/>
          <w:noProof/>
          <w:sz w:val="22"/>
          <w:szCs w:val="22"/>
        </w:rPr>
        <w:pPrChange w:id="160" w:author="Maximilian Schmitz" w:date="2015-07-06T18:12:00Z">
          <w:pPr>
            <w:pStyle w:val="Verzeichnis1"/>
            <w:tabs>
              <w:tab w:val="right" w:leader="dot" w:pos="9062"/>
            </w:tabs>
          </w:pPr>
        </w:pPrChange>
      </w:pPr>
      <w:del w:id="161" w:author="Maximilian Schmitz" w:date="2015-06-17T19:42:00Z">
        <w:r w:rsidRPr="00915AB6" w:rsidDel="00915AB6">
          <w:rPr>
            <w:bCs/>
            <w:caps/>
            <w:rPrChange w:id="162" w:author="Maximilian Schmitz" w:date="2015-06-17T19:42:00Z">
              <w:rPr>
                <w:rStyle w:val="Hyperlink"/>
                <w:noProof/>
                <w:lang w:val="en-US"/>
              </w:rPr>
            </w:rPrChange>
          </w:rPr>
          <w:delText>Abstract</w:delText>
        </w:r>
        <w:r w:rsidDel="00915AB6">
          <w:rPr>
            <w:noProof/>
            <w:webHidden/>
          </w:rPr>
          <w:tab/>
          <w:delText>III</w:delText>
        </w:r>
      </w:del>
    </w:p>
    <w:p w14:paraId="67E6166D" w14:textId="77777777" w:rsidR="00487DC3" w:rsidDel="00915AB6" w:rsidRDefault="00487DC3" w:rsidP="00D421B5">
      <w:pPr>
        <w:pStyle w:val="berschrift1"/>
        <w:numPr>
          <w:ilvl w:val="0"/>
          <w:numId w:val="0"/>
        </w:numPr>
        <w:rPr>
          <w:del w:id="163" w:author="Maximilian Schmitz" w:date="2015-06-17T19:42:00Z"/>
          <w:rFonts w:asciiTheme="minorHAnsi" w:eastAsiaTheme="minorEastAsia" w:hAnsiTheme="minorHAnsi" w:cstheme="minorBidi"/>
          <w:b w:val="0"/>
          <w:bCs/>
          <w:caps/>
          <w:noProof/>
          <w:sz w:val="22"/>
          <w:szCs w:val="22"/>
        </w:rPr>
        <w:pPrChange w:id="164" w:author="Maximilian Schmitz" w:date="2015-07-06T18:12:00Z">
          <w:pPr>
            <w:pStyle w:val="Verzeichnis1"/>
            <w:tabs>
              <w:tab w:val="right" w:leader="dot" w:pos="9062"/>
            </w:tabs>
          </w:pPr>
        </w:pPrChange>
      </w:pPr>
      <w:del w:id="165" w:author="Maximilian Schmitz" w:date="2015-06-17T19:42:00Z">
        <w:r w:rsidRPr="00915AB6" w:rsidDel="00915AB6">
          <w:rPr>
            <w:bCs/>
            <w:caps/>
            <w:rPrChange w:id="166" w:author="Maximilian Schmitz" w:date="2015-06-17T19:42:00Z">
              <w:rPr>
                <w:rStyle w:val="Hyperlink"/>
                <w:noProof/>
              </w:rPr>
            </w:rPrChange>
          </w:rPr>
          <w:delText>Inhalt</w:delText>
        </w:r>
        <w:r w:rsidDel="00915AB6">
          <w:rPr>
            <w:noProof/>
            <w:webHidden/>
          </w:rPr>
          <w:tab/>
          <w:delText>IV</w:delText>
        </w:r>
      </w:del>
    </w:p>
    <w:p w14:paraId="00F73682" w14:textId="77777777" w:rsidR="00487DC3" w:rsidDel="00915AB6" w:rsidRDefault="00487DC3" w:rsidP="00D421B5">
      <w:pPr>
        <w:pStyle w:val="berschrift1"/>
        <w:numPr>
          <w:ilvl w:val="0"/>
          <w:numId w:val="0"/>
        </w:numPr>
        <w:rPr>
          <w:del w:id="167" w:author="Maximilian Schmitz" w:date="2015-06-17T19:42:00Z"/>
          <w:rFonts w:asciiTheme="minorHAnsi" w:eastAsiaTheme="minorEastAsia" w:hAnsiTheme="minorHAnsi" w:cstheme="minorBidi"/>
          <w:b w:val="0"/>
          <w:bCs/>
          <w:caps/>
          <w:noProof/>
          <w:sz w:val="22"/>
          <w:szCs w:val="22"/>
        </w:rPr>
        <w:pPrChange w:id="168" w:author="Maximilian Schmitz" w:date="2015-07-06T18:12:00Z">
          <w:pPr>
            <w:pStyle w:val="Verzeichnis1"/>
            <w:tabs>
              <w:tab w:val="left" w:pos="480"/>
              <w:tab w:val="right" w:leader="dot" w:pos="9062"/>
            </w:tabs>
          </w:pPr>
        </w:pPrChange>
      </w:pPr>
      <w:del w:id="169" w:author="Maximilian Schmitz" w:date="2015-06-17T19:42:00Z">
        <w:r w:rsidRPr="00915AB6" w:rsidDel="00915AB6">
          <w:rPr>
            <w:bCs/>
            <w:caps/>
            <w:rPrChange w:id="170" w:author="Maximilian Schmitz" w:date="2015-06-17T19:42:00Z">
              <w:rPr>
                <w:rStyle w:val="Hyperlink"/>
                <w:noProof/>
              </w:rPr>
            </w:rPrChange>
          </w:rPr>
          <w:delText>1</w:delText>
        </w:r>
        <w:r w:rsidDel="00915AB6">
          <w:rPr>
            <w:rFonts w:asciiTheme="minorHAnsi" w:eastAsiaTheme="minorEastAsia" w:hAnsiTheme="minorHAnsi" w:cstheme="minorBidi"/>
            <w:b w:val="0"/>
            <w:noProof/>
            <w:sz w:val="22"/>
            <w:szCs w:val="22"/>
          </w:rPr>
          <w:tab/>
        </w:r>
        <w:r w:rsidRPr="00915AB6" w:rsidDel="00915AB6">
          <w:rPr>
            <w:bCs/>
            <w:caps/>
            <w:rPrChange w:id="171" w:author="Maximilian Schmitz" w:date="2015-06-17T19:42:00Z">
              <w:rPr>
                <w:rStyle w:val="Hyperlink"/>
                <w:noProof/>
              </w:rPr>
            </w:rPrChange>
          </w:rPr>
          <w:delText>Einleitung</w:delText>
        </w:r>
        <w:r w:rsidDel="00915AB6">
          <w:rPr>
            <w:noProof/>
            <w:webHidden/>
          </w:rPr>
          <w:tab/>
          <w:delText>1</w:delText>
        </w:r>
      </w:del>
    </w:p>
    <w:p w14:paraId="26F2C3B6" w14:textId="77777777" w:rsidR="00487DC3" w:rsidDel="00915AB6" w:rsidRDefault="00487DC3" w:rsidP="00D421B5">
      <w:pPr>
        <w:pStyle w:val="berschrift1"/>
        <w:numPr>
          <w:ilvl w:val="0"/>
          <w:numId w:val="0"/>
        </w:numPr>
        <w:rPr>
          <w:del w:id="172" w:author="Maximilian Schmitz" w:date="2015-06-17T19:42:00Z"/>
          <w:rFonts w:asciiTheme="minorHAnsi" w:eastAsiaTheme="minorEastAsia" w:hAnsiTheme="minorHAnsi" w:cstheme="minorBidi"/>
          <w:b w:val="0"/>
          <w:bCs/>
          <w:caps/>
          <w:noProof/>
          <w:sz w:val="22"/>
          <w:szCs w:val="22"/>
        </w:rPr>
        <w:pPrChange w:id="173" w:author="Maximilian Schmitz" w:date="2015-07-06T18:12:00Z">
          <w:pPr>
            <w:pStyle w:val="Verzeichnis1"/>
            <w:tabs>
              <w:tab w:val="left" w:pos="480"/>
              <w:tab w:val="right" w:leader="dot" w:pos="9062"/>
            </w:tabs>
          </w:pPr>
        </w:pPrChange>
      </w:pPr>
      <w:del w:id="174" w:author="Maximilian Schmitz" w:date="2015-06-17T19:42:00Z">
        <w:r w:rsidRPr="00915AB6" w:rsidDel="00915AB6">
          <w:rPr>
            <w:bCs/>
            <w:caps/>
            <w:rPrChange w:id="175" w:author="Maximilian Schmitz" w:date="2015-06-17T19:42:00Z">
              <w:rPr>
                <w:rStyle w:val="Hyperlink"/>
                <w:noProof/>
              </w:rPr>
            </w:rPrChange>
          </w:rPr>
          <w:delText>2</w:delText>
        </w:r>
        <w:r w:rsidDel="00915AB6">
          <w:rPr>
            <w:rFonts w:asciiTheme="minorHAnsi" w:eastAsiaTheme="minorEastAsia" w:hAnsiTheme="minorHAnsi" w:cstheme="minorBidi"/>
            <w:b w:val="0"/>
            <w:noProof/>
            <w:sz w:val="22"/>
            <w:szCs w:val="22"/>
          </w:rPr>
          <w:tab/>
        </w:r>
        <w:r w:rsidRPr="00915AB6" w:rsidDel="00915AB6">
          <w:rPr>
            <w:bCs/>
            <w:caps/>
            <w:rPrChange w:id="176" w:author="Maximilian Schmitz" w:date="2015-06-17T19:42:00Z">
              <w:rPr>
                <w:rStyle w:val="Hyperlink"/>
                <w:noProof/>
              </w:rPr>
            </w:rPrChange>
          </w:rPr>
          <w:delText>Aufgabenstellung</w:delText>
        </w:r>
        <w:r w:rsidDel="00915AB6">
          <w:rPr>
            <w:noProof/>
            <w:webHidden/>
          </w:rPr>
          <w:tab/>
          <w:delText>2</w:delText>
        </w:r>
      </w:del>
    </w:p>
    <w:p w14:paraId="4A4AF695" w14:textId="77777777" w:rsidR="00487DC3" w:rsidDel="00915AB6" w:rsidRDefault="00487DC3" w:rsidP="00D421B5">
      <w:pPr>
        <w:pStyle w:val="berschrift1"/>
        <w:numPr>
          <w:ilvl w:val="0"/>
          <w:numId w:val="0"/>
        </w:numPr>
        <w:rPr>
          <w:del w:id="177" w:author="Maximilian Schmitz" w:date="2015-06-17T19:42:00Z"/>
          <w:rFonts w:asciiTheme="minorHAnsi" w:eastAsiaTheme="minorEastAsia" w:hAnsiTheme="minorHAnsi" w:cstheme="minorBidi"/>
          <w:b w:val="0"/>
          <w:bCs/>
          <w:caps/>
          <w:noProof/>
          <w:sz w:val="22"/>
          <w:szCs w:val="22"/>
        </w:rPr>
        <w:pPrChange w:id="178" w:author="Maximilian Schmitz" w:date="2015-07-06T18:12:00Z">
          <w:pPr>
            <w:pStyle w:val="Verzeichnis1"/>
            <w:tabs>
              <w:tab w:val="left" w:pos="480"/>
              <w:tab w:val="right" w:leader="dot" w:pos="9062"/>
            </w:tabs>
          </w:pPr>
        </w:pPrChange>
      </w:pPr>
      <w:del w:id="179" w:author="Maximilian Schmitz" w:date="2015-06-17T19:42:00Z">
        <w:r w:rsidRPr="00915AB6" w:rsidDel="00915AB6">
          <w:rPr>
            <w:bCs/>
            <w:caps/>
            <w:rPrChange w:id="180" w:author="Maximilian Schmitz" w:date="2015-06-17T19:42:00Z">
              <w:rPr>
                <w:rStyle w:val="Hyperlink"/>
                <w:noProof/>
              </w:rPr>
            </w:rPrChange>
          </w:rPr>
          <w:delText>3</w:delText>
        </w:r>
        <w:r w:rsidDel="00915AB6">
          <w:rPr>
            <w:rFonts w:asciiTheme="minorHAnsi" w:eastAsiaTheme="minorEastAsia" w:hAnsiTheme="minorHAnsi" w:cstheme="minorBidi"/>
            <w:b w:val="0"/>
            <w:noProof/>
            <w:sz w:val="22"/>
            <w:szCs w:val="22"/>
          </w:rPr>
          <w:tab/>
        </w:r>
        <w:r w:rsidRPr="00915AB6" w:rsidDel="00915AB6">
          <w:rPr>
            <w:bCs/>
            <w:caps/>
            <w:rPrChange w:id="181" w:author="Maximilian Schmitz" w:date="2015-06-17T19:42:00Z">
              <w:rPr>
                <w:rStyle w:val="Hyperlink"/>
                <w:noProof/>
              </w:rPr>
            </w:rPrChange>
          </w:rPr>
          <w:delText>Stand der Technik</w:delText>
        </w:r>
        <w:r w:rsidDel="00915AB6">
          <w:rPr>
            <w:noProof/>
            <w:webHidden/>
          </w:rPr>
          <w:tab/>
          <w:delText>3</w:delText>
        </w:r>
      </w:del>
    </w:p>
    <w:p w14:paraId="38E292D3" w14:textId="77777777" w:rsidR="00487DC3" w:rsidDel="00915AB6" w:rsidRDefault="00487DC3" w:rsidP="00D421B5">
      <w:pPr>
        <w:pStyle w:val="berschrift1"/>
        <w:numPr>
          <w:ilvl w:val="0"/>
          <w:numId w:val="0"/>
        </w:numPr>
        <w:rPr>
          <w:del w:id="182" w:author="Maximilian Schmitz" w:date="2015-06-17T19:42:00Z"/>
          <w:rFonts w:asciiTheme="minorHAnsi" w:eastAsiaTheme="minorEastAsia" w:hAnsiTheme="minorHAnsi" w:cstheme="minorBidi"/>
          <w:smallCaps/>
          <w:noProof/>
          <w:sz w:val="22"/>
          <w:szCs w:val="22"/>
        </w:rPr>
        <w:pPrChange w:id="183" w:author="Maximilian Schmitz" w:date="2015-07-06T18:12:00Z">
          <w:pPr>
            <w:pStyle w:val="Verzeichnis2"/>
            <w:tabs>
              <w:tab w:val="left" w:pos="720"/>
              <w:tab w:val="right" w:leader="dot" w:pos="9062"/>
            </w:tabs>
          </w:pPr>
        </w:pPrChange>
      </w:pPr>
      <w:del w:id="184" w:author="Maximilian Schmitz" w:date="2015-06-17T19:42:00Z">
        <w:r w:rsidRPr="00915AB6" w:rsidDel="00915AB6">
          <w:rPr>
            <w:smallCaps/>
            <w:rPrChange w:id="185" w:author="Maximilian Schmitz" w:date="2015-06-17T19:42:00Z">
              <w:rPr>
                <w:rStyle w:val="Hyperlink"/>
                <w:noProof/>
              </w:rPr>
            </w:rPrChange>
          </w:rPr>
          <w:delText>3.1</w:delText>
        </w:r>
        <w:r w:rsidDel="00915AB6">
          <w:rPr>
            <w:rFonts w:asciiTheme="minorHAnsi" w:eastAsiaTheme="minorEastAsia" w:hAnsiTheme="minorHAnsi" w:cstheme="minorBidi"/>
            <w:noProof/>
            <w:sz w:val="22"/>
            <w:szCs w:val="22"/>
          </w:rPr>
          <w:tab/>
        </w:r>
        <w:r w:rsidRPr="00915AB6" w:rsidDel="00915AB6">
          <w:rPr>
            <w:smallCaps/>
            <w:rPrChange w:id="186" w:author="Maximilian Schmitz" w:date="2015-06-17T19:42:00Z">
              <w:rPr>
                <w:rStyle w:val="Hyperlink"/>
                <w:noProof/>
              </w:rPr>
            </w:rPrChange>
          </w:rPr>
          <w:delText>Einleitung</w:delText>
        </w:r>
        <w:r w:rsidDel="00915AB6">
          <w:rPr>
            <w:noProof/>
            <w:webHidden/>
          </w:rPr>
          <w:tab/>
          <w:delText>3</w:delText>
        </w:r>
      </w:del>
    </w:p>
    <w:p w14:paraId="67277EF8" w14:textId="77777777" w:rsidR="00487DC3" w:rsidDel="00915AB6" w:rsidRDefault="00487DC3" w:rsidP="00D421B5">
      <w:pPr>
        <w:pStyle w:val="berschrift1"/>
        <w:numPr>
          <w:ilvl w:val="0"/>
          <w:numId w:val="0"/>
        </w:numPr>
        <w:rPr>
          <w:del w:id="187" w:author="Maximilian Schmitz" w:date="2015-06-17T19:42:00Z"/>
          <w:rFonts w:asciiTheme="minorHAnsi" w:eastAsiaTheme="minorEastAsia" w:hAnsiTheme="minorHAnsi" w:cstheme="minorBidi"/>
          <w:smallCaps/>
          <w:noProof/>
          <w:sz w:val="22"/>
          <w:szCs w:val="22"/>
        </w:rPr>
        <w:pPrChange w:id="188" w:author="Maximilian Schmitz" w:date="2015-07-06T18:12:00Z">
          <w:pPr>
            <w:pStyle w:val="Verzeichnis2"/>
            <w:tabs>
              <w:tab w:val="left" w:pos="720"/>
              <w:tab w:val="right" w:leader="dot" w:pos="9062"/>
            </w:tabs>
          </w:pPr>
        </w:pPrChange>
      </w:pPr>
      <w:del w:id="189" w:author="Maximilian Schmitz" w:date="2015-06-17T19:42:00Z">
        <w:r w:rsidRPr="00915AB6" w:rsidDel="00915AB6">
          <w:rPr>
            <w:smallCaps/>
            <w:rPrChange w:id="190" w:author="Maximilian Schmitz" w:date="2015-06-17T19:42:00Z">
              <w:rPr>
                <w:rStyle w:val="Hyperlink"/>
                <w:noProof/>
              </w:rPr>
            </w:rPrChange>
          </w:rPr>
          <w:delText>3.2</w:delText>
        </w:r>
        <w:r w:rsidDel="00915AB6">
          <w:rPr>
            <w:rFonts w:asciiTheme="minorHAnsi" w:eastAsiaTheme="minorEastAsia" w:hAnsiTheme="minorHAnsi" w:cstheme="minorBidi"/>
            <w:noProof/>
            <w:sz w:val="22"/>
            <w:szCs w:val="22"/>
          </w:rPr>
          <w:tab/>
        </w:r>
        <w:r w:rsidRPr="00915AB6" w:rsidDel="00915AB6">
          <w:rPr>
            <w:smallCaps/>
            <w:rPrChange w:id="191" w:author="Maximilian Schmitz" w:date="2015-06-17T19:42:00Z">
              <w:rPr>
                <w:rStyle w:val="Hyperlink"/>
                <w:noProof/>
              </w:rPr>
            </w:rPrChange>
          </w:rPr>
          <w:delText>Game Engine</w:delText>
        </w:r>
        <w:r w:rsidDel="00915AB6">
          <w:rPr>
            <w:noProof/>
            <w:webHidden/>
          </w:rPr>
          <w:tab/>
          <w:delText>3</w:delText>
        </w:r>
      </w:del>
    </w:p>
    <w:p w14:paraId="713ED385" w14:textId="77777777" w:rsidR="00487DC3" w:rsidDel="00915AB6" w:rsidRDefault="00487DC3" w:rsidP="00D421B5">
      <w:pPr>
        <w:pStyle w:val="berschrift1"/>
        <w:numPr>
          <w:ilvl w:val="0"/>
          <w:numId w:val="0"/>
        </w:numPr>
        <w:rPr>
          <w:del w:id="192" w:author="Maximilian Schmitz" w:date="2015-06-17T19:42:00Z"/>
          <w:rFonts w:asciiTheme="minorHAnsi" w:eastAsiaTheme="minorEastAsia" w:hAnsiTheme="minorHAnsi" w:cstheme="minorBidi"/>
          <w:i/>
          <w:iCs/>
          <w:noProof/>
          <w:sz w:val="22"/>
          <w:szCs w:val="22"/>
        </w:rPr>
        <w:pPrChange w:id="193" w:author="Maximilian Schmitz" w:date="2015-07-06T18:12:00Z">
          <w:pPr>
            <w:pStyle w:val="Verzeichnis3"/>
            <w:tabs>
              <w:tab w:val="left" w:pos="1200"/>
              <w:tab w:val="right" w:leader="dot" w:pos="9062"/>
            </w:tabs>
          </w:pPr>
        </w:pPrChange>
      </w:pPr>
      <w:del w:id="194" w:author="Maximilian Schmitz" w:date="2015-06-17T19:42:00Z">
        <w:r w:rsidRPr="00915AB6" w:rsidDel="00915AB6">
          <w:rPr>
            <w:i/>
            <w:iCs/>
            <w:rPrChange w:id="195" w:author="Maximilian Schmitz" w:date="2015-06-17T19:42:00Z">
              <w:rPr>
                <w:rStyle w:val="Hyperlink"/>
                <w:noProof/>
              </w:rPr>
            </w:rPrChange>
          </w:rPr>
          <w:delText>3.2.1</w:delText>
        </w:r>
        <w:r w:rsidDel="00915AB6">
          <w:rPr>
            <w:rFonts w:asciiTheme="minorHAnsi" w:eastAsiaTheme="minorEastAsia" w:hAnsiTheme="minorHAnsi" w:cstheme="minorBidi"/>
            <w:noProof/>
            <w:sz w:val="22"/>
            <w:szCs w:val="22"/>
          </w:rPr>
          <w:tab/>
        </w:r>
        <w:r w:rsidRPr="00915AB6" w:rsidDel="00915AB6">
          <w:rPr>
            <w:i/>
            <w:iCs/>
            <w:rPrChange w:id="196" w:author="Maximilian Schmitz" w:date="2015-06-17T19:42:00Z">
              <w:rPr>
                <w:rStyle w:val="Hyperlink"/>
                <w:noProof/>
              </w:rPr>
            </w:rPrChange>
          </w:rPr>
          <w:delText>Grundsätzliches</w:delText>
        </w:r>
        <w:r w:rsidDel="00915AB6">
          <w:rPr>
            <w:noProof/>
            <w:webHidden/>
          </w:rPr>
          <w:tab/>
          <w:delText>3</w:delText>
        </w:r>
      </w:del>
    </w:p>
    <w:p w14:paraId="124596F2" w14:textId="77777777" w:rsidR="00487DC3" w:rsidDel="00915AB6" w:rsidRDefault="00487DC3" w:rsidP="00D421B5">
      <w:pPr>
        <w:pStyle w:val="berschrift1"/>
        <w:numPr>
          <w:ilvl w:val="0"/>
          <w:numId w:val="0"/>
        </w:numPr>
        <w:rPr>
          <w:del w:id="197" w:author="Maximilian Schmitz" w:date="2015-06-17T19:42:00Z"/>
          <w:rFonts w:asciiTheme="minorHAnsi" w:eastAsiaTheme="minorEastAsia" w:hAnsiTheme="minorHAnsi" w:cstheme="minorBidi"/>
          <w:i/>
          <w:iCs/>
          <w:noProof/>
          <w:sz w:val="22"/>
          <w:szCs w:val="22"/>
        </w:rPr>
        <w:pPrChange w:id="198" w:author="Maximilian Schmitz" w:date="2015-07-06T18:12:00Z">
          <w:pPr>
            <w:pStyle w:val="Verzeichnis3"/>
            <w:tabs>
              <w:tab w:val="left" w:pos="1200"/>
              <w:tab w:val="right" w:leader="dot" w:pos="9062"/>
            </w:tabs>
          </w:pPr>
        </w:pPrChange>
      </w:pPr>
      <w:del w:id="199" w:author="Maximilian Schmitz" w:date="2015-06-17T19:42:00Z">
        <w:r w:rsidRPr="00915AB6" w:rsidDel="00915AB6">
          <w:rPr>
            <w:i/>
            <w:iCs/>
            <w:rPrChange w:id="200" w:author="Maximilian Schmitz" w:date="2015-06-17T19:42:00Z">
              <w:rPr>
                <w:rStyle w:val="Hyperlink"/>
                <w:noProof/>
              </w:rPr>
            </w:rPrChange>
          </w:rPr>
          <w:delText>3.2.2</w:delText>
        </w:r>
        <w:r w:rsidDel="00915AB6">
          <w:rPr>
            <w:rFonts w:asciiTheme="minorHAnsi" w:eastAsiaTheme="minorEastAsia" w:hAnsiTheme="minorHAnsi" w:cstheme="minorBidi"/>
            <w:noProof/>
            <w:sz w:val="22"/>
            <w:szCs w:val="22"/>
          </w:rPr>
          <w:tab/>
        </w:r>
        <w:r w:rsidRPr="00915AB6" w:rsidDel="00915AB6">
          <w:rPr>
            <w:i/>
            <w:iCs/>
            <w:rPrChange w:id="201" w:author="Maximilian Schmitz" w:date="2015-06-17T19:42:00Z">
              <w:rPr>
                <w:rStyle w:val="Hyperlink"/>
                <w:noProof/>
              </w:rPr>
            </w:rPrChange>
          </w:rPr>
          <w:delText>Source Engine</w:delText>
        </w:r>
        <w:r w:rsidDel="00915AB6">
          <w:rPr>
            <w:noProof/>
            <w:webHidden/>
          </w:rPr>
          <w:tab/>
          <w:delText>3</w:delText>
        </w:r>
      </w:del>
    </w:p>
    <w:p w14:paraId="12BC7EAF" w14:textId="77777777" w:rsidR="00487DC3" w:rsidDel="00915AB6" w:rsidRDefault="00487DC3" w:rsidP="00D421B5">
      <w:pPr>
        <w:pStyle w:val="berschrift1"/>
        <w:numPr>
          <w:ilvl w:val="0"/>
          <w:numId w:val="0"/>
        </w:numPr>
        <w:rPr>
          <w:del w:id="202" w:author="Maximilian Schmitz" w:date="2015-06-17T19:42:00Z"/>
          <w:rFonts w:asciiTheme="minorHAnsi" w:eastAsiaTheme="minorEastAsia" w:hAnsiTheme="minorHAnsi" w:cstheme="minorBidi"/>
          <w:i/>
          <w:iCs/>
          <w:noProof/>
          <w:sz w:val="22"/>
          <w:szCs w:val="22"/>
        </w:rPr>
        <w:pPrChange w:id="203" w:author="Maximilian Schmitz" w:date="2015-07-06T18:12:00Z">
          <w:pPr>
            <w:pStyle w:val="Verzeichnis3"/>
            <w:tabs>
              <w:tab w:val="left" w:pos="1200"/>
              <w:tab w:val="right" w:leader="dot" w:pos="9062"/>
            </w:tabs>
          </w:pPr>
        </w:pPrChange>
      </w:pPr>
      <w:del w:id="204" w:author="Maximilian Schmitz" w:date="2015-06-17T19:42:00Z">
        <w:r w:rsidRPr="00915AB6" w:rsidDel="00915AB6">
          <w:rPr>
            <w:i/>
            <w:iCs/>
            <w:rPrChange w:id="205" w:author="Maximilian Schmitz" w:date="2015-06-17T19:42:00Z">
              <w:rPr>
                <w:rStyle w:val="Hyperlink"/>
                <w:noProof/>
              </w:rPr>
            </w:rPrChange>
          </w:rPr>
          <w:delText>3.2.3</w:delText>
        </w:r>
        <w:r w:rsidDel="00915AB6">
          <w:rPr>
            <w:rFonts w:asciiTheme="minorHAnsi" w:eastAsiaTheme="minorEastAsia" w:hAnsiTheme="minorHAnsi" w:cstheme="minorBidi"/>
            <w:noProof/>
            <w:sz w:val="22"/>
            <w:szCs w:val="22"/>
          </w:rPr>
          <w:tab/>
        </w:r>
        <w:r w:rsidRPr="00915AB6" w:rsidDel="00915AB6">
          <w:rPr>
            <w:i/>
            <w:iCs/>
            <w:rPrChange w:id="206" w:author="Maximilian Schmitz" w:date="2015-06-17T19:42:00Z">
              <w:rPr>
                <w:rStyle w:val="Hyperlink"/>
                <w:noProof/>
              </w:rPr>
            </w:rPrChange>
          </w:rPr>
          <w:delText>Unity</w:delText>
        </w:r>
        <w:r w:rsidDel="00915AB6">
          <w:rPr>
            <w:noProof/>
            <w:webHidden/>
          </w:rPr>
          <w:tab/>
          <w:delText>4</w:delText>
        </w:r>
      </w:del>
    </w:p>
    <w:p w14:paraId="6454BEF6" w14:textId="77777777" w:rsidR="00487DC3" w:rsidDel="00915AB6" w:rsidRDefault="00487DC3" w:rsidP="00D421B5">
      <w:pPr>
        <w:pStyle w:val="berschrift1"/>
        <w:numPr>
          <w:ilvl w:val="0"/>
          <w:numId w:val="0"/>
        </w:numPr>
        <w:rPr>
          <w:del w:id="207" w:author="Maximilian Schmitz" w:date="2015-06-17T19:42:00Z"/>
          <w:rFonts w:asciiTheme="minorHAnsi" w:eastAsiaTheme="minorEastAsia" w:hAnsiTheme="minorHAnsi" w:cstheme="minorBidi"/>
          <w:i/>
          <w:iCs/>
          <w:noProof/>
          <w:sz w:val="22"/>
          <w:szCs w:val="22"/>
        </w:rPr>
        <w:pPrChange w:id="208" w:author="Maximilian Schmitz" w:date="2015-07-06T18:12:00Z">
          <w:pPr>
            <w:pStyle w:val="Verzeichnis3"/>
            <w:tabs>
              <w:tab w:val="left" w:pos="1200"/>
              <w:tab w:val="right" w:leader="dot" w:pos="9062"/>
            </w:tabs>
          </w:pPr>
        </w:pPrChange>
      </w:pPr>
      <w:del w:id="209" w:author="Maximilian Schmitz" w:date="2015-06-17T19:42:00Z">
        <w:r w:rsidRPr="00915AB6" w:rsidDel="00915AB6">
          <w:rPr>
            <w:i/>
            <w:iCs/>
            <w:rPrChange w:id="210" w:author="Maximilian Schmitz" w:date="2015-06-17T19:42:00Z">
              <w:rPr>
                <w:rStyle w:val="Hyperlink"/>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i/>
            <w:iCs/>
            <w:rPrChange w:id="211" w:author="Maximilian Schmitz" w:date="2015-06-17T19:42:00Z">
              <w:rPr>
                <w:rStyle w:val="Hyperlink"/>
                <w:noProof/>
                <w:lang w:val="en-US"/>
              </w:rPr>
            </w:rPrChange>
          </w:rPr>
          <w:delText>Unreal Engine 4</w:delText>
        </w:r>
        <w:r w:rsidDel="00915AB6">
          <w:rPr>
            <w:noProof/>
            <w:webHidden/>
          </w:rPr>
          <w:tab/>
          <w:delText>4</w:delText>
        </w:r>
      </w:del>
    </w:p>
    <w:p w14:paraId="222ED6D5" w14:textId="77777777" w:rsidR="00487DC3" w:rsidDel="00915AB6" w:rsidRDefault="00487DC3" w:rsidP="00D421B5">
      <w:pPr>
        <w:pStyle w:val="berschrift1"/>
        <w:numPr>
          <w:ilvl w:val="0"/>
          <w:numId w:val="0"/>
        </w:numPr>
        <w:rPr>
          <w:del w:id="212" w:author="Maximilian Schmitz" w:date="2015-06-17T19:42:00Z"/>
          <w:rFonts w:asciiTheme="minorHAnsi" w:eastAsiaTheme="minorEastAsia" w:hAnsiTheme="minorHAnsi" w:cstheme="minorBidi"/>
          <w:i/>
          <w:iCs/>
          <w:noProof/>
          <w:sz w:val="22"/>
          <w:szCs w:val="22"/>
        </w:rPr>
        <w:pPrChange w:id="213" w:author="Maximilian Schmitz" w:date="2015-07-06T18:12:00Z">
          <w:pPr>
            <w:pStyle w:val="Verzeichnis3"/>
            <w:tabs>
              <w:tab w:val="left" w:pos="1200"/>
              <w:tab w:val="right" w:leader="dot" w:pos="9062"/>
            </w:tabs>
          </w:pPr>
        </w:pPrChange>
      </w:pPr>
      <w:del w:id="214" w:author="Maximilian Schmitz" w:date="2015-06-17T19:42:00Z">
        <w:r w:rsidRPr="00915AB6" w:rsidDel="00915AB6">
          <w:rPr>
            <w:i/>
            <w:iCs/>
            <w:rPrChange w:id="215" w:author="Maximilian Schmitz" w:date="2015-06-17T19:42:00Z">
              <w:rPr>
                <w:rStyle w:val="Hyperlink"/>
                <w:noProof/>
              </w:rPr>
            </w:rPrChange>
          </w:rPr>
          <w:delText>3.2.5</w:delText>
        </w:r>
        <w:r w:rsidDel="00915AB6">
          <w:rPr>
            <w:rFonts w:asciiTheme="minorHAnsi" w:eastAsiaTheme="minorEastAsia" w:hAnsiTheme="minorHAnsi" w:cstheme="minorBidi"/>
            <w:noProof/>
            <w:sz w:val="22"/>
            <w:szCs w:val="22"/>
          </w:rPr>
          <w:tab/>
        </w:r>
        <w:r w:rsidRPr="00915AB6" w:rsidDel="00915AB6">
          <w:rPr>
            <w:i/>
            <w:iCs/>
            <w:rPrChange w:id="216" w:author="Maximilian Schmitz" w:date="2015-06-17T19:42:00Z">
              <w:rPr>
                <w:rStyle w:val="Hyperlink"/>
                <w:noProof/>
              </w:rPr>
            </w:rPrChange>
          </w:rPr>
          <w:delText>Verwendung im Projekt</w:delText>
        </w:r>
        <w:r w:rsidDel="00915AB6">
          <w:rPr>
            <w:noProof/>
            <w:webHidden/>
          </w:rPr>
          <w:tab/>
          <w:delText>5</w:delText>
        </w:r>
      </w:del>
    </w:p>
    <w:p w14:paraId="79F47FB1" w14:textId="77777777" w:rsidR="00487DC3" w:rsidDel="00915AB6" w:rsidRDefault="00487DC3" w:rsidP="00D421B5">
      <w:pPr>
        <w:pStyle w:val="berschrift1"/>
        <w:numPr>
          <w:ilvl w:val="0"/>
          <w:numId w:val="0"/>
        </w:numPr>
        <w:rPr>
          <w:del w:id="217" w:author="Maximilian Schmitz" w:date="2015-06-17T19:42:00Z"/>
          <w:rFonts w:asciiTheme="minorHAnsi" w:eastAsiaTheme="minorEastAsia" w:hAnsiTheme="minorHAnsi" w:cstheme="minorBidi"/>
          <w:smallCaps/>
          <w:noProof/>
          <w:sz w:val="22"/>
          <w:szCs w:val="22"/>
        </w:rPr>
        <w:pPrChange w:id="218" w:author="Maximilian Schmitz" w:date="2015-07-06T18:12:00Z">
          <w:pPr>
            <w:pStyle w:val="Verzeichnis2"/>
            <w:tabs>
              <w:tab w:val="left" w:pos="720"/>
              <w:tab w:val="right" w:leader="dot" w:pos="9062"/>
            </w:tabs>
          </w:pPr>
        </w:pPrChange>
      </w:pPr>
      <w:del w:id="219" w:author="Maximilian Schmitz" w:date="2015-06-17T19:42:00Z">
        <w:r w:rsidRPr="00915AB6" w:rsidDel="00915AB6">
          <w:rPr>
            <w:smallCaps/>
            <w:rPrChange w:id="220" w:author="Maximilian Schmitz" w:date="2015-06-17T19:42:00Z">
              <w:rPr>
                <w:rStyle w:val="Hyperlink"/>
                <w:noProof/>
              </w:rPr>
            </w:rPrChange>
          </w:rPr>
          <w:delText>3.3</w:delText>
        </w:r>
        <w:r w:rsidDel="00915AB6">
          <w:rPr>
            <w:rFonts w:asciiTheme="minorHAnsi" w:eastAsiaTheme="minorEastAsia" w:hAnsiTheme="minorHAnsi" w:cstheme="minorBidi"/>
            <w:noProof/>
            <w:sz w:val="22"/>
            <w:szCs w:val="22"/>
          </w:rPr>
          <w:tab/>
        </w:r>
        <w:r w:rsidRPr="00915AB6" w:rsidDel="00915AB6">
          <w:rPr>
            <w:smallCaps/>
            <w:rPrChange w:id="221" w:author="Maximilian Schmitz" w:date="2015-06-17T19:42:00Z">
              <w:rPr>
                <w:rStyle w:val="Hyperlink"/>
                <w:noProof/>
              </w:rPr>
            </w:rPrChange>
          </w:rPr>
          <w:delText>Scripting-Ansatz</w:delText>
        </w:r>
        <w:r w:rsidDel="00915AB6">
          <w:rPr>
            <w:noProof/>
            <w:webHidden/>
          </w:rPr>
          <w:tab/>
          <w:delText>5</w:delText>
        </w:r>
      </w:del>
    </w:p>
    <w:p w14:paraId="33D3B318" w14:textId="77777777" w:rsidR="00487DC3" w:rsidDel="00915AB6" w:rsidRDefault="00487DC3" w:rsidP="00D421B5">
      <w:pPr>
        <w:pStyle w:val="berschrift1"/>
        <w:numPr>
          <w:ilvl w:val="0"/>
          <w:numId w:val="0"/>
        </w:numPr>
        <w:rPr>
          <w:del w:id="222" w:author="Maximilian Schmitz" w:date="2015-06-17T19:42:00Z"/>
          <w:rFonts w:asciiTheme="minorHAnsi" w:eastAsiaTheme="minorEastAsia" w:hAnsiTheme="minorHAnsi" w:cstheme="minorBidi"/>
          <w:i/>
          <w:iCs/>
          <w:noProof/>
          <w:sz w:val="22"/>
          <w:szCs w:val="22"/>
        </w:rPr>
        <w:pPrChange w:id="223" w:author="Maximilian Schmitz" w:date="2015-07-06T18:12:00Z">
          <w:pPr>
            <w:pStyle w:val="Verzeichnis3"/>
            <w:tabs>
              <w:tab w:val="left" w:pos="1200"/>
              <w:tab w:val="right" w:leader="dot" w:pos="9062"/>
            </w:tabs>
          </w:pPr>
        </w:pPrChange>
      </w:pPr>
      <w:del w:id="224" w:author="Maximilian Schmitz" w:date="2015-06-17T19:42:00Z">
        <w:r w:rsidRPr="00915AB6" w:rsidDel="00915AB6">
          <w:rPr>
            <w:i/>
            <w:iCs/>
            <w:rPrChange w:id="225" w:author="Maximilian Schmitz" w:date="2015-06-17T19:42:00Z">
              <w:rPr>
                <w:rStyle w:val="Hyperlink"/>
                <w:noProof/>
              </w:rPr>
            </w:rPrChange>
          </w:rPr>
          <w:delText>3.3.1</w:delText>
        </w:r>
        <w:r w:rsidDel="00915AB6">
          <w:rPr>
            <w:rFonts w:asciiTheme="minorHAnsi" w:eastAsiaTheme="minorEastAsia" w:hAnsiTheme="minorHAnsi" w:cstheme="minorBidi"/>
            <w:noProof/>
            <w:sz w:val="22"/>
            <w:szCs w:val="22"/>
          </w:rPr>
          <w:tab/>
        </w:r>
        <w:r w:rsidRPr="00915AB6" w:rsidDel="00915AB6">
          <w:rPr>
            <w:i/>
            <w:iCs/>
            <w:rPrChange w:id="226" w:author="Maximilian Schmitz" w:date="2015-06-17T19:42:00Z">
              <w:rPr>
                <w:rStyle w:val="Hyperlink"/>
                <w:noProof/>
              </w:rPr>
            </w:rPrChange>
          </w:rPr>
          <w:delText>Grundsätzliches</w:delText>
        </w:r>
        <w:r w:rsidDel="00915AB6">
          <w:rPr>
            <w:noProof/>
            <w:webHidden/>
          </w:rPr>
          <w:tab/>
          <w:delText>5</w:delText>
        </w:r>
      </w:del>
    </w:p>
    <w:p w14:paraId="5B8A7B0E" w14:textId="77777777" w:rsidR="00487DC3" w:rsidDel="00915AB6" w:rsidRDefault="00487DC3" w:rsidP="00D421B5">
      <w:pPr>
        <w:pStyle w:val="berschrift1"/>
        <w:numPr>
          <w:ilvl w:val="0"/>
          <w:numId w:val="0"/>
        </w:numPr>
        <w:rPr>
          <w:del w:id="227" w:author="Maximilian Schmitz" w:date="2015-06-17T19:42:00Z"/>
          <w:rFonts w:asciiTheme="minorHAnsi" w:eastAsiaTheme="minorEastAsia" w:hAnsiTheme="minorHAnsi" w:cstheme="minorBidi"/>
          <w:i/>
          <w:iCs/>
          <w:noProof/>
          <w:sz w:val="22"/>
          <w:szCs w:val="22"/>
        </w:rPr>
        <w:pPrChange w:id="228" w:author="Maximilian Schmitz" w:date="2015-07-06T18:12:00Z">
          <w:pPr>
            <w:pStyle w:val="Verzeichnis3"/>
            <w:tabs>
              <w:tab w:val="left" w:pos="1200"/>
              <w:tab w:val="right" w:leader="dot" w:pos="9062"/>
            </w:tabs>
          </w:pPr>
        </w:pPrChange>
      </w:pPr>
      <w:del w:id="229" w:author="Maximilian Schmitz" w:date="2015-06-17T19:42:00Z">
        <w:r w:rsidRPr="00915AB6" w:rsidDel="00915AB6">
          <w:rPr>
            <w:i/>
            <w:iCs/>
            <w:rPrChange w:id="230" w:author="Maximilian Schmitz" w:date="2015-06-17T19:42:00Z">
              <w:rPr>
                <w:rStyle w:val="Hyperlink"/>
                <w:noProof/>
              </w:rPr>
            </w:rPrChange>
          </w:rPr>
          <w:delText>3.3.2</w:delText>
        </w:r>
        <w:r w:rsidDel="00915AB6">
          <w:rPr>
            <w:rFonts w:asciiTheme="minorHAnsi" w:eastAsiaTheme="minorEastAsia" w:hAnsiTheme="minorHAnsi" w:cstheme="minorBidi"/>
            <w:noProof/>
            <w:sz w:val="22"/>
            <w:szCs w:val="22"/>
          </w:rPr>
          <w:tab/>
        </w:r>
        <w:r w:rsidRPr="00915AB6" w:rsidDel="00915AB6">
          <w:rPr>
            <w:i/>
            <w:iCs/>
            <w:rPrChange w:id="231" w:author="Maximilian Schmitz" w:date="2015-06-17T19:42:00Z">
              <w:rPr>
                <w:rStyle w:val="Hyperlink"/>
                <w:noProof/>
              </w:rPr>
            </w:rPrChange>
          </w:rPr>
          <w:delText>Lua</w:delText>
        </w:r>
        <w:r w:rsidDel="00915AB6">
          <w:rPr>
            <w:noProof/>
            <w:webHidden/>
          </w:rPr>
          <w:tab/>
          <w:delText>5</w:delText>
        </w:r>
      </w:del>
    </w:p>
    <w:p w14:paraId="6A9FB208" w14:textId="77777777" w:rsidR="00487DC3" w:rsidDel="00915AB6" w:rsidRDefault="00487DC3" w:rsidP="00D421B5">
      <w:pPr>
        <w:pStyle w:val="berschrift1"/>
        <w:numPr>
          <w:ilvl w:val="0"/>
          <w:numId w:val="0"/>
        </w:numPr>
        <w:rPr>
          <w:del w:id="232" w:author="Maximilian Schmitz" w:date="2015-06-17T19:42:00Z"/>
          <w:rFonts w:asciiTheme="minorHAnsi" w:eastAsiaTheme="minorEastAsia" w:hAnsiTheme="minorHAnsi" w:cstheme="minorBidi"/>
          <w:smallCaps/>
          <w:noProof/>
          <w:sz w:val="22"/>
          <w:szCs w:val="22"/>
        </w:rPr>
        <w:pPrChange w:id="233" w:author="Maximilian Schmitz" w:date="2015-07-06T18:12:00Z">
          <w:pPr>
            <w:pStyle w:val="Verzeichnis2"/>
            <w:tabs>
              <w:tab w:val="left" w:pos="720"/>
              <w:tab w:val="right" w:leader="dot" w:pos="9062"/>
            </w:tabs>
          </w:pPr>
        </w:pPrChange>
      </w:pPr>
      <w:del w:id="234" w:author="Maximilian Schmitz" w:date="2015-06-17T19:42:00Z">
        <w:r w:rsidRPr="00915AB6" w:rsidDel="00915AB6">
          <w:rPr>
            <w:smallCaps/>
            <w:rPrChange w:id="235" w:author="Maximilian Schmitz" w:date="2015-06-17T19:42:00Z">
              <w:rPr>
                <w:rStyle w:val="Hyperlink"/>
                <w:noProof/>
              </w:rPr>
            </w:rPrChange>
          </w:rPr>
          <w:delText>3.4</w:delText>
        </w:r>
        <w:r w:rsidDel="00915AB6">
          <w:rPr>
            <w:rFonts w:asciiTheme="minorHAnsi" w:eastAsiaTheme="minorEastAsia" w:hAnsiTheme="minorHAnsi" w:cstheme="minorBidi"/>
            <w:noProof/>
            <w:sz w:val="22"/>
            <w:szCs w:val="22"/>
          </w:rPr>
          <w:tab/>
        </w:r>
        <w:r w:rsidRPr="00915AB6" w:rsidDel="00915AB6">
          <w:rPr>
            <w:smallCaps/>
            <w:rPrChange w:id="236" w:author="Maximilian Schmitz" w:date="2015-06-17T19:42:00Z">
              <w:rPr>
                <w:rStyle w:val="Hyperlink"/>
                <w:noProof/>
              </w:rPr>
            </w:rPrChange>
          </w:rPr>
          <w:delText>Robo Cup</w:delText>
        </w:r>
        <w:r w:rsidR="00877FC2" w:rsidRPr="00915AB6" w:rsidDel="00915AB6">
          <w:rPr>
            <w:smallCaps/>
            <w:rPrChange w:id="237" w:author="Maximilian Schmitz" w:date="2015-06-17T19:42:00Z">
              <w:rPr>
                <w:rStyle w:val="Hyperlink"/>
                <w:noProof/>
              </w:rPr>
            </w:rPrChange>
          </w:rPr>
          <w:delText xml:space="preserve"> (Kurz Halten)</w:delText>
        </w:r>
        <w:r w:rsidDel="00915AB6">
          <w:rPr>
            <w:noProof/>
            <w:webHidden/>
          </w:rPr>
          <w:tab/>
          <w:delText>6</w:delText>
        </w:r>
      </w:del>
    </w:p>
    <w:p w14:paraId="0B7DD6F8" w14:textId="77777777" w:rsidR="00487DC3" w:rsidDel="00915AB6" w:rsidRDefault="00487DC3" w:rsidP="00D421B5">
      <w:pPr>
        <w:pStyle w:val="berschrift1"/>
        <w:numPr>
          <w:ilvl w:val="0"/>
          <w:numId w:val="0"/>
        </w:numPr>
        <w:rPr>
          <w:del w:id="238" w:author="Maximilian Schmitz" w:date="2015-06-17T19:42:00Z"/>
          <w:rFonts w:asciiTheme="minorHAnsi" w:eastAsiaTheme="minorEastAsia" w:hAnsiTheme="minorHAnsi" w:cstheme="minorBidi"/>
          <w:smallCaps/>
          <w:noProof/>
          <w:sz w:val="22"/>
          <w:szCs w:val="22"/>
        </w:rPr>
        <w:pPrChange w:id="239" w:author="Maximilian Schmitz" w:date="2015-07-06T18:12:00Z">
          <w:pPr>
            <w:pStyle w:val="Verzeichnis2"/>
            <w:tabs>
              <w:tab w:val="left" w:pos="720"/>
              <w:tab w:val="right" w:leader="dot" w:pos="9062"/>
            </w:tabs>
          </w:pPr>
        </w:pPrChange>
      </w:pPr>
      <w:del w:id="240" w:author="Maximilian Schmitz" w:date="2015-06-17T19:42:00Z">
        <w:r w:rsidRPr="00915AB6" w:rsidDel="00915AB6">
          <w:rPr>
            <w:smallCaps/>
            <w:rPrChange w:id="241" w:author="Maximilian Schmitz" w:date="2015-06-17T19:42:00Z">
              <w:rPr>
                <w:rStyle w:val="Hyperlink"/>
                <w:noProof/>
              </w:rPr>
            </w:rPrChange>
          </w:rPr>
          <w:delText>3.5</w:delText>
        </w:r>
        <w:r w:rsidDel="00915AB6">
          <w:rPr>
            <w:rFonts w:asciiTheme="minorHAnsi" w:eastAsiaTheme="minorEastAsia" w:hAnsiTheme="minorHAnsi" w:cstheme="minorBidi"/>
            <w:noProof/>
            <w:sz w:val="22"/>
            <w:szCs w:val="22"/>
          </w:rPr>
          <w:tab/>
        </w:r>
        <w:r w:rsidRPr="00915AB6" w:rsidDel="00915AB6">
          <w:rPr>
            <w:smallCaps/>
            <w:rPrChange w:id="242" w:author="Maximilian Schmitz" w:date="2015-06-17T19:42:00Z">
              <w:rPr>
                <w:rStyle w:val="Hyperlink"/>
                <w:noProof/>
              </w:rPr>
            </w:rPrChange>
          </w:rPr>
          <w:delText>Künstliche Intelligenz</w:delText>
        </w:r>
        <w:r w:rsidDel="00915AB6">
          <w:rPr>
            <w:noProof/>
            <w:webHidden/>
          </w:rPr>
          <w:tab/>
          <w:delText>7</w:delText>
        </w:r>
      </w:del>
    </w:p>
    <w:p w14:paraId="75AC9772" w14:textId="77777777" w:rsidR="00487DC3" w:rsidDel="00915AB6" w:rsidRDefault="00487DC3" w:rsidP="00D421B5">
      <w:pPr>
        <w:pStyle w:val="berschrift1"/>
        <w:numPr>
          <w:ilvl w:val="0"/>
          <w:numId w:val="0"/>
        </w:numPr>
        <w:rPr>
          <w:del w:id="243" w:author="Maximilian Schmitz" w:date="2015-06-17T19:42:00Z"/>
          <w:rFonts w:asciiTheme="minorHAnsi" w:eastAsiaTheme="minorEastAsia" w:hAnsiTheme="minorHAnsi" w:cstheme="minorBidi"/>
          <w:smallCaps/>
          <w:noProof/>
          <w:sz w:val="22"/>
          <w:szCs w:val="22"/>
        </w:rPr>
        <w:pPrChange w:id="244" w:author="Maximilian Schmitz" w:date="2015-07-06T18:12:00Z">
          <w:pPr>
            <w:pStyle w:val="Verzeichnis2"/>
            <w:tabs>
              <w:tab w:val="left" w:pos="720"/>
              <w:tab w:val="right" w:leader="dot" w:pos="9062"/>
            </w:tabs>
          </w:pPr>
        </w:pPrChange>
      </w:pPr>
      <w:del w:id="245" w:author="Maximilian Schmitz" w:date="2015-06-17T19:42:00Z">
        <w:r w:rsidRPr="00915AB6" w:rsidDel="00915AB6">
          <w:rPr>
            <w:smallCaps/>
            <w:rPrChange w:id="246" w:author="Maximilian Schmitz" w:date="2015-06-17T19:42:00Z">
              <w:rPr>
                <w:rStyle w:val="Hyperlink"/>
                <w:noProof/>
              </w:rPr>
            </w:rPrChange>
          </w:rPr>
          <w:delText>3.6</w:delText>
        </w:r>
        <w:r w:rsidDel="00915AB6">
          <w:rPr>
            <w:rFonts w:asciiTheme="minorHAnsi" w:eastAsiaTheme="minorEastAsia" w:hAnsiTheme="minorHAnsi" w:cstheme="minorBidi"/>
            <w:noProof/>
            <w:sz w:val="22"/>
            <w:szCs w:val="22"/>
          </w:rPr>
          <w:tab/>
        </w:r>
        <w:r w:rsidRPr="00915AB6" w:rsidDel="00915AB6">
          <w:rPr>
            <w:smallCaps/>
            <w:rPrChange w:id="247" w:author="Maximilian Schmitz" w:date="2015-06-17T19:42:00Z">
              <w:rPr>
                <w:rStyle w:val="Hyperlink"/>
                <w:noProof/>
              </w:rPr>
            </w:rPrChange>
          </w:rPr>
          <w:delText>Zusammenfassung</w:delText>
        </w:r>
        <w:r w:rsidDel="00915AB6">
          <w:rPr>
            <w:noProof/>
            <w:webHidden/>
          </w:rPr>
          <w:tab/>
          <w:delText>9</w:delText>
        </w:r>
      </w:del>
    </w:p>
    <w:p w14:paraId="793AE8D2" w14:textId="77777777" w:rsidR="00487DC3" w:rsidDel="00915AB6" w:rsidRDefault="00487DC3" w:rsidP="00D421B5">
      <w:pPr>
        <w:pStyle w:val="berschrift1"/>
        <w:numPr>
          <w:ilvl w:val="0"/>
          <w:numId w:val="0"/>
        </w:numPr>
        <w:rPr>
          <w:del w:id="248" w:author="Maximilian Schmitz" w:date="2015-06-17T19:42:00Z"/>
          <w:rFonts w:asciiTheme="minorHAnsi" w:eastAsiaTheme="minorEastAsia" w:hAnsiTheme="minorHAnsi" w:cstheme="minorBidi"/>
          <w:b w:val="0"/>
          <w:bCs/>
          <w:caps/>
          <w:noProof/>
          <w:sz w:val="22"/>
          <w:szCs w:val="22"/>
        </w:rPr>
        <w:pPrChange w:id="249" w:author="Maximilian Schmitz" w:date="2015-07-06T18:12:00Z">
          <w:pPr>
            <w:pStyle w:val="Verzeichnis1"/>
            <w:tabs>
              <w:tab w:val="left" w:pos="480"/>
              <w:tab w:val="right" w:leader="dot" w:pos="9062"/>
            </w:tabs>
          </w:pPr>
        </w:pPrChange>
      </w:pPr>
      <w:del w:id="250" w:author="Maximilian Schmitz" w:date="2015-06-17T19:42:00Z">
        <w:r w:rsidRPr="00915AB6" w:rsidDel="00915AB6">
          <w:rPr>
            <w:bCs/>
            <w:caps/>
            <w:rPrChange w:id="251" w:author="Maximilian Schmitz" w:date="2015-06-17T19:42:00Z">
              <w:rPr>
                <w:rStyle w:val="Hyperlink"/>
                <w:noProof/>
              </w:rPr>
            </w:rPrChange>
          </w:rPr>
          <w:delText>4</w:delText>
        </w:r>
        <w:r w:rsidDel="00915AB6">
          <w:rPr>
            <w:rFonts w:asciiTheme="minorHAnsi" w:eastAsiaTheme="minorEastAsia" w:hAnsiTheme="minorHAnsi" w:cstheme="minorBidi"/>
            <w:b w:val="0"/>
            <w:noProof/>
            <w:sz w:val="22"/>
            <w:szCs w:val="22"/>
          </w:rPr>
          <w:tab/>
        </w:r>
        <w:r w:rsidRPr="00915AB6" w:rsidDel="00915AB6">
          <w:rPr>
            <w:bCs/>
            <w:caps/>
            <w:rPrChange w:id="252" w:author="Maximilian Schmitz" w:date="2015-06-17T19:42:00Z">
              <w:rPr>
                <w:rStyle w:val="Hyperlink"/>
                <w:noProof/>
              </w:rPr>
            </w:rPrChange>
          </w:rPr>
          <w:delText>Planung / Struktur</w:delText>
        </w:r>
        <w:r w:rsidDel="00915AB6">
          <w:rPr>
            <w:noProof/>
            <w:webHidden/>
          </w:rPr>
          <w:tab/>
          <w:delText>10</w:delText>
        </w:r>
      </w:del>
    </w:p>
    <w:p w14:paraId="6402BC98" w14:textId="77777777" w:rsidR="00487DC3" w:rsidDel="00915AB6" w:rsidRDefault="00487DC3" w:rsidP="00D421B5">
      <w:pPr>
        <w:pStyle w:val="berschrift1"/>
        <w:numPr>
          <w:ilvl w:val="0"/>
          <w:numId w:val="0"/>
        </w:numPr>
        <w:rPr>
          <w:del w:id="253" w:author="Maximilian Schmitz" w:date="2015-06-17T19:42:00Z"/>
          <w:rFonts w:asciiTheme="minorHAnsi" w:eastAsiaTheme="minorEastAsia" w:hAnsiTheme="minorHAnsi" w:cstheme="minorBidi"/>
          <w:smallCaps/>
          <w:noProof/>
          <w:sz w:val="22"/>
          <w:szCs w:val="22"/>
        </w:rPr>
        <w:pPrChange w:id="254" w:author="Maximilian Schmitz" w:date="2015-07-06T18:12:00Z">
          <w:pPr>
            <w:pStyle w:val="Verzeichnis2"/>
            <w:tabs>
              <w:tab w:val="left" w:pos="720"/>
              <w:tab w:val="right" w:leader="dot" w:pos="9062"/>
            </w:tabs>
          </w:pPr>
        </w:pPrChange>
      </w:pPr>
      <w:del w:id="255" w:author="Maximilian Schmitz" w:date="2015-06-17T19:42:00Z">
        <w:r w:rsidRPr="00915AB6" w:rsidDel="00915AB6">
          <w:rPr>
            <w:smallCaps/>
            <w:rPrChange w:id="256" w:author="Maximilian Schmitz" w:date="2015-06-17T19:42:00Z">
              <w:rPr>
                <w:rStyle w:val="Hyperlink"/>
                <w:noProof/>
              </w:rPr>
            </w:rPrChange>
          </w:rPr>
          <w:delText>4.1</w:delText>
        </w:r>
        <w:r w:rsidDel="00915AB6">
          <w:rPr>
            <w:rFonts w:asciiTheme="minorHAnsi" w:eastAsiaTheme="minorEastAsia" w:hAnsiTheme="minorHAnsi" w:cstheme="minorBidi"/>
            <w:noProof/>
            <w:sz w:val="22"/>
            <w:szCs w:val="22"/>
          </w:rPr>
          <w:tab/>
        </w:r>
        <w:r w:rsidRPr="00915AB6" w:rsidDel="00915AB6">
          <w:rPr>
            <w:smallCaps/>
            <w:rPrChange w:id="257" w:author="Maximilian Schmitz" w:date="2015-06-17T19:42:00Z">
              <w:rPr>
                <w:rStyle w:val="Hyperlink"/>
                <w:noProof/>
              </w:rPr>
            </w:rPrChange>
          </w:rPr>
          <w:delText>Projektmanagement</w:delText>
        </w:r>
        <w:r w:rsidDel="00915AB6">
          <w:rPr>
            <w:noProof/>
            <w:webHidden/>
          </w:rPr>
          <w:tab/>
          <w:delText>10</w:delText>
        </w:r>
      </w:del>
    </w:p>
    <w:p w14:paraId="5809FA3E" w14:textId="77777777" w:rsidR="00487DC3" w:rsidDel="00915AB6" w:rsidRDefault="00487DC3" w:rsidP="00D421B5">
      <w:pPr>
        <w:pStyle w:val="berschrift1"/>
        <w:numPr>
          <w:ilvl w:val="0"/>
          <w:numId w:val="0"/>
        </w:numPr>
        <w:rPr>
          <w:del w:id="258" w:author="Maximilian Schmitz" w:date="2015-06-17T19:42:00Z"/>
          <w:rFonts w:asciiTheme="minorHAnsi" w:eastAsiaTheme="minorEastAsia" w:hAnsiTheme="minorHAnsi" w:cstheme="minorBidi"/>
          <w:smallCaps/>
          <w:noProof/>
          <w:sz w:val="22"/>
          <w:szCs w:val="22"/>
        </w:rPr>
        <w:pPrChange w:id="259" w:author="Maximilian Schmitz" w:date="2015-07-06T18:12:00Z">
          <w:pPr>
            <w:pStyle w:val="Verzeichnis2"/>
            <w:tabs>
              <w:tab w:val="left" w:pos="720"/>
              <w:tab w:val="right" w:leader="dot" w:pos="9062"/>
            </w:tabs>
          </w:pPr>
        </w:pPrChange>
      </w:pPr>
      <w:del w:id="260" w:author="Maximilian Schmitz" w:date="2015-06-17T19:42:00Z">
        <w:r w:rsidRPr="00915AB6" w:rsidDel="00915AB6">
          <w:rPr>
            <w:smallCaps/>
            <w:rPrChange w:id="261" w:author="Maximilian Schmitz" w:date="2015-06-17T19:42:00Z">
              <w:rPr>
                <w:rStyle w:val="Hyperlink"/>
                <w:noProof/>
              </w:rPr>
            </w:rPrChange>
          </w:rPr>
          <w:delText>4.2</w:delText>
        </w:r>
        <w:r w:rsidDel="00915AB6">
          <w:rPr>
            <w:rFonts w:asciiTheme="minorHAnsi" w:eastAsiaTheme="minorEastAsia" w:hAnsiTheme="minorHAnsi" w:cstheme="minorBidi"/>
            <w:noProof/>
            <w:sz w:val="22"/>
            <w:szCs w:val="22"/>
          </w:rPr>
          <w:tab/>
        </w:r>
        <w:r w:rsidRPr="00915AB6" w:rsidDel="00915AB6">
          <w:rPr>
            <w:smallCaps/>
            <w:rPrChange w:id="262" w:author="Maximilian Schmitz" w:date="2015-06-17T19:42:00Z">
              <w:rPr>
                <w:rStyle w:val="Hyperlink"/>
                <w:noProof/>
              </w:rPr>
            </w:rPrChange>
          </w:rPr>
          <w:delText>Analyse der Aufgabenstellung</w:delText>
        </w:r>
        <w:r w:rsidDel="00915AB6">
          <w:rPr>
            <w:noProof/>
            <w:webHidden/>
          </w:rPr>
          <w:tab/>
          <w:delText>10</w:delText>
        </w:r>
      </w:del>
    </w:p>
    <w:p w14:paraId="11D2135D" w14:textId="77777777" w:rsidR="00487DC3" w:rsidDel="00915AB6" w:rsidRDefault="00487DC3" w:rsidP="00D421B5">
      <w:pPr>
        <w:pStyle w:val="berschrift1"/>
        <w:numPr>
          <w:ilvl w:val="0"/>
          <w:numId w:val="0"/>
        </w:numPr>
        <w:rPr>
          <w:del w:id="263" w:author="Maximilian Schmitz" w:date="2015-06-17T19:42:00Z"/>
          <w:rFonts w:asciiTheme="minorHAnsi" w:eastAsiaTheme="minorEastAsia" w:hAnsiTheme="minorHAnsi" w:cstheme="minorBidi"/>
          <w:i/>
          <w:iCs/>
          <w:noProof/>
          <w:sz w:val="22"/>
          <w:szCs w:val="22"/>
        </w:rPr>
        <w:pPrChange w:id="264" w:author="Maximilian Schmitz" w:date="2015-07-06T18:12:00Z">
          <w:pPr>
            <w:pStyle w:val="Verzeichnis3"/>
            <w:tabs>
              <w:tab w:val="left" w:pos="1200"/>
              <w:tab w:val="right" w:leader="dot" w:pos="9062"/>
            </w:tabs>
          </w:pPr>
        </w:pPrChange>
      </w:pPr>
      <w:del w:id="265" w:author="Maximilian Schmitz" w:date="2015-06-17T19:42:00Z">
        <w:r w:rsidRPr="00915AB6" w:rsidDel="00915AB6">
          <w:rPr>
            <w:i/>
            <w:iCs/>
            <w:rPrChange w:id="266" w:author="Maximilian Schmitz" w:date="2015-06-17T19:42:00Z">
              <w:rPr>
                <w:rStyle w:val="Hyperlink"/>
                <w:noProof/>
              </w:rPr>
            </w:rPrChange>
          </w:rPr>
          <w:delText>4.2.1</w:delText>
        </w:r>
        <w:r w:rsidDel="00915AB6">
          <w:rPr>
            <w:rFonts w:asciiTheme="minorHAnsi" w:eastAsiaTheme="minorEastAsia" w:hAnsiTheme="minorHAnsi" w:cstheme="minorBidi"/>
            <w:noProof/>
            <w:sz w:val="22"/>
            <w:szCs w:val="22"/>
          </w:rPr>
          <w:tab/>
        </w:r>
        <w:r w:rsidRPr="00915AB6" w:rsidDel="00915AB6">
          <w:rPr>
            <w:i/>
            <w:iCs/>
            <w:rPrChange w:id="267" w:author="Maximilian Schmitz" w:date="2015-06-17T19:42:00Z">
              <w:rPr>
                <w:rStyle w:val="Hyperlink"/>
                <w:noProof/>
              </w:rPr>
            </w:rPrChange>
          </w:rPr>
          <w:delText>Muss-Kriterien</w:delText>
        </w:r>
        <w:r w:rsidDel="00915AB6">
          <w:rPr>
            <w:noProof/>
            <w:webHidden/>
          </w:rPr>
          <w:tab/>
          <w:delText>10</w:delText>
        </w:r>
      </w:del>
    </w:p>
    <w:p w14:paraId="433D8D68" w14:textId="77777777" w:rsidR="00487DC3" w:rsidDel="00915AB6" w:rsidRDefault="00487DC3" w:rsidP="00D421B5">
      <w:pPr>
        <w:pStyle w:val="berschrift1"/>
        <w:numPr>
          <w:ilvl w:val="0"/>
          <w:numId w:val="0"/>
        </w:numPr>
        <w:rPr>
          <w:del w:id="268" w:author="Maximilian Schmitz" w:date="2015-06-17T19:42:00Z"/>
          <w:rFonts w:asciiTheme="minorHAnsi" w:eastAsiaTheme="minorEastAsia" w:hAnsiTheme="minorHAnsi" w:cstheme="minorBidi"/>
          <w:i/>
          <w:iCs/>
          <w:noProof/>
          <w:sz w:val="22"/>
          <w:szCs w:val="22"/>
        </w:rPr>
        <w:pPrChange w:id="269" w:author="Maximilian Schmitz" w:date="2015-07-06T18:12:00Z">
          <w:pPr>
            <w:pStyle w:val="Verzeichnis3"/>
            <w:tabs>
              <w:tab w:val="left" w:pos="1200"/>
              <w:tab w:val="right" w:leader="dot" w:pos="9062"/>
            </w:tabs>
          </w:pPr>
        </w:pPrChange>
      </w:pPr>
      <w:del w:id="270" w:author="Maximilian Schmitz" w:date="2015-06-17T19:42:00Z">
        <w:r w:rsidRPr="00915AB6" w:rsidDel="00915AB6">
          <w:rPr>
            <w:i/>
            <w:iCs/>
            <w:rPrChange w:id="271" w:author="Maximilian Schmitz" w:date="2015-06-17T19:42:00Z">
              <w:rPr>
                <w:rStyle w:val="Hyperlink"/>
                <w:noProof/>
              </w:rPr>
            </w:rPrChange>
          </w:rPr>
          <w:delText>4.2.2</w:delText>
        </w:r>
        <w:r w:rsidDel="00915AB6">
          <w:rPr>
            <w:rFonts w:asciiTheme="minorHAnsi" w:eastAsiaTheme="minorEastAsia" w:hAnsiTheme="minorHAnsi" w:cstheme="minorBidi"/>
            <w:noProof/>
            <w:sz w:val="22"/>
            <w:szCs w:val="22"/>
          </w:rPr>
          <w:tab/>
        </w:r>
        <w:r w:rsidRPr="00915AB6" w:rsidDel="00915AB6">
          <w:rPr>
            <w:i/>
            <w:iCs/>
            <w:rPrChange w:id="272" w:author="Maximilian Schmitz" w:date="2015-06-17T19:42:00Z">
              <w:rPr>
                <w:rStyle w:val="Hyperlink"/>
                <w:noProof/>
              </w:rPr>
            </w:rPrChange>
          </w:rPr>
          <w:delText>Soll-Kriterien</w:delText>
        </w:r>
        <w:r w:rsidDel="00915AB6">
          <w:rPr>
            <w:noProof/>
            <w:webHidden/>
          </w:rPr>
          <w:tab/>
          <w:delText>11</w:delText>
        </w:r>
      </w:del>
    </w:p>
    <w:p w14:paraId="2B66B895" w14:textId="77777777" w:rsidR="00487DC3" w:rsidDel="00915AB6" w:rsidRDefault="00487DC3" w:rsidP="00D421B5">
      <w:pPr>
        <w:pStyle w:val="berschrift1"/>
        <w:numPr>
          <w:ilvl w:val="0"/>
          <w:numId w:val="0"/>
        </w:numPr>
        <w:rPr>
          <w:del w:id="273" w:author="Maximilian Schmitz" w:date="2015-06-17T19:42:00Z"/>
          <w:rFonts w:asciiTheme="minorHAnsi" w:eastAsiaTheme="minorEastAsia" w:hAnsiTheme="minorHAnsi" w:cstheme="minorBidi"/>
          <w:i/>
          <w:iCs/>
          <w:noProof/>
          <w:sz w:val="22"/>
          <w:szCs w:val="22"/>
        </w:rPr>
        <w:pPrChange w:id="274" w:author="Maximilian Schmitz" w:date="2015-07-06T18:12:00Z">
          <w:pPr>
            <w:pStyle w:val="Verzeichnis3"/>
            <w:tabs>
              <w:tab w:val="left" w:pos="1200"/>
              <w:tab w:val="right" w:leader="dot" w:pos="9062"/>
            </w:tabs>
          </w:pPr>
        </w:pPrChange>
      </w:pPr>
      <w:del w:id="275" w:author="Maximilian Schmitz" w:date="2015-06-17T19:42:00Z">
        <w:r w:rsidRPr="00915AB6" w:rsidDel="00915AB6">
          <w:rPr>
            <w:i/>
            <w:iCs/>
            <w:rPrChange w:id="276" w:author="Maximilian Schmitz" w:date="2015-06-17T19:42:00Z">
              <w:rPr>
                <w:rStyle w:val="Hyperlink"/>
                <w:noProof/>
              </w:rPr>
            </w:rPrChange>
          </w:rPr>
          <w:delText>4.2.3</w:delText>
        </w:r>
        <w:r w:rsidDel="00915AB6">
          <w:rPr>
            <w:rFonts w:asciiTheme="minorHAnsi" w:eastAsiaTheme="minorEastAsia" w:hAnsiTheme="minorHAnsi" w:cstheme="minorBidi"/>
            <w:noProof/>
            <w:sz w:val="22"/>
            <w:szCs w:val="22"/>
          </w:rPr>
          <w:tab/>
        </w:r>
        <w:r w:rsidRPr="00915AB6" w:rsidDel="00915AB6">
          <w:rPr>
            <w:i/>
            <w:iCs/>
            <w:rPrChange w:id="277" w:author="Maximilian Schmitz" w:date="2015-06-17T19:42:00Z">
              <w:rPr>
                <w:rStyle w:val="Hyperlink"/>
                <w:noProof/>
              </w:rPr>
            </w:rPrChange>
          </w:rPr>
          <w:delText>Kann-Kriterien</w:delText>
        </w:r>
        <w:r w:rsidDel="00915AB6">
          <w:rPr>
            <w:noProof/>
            <w:webHidden/>
          </w:rPr>
          <w:tab/>
          <w:delText>11</w:delText>
        </w:r>
      </w:del>
    </w:p>
    <w:p w14:paraId="1EC3F1E4" w14:textId="77777777" w:rsidR="00487DC3" w:rsidDel="00915AB6" w:rsidRDefault="00487DC3" w:rsidP="00D421B5">
      <w:pPr>
        <w:pStyle w:val="berschrift1"/>
        <w:numPr>
          <w:ilvl w:val="0"/>
          <w:numId w:val="0"/>
        </w:numPr>
        <w:rPr>
          <w:del w:id="278" w:author="Maximilian Schmitz" w:date="2015-06-17T19:42:00Z"/>
          <w:rFonts w:asciiTheme="minorHAnsi" w:eastAsiaTheme="minorEastAsia" w:hAnsiTheme="minorHAnsi" w:cstheme="minorBidi"/>
          <w:i/>
          <w:iCs/>
          <w:noProof/>
          <w:sz w:val="22"/>
          <w:szCs w:val="22"/>
        </w:rPr>
        <w:pPrChange w:id="279" w:author="Maximilian Schmitz" w:date="2015-07-06T18:12:00Z">
          <w:pPr>
            <w:pStyle w:val="Verzeichnis3"/>
            <w:tabs>
              <w:tab w:val="left" w:pos="1200"/>
              <w:tab w:val="right" w:leader="dot" w:pos="9062"/>
            </w:tabs>
          </w:pPr>
        </w:pPrChange>
      </w:pPr>
      <w:del w:id="280" w:author="Maximilian Schmitz" w:date="2015-06-17T19:42:00Z">
        <w:r w:rsidRPr="00915AB6" w:rsidDel="00915AB6">
          <w:rPr>
            <w:i/>
            <w:iCs/>
            <w:rPrChange w:id="281" w:author="Maximilian Schmitz" w:date="2015-06-17T19:42:00Z">
              <w:rPr>
                <w:rStyle w:val="Hyperlink"/>
                <w:noProof/>
              </w:rPr>
            </w:rPrChange>
          </w:rPr>
          <w:delText>4.2.4</w:delText>
        </w:r>
        <w:r w:rsidDel="00915AB6">
          <w:rPr>
            <w:rFonts w:asciiTheme="minorHAnsi" w:eastAsiaTheme="minorEastAsia" w:hAnsiTheme="minorHAnsi" w:cstheme="minorBidi"/>
            <w:noProof/>
            <w:sz w:val="22"/>
            <w:szCs w:val="22"/>
          </w:rPr>
          <w:tab/>
        </w:r>
        <w:r w:rsidRPr="00915AB6" w:rsidDel="00915AB6">
          <w:rPr>
            <w:i/>
            <w:iCs/>
            <w:rPrChange w:id="282" w:author="Maximilian Schmitz" w:date="2015-06-17T19:42:00Z">
              <w:rPr>
                <w:rStyle w:val="Hyperlink"/>
                <w:noProof/>
              </w:rPr>
            </w:rPrChange>
          </w:rPr>
          <w:delText>Analyse der Kriterien</w:delText>
        </w:r>
        <w:r w:rsidDel="00915AB6">
          <w:rPr>
            <w:noProof/>
            <w:webHidden/>
          </w:rPr>
          <w:tab/>
          <w:delText>11</w:delText>
        </w:r>
      </w:del>
    </w:p>
    <w:p w14:paraId="5E236F6C" w14:textId="77777777" w:rsidR="00487DC3" w:rsidDel="00915AB6" w:rsidRDefault="00487DC3" w:rsidP="00D421B5">
      <w:pPr>
        <w:pStyle w:val="berschrift1"/>
        <w:numPr>
          <w:ilvl w:val="0"/>
          <w:numId w:val="0"/>
        </w:numPr>
        <w:rPr>
          <w:del w:id="283" w:author="Maximilian Schmitz" w:date="2015-06-17T19:42:00Z"/>
          <w:rFonts w:asciiTheme="minorHAnsi" w:eastAsiaTheme="minorEastAsia" w:hAnsiTheme="minorHAnsi" w:cstheme="minorBidi"/>
          <w:smallCaps/>
          <w:noProof/>
          <w:sz w:val="22"/>
          <w:szCs w:val="22"/>
        </w:rPr>
        <w:pPrChange w:id="284" w:author="Maximilian Schmitz" w:date="2015-07-06T18:12:00Z">
          <w:pPr>
            <w:pStyle w:val="Verzeichnis2"/>
            <w:tabs>
              <w:tab w:val="left" w:pos="720"/>
              <w:tab w:val="right" w:leader="dot" w:pos="9062"/>
            </w:tabs>
          </w:pPr>
        </w:pPrChange>
      </w:pPr>
      <w:del w:id="285" w:author="Maximilian Schmitz" w:date="2015-06-17T19:42:00Z">
        <w:r w:rsidRPr="00915AB6" w:rsidDel="00915AB6">
          <w:rPr>
            <w:smallCaps/>
            <w:rPrChange w:id="286" w:author="Maximilian Schmitz" w:date="2015-06-17T19:42:00Z">
              <w:rPr>
                <w:rStyle w:val="Hyperlink"/>
                <w:noProof/>
              </w:rPr>
            </w:rPrChange>
          </w:rPr>
          <w:delText>4.3</w:delText>
        </w:r>
        <w:r w:rsidDel="00915AB6">
          <w:rPr>
            <w:rFonts w:asciiTheme="minorHAnsi" w:eastAsiaTheme="minorEastAsia" w:hAnsiTheme="minorHAnsi" w:cstheme="minorBidi"/>
            <w:noProof/>
            <w:sz w:val="22"/>
            <w:szCs w:val="22"/>
          </w:rPr>
          <w:tab/>
        </w:r>
        <w:r w:rsidRPr="00915AB6" w:rsidDel="00915AB6">
          <w:rPr>
            <w:smallCaps/>
            <w:rPrChange w:id="287" w:author="Maximilian Schmitz" w:date="2015-06-17T19:42:00Z">
              <w:rPr>
                <w:rStyle w:val="Hyperlink"/>
                <w:noProof/>
              </w:rPr>
            </w:rPrChange>
          </w:rPr>
          <w:delText>Architektur</w:delText>
        </w:r>
        <w:r w:rsidDel="00915AB6">
          <w:rPr>
            <w:noProof/>
            <w:webHidden/>
          </w:rPr>
          <w:tab/>
          <w:delText>12</w:delText>
        </w:r>
      </w:del>
    </w:p>
    <w:p w14:paraId="107679E6" w14:textId="77777777" w:rsidR="00487DC3" w:rsidDel="00915AB6" w:rsidRDefault="00487DC3" w:rsidP="00D421B5">
      <w:pPr>
        <w:pStyle w:val="berschrift1"/>
        <w:numPr>
          <w:ilvl w:val="0"/>
          <w:numId w:val="0"/>
        </w:numPr>
        <w:rPr>
          <w:del w:id="288" w:author="Maximilian Schmitz" w:date="2015-06-17T19:42:00Z"/>
          <w:rFonts w:asciiTheme="minorHAnsi" w:eastAsiaTheme="minorEastAsia" w:hAnsiTheme="minorHAnsi" w:cstheme="minorBidi"/>
          <w:b w:val="0"/>
          <w:bCs/>
          <w:caps/>
          <w:noProof/>
          <w:sz w:val="22"/>
          <w:szCs w:val="22"/>
        </w:rPr>
        <w:pPrChange w:id="289" w:author="Maximilian Schmitz" w:date="2015-07-06T18:12:00Z">
          <w:pPr>
            <w:pStyle w:val="Verzeichnis1"/>
            <w:tabs>
              <w:tab w:val="left" w:pos="480"/>
              <w:tab w:val="right" w:leader="dot" w:pos="9062"/>
            </w:tabs>
          </w:pPr>
        </w:pPrChange>
      </w:pPr>
      <w:del w:id="290" w:author="Maximilian Schmitz" w:date="2015-06-17T19:42:00Z">
        <w:r w:rsidRPr="00915AB6" w:rsidDel="00915AB6">
          <w:rPr>
            <w:bCs/>
            <w:caps/>
            <w:rPrChange w:id="291" w:author="Maximilian Schmitz" w:date="2015-06-17T19:42:00Z">
              <w:rPr>
                <w:rStyle w:val="Hyperlink"/>
                <w:noProof/>
              </w:rPr>
            </w:rPrChange>
          </w:rPr>
          <w:delText>5</w:delText>
        </w:r>
        <w:r w:rsidDel="00915AB6">
          <w:rPr>
            <w:rFonts w:asciiTheme="minorHAnsi" w:eastAsiaTheme="minorEastAsia" w:hAnsiTheme="minorHAnsi" w:cstheme="minorBidi"/>
            <w:b w:val="0"/>
            <w:noProof/>
            <w:sz w:val="22"/>
            <w:szCs w:val="22"/>
          </w:rPr>
          <w:tab/>
        </w:r>
        <w:r w:rsidRPr="00915AB6" w:rsidDel="00915AB6">
          <w:rPr>
            <w:bCs/>
            <w:caps/>
            <w:rPrChange w:id="292" w:author="Maximilian Schmitz" w:date="2015-06-17T19:42:00Z">
              <w:rPr>
                <w:rStyle w:val="Hyperlink"/>
                <w:noProof/>
              </w:rPr>
            </w:rPrChange>
          </w:rPr>
          <w:delText>Umsetzung</w:delText>
        </w:r>
        <w:r w:rsidDel="00915AB6">
          <w:rPr>
            <w:noProof/>
            <w:webHidden/>
          </w:rPr>
          <w:tab/>
          <w:delText>14</w:delText>
        </w:r>
      </w:del>
    </w:p>
    <w:p w14:paraId="2C2F231B" w14:textId="77777777" w:rsidR="00487DC3" w:rsidDel="00915AB6" w:rsidRDefault="00487DC3" w:rsidP="00D421B5">
      <w:pPr>
        <w:pStyle w:val="berschrift1"/>
        <w:numPr>
          <w:ilvl w:val="0"/>
          <w:numId w:val="0"/>
        </w:numPr>
        <w:rPr>
          <w:del w:id="293" w:author="Maximilian Schmitz" w:date="2015-06-17T19:42:00Z"/>
          <w:rFonts w:asciiTheme="minorHAnsi" w:eastAsiaTheme="minorEastAsia" w:hAnsiTheme="minorHAnsi" w:cstheme="minorBidi"/>
          <w:smallCaps/>
          <w:noProof/>
          <w:sz w:val="22"/>
          <w:szCs w:val="22"/>
        </w:rPr>
        <w:pPrChange w:id="294" w:author="Maximilian Schmitz" w:date="2015-07-06T18:12:00Z">
          <w:pPr>
            <w:pStyle w:val="Verzeichnis2"/>
            <w:tabs>
              <w:tab w:val="left" w:pos="720"/>
              <w:tab w:val="right" w:leader="dot" w:pos="9062"/>
            </w:tabs>
          </w:pPr>
        </w:pPrChange>
      </w:pPr>
      <w:del w:id="295" w:author="Maximilian Schmitz" w:date="2015-06-17T19:42:00Z">
        <w:r w:rsidRPr="00915AB6" w:rsidDel="00915AB6">
          <w:rPr>
            <w:smallCaps/>
            <w:rPrChange w:id="296" w:author="Maximilian Schmitz" w:date="2015-06-17T19:42:00Z">
              <w:rPr>
                <w:rStyle w:val="Hyperlink"/>
                <w:noProof/>
              </w:rPr>
            </w:rPrChange>
          </w:rPr>
          <w:delText>5.1</w:delText>
        </w:r>
        <w:r w:rsidDel="00915AB6">
          <w:rPr>
            <w:rFonts w:asciiTheme="minorHAnsi" w:eastAsiaTheme="minorEastAsia" w:hAnsiTheme="minorHAnsi" w:cstheme="minorBidi"/>
            <w:noProof/>
            <w:sz w:val="22"/>
            <w:szCs w:val="22"/>
          </w:rPr>
          <w:tab/>
        </w:r>
        <w:r w:rsidRPr="00915AB6" w:rsidDel="00915AB6">
          <w:rPr>
            <w:smallCaps/>
            <w:rPrChange w:id="297" w:author="Maximilian Schmitz" w:date="2015-06-17T19:42:00Z">
              <w:rPr>
                <w:rStyle w:val="Hyperlink"/>
                <w:noProof/>
              </w:rPr>
            </w:rPrChange>
          </w:rPr>
          <w:delText>Umsetzung der Simulationsumgebung</w:delText>
        </w:r>
        <w:r w:rsidDel="00915AB6">
          <w:rPr>
            <w:noProof/>
            <w:webHidden/>
          </w:rPr>
          <w:tab/>
          <w:delText>14</w:delText>
        </w:r>
      </w:del>
    </w:p>
    <w:p w14:paraId="27627F47" w14:textId="77777777" w:rsidR="00487DC3" w:rsidDel="00915AB6" w:rsidRDefault="00487DC3" w:rsidP="00D421B5">
      <w:pPr>
        <w:pStyle w:val="berschrift1"/>
        <w:numPr>
          <w:ilvl w:val="0"/>
          <w:numId w:val="0"/>
        </w:numPr>
        <w:rPr>
          <w:del w:id="298" w:author="Maximilian Schmitz" w:date="2015-06-17T19:42:00Z"/>
          <w:rFonts w:asciiTheme="minorHAnsi" w:eastAsiaTheme="minorEastAsia" w:hAnsiTheme="minorHAnsi" w:cstheme="minorBidi"/>
          <w:i/>
          <w:iCs/>
          <w:noProof/>
          <w:sz w:val="22"/>
          <w:szCs w:val="22"/>
        </w:rPr>
        <w:pPrChange w:id="299" w:author="Maximilian Schmitz" w:date="2015-07-06T18:12:00Z">
          <w:pPr>
            <w:pStyle w:val="Verzeichnis3"/>
            <w:tabs>
              <w:tab w:val="left" w:pos="1200"/>
              <w:tab w:val="right" w:leader="dot" w:pos="9062"/>
            </w:tabs>
          </w:pPr>
        </w:pPrChange>
      </w:pPr>
      <w:del w:id="300" w:author="Maximilian Schmitz" w:date="2015-06-17T19:42:00Z">
        <w:r w:rsidRPr="00915AB6" w:rsidDel="00915AB6">
          <w:rPr>
            <w:i/>
            <w:iCs/>
            <w:rPrChange w:id="301" w:author="Maximilian Schmitz" w:date="2015-06-17T19:42:00Z">
              <w:rPr>
                <w:rStyle w:val="Hyperlink"/>
                <w:noProof/>
              </w:rPr>
            </w:rPrChange>
          </w:rPr>
          <w:delText>5.1.1</w:delText>
        </w:r>
        <w:r w:rsidDel="00915AB6">
          <w:rPr>
            <w:rFonts w:asciiTheme="minorHAnsi" w:eastAsiaTheme="minorEastAsia" w:hAnsiTheme="minorHAnsi" w:cstheme="minorBidi"/>
            <w:noProof/>
            <w:sz w:val="22"/>
            <w:szCs w:val="22"/>
          </w:rPr>
          <w:tab/>
        </w:r>
        <w:r w:rsidRPr="00915AB6" w:rsidDel="00915AB6">
          <w:rPr>
            <w:i/>
            <w:iCs/>
            <w:rPrChange w:id="302" w:author="Maximilian Schmitz" w:date="2015-06-17T19:42:00Z">
              <w:rPr>
                <w:rStyle w:val="Hyperlink"/>
                <w:noProof/>
              </w:rPr>
            </w:rPrChange>
          </w:rPr>
          <w:delText>Grundsätzliches</w:delText>
        </w:r>
        <w:r w:rsidDel="00915AB6">
          <w:rPr>
            <w:noProof/>
            <w:webHidden/>
          </w:rPr>
          <w:tab/>
          <w:delText>14</w:delText>
        </w:r>
      </w:del>
    </w:p>
    <w:p w14:paraId="08B990AD" w14:textId="77777777" w:rsidR="00487DC3" w:rsidDel="00915AB6" w:rsidRDefault="00487DC3" w:rsidP="00D421B5">
      <w:pPr>
        <w:pStyle w:val="berschrift1"/>
        <w:numPr>
          <w:ilvl w:val="0"/>
          <w:numId w:val="0"/>
        </w:numPr>
        <w:rPr>
          <w:del w:id="303" w:author="Maximilian Schmitz" w:date="2015-06-17T19:42:00Z"/>
          <w:rFonts w:asciiTheme="minorHAnsi" w:eastAsiaTheme="minorEastAsia" w:hAnsiTheme="minorHAnsi" w:cstheme="minorBidi"/>
          <w:i/>
          <w:iCs/>
          <w:noProof/>
          <w:sz w:val="22"/>
          <w:szCs w:val="22"/>
        </w:rPr>
        <w:pPrChange w:id="304" w:author="Maximilian Schmitz" w:date="2015-07-06T18:12:00Z">
          <w:pPr>
            <w:pStyle w:val="Verzeichnis3"/>
            <w:tabs>
              <w:tab w:val="left" w:pos="1200"/>
              <w:tab w:val="right" w:leader="dot" w:pos="9062"/>
            </w:tabs>
          </w:pPr>
        </w:pPrChange>
      </w:pPr>
      <w:del w:id="305" w:author="Maximilian Schmitz" w:date="2015-06-17T19:42:00Z">
        <w:r w:rsidRPr="00915AB6" w:rsidDel="00915AB6">
          <w:rPr>
            <w:i/>
            <w:iCs/>
            <w:rPrChange w:id="306" w:author="Maximilian Schmitz" w:date="2015-06-17T19:42:00Z">
              <w:rPr>
                <w:rStyle w:val="Hyperlink"/>
                <w:noProof/>
              </w:rPr>
            </w:rPrChange>
          </w:rPr>
          <w:delText>5.1.2</w:delText>
        </w:r>
        <w:r w:rsidDel="00915AB6">
          <w:rPr>
            <w:rFonts w:asciiTheme="minorHAnsi" w:eastAsiaTheme="minorEastAsia" w:hAnsiTheme="minorHAnsi" w:cstheme="minorBidi"/>
            <w:noProof/>
            <w:sz w:val="22"/>
            <w:szCs w:val="22"/>
          </w:rPr>
          <w:tab/>
        </w:r>
        <w:r w:rsidRPr="00915AB6" w:rsidDel="00915AB6">
          <w:rPr>
            <w:i/>
            <w:iCs/>
            <w:rPrChange w:id="307" w:author="Maximilian Schmitz" w:date="2015-06-17T19:42:00Z">
              <w:rPr>
                <w:rStyle w:val="Hyperlink"/>
                <w:noProof/>
              </w:rPr>
            </w:rPrChange>
          </w:rPr>
          <w:delText>Regelimplementierung</w:delText>
        </w:r>
        <w:r w:rsidDel="00915AB6">
          <w:rPr>
            <w:noProof/>
            <w:webHidden/>
          </w:rPr>
          <w:tab/>
          <w:delText>14</w:delText>
        </w:r>
      </w:del>
    </w:p>
    <w:p w14:paraId="51EFF412" w14:textId="77777777" w:rsidR="00487DC3" w:rsidDel="00915AB6" w:rsidRDefault="00487DC3" w:rsidP="00D421B5">
      <w:pPr>
        <w:pStyle w:val="berschrift1"/>
        <w:numPr>
          <w:ilvl w:val="0"/>
          <w:numId w:val="0"/>
        </w:numPr>
        <w:rPr>
          <w:del w:id="308" w:author="Maximilian Schmitz" w:date="2015-06-17T19:42:00Z"/>
          <w:rFonts w:asciiTheme="minorHAnsi" w:eastAsiaTheme="minorEastAsia" w:hAnsiTheme="minorHAnsi" w:cstheme="minorBidi"/>
          <w:i/>
          <w:iCs/>
          <w:noProof/>
          <w:sz w:val="22"/>
          <w:szCs w:val="22"/>
        </w:rPr>
        <w:pPrChange w:id="309" w:author="Maximilian Schmitz" w:date="2015-07-06T18:12:00Z">
          <w:pPr>
            <w:pStyle w:val="Verzeichnis3"/>
            <w:tabs>
              <w:tab w:val="left" w:pos="1200"/>
              <w:tab w:val="right" w:leader="dot" w:pos="9062"/>
            </w:tabs>
          </w:pPr>
        </w:pPrChange>
      </w:pPr>
      <w:del w:id="310" w:author="Maximilian Schmitz" w:date="2015-06-17T19:42:00Z">
        <w:r w:rsidRPr="00915AB6" w:rsidDel="00915AB6">
          <w:rPr>
            <w:i/>
            <w:iCs/>
            <w:rPrChange w:id="311" w:author="Maximilian Schmitz" w:date="2015-06-17T19:42:00Z">
              <w:rPr>
                <w:rStyle w:val="Hyperlink"/>
                <w:noProof/>
              </w:rPr>
            </w:rPrChange>
          </w:rPr>
          <w:delText>5.1.3</w:delText>
        </w:r>
        <w:r w:rsidDel="00915AB6">
          <w:rPr>
            <w:rFonts w:asciiTheme="minorHAnsi" w:eastAsiaTheme="minorEastAsia" w:hAnsiTheme="minorHAnsi" w:cstheme="minorBidi"/>
            <w:noProof/>
            <w:sz w:val="22"/>
            <w:szCs w:val="22"/>
          </w:rPr>
          <w:tab/>
        </w:r>
        <w:r w:rsidRPr="00915AB6" w:rsidDel="00915AB6">
          <w:rPr>
            <w:i/>
            <w:iCs/>
            <w:rPrChange w:id="312" w:author="Maximilian Schmitz" w:date="2015-06-17T19:42:00Z">
              <w:rPr>
                <w:rStyle w:val="Hyperlink"/>
                <w:noProof/>
              </w:rPr>
            </w:rPrChange>
          </w:rPr>
          <w:delText>Scripschnittstelle</w:delText>
        </w:r>
        <w:r w:rsidDel="00915AB6">
          <w:rPr>
            <w:noProof/>
            <w:webHidden/>
          </w:rPr>
          <w:tab/>
          <w:delText>14</w:delText>
        </w:r>
      </w:del>
    </w:p>
    <w:p w14:paraId="7D732B5B" w14:textId="77777777" w:rsidR="00487DC3" w:rsidDel="00915AB6" w:rsidRDefault="00487DC3" w:rsidP="00D421B5">
      <w:pPr>
        <w:pStyle w:val="berschrift1"/>
        <w:numPr>
          <w:ilvl w:val="0"/>
          <w:numId w:val="0"/>
        </w:numPr>
        <w:rPr>
          <w:del w:id="313" w:author="Maximilian Schmitz" w:date="2015-06-17T19:42:00Z"/>
          <w:rFonts w:asciiTheme="minorHAnsi" w:eastAsiaTheme="minorEastAsia" w:hAnsiTheme="minorHAnsi" w:cstheme="minorBidi"/>
          <w:smallCaps/>
          <w:noProof/>
          <w:sz w:val="22"/>
          <w:szCs w:val="22"/>
        </w:rPr>
        <w:pPrChange w:id="314" w:author="Maximilian Schmitz" w:date="2015-07-06T18:12:00Z">
          <w:pPr>
            <w:pStyle w:val="Verzeichnis2"/>
            <w:tabs>
              <w:tab w:val="left" w:pos="720"/>
              <w:tab w:val="right" w:leader="dot" w:pos="9062"/>
            </w:tabs>
          </w:pPr>
        </w:pPrChange>
      </w:pPr>
      <w:del w:id="315" w:author="Maximilian Schmitz" w:date="2015-06-17T19:42:00Z">
        <w:r w:rsidRPr="00915AB6" w:rsidDel="00915AB6">
          <w:rPr>
            <w:smallCaps/>
            <w:rPrChange w:id="316" w:author="Maximilian Schmitz" w:date="2015-06-17T19:42:00Z">
              <w:rPr>
                <w:rStyle w:val="Hyperlink"/>
                <w:noProof/>
              </w:rPr>
            </w:rPrChange>
          </w:rPr>
          <w:delText>5.2</w:delText>
        </w:r>
        <w:r w:rsidDel="00915AB6">
          <w:rPr>
            <w:rFonts w:asciiTheme="minorHAnsi" w:eastAsiaTheme="minorEastAsia" w:hAnsiTheme="minorHAnsi" w:cstheme="minorBidi"/>
            <w:noProof/>
            <w:sz w:val="22"/>
            <w:szCs w:val="22"/>
          </w:rPr>
          <w:tab/>
        </w:r>
        <w:r w:rsidRPr="00915AB6" w:rsidDel="00915AB6">
          <w:rPr>
            <w:smallCaps/>
            <w:rPrChange w:id="317" w:author="Maximilian Schmitz" w:date="2015-06-17T19:42:00Z">
              <w:rPr>
                <w:rStyle w:val="Hyperlink"/>
                <w:noProof/>
              </w:rPr>
            </w:rPrChange>
          </w:rPr>
          <w:delText>Entwicklung der künstlichen Intelligenz</w:delText>
        </w:r>
        <w:r w:rsidDel="00915AB6">
          <w:rPr>
            <w:noProof/>
            <w:webHidden/>
          </w:rPr>
          <w:tab/>
          <w:delText>14</w:delText>
        </w:r>
      </w:del>
    </w:p>
    <w:p w14:paraId="46533393" w14:textId="77777777" w:rsidR="00487DC3" w:rsidDel="00915AB6" w:rsidRDefault="00487DC3" w:rsidP="00D421B5">
      <w:pPr>
        <w:pStyle w:val="berschrift1"/>
        <w:numPr>
          <w:ilvl w:val="0"/>
          <w:numId w:val="0"/>
        </w:numPr>
        <w:rPr>
          <w:del w:id="318" w:author="Maximilian Schmitz" w:date="2015-06-17T19:42:00Z"/>
          <w:rFonts w:asciiTheme="minorHAnsi" w:eastAsiaTheme="minorEastAsia" w:hAnsiTheme="minorHAnsi" w:cstheme="minorBidi"/>
          <w:b w:val="0"/>
          <w:bCs/>
          <w:caps/>
          <w:noProof/>
          <w:sz w:val="22"/>
          <w:szCs w:val="22"/>
        </w:rPr>
        <w:pPrChange w:id="319" w:author="Maximilian Schmitz" w:date="2015-07-06T18:12:00Z">
          <w:pPr>
            <w:pStyle w:val="Verzeichnis1"/>
            <w:tabs>
              <w:tab w:val="left" w:pos="480"/>
              <w:tab w:val="right" w:leader="dot" w:pos="9062"/>
            </w:tabs>
          </w:pPr>
        </w:pPrChange>
      </w:pPr>
      <w:del w:id="320" w:author="Maximilian Schmitz" w:date="2015-06-17T19:42:00Z">
        <w:r w:rsidRPr="00915AB6" w:rsidDel="00915AB6">
          <w:rPr>
            <w:bCs/>
            <w:caps/>
            <w:rPrChange w:id="321" w:author="Maximilian Schmitz" w:date="2015-06-17T19:42:00Z">
              <w:rPr>
                <w:rStyle w:val="Hyperlink"/>
                <w:noProof/>
              </w:rPr>
            </w:rPrChange>
          </w:rPr>
          <w:delText>6</w:delText>
        </w:r>
        <w:r w:rsidDel="00915AB6">
          <w:rPr>
            <w:rFonts w:asciiTheme="minorHAnsi" w:eastAsiaTheme="minorEastAsia" w:hAnsiTheme="minorHAnsi" w:cstheme="minorBidi"/>
            <w:b w:val="0"/>
            <w:noProof/>
            <w:sz w:val="22"/>
            <w:szCs w:val="22"/>
          </w:rPr>
          <w:tab/>
        </w:r>
        <w:r w:rsidRPr="00915AB6" w:rsidDel="00915AB6">
          <w:rPr>
            <w:bCs/>
            <w:caps/>
            <w:rPrChange w:id="322" w:author="Maximilian Schmitz" w:date="2015-06-17T19:42:00Z">
              <w:rPr>
                <w:rStyle w:val="Hyperlink"/>
                <w:noProof/>
              </w:rPr>
            </w:rPrChange>
          </w:rPr>
          <w:delText>Ausblick</w:delText>
        </w:r>
        <w:r w:rsidDel="00915AB6">
          <w:rPr>
            <w:noProof/>
            <w:webHidden/>
          </w:rPr>
          <w:tab/>
          <w:delText>15</w:delText>
        </w:r>
      </w:del>
    </w:p>
    <w:p w14:paraId="00EE6F70" w14:textId="77777777" w:rsidR="00487DC3" w:rsidDel="00915AB6" w:rsidRDefault="00487DC3" w:rsidP="00D421B5">
      <w:pPr>
        <w:pStyle w:val="berschrift1"/>
        <w:numPr>
          <w:ilvl w:val="0"/>
          <w:numId w:val="0"/>
        </w:numPr>
        <w:rPr>
          <w:del w:id="323" w:author="Maximilian Schmitz" w:date="2015-06-17T19:42:00Z"/>
          <w:rFonts w:asciiTheme="minorHAnsi" w:eastAsiaTheme="minorEastAsia" w:hAnsiTheme="minorHAnsi" w:cstheme="minorBidi"/>
          <w:b w:val="0"/>
          <w:bCs/>
          <w:caps/>
          <w:noProof/>
          <w:sz w:val="22"/>
          <w:szCs w:val="22"/>
        </w:rPr>
        <w:pPrChange w:id="324" w:author="Maximilian Schmitz" w:date="2015-07-06T18:12:00Z">
          <w:pPr>
            <w:pStyle w:val="Verzeichnis1"/>
            <w:tabs>
              <w:tab w:val="left" w:pos="480"/>
              <w:tab w:val="right" w:leader="dot" w:pos="9062"/>
            </w:tabs>
          </w:pPr>
        </w:pPrChange>
      </w:pPr>
      <w:del w:id="325" w:author="Maximilian Schmitz" w:date="2015-06-17T19:42:00Z">
        <w:r w:rsidRPr="00915AB6" w:rsidDel="00915AB6">
          <w:rPr>
            <w:bCs/>
            <w:caps/>
            <w:rPrChange w:id="326" w:author="Maximilian Schmitz" w:date="2015-06-17T19:42:00Z">
              <w:rPr>
                <w:rStyle w:val="Hyperlink"/>
                <w:noProof/>
              </w:rPr>
            </w:rPrChange>
          </w:rPr>
          <w:delText>7</w:delText>
        </w:r>
        <w:r w:rsidDel="00915AB6">
          <w:rPr>
            <w:rFonts w:asciiTheme="minorHAnsi" w:eastAsiaTheme="minorEastAsia" w:hAnsiTheme="minorHAnsi" w:cstheme="minorBidi"/>
            <w:b w:val="0"/>
            <w:noProof/>
            <w:sz w:val="22"/>
            <w:szCs w:val="22"/>
          </w:rPr>
          <w:tab/>
        </w:r>
        <w:r w:rsidRPr="00915AB6" w:rsidDel="00915AB6">
          <w:rPr>
            <w:bCs/>
            <w:caps/>
            <w:rPrChange w:id="327" w:author="Maximilian Schmitz" w:date="2015-06-17T19:42:00Z">
              <w:rPr>
                <w:rStyle w:val="Hyperlink"/>
                <w:noProof/>
              </w:rPr>
            </w:rPrChange>
          </w:rPr>
          <w:delText>Fazit</w:delText>
        </w:r>
        <w:r w:rsidDel="00915AB6">
          <w:rPr>
            <w:noProof/>
            <w:webHidden/>
          </w:rPr>
          <w:tab/>
          <w:delText>16</w:delText>
        </w:r>
      </w:del>
    </w:p>
    <w:p w14:paraId="5635D7C7" w14:textId="77777777" w:rsidR="00487DC3" w:rsidDel="00915AB6" w:rsidRDefault="00487DC3" w:rsidP="00D421B5">
      <w:pPr>
        <w:pStyle w:val="berschrift1"/>
        <w:numPr>
          <w:ilvl w:val="0"/>
          <w:numId w:val="0"/>
        </w:numPr>
        <w:rPr>
          <w:del w:id="328" w:author="Maximilian Schmitz" w:date="2015-06-17T19:42:00Z"/>
          <w:rFonts w:asciiTheme="minorHAnsi" w:eastAsiaTheme="minorEastAsia" w:hAnsiTheme="minorHAnsi" w:cstheme="minorBidi"/>
          <w:b w:val="0"/>
          <w:bCs/>
          <w:caps/>
          <w:noProof/>
          <w:sz w:val="22"/>
          <w:szCs w:val="22"/>
        </w:rPr>
        <w:pPrChange w:id="329" w:author="Maximilian Schmitz" w:date="2015-07-06T18:12:00Z">
          <w:pPr>
            <w:pStyle w:val="Verzeichnis1"/>
            <w:tabs>
              <w:tab w:val="right" w:leader="dot" w:pos="9062"/>
            </w:tabs>
          </w:pPr>
        </w:pPrChange>
      </w:pPr>
      <w:del w:id="330" w:author="Maximilian Schmitz" w:date="2015-06-17T19:42:00Z">
        <w:r w:rsidRPr="00915AB6" w:rsidDel="00915AB6">
          <w:rPr>
            <w:bCs/>
            <w:caps/>
            <w:rPrChange w:id="331" w:author="Maximilian Schmitz" w:date="2015-06-17T19:42:00Z">
              <w:rPr>
                <w:rStyle w:val="Hyperlink"/>
                <w:noProof/>
              </w:rPr>
            </w:rPrChange>
          </w:rPr>
          <w:delText>Literaturverzeichnis</w:delText>
        </w:r>
        <w:r w:rsidR="006201A2" w:rsidRPr="00915AB6" w:rsidDel="00915AB6">
          <w:rPr>
            <w:bCs/>
            <w:caps/>
            <w:rPrChange w:id="332" w:author="Maximilian Schmitz" w:date="2015-06-17T19:42:00Z">
              <w:rPr>
                <w:rStyle w:val="Hyperlink"/>
                <w:noProof/>
              </w:rPr>
            </w:rPrChange>
          </w:rPr>
          <w:delText xml:space="preserve"> (Grundlagenliteratur)</w:delText>
        </w:r>
        <w:r w:rsidDel="00915AB6">
          <w:rPr>
            <w:noProof/>
            <w:webHidden/>
          </w:rPr>
          <w:tab/>
          <w:delText>I</w:delText>
        </w:r>
      </w:del>
    </w:p>
    <w:p w14:paraId="6AA3E10E" w14:textId="77777777" w:rsidR="00487DC3" w:rsidDel="00915AB6" w:rsidRDefault="00487DC3" w:rsidP="00D421B5">
      <w:pPr>
        <w:pStyle w:val="berschrift1"/>
        <w:numPr>
          <w:ilvl w:val="0"/>
          <w:numId w:val="0"/>
        </w:numPr>
        <w:rPr>
          <w:del w:id="333" w:author="Maximilian Schmitz" w:date="2015-06-17T19:42:00Z"/>
          <w:rFonts w:asciiTheme="minorHAnsi" w:eastAsiaTheme="minorEastAsia" w:hAnsiTheme="minorHAnsi" w:cstheme="minorBidi"/>
          <w:b w:val="0"/>
          <w:bCs/>
          <w:caps/>
          <w:noProof/>
          <w:sz w:val="22"/>
          <w:szCs w:val="22"/>
        </w:rPr>
        <w:pPrChange w:id="334" w:author="Maximilian Schmitz" w:date="2015-07-06T18:12:00Z">
          <w:pPr>
            <w:pStyle w:val="Verzeichnis1"/>
            <w:tabs>
              <w:tab w:val="right" w:leader="dot" w:pos="9062"/>
            </w:tabs>
          </w:pPr>
        </w:pPrChange>
      </w:pPr>
      <w:del w:id="335" w:author="Maximilian Schmitz" w:date="2015-06-17T19:42:00Z">
        <w:r w:rsidRPr="00915AB6" w:rsidDel="00915AB6">
          <w:rPr>
            <w:bCs/>
            <w:caps/>
            <w:rPrChange w:id="336" w:author="Maximilian Schmitz" w:date="2015-06-17T19:42:00Z">
              <w:rPr>
                <w:rStyle w:val="Hyperlink"/>
                <w:noProof/>
              </w:rPr>
            </w:rPrChange>
          </w:rPr>
          <w:delText>Abbildungsverzeichnis</w:delText>
        </w:r>
        <w:r w:rsidDel="00915AB6">
          <w:rPr>
            <w:noProof/>
            <w:webHidden/>
          </w:rPr>
          <w:tab/>
          <w:delText>II</w:delText>
        </w:r>
      </w:del>
    </w:p>
    <w:p w14:paraId="2BFDD3BE" w14:textId="77777777" w:rsidR="00487DC3" w:rsidDel="00915AB6" w:rsidRDefault="00487DC3" w:rsidP="00D421B5">
      <w:pPr>
        <w:pStyle w:val="berschrift1"/>
        <w:numPr>
          <w:ilvl w:val="0"/>
          <w:numId w:val="0"/>
        </w:numPr>
        <w:rPr>
          <w:del w:id="337" w:author="Maximilian Schmitz" w:date="2015-06-17T19:42:00Z"/>
          <w:rFonts w:asciiTheme="minorHAnsi" w:eastAsiaTheme="minorEastAsia" w:hAnsiTheme="minorHAnsi" w:cstheme="minorBidi"/>
          <w:b w:val="0"/>
          <w:bCs/>
          <w:caps/>
          <w:noProof/>
          <w:sz w:val="22"/>
          <w:szCs w:val="22"/>
        </w:rPr>
        <w:pPrChange w:id="338" w:author="Maximilian Schmitz" w:date="2015-07-06T18:12:00Z">
          <w:pPr>
            <w:pStyle w:val="Verzeichnis1"/>
            <w:tabs>
              <w:tab w:val="right" w:leader="dot" w:pos="9062"/>
            </w:tabs>
          </w:pPr>
        </w:pPrChange>
      </w:pPr>
      <w:del w:id="339" w:author="Maximilian Schmitz" w:date="2015-06-17T19:42:00Z">
        <w:r w:rsidRPr="00915AB6" w:rsidDel="00915AB6">
          <w:rPr>
            <w:bCs/>
            <w:caps/>
            <w:rPrChange w:id="340" w:author="Maximilian Schmitz" w:date="2015-06-17T19:42:00Z">
              <w:rPr>
                <w:rStyle w:val="Hyperlink"/>
                <w:noProof/>
              </w:rPr>
            </w:rPrChange>
          </w:rPr>
          <w:delText>Abkürzungsverzeichnis</w:delText>
        </w:r>
        <w:r w:rsidDel="00915AB6">
          <w:rPr>
            <w:noProof/>
            <w:webHidden/>
          </w:rPr>
          <w:tab/>
          <w:delText>III</w:delText>
        </w:r>
      </w:del>
    </w:p>
    <w:p w14:paraId="43B0EAF4" w14:textId="77777777" w:rsidR="00487DC3" w:rsidDel="00915AB6" w:rsidRDefault="00487DC3" w:rsidP="00D421B5">
      <w:pPr>
        <w:pStyle w:val="berschrift1"/>
        <w:numPr>
          <w:ilvl w:val="0"/>
          <w:numId w:val="0"/>
        </w:numPr>
        <w:rPr>
          <w:del w:id="341" w:author="Maximilian Schmitz" w:date="2015-06-17T19:42:00Z"/>
          <w:rFonts w:asciiTheme="minorHAnsi" w:eastAsiaTheme="minorEastAsia" w:hAnsiTheme="minorHAnsi" w:cstheme="minorBidi"/>
          <w:b w:val="0"/>
          <w:bCs/>
          <w:caps/>
          <w:noProof/>
          <w:sz w:val="22"/>
          <w:szCs w:val="22"/>
        </w:rPr>
        <w:pPrChange w:id="342" w:author="Maximilian Schmitz" w:date="2015-07-06T18:12:00Z">
          <w:pPr>
            <w:pStyle w:val="Verzeichnis1"/>
            <w:tabs>
              <w:tab w:val="right" w:leader="dot" w:pos="9062"/>
            </w:tabs>
          </w:pPr>
        </w:pPrChange>
      </w:pPr>
      <w:del w:id="343" w:author="Maximilian Schmitz" w:date="2015-06-17T19:42:00Z">
        <w:r w:rsidRPr="00915AB6" w:rsidDel="00915AB6">
          <w:rPr>
            <w:bCs/>
            <w:caps/>
            <w:rPrChange w:id="344" w:author="Maximilian Schmitz" w:date="2015-06-17T19:42:00Z">
              <w:rPr>
                <w:rStyle w:val="Hyperlink"/>
                <w:noProof/>
              </w:rPr>
            </w:rPrChange>
          </w:rPr>
          <w:delText>Glossar</w:delText>
        </w:r>
        <w:r w:rsidDel="00915AB6">
          <w:rPr>
            <w:noProof/>
            <w:webHidden/>
          </w:rPr>
          <w:tab/>
          <w:delText>IV</w:delText>
        </w:r>
      </w:del>
    </w:p>
    <w:p w14:paraId="75325EB1" w14:textId="2D3ED83D" w:rsidR="00683BB8" w:rsidRPr="00F2625B" w:rsidDel="00D421B5" w:rsidRDefault="008B6A1C" w:rsidP="00D421B5">
      <w:pPr>
        <w:pStyle w:val="berschrift1"/>
        <w:numPr>
          <w:ilvl w:val="0"/>
          <w:numId w:val="0"/>
        </w:numPr>
        <w:rPr>
          <w:del w:id="345" w:author="Maximilian Schmitz" w:date="2015-07-06T18:12:00Z"/>
          <w:rFonts w:cs="Arial"/>
          <w:bC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346" w:author="Maximilian Schmitz" w:date="2015-07-06T18:12:00Z">
          <w:pPr>
            <w:pStyle w:val="Verzeichnis1"/>
            <w:tabs>
              <w:tab w:val="right" w:leader="dot" w:pos="9062"/>
            </w:tabs>
          </w:pPr>
        </w:pPrChange>
      </w:pPr>
      <w:del w:id="347" w:author="Maximilian Schmitz" w:date="2015-07-06T18:12:00Z">
        <w:r w:rsidRPr="006518B1" w:rsidDel="00D421B5">
          <w:rPr>
            <w:rFonts w:cs="Arial"/>
            <w:bCs/>
          </w:rPr>
          <w:fldChar w:fldCharType="end"/>
        </w:r>
      </w:del>
    </w:p>
    <w:p w14:paraId="28679427" w14:textId="4671737F" w:rsidR="00683BB8" w:rsidRPr="00683BB8" w:rsidDel="00D421B5" w:rsidRDefault="00683BB8" w:rsidP="00D421B5">
      <w:pPr>
        <w:pStyle w:val="berschrift1"/>
        <w:numPr>
          <w:ilvl w:val="0"/>
          <w:numId w:val="0"/>
        </w:numPr>
        <w:rPr>
          <w:del w:id="348" w:author="Maximilian Schmitz" w:date="2015-07-06T18:12:00Z"/>
        </w:rPr>
        <w:pPrChange w:id="349" w:author="Maximilian Schmitz" w:date="2015-07-06T18:12:00Z">
          <w:pPr/>
        </w:pPrChange>
      </w:pPr>
    </w:p>
    <w:p w14:paraId="28AB6CB8" w14:textId="77777777" w:rsidR="000D5298" w:rsidRDefault="00BE23E9" w:rsidP="00D421B5">
      <w:pPr>
        <w:pStyle w:val="berschrift1"/>
        <w:numPr>
          <w:ilvl w:val="0"/>
          <w:numId w:val="0"/>
        </w:numPr>
        <w:pPrChange w:id="350" w:author="Maximilian Schmitz" w:date="2015-07-06T18:12:00Z">
          <w:pPr>
            <w:pStyle w:val="berschrift1"/>
            <w:numPr>
              <w:numId w:val="17"/>
            </w:numPr>
          </w:pPr>
        </w:pPrChange>
      </w:pPr>
      <w:bookmarkStart w:id="351" w:name="_Toc422468934"/>
      <w:r>
        <w:t>Einleitung</w:t>
      </w:r>
      <w:bookmarkEnd w:id="351"/>
    </w:p>
    <w:p w14:paraId="53768C6F" w14:textId="77777777" w:rsidR="00945897" w:rsidRDefault="00945897" w:rsidP="00945897">
      <w:r>
        <w:t xml:space="preserve">Simulationen wie die Robocup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Robocup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rsidP="00AC4DD5">
      <w:pPr>
        <w:pStyle w:val="berschrift1"/>
      </w:pPr>
      <w:bookmarkStart w:id="352" w:name="_Toc422468935"/>
      <w:r>
        <w:lastRenderedPageBreak/>
        <w:t>Aufgabenstellung</w:t>
      </w:r>
      <w:bookmarkEnd w:id="352"/>
    </w:p>
    <w:p w14:paraId="7F0718B3" w14:textId="77777777" w:rsidR="00945897" w:rsidRDefault="00945897" w:rsidP="00945897">
      <w:r>
        <w:t>Das Ziel dieser Arbeit ist es, eine grafische Fußballsimulation zu erstellen, in welcher der Spieler eigene Logiken für sein Fußballteam hinterlegt und somit deren Verhalten beeinflusst. Dabei besteht ein Team aus jeweils 10 Feldspielern und eine</w:t>
      </w:r>
      <w:ins w:id="353" w:author="Admin" w:date="2015-07-06T13:23:00Z">
        <w:r w:rsidR="00011EF1">
          <w:t>m</w:t>
        </w:r>
      </w:ins>
      <w:del w:id="354"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355"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356" w:author="Admin" w:date="2015-07-06T13:27:00Z">
        <w:r w:rsidR="004540A2">
          <w:t>soll</w:t>
        </w:r>
      </w:ins>
      <w:del w:id="357" w:author="Admin" w:date="2015-07-06T13:27:00Z">
        <w:r w:rsidDel="004540A2">
          <w:delText>ist</w:delText>
        </w:r>
      </w:del>
      <w:r>
        <w:t xml:space="preserve"> komplett dreidimensional und </w:t>
      </w:r>
      <w:ins w:id="358" w:author="Admin" w:date="2015-07-06T13:28:00Z">
        <w:r w:rsidR="004540A2">
          <w:t>mit</w:t>
        </w:r>
      </w:ins>
      <w:del w:id="359" w:author="Admin" w:date="2015-07-06T13:28:00Z">
        <w:r w:rsidDel="004540A2">
          <w:delText>bietet</w:delText>
        </w:r>
      </w:del>
      <w:r>
        <w:t xml:space="preserve"> animierte</w:t>
      </w:r>
      <w:ins w:id="360" w:author="Admin" w:date="2015-07-06T13:28:00Z">
        <w:r w:rsidR="004540A2">
          <w:t>n</w:t>
        </w:r>
      </w:ins>
      <w:r>
        <w:t xml:space="preserve"> Fußballspieler</w:t>
      </w:r>
      <w:ins w:id="361" w:author="Admin" w:date="2015-07-06T13:28:00Z">
        <w:r w:rsidR="004540A2">
          <w:t xml:space="preserve"> </w:t>
        </w:r>
      </w:ins>
      <w:ins w:id="362" w:author="Admin" w:date="2015-07-06T13:29:00Z">
        <w:r w:rsidR="004540A2">
          <w:t>gestaltet</w:t>
        </w:r>
      </w:ins>
      <w:ins w:id="363" w:author="Admin" w:date="2015-07-06T13:28:00Z">
        <w:r w:rsidR="004540A2">
          <w:t xml:space="preserve"> werden.</w:t>
        </w:r>
      </w:ins>
      <w:del w:id="364" w:author="Admin" w:date="2015-07-06T13:28:00Z">
        <w:r w:rsidDel="004540A2">
          <w:delText>,</w:delText>
        </w:r>
      </w:del>
      <w:r>
        <w:t xml:space="preserve"> </w:t>
      </w:r>
      <w:ins w:id="365" w:author="Admin" w:date="2015-07-06T13:28:00Z">
        <w:r w:rsidR="004540A2">
          <w:t>W</w:t>
        </w:r>
      </w:ins>
      <w:del w:id="366"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367" w:name="_Ref422317454"/>
      <w:bookmarkStart w:id="368" w:name="_Toc422468936"/>
      <w:r w:rsidR="00493EDB">
        <w:lastRenderedPageBreak/>
        <w:t>Stand der Technik</w:t>
      </w:r>
      <w:bookmarkEnd w:id="367"/>
      <w:bookmarkEnd w:id="368"/>
    </w:p>
    <w:p w14:paraId="5C3AA0A0" w14:textId="77777777" w:rsidR="008A0CF5" w:rsidRDefault="008A0CF5" w:rsidP="008A0CF5">
      <w:pPr>
        <w:pStyle w:val="berschrift2"/>
      </w:pPr>
      <w:bookmarkStart w:id="369" w:name="_Toc406781343"/>
      <w:bookmarkStart w:id="370" w:name="_Toc422468937"/>
      <w:r>
        <w:t>Einleitung</w:t>
      </w:r>
      <w:bookmarkEnd w:id="369"/>
      <w:bookmarkEnd w:id="370"/>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371" w:author="Admin" w:date="2015-07-06T13:33:00Z">
        <w:r w:rsidDel="00EB1E9F">
          <w:delText>wurde</w:delText>
        </w:r>
      </w:del>
      <w:ins w:id="372"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8A0CF5">
      <w:pPr>
        <w:pStyle w:val="berschrift2"/>
      </w:pPr>
      <w:bookmarkStart w:id="373" w:name="_Ref422317407"/>
      <w:bookmarkStart w:id="374" w:name="_Ref422317414"/>
      <w:bookmarkStart w:id="375" w:name="_Toc422468938"/>
      <w:r>
        <w:t>Game Engine</w:t>
      </w:r>
      <w:bookmarkEnd w:id="373"/>
      <w:bookmarkEnd w:id="374"/>
      <w:bookmarkEnd w:id="375"/>
    </w:p>
    <w:p w14:paraId="48F2682C" w14:textId="77777777" w:rsidR="008A0CF5" w:rsidRPr="0008785A" w:rsidDel="000E24A9" w:rsidRDefault="008A0CF5" w:rsidP="008A0CF5">
      <w:pPr>
        <w:rPr>
          <w:del w:id="376" w:author="Daene" w:date="2015-01-08T17:04:00Z"/>
        </w:rPr>
      </w:pPr>
      <w:del w:id="377" w:author="Daene" w:date="2015-01-08T17:04:00Z">
        <w:r w:rsidRPr="0008785A" w:rsidDel="000E24A9">
          <w:delText>http://de.wikipedia.org/wiki/Liste_von_Spiel-Engines</w:delText>
        </w:r>
        <w:bookmarkStart w:id="378" w:name="_Toc408511943"/>
        <w:bookmarkStart w:id="379" w:name="_Toc417977745"/>
        <w:bookmarkStart w:id="380" w:name="_Toc418083327"/>
        <w:bookmarkStart w:id="381" w:name="_Toc422333496"/>
        <w:bookmarkStart w:id="382" w:name="_Toc422468939"/>
        <w:bookmarkEnd w:id="378"/>
        <w:bookmarkEnd w:id="379"/>
        <w:bookmarkEnd w:id="380"/>
        <w:bookmarkEnd w:id="381"/>
        <w:bookmarkEnd w:id="382"/>
      </w:del>
    </w:p>
    <w:p w14:paraId="16934930" w14:textId="77777777" w:rsidR="008A0CF5" w:rsidRDefault="008A0CF5" w:rsidP="008A0CF5">
      <w:pPr>
        <w:pStyle w:val="berschrift3"/>
      </w:pPr>
      <w:bookmarkStart w:id="383" w:name="_Toc422468940"/>
      <w:r>
        <w:t>Grundsätzliches</w:t>
      </w:r>
      <w:bookmarkEnd w:id="383"/>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8A0CF5">
      <w:pPr>
        <w:pStyle w:val="berschrift3"/>
      </w:pPr>
      <w:bookmarkStart w:id="384" w:name="_Toc422468941"/>
      <w:r>
        <w:t>Source Engine</w:t>
      </w:r>
      <w:bookmarkEnd w:id="384"/>
    </w:p>
    <w:p w14:paraId="7D3F6E49" w14:textId="77777777" w:rsidR="008A0CF5" w:rsidRDefault="008A0CF5" w:rsidP="008A0CF5">
      <w:r>
        <w:t xml:space="preserve">Source Engine wird von Valve entwickelt und ist durch die weit verbreiteten Spiele, die mit ihr </w:t>
      </w:r>
      <w:ins w:id="385" w:author="Maximilian Schmitz" w:date="2015-06-19T09:06:00Z">
        <w:r w:rsidR="002E3F67">
          <w:t>e</w:t>
        </w:r>
      </w:ins>
      <w:del w:id="386"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387" w:author="Admin" w:date="2015-07-06T13:36:00Z">
        <w:r w:rsidDel="009D3C5C">
          <w:delText xml:space="preserve">Ein </w:delText>
        </w:r>
      </w:del>
      <w:ins w:id="388" w:author="Admin" w:date="2015-07-06T13:36:00Z">
        <w:r w:rsidR="009D3C5C">
          <w:t>Das Hauptp</w:t>
        </w:r>
      </w:ins>
      <w:del w:id="389" w:author="Admin" w:date="2015-07-06T13:36:00Z">
        <w:r w:rsidDel="009D3C5C">
          <w:delText>P</w:delText>
        </w:r>
      </w:del>
      <w:r>
        <w:t>roblem</w:t>
      </w:r>
      <w:del w:id="390"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8A0CF5">
      <w:pPr>
        <w:pStyle w:val="berschrift3"/>
      </w:pPr>
      <w:bookmarkStart w:id="391" w:name="_Toc422468942"/>
      <w:r>
        <w:lastRenderedPageBreak/>
        <w:t>Unity</w:t>
      </w:r>
      <w:bookmarkEnd w:id="391"/>
    </w:p>
    <w:p w14:paraId="2AAA962A" w14:textId="77777777" w:rsidR="008A0CF5" w:rsidDel="000E24A9" w:rsidRDefault="00BF6D4D" w:rsidP="008A0CF5">
      <w:pPr>
        <w:rPr>
          <w:del w:id="392" w:author="Daene" w:date="2015-01-08T17:04:00Z"/>
        </w:rPr>
      </w:pPr>
      <w:del w:id="393"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394" w:author="Daene" w:date="2015-01-08T17:04:00Z"/>
        </w:rPr>
      </w:pPr>
      <w:del w:id="395" w:author="Daene" w:date="2015-01-08T17:04:00Z">
        <w:r w:rsidRPr="00813F99" w:rsidDel="000E24A9">
          <w:delText>http://unity3d.com/unity/licenses</w:delText>
        </w:r>
      </w:del>
    </w:p>
    <w:p w14:paraId="20931CE4" w14:textId="77777777" w:rsidR="008A0CF5" w:rsidRDefault="008A0CF5" w:rsidP="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p>
    <w:p w14:paraId="46C82846" w14:textId="77777777" w:rsidR="008A0CF5" w:rsidRDefault="008A0CF5" w:rsidP="008A0CF5"/>
    <w:p w14:paraId="07BDF048" w14:textId="77777777" w:rsidR="008A0CF5" w:rsidRPr="00F43F95" w:rsidRDefault="008A0CF5" w:rsidP="008A0CF5">
      <w:r>
        <w:t>Unity bietet eine Gratisversion und eine Pro-Version an, die für 1500$ erworben werden kann.</w:t>
      </w:r>
    </w:p>
    <w:p w14:paraId="1CB7AE62" w14:textId="77777777" w:rsidR="008A0CF5" w:rsidRPr="00380D23" w:rsidRDefault="008A0CF5" w:rsidP="008A0CF5">
      <w:pPr>
        <w:pStyle w:val="berschrift3"/>
        <w:rPr>
          <w:lang w:val="en-US"/>
        </w:rPr>
      </w:pPr>
      <w:bookmarkStart w:id="396" w:name="_Toc406781344"/>
      <w:bookmarkStart w:id="397" w:name="_Toc422468943"/>
      <w:r w:rsidRPr="00380D23">
        <w:rPr>
          <w:lang w:val="en-US"/>
        </w:rPr>
        <w:t>Unreal Engine 4</w:t>
      </w:r>
      <w:bookmarkEnd w:id="396"/>
      <w:bookmarkEnd w:id="397"/>
    </w:p>
    <w:p w14:paraId="4DA9B03B" w14:textId="77777777" w:rsidR="008A0CF5" w:rsidRPr="00380D23" w:rsidDel="000E24A9" w:rsidRDefault="008A0CF5" w:rsidP="008A0CF5">
      <w:pPr>
        <w:rPr>
          <w:del w:id="398" w:author="Daene" w:date="2015-01-08T17:04:00Z"/>
          <w:lang w:val="en-US"/>
        </w:rPr>
      </w:pPr>
      <w:del w:id="399"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p>
    <w:p w14:paraId="3AEB51CB" w14:textId="77777777" w:rsidR="008A0CF5" w:rsidRDefault="008A0CF5" w:rsidP="008A0CF5"/>
    <w:p w14:paraId="70ADA7A5" w14:textId="77777777" w:rsidR="008A0CF5" w:rsidRDefault="008A0CF5" w:rsidP="008A0CF5">
      <w:r>
        <w:t>Seit der erstmaligen Verwendung der Unreal Engine im Computerspiel „Unreal“ im Jahr 1998 konnten viele, teilweise sehr bekannte Spiele erfolgreich auf der Engine aufbauen. Die Unreal Engine 4, das aktuellste Framework der Reihe, wurde in Spielen wie Tekken 7 oder Kingdom Hearts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400"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401"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8A0CF5">
      <w:pPr>
        <w:pStyle w:val="berschrift3"/>
      </w:pPr>
      <w:bookmarkStart w:id="402" w:name="_Toc422468944"/>
      <w:r>
        <w:lastRenderedPageBreak/>
        <w:t>Verwendung im Projekt</w:t>
      </w:r>
      <w:bookmarkEnd w:id="402"/>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03"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04" w:author="Maximilian Schmitz" w:date="2015-07-06T17:35:00Z"/>
        </w:rPr>
      </w:pPr>
      <w:del w:id="405"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06" w:author="Maximilian Schmitz" w:date="2015-06-19T09:06:00Z">
        <w:r w:rsidDel="00B77DBC">
          <w:br/>
        </w:r>
      </w:del>
      <w: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14:paraId="67063B5D" w14:textId="77777777" w:rsidR="008A0CF5" w:rsidRDefault="008A0CF5" w:rsidP="008A0CF5"/>
    <w:p w14:paraId="75204536" w14:textId="77777777" w:rsidR="008A0CF5" w:rsidRDefault="008A0CF5" w:rsidP="008A0CF5">
      <w:pPr>
        <w:rPr>
          <w:ins w:id="407"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8A0CF5">
      <w:pPr>
        <w:pStyle w:val="berschrift2"/>
      </w:pPr>
      <w:bookmarkStart w:id="408" w:name="_Ref422468197"/>
      <w:bookmarkStart w:id="409" w:name="_Toc422468945"/>
      <w:r>
        <w:t>Scripting-Ans</w:t>
      </w:r>
      <w:ins w:id="410" w:author="Daene" w:date="2015-01-08T17:05:00Z">
        <w:r w:rsidR="000E24A9">
          <w:t>a</w:t>
        </w:r>
      </w:ins>
      <w:del w:id="411" w:author="Daene" w:date="2015-01-08T17:05:00Z">
        <w:r w:rsidDel="000E24A9">
          <w:delText>ä</w:delText>
        </w:r>
      </w:del>
      <w:r>
        <w:t>tz</w:t>
      </w:r>
      <w:bookmarkEnd w:id="408"/>
      <w:bookmarkEnd w:id="409"/>
      <w:del w:id="412" w:author="Daene" w:date="2015-01-08T17:05:00Z">
        <w:r w:rsidDel="000E24A9">
          <w:delText>e</w:delText>
        </w:r>
      </w:del>
    </w:p>
    <w:p w14:paraId="2205B89C" w14:textId="77777777" w:rsidR="008A0CF5" w:rsidRDefault="008A0CF5" w:rsidP="008A0CF5">
      <w:pPr>
        <w:pStyle w:val="berschrift3"/>
      </w:pPr>
      <w:bookmarkStart w:id="413" w:name="_Toc422468946"/>
      <w:r>
        <w:t>Grundsätzliches</w:t>
      </w:r>
      <w:bookmarkEnd w:id="413"/>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14" w:author="Maximilian Schmitz" w:date="2015-07-06T17:44:00Z"/>
        </w:rPr>
      </w:pPr>
      <w:commentRangeStart w:id="415"/>
      <w:r>
        <w:t>Hierbei fiel die Wahl auf eine S</w:t>
      </w:r>
      <w:ins w:id="416" w:author="Maximilian Schmitz" w:date="2015-07-06T17:45:00Z">
        <w:r w:rsidR="002A4E09">
          <w:t>k</w:t>
        </w:r>
      </w:ins>
      <w:del w:id="417" w:author="Maximilian Schmitz" w:date="2015-07-06T17:45:00Z">
        <w:r w:rsidDel="002A4E09">
          <w:delText>c</w:delText>
        </w:r>
      </w:del>
      <w:r>
        <w:t>riptsprache, da diese typischerweise leichtgewichtig und einfach zu erlernen sind.</w:t>
      </w:r>
      <w:commentRangeEnd w:id="415"/>
      <w:r w:rsidR="006602C5">
        <w:rPr>
          <w:rStyle w:val="Kommentarzeichen"/>
        </w:rPr>
        <w:commentReference w:id="415"/>
      </w:r>
    </w:p>
    <w:p w14:paraId="62093F3D" w14:textId="56ED404C" w:rsidR="002A4E09" w:rsidRDefault="002A4E09" w:rsidP="008A0CF5">
      <w:pPr>
        <w:rPr>
          <w:ins w:id="418" w:author="Maximilian Schmitz" w:date="2015-07-06T17:47:00Z"/>
        </w:rPr>
      </w:pPr>
      <w:ins w:id="419" w:author="Maximilian Schmitz" w:date="2015-07-06T17:44:00Z">
        <w:r>
          <w:t xml:space="preserve">Alternativ wäre ein Client-Server Ansatz denkbar. </w:t>
        </w:r>
      </w:ins>
      <w:ins w:id="420" w:author="Maximilian Schmitz" w:date="2015-07-06T17:45:00Z">
        <w:r>
          <w:t xml:space="preserve">Der Nachteil hierbei ist, dass für jeden Spieler ein eigener Client implementiert werden muss. </w:t>
        </w:r>
      </w:ins>
      <w:ins w:id="421" w:author="Maximilian Schmitz" w:date="2015-07-06T17:46:00Z">
        <w:r>
          <w:t xml:space="preserve">Der Aufwand und die </w:t>
        </w:r>
        <w:r>
          <w:lastRenderedPageBreak/>
          <w:t xml:space="preserve">Komplexität liegen für Client Implementierung höher als beim Erarbeiten eines Skriptes zur Steuerung </w:t>
        </w:r>
      </w:ins>
      <w:ins w:id="422" w:author="Maximilian Schmitz" w:date="2015-07-06T17:47:00Z">
        <w:r>
          <w:t>der Spieler.</w:t>
        </w:r>
      </w:ins>
    </w:p>
    <w:p w14:paraId="4B13F00F" w14:textId="4337C9BD" w:rsidR="002A4E09" w:rsidRDefault="002A4E09" w:rsidP="008A0CF5">
      <w:ins w:id="423" w:author="Maximilian Schmitz" w:date="2015-07-06T17:47:00Z">
        <w:r>
          <w:t>Da die Erstellung einer künstlichen Intelligenz für die Spieler auch für Personen ohne größere Programmierkenntnisse möglich sein soll,</w:t>
        </w:r>
      </w:ins>
      <w:ins w:id="424" w:author="Maximilian Schmitz" w:date="2015-07-06T17:49:00Z">
        <w:r>
          <w:t xml:space="preserve"> ist eine Skriptsprache der geeignetere Ansatz.</w:t>
        </w:r>
      </w:ins>
    </w:p>
    <w:p w14:paraId="0B46A8C3" w14:textId="193FF0C1" w:rsidR="008A0CF5" w:rsidRDefault="00D421B5" w:rsidP="008A0CF5">
      <w:pPr>
        <w:pStyle w:val="berschrift3"/>
      </w:pPr>
      <w:bookmarkStart w:id="425" w:name="_Toc422468947"/>
      <w:ins w:id="426" w:author="Maximilian Schmitz" w:date="2015-07-06T18:12:00Z">
        <w:r>
          <w:t>LUA</w:t>
        </w:r>
      </w:ins>
      <w:commentRangeStart w:id="427"/>
      <w:del w:id="428" w:author="Maximilian Schmitz" w:date="2015-07-06T18:12:00Z">
        <w:r w:rsidR="008A0CF5" w:rsidDel="00D421B5">
          <w:delText>Lua</w:delText>
        </w:r>
      </w:del>
      <w:bookmarkEnd w:id="425"/>
      <w:commentRangeEnd w:id="427"/>
      <w:r w:rsidR="006602C5">
        <w:rPr>
          <w:rStyle w:val="Kommentarzeichen"/>
          <w:b w:val="0"/>
        </w:rPr>
        <w:commentReference w:id="427"/>
      </w:r>
    </w:p>
    <w:p w14:paraId="30C50ACC" w14:textId="77777777" w:rsidR="008A0CF5" w:rsidRPr="00E30ACE" w:rsidDel="000E24A9" w:rsidRDefault="008A0CF5" w:rsidP="008A0CF5">
      <w:pPr>
        <w:rPr>
          <w:del w:id="429" w:author="Daene" w:date="2015-01-08T17:05:00Z"/>
        </w:rPr>
      </w:pPr>
      <w:del w:id="430" w:author="Daene" w:date="2015-01-08T17:05:00Z">
        <w:r w:rsidRPr="00E30ACE" w:rsidDel="000E24A9">
          <w:delText>https://en.wikipedia.org/wiki/Lua_%28programming_language%29</w:delText>
        </w:r>
      </w:del>
    </w:p>
    <w:p w14:paraId="0865BCFF" w14:textId="5499A068" w:rsidR="00DB727D" w:rsidRDefault="008A0CF5" w:rsidP="008A0CF5">
      <w:pPr>
        <w:rPr>
          <w:ins w:id="431" w:author="Maximilian Schmitz" w:date="2015-07-06T17:50:00Z"/>
        </w:rPr>
      </w:pPr>
      <w:del w:id="432" w:author="Maximilian Schmitz" w:date="2015-07-06T18:12:00Z">
        <w:r w:rsidDel="00D421B5">
          <w:delText>Lua</w:delText>
        </w:r>
      </w:del>
      <w:ins w:id="433" w:author="Maximilian Schmitz" w:date="2015-07-06T18:12:00Z">
        <w:r w:rsidR="00D421B5">
          <w:t>LUA</w:t>
        </w:r>
      </w:ins>
      <w:r>
        <w:t xml:space="preserve"> ist eine leichtgewichtige S</w:t>
      </w:r>
      <w:ins w:id="434" w:author="Maximilian Schmitz" w:date="2015-07-06T18:12:00Z">
        <w:r w:rsidR="00D421B5">
          <w:t>k</w:t>
        </w:r>
      </w:ins>
      <w:del w:id="435" w:author="Maximilian Schmitz" w:date="2015-07-06T18:12:00Z">
        <w:r w:rsidDel="00D421B5">
          <w:delText>c</w:delText>
        </w:r>
      </w:del>
      <w:r>
        <w:t xml:space="preserve">riptsprache und kann auf verschiedenen Plattformen eingesetzt werden. Dabei bietet </w:t>
      </w:r>
      <w:ins w:id="436" w:author="Maximilian Schmitz" w:date="2015-07-06T18:12:00Z">
        <w:r w:rsidR="00D421B5">
          <w:t xml:space="preserve">LUA </w:t>
        </w:r>
      </w:ins>
      <w:del w:id="437"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438" w:author="Maximilian Schmitz" w:date="2015-07-06T17:51:00Z"/>
        </w:rPr>
      </w:pPr>
      <w:ins w:id="439" w:author="Maximilian Schmitz" w:date="2015-07-06T17:50:00Z">
        <w:r>
          <w:t xml:space="preserve">Der Aufbau von </w:t>
        </w:r>
      </w:ins>
      <w:ins w:id="440" w:author="Maximilian Schmitz" w:date="2015-07-06T18:12:00Z">
        <w:r w:rsidR="00D421B5">
          <w:t xml:space="preserve">LUA </w:t>
        </w:r>
      </w:ins>
      <w:ins w:id="441" w:author="Maximilian Schmitz" w:date="2015-07-06T17:50:00Z">
        <w:r>
          <w:t xml:space="preserve">ermöglicht das </w:t>
        </w:r>
        <w:r w:rsidR="00C33097">
          <w:t xml:space="preserve">einfache </w:t>
        </w:r>
      </w:ins>
      <w:ins w:id="442" w:author="Maximilian Schmitz" w:date="2015-07-06T17:51:00Z">
        <w:r w:rsidR="00C33097">
          <w:t>E</w:t>
        </w:r>
      </w:ins>
      <w:ins w:id="443" w:author="Maximilian Schmitz" w:date="2015-07-06T17:50:00Z">
        <w:r w:rsidR="00C33097">
          <w:t xml:space="preserve">inbinden der Skriptsprache in größere Projekte. Das </w:t>
        </w:r>
      </w:ins>
      <w:ins w:id="444" w:author="Maximilian Schmitz" w:date="2015-07-06T17:51:00Z">
        <w:r w:rsidR="00C33097">
          <w:t xml:space="preserve">liegt darin begründet, dass </w:t>
        </w:r>
      </w:ins>
      <w:ins w:id="445" w:author="Maximilian Schmitz" w:date="2015-07-06T18:12:00Z">
        <w:r w:rsidR="00D421B5">
          <w:t xml:space="preserve">LUA </w:t>
        </w:r>
      </w:ins>
      <w:ins w:id="446" w:author="Maximilian Schmitz" w:date="2015-07-06T17:51:00Z">
        <w:r w:rsidR="00C33097">
          <w:t>in reinem ANSI C Code geschrieben ist und die Bibliothek keine weiteren Abhängigkeiten besitzt.</w:t>
        </w:r>
      </w:ins>
    </w:p>
    <w:p w14:paraId="123BF24E" w14:textId="6F4E2F06" w:rsidR="008A0CF5" w:rsidRDefault="00C33097" w:rsidP="008A0CF5">
      <w:pPr>
        <w:rPr>
          <w:ins w:id="447" w:author="Maximilian Schmitz" w:date="2015-07-06T17:53:00Z"/>
        </w:rPr>
      </w:pPr>
      <w:ins w:id="448" w:author="Maximilian Schmitz" w:date="2015-07-06T17:52:00Z">
        <w:r>
          <w:t xml:space="preserve">Zudem ist die Sprache leicht zu erlernen </w:t>
        </w:r>
      </w:ins>
      <w:del w:id="449" w:author="Maximilian Schmitz" w:date="2015-07-06T17:52:00Z">
        <w:r w:rsidR="008A0CF5" w:rsidDel="00C33097">
          <w:delText xml:space="preserve"> Da Lua </w:delText>
        </w:r>
        <w:commentRangeStart w:id="450"/>
        <w:r w:rsidR="008A0CF5" w:rsidDel="00C33097">
          <w:delText xml:space="preserve">leicht einzubinden </w:delText>
        </w:r>
      </w:del>
      <w:commentRangeEnd w:id="450"/>
      <w:r w:rsidR="006602C5">
        <w:rPr>
          <w:rStyle w:val="Kommentarzeichen"/>
        </w:rPr>
        <w:commentReference w:id="450"/>
      </w:r>
      <w:del w:id="451" w:author="Maximilian Schmitz" w:date="2015-07-06T17:52:00Z">
        <w:r w:rsidR="008A0CF5" w:rsidDel="00C33097">
          <w:delText>und zu erlernen ist</w:delText>
        </w:r>
      </w:del>
      <w:ins w:id="452" w:author="Maximilian Schmitz" w:date="2015-07-06T17:52:00Z">
        <w:r>
          <w:t>und</w:t>
        </w:r>
      </w:ins>
      <w:r w:rsidR="008A0CF5">
        <w:t xml:space="preserve"> wird die Sprache bereits in vielen Programmen, unter anderem in Videospielen wie Garrys Mod, </w:t>
      </w:r>
      <w:commentRangeStart w:id="453"/>
      <w:r w:rsidR="008A0CF5">
        <w:t>eingesetzt</w:t>
      </w:r>
      <w:commentRangeEnd w:id="453"/>
      <w:r w:rsidR="00EE0391">
        <w:rPr>
          <w:rStyle w:val="Kommentarzeichen"/>
        </w:rPr>
        <w:commentReference w:id="453"/>
      </w:r>
      <w:r w:rsidR="008A0CF5">
        <w:t>.</w:t>
      </w:r>
    </w:p>
    <w:p w14:paraId="256EEB13" w14:textId="77777777" w:rsidR="00C33097" w:rsidRDefault="00C33097" w:rsidP="008A0CF5">
      <w:pPr>
        <w:rPr>
          <w:ins w:id="454" w:author="Maximilian Schmitz" w:date="2015-07-06T17:53:00Z"/>
        </w:rPr>
      </w:pPr>
    </w:p>
    <w:p w14:paraId="2B3CEEFA" w14:textId="415E2EFF" w:rsidR="00C33097" w:rsidRDefault="00C33097">
      <w:pPr>
        <w:pStyle w:val="berschrift3"/>
        <w:rPr>
          <w:ins w:id="455" w:author="Maximilian Schmitz" w:date="2015-07-06T17:53:00Z"/>
        </w:rPr>
        <w:pPrChange w:id="456" w:author="Maximilian Schmitz" w:date="2015-07-06T17:53:00Z">
          <w:pPr/>
        </w:pPrChange>
      </w:pPr>
      <w:ins w:id="457" w:author="Maximilian Schmitz" w:date="2015-07-06T17:53:00Z">
        <w:r>
          <w:t>Alternative Skriptsprachen</w:t>
        </w:r>
      </w:ins>
    </w:p>
    <w:p w14:paraId="03F3F72D" w14:textId="7187E67B" w:rsidR="00C33097" w:rsidRDefault="00C33097">
      <w:pPr>
        <w:rPr>
          <w:ins w:id="458" w:author="Maximilian Schmitz" w:date="2015-07-06T17:56:00Z"/>
        </w:rPr>
      </w:pPr>
      <w:ins w:id="459" w:author="Maximilian Schmitz" w:date="2015-07-06T17:53:00Z">
        <w:r>
          <w:t xml:space="preserve">Außer </w:t>
        </w:r>
      </w:ins>
      <w:ins w:id="460" w:author="Maximilian Schmitz" w:date="2015-07-06T18:12:00Z">
        <w:r w:rsidR="00D421B5">
          <w:t xml:space="preserve">LUA </w:t>
        </w:r>
      </w:ins>
      <w:ins w:id="461" w:author="Maximilian Schmitz" w:date="2015-07-06T17:53:00Z">
        <w:r>
          <w:t>stehen noch andere Skri</w:t>
        </w:r>
      </w:ins>
      <w:ins w:id="462" w:author="Maximilian Schmitz" w:date="2015-07-06T17:54:00Z">
        <w:r>
          <w:t>p</w:t>
        </w:r>
      </w:ins>
      <w:ins w:id="463" w:author="Maximilian Schmitz" w:date="2015-07-06T17:53:00Z">
        <w:r>
          <w:t xml:space="preserve">tsprachen zur Verfügung. </w:t>
        </w:r>
      </w:ins>
      <w:ins w:id="464" w:author="Maximilian Schmitz" w:date="2015-07-06T17:54:00Z">
        <w:r>
          <w:t xml:space="preserve">Bekannte und wichtige Vertreter sind JavaScript, Python oder Perl. </w:t>
        </w:r>
      </w:ins>
      <w:ins w:id="465" w:author="Maximilian Schmitz" w:date="2015-07-06T17:55:00Z">
        <w:r w:rsidR="001B0871">
          <w:t xml:space="preserve">Diese sind zwar mächtiger als </w:t>
        </w:r>
      </w:ins>
      <w:ins w:id="466" w:author="Maximilian Schmitz" w:date="2015-07-06T18:12:00Z">
        <w:r w:rsidR="00D421B5">
          <w:t>LUA</w:t>
        </w:r>
      </w:ins>
      <w:ins w:id="467" w:author="Maximilian Schmitz" w:date="2015-07-06T17:55:00Z">
        <w:r w:rsidR="001B0871">
          <w:t xml:space="preserve">, aber auch </w:t>
        </w:r>
      </w:ins>
      <w:ins w:id="468" w:author="Maximilian Schmitz" w:date="2015-07-06T17:56:00Z">
        <w:r w:rsidR="001B0871">
          <w:t>dementsprechend</w:t>
        </w:r>
      </w:ins>
      <w:ins w:id="469" w:author="Maximilian Schmitz" w:date="2015-07-06T17:55:00Z">
        <w:r w:rsidR="001B0871">
          <w:t xml:space="preserve"> komplexer.</w:t>
        </w:r>
      </w:ins>
    </w:p>
    <w:p w14:paraId="4C36CE83" w14:textId="7C2C6D1D" w:rsidR="001B0871" w:rsidRPr="00C33097" w:rsidRDefault="001B0871">
      <w:ins w:id="470" w:author="Maximilian Schmitz" w:date="2015-07-06T17:56:00Z">
        <w:r>
          <w:t xml:space="preserve">Da das Augenmerk auf der einfachen Integration und der unproblematischen Verwendung lag, fiel die Entscheidung auf </w:t>
        </w:r>
      </w:ins>
      <w:ins w:id="471" w:author="Maximilian Schmitz" w:date="2015-07-06T18:12:00Z">
        <w:r w:rsidR="00D421B5">
          <w:t>LUA</w:t>
        </w:r>
      </w:ins>
      <w:ins w:id="472" w:author="Maximilian Schmitz" w:date="2015-07-06T17:56:00Z">
        <w:r>
          <w:t>. Hier treten, wie oben genannt, bei der Integration keine weiteren Abhängigke</w:t>
        </w:r>
        <w:r w:rsidR="00D421B5">
          <w:t>itsprobleme auf. Außerdem genügen</w:t>
        </w:r>
        <w:r>
          <w:t xml:space="preserve"> der Umfang und die Möglichkeiten von </w:t>
        </w:r>
      </w:ins>
      <w:ins w:id="473" w:author="Maximilian Schmitz" w:date="2015-07-06T18:12:00Z">
        <w:r w:rsidR="00D421B5">
          <w:t xml:space="preserve">LUA </w:t>
        </w:r>
      </w:ins>
      <w:ins w:id="474"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493EDB">
      <w:pPr>
        <w:pStyle w:val="berschrift2"/>
      </w:pPr>
      <w:bookmarkStart w:id="475" w:name="_Toc422468948"/>
      <w:r>
        <w:t>Robo Cup</w:t>
      </w:r>
      <w:bookmarkEnd w:id="475"/>
    </w:p>
    <w:p w14:paraId="3E88BE87" w14:textId="77777777" w:rsidR="000B4070" w:rsidRDefault="001463FE" w:rsidP="001463FE">
      <w:pPr>
        <w:rPr>
          <w:ins w:id="476" w:author="Maximilian Schmitz" w:date="2015-06-14T09:52:00Z"/>
        </w:rPr>
      </w:pPr>
      <w:r>
        <w:t xml:space="preserve">RoboCup ist ein Wettbewerb, bei dem es um Robotik und künstliche Intelligenz geht. Im Wettbewerb gibt es verschiedene Kategorien, in denen die Teams gegeneinander </w:t>
      </w:r>
      <w:r>
        <w:lastRenderedPageBreak/>
        <w:t xml:space="preserve">antreten. Als Gemeinsamkeit haben alle Kategorien, dass </w:t>
      </w:r>
      <w:ins w:id="477" w:author="Kekeisen Michael" w:date="2015-01-07T23:16:00Z">
        <w:r w:rsidR="002C4A71">
          <w:t xml:space="preserve">es </w:t>
        </w:r>
      </w:ins>
      <w:r>
        <w:t>darum geht Roboter autonom Fußball spielen zu lassen.</w:t>
      </w:r>
      <w:del w:id="478" w:author="Maximilian Schmitz" w:date="2015-06-14T09:52:00Z">
        <w:r w:rsidDel="000B4070">
          <w:br/>
        </w:r>
      </w:del>
    </w:p>
    <w:p w14:paraId="1F0207ED" w14:textId="77777777" w:rsidR="000B4070" w:rsidRDefault="001463FE" w:rsidP="001463FE">
      <w:pPr>
        <w:rPr>
          <w:ins w:id="479" w:author="Maximilian Schmitz" w:date="2015-06-14T09:52:00Z"/>
        </w:rPr>
      </w:pPr>
      <w:r>
        <w:t>In den meisten Kategorien steht das Entwickeln und Konstruieren der Roboter im Vordergrund. Die</w:t>
      </w:r>
      <w:del w:id="480" w:author="Admin" w:date="2015-07-06T13:46:00Z">
        <w:r w:rsidDel="00EE0391">
          <w:delText>se</w:delText>
        </w:r>
      </w:del>
      <w:r>
        <w:t xml:space="preserve"> Kategorien unterscheiden sich in der Größe und den Eigenschaften der Roboter, sowie in der Größe der Teams.</w:t>
      </w:r>
      <w:del w:id="481"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7777777" w:rsidR="001463FE" w:rsidRDefault="001463FE" w:rsidP="001463FE">
      <w:r>
        <w:t>Die 3D-Version bietet eine komplexere Physikengine,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 xml:space="preserve">Die Programmierung der Clients ist in verschiedenen Programmiersprachen möglich, wodurch die Gestaltung der Spielerintelligenz sehr flexibel gestaltet. Es ist möglich das Spielverhalten individuell für einzelne Spieler zu gestalten, aber auch das </w:t>
      </w:r>
      <w:r>
        <w:lastRenderedPageBreak/>
        <w:t>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RoboCup Simulation League können für die Aufgabenstellung </w:t>
      </w:r>
      <w:ins w:id="482"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493EDB">
      <w:pPr>
        <w:pStyle w:val="berschrift2"/>
      </w:pPr>
      <w:bookmarkStart w:id="483" w:name="_Toc422468949"/>
      <w:r>
        <w:t>Künstliche Intelligenz</w:t>
      </w:r>
      <w:bookmarkEnd w:id="483"/>
    </w:p>
    <w:p w14:paraId="53D19287" w14:textId="33C5CA79" w:rsidR="001463FE" w:rsidRDefault="001463FE" w:rsidP="001463FE">
      <w:r>
        <w:t xml:space="preserve">Künstliche Intelligenz beschäftigt sich mit </w:t>
      </w:r>
      <w:del w:id="484" w:author="Kekeisen Michael" w:date="2015-01-07T23:18:00Z">
        <w:r w:rsidDel="002C4A71">
          <w:delText xml:space="preserve">Wegen </w:delText>
        </w:r>
      </w:del>
      <w:ins w:id="485"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486" w:author="Maximilian Schmitz" w:date="2015-07-06T17:37:00Z">
        <w:r w:rsidDel="00E52F93">
          <w:delText xml:space="preserve">zur Problemlösung die </w:delText>
        </w:r>
        <w:commentRangeStart w:id="487"/>
        <w:r w:rsidDel="00E52F93">
          <w:delText>Leistungsfähigkeit von Computern zu erhöhen</w:delText>
        </w:r>
        <w:commentRangeEnd w:id="487"/>
        <w:r w:rsidR="005F0998" w:rsidDel="00E52F93">
          <w:rPr>
            <w:rStyle w:val="Kommentarzeichen"/>
          </w:rPr>
          <w:commentReference w:id="487"/>
        </w:r>
        <w:r w:rsidDel="00E52F93">
          <w:delText>.</w:delText>
        </w:r>
      </w:del>
      <w:ins w:id="488" w:author="Maximilian Schmitz" w:date="2015-07-06T17:37:00Z">
        <w:r w:rsidR="00E52F93">
          <w:t>komplexe Problemstellungen zu lösen. Dabei handelt es sich um Probleme, die von klassischen Computerprogr</w:t>
        </w:r>
      </w:ins>
      <w:ins w:id="489"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 xml:space="preserve">Auch im Bereich der Spracherkennung ist die künstliche Intelligenz vertreten. Hier geht es darum das Gesprochene zu verstehen und zu verarbeiten. Dazu muss der Computer in der Lage sein nicht nur die Syntaktik der Sprache zu verstehen sondern </w:t>
      </w:r>
      <w:r>
        <w:lastRenderedPageBreak/>
        <w:t>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490" w:author="Admin" w:date="2015-07-06T13:57:00Z">
        <w:r w:rsidDel="005E3E9C">
          <w:delText>Generieren</w:delText>
        </w:r>
      </w:del>
      <w:ins w:id="491"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492" w:author="Admin" w:date="2015-07-06T13:58:00Z">
        <w:r w:rsidR="005E3E9C">
          <w:t>Hirns</w:t>
        </w:r>
      </w:ins>
      <w:del w:id="493"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493EDB">
      <w:pPr>
        <w:pStyle w:val="berschrift2"/>
      </w:pPr>
      <w:bookmarkStart w:id="494" w:name="_Toc422468950"/>
      <w:r>
        <w:t>Zusammenfassung</w:t>
      </w:r>
      <w:bookmarkEnd w:id="494"/>
    </w:p>
    <w:p w14:paraId="471B2E80" w14:textId="4EE51377" w:rsidR="00493EDB" w:rsidRDefault="00C5179B" w:rsidP="00493EDB">
      <w:ins w:id="495" w:author="Maximilian Schmitz" w:date="2015-07-06T17:58:00Z">
        <w:r w:rsidRPr="00C5179B">
          <w:rPr>
            <w:highlight w:val="yellow"/>
            <w:rPrChange w:id="496" w:author="Maximilian Schmitz" w:date="2015-07-06T17:58:00Z">
              <w:rPr/>
            </w:rPrChange>
          </w:rPr>
          <w:t>&lt;TODO&gt;</w:t>
        </w:r>
      </w:ins>
    </w:p>
    <w:p w14:paraId="78D3C874" w14:textId="77777777" w:rsidR="00E64F9C" w:rsidRDefault="00E64F9C">
      <w:r>
        <w:lastRenderedPageBreak/>
        <w:br w:type="page"/>
      </w:r>
    </w:p>
    <w:p w14:paraId="6FBDEFD1" w14:textId="77777777" w:rsidR="00493EDB" w:rsidRDefault="00493EDB" w:rsidP="00AC4DD5">
      <w:pPr>
        <w:pStyle w:val="berschrift1"/>
      </w:pPr>
      <w:bookmarkStart w:id="497" w:name="_Toc422468951"/>
      <w:r>
        <w:lastRenderedPageBreak/>
        <w:t>Planung / Struktur</w:t>
      </w:r>
      <w:bookmarkEnd w:id="497"/>
    </w:p>
    <w:p w14:paraId="64A6117F" w14:textId="77777777" w:rsidR="00493EDB" w:rsidRDefault="00493EDB" w:rsidP="00493EDB">
      <w:pPr>
        <w:pStyle w:val="berschrift2"/>
      </w:pPr>
      <w:bookmarkStart w:id="498" w:name="_Toc422468952"/>
      <w:r>
        <w:t>Projektmanagement</w:t>
      </w:r>
      <w:bookmarkEnd w:id="498"/>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499" w:author="Kekeisen Michael" w:date="2015-01-07T23:19:00Z">
        <w:r w:rsidR="005C4DD2" w:rsidDel="002C4A71">
          <w:delText>wird</w:delText>
        </w:r>
      </w:del>
      <w:ins w:id="500"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01"/>
      <w:r>
        <w:t xml:space="preserve">Auftraggeber </w:t>
      </w:r>
      <w:commentRangeEnd w:id="501"/>
      <w:r w:rsidR="004D1D56">
        <w:rPr>
          <w:rStyle w:val="Kommentarzeichen"/>
        </w:rPr>
        <w:commentReference w:id="501"/>
      </w:r>
      <w:r>
        <w:t xml:space="preserve">statt. Hierbei wird über den aktuellen Stand berichtet und weitere Ziele diskutiert. </w:t>
      </w:r>
      <w:r w:rsidRPr="006F3D3F">
        <w:rPr>
          <w:highlight w:val="yellow"/>
          <w:rPrChange w:id="502" w:author="Maximilian Schmitz" w:date="2015-06-05T06:24:00Z">
            <w:rPr/>
          </w:rPrChange>
        </w:rPr>
        <w:t>(Siehe Anhang XX Meetings-Protokolle)</w:t>
      </w:r>
    </w:p>
    <w:p w14:paraId="4ECD1203" w14:textId="77777777" w:rsidR="00663C59" w:rsidDel="00C126C5" w:rsidRDefault="000A4915" w:rsidP="00493EDB">
      <w:pPr>
        <w:rPr>
          <w:del w:id="503" w:author="Maximilian Schmitz" w:date="2015-06-05T06:24:00Z"/>
        </w:rPr>
      </w:pPr>
      <w:r>
        <w:t xml:space="preserve">Aufgrund dieser agilen Softwareentwicklung entstehen </w:t>
      </w:r>
      <w:commentRangeStart w:id="504"/>
      <w:r>
        <w:t>nur grobe Zeitpläne und Meilensteine</w:t>
      </w:r>
      <w:commentRangeEnd w:id="504"/>
      <w:r w:rsidR="004D1D56">
        <w:rPr>
          <w:rStyle w:val="Kommentarzeichen"/>
        </w:rPr>
        <w:commentReference w:id="504"/>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493EDB">
      <w:pPr>
        <w:pStyle w:val="berschrift2"/>
      </w:pPr>
      <w:bookmarkStart w:id="505" w:name="_Toc422468953"/>
      <w:r>
        <w:t>Analyse der Aufgabenstellung</w:t>
      </w:r>
      <w:bookmarkEnd w:id="505"/>
    </w:p>
    <w:p w14:paraId="22012ADA" w14:textId="77777777" w:rsidR="00493EDB" w:rsidRDefault="0003593F" w:rsidP="00493EDB">
      <w:r>
        <w:t xml:space="preserve">Aus der </w:t>
      </w:r>
      <w:ins w:id="506" w:author="Maximilian Schmitz" w:date="2015-06-05T06:23:00Z">
        <w:r w:rsidR="006F3D3F">
          <w:t>v</w:t>
        </w:r>
      </w:ins>
      <w:del w:id="50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E321B8">
      <w:pPr>
        <w:pStyle w:val="berschrift3"/>
      </w:pPr>
      <w:bookmarkStart w:id="508" w:name="_Toc422468954"/>
      <w:r>
        <w:t>Muss</w:t>
      </w:r>
      <w:r w:rsidR="00587C32">
        <w:t>-K</w:t>
      </w:r>
      <w:r>
        <w:t>riterien</w:t>
      </w:r>
      <w:bookmarkEnd w:id="508"/>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587C32">
      <w:pPr>
        <w:pStyle w:val="berschrift3"/>
      </w:pPr>
      <w:bookmarkStart w:id="509" w:name="_Toc422468955"/>
      <w:r>
        <w:t>Soll-Kriterien</w:t>
      </w:r>
      <w:bookmarkEnd w:id="509"/>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587C32">
      <w:pPr>
        <w:pStyle w:val="berschrift3"/>
      </w:pPr>
      <w:bookmarkStart w:id="510" w:name="_Toc422468956"/>
      <w:r>
        <w:t>Kann-Kriterien</w:t>
      </w:r>
      <w:bookmarkEnd w:id="510"/>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3A2697">
      <w:pPr>
        <w:pStyle w:val="berschrift3"/>
      </w:pPr>
      <w:bookmarkStart w:id="511" w:name="_Toc422468957"/>
      <w:r>
        <w:t>Analyse der Kriterien</w:t>
      </w:r>
      <w:bookmarkEnd w:id="511"/>
    </w:p>
    <w:p w14:paraId="5DF4C46A" w14:textId="77777777" w:rsidR="006D630E" w:rsidRDefault="00F54542" w:rsidP="003A2697">
      <w:r>
        <w:t xml:space="preserve">Die Anforderung einer physikalisch korrekten 3D Simulation wird über eine Game-Engine realisiert, da diese eine eingebaute </w:t>
      </w:r>
      <w:commentRangeStart w:id="512"/>
      <w:r>
        <w:t xml:space="preserve">Physik-Engine </w:t>
      </w:r>
      <w:commentRangeEnd w:id="512"/>
      <w:r w:rsidR="004D1D56">
        <w:rPr>
          <w:rStyle w:val="Kommentarzeichen"/>
        </w:rPr>
        <w:commentReference w:id="512"/>
      </w:r>
      <w:r>
        <w:t>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513"/>
      <w:r w:rsidR="00DE4D7F">
        <w:t>Sk</w:t>
      </w:r>
      <w:r>
        <w:t xml:space="preserve">riptsprache </w:t>
      </w:r>
      <w:commentRangeEnd w:id="513"/>
      <w:r w:rsidR="00F31991">
        <w:rPr>
          <w:rStyle w:val="Kommentarzeichen"/>
        </w:rPr>
        <w:commentReference w:id="513"/>
      </w:r>
      <w:ins w:id="514" w:author="Maximilian Schmitz" w:date="2015-07-06T18:13:00Z">
        <w:r w:rsidR="00D421B5" w:rsidRPr="00D421B5">
          <w:t xml:space="preserve"> </w:t>
        </w:r>
        <w:r w:rsidR="00D421B5">
          <w:t xml:space="preserve">LUA </w:t>
        </w:r>
      </w:ins>
      <w:del w:id="515" w:author="Maximilian Schmitz" w:date="2015-07-06T18:13:00Z">
        <w:r w:rsidDel="00D421B5">
          <w:delText>L</w:delText>
        </w:r>
      </w:del>
      <w:del w:id="516" w:author="Maximilian Schmitz" w:date="2015-07-06T18:11:00Z">
        <w:r w:rsidDel="00DF0DC7">
          <w:delText>UA</w:delText>
        </w:r>
      </w:del>
      <w:del w:id="517"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493EDB">
      <w:pPr>
        <w:pStyle w:val="berschrift2"/>
      </w:pPr>
      <w:bookmarkStart w:id="518" w:name="_Ref422318518"/>
      <w:bookmarkStart w:id="519" w:name="_Toc422468958"/>
      <w:r>
        <w:lastRenderedPageBreak/>
        <w:t>Architektur</w:t>
      </w:r>
      <w:bookmarkEnd w:id="518"/>
      <w:bookmarkEnd w:id="519"/>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520" w:author="Maximilian Schmitz" w:date="2015-07-06T18:11:00Z">
        <w:r w:rsidDel="00DF0DC7">
          <w:delText>L</w:delText>
        </w:r>
      </w:del>
      <w:ins w:id="521" w:author="Maximilian Schmitz" w:date="2015-07-06T18:11:00Z">
        <w:r w:rsidR="00DF0DC7">
          <w:t>LUA</w:t>
        </w:r>
        <w:r w:rsidR="00DF0DC7">
          <w:t xml:space="preserve"> </w:t>
        </w:r>
      </w:ins>
      <w:del w:id="522" w:author="Maximilian Schmitz" w:date="2015-07-06T18:11:00Z">
        <w:r w:rsidDel="00DF0DC7">
          <w:delText xml:space="preserve">UA </w:delText>
        </w:r>
      </w:del>
      <w:r>
        <w:t>zurück:</w:t>
      </w:r>
    </w:p>
    <w:p w14:paraId="59F60E8D" w14:textId="77777777" w:rsidR="004B4A71" w:rsidRDefault="00DF0DC7">
      <w:pPr>
        <w:keepNext/>
        <w:jc w:val="center"/>
        <w:rPr>
          <w:ins w:id="523" w:author="Maximilian Schmitz" w:date="2015-06-15T21:18:00Z"/>
        </w:rPr>
        <w:pPrChange w:id="524"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6" o:title="UnrealCup_Architektur"/>
          </v:shape>
        </w:pict>
      </w:r>
    </w:p>
    <w:p w14:paraId="4F992C43" w14:textId="77777777" w:rsidR="00493EDB" w:rsidRDefault="004B4A71">
      <w:pPr>
        <w:pStyle w:val="Beschriftung"/>
        <w:jc w:val="center"/>
        <w:pPrChange w:id="525" w:author="Maximilian Schmitz" w:date="2015-06-15T21:18:00Z">
          <w:pPr>
            <w:jc w:val="center"/>
          </w:pPr>
        </w:pPrChange>
      </w:pPr>
      <w:bookmarkStart w:id="526" w:name="_Ref422166503"/>
      <w:bookmarkStart w:id="527" w:name="_Toc422468973"/>
      <w:ins w:id="528" w:author="Maximilian Schmitz" w:date="2015-06-15T21:18:00Z">
        <w:r>
          <w:t xml:space="preserve">Abbildung </w:t>
        </w:r>
        <w:r>
          <w:fldChar w:fldCharType="begin"/>
        </w:r>
        <w:r>
          <w:instrText xml:space="preserve"> SEQ Abbildung \* ARABIC </w:instrText>
        </w:r>
      </w:ins>
      <w:r>
        <w:fldChar w:fldCharType="separate"/>
      </w:r>
      <w:ins w:id="529" w:author="Maximilian Schmitz" w:date="2015-06-19T09:20:00Z">
        <w:r w:rsidR="00867956">
          <w:rPr>
            <w:noProof/>
          </w:rPr>
          <w:t>1</w:t>
        </w:r>
      </w:ins>
      <w:ins w:id="530" w:author="Maximilian Schmitz" w:date="2015-06-15T21:18:00Z">
        <w:r>
          <w:fldChar w:fldCharType="end"/>
        </w:r>
        <w:bookmarkEnd w:id="526"/>
        <w:r>
          <w:t>: Architektur Übersicht</w:t>
        </w:r>
      </w:ins>
      <w:bookmarkEnd w:id="527"/>
    </w:p>
    <w:p w14:paraId="4243D58A" w14:textId="77777777" w:rsidR="00E46381" w:rsidRDefault="00E46381" w:rsidP="00493EDB"/>
    <w:p w14:paraId="3F63E8BF" w14:textId="08C363E6" w:rsidR="00D47AE2" w:rsidRDefault="00A06E1D">
      <w:pPr>
        <w:rPr>
          <w:ins w:id="531" w:author="Maximilian Schmitz" w:date="2015-06-04T10:22:00Z"/>
        </w:rPr>
      </w:pPr>
      <w:r>
        <w:t xml:space="preserve">Der wichtigste Teil der Architektur ist die Schnittstelle zwischen den LUA-Skripten und den </w:t>
      </w:r>
      <w:commentRangeStart w:id="532"/>
      <w:del w:id="533" w:author="Maximilian Schmitz" w:date="2015-07-06T17:39:00Z">
        <w:r w:rsidDel="00011F96">
          <w:delText>Robotern</w:delText>
        </w:r>
        <w:commentRangeEnd w:id="532"/>
        <w:r w:rsidR="00F31991" w:rsidDel="00011F96">
          <w:rPr>
            <w:rStyle w:val="Kommentarzeichen"/>
          </w:rPr>
          <w:commentReference w:id="532"/>
        </w:r>
      </w:del>
      <w:ins w:id="534" w:author="Maximilian Schmitz" w:date="2015-07-06T17:39:00Z">
        <w:r w:rsidR="00011F96">
          <w:t>Fußballspielern</w:t>
        </w:r>
      </w:ins>
      <w:r>
        <w:t>. Hierbei müssen 22 Threads für die 22 Spieler mit dem Gamethread synchronisiert werden.</w:t>
      </w:r>
    </w:p>
    <w:p w14:paraId="76E4CA84" w14:textId="592571F8" w:rsidR="00F1001F" w:rsidRDefault="00A06E1D">
      <w:pPr>
        <w:rPr>
          <w:ins w:id="535" w:author="Maximilian Schmitz" w:date="2015-06-04T21:09:00Z"/>
        </w:rPr>
      </w:pPr>
      <w:commentRangeStart w:id="536"/>
      <w:del w:id="537" w:author="Maximilian Schmitz" w:date="2015-06-04T10:22:00Z">
        <w:r w:rsidDel="00D47AE2">
          <w:delText xml:space="preserve"> </w:delText>
        </w:r>
        <w:r w:rsidR="00F1001F" w:rsidDel="00D47AE2">
          <w:br/>
        </w:r>
      </w:del>
      <w:r w:rsidR="00F1001F">
        <w:t>Um die Schnittstelle zwischen den Workern und dem Hauptthread zu ermöglichen</w:t>
      </w:r>
      <w:ins w:id="538" w:author="Maximilian Schmitz" w:date="2015-06-19T08:41:00Z">
        <w:r w:rsidR="002D4BC8">
          <w:t>,</w:t>
        </w:r>
      </w:ins>
      <w:r w:rsidR="00F1001F">
        <w:t xml:space="preserve"> wird ein vereinfachtes Remote Procedure Call</w:t>
      </w:r>
      <w:r w:rsidR="009D1104">
        <w:t xml:space="preserve"> V</w:t>
      </w:r>
      <w:r w:rsidR="00F1001F">
        <w:t>erfahren verwendet.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commentRangeEnd w:id="536"/>
      <w:r w:rsidR="00F31991">
        <w:rPr>
          <w:rStyle w:val="Kommentarzeichen"/>
        </w:rPr>
        <w:commentReference w:id="536"/>
      </w:r>
      <w:r w:rsidR="00C5128C">
        <w:br/>
        <w:t>Die 22 Threads</w:t>
      </w:r>
      <w:ins w:id="539" w:author="Admin" w:date="2015-07-06T14:10:00Z">
        <w:r w:rsidR="00F31991">
          <w:t xml:space="preserve"> der Spieler</w:t>
        </w:r>
      </w:ins>
      <w:r w:rsidR="00C5128C">
        <w:t xml:space="preserve"> müssen</w:t>
      </w:r>
      <w:ins w:id="540" w:author="Admin" w:date="2015-07-06T14:10:00Z">
        <w:r w:rsidR="00F31991">
          <w:t xml:space="preserve"> </w:t>
        </w:r>
        <w:commentRangeStart w:id="541"/>
        <w:r w:rsidR="00F31991">
          <w:t xml:space="preserve">geschedult </w:t>
        </w:r>
      </w:ins>
      <w:commentRangeEnd w:id="541"/>
      <w:ins w:id="542" w:author="Admin" w:date="2015-07-06T14:11:00Z">
        <w:r w:rsidR="00F31991">
          <w:rPr>
            <w:rStyle w:val="Kommentarzeichen"/>
          </w:rPr>
          <w:commentReference w:id="541"/>
        </w:r>
      </w:ins>
      <w:ins w:id="543" w:author="Admin" w:date="2015-07-06T14:10:00Z">
        <w:r w:rsidR="00F31991">
          <w:t>und</w:t>
        </w:r>
      </w:ins>
      <w:ins w:id="544" w:author="Admin" w:date="2015-07-06T14:09:00Z">
        <w:r w:rsidR="00F31991">
          <w:t xml:space="preserve"> </w:t>
        </w:r>
      </w:ins>
      <w:del w:id="545" w:author="Admin" w:date="2015-07-06T14:09:00Z">
        <w:r w:rsidR="00C5128C" w:rsidRPr="00C5128C" w:rsidDel="00F31991">
          <w:delText xml:space="preserve"> </w:delText>
        </w:r>
      </w:del>
      <w:r w:rsidR="00C5128C" w:rsidRPr="00C5128C">
        <w:t xml:space="preserve">in ihrer Leistung beschränkt </w:t>
      </w:r>
      <w:r w:rsidR="00C5128C" w:rsidRPr="00C5128C">
        <w:lastRenderedPageBreak/>
        <w:t>werden um eine faire Simulation zu ermöglichen.</w:t>
      </w:r>
      <w:r w:rsidR="00C5128C">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Vierkernprozessor</w:t>
      </w:r>
      <w:ins w:id="546" w:author="Admin" w:date="2015-07-06T14:12:00Z">
        <w:r w:rsidR="00F31991">
          <w:t xml:space="preserve"> zum idealen Ablauf</w:t>
        </w:r>
      </w:ins>
      <w:r w:rsidR="00C5128C" w:rsidRPr="00C5128C">
        <w:t xml:space="preserve"> </w:t>
      </w:r>
      <w:r w:rsidR="00C5128C">
        <w:t>benötigt.</w:t>
      </w:r>
    </w:p>
    <w:p w14:paraId="423A0FB5" w14:textId="77777777" w:rsidR="000E1F19" w:rsidRDefault="000E1F19"/>
    <w:p w14:paraId="48796001" w14:textId="77777777" w:rsidR="004B4A71" w:rsidRDefault="00DF0DC7">
      <w:pPr>
        <w:keepNext/>
        <w:rPr>
          <w:ins w:id="547" w:author="Maximilian Schmitz" w:date="2015-06-15T21:17:00Z"/>
        </w:rPr>
        <w:pPrChange w:id="548" w:author="Maximilian Schmitz" w:date="2015-06-15T21:17:00Z">
          <w:pPr/>
        </w:pPrChange>
      </w:pPr>
      <w:r>
        <w:pict w14:anchorId="115E4EFD">
          <v:shape id="_x0000_i1026" type="#_x0000_t75" style="width:467.25pt;height:332.25pt">
            <v:imagedata r:id="rId17" o:title="UnrealCup_5"/>
          </v:shape>
        </w:pict>
      </w:r>
    </w:p>
    <w:p w14:paraId="7364EA9D" w14:textId="77777777" w:rsidR="004B4A71" w:rsidRDefault="004B4A71">
      <w:pPr>
        <w:pStyle w:val="Beschriftung"/>
        <w:rPr>
          <w:ins w:id="549" w:author="Maximilian Schmitz" w:date="2015-06-15T21:17:00Z"/>
        </w:rPr>
      </w:pPr>
      <w:bookmarkStart w:id="550" w:name="_Toc422468974"/>
      <w:ins w:id="551" w:author="Maximilian Schmitz" w:date="2015-06-15T21:17:00Z">
        <w:r>
          <w:t xml:space="preserve">Abbildung </w:t>
        </w:r>
        <w:r>
          <w:fldChar w:fldCharType="begin"/>
        </w:r>
        <w:r>
          <w:instrText xml:space="preserve"> SEQ Abbildung \* ARABIC </w:instrText>
        </w:r>
      </w:ins>
      <w:r>
        <w:fldChar w:fldCharType="separate"/>
      </w:r>
      <w:ins w:id="552" w:author="Maximilian Schmitz" w:date="2015-06-19T09:20:00Z">
        <w:r w:rsidR="00867956">
          <w:rPr>
            <w:noProof/>
          </w:rPr>
          <w:t>2</w:t>
        </w:r>
      </w:ins>
      <w:ins w:id="553" w:author="Maximilian Schmitz" w:date="2015-06-15T21:17:00Z">
        <w:r>
          <w:fldChar w:fldCharType="end"/>
        </w:r>
        <w:r>
          <w:t>: Architektur als Klassendiagramm</w:t>
        </w:r>
        <w:bookmarkEnd w:id="550"/>
      </w:ins>
    </w:p>
    <w:p w14:paraId="01898A97" w14:textId="77777777" w:rsidR="00E64F9C" w:rsidRDefault="00E64F9C">
      <w:r>
        <w:br w:type="page"/>
      </w:r>
    </w:p>
    <w:p w14:paraId="14967895" w14:textId="77777777" w:rsidR="00493EDB" w:rsidRDefault="00493EDB" w:rsidP="00AC4DD5">
      <w:pPr>
        <w:pStyle w:val="berschrift1"/>
      </w:pPr>
      <w:bookmarkStart w:id="554" w:name="_Toc422468959"/>
      <w:r>
        <w:lastRenderedPageBreak/>
        <w:t>Umsetzung</w:t>
      </w:r>
      <w:bookmarkEnd w:id="554"/>
    </w:p>
    <w:p w14:paraId="6B9CA8AB" w14:textId="77777777" w:rsidR="00096735" w:rsidRDefault="00DC17D6" w:rsidP="00DC17D6">
      <w:pPr>
        <w:pStyle w:val="berschrift2"/>
      </w:pPr>
      <w:bookmarkStart w:id="555" w:name="_Toc422468960"/>
      <w:r>
        <w:t>Umsetzung der Simulationsumgebung</w:t>
      </w:r>
      <w:bookmarkEnd w:id="555"/>
    </w:p>
    <w:p w14:paraId="73FFAAD5" w14:textId="77777777" w:rsidR="00DC17D6" w:rsidRDefault="00794EB6" w:rsidP="00DC17D6">
      <w:pPr>
        <w:pStyle w:val="berschrift3"/>
        <w:rPr>
          <w:ins w:id="556" w:author="Maximilian Schmitz" w:date="2015-06-04T10:21:00Z"/>
        </w:rPr>
      </w:pPr>
      <w:bookmarkStart w:id="557" w:name="_Toc422468961"/>
      <w:r>
        <w:t>Grundsätzliches</w:t>
      </w:r>
      <w:bookmarkEnd w:id="557"/>
    </w:p>
    <w:p w14:paraId="3249959B" w14:textId="77777777" w:rsidR="00D47AE2" w:rsidRDefault="006179F5">
      <w:pPr>
        <w:rPr>
          <w:ins w:id="558" w:author="Maximilian Schmitz" w:date="2015-06-17T15:03:00Z"/>
        </w:rPr>
        <w:pPrChange w:id="559" w:author="Maximilian Schmitz" w:date="2015-06-04T10:21:00Z">
          <w:pPr>
            <w:pStyle w:val="berschrift3"/>
          </w:pPr>
        </w:pPrChange>
      </w:pPr>
      <w:ins w:id="560" w:author="Maximilian Schmitz" w:date="2015-06-17T14:59:00Z">
        <w:r>
          <w:t>Die Umsetzung der Simulationsumgebung basiert auf der Unreal Engine 4</w:t>
        </w:r>
      </w:ins>
      <w:ins w:id="561" w:author="Maximilian Schmitz" w:date="2015-06-17T15:00:00Z">
        <w:r>
          <w:t xml:space="preserve">. Die </w:t>
        </w:r>
      </w:ins>
      <w:ins w:id="562" w:author="Maximilian Schmitz" w:date="2015-06-17T15:01:00Z">
        <w:r>
          <w:t xml:space="preserve">Unreal Engine 4 ist eine </w:t>
        </w:r>
      </w:ins>
      <w:ins w:id="563" w:author="Maximilian Schmitz" w:date="2015-06-17T15:02:00Z">
        <w:r>
          <w:t>Game-Engine</w:t>
        </w:r>
      </w:ins>
      <w:ins w:id="564" w:author="Maximilian Schmitz" w:date="2015-06-17T15:01:00Z">
        <w:r>
          <w:t xml:space="preserve">, also ein Framework um Computerspiele zu erstellen. </w:t>
        </w:r>
      </w:ins>
      <w:ins w:id="565" w:author="Maximilian Schmitz" w:date="2015-06-17T15:02:00Z">
        <w:r>
          <w:t xml:space="preserve">Sie bietet bereits </w:t>
        </w:r>
      </w:ins>
      <w:ins w:id="566" w:author="Maximilian Schmitz" w:date="2015-06-17T15:03:00Z">
        <w:r>
          <w:t>viele vorgefertigte Funktionen an, auf die bei der Eigenentwicklung aufgesetzt werden können.</w:t>
        </w:r>
      </w:ins>
    </w:p>
    <w:p w14:paraId="4BFD2842" w14:textId="77777777" w:rsidR="00CE7C45" w:rsidRDefault="00CE7C45">
      <w:pPr>
        <w:rPr>
          <w:ins w:id="567" w:author="Maximilian Schmitz" w:date="2015-06-17T15:07:00Z"/>
        </w:rPr>
        <w:pPrChange w:id="568" w:author="Maximilian Schmitz" w:date="2015-06-04T10:21:00Z">
          <w:pPr>
            <w:pStyle w:val="berschrift3"/>
          </w:pPr>
        </w:pPrChange>
      </w:pPr>
      <w:ins w:id="569" w:author="Maximilian Schmitz" w:date="2015-06-17T15:03:00Z">
        <w:r>
          <w:t>Der große Vorteil eines solchen Frameworks besteht darin, dass die Entwicklung nicht von Null an begonnen werden muss, sondern au</w:t>
        </w:r>
      </w:ins>
      <w:ins w:id="570" w:author="Maximilian Schmitz" w:date="2015-06-17T15:04:00Z">
        <w:r>
          <w:t xml:space="preserve">f ein breites Spektrum von Basisfunktionen zugegriffen werden kann. </w:t>
        </w:r>
        <w:r w:rsidR="00993018">
          <w:t xml:space="preserve">Gerade im Hinblick auf die Implementierung einer </w:t>
        </w:r>
      </w:ins>
      <w:ins w:id="57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572" w:author="Maximilian Schmitz" w:date="2015-06-17T15:11:00Z"/>
        </w:rPr>
        <w:pPrChange w:id="573" w:author="Maximilian Schmitz" w:date="2015-06-04T10:21:00Z">
          <w:pPr>
            <w:pStyle w:val="berschrift3"/>
          </w:pPr>
        </w:pPrChange>
      </w:pPr>
      <w:ins w:id="574" w:author="Maximilian Schmitz" w:date="2015-06-17T15:07:00Z">
        <w:r>
          <w:t>Nicht nur bei der Entwicklung bietet</w:t>
        </w:r>
        <w:r w:rsidR="00512263">
          <w:t xml:space="preserve"> ein Framework große Vorteile. D</w:t>
        </w:r>
      </w:ins>
      <w:ins w:id="575" w:author="Maximilian Schmitz" w:date="2015-06-17T15:08:00Z">
        <w:r w:rsidR="00512263">
          <w:t>urch den modularen, komponentenbasierten Aufbau von Frameworks, können eigene Teile einfache</w:t>
        </w:r>
      </w:ins>
      <w:ins w:id="576" w:author="Admin" w:date="2015-07-06T14:14:00Z">
        <w:r w:rsidR="00E34D1B">
          <w:t>r</w:t>
        </w:r>
      </w:ins>
      <w:ins w:id="577" w:author="Maximilian Schmitz" w:date="2015-06-17T15:08:00Z">
        <w:del w:id="578" w:author="Admin" w:date="2015-07-06T14:14:00Z">
          <w:r w:rsidR="00512263" w:rsidDel="00E34D1B">
            <w:delText>s</w:delText>
          </w:r>
        </w:del>
        <w:r w:rsidR="00512263">
          <w:t xml:space="preserve"> und besser getestet werden.</w:t>
        </w:r>
      </w:ins>
      <w:ins w:id="579" w:author="Maximilian Schmitz" w:date="2015-06-17T15:11:00Z">
        <w:r w:rsidR="002020AD">
          <w:t xml:space="preserve"> Das liegt daran, dass bereits eine grundlegende Architektur vorgegeben ist und Schnittstellen klar spezifiziert sind.</w:t>
        </w:r>
      </w:ins>
      <w:ins w:id="580" w:author="Maximilian Schmitz" w:date="2015-06-17T15:08:00Z">
        <w:r w:rsidR="00512263">
          <w:t xml:space="preserve"> </w:t>
        </w:r>
      </w:ins>
      <w:ins w:id="581" w:author="Maximilian Schmitz" w:date="2015-06-17T15:09:00Z">
        <w:r w:rsidR="00512263">
          <w:t xml:space="preserve">Auch die spätere Weiterentwicklung durch andere Teams wird durch die Nutzung </w:t>
        </w:r>
      </w:ins>
      <w:ins w:id="582" w:author="Maximilian Schmitz" w:date="2015-06-17T15:10:00Z">
        <w:r w:rsidR="00512263">
          <w:t>eines Frameworks vereinfacht.</w:t>
        </w:r>
      </w:ins>
    </w:p>
    <w:p w14:paraId="3DEB3084" w14:textId="77777777" w:rsidR="002020AD" w:rsidRDefault="002020AD">
      <w:pPr>
        <w:rPr>
          <w:ins w:id="583" w:author="Maximilian Schmitz" w:date="2015-06-17T15:13:00Z"/>
        </w:rPr>
        <w:pPrChange w:id="584" w:author="Maximilian Schmitz" w:date="2015-06-04T10:21:00Z">
          <w:pPr>
            <w:pStyle w:val="berschrift3"/>
          </w:pPr>
        </w:pPrChange>
      </w:pPr>
      <w:ins w:id="585" w:author="Maximilian Schmitz" w:date="2015-06-17T15:11:00Z">
        <w:r>
          <w:t>Der Einarbeitungsaufwand in ein solches Framework darf nicht unterschätzt werden, da Game-Engines sehr umfangreich sind und deutlich mehr Funktionalität bereitstellen, als</w:t>
        </w:r>
      </w:ins>
      <w:ins w:id="586" w:author="Maximilian Schmitz" w:date="2015-06-17T15:12:00Z">
        <w:r>
          <w:t xml:space="preserve"> für dieses Projekt notwendig ist. </w:t>
        </w:r>
      </w:ins>
      <w:ins w:id="58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588" w:author="Maximilian Schmitz" w:date="2015-06-17T15:13:00Z"/>
        </w:rPr>
        <w:pPrChange w:id="589" w:author="Maximilian Schmitz" w:date="2015-06-04T10:21:00Z">
          <w:pPr>
            <w:pStyle w:val="berschrift3"/>
          </w:pPr>
        </w:pPrChange>
      </w:pPr>
    </w:p>
    <w:p w14:paraId="5E1E4941" w14:textId="620ADE3C" w:rsidR="00575FED" w:rsidRDefault="001C3431">
      <w:pPr>
        <w:rPr>
          <w:ins w:id="590" w:author="Maximilian Schmitz" w:date="2015-06-17T15:25:00Z"/>
        </w:rPr>
        <w:pPrChange w:id="591" w:author="Maximilian Schmitz" w:date="2015-06-04T10:21:00Z">
          <w:pPr>
            <w:pStyle w:val="berschrift3"/>
          </w:pPr>
        </w:pPrChange>
      </w:pPr>
      <w:ins w:id="592" w:author="Maximilian Schmitz" w:date="2015-06-17T15:13:00Z">
        <w:r>
          <w:t xml:space="preserve">Die Gründe warum auf die Unreal Engine 4 gesetzt wird, wurden bereits im </w:t>
        </w:r>
      </w:ins>
      <w:ins w:id="593" w:author="Maximilian Schmitz" w:date="2015-06-17T15:15:00Z">
        <w:r>
          <w:t>Teil</w:t>
        </w:r>
      </w:ins>
      <w:ins w:id="594" w:author="Maximilian Schmitz" w:date="2015-06-17T15:13:00Z">
        <w:r>
          <w:t xml:space="preserve"> </w:t>
        </w:r>
      </w:ins>
      <w:ins w:id="595" w:author="Maximilian Schmitz" w:date="2015-06-17T15:14:00Z">
        <w:r>
          <w:fldChar w:fldCharType="begin"/>
        </w:r>
        <w:r>
          <w:instrText xml:space="preserve"> REF _Ref422317414 \h </w:instrText>
        </w:r>
      </w:ins>
      <w:r>
        <w:fldChar w:fldCharType="separate"/>
      </w:r>
      <w:ins w:id="596" w:author="Maximilian Schmitz" w:date="2015-06-19T09:20:00Z">
        <w:r w:rsidR="00867956">
          <w:t>Game Engine</w:t>
        </w:r>
      </w:ins>
      <w:ins w:id="597" w:author="Maximilian Schmitz" w:date="2015-06-17T15:14:00Z">
        <w:r>
          <w:fldChar w:fldCharType="end"/>
        </w:r>
        <w:r>
          <w:t xml:space="preserve"> im Kapitel </w:t>
        </w:r>
      </w:ins>
      <w:ins w:id="598" w:author="Maximilian Schmitz" w:date="2015-06-17T15:15:00Z">
        <w:r>
          <w:fldChar w:fldCharType="begin"/>
        </w:r>
        <w:r>
          <w:instrText xml:space="preserve"> REF _Ref422317454 \h </w:instrText>
        </w:r>
      </w:ins>
      <w:r>
        <w:fldChar w:fldCharType="separate"/>
      </w:r>
      <w:ins w:id="599" w:author="Maximilian Schmitz" w:date="2015-06-19T09:20:00Z">
        <w:r w:rsidR="00867956">
          <w:t>Stand der Technik</w:t>
        </w:r>
      </w:ins>
      <w:ins w:id="600" w:author="Maximilian Schmitz" w:date="2015-06-17T15:15:00Z">
        <w:r>
          <w:fldChar w:fldCharType="end"/>
        </w:r>
        <w:r>
          <w:t xml:space="preserve"> angesprochen.</w:t>
        </w:r>
        <w:r w:rsidR="001634F9">
          <w:t xml:space="preserve"> D</w:t>
        </w:r>
      </w:ins>
      <w:ins w:id="601" w:author="Admin" w:date="2015-07-06T14:15:00Z">
        <w:r w:rsidR="00601564">
          <w:t>er</w:t>
        </w:r>
      </w:ins>
      <w:ins w:id="602" w:author="Maximilian Schmitz" w:date="2015-06-17T15:15:00Z">
        <w:del w:id="603" w:author="Admin" w:date="2015-07-06T14:15:00Z">
          <w:r w:rsidR="001634F9" w:rsidDel="00601564">
            <w:delText>ie</w:delText>
          </w:r>
        </w:del>
        <w:r w:rsidR="001634F9">
          <w:t xml:space="preserve"> wichtigste</w:t>
        </w:r>
        <w:del w:id="604" w:author="Admin" w:date="2015-07-06T14:15:00Z">
          <w:r w:rsidR="001634F9" w:rsidDel="00601564">
            <w:delText>n</w:delText>
          </w:r>
        </w:del>
        <w:r w:rsidR="001634F9">
          <w:t xml:space="preserve"> Vorteile </w:t>
        </w:r>
        <w:del w:id="605" w:author="Admin" w:date="2015-07-06T14:15:00Z">
          <w:r w:rsidR="001634F9" w:rsidDel="00601564">
            <w:delText>sind</w:delText>
          </w:r>
        </w:del>
      </w:ins>
      <w:ins w:id="606" w:author="Admin" w:date="2015-07-06T14:15:00Z">
        <w:r w:rsidR="00601564">
          <w:t>ist</w:t>
        </w:r>
      </w:ins>
      <w:ins w:id="607" w:author="Maximilian Schmitz" w:date="2015-06-17T15:15:00Z">
        <w:r w:rsidR="001634F9">
          <w:t xml:space="preserve"> die kostenfreie Verfügbarkeit für studentische Projekte wie dieses. </w:t>
        </w:r>
      </w:ins>
      <w:ins w:id="608" w:author="Maximilian Schmitz" w:date="2015-06-17T15:16:00Z">
        <w:r w:rsidR="001634F9">
          <w:t xml:space="preserve">Zudem ist die Unreal Engine 4 im Gegensatz zu anderen Engines quelltextoffen. </w:t>
        </w:r>
      </w:ins>
      <w:ins w:id="60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610" w:author="Maximilian Schmitz" w:date="2015-06-17T15:21:00Z">
        <w:r w:rsidR="004109D3">
          <w:t>Das Framework</w:t>
        </w:r>
      </w:ins>
      <w:ins w:id="611" w:author="Admin" w:date="2015-07-06T14:16:00Z">
        <w:r w:rsidR="00601564">
          <w:t xml:space="preserve"> </w:t>
        </w:r>
      </w:ins>
      <w:ins w:id="612" w:author="Maximilian Schmitz" w:date="2015-06-17T15:21:00Z">
        <w:del w:id="613" w:author="Admin" w:date="2015-07-06T14:16:00Z">
          <w:r w:rsidR="004109D3" w:rsidDel="00601564">
            <w:delText xml:space="preserve"> existiert </w:delText>
          </w:r>
        </w:del>
        <w:r w:rsidR="004109D3">
          <w:t>wu</w:t>
        </w:r>
        <w:r w:rsidR="00477EB9">
          <w:t>rde</w:t>
        </w:r>
      </w:ins>
      <w:ins w:id="614" w:author="Admin" w:date="2015-07-06T14:16:00Z">
        <w:r w:rsidR="00601564">
          <w:t xml:space="preserve"> erstmals</w:t>
        </w:r>
      </w:ins>
      <w:ins w:id="615" w:author="Maximilian Schmitz" w:date="2015-06-17T15:21:00Z">
        <w:r w:rsidR="00477EB9">
          <w:t xml:space="preserve"> im März 2014 veröffentlicht und</w:t>
        </w:r>
      </w:ins>
      <w:ins w:id="616" w:author="Admin" w:date="2015-07-06T14:16:00Z">
        <w:r w:rsidR="00601564">
          <w:t xml:space="preserve"> seither</w:t>
        </w:r>
      </w:ins>
      <w:ins w:id="617" w:author="Maximilian Schmitz" w:date="2015-06-17T15:21:00Z">
        <w:r w:rsidR="00477EB9">
          <w:t xml:space="preserve"> regelmäßig mit Updates versorgt. </w:t>
        </w:r>
      </w:ins>
      <w:ins w:id="61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619" w:author="Maximilian Schmitz" w:date="2015-06-17T15:24:00Z">
        <w:r w:rsidR="00AA1509">
          <w:t xml:space="preserve"> Auch Anpassungsprobleme durch Updates</w:t>
        </w:r>
      </w:ins>
      <w:ins w:id="620" w:author="Admin" w:date="2015-07-06T14:17:00Z">
        <w:r w:rsidR="00601564">
          <w:t xml:space="preserve"> </w:t>
        </w:r>
      </w:ins>
      <w:ins w:id="621" w:author="Maximilian Schmitz" w:date="2015-06-17T15:24:00Z">
        <w:del w:id="622" w:author="Admin" w:date="2015-07-06T14:19:00Z">
          <w:r w:rsidR="00AA1509" w:rsidDel="00601564">
            <w:delText xml:space="preserve"> </w:delText>
          </w:r>
        </w:del>
        <w:r w:rsidR="00AA1509">
          <w:t>sind ein Thema</w:t>
        </w:r>
      </w:ins>
      <w:ins w:id="623" w:author="Admin" w:date="2015-07-06T14:18:00Z">
        <w:r w:rsidR="00601564">
          <w:t>. Während der Bearbeitung wurden Teilweise die Schnittstellendefinitionen</w:t>
        </w:r>
      </w:ins>
      <w:ins w:id="624" w:author="Admin" w:date="2015-07-06T14:19:00Z">
        <w:r w:rsidR="00601564">
          <w:t xml:space="preserve"> des Frameworks </w:t>
        </w:r>
      </w:ins>
      <w:ins w:id="625" w:author="Admin" w:date="2015-07-06T14:18:00Z">
        <w:r w:rsidR="00601564">
          <w:t xml:space="preserve">geändert. </w:t>
        </w:r>
      </w:ins>
      <w:ins w:id="626" w:author="Maximilian Schmitz" w:date="2015-06-17T15:24:00Z">
        <w:del w:id="627" w:author="Admin" w:date="2015-07-06T14:18:00Z">
          <w:r w:rsidR="00AA1509" w:rsidDel="00601564">
            <w:delText xml:space="preserve"> und während der Bearbeitung aufgetreten.</w:delText>
          </w:r>
        </w:del>
      </w:ins>
    </w:p>
    <w:p w14:paraId="4AED1D47" w14:textId="77777777" w:rsidR="00D374F3" w:rsidRDefault="00D374F3">
      <w:pPr>
        <w:rPr>
          <w:ins w:id="628" w:author="Maximilian Schmitz" w:date="2015-06-17T15:25:00Z"/>
        </w:rPr>
        <w:pPrChange w:id="629" w:author="Maximilian Schmitz" w:date="2015-06-04T10:21:00Z">
          <w:pPr>
            <w:pStyle w:val="berschrift3"/>
          </w:pPr>
        </w:pPrChange>
      </w:pPr>
    </w:p>
    <w:p w14:paraId="05891566" w14:textId="77777777" w:rsidR="00D374F3" w:rsidRDefault="00D374F3">
      <w:pPr>
        <w:rPr>
          <w:ins w:id="630" w:author="Maximilian Schmitz" w:date="2015-06-17T15:28:00Z"/>
        </w:rPr>
        <w:pPrChange w:id="631" w:author="Maximilian Schmitz" w:date="2015-06-04T10:21:00Z">
          <w:pPr>
            <w:pStyle w:val="berschrift3"/>
          </w:pPr>
        </w:pPrChange>
      </w:pPr>
      <w:ins w:id="632" w:author="Maximilian Schmitz" w:date="2015-06-17T15:25:00Z">
        <w:r>
          <w:t>Insgesamt teilt sich die Umsetzung der Simulationsumgebung in drei Teile:</w:t>
        </w:r>
      </w:ins>
    </w:p>
    <w:p w14:paraId="77068D0B" w14:textId="77777777" w:rsidR="00D374F3" w:rsidRDefault="00D374F3">
      <w:pPr>
        <w:rPr>
          <w:ins w:id="633" w:author="Maximilian Schmitz" w:date="2015-06-17T15:28:00Z"/>
        </w:rPr>
        <w:pPrChange w:id="634" w:author="Maximilian Schmitz" w:date="2015-06-04T10:21:00Z">
          <w:pPr>
            <w:pStyle w:val="berschrift3"/>
          </w:pPr>
        </w:pPrChange>
      </w:pPr>
      <w:ins w:id="635" w:author="Maximilian Schmitz" w:date="2015-06-17T15:27:00Z">
        <w:r>
          <w:t xml:space="preserve">Zum einen in die Erstellung des Spielrahmens mit dem Spielfeld und vor allem der Regelimplementierung.  </w:t>
        </w:r>
      </w:ins>
      <w:ins w:id="636" w:author="Maximilian Schmitz" w:date="2015-06-17T15:28:00Z">
        <w:r>
          <w:t>Dieser Teil ist die Steuerungskomponente der Simulationsumgebung.</w:t>
        </w:r>
      </w:ins>
    </w:p>
    <w:p w14:paraId="515DD887" w14:textId="77777777" w:rsidR="00D374F3" w:rsidRDefault="00D374F3">
      <w:pPr>
        <w:rPr>
          <w:ins w:id="637" w:author="Maximilian Schmitz" w:date="2015-06-17T15:30:00Z"/>
        </w:rPr>
        <w:pPrChange w:id="638" w:author="Maximilian Schmitz" w:date="2015-06-04T10:21:00Z">
          <w:pPr>
            <w:pStyle w:val="berschrift3"/>
          </w:pPr>
        </w:pPrChange>
      </w:pPr>
      <w:ins w:id="639" w:author="Maximilian Schmitz" w:date="2015-06-17T15:28:00Z">
        <w:r>
          <w:t xml:space="preserve">Ein weiterer Teil ist die Implementierung der Spieler innerhalb der Simulationsumgebung. </w:t>
        </w:r>
      </w:ins>
      <w:ins w:id="640"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641" w:author="Maximilian Schmitz" w:date="2015-06-04T10:21:00Z">
          <w:pPr>
            <w:pStyle w:val="berschrift3"/>
          </w:pPr>
        </w:pPrChange>
      </w:pPr>
      <w:ins w:id="642" w:author="Maximilian Schmitz" w:date="2015-06-17T15:30:00Z">
        <w:r>
          <w:t xml:space="preserve">Der letzte Teil ist die Skriptschnittstelle, die die Weitergabe der Spielerfunktionalitäten an die KI-Skripte </w:t>
        </w:r>
      </w:ins>
      <w:ins w:id="643" w:author="Maximilian Schmitz" w:date="2015-06-17T15:32:00Z">
        <w:r>
          <w:t xml:space="preserve">vornimmt. Dazu gehört auch den im Kapitel </w:t>
        </w:r>
      </w:ins>
      <w:ins w:id="644" w:author="Maximilian Schmitz" w:date="2015-06-17T15:33:00Z">
        <w:r>
          <w:fldChar w:fldCharType="begin"/>
        </w:r>
        <w:r>
          <w:instrText xml:space="preserve"> REF _Ref422318518 \h </w:instrText>
        </w:r>
      </w:ins>
      <w:r>
        <w:fldChar w:fldCharType="separate"/>
      </w:r>
      <w:ins w:id="645" w:author="Maximilian Schmitz" w:date="2015-06-19T09:20:00Z">
        <w:r w:rsidR="00867956">
          <w:t>Architektur</w:t>
        </w:r>
      </w:ins>
      <w:ins w:id="646" w:author="Maximilian Schmitz" w:date="2015-06-17T15:33:00Z">
        <w:r>
          <w:fldChar w:fldCharType="end"/>
        </w:r>
        <w:r>
          <w:t xml:space="preserve"> beschriebenen Remote-Procedure-Call, der </w:t>
        </w:r>
        <w:r w:rsidR="00D869A0">
          <w:t>die internen Spielerfunktionen im Spiel-Thread aufruft.</w:t>
        </w:r>
      </w:ins>
    </w:p>
    <w:p w14:paraId="35E96264" w14:textId="77777777" w:rsidR="00794EB6" w:rsidRDefault="00794EB6" w:rsidP="00794EB6">
      <w:pPr>
        <w:pStyle w:val="berschrift3"/>
        <w:rPr>
          <w:ins w:id="647" w:author="Maximilian Schmitz" w:date="2015-06-04T19:48:00Z"/>
        </w:rPr>
      </w:pPr>
      <w:bookmarkStart w:id="648" w:name="_Toc422468962"/>
      <w:r>
        <w:t>Regel</w:t>
      </w:r>
      <w:ins w:id="649" w:author="Maximilian Schmitz" w:date="2015-06-17T19:42:00Z">
        <w:r w:rsidR="00915AB6">
          <w:t>- und Spiel</w:t>
        </w:r>
      </w:ins>
      <w:r>
        <w:t>implementierung</w:t>
      </w:r>
      <w:bookmarkEnd w:id="648"/>
    </w:p>
    <w:p w14:paraId="55706155" w14:textId="77777777" w:rsidR="00211020" w:rsidRDefault="00915AB6">
      <w:pPr>
        <w:rPr>
          <w:ins w:id="650" w:author="Maximilian Schmitz" w:date="2015-06-17T19:46:00Z"/>
        </w:rPr>
        <w:pPrChange w:id="651" w:author="Maximilian Schmitz" w:date="2015-06-04T19:48:00Z">
          <w:pPr>
            <w:pStyle w:val="berschrift3"/>
          </w:pPr>
        </w:pPrChange>
      </w:pPr>
      <w:ins w:id="652" w:author="Maximilian Schmitz" w:date="2015-06-17T19:45:00Z">
        <w:r>
          <w:t xml:space="preserve">Die Implementierung des Spiels ist untergliedert </w:t>
        </w:r>
      </w:ins>
      <w:ins w:id="653" w:author="Maximilian Schmitz" w:date="2015-06-17T19:46:00Z">
        <w:r>
          <w:t>in die Erstellung eines Spielfeldes und der Programmierung der Spielregeln.</w:t>
        </w:r>
      </w:ins>
    </w:p>
    <w:p w14:paraId="5352CCE6" w14:textId="77777777" w:rsidR="00915AB6" w:rsidRDefault="00313D31">
      <w:pPr>
        <w:rPr>
          <w:ins w:id="654" w:author="Maximilian Schmitz" w:date="2015-06-17T19:50:00Z"/>
        </w:rPr>
        <w:pPrChange w:id="655" w:author="Maximilian Schmitz" w:date="2015-06-04T19:48:00Z">
          <w:pPr>
            <w:pStyle w:val="berschrift3"/>
          </w:pPr>
        </w:pPrChange>
      </w:pPr>
      <w:ins w:id="656" w:author="Maximilian Schmitz" w:date="2015-06-17T19:48:00Z">
        <w:r>
          <w:t xml:space="preserve">Die Erstellung des Spielfeldes ist über den graphischen Editor der Unreal Engine 4 realisiert. Dieser bietet die Möglichkeit </w:t>
        </w:r>
      </w:ins>
      <w:ins w:id="657" w:author="Maximilian Schmitz" w:date="2015-06-17T19:49:00Z">
        <w:r>
          <w:t xml:space="preserve">3D-Objekte zu einer Szene zu verbinden und anzuordnen. </w:t>
        </w:r>
        <w:r w:rsidR="00917479">
          <w:t xml:space="preserve">Das funktioniert per Drag and Drop </w:t>
        </w:r>
      </w:ins>
      <w:ins w:id="658"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659" w:author="Maximilian Schmitz" w:date="2015-06-17T19:43:00Z"/>
        </w:rPr>
        <w:pPrChange w:id="660" w:author="Maximilian Schmitz" w:date="2015-06-04T19:48:00Z">
          <w:pPr>
            <w:pStyle w:val="berschrift3"/>
          </w:pPr>
        </w:pPrChange>
      </w:pPr>
      <w:ins w:id="661" w:author="Maximilian Schmitz" w:date="2015-06-17T19:51:00Z">
        <w:r>
          <w:lastRenderedPageBreak/>
          <w:t xml:space="preserve">Zum großen Teil kommen von der Unreal Engine mitgelieferte 3D-Modelle zum Einsatz. </w:t>
        </w:r>
      </w:ins>
      <w:ins w:id="662" w:author="Maximilian Schmitz" w:date="2015-06-17T19:52:00Z">
        <w:r>
          <w:t xml:space="preserve">Stellvertretend seien hier die Spieler </w:t>
        </w:r>
        <w:commentRangeStart w:id="663"/>
        <w:del w:id="664" w:author="Admin" w:date="2015-07-06T14:21:00Z">
          <w:r w:rsidDel="00601564">
            <w:delText xml:space="preserve">und die Tore </w:delText>
          </w:r>
        </w:del>
        <w:r>
          <w:t>genannt</w:t>
        </w:r>
      </w:ins>
      <w:commentRangeEnd w:id="663"/>
      <w:r w:rsidR="00601564">
        <w:rPr>
          <w:rStyle w:val="Kommentarzeichen"/>
        </w:rPr>
        <w:commentReference w:id="663"/>
      </w:r>
      <w:ins w:id="665" w:author="Maximilian Schmitz" w:date="2015-06-17T19:52:00Z">
        <w:r>
          <w:t xml:space="preserve">. Auf die 3D-Modelle sind zum Teil spezielle Texturen </w:t>
        </w:r>
      </w:ins>
      <w:ins w:id="666"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667" w:author="Maximilian Schmitz" w:date="2015-06-19T09:20:00Z">
        <w:r w:rsidR="00867956">
          <w:t xml:space="preserve">Abbildung </w:t>
        </w:r>
        <w:r w:rsidR="00867956">
          <w:rPr>
            <w:noProof/>
          </w:rPr>
          <w:t>3</w:t>
        </w:r>
      </w:ins>
      <w:ins w:id="668" w:author="Maximilian Schmitz" w:date="2015-06-17T19:53:00Z">
        <w:r>
          <w:fldChar w:fldCharType="end"/>
        </w:r>
        <w:r>
          <w:t xml:space="preserve"> ist das so entstandene Spielfeld zu sehen.</w:t>
        </w:r>
      </w:ins>
    </w:p>
    <w:p w14:paraId="436BFC4B" w14:textId="77777777" w:rsidR="00915AB6" w:rsidRDefault="00915AB6">
      <w:pPr>
        <w:rPr>
          <w:ins w:id="669" w:author="Maximilian Schmitz" w:date="2015-06-17T19:43:00Z"/>
        </w:rPr>
        <w:pPrChange w:id="670" w:author="Maximilian Schmitz" w:date="2015-06-04T19:48:00Z">
          <w:pPr>
            <w:pStyle w:val="berschrift3"/>
          </w:pPr>
        </w:pPrChange>
      </w:pPr>
    </w:p>
    <w:p w14:paraId="20BA9BBF" w14:textId="77777777" w:rsidR="00313D31" w:rsidRDefault="00915AB6">
      <w:pPr>
        <w:keepNext/>
        <w:rPr>
          <w:ins w:id="671" w:author="Maximilian Schmitz" w:date="2015-06-17T19:47:00Z"/>
        </w:rPr>
        <w:pPrChange w:id="672" w:author="Maximilian Schmitz" w:date="2015-06-17T19:47:00Z">
          <w:pPr/>
        </w:pPrChange>
      </w:pPr>
      <w:ins w:id="673"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8"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8" action="ppaction://program"/>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674" w:author="Maximilian Schmitz" w:date="2015-06-18T20:06:00Z"/>
        </w:rPr>
        <w:pPrChange w:id="675" w:author="Maximilian Schmitz" w:date="2015-06-17T19:47:00Z">
          <w:pPr>
            <w:pStyle w:val="berschrift3"/>
          </w:pPr>
        </w:pPrChange>
      </w:pPr>
      <w:bookmarkStart w:id="676" w:name="_Ref422334156"/>
      <w:bookmarkStart w:id="677" w:name="_Toc422468975"/>
      <w:ins w:id="678" w:author="Maximilian Schmitz" w:date="2015-06-17T19:47:00Z">
        <w:r>
          <w:t xml:space="preserve">Abbildung </w:t>
        </w:r>
        <w:r>
          <w:fldChar w:fldCharType="begin"/>
        </w:r>
        <w:r>
          <w:instrText xml:space="preserve"> SEQ Abbildung \* ARABIC </w:instrText>
        </w:r>
      </w:ins>
      <w:r>
        <w:fldChar w:fldCharType="separate"/>
      </w:r>
      <w:ins w:id="679" w:author="Maximilian Schmitz" w:date="2015-06-19T09:20:00Z">
        <w:r w:rsidR="00867956">
          <w:rPr>
            <w:noProof/>
          </w:rPr>
          <w:t>3</w:t>
        </w:r>
      </w:ins>
      <w:ins w:id="680" w:author="Maximilian Schmitz" w:date="2015-06-17T19:47:00Z">
        <w:r>
          <w:fldChar w:fldCharType="end"/>
        </w:r>
        <w:bookmarkEnd w:id="676"/>
        <w:r>
          <w:t>: Modelliertes Spielfeld</w:t>
        </w:r>
      </w:ins>
      <w:bookmarkEnd w:id="677"/>
    </w:p>
    <w:p w14:paraId="373B4DDD" w14:textId="77777777" w:rsidR="00270303" w:rsidRDefault="00270303">
      <w:pPr>
        <w:rPr>
          <w:ins w:id="681" w:author="Maximilian Schmitz" w:date="2015-06-18T20:06:00Z"/>
        </w:rPr>
        <w:pPrChange w:id="682" w:author="Maximilian Schmitz" w:date="2015-06-18T20:06:00Z">
          <w:pPr>
            <w:pStyle w:val="berschrift3"/>
          </w:pPr>
        </w:pPrChange>
      </w:pPr>
    </w:p>
    <w:p w14:paraId="7926E728" w14:textId="79FE6313" w:rsidR="00270303" w:rsidRPr="00EC6D6C" w:rsidRDefault="00270303">
      <w:pPr>
        <w:rPr>
          <w:ins w:id="683" w:author="Maximilian Schmitz" w:date="2015-06-17T19:54:00Z"/>
        </w:rPr>
        <w:pPrChange w:id="684" w:author="Maximilian Schmitz" w:date="2015-06-18T20:06:00Z">
          <w:pPr>
            <w:pStyle w:val="berschrift3"/>
          </w:pPr>
        </w:pPrChange>
      </w:pPr>
      <w:ins w:id="685" w:author="Maximilian Schmitz" w:date="2015-06-18T20:06:00Z">
        <w:r>
          <w:t xml:space="preserve">Das Spiel verwendet ein kartesisches Koordinatensystem, dessen Ursprung </w:t>
        </w:r>
      </w:ins>
      <w:ins w:id="686" w:author="Maximilian Schmitz" w:date="2015-06-18T20:08:00Z">
        <w:r>
          <w:t>sich im Mittelpunkt</w:t>
        </w:r>
      </w:ins>
      <w:ins w:id="687" w:author="Admin" w:date="2015-07-06T14:22:00Z">
        <w:r w:rsidR="00601564">
          <w:t>(</w:t>
        </w:r>
        <w:r w:rsidR="00601564" w:rsidRPr="00601564">
          <w:t>Anstoßpunkt</w:t>
        </w:r>
        <w:r w:rsidR="00601564">
          <w:t>)</w:t>
        </w:r>
      </w:ins>
      <w:ins w:id="688" w:author="Maximilian Schmitz" w:date="2015-06-18T20:08:00Z">
        <w:r>
          <w:t xml:space="preserve"> befindet.</w:t>
        </w:r>
      </w:ins>
    </w:p>
    <w:p w14:paraId="647EDB7F" w14:textId="77777777" w:rsidR="00036FA5" w:rsidRPr="00EC6D6C" w:rsidRDefault="00036FA5">
      <w:pPr>
        <w:rPr>
          <w:ins w:id="689" w:author="Maximilian Schmitz" w:date="2015-06-17T19:43:00Z"/>
        </w:rPr>
        <w:pPrChange w:id="690" w:author="Maximilian Schmitz" w:date="2015-06-17T19:54:00Z">
          <w:pPr>
            <w:pStyle w:val="berschrift3"/>
          </w:pPr>
        </w:pPrChange>
      </w:pPr>
    </w:p>
    <w:p w14:paraId="71B77B9D" w14:textId="77777777" w:rsidR="00915AB6" w:rsidRDefault="00D85DF2">
      <w:pPr>
        <w:rPr>
          <w:ins w:id="691" w:author="Maximilian Schmitz" w:date="2015-06-17T19:43:00Z"/>
        </w:rPr>
        <w:pPrChange w:id="692" w:author="Maximilian Schmitz" w:date="2015-06-04T19:48:00Z">
          <w:pPr>
            <w:pStyle w:val="berschrift3"/>
          </w:pPr>
        </w:pPrChange>
      </w:pPr>
      <w:ins w:id="693" w:author="Maximilian Schmitz" w:date="2015-06-17T20:00:00Z">
        <w:r>
          <w:t xml:space="preserve">Die Implementierung der Fußballregeln wird zum einen über die Gestaltung der 3D-Modellierung realisiert. </w:t>
        </w:r>
      </w:ins>
      <w:ins w:id="694" w:author="Maximilian Schmitz" w:date="2015-06-17T20:01:00Z">
        <w:r>
          <w:t xml:space="preserve">Um den Aufwand für die Implementierung der Fußballregeln zu reduzieren, wird mit Banden gespielt. </w:t>
        </w:r>
      </w:ins>
      <w:ins w:id="695" w:author="Maximilian Schmitz" w:date="2015-06-17T20:02:00Z">
        <w:r>
          <w:t xml:space="preserve">Diese wurden als Kollisionsboxen modelliert und umgeben das gesamte Spielfeld. </w:t>
        </w:r>
      </w:ins>
      <w:ins w:id="696" w:author="Maximilian Schmitz" w:date="2015-06-17T20:04:00Z">
        <w:r>
          <w:t xml:space="preserve">Die Kollisionsboxen sind weder für die Spieler, noch für den Ball durchlässig. Alle Objekte prallen daran ab wie es bei einer Bande der Fall wäre. </w:t>
        </w:r>
      </w:ins>
      <w:ins w:id="697" w:author="Maximilian Schmitz" w:date="2015-06-17T20:05:00Z">
        <w:r>
          <w:t xml:space="preserve">Diese Entscheidung wurde getroffen um der Implementierung von Seiten- und Toraus, sowie Einwurf und Eckball aus dem Weg zu gehen. </w:t>
        </w:r>
      </w:ins>
      <w:ins w:id="698"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699" w:author="Maximilian Schmitz" w:date="2015-06-17T20:08:00Z">
        <w:r>
          <w:fldChar w:fldCharType="begin"/>
        </w:r>
        <w:r>
          <w:instrText xml:space="preserve"> REF _Ref422335038 \h </w:instrText>
        </w:r>
      </w:ins>
      <w:r>
        <w:fldChar w:fldCharType="separate"/>
      </w:r>
      <w:ins w:id="700" w:author="Maximilian Schmitz" w:date="2015-06-19T09:20:00Z">
        <w:r w:rsidR="00867956">
          <w:t xml:space="preserve">Abbildung </w:t>
        </w:r>
        <w:r w:rsidR="00867956">
          <w:rPr>
            <w:noProof/>
          </w:rPr>
          <w:t>4</w:t>
        </w:r>
      </w:ins>
      <w:ins w:id="701" w:author="Maximilian Schmitz" w:date="2015-06-17T20:08:00Z">
        <w:r>
          <w:fldChar w:fldCharType="end"/>
        </w:r>
        <w:r>
          <w:t xml:space="preserve"> zeigt das Spielfeld</w:t>
        </w:r>
      </w:ins>
      <w:ins w:id="702" w:author="Maximilian Schmitz" w:date="2015-06-17T20:09:00Z">
        <w:r>
          <w:t xml:space="preserve"> </w:t>
        </w:r>
      </w:ins>
      <w:ins w:id="703" w:author="Maximilian Schmitz" w:date="2015-06-17T20:08:00Z">
        <w:r>
          <w:t>mit den modellierten Kollisionsboxen</w:t>
        </w:r>
      </w:ins>
      <w:ins w:id="704" w:author="Maximilian Schmitz" w:date="2015-06-17T20:09:00Z">
        <w:r w:rsidRPr="00D85DF2">
          <w:t xml:space="preserve"> </w:t>
        </w:r>
        <w:r>
          <w:t>im Editor</w:t>
        </w:r>
      </w:ins>
      <w:ins w:id="705" w:author="Maximilian Schmitz" w:date="2015-06-17T20:08:00Z">
        <w:r>
          <w:t xml:space="preserve">. Diese sind </w:t>
        </w:r>
      </w:ins>
      <w:ins w:id="706" w:author="Maximilian Schmitz" w:date="2015-06-17T20:09:00Z">
        <w:r>
          <w:t>als transparente Rechtecke im Hintergrund zu erkennen.</w:t>
        </w:r>
      </w:ins>
    </w:p>
    <w:p w14:paraId="270E2621" w14:textId="77777777" w:rsidR="00D85DF2" w:rsidRDefault="00915AB6">
      <w:pPr>
        <w:keepNext/>
        <w:rPr>
          <w:ins w:id="707" w:author="Maximilian Schmitz" w:date="2015-06-17T20:08:00Z"/>
        </w:rPr>
        <w:pPrChange w:id="708" w:author="Maximilian Schmitz" w:date="2015-06-17T20:08:00Z">
          <w:pPr/>
        </w:pPrChange>
      </w:pPr>
      <w:ins w:id="709"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710" w:author="Maximilian Schmitz" w:date="2015-06-17T19:55:00Z"/>
        </w:rPr>
        <w:pPrChange w:id="711" w:author="Maximilian Schmitz" w:date="2015-06-17T20:08:00Z">
          <w:pPr>
            <w:pStyle w:val="berschrift3"/>
          </w:pPr>
        </w:pPrChange>
      </w:pPr>
      <w:bookmarkStart w:id="712" w:name="_Ref422335038"/>
      <w:bookmarkStart w:id="713" w:name="_Toc422468976"/>
      <w:ins w:id="714" w:author="Maximilian Schmitz" w:date="2015-06-17T20:08:00Z">
        <w:r>
          <w:t xml:space="preserve">Abbildung </w:t>
        </w:r>
        <w:r>
          <w:fldChar w:fldCharType="begin"/>
        </w:r>
        <w:r>
          <w:instrText xml:space="preserve"> SEQ Abbildung \* ARABIC </w:instrText>
        </w:r>
      </w:ins>
      <w:r>
        <w:fldChar w:fldCharType="separate"/>
      </w:r>
      <w:ins w:id="715" w:author="Maximilian Schmitz" w:date="2015-06-19T09:20:00Z">
        <w:r w:rsidR="00867956">
          <w:rPr>
            <w:noProof/>
          </w:rPr>
          <w:t>4</w:t>
        </w:r>
      </w:ins>
      <w:ins w:id="716" w:author="Maximilian Schmitz" w:date="2015-06-17T20:08:00Z">
        <w:r>
          <w:fldChar w:fldCharType="end"/>
        </w:r>
        <w:bookmarkEnd w:id="712"/>
        <w:r>
          <w:t>: Spielfeld mit Kollisionsboxen</w:t>
        </w:r>
      </w:ins>
      <w:bookmarkEnd w:id="713"/>
    </w:p>
    <w:p w14:paraId="09683D48" w14:textId="77777777" w:rsidR="00036FA5" w:rsidRDefault="00036FA5">
      <w:pPr>
        <w:rPr>
          <w:ins w:id="717" w:author="Maximilian Schmitz" w:date="2015-06-17T19:55:00Z"/>
        </w:rPr>
        <w:pPrChange w:id="718" w:author="Maximilian Schmitz" w:date="2015-06-04T19:48:00Z">
          <w:pPr>
            <w:pStyle w:val="berschrift3"/>
          </w:pPr>
        </w:pPrChange>
      </w:pPr>
    </w:p>
    <w:p w14:paraId="7F039731" w14:textId="77777777" w:rsidR="00036FA5" w:rsidRDefault="00D359A1">
      <w:pPr>
        <w:rPr>
          <w:ins w:id="719" w:author="Maximilian Schmitz" w:date="2015-06-17T20:26:00Z"/>
        </w:rPr>
        <w:pPrChange w:id="720" w:author="Maximilian Schmitz" w:date="2015-06-04T19:48:00Z">
          <w:pPr>
            <w:pStyle w:val="berschrift3"/>
          </w:pPr>
        </w:pPrChange>
      </w:pPr>
      <w:ins w:id="721" w:author="Maximilian Schmitz" w:date="2015-06-17T20:10:00Z">
        <w:r>
          <w:t xml:space="preserve">Weiterhin </w:t>
        </w:r>
      </w:ins>
      <w:ins w:id="722" w:author="Maximilian Schmitz" w:date="2015-06-17T20:25:00Z">
        <w:r w:rsidR="00B93913">
          <w:t xml:space="preserve">ist im Spiel eine Torerkennung und daraufhin das Ausführen eines Anstoß implementiert. </w:t>
        </w:r>
      </w:ins>
      <w:ins w:id="723" w:author="Maximilian Schmitz" w:date="2015-06-17T20:26:00Z">
        <w:r w:rsidR="00B93913">
          <w:t>Diese sind in einer für die Unreal Engine spezifischen Technologie, die sich Blueprint nennt, umgesetzt.</w:t>
        </w:r>
      </w:ins>
    </w:p>
    <w:p w14:paraId="47CC412A" w14:textId="77777777" w:rsidR="00B93913" w:rsidRDefault="00B93913">
      <w:pPr>
        <w:rPr>
          <w:ins w:id="724" w:author="Maximilian Schmitz" w:date="2015-06-17T20:29:00Z"/>
        </w:rPr>
        <w:pPrChange w:id="725" w:author="Maximilian Schmitz" w:date="2015-06-04T19:48:00Z">
          <w:pPr>
            <w:pStyle w:val="berschrift3"/>
          </w:pPr>
        </w:pPrChange>
      </w:pPr>
      <w:ins w:id="726" w:author="Maximilian Schmitz" w:date="2015-06-17T20:27:00Z">
        <w:r>
          <w:t xml:space="preserve">Blueprints sind ein Ansatz der grafischen Programmierung. </w:t>
        </w:r>
      </w:ins>
      <w:ins w:id="727" w:author="Maximilian Schmitz" w:date="2015-06-17T20:28:00Z">
        <w:r>
          <w:t xml:space="preserve">Darin lassen sich relativ komfortabel Funktionen modellieren. </w:t>
        </w:r>
      </w:ins>
      <w:ins w:id="728"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729" w:author="Maximilian Schmitz" w:date="2015-06-17T20:43:00Z"/>
        </w:rPr>
        <w:pPrChange w:id="730" w:author="Maximilian Schmitz" w:date="2015-06-04T19:48:00Z">
          <w:pPr>
            <w:pStyle w:val="berschrift3"/>
          </w:pPr>
        </w:pPrChange>
      </w:pPr>
      <w:ins w:id="731" w:author="Maximilian Schmitz" w:date="2015-06-17T20:30:00Z">
        <w:r>
          <w:t xml:space="preserve">Ein Blueprint kann eine oder mehrere logische Funktionalitäten enthalten. </w:t>
        </w:r>
      </w:ins>
      <w:ins w:id="732" w:author="Maximilian Schmitz" w:date="2015-06-17T20:32:00Z">
        <w:r>
          <w:t>Funktionsaufrufe oder Events sind als Rechtecke dargestellt. Verbunden sind diese Rechtecke über verschiedenfarbige Linien. Diese Linien repräsentieren Kontroll</w:t>
        </w:r>
      </w:ins>
      <w:ins w:id="733" w:author="Admin" w:date="2015-07-06T14:25:00Z">
        <w:r w:rsidR="00601564">
          <w:t>-</w:t>
        </w:r>
      </w:ins>
      <w:ins w:id="734" w:author="Maximilian Schmitz" w:date="2015-06-17T20:32:00Z">
        <w:del w:id="735" w:author="Admin" w:date="2015-07-06T14:25:00Z">
          <w:r w:rsidDel="00601564">
            <w:delText>flüssen</w:delText>
          </w:r>
        </w:del>
      </w:ins>
      <w:ins w:id="736" w:author="Admin" w:date="2015-07-06T14:24:00Z">
        <w:r w:rsidR="00601564">
          <w:t xml:space="preserve"> und Datenflüsse</w:t>
        </w:r>
      </w:ins>
      <w:ins w:id="737" w:author="Maximilian Schmitz" w:date="2015-06-17T20:32:00Z">
        <w:r>
          <w:t>. D</w:t>
        </w:r>
      </w:ins>
      <w:ins w:id="738" w:author="Admin" w:date="2015-07-06T14:25:00Z">
        <w:r w:rsidR="00373351">
          <w:t>ie</w:t>
        </w:r>
      </w:ins>
      <w:ins w:id="739" w:author="Maximilian Schmitz" w:date="2015-06-17T20:32:00Z">
        <w:del w:id="740" w:author="Admin" w:date="2015-07-06T14:25:00Z">
          <w:r w:rsidDel="00373351">
            <w:delText>as sind zum einen</w:delText>
          </w:r>
        </w:del>
        <w:r>
          <w:t xml:space="preserve"> </w:t>
        </w:r>
      </w:ins>
      <w:ins w:id="741" w:author="Maximilian Schmitz" w:date="2015-06-17T20:33:00Z">
        <w:r>
          <w:t>Kontrollflüsse</w:t>
        </w:r>
      </w:ins>
      <w:ins w:id="742" w:author="Admin" w:date="2015-07-06T14:25:00Z">
        <w:r w:rsidR="00373351">
          <w:t xml:space="preserve"> bestimmen die Reihenfolge</w:t>
        </w:r>
      </w:ins>
      <w:ins w:id="743" w:author="Maximilian Schmitz" w:date="2015-06-17T20:33:00Z">
        <w:del w:id="744" w:author="Admin" w:date="2015-07-06T14:25:00Z">
          <w:r w:rsidDel="00373351">
            <w:delText>,</w:delText>
          </w:r>
        </w:del>
        <w:r>
          <w:t xml:space="preserve"> d</w:t>
        </w:r>
      </w:ins>
      <w:ins w:id="745" w:author="Admin" w:date="2015-07-06T14:25:00Z">
        <w:r w:rsidR="00373351">
          <w:t>er</w:t>
        </w:r>
      </w:ins>
      <w:ins w:id="746" w:author="Maximilian Schmitz" w:date="2015-06-17T20:33:00Z">
        <w:del w:id="747" w:author="Admin" w:date="2015-07-06T14:25:00Z">
          <w:r w:rsidDel="00373351">
            <w:delText>ie</w:delText>
          </w:r>
        </w:del>
        <w:r>
          <w:t xml:space="preserve"> Methodenaufrufe</w:t>
        </w:r>
        <w:del w:id="748" w:author="Admin" w:date="2015-07-06T14:25:00Z">
          <w:r w:rsidDel="00373351">
            <w:delText xml:space="preserve"> weitergeben</w:delText>
          </w:r>
        </w:del>
        <w:r>
          <w:t xml:space="preserve">. </w:t>
        </w:r>
      </w:ins>
      <w:ins w:id="749" w:author="Maximilian Schmitz" w:date="2015-06-17T20:34:00Z">
        <w:r>
          <w:t xml:space="preserve">Zum anderen </w:t>
        </w:r>
        <w:del w:id="750" w:author="Admin" w:date="2015-07-06T14:27:00Z">
          <w:r w:rsidDel="00373351">
            <w:delText>sind</w:delText>
          </w:r>
        </w:del>
      </w:ins>
      <w:ins w:id="751" w:author="Admin" w:date="2015-07-06T14:27:00Z">
        <w:r w:rsidR="00373351">
          <w:t>werden</w:t>
        </w:r>
      </w:ins>
      <w:ins w:id="752" w:author="Maximilian Schmitz" w:date="2015-06-17T20:34:00Z">
        <w:r>
          <w:t xml:space="preserve"> die</w:t>
        </w:r>
      </w:ins>
      <w:ins w:id="753" w:author="Admin" w:date="2015-07-06T14:26:00Z">
        <w:r w:rsidR="00373351">
          <w:t xml:space="preserve"> Datenflüsse zum Austausch von </w:t>
        </w:r>
      </w:ins>
      <w:ins w:id="754" w:author="Maximilian Schmitz" w:date="2015-06-17T20:34:00Z">
        <w:del w:id="755" w:author="Admin" w:date="2015-07-06T14:26:00Z">
          <w:r w:rsidDel="00373351">
            <w:delText xml:space="preserve">se Kontrollflüsse </w:delText>
          </w:r>
        </w:del>
        <w:r>
          <w:t xml:space="preserve">Variablen, </w:t>
        </w:r>
        <w:del w:id="756" w:author="Admin" w:date="2015-07-06T14:27:00Z">
          <w:r w:rsidDel="00373351">
            <w:delText xml:space="preserve">die </w:delText>
          </w:r>
        </w:del>
        <w:r>
          <w:t>als Rückgabewerte einer Funktion</w:t>
        </w:r>
      </w:ins>
      <w:ins w:id="757" w:author="Admin" w:date="2015-07-06T14:27:00Z">
        <w:r w:rsidR="00373351">
          <w:t xml:space="preserve"> oder</w:t>
        </w:r>
      </w:ins>
      <w:ins w:id="758" w:author="Maximilian Schmitz" w:date="2015-06-17T20:34:00Z">
        <w:r>
          <w:t xml:space="preserve"> als Übergabeparameter an eine andere Funktion </w:t>
        </w:r>
      </w:ins>
      <w:ins w:id="759" w:author="Admin" w:date="2015-07-06T14:27:00Z">
        <w:r w:rsidR="00373351">
          <w:lastRenderedPageBreak/>
          <w:t>verwendet</w:t>
        </w:r>
      </w:ins>
      <w:ins w:id="760" w:author="Maximilian Schmitz" w:date="2015-06-17T20:34:00Z">
        <w:del w:id="761" w:author="Admin" w:date="2015-07-06T14:27:00Z">
          <w:r w:rsidDel="00373351">
            <w:delText>übergeben werden</w:delText>
          </w:r>
        </w:del>
        <w:r>
          <w:t xml:space="preserve">. </w:t>
        </w:r>
      </w:ins>
      <w:ins w:id="762" w:author="Maximilian Schmitz" w:date="2015-06-17T20:38:00Z">
        <w:r w:rsidR="0098221C">
          <w:t>Verschiedene Farben symbolisieren verschiedene Typen von Variablen. Dadurch ist auch ein komplexes Blueprint übersichtlich gehalten.</w:t>
        </w:r>
      </w:ins>
    </w:p>
    <w:p w14:paraId="738B82FE" w14:textId="77777777" w:rsidR="0098221C" w:rsidRDefault="0098221C">
      <w:pPr>
        <w:rPr>
          <w:ins w:id="763" w:author="Maximilian Schmitz" w:date="2015-06-17T20:43:00Z"/>
        </w:rPr>
        <w:pPrChange w:id="764" w:author="Maximilian Schmitz" w:date="2015-06-04T19:48:00Z">
          <w:pPr>
            <w:pStyle w:val="berschrift3"/>
          </w:pPr>
        </w:pPrChange>
      </w:pPr>
      <w:ins w:id="765" w:author="Maximilian Schmitz" w:date="2015-06-17T20:44:00Z">
        <w:r>
          <w:t xml:space="preserve">In </w:t>
        </w:r>
      </w:ins>
      <w:ins w:id="766" w:author="Maximilian Schmitz" w:date="2015-06-17T20:45:00Z">
        <w:r>
          <w:fldChar w:fldCharType="begin"/>
        </w:r>
        <w:r>
          <w:instrText xml:space="preserve"> REF _Ref422337232 \h </w:instrText>
        </w:r>
      </w:ins>
      <w:r>
        <w:fldChar w:fldCharType="separate"/>
      </w:r>
      <w:ins w:id="767" w:author="Maximilian Schmitz" w:date="2015-06-19T09:20:00Z">
        <w:r w:rsidR="00867956">
          <w:t xml:space="preserve">Abbildung </w:t>
        </w:r>
        <w:r w:rsidR="00867956">
          <w:rPr>
            <w:noProof/>
          </w:rPr>
          <w:t>5</w:t>
        </w:r>
      </w:ins>
      <w:ins w:id="768"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769" w:author="Maximilian Schmitz" w:date="2015-06-17T20:46:00Z">
        <w:r w:rsidR="00C74556">
          <w:t xml:space="preserve">Dann wird geprüft welches Team das Tor erzielt hat und die Durchführung eines </w:t>
        </w:r>
      </w:ins>
      <w:ins w:id="770" w:author="Maximilian Schmitz" w:date="2015-06-17T20:47:00Z">
        <w:r w:rsidR="00C74556">
          <w:t>Anstoßes</w:t>
        </w:r>
      </w:ins>
      <w:ins w:id="771" w:author="Maximilian Schmitz" w:date="2015-06-17T20:46:00Z">
        <w:r w:rsidR="00C74556">
          <w:t xml:space="preserve"> angestoßen.</w:t>
        </w:r>
      </w:ins>
    </w:p>
    <w:p w14:paraId="4A2D38F2" w14:textId="77777777" w:rsidR="0098221C" w:rsidRDefault="0098221C">
      <w:pPr>
        <w:keepNext/>
        <w:rPr>
          <w:ins w:id="772" w:author="Maximilian Schmitz" w:date="2015-06-17T20:44:00Z"/>
        </w:rPr>
        <w:pPrChange w:id="773" w:author="Maximilian Schmitz" w:date="2015-06-17T20:44:00Z">
          <w:pPr/>
        </w:pPrChange>
      </w:pPr>
      <w:ins w:id="774"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775" w:author="Maximilian Schmitz" w:date="2015-06-17T20:47:00Z"/>
        </w:rPr>
        <w:pPrChange w:id="776" w:author="Maximilian Schmitz" w:date="2015-06-17T20:44:00Z">
          <w:pPr>
            <w:pStyle w:val="berschrift3"/>
          </w:pPr>
        </w:pPrChange>
      </w:pPr>
      <w:bookmarkStart w:id="777" w:name="_Ref422337232"/>
      <w:bookmarkStart w:id="778" w:name="_Toc422468977"/>
      <w:ins w:id="779" w:author="Maximilian Schmitz" w:date="2015-06-17T20:44:00Z">
        <w:r>
          <w:t xml:space="preserve">Abbildung </w:t>
        </w:r>
        <w:r>
          <w:fldChar w:fldCharType="begin"/>
        </w:r>
        <w:r>
          <w:instrText xml:space="preserve"> SEQ Abbildung \* ARABIC </w:instrText>
        </w:r>
      </w:ins>
      <w:r>
        <w:fldChar w:fldCharType="separate"/>
      </w:r>
      <w:ins w:id="780" w:author="Maximilian Schmitz" w:date="2015-06-19T09:20:00Z">
        <w:r w:rsidR="00867956">
          <w:rPr>
            <w:noProof/>
          </w:rPr>
          <w:t>5</w:t>
        </w:r>
      </w:ins>
      <w:ins w:id="781" w:author="Maximilian Schmitz" w:date="2015-06-17T20:44:00Z">
        <w:r>
          <w:fldChar w:fldCharType="end"/>
        </w:r>
        <w:bookmarkEnd w:id="777"/>
        <w:r>
          <w:t>: Blueprint für die Torerkennung</w:t>
        </w:r>
      </w:ins>
      <w:bookmarkEnd w:id="778"/>
    </w:p>
    <w:p w14:paraId="2D7BC68C" w14:textId="77777777" w:rsidR="00C74556" w:rsidRDefault="00C74556">
      <w:pPr>
        <w:rPr>
          <w:ins w:id="782" w:author="Maximilian Schmitz" w:date="2015-06-17T20:47:00Z"/>
        </w:rPr>
        <w:pPrChange w:id="783" w:author="Maximilian Schmitz" w:date="2015-06-17T20:47:00Z">
          <w:pPr>
            <w:pStyle w:val="berschrift3"/>
          </w:pPr>
        </w:pPrChange>
      </w:pPr>
    </w:p>
    <w:p w14:paraId="007CACF9" w14:textId="77777777" w:rsidR="00A75BD7" w:rsidRDefault="00C74556">
      <w:pPr>
        <w:rPr>
          <w:ins w:id="784" w:author="Maximilian Schmitz" w:date="2015-06-18T10:34:00Z"/>
        </w:rPr>
        <w:pPrChange w:id="785" w:author="Maximilian Schmitz" w:date="2015-06-17T20:47:00Z">
          <w:pPr>
            <w:pStyle w:val="berschrift3"/>
          </w:pPr>
        </w:pPrChange>
      </w:pPr>
      <w:ins w:id="786" w:author="Maximilian Schmitz" w:date="2015-06-17T20:51:00Z">
        <w:r>
          <w:t xml:space="preserve">Genauso sind weitere Funktionalitäten, die </w:t>
        </w:r>
      </w:ins>
      <w:ins w:id="787" w:author="Maximilian Schmitz" w:date="2015-06-17T20:52:00Z">
        <w:r>
          <w:t>das Zurücksetzen des Balls nach Ablauf eines Timer</w:t>
        </w:r>
      </w:ins>
      <w:ins w:id="788" w:author="Maximilian Schmitz" w:date="2015-06-17T20:53:00Z">
        <w:r>
          <w:t>s</w:t>
        </w:r>
      </w:ins>
      <w:ins w:id="789" w:author="Maximilian Schmitz" w:date="2015-06-17T20:52:00Z">
        <w:r>
          <w:t xml:space="preserve"> von 10 Sekunden </w:t>
        </w:r>
      </w:ins>
      <w:ins w:id="790" w:author="Maximilian Schmitz" w:date="2015-06-17T20:53:00Z">
        <w:r>
          <w:t>oder die Messung der Spie</w:t>
        </w:r>
        <w:r w:rsidR="00922210">
          <w:t>lzeit in Blueprints realisiert.</w:t>
        </w:r>
      </w:ins>
    </w:p>
    <w:p w14:paraId="4A048434" w14:textId="77777777" w:rsidR="00922210" w:rsidRDefault="00922210">
      <w:pPr>
        <w:rPr>
          <w:ins w:id="791" w:author="Maximilian Schmitz" w:date="2015-06-18T10:31:00Z"/>
        </w:rPr>
        <w:pPrChange w:id="792" w:author="Maximilian Schmitz" w:date="2015-06-17T20:47:00Z">
          <w:pPr>
            <w:pStyle w:val="berschrift3"/>
          </w:pPr>
        </w:pPrChange>
      </w:pPr>
    </w:p>
    <w:p w14:paraId="2A509E21" w14:textId="77777777" w:rsidR="00922210" w:rsidRDefault="00922210">
      <w:pPr>
        <w:rPr>
          <w:ins w:id="793" w:author="Maximilian Schmitz" w:date="2015-06-18T10:35:00Z"/>
        </w:rPr>
        <w:pPrChange w:id="794" w:author="Maximilian Schmitz" w:date="2015-06-17T20:47:00Z">
          <w:pPr>
            <w:pStyle w:val="berschrift3"/>
          </w:pPr>
        </w:pPrChange>
      </w:pPr>
      <w:ins w:id="795" w:author="Maximilian Schmitz" w:date="2015-06-18T10:31:00Z">
        <w:r>
          <w:t xml:space="preserve">Die Konfiguration des Spiels wird </w:t>
        </w:r>
      </w:ins>
      <w:ins w:id="796" w:author="Maximilian Schmitz" w:date="2015-06-18T10:32:00Z">
        <w:r>
          <w:t xml:space="preserve">aus der Datei </w:t>
        </w:r>
      </w:ins>
      <w:ins w:id="797" w:author="Maximilian Schmitz" w:date="2015-06-18T10:34:00Z">
        <w:r>
          <w:t xml:space="preserve">„Teams.xml“ eingelesen. Darin ist spezifiziert aus welchen XML-Dateien die </w:t>
        </w:r>
      </w:ins>
      <w:ins w:id="798" w:author="Maximilian Schmitz" w:date="2015-06-18T10:35:00Z">
        <w:r>
          <w:t>Konfiguration</w:t>
        </w:r>
      </w:ins>
      <w:ins w:id="799" w:author="Maximilian Schmitz" w:date="2015-06-18T10:34:00Z">
        <w:r>
          <w:t xml:space="preserve"> der beiden Teams gelesen werden soll. </w:t>
        </w:r>
      </w:ins>
      <w:ins w:id="800" w:author="Maximilian Schmitz" w:date="2015-06-18T10:35:00Z">
        <w:r>
          <w:t>Außerdem wird hier die Spieldauer für ein Spiel festgelegt.</w:t>
        </w:r>
      </w:ins>
    </w:p>
    <w:p w14:paraId="71CF11C1" w14:textId="26466517" w:rsidR="00922210" w:rsidRDefault="00922210">
      <w:pPr>
        <w:rPr>
          <w:ins w:id="801" w:author="Maximilian Schmitz" w:date="2015-06-18T10:37:00Z"/>
        </w:rPr>
        <w:pPrChange w:id="802" w:author="Maximilian Schmitz" w:date="2015-06-17T20:47:00Z">
          <w:pPr>
            <w:pStyle w:val="berschrift3"/>
          </w:pPr>
        </w:pPrChange>
      </w:pPr>
      <w:ins w:id="803" w:author="Maximilian Schmitz" w:date="2015-06-18T10:36:00Z">
        <w:r>
          <w:t xml:space="preserve">In den Konfigurationsdateien der einzelnen Teams </w:t>
        </w:r>
      </w:ins>
      <w:ins w:id="804" w:author="Maximilian Schmitz" w:date="2015-06-18T10:37:00Z">
        <w:r w:rsidR="00462BD4">
          <w:t>werden</w:t>
        </w:r>
      </w:ins>
      <w:ins w:id="805" w:author="Maximilian Schmitz" w:date="2015-06-18T10:36:00Z">
        <w:r w:rsidR="00462BD4">
          <w:t xml:space="preserve"> für jeden Spieler ein KI-Skript, ein Name und die Startposition angegeben.</w:t>
        </w:r>
      </w:ins>
      <w:ins w:id="806" w:author="Maximilian Schmitz" w:date="2015-06-18T10:38:00Z">
        <w:r w:rsidR="00462BD4">
          <w:t xml:space="preserve"> </w:t>
        </w:r>
        <w:del w:id="807" w:author="Admin" w:date="2015-07-06T14:29:00Z">
          <w:r w:rsidR="00462BD4" w:rsidDel="00373351">
            <w:fldChar w:fldCharType="begin"/>
          </w:r>
          <w:r w:rsidR="00462BD4" w:rsidDel="00373351">
            <w:delInstrText xml:space="preserve"> REF _Ref422166503 \h </w:delInstrText>
          </w:r>
        </w:del>
      </w:ins>
      <w:del w:id="808" w:author="Admin" w:date="2015-07-06T14:29:00Z">
        <w:r w:rsidR="00462BD4" w:rsidDel="00373351">
          <w:fldChar w:fldCharType="separate"/>
        </w:r>
      </w:del>
      <w:ins w:id="809" w:author="Maximilian Schmitz" w:date="2015-06-19T09:20:00Z">
        <w:del w:id="810" w:author="Admin" w:date="2015-07-06T14:29:00Z">
          <w:r w:rsidR="00867956" w:rsidDel="00373351">
            <w:delText xml:space="preserve">Abbildung </w:delText>
          </w:r>
          <w:r w:rsidR="00867956" w:rsidDel="00373351">
            <w:rPr>
              <w:noProof/>
            </w:rPr>
            <w:delText>1</w:delText>
          </w:r>
        </w:del>
      </w:ins>
      <w:del w:id="811" w:author="Admin" w:date="2015-07-06T14:29:00Z">
        <w:r w:rsidR="00462BD4" w:rsidDel="00373351">
          <w:fldChar w:fldCharType="end"/>
        </w:r>
      </w:del>
      <w:ins w:id="812" w:author="Maximilian Schmitz" w:date="2015-06-18T10:38:00Z">
        <w:r w:rsidR="00462BD4">
          <w:fldChar w:fldCharType="begin"/>
        </w:r>
        <w:r w:rsidR="00462BD4">
          <w:instrText xml:space="preserve"> REF _Ref422387246 \h </w:instrText>
        </w:r>
      </w:ins>
      <w:r w:rsidR="00462BD4">
        <w:fldChar w:fldCharType="separate"/>
      </w:r>
      <w:ins w:id="813" w:author="Maximilian Schmitz" w:date="2015-06-19T09:20:00Z">
        <w:r w:rsidR="00867956">
          <w:t xml:space="preserve">Abbildung </w:t>
        </w:r>
        <w:r w:rsidR="00867956">
          <w:rPr>
            <w:noProof/>
          </w:rPr>
          <w:t>6</w:t>
        </w:r>
      </w:ins>
      <w:ins w:id="814" w:author="Maximilian Schmitz" w:date="2015-06-18T10:38:00Z">
        <w:r w:rsidR="00462BD4">
          <w:fldChar w:fldCharType="end"/>
        </w:r>
        <w:r w:rsidR="00462BD4">
          <w:t xml:space="preserve"> zeigt eine solche </w:t>
        </w:r>
        <w:del w:id="815" w:author="Admin" w:date="2015-07-06T14:30:00Z">
          <w:r w:rsidR="00462BD4" w:rsidDel="00373351">
            <w:delText>Datei</w:delText>
          </w:r>
        </w:del>
      </w:ins>
      <w:ins w:id="816" w:author="Admin" w:date="2015-07-06T14:30:00Z">
        <w:r w:rsidR="00373351">
          <w:t>Teamkonfiguration</w:t>
        </w:r>
      </w:ins>
      <w:ins w:id="817" w:author="Maximilian Schmitz" w:date="2015-06-18T10:38:00Z">
        <w:r w:rsidR="00462BD4">
          <w:t>.</w:t>
        </w:r>
      </w:ins>
    </w:p>
    <w:p w14:paraId="2FE91B0A" w14:textId="77777777" w:rsidR="00462BD4" w:rsidRDefault="00462BD4">
      <w:pPr>
        <w:rPr>
          <w:ins w:id="818" w:author="Maximilian Schmitz" w:date="2015-06-18T10:37:00Z"/>
        </w:rPr>
        <w:pPrChange w:id="819" w:author="Maximilian Schmitz" w:date="2015-06-17T20:47:00Z">
          <w:pPr>
            <w:pStyle w:val="berschrift3"/>
          </w:pPr>
        </w:pPrChange>
      </w:pPr>
    </w:p>
    <w:p w14:paraId="1CBF2747" w14:textId="77777777" w:rsidR="00462BD4" w:rsidRDefault="00462BD4">
      <w:pPr>
        <w:keepNext/>
        <w:rPr>
          <w:ins w:id="820" w:author="Maximilian Schmitz" w:date="2015-06-18T10:38:00Z"/>
        </w:rPr>
        <w:pPrChange w:id="821" w:author="Maximilian Schmitz" w:date="2015-06-18T10:38:00Z">
          <w:pPr/>
        </w:pPrChange>
      </w:pPr>
      <w:ins w:id="822"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823" w:author="Maximilian Schmitz" w:date="2015-06-18T10:38:00Z"/>
        </w:rPr>
        <w:pPrChange w:id="824" w:author="Maximilian Schmitz" w:date="2015-06-18T10:38:00Z">
          <w:pPr>
            <w:pStyle w:val="berschrift3"/>
          </w:pPr>
        </w:pPrChange>
      </w:pPr>
      <w:bookmarkStart w:id="825" w:name="_Ref422387246"/>
      <w:bookmarkStart w:id="826" w:name="_Toc422468978"/>
      <w:ins w:id="827" w:author="Maximilian Schmitz" w:date="2015-06-18T10:38:00Z">
        <w:r>
          <w:t xml:space="preserve">Abbildung </w:t>
        </w:r>
        <w:r>
          <w:fldChar w:fldCharType="begin"/>
        </w:r>
        <w:r>
          <w:instrText xml:space="preserve"> SEQ Abbildung \* ARABIC </w:instrText>
        </w:r>
      </w:ins>
      <w:r>
        <w:fldChar w:fldCharType="separate"/>
      </w:r>
      <w:ins w:id="828" w:author="Maximilian Schmitz" w:date="2015-06-19T09:20:00Z">
        <w:r w:rsidR="00867956">
          <w:rPr>
            <w:noProof/>
          </w:rPr>
          <w:t>6</w:t>
        </w:r>
      </w:ins>
      <w:ins w:id="829" w:author="Maximilian Schmitz" w:date="2015-06-18T10:38:00Z">
        <w:r>
          <w:fldChar w:fldCharType="end"/>
        </w:r>
        <w:bookmarkEnd w:id="825"/>
        <w:r>
          <w:t>: Konfiguration eines Teams</w:t>
        </w:r>
        <w:bookmarkEnd w:id="826"/>
      </w:ins>
    </w:p>
    <w:p w14:paraId="33AD0AA1" w14:textId="3FD8F8E5" w:rsidR="00462BD4" w:rsidRPr="00EC6D6C" w:rsidRDefault="00462BD4">
      <w:pPr>
        <w:rPr>
          <w:ins w:id="830" w:author="Maximilian Schmitz" w:date="2015-06-17T20:53:00Z"/>
        </w:rPr>
        <w:pPrChange w:id="831" w:author="Maximilian Schmitz" w:date="2015-06-18T10:38:00Z">
          <w:pPr>
            <w:pStyle w:val="berschrift3"/>
          </w:pPr>
        </w:pPrChange>
      </w:pPr>
      <w:ins w:id="832" w:author="Maximilian Schmitz" w:date="2015-06-18T10:39:00Z">
        <w:r>
          <w:t xml:space="preserve">Das Auslesen der XML-Dateien erfolgt über einen in C++ realisierten Parser beim Starten des Programms. </w:t>
        </w:r>
      </w:ins>
      <w:ins w:id="833" w:author="Maximilian Schmitz" w:date="2015-06-18T10:41:00Z">
        <w:r>
          <w:t xml:space="preserve">Die Konfiguration über XML-Dateien ist sinnvoll, da XML auch von Menschen gut </w:t>
        </w:r>
        <w:del w:id="834" w:author="Admin" w:date="2015-07-06T14:30:00Z">
          <w:r w:rsidDel="00373351">
            <w:delText>gelesen</w:delText>
          </w:r>
        </w:del>
      </w:ins>
      <w:ins w:id="835" w:author="Admin" w:date="2015-07-06T14:30:00Z">
        <w:r w:rsidR="00373351">
          <w:t>bearbeitet</w:t>
        </w:r>
      </w:ins>
      <w:ins w:id="836" w:author="Maximilian Schmitz" w:date="2015-06-18T10:41:00Z">
        <w:r>
          <w:t xml:space="preserve"> werden kann und weit verbreitet ist. Es wird ermöglicht, dass bei der Erstellung der künstlichen Intelligenzen für jeden Spieler eine spezielle Version erstellt werden kann. </w:t>
        </w:r>
      </w:ins>
      <w:ins w:id="837"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838" w:author="Maximilian Schmitz" w:date="2015-06-17T20:54:00Z"/>
        </w:rPr>
        <w:pPrChange w:id="839" w:author="Maximilian Schmitz" w:date="2015-06-17T20:47:00Z">
          <w:pPr>
            <w:pStyle w:val="berschrift3"/>
          </w:pPr>
        </w:pPrChange>
      </w:pPr>
    </w:p>
    <w:p w14:paraId="3B427273" w14:textId="77777777" w:rsidR="00C74556" w:rsidRPr="00EC6D6C" w:rsidRDefault="00C74556">
      <w:pPr>
        <w:rPr>
          <w:ins w:id="840" w:author="Maximilian Schmitz" w:date="2015-06-17T15:00:00Z"/>
        </w:rPr>
        <w:pPrChange w:id="841" w:author="Maximilian Schmitz" w:date="2015-06-17T20:47:00Z">
          <w:pPr>
            <w:pStyle w:val="berschrift3"/>
          </w:pPr>
        </w:pPrChange>
      </w:pPr>
      <w:ins w:id="842" w:author="Maximilian Schmitz" w:date="2015-06-17T20:54:00Z">
        <w:r>
          <w:t xml:space="preserve">Im Bereich der Regelimplementierung gibt es noch einige Möglichkeiten zur Erweiterung. </w:t>
        </w:r>
      </w:ins>
      <w:ins w:id="843" w:author="Maximilian Schmitz" w:date="2015-06-17T20:55:00Z">
        <w:r>
          <w:t xml:space="preserve">Beispielsweise </w:t>
        </w:r>
        <w:r w:rsidR="00AF56BA">
          <w:t xml:space="preserve">fehlt die Erkennung der Abseitsregel oder die Erkennung von Fouls. Wobei hier </w:t>
        </w:r>
      </w:ins>
      <w:ins w:id="844" w:author="Maximilian Schmitz" w:date="2015-06-17T20:56:00Z">
        <w:r w:rsidR="00AF56BA">
          <w:t xml:space="preserve">vor allem die Erkennung desjenigen Spielers, der ein Foul begeht schwierig zu lösen ist. </w:t>
        </w:r>
      </w:ins>
      <w:ins w:id="845"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846" w:author="Maximilian Schmitz" w:date="2015-06-18T20:28:00Z"/>
        </w:rPr>
      </w:pPr>
      <w:bookmarkStart w:id="847" w:name="_Toc422468963"/>
      <w:ins w:id="848" w:author="Maximilian Schmitz" w:date="2015-06-17T15:00:00Z">
        <w:r>
          <w:t>Spielerimplementierung</w:t>
        </w:r>
      </w:ins>
      <w:bookmarkEnd w:id="847"/>
    </w:p>
    <w:p w14:paraId="103D99CC" w14:textId="77777777" w:rsidR="00F908E2" w:rsidRPr="00321258" w:rsidRDefault="00F908E2">
      <w:pPr>
        <w:rPr>
          <w:ins w:id="849" w:author="Maximilian Schmitz" w:date="2015-06-17T20:54:00Z"/>
        </w:rPr>
        <w:pPrChange w:id="850" w:author="Maximilian Schmitz" w:date="2015-06-18T20:28:00Z">
          <w:pPr>
            <w:pStyle w:val="berschrift3"/>
          </w:pPr>
        </w:pPrChange>
      </w:pPr>
      <w:ins w:id="851" w:author="Maximilian Schmitz" w:date="2015-06-18T20:28:00Z">
        <w:r>
          <w:t xml:space="preserve">In diesem Unterkapitel wird die Umsetzung des menschlichen Fußballspielers in der Simulation beschrieben. </w:t>
        </w:r>
      </w:ins>
      <w:ins w:id="85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853" w:author="Maximilian Schmitz" w:date="2015-06-18T10:29:00Z"/>
        </w:rPr>
        <w:pPrChange w:id="854" w:author="Maximilian Schmitz" w:date="2015-06-17T20:54:00Z">
          <w:pPr>
            <w:pStyle w:val="berschrift3"/>
          </w:pPr>
        </w:pPrChange>
      </w:pPr>
      <w:ins w:id="855" w:author="Maximilian Schmitz" w:date="2015-06-18T10:27:00Z">
        <w:r>
          <w:t xml:space="preserve">Die Implementierung der Funktionen des Spielers ist zum großen Teil im C++ Code vorgenommen. </w:t>
        </w:r>
      </w:ins>
      <w:ins w:id="856" w:author="Maximilian Schmitz" w:date="2015-06-18T10:29:00Z">
        <w:r>
          <w:t>Kleine Teile sind wie die Implementierung der Spielregeln im Blueprint umgesetzt.</w:t>
        </w:r>
      </w:ins>
    </w:p>
    <w:p w14:paraId="4817F668" w14:textId="77777777" w:rsidR="007D3074" w:rsidRDefault="007D3074">
      <w:pPr>
        <w:rPr>
          <w:ins w:id="857" w:author="Maximilian Schmitz" w:date="2015-06-18T10:31:00Z"/>
        </w:rPr>
        <w:pPrChange w:id="858" w:author="Maximilian Schmitz" w:date="2015-06-18T10:31:00Z">
          <w:pPr>
            <w:pStyle w:val="berschrift3"/>
            <w:numPr>
              <w:numId w:val="23"/>
            </w:numPr>
          </w:pPr>
        </w:pPrChange>
      </w:pPr>
      <w:ins w:id="859" w:author="Maximilian Schmitz" w:date="2015-06-18T10:30:00Z">
        <w:r>
          <w:lastRenderedPageBreak/>
          <w:t xml:space="preserve">Die hier beschriebenen Spielerfunktionalitäten können über die </w:t>
        </w:r>
      </w:ins>
      <w:ins w:id="860" w:author="Maximilian Schmitz" w:date="2015-06-18T10:31:00Z">
        <w:r>
          <w:t>Skriptschnittstelle</w:t>
        </w:r>
      </w:ins>
    </w:p>
    <w:p w14:paraId="5A54BC16" w14:textId="77777777" w:rsidR="007D3074" w:rsidRDefault="007D3074">
      <w:pPr>
        <w:rPr>
          <w:ins w:id="861" w:author="Maximilian Schmitz" w:date="2015-06-18T10:44:00Z"/>
        </w:rPr>
        <w:pPrChange w:id="862" w:author="Maximilian Schmitz" w:date="2015-06-18T10:31:00Z">
          <w:pPr>
            <w:pStyle w:val="berschrift3"/>
          </w:pPr>
        </w:pPrChange>
      </w:pPr>
      <w:ins w:id="863" w:author="Maximilian Schmitz" w:date="2015-06-18T10:30:00Z">
        <w:r>
          <w:t xml:space="preserve">durch </w:t>
        </w:r>
      </w:ins>
      <w:ins w:id="864" w:author="Maximilian Schmitz" w:date="2015-06-18T10:31:00Z">
        <w:r>
          <w:t>die künstliche Intelligenz aufgerufen werden.</w:t>
        </w:r>
      </w:ins>
    </w:p>
    <w:p w14:paraId="7FC07CB1" w14:textId="77777777" w:rsidR="00AF627C" w:rsidRDefault="00AF627C">
      <w:pPr>
        <w:rPr>
          <w:ins w:id="865" w:author="Maximilian Schmitz" w:date="2015-06-18T10:44:00Z"/>
        </w:rPr>
        <w:pPrChange w:id="866" w:author="Maximilian Schmitz" w:date="2015-06-18T10:31:00Z">
          <w:pPr>
            <w:pStyle w:val="berschrift3"/>
          </w:pPr>
        </w:pPrChange>
      </w:pPr>
    </w:p>
    <w:p w14:paraId="722B5305" w14:textId="77777777" w:rsidR="00C5179B" w:rsidRDefault="00AF627C">
      <w:pPr>
        <w:rPr>
          <w:ins w:id="867" w:author="Maximilian Schmitz" w:date="2015-07-06T18:04:00Z"/>
        </w:rPr>
        <w:pPrChange w:id="868" w:author="Maximilian Schmitz" w:date="2015-06-18T10:31:00Z">
          <w:pPr>
            <w:pStyle w:val="berschrift3"/>
          </w:pPr>
        </w:pPrChange>
      </w:pPr>
      <w:commentRangeStart w:id="869"/>
      <w:ins w:id="870" w:author="Maximilian Schmitz" w:date="2015-06-18T10:44:00Z">
        <w:r>
          <w:t>Die im Blueprint umgesetzten Funktionen</w:t>
        </w:r>
      </w:ins>
      <w:ins w:id="871" w:author="Maximilian Schmitz" w:date="2015-06-18T10:49:00Z">
        <w:r w:rsidR="00FC3779">
          <w:t xml:space="preserve"> sind das Annehmen des Balls, die Erkennung, ob der Spieler den Ball hat und die Bewegung zu einer bestimmten Position. </w:t>
        </w:r>
      </w:ins>
      <w:ins w:id="872" w:author="Maximilian Schmitz" w:date="2015-06-18T10:50:00Z">
        <w:r w:rsidR="00FC3779">
          <w:t xml:space="preserve">Diese Funktionalitäten sind nicht im C++ Code umgesetzt, da sich die Umsetzung hier deutlich komplizierter gestaltet hätte als im Blueprint. </w:t>
        </w:r>
      </w:ins>
      <w:ins w:id="873" w:author="Maximilian Schmitz" w:date="2015-06-18T10:51:00Z">
        <w:r w:rsidR="00FC3779">
          <w:t xml:space="preserve">Das liegt vor allem daran, dass auf Objekte zugegriffen werden muss, die innerhalb des verwendeten Basisspielers der Unreal Engine 4 liegen. </w:t>
        </w:r>
      </w:ins>
      <w:ins w:id="874" w:author="Maximilian Schmitz" w:date="2015-06-18T10:53:00Z">
        <w:r w:rsidR="00FC3779">
          <w:t>Der Zugriff darauf ist im Blueprint deutlich einfacher gestaltet. Die Blueprint-Funktionen werden durch Events, die von Funktionen im C++ Code gesendet werden, aufgerufen.</w:t>
        </w:r>
      </w:ins>
      <w:ins w:id="875"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876" w:author="Maximilian Schmitz" w:date="2015-07-06T18:03:00Z">
        <w:r w:rsidR="00C5179B">
          <w:t xml:space="preserve">kompiliert. Durch diese Übersetzung in Machinencode </w:t>
        </w:r>
      </w:ins>
      <w:ins w:id="877"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878" w:author="Maximilian Schmitz" w:date="2015-06-17T15:00:00Z"/>
        </w:rPr>
        <w:pPrChange w:id="879" w:author="Maximilian Schmitz" w:date="2015-06-18T10:31:00Z">
          <w:pPr>
            <w:pStyle w:val="berschrift3"/>
          </w:pPr>
        </w:pPrChange>
      </w:pPr>
      <w:ins w:id="880" w:author="Maximilian Schmitz" w:date="2015-06-18T10:53:00Z">
        <w:r>
          <w:t xml:space="preserve"> </w:t>
        </w:r>
      </w:ins>
      <w:ins w:id="881" w:author="Maximilian Schmitz" w:date="2015-06-18T10:54:00Z">
        <w:r>
          <w:t xml:space="preserve">In </w:t>
        </w:r>
        <w:r>
          <w:fldChar w:fldCharType="begin"/>
        </w:r>
        <w:r>
          <w:instrText xml:space="preserve"> REF _Ref422388188 \h </w:instrText>
        </w:r>
      </w:ins>
      <w:r>
        <w:fldChar w:fldCharType="separate"/>
      </w:r>
      <w:ins w:id="882" w:author="Maximilian Schmitz" w:date="2015-06-19T09:20:00Z">
        <w:r w:rsidR="00867956">
          <w:t xml:space="preserve">Abbildung </w:t>
        </w:r>
        <w:r w:rsidR="00867956">
          <w:rPr>
            <w:noProof/>
          </w:rPr>
          <w:t>7</w:t>
        </w:r>
      </w:ins>
      <w:ins w:id="883" w:author="Maximilian Schmitz" w:date="2015-06-18T10:54:00Z">
        <w:r>
          <w:fldChar w:fldCharType="end"/>
        </w:r>
        <w:r>
          <w:t xml:space="preserve"> sind Teile der umgesetzten Funktionalitäten zu sehen. Es ist zu erkennen, dass diese Funktionen relativ klein sind. </w:t>
        </w:r>
      </w:ins>
      <w:ins w:id="884" w:author="Maximilian Schmitz" w:date="2015-06-18T10:55:00Z">
        <w:r>
          <w:t>Eine Entsprechung im C++ Code wäre viel größer.</w:t>
        </w:r>
      </w:ins>
      <w:commentRangeEnd w:id="869"/>
      <w:r w:rsidR="00A878FD">
        <w:rPr>
          <w:rStyle w:val="Kommentarzeichen"/>
        </w:rPr>
        <w:commentReference w:id="869"/>
      </w:r>
    </w:p>
    <w:p w14:paraId="44C52855" w14:textId="77777777" w:rsidR="00915AB6" w:rsidRDefault="00915AB6">
      <w:pPr>
        <w:keepNext/>
        <w:rPr>
          <w:ins w:id="885" w:author="Maximilian Schmitz" w:date="2015-06-17T19:44:00Z"/>
        </w:rPr>
        <w:pPrChange w:id="886" w:author="Maximilian Schmitz" w:date="2015-06-17T19:44:00Z">
          <w:pPr/>
        </w:pPrChange>
      </w:pPr>
      <w:ins w:id="887"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888" w:author="Maximilian Schmitz" w:date="2015-06-18T10:55:00Z"/>
        </w:rPr>
        <w:pPrChange w:id="889" w:author="Maximilian Schmitz" w:date="2015-06-17T19:44:00Z">
          <w:pPr>
            <w:pStyle w:val="berschrift3"/>
          </w:pPr>
        </w:pPrChange>
      </w:pPr>
      <w:bookmarkStart w:id="890" w:name="_Ref422388188"/>
      <w:bookmarkStart w:id="891" w:name="_Toc422468979"/>
      <w:ins w:id="892" w:author="Maximilian Schmitz" w:date="2015-06-17T19:44:00Z">
        <w:r>
          <w:t xml:space="preserve">Abbildung </w:t>
        </w:r>
        <w:r>
          <w:fldChar w:fldCharType="begin"/>
        </w:r>
        <w:r>
          <w:instrText xml:space="preserve"> SEQ Abbildung \* ARABIC </w:instrText>
        </w:r>
      </w:ins>
      <w:r>
        <w:fldChar w:fldCharType="separate"/>
      </w:r>
      <w:ins w:id="893" w:author="Maximilian Schmitz" w:date="2015-06-19T09:20:00Z">
        <w:r w:rsidR="00867956">
          <w:rPr>
            <w:noProof/>
          </w:rPr>
          <w:t>7</w:t>
        </w:r>
      </w:ins>
      <w:ins w:id="894" w:author="Maximilian Schmitz" w:date="2015-06-17T19:44:00Z">
        <w:r>
          <w:fldChar w:fldCharType="end"/>
        </w:r>
        <w:bookmarkEnd w:id="890"/>
        <w:r>
          <w:t>: Blueprint-Funktionen des Spielers</w:t>
        </w:r>
      </w:ins>
      <w:bookmarkEnd w:id="891"/>
    </w:p>
    <w:p w14:paraId="26BE56FD" w14:textId="77777777" w:rsidR="00467292" w:rsidRDefault="00467292">
      <w:pPr>
        <w:rPr>
          <w:ins w:id="895" w:author="Maximilian Schmitz" w:date="2015-06-18T10:55:00Z"/>
        </w:rPr>
        <w:pPrChange w:id="896" w:author="Maximilian Schmitz" w:date="2015-06-18T10:55:00Z">
          <w:pPr>
            <w:pStyle w:val="berschrift3"/>
          </w:pPr>
        </w:pPrChange>
      </w:pPr>
    </w:p>
    <w:p w14:paraId="6F1BF8D5" w14:textId="77777777" w:rsidR="00E818EB" w:rsidRDefault="00A847DF">
      <w:pPr>
        <w:rPr>
          <w:ins w:id="897" w:author="Maximilian Schmitz" w:date="2015-06-18T20:02:00Z"/>
        </w:rPr>
        <w:pPrChange w:id="898" w:author="Maximilian Schmitz" w:date="2015-06-18T10:55:00Z">
          <w:pPr>
            <w:pStyle w:val="berschrift3"/>
          </w:pPr>
        </w:pPrChange>
      </w:pPr>
      <w:ins w:id="899" w:author="Maximilian Schmitz" w:date="2015-06-18T15:40:00Z">
        <w:r>
          <w:t xml:space="preserve">Die weiteren Funktionen des Spielers sind direkt im C++ Code entwickelt. </w:t>
        </w:r>
      </w:ins>
      <w:ins w:id="900" w:author="Maximilian Schmitz" w:date="2015-06-18T15:41:00Z">
        <w:r>
          <w:t>Diese finden sich</w:t>
        </w:r>
        <w:r w:rsidR="00E818EB">
          <w:t xml:space="preserve"> alle in der Datei „robot.cpp“.</w:t>
        </w:r>
      </w:ins>
    </w:p>
    <w:p w14:paraId="1F25E3D0" w14:textId="77777777" w:rsidR="00270303" w:rsidRDefault="00270303">
      <w:pPr>
        <w:rPr>
          <w:ins w:id="901" w:author="Maximilian Schmitz" w:date="2015-06-18T19:43:00Z"/>
        </w:rPr>
        <w:pPrChange w:id="902" w:author="Maximilian Schmitz" w:date="2015-06-18T10:55:00Z">
          <w:pPr>
            <w:pStyle w:val="berschrift3"/>
          </w:pPr>
        </w:pPrChange>
      </w:pPr>
    </w:p>
    <w:p w14:paraId="0BA173B7" w14:textId="77777777" w:rsidR="00E818EB" w:rsidRDefault="00E818EB">
      <w:pPr>
        <w:rPr>
          <w:ins w:id="903" w:author="Maximilian Schmitz" w:date="2015-06-18T19:46:00Z"/>
        </w:rPr>
        <w:pPrChange w:id="904" w:author="Maximilian Schmitz" w:date="2015-06-18T10:55:00Z">
          <w:pPr>
            <w:pStyle w:val="berschrift3"/>
          </w:pPr>
        </w:pPrChange>
      </w:pPr>
      <w:ins w:id="905"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906" w:author="Maximilian Schmitz" w:date="2015-06-18T19:44:00Z">
        <w:r>
          <w:t xml:space="preserve"> Für diese Funktion werden im C++ Code Berechnungen für die Geschwindigkeit und die Rotation in Bewegungsrichtung durchgeführt.</w:t>
        </w:r>
      </w:ins>
      <w:ins w:id="907" w:author="Maximilian Schmitz" w:date="2015-06-18T19:46:00Z">
        <w:r>
          <w:t xml:space="preserve"> Mit diesen Werten wird dann die Bewegungsfunktion im Blueprint aufgerufen.</w:t>
        </w:r>
      </w:ins>
    </w:p>
    <w:p w14:paraId="4BE0DC17" w14:textId="77777777" w:rsidR="00E818EB" w:rsidRDefault="00E818EB">
      <w:pPr>
        <w:rPr>
          <w:ins w:id="908" w:author="Maximilian Schmitz" w:date="2015-06-18T20:02:00Z"/>
        </w:rPr>
        <w:pPrChange w:id="909" w:author="Maximilian Schmitz" w:date="2015-06-18T10:55:00Z">
          <w:pPr>
            <w:pStyle w:val="berschrift3"/>
          </w:pPr>
        </w:pPrChange>
      </w:pPr>
      <w:ins w:id="910" w:author="Maximilian Schmitz" w:date="2015-06-18T19:46:00Z">
        <w:r>
          <w:t xml:space="preserve">Bei allen </w:t>
        </w:r>
      </w:ins>
      <w:ins w:id="911" w:author="Maximilian Schmitz" w:date="2015-06-18T19:38:00Z">
        <w:r>
          <w:t xml:space="preserve"> </w:t>
        </w:r>
      </w:ins>
      <w:ins w:id="912" w:author="Maximilian Schmitz" w:date="2015-06-18T19:48:00Z">
        <w:r>
          <w:t xml:space="preserve">Bewegungsfunktionen wird der Ausdauerwert des Spielers abhängig von der Geschwindigkeit </w:t>
        </w:r>
        <w:r w:rsidR="00A75BD7">
          <w:t xml:space="preserve">und der zurückzulegenden Distanz </w:t>
        </w:r>
      </w:ins>
      <w:ins w:id="913" w:author="Maximilian Schmitz" w:date="2015-06-18T19:49:00Z">
        <w:r w:rsidR="00A75BD7">
          <w:t>verringert</w:t>
        </w:r>
      </w:ins>
      <w:ins w:id="914" w:author="Maximilian Schmitz" w:date="2015-06-18T19:48:00Z">
        <w:r w:rsidR="00A75BD7">
          <w:t xml:space="preserve">. </w:t>
        </w:r>
      </w:ins>
      <w:ins w:id="915" w:author="Maximilian Schmitz" w:date="2015-06-18T20:01:00Z">
        <w:r w:rsidR="00482F55">
          <w:t xml:space="preserve">Hat der Spieler nicht genug Ausdauer um die Strecke mit der angegebenen Geschwindigkeit zurückzulegen, wird die Geschwindigkeit reduziert. </w:t>
        </w:r>
      </w:ins>
      <w:ins w:id="916" w:author="Maximilian Schmitz" w:date="2015-06-18T19:49:00Z">
        <w:r w:rsidR="00A75BD7">
          <w:t xml:space="preserve">Damit wird verhindert, dass Spieler sich unbegrenzt mit voller Geschwindigkeit über das Spielfeld bewegen. </w:t>
        </w:r>
      </w:ins>
      <w:ins w:id="917"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918" w:author="Maximilian Schmitz" w:date="2015-06-18T19:50:00Z"/>
        </w:rPr>
        <w:pPrChange w:id="919" w:author="Maximilian Schmitz" w:date="2015-06-18T10:55:00Z">
          <w:pPr>
            <w:pStyle w:val="berschrift3"/>
          </w:pPr>
        </w:pPrChange>
      </w:pPr>
    </w:p>
    <w:p w14:paraId="17D5CA18" w14:textId="77777777" w:rsidR="00A75BD7" w:rsidRDefault="00A75BD7">
      <w:pPr>
        <w:rPr>
          <w:ins w:id="920" w:author="Maximilian Schmitz" w:date="2015-06-18T20:02:00Z"/>
        </w:rPr>
        <w:pPrChange w:id="921" w:author="Maximilian Schmitz" w:date="2015-06-18T10:55:00Z">
          <w:pPr>
            <w:pStyle w:val="berschrift3"/>
          </w:pPr>
        </w:pPrChange>
      </w:pPr>
      <w:ins w:id="922" w:author="Maximilian Schmitz" w:date="2015-06-18T19:51:00Z">
        <w:r>
          <w:t xml:space="preserve">Der Ausdauerwert des Spielers wird </w:t>
        </w:r>
      </w:ins>
      <w:ins w:id="923" w:author="Maximilian Schmitz" w:date="2015-06-18T19:53:00Z">
        <w:r>
          <w:t>mit einem bestimmten Intervall wieder erhöht.</w:t>
        </w:r>
      </w:ins>
      <w:ins w:id="924" w:author="Maximilian Schmitz" w:date="2015-06-18T19:54:00Z">
        <w:r>
          <w:t xml:space="preserve"> Damit ist eine Erholung des Spielers von einer Anstrengung möglich.</w:t>
        </w:r>
      </w:ins>
    </w:p>
    <w:p w14:paraId="7FB6B8FB" w14:textId="77777777" w:rsidR="00270303" w:rsidRDefault="00270303">
      <w:pPr>
        <w:rPr>
          <w:ins w:id="925" w:author="Maximilian Schmitz" w:date="2015-06-18T19:54:00Z"/>
        </w:rPr>
        <w:pPrChange w:id="926" w:author="Maximilian Schmitz" w:date="2015-06-18T10:55:00Z">
          <w:pPr>
            <w:pStyle w:val="berschrift3"/>
          </w:pPr>
        </w:pPrChange>
      </w:pPr>
    </w:p>
    <w:p w14:paraId="1FE37337" w14:textId="77777777" w:rsidR="00A75BD7" w:rsidRDefault="00A75BD7">
      <w:pPr>
        <w:rPr>
          <w:ins w:id="927" w:author="Maximilian Schmitz" w:date="2015-06-18T20:02:00Z"/>
        </w:rPr>
        <w:pPrChange w:id="928" w:author="Maximilian Schmitz" w:date="2015-06-18T10:55:00Z">
          <w:pPr>
            <w:pStyle w:val="berschrift3"/>
          </w:pPr>
        </w:pPrChange>
      </w:pPr>
      <w:ins w:id="929" w:author="Maximilian Schmitz" w:date="2015-06-18T19:55:00Z">
        <w:r>
          <w:t>Im C++ Code ist die Kick-Funktion, die den Spieler den Ball kicken lässt implementiert.</w:t>
        </w:r>
      </w:ins>
      <w:ins w:id="930" w:author="Maximilian Schmitz" w:date="2015-06-18T19:56:00Z">
        <w:r>
          <w:t xml:space="preserve"> Diese Funktion </w:t>
        </w:r>
      </w:ins>
      <w:ins w:id="931" w:author="Maximilian Schmitz" w:date="2015-06-18T19:59:00Z">
        <w:r w:rsidR="00482F55">
          <w:t xml:space="preserve">ruft eine Funktion im Blueprint des Balls auf, über die eine Kraft auf den Ball eingewirkt wird. Dieser bewegt sich dann aufgrund der simulierten Physik. </w:t>
        </w:r>
      </w:ins>
      <w:ins w:id="932" w:author="Maximilian Schmitz" w:date="2015-06-18T19:53:00Z">
        <w:r>
          <w:t xml:space="preserve"> </w:t>
        </w:r>
      </w:ins>
      <w:ins w:id="933" w:author="Maximilian Schmitz" w:date="2015-06-18T20:00:00Z">
        <w:r w:rsidR="00482F55">
          <w:t>Innerhalb der Kick-Funktion wird abhängig von der Stärke des Schusses der Ausdauerwert reduziert.</w:t>
        </w:r>
      </w:ins>
      <w:ins w:id="934"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935" w:author="Maximilian Schmitz" w:date="2015-06-18T20:02:00Z"/>
        </w:rPr>
        <w:pPrChange w:id="936" w:author="Maximilian Schmitz" w:date="2015-06-18T10:55:00Z">
          <w:pPr>
            <w:pStyle w:val="berschrift3"/>
          </w:pPr>
        </w:pPrChange>
      </w:pPr>
    </w:p>
    <w:p w14:paraId="52FE8F84" w14:textId="77777777" w:rsidR="00270303" w:rsidRDefault="00270303">
      <w:pPr>
        <w:rPr>
          <w:ins w:id="937" w:author="Maximilian Schmitz" w:date="2015-06-18T20:04:00Z"/>
        </w:rPr>
        <w:pPrChange w:id="938" w:author="Maximilian Schmitz" w:date="2015-06-18T10:55:00Z">
          <w:pPr>
            <w:pStyle w:val="berschrift3"/>
          </w:pPr>
        </w:pPrChange>
      </w:pPr>
      <w:ins w:id="939" w:author="Maximilian Schmitz" w:date="2015-06-18T20:03:00Z">
        <w:r>
          <w:t xml:space="preserve">Eine weitere Gruppe von Funktionen liefert Positionen von Objekten zurück. </w:t>
        </w:r>
      </w:ins>
      <w:ins w:id="940" w:author="Maximilian Schmitz" w:date="2015-06-18T20:04:00Z">
        <w:r>
          <w:t>Die Position des Spielers und der beiden Tore sind hierbei zu jeder Zeit bekannt und werden zurückgeliefert.</w:t>
        </w:r>
      </w:ins>
    </w:p>
    <w:p w14:paraId="0AD49C97" w14:textId="77777777" w:rsidR="00270303" w:rsidRDefault="00270303">
      <w:pPr>
        <w:rPr>
          <w:ins w:id="941" w:author="Maximilian Schmitz" w:date="2015-07-06T18:05:00Z"/>
        </w:rPr>
        <w:pPrChange w:id="942" w:author="Maximilian Schmitz" w:date="2015-06-18T10:55:00Z">
          <w:pPr>
            <w:pStyle w:val="berschrift3"/>
          </w:pPr>
        </w:pPrChange>
      </w:pPr>
      <w:ins w:id="943" w:author="Maximilian Schmitz" w:date="2015-06-18T20:04:00Z">
        <w:r>
          <w:t xml:space="preserve">Die Position des Balls und anderer Spieler ist nur bekannt, wenn diese sich im Sichtfeld des Spielers befinden. </w:t>
        </w:r>
      </w:ins>
      <w:ins w:id="944" w:author="Maximilian Schmitz" w:date="2015-06-18T20:05:00Z">
        <w:r>
          <w:t>Ist das nicht der Fall werden die Spielerpositionen gar nicht zurückgeliefert. Das ist möglich, da diese als Liste zurückgegeben werden. Beim Ball wird hier die Null-Position zurückgegeben.</w:t>
        </w:r>
      </w:ins>
      <w:ins w:id="945"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946" w:author="Maximilian Schmitz" w:date="2015-06-18T20:10:00Z">
        <w:r w:rsidR="004C4941">
          <w:t xml:space="preserve">Auch ein negativer Wert ist nicht möglich, da diese Werte durch die Wahl des Koordinatensystems während des Spiels auftreten. </w:t>
        </w:r>
      </w:ins>
      <w:ins w:id="947"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948" w:author="Maximilian Schmitz" w:date="2015-06-18T20:27:00Z"/>
        </w:rPr>
        <w:pPrChange w:id="949" w:author="Maximilian Schmitz" w:date="2015-06-18T10:55:00Z">
          <w:pPr>
            <w:pStyle w:val="berschrift3"/>
          </w:pPr>
        </w:pPrChange>
      </w:pPr>
      <w:ins w:id="950" w:author="Maximilian Schmitz" w:date="2015-07-06T18:05:00Z">
        <w:r>
          <w:t xml:space="preserve">Die Wahrnehmung des Spielers ist so konfiguriert, dass er alle Objekte </w:t>
        </w:r>
      </w:ins>
      <w:commentRangeStart w:id="951"/>
      <w:ins w:id="952" w:author="Maximilian Schmitz" w:date="2015-06-18T20:14:00Z">
        <w:r w:rsidR="00EB2EF1">
          <w:t xml:space="preserve">in einem Radius von 5 Metern </w:t>
        </w:r>
      </w:ins>
      <w:ins w:id="953" w:author="Maximilian Schmitz" w:date="2015-07-06T18:06:00Z">
        <w:r>
          <w:t>wahrnehmen kann. Diese Wahrnehmung simuliert je nach Position des Objekts die Sinne Hören, Fühlen oder Sehen.</w:t>
        </w:r>
      </w:ins>
      <w:ins w:id="954" w:author="Maximilian Schmitz" w:date="2015-06-18T20:14:00Z">
        <w:r w:rsidR="00EB2EF1">
          <w:t xml:space="preserve"> Zusätzlich kann er beliebig weit entfernte Objekte in einem Horizontalen Sichtfeld von 120 Grad sehen. </w:t>
        </w:r>
      </w:ins>
      <w:ins w:id="955" w:author="Maximilian Schmitz" w:date="2015-06-18T20:18:00Z">
        <w:r w:rsidR="00A90563">
          <w:t xml:space="preserve">Das entspricht nicht unbedingt der menschlichen Realität. Es ist jedoch sehr </w:t>
        </w:r>
        <w:r w:rsidR="00A90563">
          <w:lastRenderedPageBreak/>
          <w:t>schwierig das menschliche Sehvermögen zu modellieren.</w:t>
        </w:r>
      </w:ins>
      <w:commentRangeEnd w:id="951"/>
      <w:r w:rsidR="004F7130">
        <w:rPr>
          <w:rStyle w:val="Kommentarzeichen"/>
        </w:rPr>
        <w:commentReference w:id="951"/>
      </w:r>
      <w:ins w:id="956" w:author="Maximilian Schmitz" w:date="2015-06-18T20:18:00Z">
        <w:r w:rsidR="00A90563">
          <w:t xml:space="preserve"> </w:t>
        </w:r>
      </w:ins>
      <w:ins w:id="957"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958" w:author="Maximilian Schmitz" w:date="2015-06-18T20:20:00Z">
        <w:r w:rsidR="00A90563">
          <w:t xml:space="preserve">Aus diesen Gründen wurde das Sichtsystem mit 120 Grad modelliert, in dem der Spieler alle Objekte scharf erkennen kann. </w:t>
        </w:r>
      </w:ins>
      <w:ins w:id="959"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960" w:author="Maximilian Schmitz" w:date="2015-06-18T20:27:00Z"/>
        </w:rPr>
        <w:pPrChange w:id="961" w:author="Maximilian Schmitz" w:date="2015-06-18T10:55:00Z">
          <w:pPr>
            <w:pStyle w:val="berschrift3"/>
          </w:pPr>
        </w:pPrChange>
      </w:pPr>
    </w:p>
    <w:p w14:paraId="1EE450A8" w14:textId="77777777" w:rsidR="00EC6D6C" w:rsidRDefault="00EC6D6C">
      <w:pPr>
        <w:rPr>
          <w:ins w:id="962" w:author="Maximilian Schmitz" w:date="2015-06-18T20:22:00Z"/>
        </w:rPr>
        <w:pPrChange w:id="963" w:author="Maximilian Schmitz" w:date="2015-06-18T10:55:00Z">
          <w:pPr>
            <w:pStyle w:val="berschrift3"/>
          </w:pPr>
        </w:pPrChange>
      </w:pPr>
      <w:ins w:id="964" w:author="Maximilian Schmitz" w:date="2015-06-18T20:27:00Z">
        <w:r>
          <w:t xml:space="preserve">Im Spieler sind auch Methoden zur Kommunikation implementiert. </w:t>
        </w:r>
      </w:ins>
      <w:ins w:id="965" w:author="Maximilian Schmitz" w:date="2015-06-18T20:30:00Z">
        <w:r w:rsidR="00F908E2">
          <w:t xml:space="preserve">Die Spieler besitzen eine Funktion um eine Nachricht zu sprechen. </w:t>
        </w:r>
      </w:ins>
      <w:ins w:id="966"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967"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968" w:author="Maximilian Schmitz" w:date="2015-06-18T20:22:00Z"/>
        </w:rPr>
        <w:pPrChange w:id="969" w:author="Maximilian Schmitz" w:date="2015-06-18T10:55:00Z">
          <w:pPr>
            <w:pStyle w:val="berschrift3"/>
          </w:pPr>
        </w:pPrChange>
      </w:pPr>
    </w:p>
    <w:p w14:paraId="17F3F736" w14:textId="77777777" w:rsidR="00EC6D6C" w:rsidRDefault="00EC6D6C">
      <w:pPr>
        <w:rPr>
          <w:ins w:id="970" w:author="Maximilian Schmitz" w:date="2015-06-18T20:24:00Z"/>
        </w:rPr>
        <w:pPrChange w:id="971" w:author="Maximilian Schmitz" w:date="2015-06-18T10:55:00Z">
          <w:pPr>
            <w:pStyle w:val="berschrift3"/>
          </w:pPr>
        </w:pPrChange>
      </w:pPr>
      <w:ins w:id="972"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973" w:author="Maximilian Schmitz" w:date="2015-06-18T20:25:00Z"/>
        </w:rPr>
        <w:pPrChange w:id="974" w:author="Maximilian Schmitz" w:date="2015-06-18T10:55:00Z">
          <w:pPr>
            <w:pStyle w:val="berschrift3"/>
          </w:pPr>
        </w:pPrChange>
      </w:pPr>
    </w:p>
    <w:p w14:paraId="3E294710" w14:textId="77777777" w:rsidR="00EC6D6C" w:rsidRPr="00EC6D6C" w:rsidRDefault="00EC6D6C">
      <w:pPr>
        <w:pPrChange w:id="975" w:author="Maximilian Schmitz" w:date="2015-06-18T10:55:00Z">
          <w:pPr>
            <w:pStyle w:val="berschrift3"/>
          </w:pPr>
        </w:pPrChange>
      </w:pPr>
      <w:ins w:id="976" w:author="Maximilian Schmitz" w:date="2015-06-18T20:25:00Z">
        <w:r>
          <w:t>Die Funktionen des Spielers, sind Funktionen innerhalb des Spiels. Sie werden über die Skrip</w:t>
        </w:r>
      </w:ins>
      <w:ins w:id="977" w:author="Maximilian Schmitz" w:date="2015-06-18T20:26:00Z">
        <w:r>
          <w:t>t</w:t>
        </w:r>
      </w:ins>
      <w:ins w:id="978" w:author="Maximilian Schmitz" w:date="2015-06-18T20:25:00Z">
        <w:r>
          <w:t>schnittstelle an die künstliche Intelligenz weitergereicht und von dort aus aufgerufen</w:t>
        </w:r>
      </w:ins>
      <w:ins w:id="979" w:author="Maximilian Schmitz" w:date="2015-06-18T20:27:00Z">
        <w:r>
          <w:t>.</w:t>
        </w:r>
      </w:ins>
    </w:p>
    <w:p w14:paraId="5097FB11" w14:textId="77777777" w:rsidR="00DC17D6" w:rsidRDefault="00DC17D6" w:rsidP="00DC17D6">
      <w:pPr>
        <w:pStyle w:val="berschrift3"/>
        <w:rPr>
          <w:ins w:id="980" w:author="Maximilian Schmitz" w:date="2015-06-04T19:48:00Z"/>
        </w:rPr>
      </w:pPr>
      <w:bookmarkStart w:id="981" w:name="_Ref422041281"/>
      <w:bookmarkStart w:id="982" w:name="_Ref422043249"/>
      <w:bookmarkStart w:id="983" w:name="_Toc422468964"/>
      <w:r>
        <w:t>S</w:t>
      </w:r>
      <w:ins w:id="984" w:author="Maximilian Schmitz" w:date="2015-06-17T15:31:00Z">
        <w:r w:rsidR="003227D0">
          <w:t>k</w:t>
        </w:r>
      </w:ins>
      <w:del w:id="985" w:author="Maximilian Schmitz" w:date="2015-06-17T15:31:00Z">
        <w:r w:rsidDel="003227D0">
          <w:delText>c</w:delText>
        </w:r>
      </w:del>
      <w:r>
        <w:t>rip</w:t>
      </w:r>
      <w:ins w:id="986" w:author="Maximilian Schmitz" w:date="2015-06-04T10:21:00Z">
        <w:r w:rsidR="008F74F3">
          <w:t>t</w:t>
        </w:r>
      </w:ins>
      <w:r>
        <w:t>schnittstelle</w:t>
      </w:r>
      <w:bookmarkEnd w:id="981"/>
      <w:bookmarkEnd w:id="982"/>
      <w:bookmarkEnd w:id="983"/>
    </w:p>
    <w:p w14:paraId="7187953D" w14:textId="77777777" w:rsidR="002D4BC8" w:rsidRDefault="002D4BC8">
      <w:pPr>
        <w:rPr>
          <w:ins w:id="987" w:author="Maximilian Schmitz" w:date="2015-06-19T08:44:00Z"/>
        </w:rPr>
        <w:pPrChange w:id="988" w:author="Maximilian Schmitz" w:date="2015-06-04T19:48:00Z">
          <w:pPr>
            <w:pStyle w:val="berschrift3"/>
          </w:pPr>
        </w:pPrChange>
      </w:pPr>
      <w:ins w:id="989" w:author="Maximilian Schmitz" w:date="2015-06-19T08:35:00Z">
        <w:r>
          <w:t xml:space="preserve">Die Skriptschnittstelle ist die </w:t>
        </w:r>
      </w:ins>
      <w:ins w:id="990" w:author="Maximilian Schmitz" w:date="2015-06-19T08:42:00Z">
        <w:r>
          <w:t>Implementierung</w:t>
        </w:r>
      </w:ins>
      <w:ins w:id="991" w:author="Maximilian Schmitz" w:date="2015-06-19T08:35:00Z">
        <w:r>
          <w:t xml:space="preserve"> </w:t>
        </w:r>
      </w:ins>
      <w:ins w:id="992" w:author="Maximilian Schmitz" w:date="2015-06-19T08:42:00Z">
        <w:r>
          <w:t xml:space="preserve">des im Kapitel </w:t>
        </w:r>
        <w:r>
          <w:fldChar w:fldCharType="begin"/>
        </w:r>
        <w:r>
          <w:instrText xml:space="preserve"> REF _Ref422318518 \h </w:instrText>
        </w:r>
      </w:ins>
      <w:r>
        <w:fldChar w:fldCharType="separate"/>
      </w:r>
      <w:ins w:id="993" w:author="Maximilian Schmitz" w:date="2015-06-19T09:20:00Z">
        <w:r w:rsidR="00867956">
          <w:t>Architektur</w:t>
        </w:r>
      </w:ins>
      <w:ins w:id="994" w:author="Maximilian Schmitz" w:date="2015-06-19T08:42:00Z">
        <w:r>
          <w:fldChar w:fldCharType="end"/>
        </w:r>
        <w:r>
          <w:t xml:space="preserve"> beschriebenen Remote-Procedure-Calls.</w:t>
        </w:r>
      </w:ins>
    </w:p>
    <w:p w14:paraId="79752BBC" w14:textId="77777777" w:rsidR="002D4BC8" w:rsidRDefault="002D4BC8">
      <w:pPr>
        <w:rPr>
          <w:ins w:id="995" w:author="Maximilian Schmitz" w:date="2015-06-19T08:47:00Z"/>
        </w:rPr>
        <w:pPrChange w:id="996" w:author="Maximilian Schmitz" w:date="2015-06-04T19:48:00Z">
          <w:pPr>
            <w:pStyle w:val="berschrift3"/>
          </w:pPr>
        </w:pPrChange>
      </w:pPr>
      <w:ins w:id="997" w:author="Maximilian Schmitz" w:date="2015-06-19T08:44:00Z">
        <w:r>
          <w:t xml:space="preserve">Die von der künstlichen Intelligenz kommenden Funktionsaufrufe werden in der </w:t>
        </w:r>
      </w:ins>
      <w:ins w:id="998" w:author="Maximilian Schmitz" w:date="2015-06-19T08:45:00Z">
        <w:r>
          <w:t>„RobotControl“ gespeichert. Von dieser werden sie, wenn Rechenzeit für den Spieler zu Verfügung steht, im Spiel</w:t>
        </w:r>
        <w:del w:id="999" w:author="Admin" w:date="2015-07-06T14:39:00Z">
          <w:r w:rsidDel="004F7130">
            <w:delText>er</w:delText>
          </w:r>
        </w:del>
        <w:r>
          <w:t xml:space="preserve"> aufgerufen. </w:t>
        </w:r>
      </w:ins>
      <w:ins w:id="1000"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001" w:author="Maximilian Schmitz" w:date="2015-06-19T08:48:00Z"/>
        </w:rPr>
        <w:pPrChange w:id="1002" w:author="Maximilian Schmitz" w:date="2015-06-04T19:48:00Z">
          <w:pPr>
            <w:pStyle w:val="berschrift3"/>
          </w:pPr>
        </w:pPrChange>
      </w:pPr>
      <w:ins w:id="1003" w:author="Maximilian Schmitz" w:date="2015-06-19T08:47:00Z">
        <w:r>
          <w:t xml:space="preserve">Die KI-Skripte werden so gescheduled, dass </w:t>
        </w:r>
      </w:ins>
      <w:ins w:id="1004"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005" w:author="Maximilian Schmitz" w:date="2015-06-19T08:49:00Z"/>
        </w:rPr>
        <w:pPrChange w:id="1006" w:author="Maximilian Schmitz" w:date="2015-06-04T19:48:00Z">
          <w:pPr>
            <w:pStyle w:val="berschrift3"/>
          </w:pPr>
        </w:pPrChange>
      </w:pPr>
    </w:p>
    <w:p w14:paraId="61A562D4" w14:textId="77777777" w:rsidR="000246BB" w:rsidRDefault="000246BB">
      <w:pPr>
        <w:rPr>
          <w:ins w:id="1007" w:author="Maximilian Schmitz" w:date="2015-06-19T09:05:00Z"/>
        </w:rPr>
        <w:pPrChange w:id="1008" w:author="Maximilian Schmitz" w:date="2015-06-04T19:48:00Z">
          <w:pPr>
            <w:pStyle w:val="berschrift3"/>
          </w:pPr>
        </w:pPrChange>
      </w:pPr>
      <w:ins w:id="1009" w:author="Maximilian Schmitz" w:date="2015-06-19T08:54:00Z">
        <w:r>
          <w:t>Die Verwendung des Entwurfsmusters Remote-Procedure-Call macht es notwendig die 22 KI-Threads mit dem Haupt</w:t>
        </w:r>
      </w:ins>
      <w:ins w:id="1010" w:author="Maximilian Schmitz" w:date="2015-06-19T09:02:00Z">
        <w:r w:rsidR="00376E89">
          <w:t>t</w:t>
        </w:r>
      </w:ins>
      <w:ins w:id="1011" w:author="Maximilian Schmitz" w:date="2015-06-19T08:54:00Z">
        <w:r>
          <w:t xml:space="preserve">hread des Spiels zu synchronisieren. </w:t>
        </w:r>
      </w:ins>
      <w:ins w:id="1012" w:author="Maximilian Schmitz" w:date="2015-06-19T08:55:00Z">
        <w:r>
          <w:t xml:space="preserve">Dazu muss ein geeignetes Schutzverfahren verwendet werden. </w:t>
        </w:r>
      </w:ins>
      <w:ins w:id="1013" w:author="Maximilian Schmitz" w:date="2015-06-19T09:01:00Z">
        <w:r w:rsidR="00376E89">
          <w:t xml:space="preserve">Hierzu wird in der „RobotControl“ eine CriticalSection verwendet, die den Datenaustausch mit dem Hauptthread </w:t>
        </w:r>
      </w:ins>
      <w:ins w:id="1014" w:author="Maximilian Schmitz" w:date="2015-06-19T09:02:00Z">
        <w:r w:rsidR="00376E89">
          <w:t xml:space="preserve">synchronisiert. </w:t>
        </w:r>
      </w:ins>
      <w:ins w:id="1015" w:author="Maximilian Schmitz" w:date="2015-06-19T09:03:00Z">
        <w:r w:rsidR="00376E89">
          <w:t xml:space="preserve">Das ist notwendig, um einen sicheren Funktionsaufruf aus den Skripten zu ermöglichen. Ohne Schutzmechanismen, könnten Daten unkontrolliert verändert werden, da von </w:t>
        </w:r>
      </w:ins>
      <w:ins w:id="1016" w:author="Maximilian Schmitz" w:date="2015-06-19T09:05:00Z">
        <w:r w:rsidR="00376E89">
          <w:t>mehreren</w:t>
        </w:r>
      </w:ins>
      <w:ins w:id="1017" w:author="Maximilian Schmitz" w:date="2015-06-19T09:03:00Z">
        <w:r w:rsidR="00376E89">
          <w:t xml:space="preserve"> Threads gleichzeitig auf gemeinsamen Speicher zugegriffen wird.</w:t>
        </w:r>
      </w:ins>
    </w:p>
    <w:p w14:paraId="20CD5C86" w14:textId="77777777" w:rsidR="00376E89" w:rsidRDefault="00376E89">
      <w:pPr>
        <w:rPr>
          <w:ins w:id="1018" w:author="Maximilian Schmitz" w:date="2015-06-19T09:05:00Z"/>
        </w:rPr>
        <w:pPrChange w:id="1019" w:author="Maximilian Schmitz" w:date="2015-06-04T19:48:00Z">
          <w:pPr>
            <w:pStyle w:val="berschrift3"/>
          </w:pPr>
        </w:pPrChange>
      </w:pPr>
    </w:p>
    <w:p w14:paraId="01633DAD" w14:textId="77777777" w:rsidR="00376E89" w:rsidRDefault="00376E89">
      <w:pPr>
        <w:rPr>
          <w:ins w:id="1020" w:author="Maximilian Schmitz" w:date="2015-06-19T09:08:00Z"/>
        </w:rPr>
        <w:pPrChange w:id="1021" w:author="Maximilian Schmitz" w:date="2015-06-04T19:48:00Z">
          <w:pPr>
            <w:pStyle w:val="berschrift3"/>
          </w:pPr>
        </w:pPrChange>
      </w:pPr>
      <w:ins w:id="1022" w:author="Maximilian Schmitz" w:date="2015-06-19T09:05:00Z">
        <w:r>
          <w:t>Auf der anderen Seite der Skriptschnittstelle ist die Skriptsprache LUA in die Engine eingebunden.</w:t>
        </w:r>
        <w:r w:rsidR="002E3F67">
          <w:t xml:space="preserve"> </w:t>
        </w:r>
      </w:ins>
      <w:ins w:id="1023"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024" w:author="Maximilian Schmitz" w:date="2015-06-19T09:20:00Z">
        <w:r w:rsidR="00867956">
          <w:t>Scripting-Ansatz</w:t>
        </w:r>
      </w:ins>
      <w:ins w:id="1025" w:author="Maximilian Schmitz" w:date="2015-06-19T09:07:00Z">
        <w:r w:rsidR="000202B5">
          <w:fldChar w:fldCharType="end"/>
        </w:r>
        <w:r w:rsidR="000202B5">
          <w:t xml:space="preserve">. Hauptsächlich sind das der geringe Implementierungsaufwand, die Kompaktheit der </w:t>
        </w:r>
      </w:ins>
      <w:ins w:id="1026" w:author="Maximilian Schmitz" w:date="2015-06-19T09:08:00Z">
        <w:r w:rsidR="000202B5">
          <w:t>Bibliothek</w:t>
        </w:r>
      </w:ins>
      <w:ins w:id="1027" w:author="Maximilian Schmitz" w:date="2015-06-19T09:07:00Z">
        <w:r w:rsidR="000202B5">
          <w:t xml:space="preserve"> und die MIT-Lizenz.</w:t>
        </w:r>
      </w:ins>
    </w:p>
    <w:p w14:paraId="5741C3C7" w14:textId="77777777" w:rsidR="000202B5" w:rsidRDefault="000202B5">
      <w:pPr>
        <w:rPr>
          <w:ins w:id="1028" w:author="Maximilian Schmitz" w:date="2015-06-19T09:13:00Z"/>
        </w:rPr>
        <w:pPrChange w:id="1029" w:author="Maximilian Schmitz" w:date="2015-06-04T19:48:00Z">
          <w:pPr>
            <w:pStyle w:val="berschrift3"/>
          </w:pPr>
        </w:pPrChange>
      </w:pPr>
      <w:ins w:id="1030" w:author="Maximilian Schmitz" w:date="2015-06-19T09:10:00Z">
        <w:r>
          <w:t>Die Einbindung der Skrip</w:t>
        </w:r>
      </w:ins>
      <w:ins w:id="1031" w:author="Maximilian Schmitz" w:date="2015-06-19T09:11:00Z">
        <w:r>
          <w:t>t</w:t>
        </w:r>
      </w:ins>
      <w:ins w:id="1032" w:author="Maximilian Schmitz" w:date="2015-06-19T09:10:00Z">
        <w:r>
          <w:t>bibliothek</w:t>
        </w:r>
      </w:ins>
      <w:ins w:id="1033" w:author="Maximilian Schmitz" w:date="2015-06-19T09:11:00Z">
        <w:r>
          <w:t xml:space="preserve"> findet im „LUAScriptWorker“, der vom allgemeinen „ScriptWorker</w:t>
        </w:r>
      </w:ins>
      <w:ins w:id="1034"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1035" w:author="Maximilian Schmitz" w:date="2015-06-19T09:13:00Z">
        <w:r w:rsidR="00486056">
          <w:t>wären hier mächtigere Sprachen wie JavaScript oder Python.</w:t>
        </w:r>
      </w:ins>
    </w:p>
    <w:p w14:paraId="11009066" w14:textId="77777777" w:rsidR="00486056" w:rsidRDefault="00486056">
      <w:pPr>
        <w:rPr>
          <w:ins w:id="1036" w:author="Maximilian Schmitz" w:date="2015-06-19T09:13:00Z"/>
        </w:rPr>
        <w:pPrChange w:id="1037" w:author="Maximilian Schmitz" w:date="2015-06-04T19:48:00Z">
          <w:pPr>
            <w:pStyle w:val="berschrift3"/>
          </w:pPr>
        </w:pPrChange>
      </w:pPr>
    </w:p>
    <w:p w14:paraId="5DB05598" w14:textId="6F3186F3" w:rsidR="00F73840" w:rsidRDefault="00C64312">
      <w:pPr>
        <w:rPr>
          <w:ins w:id="1038" w:author="Maximilian Schmitz" w:date="2015-06-19T09:22:00Z"/>
        </w:rPr>
      </w:pPr>
      <w:ins w:id="1039" w:author="Maximilian Schmitz" w:date="2015-06-19T09:13:00Z">
        <w:r>
          <w:t xml:space="preserve">Über den „LUAScriptworker“ werden die Funktionen des Spielers zur Verwendung in einem LUA-Skript gemappt. </w:t>
        </w:r>
      </w:ins>
      <w:ins w:id="1040" w:author="Maximilian Schmitz" w:date="2015-06-19T09:14:00Z">
        <w:r>
          <w:t xml:space="preserve">Der Austausch von Parametern </w:t>
        </w:r>
        <w:r w:rsidR="00334724">
          <w:t xml:space="preserve">wird über </w:t>
        </w:r>
        <w:del w:id="1041" w:author="Admin" w:date="2015-07-06T14:42:00Z">
          <w:r w:rsidR="00334724" w:rsidDel="004F7130">
            <w:delText>den</w:delText>
          </w:r>
        </w:del>
      </w:ins>
      <w:ins w:id="1042" w:author="Admin" w:date="2015-07-06T14:42:00Z">
        <w:r w:rsidR="004F7130">
          <w:t>einen</w:t>
        </w:r>
      </w:ins>
      <w:ins w:id="1043" w:author="Maximilian Schmitz" w:date="2015-06-19T09:14:00Z">
        <w:r w:rsidR="00334724">
          <w:t xml:space="preserve"> Stack realisiert.</w:t>
        </w:r>
      </w:ins>
      <w:ins w:id="1044"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045"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046" w:author="Maximilian Schmitz" w:date="2015-06-19T09:21:00Z">
        <w:r w:rsidR="009C20AF">
          <w:t>In der Skriptsprache LUA ist es möglich, dass eine Funktion mehrere Parameter zurückgibt.</w:t>
        </w:r>
      </w:ins>
      <w:ins w:id="1047" w:author="Maximilian Schmitz" w:date="2015-06-19T09:28:00Z">
        <w:r w:rsidR="00706CBF">
          <w:t xml:space="preserve"> Die Datentypen in der Tabelle sind nicht zwangsweise notwendig, da LUA keine explizite Angabe von Datentypen verwendet. </w:t>
        </w:r>
      </w:ins>
      <w:ins w:id="1048" w:author="Maximilian Schmitz" w:date="2015-06-19T09:29:00Z">
        <w:r w:rsidR="00706CBF">
          <w:t>Der Übersichtlichkeit halber sind sie hier mit angegeben.</w:t>
        </w:r>
      </w:ins>
    </w:p>
    <w:p w14:paraId="50D09F6E" w14:textId="77777777" w:rsidR="003B0213" w:rsidRDefault="003B0213">
      <w:pPr>
        <w:rPr>
          <w:ins w:id="1049" w:author="Maximilian Schmitz" w:date="2015-06-19T09:17:00Z"/>
        </w:rPr>
      </w:pPr>
    </w:p>
    <w:tbl>
      <w:tblPr>
        <w:tblStyle w:val="Gitternetztabelle1hell"/>
        <w:tblW w:w="9453" w:type="dxa"/>
        <w:tblLayout w:type="fixed"/>
        <w:tblLook w:val="04A0" w:firstRow="1" w:lastRow="0" w:firstColumn="1" w:lastColumn="0" w:noHBand="0" w:noVBand="1"/>
        <w:tblPrChange w:id="1050"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051">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05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53"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054" w:author="Maximilian Schmitz" w:date="2015-06-19T09:15:00Z"/>
              </w:rPr>
            </w:pPr>
            <w:ins w:id="1055" w:author="Maximilian Schmitz" w:date="2015-06-19T09:16:00Z">
              <w:r>
                <w:t>Funktion</w:t>
              </w:r>
            </w:ins>
          </w:p>
        </w:tc>
        <w:tc>
          <w:tcPr>
            <w:tcW w:w="1431" w:type="dxa"/>
            <w:tcPrChange w:id="1056"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57" w:author="Maximilian Schmitz" w:date="2015-06-19T09:15:00Z"/>
              </w:rPr>
              <w:pPrChange w:id="1058"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59" w:author="Maximilian Schmitz" w:date="2015-06-19T09:16:00Z">
              <w:r>
                <w:t>Übergabeparameter</w:t>
              </w:r>
            </w:ins>
          </w:p>
        </w:tc>
        <w:tc>
          <w:tcPr>
            <w:tcW w:w="1536" w:type="dxa"/>
            <w:tcPrChange w:id="1060"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61" w:author="Maximilian Schmitz" w:date="2015-06-19T09:15:00Z"/>
              </w:rPr>
              <w:pPrChange w:id="1062"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63" w:author="Maximilian Schmitz" w:date="2015-06-19T09:16:00Z">
              <w:r>
                <w:t>Rückgabeparameter</w:t>
              </w:r>
            </w:ins>
          </w:p>
        </w:tc>
        <w:tc>
          <w:tcPr>
            <w:tcW w:w="4242" w:type="dxa"/>
            <w:tcPrChange w:id="1064"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65" w:author="Maximilian Schmitz" w:date="2015-06-19T09:15:00Z"/>
              </w:rPr>
              <w:pPrChange w:id="1066"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067" w:author="Maximilian Schmitz" w:date="2015-06-19T09:16:00Z">
              <w:r>
                <w:t>Beschreibung</w:t>
              </w:r>
            </w:ins>
          </w:p>
        </w:tc>
      </w:tr>
      <w:tr w:rsidR="00B16FE4" w14:paraId="1F7B4136" w14:textId="77777777" w:rsidTr="00B16FE4">
        <w:tblPrEx>
          <w:tblPrExChange w:id="1068" w:author="Maximilian Schmitz" w:date="2015-06-19T09:39:00Z">
            <w:tblPrEx>
              <w:tblLook w:val="00A0" w:firstRow="1" w:lastRow="0" w:firstColumn="1" w:lastColumn="0" w:noHBand="0" w:noVBand="0"/>
            </w:tblPrEx>
          </w:tblPrExChange>
        </w:tblPrEx>
        <w:trPr>
          <w:ins w:id="106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70" w:author="Maximilian Schmitz" w:date="2015-06-19T09:39:00Z">
              <w:tcPr>
                <w:tcW w:w="2244" w:type="dxa"/>
                <w:gridSpan w:val="2"/>
              </w:tcPr>
            </w:tcPrChange>
          </w:tcPr>
          <w:p w14:paraId="7AB97875" w14:textId="77777777" w:rsidR="002210D9" w:rsidRPr="004C3433" w:rsidRDefault="002210D9" w:rsidP="002210D9">
            <w:pPr>
              <w:rPr>
                <w:ins w:id="1071" w:author="Maximilian Schmitz" w:date="2015-06-19T09:15:00Z"/>
                <w:b w:val="0"/>
                <w:rPrChange w:id="1072" w:author="Maximilian Schmitz" w:date="2015-06-19T09:25:00Z">
                  <w:rPr>
                    <w:ins w:id="1073" w:author="Maximilian Schmitz" w:date="2015-06-19T09:15:00Z"/>
                  </w:rPr>
                </w:rPrChange>
              </w:rPr>
            </w:pPr>
            <w:ins w:id="1074" w:author="Maximilian Schmitz" w:date="2015-06-19T09:22:00Z">
              <w:r w:rsidRPr="004C3433">
                <w:t>MoveForward</w:t>
              </w:r>
            </w:ins>
          </w:p>
        </w:tc>
        <w:tc>
          <w:tcPr>
            <w:tcW w:w="1431" w:type="dxa"/>
            <w:tcPrChange w:id="1075"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76" w:author="Maximilian Schmitz" w:date="2015-06-19T09:15:00Z"/>
              </w:rPr>
              <w:pPrChange w:id="107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78" w:author="Maximilian Schmitz" w:date="2015-06-19T09:38:00Z">
              <w:r>
                <w:t>Double: Way</w:t>
              </w:r>
            </w:ins>
          </w:p>
        </w:tc>
        <w:tc>
          <w:tcPr>
            <w:tcW w:w="1536" w:type="dxa"/>
            <w:tcPrChange w:id="1079"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80" w:author="Maximilian Schmitz" w:date="2015-06-19T09:15:00Z"/>
              </w:rPr>
              <w:pPrChange w:id="10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82" w:author="Maximilian Schmitz" w:date="2015-06-19T09:37:00Z">
              <w:r>
                <w:t>-</w:t>
              </w:r>
            </w:ins>
          </w:p>
        </w:tc>
        <w:tc>
          <w:tcPr>
            <w:tcW w:w="4242" w:type="dxa"/>
            <w:tcPrChange w:id="1083"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84" w:author="Maximilian Schmitz" w:date="2015-06-19T09:15:00Z"/>
              </w:rPr>
              <w:pPrChange w:id="108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86" w:author="Maximilian Schmitz" w:date="2015-06-19T09:22:00Z">
              <w:r>
                <w:t>Vorwärtsbewegen des Spielers</w:t>
              </w:r>
            </w:ins>
          </w:p>
        </w:tc>
      </w:tr>
      <w:tr w:rsidR="00B16FE4" w14:paraId="4415B706" w14:textId="77777777" w:rsidTr="00B16FE4">
        <w:tblPrEx>
          <w:tblPrExChange w:id="1087" w:author="Maximilian Schmitz" w:date="2015-06-19T09:39:00Z">
            <w:tblPrEx>
              <w:tblLook w:val="00A0" w:firstRow="1" w:lastRow="0" w:firstColumn="1" w:lastColumn="0" w:noHBand="0" w:noVBand="0"/>
            </w:tblPrEx>
          </w:tblPrExChange>
        </w:tblPrEx>
        <w:trPr>
          <w:ins w:id="108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89" w:author="Maximilian Schmitz" w:date="2015-06-19T09:39:00Z">
              <w:tcPr>
                <w:tcW w:w="2244" w:type="dxa"/>
                <w:gridSpan w:val="2"/>
              </w:tcPr>
            </w:tcPrChange>
          </w:tcPr>
          <w:p w14:paraId="568186E3" w14:textId="77777777" w:rsidR="002210D9" w:rsidRPr="004C3433" w:rsidRDefault="002210D9" w:rsidP="002210D9">
            <w:pPr>
              <w:rPr>
                <w:ins w:id="1090" w:author="Maximilian Schmitz" w:date="2015-06-19T09:15:00Z"/>
                <w:b w:val="0"/>
                <w:rPrChange w:id="1091" w:author="Maximilian Schmitz" w:date="2015-06-19T09:25:00Z">
                  <w:rPr>
                    <w:ins w:id="1092" w:author="Maximilian Schmitz" w:date="2015-06-19T09:15:00Z"/>
                  </w:rPr>
                </w:rPrChange>
              </w:rPr>
            </w:pPr>
            <w:ins w:id="1093" w:author="Maximilian Schmitz" w:date="2015-06-19T09:22:00Z">
              <w:r w:rsidRPr="004C3433">
                <w:t>MoveTo</w:t>
              </w:r>
            </w:ins>
          </w:p>
        </w:tc>
        <w:tc>
          <w:tcPr>
            <w:tcW w:w="1431" w:type="dxa"/>
            <w:tcPrChange w:id="1094"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95" w:author="Maximilian Schmitz" w:date="2015-06-19T09:15:00Z"/>
              </w:rPr>
              <w:pPrChange w:id="109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7" w:author="Maximilian Schmitz" w:date="2015-06-19T09:38:00Z">
              <w:r>
                <w:t>Double: PosX, PosY, Speed</w:t>
              </w:r>
            </w:ins>
          </w:p>
        </w:tc>
        <w:tc>
          <w:tcPr>
            <w:tcW w:w="1536" w:type="dxa"/>
            <w:tcPrChange w:id="1098"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99" w:author="Maximilian Schmitz" w:date="2015-06-19T09:15:00Z"/>
              </w:rPr>
              <w:pPrChange w:id="110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01" w:author="Maximilian Schmitz" w:date="2015-06-19T09:37:00Z">
              <w:r>
                <w:t>-</w:t>
              </w:r>
            </w:ins>
          </w:p>
        </w:tc>
        <w:tc>
          <w:tcPr>
            <w:tcW w:w="4242" w:type="dxa"/>
            <w:tcPrChange w:id="1102"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03" w:author="Maximilian Schmitz" w:date="2015-06-19T09:15:00Z"/>
              </w:rPr>
              <w:pPrChange w:id="1104"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05" w:author="Maximilian Schmitz" w:date="2015-06-19T09:22:00Z">
              <w:r>
                <w:t>Spieler an eine bestimmte Position bewegen</w:t>
              </w:r>
            </w:ins>
          </w:p>
        </w:tc>
      </w:tr>
      <w:tr w:rsidR="00B16FE4" w14:paraId="7E6C0054" w14:textId="77777777" w:rsidTr="00B16FE4">
        <w:tblPrEx>
          <w:tblPrExChange w:id="1106" w:author="Maximilian Schmitz" w:date="2015-06-19T09:39:00Z">
            <w:tblPrEx>
              <w:tblLook w:val="00A0" w:firstRow="1" w:lastRow="0" w:firstColumn="1" w:lastColumn="0" w:noHBand="0" w:noVBand="0"/>
            </w:tblPrEx>
          </w:tblPrExChange>
        </w:tblPrEx>
        <w:trPr>
          <w:ins w:id="110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08" w:author="Maximilian Schmitz" w:date="2015-06-19T09:39:00Z">
              <w:tcPr>
                <w:tcW w:w="2244" w:type="dxa"/>
                <w:gridSpan w:val="2"/>
              </w:tcPr>
            </w:tcPrChange>
          </w:tcPr>
          <w:p w14:paraId="101B3DA5" w14:textId="77777777" w:rsidR="002210D9" w:rsidRPr="004C3433" w:rsidRDefault="002210D9" w:rsidP="002210D9">
            <w:pPr>
              <w:rPr>
                <w:ins w:id="1109" w:author="Maximilian Schmitz" w:date="2015-06-19T09:15:00Z"/>
                <w:b w:val="0"/>
                <w:rPrChange w:id="1110" w:author="Maximilian Schmitz" w:date="2015-06-19T09:25:00Z">
                  <w:rPr>
                    <w:ins w:id="1111" w:author="Maximilian Schmitz" w:date="2015-06-19T09:15:00Z"/>
                  </w:rPr>
                </w:rPrChange>
              </w:rPr>
            </w:pPr>
            <w:ins w:id="1112" w:author="Maximilian Schmitz" w:date="2015-06-19T09:22:00Z">
              <w:r w:rsidRPr="004C3433">
                <w:t>Rotate</w:t>
              </w:r>
            </w:ins>
          </w:p>
        </w:tc>
        <w:tc>
          <w:tcPr>
            <w:tcW w:w="1431" w:type="dxa"/>
            <w:tcPrChange w:id="1113"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14" w:author="Maximilian Schmitz" w:date="2015-06-19T09:15:00Z"/>
              </w:rPr>
              <w:pPrChange w:id="111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6" w:author="Maximilian Schmitz" w:date="2015-06-19T09:38:00Z">
              <w:r>
                <w:t>Double: Angle</w:t>
              </w:r>
            </w:ins>
          </w:p>
        </w:tc>
        <w:tc>
          <w:tcPr>
            <w:tcW w:w="1536" w:type="dxa"/>
            <w:tcPrChange w:id="1117"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18" w:author="Maximilian Schmitz" w:date="2015-06-19T09:15:00Z"/>
              </w:rPr>
              <w:pPrChange w:id="11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0" w:author="Maximilian Schmitz" w:date="2015-06-19T09:37:00Z">
              <w:r>
                <w:t>-</w:t>
              </w:r>
            </w:ins>
          </w:p>
        </w:tc>
        <w:tc>
          <w:tcPr>
            <w:tcW w:w="4242" w:type="dxa"/>
            <w:tcPrChange w:id="1121"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22" w:author="Maximilian Schmitz" w:date="2015-06-19T09:15:00Z"/>
              </w:rPr>
              <w:pPrChange w:id="1123"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24" w:author="Maximilian Schmitz" w:date="2015-06-19T09:23:00Z">
              <w:r>
                <w:t>Spieler um seine Achse drehen</w:t>
              </w:r>
            </w:ins>
          </w:p>
        </w:tc>
      </w:tr>
      <w:tr w:rsidR="00B16FE4" w14:paraId="0378F403" w14:textId="77777777" w:rsidTr="00B16FE4">
        <w:tblPrEx>
          <w:tblPrExChange w:id="1125" w:author="Maximilian Schmitz" w:date="2015-06-19T09:39:00Z">
            <w:tblPrEx>
              <w:tblLook w:val="00A0" w:firstRow="1" w:lastRow="0" w:firstColumn="1" w:lastColumn="0" w:noHBand="0" w:noVBand="0"/>
            </w:tblPrEx>
          </w:tblPrExChange>
        </w:tblPrEx>
        <w:trPr>
          <w:ins w:id="112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27" w:author="Maximilian Schmitz" w:date="2015-06-19T09:39:00Z">
              <w:tcPr>
                <w:tcW w:w="2244" w:type="dxa"/>
                <w:gridSpan w:val="2"/>
              </w:tcPr>
            </w:tcPrChange>
          </w:tcPr>
          <w:p w14:paraId="105592D3" w14:textId="77777777" w:rsidR="002210D9" w:rsidRPr="004C3433" w:rsidRDefault="002210D9" w:rsidP="002210D9">
            <w:pPr>
              <w:rPr>
                <w:ins w:id="1128" w:author="Maximilian Schmitz" w:date="2015-06-19T09:15:00Z"/>
                <w:b w:val="0"/>
                <w:rPrChange w:id="1129" w:author="Maximilian Schmitz" w:date="2015-06-19T09:25:00Z">
                  <w:rPr>
                    <w:ins w:id="1130" w:author="Maximilian Schmitz" w:date="2015-06-19T09:15:00Z"/>
                  </w:rPr>
                </w:rPrChange>
              </w:rPr>
            </w:pPr>
            <w:ins w:id="1131" w:author="Maximilian Schmitz" w:date="2015-06-19T09:22:00Z">
              <w:r w:rsidRPr="004C3433">
                <w:t>Kick</w:t>
              </w:r>
            </w:ins>
          </w:p>
        </w:tc>
        <w:tc>
          <w:tcPr>
            <w:tcW w:w="1431" w:type="dxa"/>
            <w:tcPrChange w:id="1132"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133" w:author="Maximilian Schmitz" w:date="2015-06-19T09:15:00Z"/>
                <w:lang w:val="en-GB"/>
                <w:rPrChange w:id="1134" w:author="Maximilian Schmitz" w:date="2015-06-19T09:38:00Z">
                  <w:rPr>
                    <w:ins w:id="1135" w:author="Maximilian Schmitz" w:date="2015-06-19T09:15:00Z"/>
                  </w:rPr>
                </w:rPrChange>
              </w:rPr>
              <w:pPrChange w:id="1136"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137" w:author="Maximilian Schmitz" w:date="2015-06-19T09:37:00Z">
              <w:r w:rsidRPr="005D1843">
                <w:rPr>
                  <w:lang w:val="en-GB"/>
                  <w:rPrChange w:id="1138" w:author="Maximilian Schmitz" w:date="2015-06-19T09:38:00Z">
                    <w:rPr/>
                  </w:rPrChange>
                </w:rPr>
                <w:t>Double: DirX, DirY, DirZ</w:t>
              </w:r>
            </w:ins>
            <w:ins w:id="1139" w:author="Maximilian Schmitz" w:date="2015-06-19T09:38:00Z">
              <w:r w:rsidRPr="005D1843">
                <w:rPr>
                  <w:lang w:val="en-GB"/>
                  <w:rPrChange w:id="1140" w:author="Maximilian Schmitz" w:date="2015-06-19T09:38:00Z">
                    <w:rPr/>
                  </w:rPrChange>
                </w:rPr>
                <w:t>, Force</w:t>
              </w:r>
            </w:ins>
          </w:p>
        </w:tc>
        <w:tc>
          <w:tcPr>
            <w:tcW w:w="1536" w:type="dxa"/>
            <w:tcPrChange w:id="1141"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42" w:author="Maximilian Schmitz" w:date="2015-06-19T09:15:00Z"/>
              </w:rPr>
              <w:pPrChange w:id="114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4" w:author="Maximilian Schmitz" w:date="2015-06-19T09:36:00Z">
              <w:r>
                <w:t>-</w:t>
              </w:r>
            </w:ins>
          </w:p>
        </w:tc>
        <w:tc>
          <w:tcPr>
            <w:tcW w:w="4242" w:type="dxa"/>
            <w:tcPrChange w:id="1145"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46" w:author="Maximilian Schmitz" w:date="2015-06-19T09:15:00Z"/>
              </w:rPr>
              <w:pPrChange w:id="114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48" w:author="Maximilian Schmitz" w:date="2015-06-19T09:23:00Z">
              <w:r>
                <w:t>Den Ball in eine Richtung kicken</w:t>
              </w:r>
            </w:ins>
          </w:p>
        </w:tc>
      </w:tr>
      <w:tr w:rsidR="00B16FE4" w14:paraId="0D718C3F" w14:textId="77777777" w:rsidTr="00B16FE4">
        <w:tblPrEx>
          <w:tblPrExChange w:id="1149" w:author="Maximilian Schmitz" w:date="2015-06-19T09:39:00Z">
            <w:tblPrEx>
              <w:tblLook w:val="00A0" w:firstRow="1" w:lastRow="0" w:firstColumn="1" w:lastColumn="0" w:noHBand="0" w:noVBand="0"/>
            </w:tblPrEx>
          </w:tblPrExChange>
        </w:tblPrEx>
        <w:trPr>
          <w:ins w:id="115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51" w:author="Maximilian Schmitz" w:date="2015-06-19T09:39:00Z">
              <w:tcPr>
                <w:tcW w:w="2244" w:type="dxa"/>
                <w:gridSpan w:val="2"/>
              </w:tcPr>
            </w:tcPrChange>
          </w:tcPr>
          <w:p w14:paraId="5235BD74" w14:textId="77777777" w:rsidR="002210D9" w:rsidRPr="004C3433" w:rsidRDefault="002210D9" w:rsidP="002210D9">
            <w:pPr>
              <w:rPr>
                <w:ins w:id="1152" w:author="Maximilian Schmitz" w:date="2015-06-19T09:15:00Z"/>
                <w:b w:val="0"/>
                <w:rPrChange w:id="1153" w:author="Maximilian Schmitz" w:date="2015-06-19T09:25:00Z">
                  <w:rPr>
                    <w:ins w:id="1154" w:author="Maximilian Schmitz" w:date="2015-06-19T09:15:00Z"/>
                  </w:rPr>
                </w:rPrChange>
              </w:rPr>
            </w:pPr>
            <w:ins w:id="1155" w:author="Maximilian Schmitz" w:date="2015-06-19T09:22:00Z">
              <w:r w:rsidRPr="004C3433">
                <w:t>StopBall</w:t>
              </w:r>
            </w:ins>
          </w:p>
        </w:tc>
        <w:tc>
          <w:tcPr>
            <w:tcW w:w="1431" w:type="dxa"/>
            <w:tcPrChange w:id="1156"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57" w:author="Maximilian Schmitz" w:date="2015-06-19T09:15:00Z"/>
              </w:rPr>
              <w:pPrChange w:id="115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9" w:author="Maximilian Schmitz" w:date="2015-06-19T09:37:00Z">
              <w:r>
                <w:t>-</w:t>
              </w:r>
            </w:ins>
          </w:p>
        </w:tc>
        <w:tc>
          <w:tcPr>
            <w:tcW w:w="1536" w:type="dxa"/>
            <w:tcPrChange w:id="1160"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61" w:author="Maximilian Schmitz" w:date="2015-06-19T09:15:00Z"/>
              </w:rPr>
              <w:pPrChange w:id="11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3" w:author="Maximilian Schmitz" w:date="2015-06-19T09:36:00Z">
              <w:r>
                <w:t>-</w:t>
              </w:r>
            </w:ins>
          </w:p>
        </w:tc>
        <w:tc>
          <w:tcPr>
            <w:tcW w:w="4242" w:type="dxa"/>
            <w:tcPrChange w:id="1164"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65" w:author="Maximilian Schmitz" w:date="2015-06-19T09:15:00Z"/>
              </w:rPr>
              <w:pPrChange w:id="116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67" w:author="Maximilian Schmitz" w:date="2015-06-19T09:23:00Z">
              <w:r>
                <w:t>Den Ball stoppen</w:t>
              </w:r>
            </w:ins>
          </w:p>
        </w:tc>
      </w:tr>
      <w:tr w:rsidR="00B16FE4" w14:paraId="2CCDBD54" w14:textId="77777777" w:rsidTr="00B16FE4">
        <w:tblPrEx>
          <w:tblPrExChange w:id="1168" w:author="Maximilian Schmitz" w:date="2015-06-19T09:39:00Z">
            <w:tblPrEx>
              <w:tblLook w:val="00A0" w:firstRow="1" w:lastRow="0" w:firstColumn="1" w:lastColumn="0" w:noHBand="0" w:noVBand="0"/>
            </w:tblPrEx>
          </w:tblPrExChange>
        </w:tblPrEx>
        <w:trPr>
          <w:ins w:id="116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70" w:author="Maximilian Schmitz" w:date="2015-06-19T09:39:00Z">
              <w:tcPr>
                <w:tcW w:w="2244" w:type="dxa"/>
                <w:gridSpan w:val="2"/>
              </w:tcPr>
            </w:tcPrChange>
          </w:tcPr>
          <w:p w14:paraId="581E108C" w14:textId="77777777" w:rsidR="002210D9" w:rsidRPr="004C3433" w:rsidRDefault="002210D9" w:rsidP="002210D9">
            <w:pPr>
              <w:rPr>
                <w:ins w:id="1171" w:author="Maximilian Schmitz" w:date="2015-06-19T09:22:00Z"/>
                <w:b w:val="0"/>
                <w:rPrChange w:id="1172" w:author="Maximilian Schmitz" w:date="2015-06-19T09:25:00Z">
                  <w:rPr>
                    <w:ins w:id="1173" w:author="Maximilian Schmitz" w:date="2015-06-19T09:22:00Z"/>
                  </w:rPr>
                </w:rPrChange>
              </w:rPr>
            </w:pPr>
            <w:ins w:id="1174" w:author="Maximilian Schmitz" w:date="2015-06-19T09:22:00Z">
              <w:r w:rsidRPr="004C3433">
                <w:t>Speak</w:t>
              </w:r>
            </w:ins>
          </w:p>
        </w:tc>
        <w:tc>
          <w:tcPr>
            <w:tcW w:w="1431" w:type="dxa"/>
            <w:tcPrChange w:id="1175"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76" w:author="Maximilian Schmitz" w:date="2015-06-19T09:22:00Z"/>
              </w:rPr>
              <w:pPrChange w:id="117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8" w:author="Maximilian Schmitz" w:date="2015-06-19T09:28:00Z">
              <w:r>
                <w:t xml:space="preserve">String: </w:t>
              </w:r>
            </w:ins>
            <w:ins w:id="1179" w:author="Maximilian Schmitz" w:date="2015-06-19T09:33:00Z">
              <w:r w:rsidR="0042223A">
                <w:t>Message</w:t>
              </w:r>
            </w:ins>
          </w:p>
        </w:tc>
        <w:tc>
          <w:tcPr>
            <w:tcW w:w="1536" w:type="dxa"/>
            <w:tcPrChange w:id="1180"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81" w:author="Maximilian Schmitz" w:date="2015-06-19T09:22:00Z"/>
              </w:rPr>
              <w:pPrChange w:id="118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3" w:author="Maximilian Schmitz" w:date="2015-06-19T09:28:00Z">
              <w:r>
                <w:t>-</w:t>
              </w:r>
            </w:ins>
          </w:p>
        </w:tc>
        <w:tc>
          <w:tcPr>
            <w:tcW w:w="4242" w:type="dxa"/>
            <w:tcPrChange w:id="1184"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85" w:author="Maximilian Schmitz" w:date="2015-06-19T09:22:00Z"/>
              </w:rPr>
              <w:pPrChange w:id="118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187" w:author="Maximilian Schmitz" w:date="2015-06-19T09:23:00Z">
              <w:r>
                <w:t>Mit anderen Spielern kommunizieren</w:t>
              </w:r>
            </w:ins>
          </w:p>
        </w:tc>
      </w:tr>
      <w:tr w:rsidR="00B16FE4" w14:paraId="285CEBED" w14:textId="77777777" w:rsidTr="00B16FE4">
        <w:tblPrEx>
          <w:tblPrExChange w:id="1188" w:author="Maximilian Schmitz" w:date="2015-06-19T09:39:00Z">
            <w:tblPrEx>
              <w:tblLook w:val="00A0" w:firstRow="1" w:lastRow="0" w:firstColumn="1" w:lastColumn="0" w:noHBand="0" w:noVBand="0"/>
            </w:tblPrEx>
          </w:tblPrExChange>
        </w:tblPrEx>
        <w:trPr>
          <w:ins w:id="118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90" w:author="Maximilian Schmitz" w:date="2015-06-19T09:39:00Z">
              <w:tcPr>
                <w:tcW w:w="2244" w:type="dxa"/>
                <w:gridSpan w:val="2"/>
              </w:tcPr>
            </w:tcPrChange>
          </w:tcPr>
          <w:p w14:paraId="6BE50AF7" w14:textId="77777777" w:rsidR="002210D9" w:rsidRPr="004C3433" w:rsidRDefault="002210D9" w:rsidP="002210D9">
            <w:pPr>
              <w:rPr>
                <w:ins w:id="1191" w:author="Maximilian Schmitz" w:date="2015-06-19T09:22:00Z"/>
                <w:b w:val="0"/>
                <w:rPrChange w:id="1192" w:author="Maximilian Schmitz" w:date="2015-06-19T09:25:00Z">
                  <w:rPr>
                    <w:ins w:id="1193" w:author="Maximilian Schmitz" w:date="2015-06-19T09:22:00Z"/>
                  </w:rPr>
                </w:rPrChange>
              </w:rPr>
            </w:pPr>
            <w:ins w:id="1194" w:author="Maximilian Schmitz" w:date="2015-06-19T09:22:00Z">
              <w:r w:rsidRPr="004C3433">
                <w:t>Listen</w:t>
              </w:r>
            </w:ins>
          </w:p>
        </w:tc>
        <w:tc>
          <w:tcPr>
            <w:tcW w:w="1431" w:type="dxa"/>
            <w:tcPrChange w:id="1195"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96" w:author="Maximilian Schmitz" w:date="2015-06-19T09:22:00Z"/>
              </w:rPr>
              <w:pPrChange w:id="119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98" w:author="Maximilian Schmitz" w:date="2015-06-19T09:27:00Z">
              <w:r>
                <w:t>-</w:t>
              </w:r>
            </w:ins>
          </w:p>
        </w:tc>
        <w:tc>
          <w:tcPr>
            <w:tcW w:w="1536" w:type="dxa"/>
            <w:tcPrChange w:id="1199"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00" w:author="Maximilian Schmitz" w:date="2015-06-19T09:22:00Z"/>
              </w:rPr>
              <w:pPrChange w:id="120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2" w:author="Maximilian Schmitz" w:date="2015-06-19T09:27:00Z">
              <w:r>
                <w:t xml:space="preserve">String: </w:t>
              </w:r>
            </w:ins>
            <w:ins w:id="1203" w:author="Maximilian Schmitz" w:date="2015-06-19T09:32:00Z">
              <w:r w:rsidR="0042223A">
                <w:t>Message</w:t>
              </w:r>
            </w:ins>
          </w:p>
        </w:tc>
        <w:tc>
          <w:tcPr>
            <w:tcW w:w="4242" w:type="dxa"/>
            <w:tcPrChange w:id="1204"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05" w:author="Maximilian Schmitz" w:date="2015-06-19T09:22:00Z"/>
              </w:rPr>
              <w:pPrChange w:id="120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07" w:author="Maximilian Schmitz" w:date="2015-06-19T09:23:00Z">
              <w:r>
                <w:t>Hören, ob ein anderer Spieler kommuniziert</w:t>
              </w:r>
            </w:ins>
          </w:p>
        </w:tc>
      </w:tr>
      <w:tr w:rsidR="004C3433" w14:paraId="7378BCC0" w14:textId="77777777" w:rsidTr="00B16FE4">
        <w:tblPrEx>
          <w:tblPrExChange w:id="1208" w:author="Maximilian Schmitz" w:date="2015-06-19T09:39:00Z">
            <w:tblPrEx>
              <w:tblW w:w="0" w:type="auto"/>
            </w:tblPrEx>
          </w:tblPrExChange>
        </w:tblPrEx>
        <w:trPr>
          <w:ins w:id="1209" w:author="Maximilian Schmitz" w:date="2015-06-19T09:24:00Z"/>
          <w:trPrChange w:id="12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11" w:author="Maximilian Schmitz" w:date="2015-06-19T09:39:00Z">
              <w:tcPr>
                <w:tcW w:w="2079" w:type="dxa"/>
              </w:tcPr>
            </w:tcPrChange>
          </w:tcPr>
          <w:p w14:paraId="0FD3B49F" w14:textId="77777777" w:rsidR="004C3433" w:rsidRPr="00D62BC2" w:rsidRDefault="004C3433" w:rsidP="004C3433">
            <w:pPr>
              <w:rPr>
                <w:ins w:id="1212" w:author="Maximilian Schmitz" w:date="2015-06-19T09:24:00Z"/>
              </w:rPr>
            </w:pPr>
            <w:ins w:id="1213" w:author="Maximilian Schmitz" w:date="2015-06-19T09:25:00Z">
              <w:r>
                <w:rPr>
                  <w:b w:val="0"/>
                </w:rPr>
                <w:t>AllowedToRun</w:t>
              </w:r>
            </w:ins>
          </w:p>
        </w:tc>
        <w:tc>
          <w:tcPr>
            <w:tcW w:w="1431" w:type="dxa"/>
            <w:tcPrChange w:id="1214"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15" w:author="Maximilian Schmitz" w:date="2015-06-19T09:24:00Z"/>
              </w:rPr>
              <w:pPrChange w:id="121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7" w:author="Maximilian Schmitz" w:date="2015-06-19T09:30:00Z">
              <w:r>
                <w:t>-</w:t>
              </w:r>
            </w:ins>
          </w:p>
        </w:tc>
        <w:tc>
          <w:tcPr>
            <w:tcW w:w="1536" w:type="dxa"/>
            <w:tcPrChange w:id="1218"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19" w:author="Maximilian Schmitz" w:date="2015-06-19T09:24:00Z"/>
              </w:rPr>
              <w:pPrChange w:id="122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1" w:author="Maximilian Schmitz" w:date="2015-06-19T09:30:00Z">
              <w:r>
                <w:t>Boolean: Active</w:t>
              </w:r>
            </w:ins>
          </w:p>
        </w:tc>
        <w:tc>
          <w:tcPr>
            <w:tcW w:w="4242" w:type="dxa"/>
            <w:tcPrChange w:id="1222"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23" w:author="Maximilian Schmitz" w:date="2015-06-19T09:24:00Z"/>
              </w:rPr>
            </w:pPr>
            <w:ins w:id="1224" w:author="Maximilian Schmitz" w:date="2015-06-19T09:25:00Z">
              <w:r>
                <w:t>Gibt zurück, ob die künstliche Intelligenz ausgeführt werden darf</w:t>
              </w:r>
            </w:ins>
          </w:p>
        </w:tc>
      </w:tr>
      <w:tr w:rsidR="004C3433" w14:paraId="0D5F19E5" w14:textId="77777777" w:rsidTr="00B16FE4">
        <w:tblPrEx>
          <w:tblPrExChange w:id="1225" w:author="Maximilian Schmitz" w:date="2015-06-19T09:39:00Z">
            <w:tblPrEx>
              <w:tblW w:w="0" w:type="auto"/>
            </w:tblPrEx>
          </w:tblPrExChange>
        </w:tblPrEx>
        <w:trPr>
          <w:ins w:id="1226" w:author="Maximilian Schmitz" w:date="2015-06-19T09:25:00Z"/>
          <w:trPrChange w:id="122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28" w:author="Maximilian Schmitz" w:date="2015-06-19T09:39:00Z">
              <w:tcPr>
                <w:tcW w:w="2079" w:type="dxa"/>
              </w:tcPr>
            </w:tcPrChange>
          </w:tcPr>
          <w:p w14:paraId="79EDFC72" w14:textId="77777777" w:rsidR="004C3433" w:rsidRDefault="004C3433" w:rsidP="004C3433">
            <w:pPr>
              <w:rPr>
                <w:ins w:id="1229" w:author="Maximilian Schmitz" w:date="2015-06-19T09:25:00Z"/>
                <w:b w:val="0"/>
              </w:rPr>
            </w:pPr>
            <w:ins w:id="1230" w:author="Maximilian Schmitz" w:date="2015-06-19T09:25:00Z">
              <w:r>
                <w:rPr>
                  <w:b w:val="0"/>
                </w:rPr>
                <w:t>TimePlayed</w:t>
              </w:r>
            </w:ins>
          </w:p>
        </w:tc>
        <w:tc>
          <w:tcPr>
            <w:tcW w:w="1431" w:type="dxa"/>
            <w:tcPrChange w:id="1231"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32" w:author="Maximilian Schmitz" w:date="2015-06-19T09:25:00Z"/>
              </w:rPr>
              <w:pPrChange w:id="123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4" w:author="Maximilian Schmitz" w:date="2015-06-19T09:36:00Z">
              <w:r>
                <w:t>-</w:t>
              </w:r>
            </w:ins>
          </w:p>
        </w:tc>
        <w:tc>
          <w:tcPr>
            <w:tcW w:w="1536" w:type="dxa"/>
            <w:tcPrChange w:id="1235"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36" w:author="Maximilian Schmitz" w:date="2015-06-19T09:25:00Z"/>
              </w:rPr>
              <w:pPrChange w:id="123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8" w:author="Maximilian Schmitz" w:date="2015-06-19T09:36:00Z">
              <w:r>
                <w:t>Double: TimePlayed</w:t>
              </w:r>
            </w:ins>
          </w:p>
        </w:tc>
        <w:tc>
          <w:tcPr>
            <w:tcW w:w="4242" w:type="dxa"/>
            <w:tcPrChange w:id="1239"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40" w:author="Maximilian Schmitz" w:date="2015-06-19T09:25:00Z"/>
              </w:rPr>
            </w:pPr>
            <w:ins w:id="1241" w:author="Maximilian Schmitz" w:date="2015-06-19T09:25:00Z">
              <w:r>
                <w:t>Gibt die aktuelle Spielzeit in Prozent zurück</w:t>
              </w:r>
            </w:ins>
          </w:p>
        </w:tc>
      </w:tr>
      <w:tr w:rsidR="004C3433" w14:paraId="3A27694D" w14:textId="77777777" w:rsidTr="00B16FE4">
        <w:tblPrEx>
          <w:tblPrExChange w:id="1242" w:author="Maximilian Schmitz" w:date="2015-06-19T09:39:00Z">
            <w:tblPrEx>
              <w:tblW w:w="0" w:type="auto"/>
            </w:tblPrEx>
          </w:tblPrExChange>
        </w:tblPrEx>
        <w:trPr>
          <w:ins w:id="1243" w:author="Maximilian Schmitz" w:date="2015-06-19T09:25:00Z"/>
          <w:trPrChange w:id="124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45" w:author="Maximilian Schmitz" w:date="2015-06-19T09:39:00Z">
              <w:tcPr>
                <w:tcW w:w="2079" w:type="dxa"/>
              </w:tcPr>
            </w:tcPrChange>
          </w:tcPr>
          <w:p w14:paraId="147111F4" w14:textId="77777777" w:rsidR="004C3433" w:rsidRDefault="004C3433" w:rsidP="004C3433">
            <w:pPr>
              <w:rPr>
                <w:ins w:id="1246" w:author="Maximilian Schmitz" w:date="2015-06-19T09:25:00Z"/>
                <w:b w:val="0"/>
              </w:rPr>
            </w:pPr>
            <w:ins w:id="1247" w:author="Maximilian Schmitz" w:date="2015-06-19T09:25:00Z">
              <w:r>
                <w:rPr>
                  <w:b w:val="0"/>
                </w:rPr>
                <w:t>IsKickoff</w:t>
              </w:r>
            </w:ins>
          </w:p>
        </w:tc>
        <w:tc>
          <w:tcPr>
            <w:tcW w:w="1431" w:type="dxa"/>
            <w:tcPrChange w:id="1248"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49" w:author="Maximilian Schmitz" w:date="2015-06-19T09:25:00Z"/>
              </w:rPr>
              <w:pPrChange w:id="125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1" w:author="Maximilian Schmitz" w:date="2015-06-19T09:36:00Z">
              <w:r>
                <w:t>-</w:t>
              </w:r>
            </w:ins>
          </w:p>
        </w:tc>
        <w:tc>
          <w:tcPr>
            <w:tcW w:w="1536" w:type="dxa"/>
            <w:tcPrChange w:id="1252"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53" w:author="Maximilian Schmitz" w:date="2015-06-19T09:25:00Z"/>
              </w:rPr>
              <w:pPrChange w:id="125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5" w:author="Maximilian Schmitz" w:date="2015-06-19T09:36:00Z">
              <w:r>
                <w:t>Boolean: Kickoff</w:t>
              </w:r>
            </w:ins>
          </w:p>
        </w:tc>
        <w:tc>
          <w:tcPr>
            <w:tcW w:w="4242" w:type="dxa"/>
            <w:tcPrChange w:id="1256"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57" w:author="Maximilian Schmitz" w:date="2015-06-19T09:25:00Z"/>
              </w:rPr>
            </w:pPr>
            <w:ins w:id="1258" w:author="Maximilian Schmitz" w:date="2015-06-19T09:25:00Z">
              <w:r>
                <w:t>Gibt zurück, ob ein Anstoß stattfindet</w:t>
              </w:r>
            </w:ins>
          </w:p>
        </w:tc>
      </w:tr>
      <w:tr w:rsidR="004C3433" w14:paraId="4A423DDB" w14:textId="77777777" w:rsidTr="00B16FE4">
        <w:tblPrEx>
          <w:tblPrExChange w:id="1259" w:author="Maximilian Schmitz" w:date="2015-06-19T09:39:00Z">
            <w:tblPrEx>
              <w:tblW w:w="0" w:type="auto"/>
            </w:tblPrEx>
          </w:tblPrExChange>
        </w:tblPrEx>
        <w:trPr>
          <w:ins w:id="1260" w:author="Maximilian Schmitz" w:date="2015-06-19T09:25:00Z"/>
          <w:trPrChange w:id="126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2" w:author="Maximilian Schmitz" w:date="2015-06-19T09:39:00Z">
              <w:tcPr>
                <w:tcW w:w="2079" w:type="dxa"/>
              </w:tcPr>
            </w:tcPrChange>
          </w:tcPr>
          <w:p w14:paraId="14FF7808" w14:textId="77777777" w:rsidR="004C3433" w:rsidRDefault="004C3433" w:rsidP="004C3433">
            <w:pPr>
              <w:rPr>
                <w:ins w:id="1263" w:author="Maximilian Schmitz" w:date="2015-06-19T09:25:00Z"/>
                <w:b w:val="0"/>
              </w:rPr>
            </w:pPr>
            <w:ins w:id="1264" w:author="Maximilian Schmitz" w:date="2015-06-19T09:25:00Z">
              <w:r>
                <w:rPr>
                  <w:b w:val="0"/>
                </w:rPr>
                <w:t>GetTeamId</w:t>
              </w:r>
            </w:ins>
          </w:p>
        </w:tc>
        <w:tc>
          <w:tcPr>
            <w:tcW w:w="1431" w:type="dxa"/>
            <w:tcPrChange w:id="1265"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66" w:author="Maximilian Schmitz" w:date="2015-06-19T09:25:00Z"/>
              </w:rPr>
              <w:pPrChange w:id="126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8" w:author="Maximilian Schmitz" w:date="2015-06-19T09:35:00Z">
              <w:r>
                <w:t>-</w:t>
              </w:r>
            </w:ins>
          </w:p>
        </w:tc>
        <w:tc>
          <w:tcPr>
            <w:tcW w:w="1536" w:type="dxa"/>
            <w:tcPrChange w:id="1269"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70" w:author="Maximilian Schmitz" w:date="2015-06-19T09:25:00Z"/>
              </w:rPr>
              <w:pPrChange w:id="127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2" w:author="Maximilian Schmitz" w:date="2015-06-19T09:36:00Z">
              <w:r>
                <w:t>Int: Team-Id</w:t>
              </w:r>
            </w:ins>
          </w:p>
        </w:tc>
        <w:tc>
          <w:tcPr>
            <w:tcW w:w="4242" w:type="dxa"/>
            <w:tcPrChange w:id="1273"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74" w:author="Maximilian Schmitz" w:date="2015-06-19T09:25:00Z"/>
              </w:rPr>
            </w:pPr>
            <w:ins w:id="1275" w:author="Maximilian Schmitz" w:date="2015-06-19T09:25:00Z">
              <w:r>
                <w:t>Gibt die Team-Id des Spielers zurück</w:t>
              </w:r>
            </w:ins>
          </w:p>
        </w:tc>
      </w:tr>
      <w:tr w:rsidR="004C3433" w14:paraId="0943C5F2" w14:textId="77777777" w:rsidTr="00B16FE4">
        <w:tblPrEx>
          <w:tblPrExChange w:id="1276" w:author="Maximilian Schmitz" w:date="2015-06-19T09:39:00Z">
            <w:tblPrEx>
              <w:tblW w:w="0" w:type="auto"/>
            </w:tblPrEx>
          </w:tblPrExChange>
        </w:tblPrEx>
        <w:trPr>
          <w:ins w:id="1277" w:author="Maximilian Schmitz" w:date="2015-06-19T09:25:00Z"/>
          <w:trPrChange w:id="127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79" w:author="Maximilian Schmitz" w:date="2015-06-19T09:39:00Z">
              <w:tcPr>
                <w:tcW w:w="2079" w:type="dxa"/>
              </w:tcPr>
            </w:tcPrChange>
          </w:tcPr>
          <w:p w14:paraId="6A4BD286" w14:textId="77777777" w:rsidR="004C3433" w:rsidRDefault="004C3433" w:rsidP="004C3433">
            <w:pPr>
              <w:rPr>
                <w:ins w:id="1280" w:author="Maximilian Schmitz" w:date="2015-06-19T09:25:00Z"/>
                <w:b w:val="0"/>
              </w:rPr>
            </w:pPr>
            <w:ins w:id="1281" w:author="Maximilian Schmitz" w:date="2015-06-19T09:25:00Z">
              <w:r>
                <w:rPr>
                  <w:b w:val="0"/>
                </w:rPr>
                <w:t>HasBall</w:t>
              </w:r>
            </w:ins>
          </w:p>
        </w:tc>
        <w:tc>
          <w:tcPr>
            <w:tcW w:w="1431" w:type="dxa"/>
            <w:tcPrChange w:id="1282"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83" w:author="Maximilian Schmitz" w:date="2015-06-19T09:25:00Z"/>
              </w:rPr>
              <w:pPrChange w:id="12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5" w:author="Maximilian Schmitz" w:date="2015-06-19T09:32:00Z">
              <w:r>
                <w:t>-</w:t>
              </w:r>
            </w:ins>
          </w:p>
        </w:tc>
        <w:tc>
          <w:tcPr>
            <w:tcW w:w="1536" w:type="dxa"/>
            <w:tcPrChange w:id="1286"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287" w:author="Maximilian Schmitz" w:date="2015-06-19T09:25:00Z"/>
              </w:rPr>
              <w:pPrChange w:id="128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9" w:author="Maximilian Schmitz" w:date="2015-06-19T09:32:00Z">
              <w:r>
                <w:t>Boolean: HasBall</w:t>
              </w:r>
            </w:ins>
          </w:p>
        </w:tc>
        <w:tc>
          <w:tcPr>
            <w:tcW w:w="4242" w:type="dxa"/>
            <w:tcPrChange w:id="1290"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91" w:author="Maximilian Schmitz" w:date="2015-06-19T09:25:00Z"/>
              </w:rPr>
            </w:pPr>
            <w:ins w:id="1292" w:author="Maximilian Schmitz" w:date="2015-06-19T09:25:00Z">
              <w:r>
                <w:t>Gibt zurück, ob der Spieler am Ball ist</w:t>
              </w:r>
            </w:ins>
          </w:p>
        </w:tc>
      </w:tr>
      <w:tr w:rsidR="004C3433" w14:paraId="3F3010F5" w14:textId="77777777" w:rsidTr="00B16FE4">
        <w:tblPrEx>
          <w:tblPrExChange w:id="1293" w:author="Maximilian Schmitz" w:date="2015-06-19T09:39:00Z">
            <w:tblPrEx>
              <w:tblW w:w="0" w:type="auto"/>
            </w:tblPrEx>
          </w:tblPrExChange>
        </w:tblPrEx>
        <w:trPr>
          <w:ins w:id="1294" w:author="Maximilian Schmitz" w:date="2015-06-19T09:25:00Z"/>
          <w:trPrChange w:id="129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6" w:author="Maximilian Schmitz" w:date="2015-06-19T09:39:00Z">
              <w:tcPr>
                <w:tcW w:w="2079" w:type="dxa"/>
              </w:tcPr>
            </w:tcPrChange>
          </w:tcPr>
          <w:p w14:paraId="080D86E5" w14:textId="77777777" w:rsidR="004C3433" w:rsidRDefault="004C3433" w:rsidP="004C3433">
            <w:pPr>
              <w:rPr>
                <w:ins w:id="1297" w:author="Maximilian Schmitz" w:date="2015-06-19T09:25:00Z"/>
                <w:b w:val="0"/>
              </w:rPr>
            </w:pPr>
            <w:ins w:id="1298" w:author="Maximilian Schmitz" w:date="2015-06-19T09:25:00Z">
              <w:r>
                <w:rPr>
                  <w:b w:val="0"/>
                </w:rPr>
                <w:t>GetStamina</w:t>
              </w:r>
            </w:ins>
          </w:p>
        </w:tc>
        <w:tc>
          <w:tcPr>
            <w:tcW w:w="1431" w:type="dxa"/>
            <w:tcPrChange w:id="1299"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00" w:author="Maximilian Schmitz" w:date="2015-06-19T09:25:00Z"/>
              </w:rPr>
              <w:pPrChange w:id="130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2" w:author="Maximilian Schmitz" w:date="2015-06-19T09:31:00Z">
              <w:r>
                <w:t>-</w:t>
              </w:r>
            </w:ins>
          </w:p>
        </w:tc>
        <w:tc>
          <w:tcPr>
            <w:tcW w:w="1536" w:type="dxa"/>
            <w:tcPrChange w:id="1303"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304" w:author="Maximilian Schmitz" w:date="2015-06-19T09:25:00Z"/>
              </w:rPr>
              <w:pPrChange w:id="130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6" w:author="Maximilian Schmitz" w:date="2015-06-19T09:31:00Z">
              <w:r>
                <w:t>Double: Stamina</w:t>
              </w:r>
            </w:ins>
          </w:p>
        </w:tc>
        <w:tc>
          <w:tcPr>
            <w:tcW w:w="4242" w:type="dxa"/>
            <w:tcPrChange w:id="1307"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08" w:author="Maximilian Schmitz" w:date="2015-06-19T09:25:00Z"/>
              </w:rPr>
            </w:pPr>
            <w:ins w:id="1309" w:author="Maximilian Schmitz" w:date="2015-06-19T09:25:00Z">
              <w:r>
                <w:t>Gibt die aktuelle Ausdauer des Spielers zurück</w:t>
              </w:r>
            </w:ins>
          </w:p>
        </w:tc>
      </w:tr>
      <w:tr w:rsidR="004C3433" w14:paraId="43D553FF" w14:textId="77777777" w:rsidTr="00B16FE4">
        <w:tblPrEx>
          <w:tblPrExChange w:id="1310" w:author="Maximilian Schmitz" w:date="2015-06-19T09:39:00Z">
            <w:tblPrEx>
              <w:tblW w:w="0" w:type="auto"/>
            </w:tblPrEx>
          </w:tblPrExChange>
        </w:tblPrEx>
        <w:trPr>
          <w:ins w:id="1311" w:author="Maximilian Schmitz" w:date="2015-06-19T09:25:00Z"/>
          <w:trPrChange w:id="131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13" w:author="Maximilian Schmitz" w:date="2015-06-19T09:39:00Z">
              <w:tcPr>
                <w:tcW w:w="2079" w:type="dxa"/>
              </w:tcPr>
            </w:tcPrChange>
          </w:tcPr>
          <w:p w14:paraId="32076F75" w14:textId="77777777" w:rsidR="004C3433" w:rsidRDefault="004C3433" w:rsidP="004C3433">
            <w:pPr>
              <w:rPr>
                <w:ins w:id="1314" w:author="Maximilian Schmitz" w:date="2015-06-19T09:25:00Z"/>
                <w:b w:val="0"/>
              </w:rPr>
            </w:pPr>
            <w:ins w:id="1315" w:author="Maximilian Schmitz" w:date="2015-06-19T09:25:00Z">
              <w:r>
                <w:rPr>
                  <w:b w:val="0"/>
                </w:rPr>
                <w:t>GetOwnLocation</w:t>
              </w:r>
            </w:ins>
          </w:p>
        </w:tc>
        <w:tc>
          <w:tcPr>
            <w:tcW w:w="1431" w:type="dxa"/>
            <w:tcPrChange w:id="1316"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17" w:author="Maximilian Schmitz" w:date="2015-06-19T09:25:00Z"/>
              </w:rPr>
              <w:pPrChange w:id="131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9" w:author="Maximilian Schmitz" w:date="2015-06-19T09:32:00Z">
              <w:r>
                <w:t>-</w:t>
              </w:r>
            </w:ins>
          </w:p>
        </w:tc>
        <w:tc>
          <w:tcPr>
            <w:tcW w:w="1536" w:type="dxa"/>
            <w:tcPrChange w:id="1320"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21" w:author="Maximilian Schmitz" w:date="2015-06-19T09:25:00Z"/>
              </w:rPr>
              <w:pPrChange w:id="132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3" w:author="Maximilian Schmitz" w:date="2015-06-19T09:32:00Z">
              <w:r>
                <w:t>Double: PosX, PosY, PosZ</w:t>
              </w:r>
            </w:ins>
          </w:p>
        </w:tc>
        <w:tc>
          <w:tcPr>
            <w:tcW w:w="4242" w:type="dxa"/>
            <w:tcPrChange w:id="1324"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25" w:author="Maximilian Schmitz" w:date="2015-06-19T09:25:00Z"/>
              </w:rPr>
            </w:pPr>
            <w:ins w:id="1326" w:author="Maximilian Schmitz" w:date="2015-06-19T09:25:00Z">
              <w:r>
                <w:t>Gibt die aktuelle Position des Spielers zurück</w:t>
              </w:r>
            </w:ins>
          </w:p>
        </w:tc>
      </w:tr>
      <w:tr w:rsidR="004C3433" w14:paraId="30ED9F00" w14:textId="77777777" w:rsidTr="00B16FE4">
        <w:tblPrEx>
          <w:tblPrExChange w:id="1327" w:author="Maximilian Schmitz" w:date="2015-06-19T09:39:00Z">
            <w:tblPrEx>
              <w:tblW w:w="0" w:type="auto"/>
            </w:tblPrEx>
          </w:tblPrExChange>
        </w:tblPrEx>
        <w:trPr>
          <w:ins w:id="1328" w:author="Maximilian Schmitz" w:date="2015-06-19T09:25:00Z"/>
          <w:trPrChange w:id="132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30" w:author="Maximilian Schmitz" w:date="2015-06-19T09:39:00Z">
              <w:tcPr>
                <w:tcW w:w="2079" w:type="dxa"/>
              </w:tcPr>
            </w:tcPrChange>
          </w:tcPr>
          <w:p w14:paraId="6A0433BA" w14:textId="77777777" w:rsidR="004C3433" w:rsidRDefault="004C3433" w:rsidP="004C3433">
            <w:pPr>
              <w:rPr>
                <w:ins w:id="1331" w:author="Maximilian Schmitz" w:date="2015-06-19T09:25:00Z"/>
                <w:b w:val="0"/>
              </w:rPr>
            </w:pPr>
            <w:ins w:id="1332" w:author="Maximilian Schmitz" w:date="2015-06-19T09:25:00Z">
              <w:r>
                <w:rPr>
                  <w:b w:val="0"/>
                </w:rPr>
                <w:t>GetBallLocation</w:t>
              </w:r>
            </w:ins>
          </w:p>
        </w:tc>
        <w:tc>
          <w:tcPr>
            <w:tcW w:w="1431" w:type="dxa"/>
            <w:tcPrChange w:id="1333"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34" w:author="Maximilian Schmitz" w:date="2015-06-19T09:25:00Z"/>
              </w:rPr>
              <w:pPrChange w:id="133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6" w:author="Maximilian Schmitz" w:date="2015-06-19T09:32:00Z">
              <w:r>
                <w:t>-</w:t>
              </w:r>
            </w:ins>
          </w:p>
        </w:tc>
        <w:tc>
          <w:tcPr>
            <w:tcW w:w="1536" w:type="dxa"/>
            <w:tcPrChange w:id="1337"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38" w:author="Maximilian Schmitz" w:date="2015-06-19T09:25:00Z"/>
              </w:rPr>
              <w:pPrChange w:id="133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0" w:author="Maximilian Schmitz" w:date="2015-06-19T09:32:00Z">
              <w:r>
                <w:t>Double: PosX, PosY, PosZ</w:t>
              </w:r>
            </w:ins>
          </w:p>
        </w:tc>
        <w:tc>
          <w:tcPr>
            <w:tcW w:w="4242" w:type="dxa"/>
            <w:tcPrChange w:id="1341"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42" w:author="Maximilian Schmitz" w:date="2015-06-19T09:25:00Z"/>
              </w:rPr>
            </w:pPr>
            <w:ins w:id="1343" w:author="Maximilian Schmitz" w:date="2015-06-19T09:25:00Z">
              <w:r>
                <w:t>Gibt die aktuelle Ballposition zurück, wenn sichtbar</w:t>
              </w:r>
            </w:ins>
          </w:p>
        </w:tc>
      </w:tr>
      <w:tr w:rsidR="004C3433" w14:paraId="23F69839" w14:textId="77777777" w:rsidTr="00B16FE4">
        <w:tblPrEx>
          <w:tblPrExChange w:id="1344" w:author="Maximilian Schmitz" w:date="2015-06-19T09:39:00Z">
            <w:tblPrEx>
              <w:tblW w:w="0" w:type="auto"/>
            </w:tblPrEx>
          </w:tblPrExChange>
        </w:tblPrEx>
        <w:trPr>
          <w:ins w:id="1345" w:author="Maximilian Schmitz" w:date="2015-06-19T09:25:00Z"/>
          <w:trPrChange w:id="134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47" w:author="Maximilian Schmitz" w:date="2015-06-19T09:39:00Z">
              <w:tcPr>
                <w:tcW w:w="2079" w:type="dxa"/>
              </w:tcPr>
            </w:tcPrChange>
          </w:tcPr>
          <w:p w14:paraId="26F9975F" w14:textId="77777777" w:rsidR="004C3433" w:rsidRDefault="004C3433" w:rsidP="004C3433">
            <w:pPr>
              <w:rPr>
                <w:ins w:id="1348" w:author="Maximilian Schmitz" w:date="2015-06-19T09:25:00Z"/>
                <w:b w:val="0"/>
              </w:rPr>
            </w:pPr>
            <w:ins w:id="1349" w:author="Maximilian Schmitz" w:date="2015-06-19T09:25:00Z">
              <w:r>
                <w:rPr>
                  <w:b w:val="0"/>
                </w:rPr>
                <w:t>GetVisiblePlayers</w:t>
              </w:r>
            </w:ins>
          </w:p>
        </w:tc>
        <w:tc>
          <w:tcPr>
            <w:tcW w:w="1431" w:type="dxa"/>
            <w:tcPrChange w:id="1350"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51" w:author="Maximilian Schmitz" w:date="2015-06-19T09:25:00Z"/>
              </w:rPr>
              <w:pPrChange w:id="135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3" w:author="Maximilian Schmitz" w:date="2015-06-19T09:35:00Z">
              <w:r>
                <w:t>-</w:t>
              </w:r>
            </w:ins>
          </w:p>
        </w:tc>
        <w:tc>
          <w:tcPr>
            <w:tcW w:w="1536" w:type="dxa"/>
            <w:tcPrChange w:id="1354"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355" w:author="Maximilian Schmitz" w:date="2015-06-19T09:25:00Z"/>
                <w:lang w:val="en-GB"/>
                <w:rPrChange w:id="1356" w:author="Maximilian Schmitz" w:date="2015-06-19T09:35:00Z">
                  <w:rPr>
                    <w:ins w:id="1357" w:author="Maximilian Schmitz" w:date="2015-06-19T09:25:00Z"/>
                  </w:rPr>
                </w:rPrChange>
              </w:rPr>
              <w:pPrChange w:id="135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9" w:author="Maximilian Schmitz" w:date="2015-06-19T09:33:00Z">
              <w:r w:rsidRPr="00E81113">
                <w:rPr>
                  <w:lang w:val="en-GB"/>
                  <w:rPrChange w:id="1360" w:author="Maximilian Schmitz" w:date="2015-06-19T09:35:00Z">
                    <w:rPr/>
                  </w:rPrChange>
                </w:rPr>
                <w:t>Array[Int Team-Id; Int Player-Id; Double PosX; Double PosY]</w:t>
              </w:r>
            </w:ins>
          </w:p>
        </w:tc>
        <w:tc>
          <w:tcPr>
            <w:tcW w:w="4242" w:type="dxa"/>
            <w:tcPrChange w:id="1361"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62" w:author="Maximilian Schmitz" w:date="2015-06-19T09:25:00Z"/>
              </w:rPr>
            </w:pPr>
            <w:ins w:id="1363" w:author="Maximilian Schmitz" w:date="2015-06-19T09:25:00Z">
              <w:r>
                <w:t>Gibt Positionen der sichtbaren Spieler</w:t>
              </w:r>
            </w:ins>
            <w:ins w:id="1364" w:author="Maximilian Schmitz" w:date="2015-06-19T09:26:00Z">
              <w:r>
                <w:t xml:space="preserve"> zurück</w:t>
              </w:r>
            </w:ins>
          </w:p>
        </w:tc>
      </w:tr>
      <w:tr w:rsidR="004C3433" w14:paraId="6AF4B94A" w14:textId="77777777" w:rsidTr="00B16FE4">
        <w:tblPrEx>
          <w:tblPrExChange w:id="1365" w:author="Maximilian Schmitz" w:date="2015-06-19T09:39:00Z">
            <w:tblPrEx>
              <w:tblW w:w="0" w:type="auto"/>
            </w:tblPrEx>
          </w:tblPrExChange>
        </w:tblPrEx>
        <w:trPr>
          <w:ins w:id="1366" w:author="Maximilian Schmitz" w:date="2015-06-19T09:25:00Z"/>
          <w:trPrChange w:id="136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68" w:author="Maximilian Schmitz" w:date="2015-06-19T09:39:00Z">
              <w:tcPr>
                <w:tcW w:w="2079" w:type="dxa"/>
              </w:tcPr>
            </w:tcPrChange>
          </w:tcPr>
          <w:p w14:paraId="463A8C5D" w14:textId="77777777" w:rsidR="004C3433" w:rsidRDefault="004C3433" w:rsidP="004C3433">
            <w:pPr>
              <w:rPr>
                <w:ins w:id="1369" w:author="Maximilian Schmitz" w:date="2015-06-19T09:25:00Z"/>
                <w:b w:val="0"/>
              </w:rPr>
            </w:pPr>
            <w:ins w:id="1370" w:author="Maximilian Schmitz" w:date="2015-06-19T09:25:00Z">
              <w:r>
                <w:rPr>
                  <w:b w:val="0"/>
                </w:rPr>
                <w:t>GetGoal1Position</w:t>
              </w:r>
            </w:ins>
          </w:p>
        </w:tc>
        <w:tc>
          <w:tcPr>
            <w:tcW w:w="1431" w:type="dxa"/>
            <w:tcPrChange w:id="1371"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2" w:author="Maximilian Schmitz" w:date="2015-06-19T09:25:00Z"/>
              </w:rPr>
              <w:pPrChange w:id="137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4" w:author="Maximilian Schmitz" w:date="2015-06-19T09:31:00Z">
              <w:r>
                <w:t>-</w:t>
              </w:r>
            </w:ins>
          </w:p>
        </w:tc>
        <w:tc>
          <w:tcPr>
            <w:tcW w:w="1536" w:type="dxa"/>
            <w:tcPrChange w:id="1375"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6" w:author="Maximilian Schmitz" w:date="2015-06-19T09:25:00Z"/>
              </w:rPr>
              <w:pPrChange w:id="1377"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378" w:author="Maximilian Schmitz" w:date="2015-06-19T09:31:00Z">
              <w:r>
                <w:t xml:space="preserve">Double: PosX, </w:t>
              </w:r>
            </w:ins>
            <w:ins w:id="1379" w:author="Maximilian Schmitz" w:date="2015-06-19T09:36:00Z">
              <w:r w:rsidR="00E81113">
                <w:lastRenderedPageBreak/>
                <w:t>P</w:t>
              </w:r>
            </w:ins>
            <w:ins w:id="1380" w:author="Maximilian Schmitz" w:date="2015-06-19T09:31:00Z">
              <w:r>
                <w:t>osY, PosZ</w:t>
              </w:r>
            </w:ins>
          </w:p>
        </w:tc>
        <w:tc>
          <w:tcPr>
            <w:tcW w:w="4242" w:type="dxa"/>
            <w:tcPrChange w:id="1381"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82" w:author="Maximilian Schmitz" w:date="2015-06-19T09:25:00Z"/>
              </w:rPr>
            </w:pPr>
            <w:ins w:id="1383" w:author="Maximilian Schmitz" w:date="2015-06-19T09:26:00Z">
              <w:r>
                <w:lastRenderedPageBreak/>
                <w:t>Gibt die Position des 1. Tors zurück</w:t>
              </w:r>
            </w:ins>
          </w:p>
        </w:tc>
      </w:tr>
      <w:tr w:rsidR="004C3433" w14:paraId="59D7FEC0" w14:textId="77777777" w:rsidTr="00B16FE4">
        <w:tblPrEx>
          <w:tblPrExChange w:id="1384" w:author="Maximilian Schmitz" w:date="2015-06-19T09:39:00Z">
            <w:tblPrEx>
              <w:tblW w:w="0" w:type="auto"/>
            </w:tblPrEx>
          </w:tblPrExChange>
        </w:tblPrEx>
        <w:trPr>
          <w:ins w:id="1385" w:author="Maximilian Schmitz" w:date="2015-06-19T09:25:00Z"/>
          <w:trPrChange w:id="138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7" w:author="Maximilian Schmitz" w:date="2015-06-19T09:39:00Z">
              <w:tcPr>
                <w:tcW w:w="2079" w:type="dxa"/>
              </w:tcPr>
            </w:tcPrChange>
          </w:tcPr>
          <w:p w14:paraId="49753ED3" w14:textId="77777777" w:rsidR="004C3433" w:rsidRDefault="004C3433" w:rsidP="004C3433">
            <w:pPr>
              <w:rPr>
                <w:ins w:id="1388" w:author="Maximilian Schmitz" w:date="2015-06-19T09:25:00Z"/>
                <w:b w:val="0"/>
              </w:rPr>
            </w:pPr>
            <w:ins w:id="1389" w:author="Maximilian Schmitz" w:date="2015-06-19T09:25:00Z">
              <w:r>
                <w:rPr>
                  <w:b w:val="0"/>
                </w:rPr>
                <w:lastRenderedPageBreak/>
                <w:t>GetGoal2Position</w:t>
              </w:r>
            </w:ins>
          </w:p>
        </w:tc>
        <w:tc>
          <w:tcPr>
            <w:tcW w:w="1431" w:type="dxa"/>
            <w:tcPrChange w:id="1390"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1" w:author="Maximilian Schmitz" w:date="2015-06-19T09:25:00Z"/>
              </w:rPr>
              <w:pPrChange w:id="139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3" w:author="Maximilian Schmitz" w:date="2015-06-19T09:32:00Z">
              <w:r>
                <w:t>-</w:t>
              </w:r>
            </w:ins>
          </w:p>
        </w:tc>
        <w:tc>
          <w:tcPr>
            <w:tcW w:w="1536" w:type="dxa"/>
            <w:tcPrChange w:id="1394"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5" w:author="Maximilian Schmitz" w:date="2015-06-19T09:25:00Z"/>
              </w:rPr>
              <w:pPrChange w:id="139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7" w:author="Maximilian Schmitz" w:date="2015-06-19T09:32:00Z">
              <w:r>
                <w:t>Double: PosX, PosY, PosZ</w:t>
              </w:r>
            </w:ins>
          </w:p>
        </w:tc>
        <w:tc>
          <w:tcPr>
            <w:tcW w:w="4242" w:type="dxa"/>
            <w:tcPrChange w:id="1398"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99" w:author="Maximilian Schmitz" w:date="2015-06-19T09:25:00Z"/>
              </w:rPr>
            </w:pPr>
            <w:ins w:id="1400" w:author="Maximilian Schmitz" w:date="2015-06-19T09:26:00Z">
              <w:r>
                <w:t>Gibt die Position des 2. Tors zurück</w:t>
              </w:r>
            </w:ins>
          </w:p>
        </w:tc>
      </w:tr>
    </w:tbl>
    <w:p w14:paraId="4E54F9AB" w14:textId="77777777" w:rsidR="00334724" w:rsidRDefault="00F73840">
      <w:pPr>
        <w:pStyle w:val="Beschriftung"/>
        <w:rPr>
          <w:ins w:id="1401" w:author="Maximilian Schmitz" w:date="2015-06-19T09:40:00Z"/>
        </w:rPr>
        <w:pPrChange w:id="1402" w:author="Maximilian Schmitz" w:date="2015-06-19T09:18:00Z">
          <w:pPr>
            <w:pStyle w:val="berschrift3"/>
          </w:pPr>
        </w:pPrChange>
      </w:pPr>
      <w:bookmarkStart w:id="1403" w:name="_Ref422468984"/>
      <w:bookmarkStart w:id="1404" w:name="_Toc422468981"/>
      <w:ins w:id="1405" w:author="Maximilian Schmitz" w:date="2015-06-19T09:18:00Z">
        <w:r>
          <w:t xml:space="preserve">Tabelle </w:t>
        </w:r>
        <w:r>
          <w:fldChar w:fldCharType="begin"/>
        </w:r>
        <w:r>
          <w:instrText xml:space="preserve"> SEQ Tabelle \* ARABIC </w:instrText>
        </w:r>
      </w:ins>
      <w:r>
        <w:fldChar w:fldCharType="separate"/>
      </w:r>
      <w:ins w:id="1406" w:author="Maximilian Schmitz" w:date="2015-06-19T09:20:00Z">
        <w:r w:rsidR="00867956">
          <w:rPr>
            <w:noProof/>
          </w:rPr>
          <w:t>1</w:t>
        </w:r>
      </w:ins>
      <w:ins w:id="1407" w:author="Maximilian Schmitz" w:date="2015-06-19T09:18:00Z">
        <w:r>
          <w:fldChar w:fldCharType="end"/>
        </w:r>
        <w:bookmarkEnd w:id="1403"/>
        <w:r>
          <w:t xml:space="preserve">: </w:t>
        </w:r>
        <w:r w:rsidRPr="000358A4">
          <w:t>Funktionen im LUA-Skript</w:t>
        </w:r>
      </w:ins>
      <w:bookmarkEnd w:id="1404"/>
    </w:p>
    <w:p w14:paraId="2CFB00DF" w14:textId="77777777" w:rsidR="00B16FE4" w:rsidRDefault="00B16FE4">
      <w:pPr>
        <w:rPr>
          <w:ins w:id="1408" w:author="Maximilian Schmitz" w:date="2015-06-19T09:41:00Z"/>
        </w:rPr>
        <w:pPrChange w:id="1409" w:author="Maximilian Schmitz" w:date="2015-06-19T09:40:00Z">
          <w:pPr>
            <w:pStyle w:val="berschrift3"/>
          </w:pPr>
        </w:pPrChange>
      </w:pPr>
    </w:p>
    <w:p w14:paraId="345D2622" w14:textId="77777777" w:rsidR="00B16FE4" w:rsidRDefault="00B16FE4">
      <w:pPr>
        <w:rPr>
          <w:ins w:id="1410" w:author="Maximilian Schmitz" w:date="2015-06-19T09:43:00Z"/>
        </w:rPr>
        <w:pPrChange w:id="1411" w:author="Maximilian Schmitz" w:date="2015-06-19T09:40:00Z">
          <w:pPr>
            <w:pStyle w:val="berschrift3"/>
          </w:pPr>
        </w:pPrChange>
      </w:pPr>
      <w:ins w:id="1412" w:author="Maximilian Schmitz" w:date="2015-06-19T09:41:00Z">
        <w:r>
          <w:t xml:space="preserve">Alle Funktionen, die über das LUA-Skript aufgerufen werden, rufen Funktionen des implementierten Spielers auf. </w:t>
        </w:r>
      </w:ins>
      <w:ins w:id="1413" w:author="Maximilian Schmitz" w:date="2015-06-19T09:42:00Z">
        <w:r>
          <w:t xml:space="preserve">Im </w:t>
        </w:r>
      </w:ins>
      <w:ins w:id="1414" w:author="Maximilian Schmitz" w:date="2015-06-19T09:43:00Z">
        <w:r w:rsidR="00417BF0">
          <w:t>Weiteren</w:t>
        </w:r>
      </w:ins>
      <w:ins w:id="1415"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416" w:author="Maximilian Schmitz" w:date="2015-06-19T09:40:00Z"/>
        </w:rPr>
        <w:pPrChange w:id="1417" w:author="Maximilian Schmitz" w:date="2015-06-19T09:40:00Z">
          <w:pPr>
            <w:pStyle w:val="berschrift3"/>
          </w:pPr>
        </w:pPrChange>
      </w:pPr>
    </w:p>
    <w:p w14:paraId="52C4F6DD" w14:textId="77777777" w:rsidR="00B16FE4" w:rsidRDefault="00B16FE4">
      <w:pPr>
        <w:rPr>
          <w:ins w:id="1418" w:author="Maximilian Schmitz" w:date="2015-06-19T09:40:00Z"/>
        </w:rPr>
        <w:pPrChange w:id="1419" w:author="Maximilian Schmitz" w:date="2015-06-19T09:40:00Z">
          <w:pPr>
            <w:pStyle w:val="berschrift3"/>
          </w:pPr>
        </w:pPrChange>
      </w:pPr>
      <w:ins w:id="1420" w:author="Maximilian Schmitz" w:date="2015-06-19T09:40:00Z">
        <w:r>
          <w:t>Über die Funktion „MoveForward“ wird der Spieler um eine angegebene Strecke vorwärts bewegt.</w:t>
        </w:r>
      </w:ins>
    </w:p>
    <w:p w14:paraId="693F70CC" w14:textId="77777777" w:rsidR="00B16FE4" w:rsidRDefault="00B16FE4">
      <w:pPr>
        <w:rPr>
          <w:ins w:id="1421" w:author="Maximilian Schmitz" w:date="2015-06-19T09:43:00Z"/>
        </w:rPr>
        <w:pPrChange w:id="1422" w:author="Maximilian Schmitz" w:date="2015-06-19T09:40:00Z">
          <w:pPr>
            <w:pStyle w:val="berschrift3"/>
          </w:pPr>
        </w:pPrChange>
      </w:pPr>
      <w:ins w:id="1423" w:author="Maximilian Schmitz" w:date="2015-06-19T09:41:00Z">
        <w:r>
          <w:t>Die Funktion</w:t>
        </w:r>
      </w:ins>
      <w:ins w:id="1424"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1425" w:author="Maximilian Schmitz" w:date="2015-06-19T09:50:00Z"/>
        </w:rPr>
        <w:pPrChange w:id="1426" w:author="Maximilian Schmitz" w:date="2015-06-19T09:40:00Z">
          <w:pPr>
            <w:pStyle w:val="berschrift3"/>
          </w:pPr>
        </w:pPrChange>
      </w:pPr>
      <w:ins w:id="1427" w:author="Maximilian Schmitz" w:date="2015-06-19T09:44:00Z">
        <w:r>
          <w:t xml:space="preserve">Mit „Rotate“ wird der Spieler in eine angegebene Richtung gedreht. </w:t>
        </w:r>
      </w:ins>
      <w:ins w:id="1428" w:author="Maximilian Schmitz" w:date="2015-06-19T09:45:00Z">
        <w:r w:rsidR="006D2F66">
          <w:t xml:space="preserve">Der Drehwinkel muss als absoluter Winkel angegeben werden. Eine Drehung relativ zur letzten Rotation ist nicht möglich. </w:t>
        </w:r>
      </w:ins>
      <w:ins w:id="1429"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430" w:author="Maximilian Schmitz" w:date="2015-06-19T09:57:00Z"/>
        </w:rPr>
        <w:pPrChange w:id="1431" w:author="Maximilian Schmitz" w:date="2015-06-19T09:40:00Z">
          <w:pPr>
            <w:pStyle w:val="berschrift3"/>
          </w:pPr>
        </w:pPrChange>
      </w:pPr>
      <w:ins w:id="1432" w:author="Maximilian Schmitz" w:date="2015-06-19T09:50:00Z">
        <w:r>
          <w:t xml:space="preserve">Die Funktion „Kick“ lässt den Spieler den Ball in eine angegebene Richtung mit </w:t>
        </w:r>
      </w:ins>
      <w:ins w:id="1433" w:author="Maximilian Schmitz" w:date="2015-06-19T09:51:00Z">
        <w:r>
          <w:t>angegebener</w:t>
        </w:r>
      </w:ins>
      <w:ins w:id="1434" w:author="Maximilian Schmitz" w:date="2015-06-19T09:50:00Z">
        <w:r>
          <w:t xml:space="preserve"> Kraft kicken. </w:t>
        </w:r>
      </w:ins>
      <w:ins w:id="1435" w:author="Maximilian Schmitz" w:date="2015-06-19T09:51:00Z">
        <w:r>
          <w:t xml:space="preserve">Die Kraft wird im Bereich von 0 bis 100 Prozent angegeben. </w:t>
        </w:r>
      </w:ins>
      <w:ins w:id="1436" w:author="Maximilian Schmitz" w:date="2015-06-19T09:55:00Z">
        <w:r>
          <w:t xml:space="preserve">Der Richtungsvektor ist in den definierten Achsenrichtungen des globalen Koordinatensystems anzugeben. </w:t>
        </w:r>
      </w:ins>
      <w:ins w:id="1437" w:author="Maximilian Schmitz" w:date="2015-06-19T09:56:00Z">
        <w:r>
          <w:t xml:space="preserve">Die Funktion kann nur aufgerufen werden, wenn der Spieler </w:t>
        </w:r>
      </w:ins>
      <w:ins w:id="1438" w:author="Maximilian Schmitz" w:date="2015-06-19T09:57:00Z">
        <w:r>
          <w:t>in Ballbesitz ist.</w:t>
        </w:r>
      </w:ins>
    </w:p>
    <w:p w14:paraId="72327268" w14:textId="77777777" w:rsidR="00FB75CB" w:rsidRDefault="00FB75CB">
      <w:pPr>
        <w:rPr>
          <w:ins w:id="1439" w:author="Maximilian Schmitz" w:date="2015-06-19T09:57:00Z"/>
        </w:rPr>
        <w:pPrChange w:id="1440" w:author="Maximilian Schmitz" w:date="2015-06-19T09:40:00Z">
          <w:pPr>
            <w:pStyle w:val="berschrift3"/>
          </w:pPr>
        </w:pPrChange>
      </w:pPr>
      <w:ins w:id="1441" w:author="Maximilian Schmitz" w:date="2015-06-19T09:57:00Z">
        <w:r>
          <w:t>Über die Funktion „StopBall“ nimmt der Spieler den Ball an, wenn dieser in der Nähe ist.</w:t>
        </w:r>
      </w:ins>
    </w:p>
    <w:p w14:paraId="145BFE30" w14:textId="77777777" w:rsidR="00FB75CB" w:rsidRDefault="00C76A6C">
      <w:pPr>
        <w:rPr>
          <w:ins w:id="1442" w:author="Maximilian Schmitz" w:date="2015-06-19T10:01:00Z"/>
        </w:rPr>
        <w:pPrChange w:id="1443" w:author="Maximilian Schmitz" w:date="2015-06-19T09:40:00Z">
          <w:pPr>
            <w:pStyle w:val="berschrift3"/>
          </w:pPr>
        </w:pPrChange>
      </w:pPr>
      <w:ins w:id="1444" w:author="Maximilian Schmitz" w:date="2015-06-19T09:58:00Z">
        <w:r>
          <w:t xml:space="preserve">Die Funktion „Speak“ lässt den Spieler </w:t>
        </w:r>
      </w:ins>
      <w:ins w:id="1445"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446" w:author="Maximilian Schmitz" w:date="2015-06-19T10:02:00Z"/>
        </w:rPr>
        <w:pPrChange w:id="1447" w:author="Maximilian Schmitz" w:date="2015-06-19T09:40:00Z">
          <w:pPr>
            <w:pStyle w:val="berschrift3"/>
          </w:pPr>
        </w:pPrChange>
      </w:pPr>
      <w:ins w:id="1448" w:author="Maximilian Schmitz" w:date="2015-06-19T10:02:00Z">
        <w:r>
          <w:t>Die Funktion „AllowedToRun“ gibt wahr zurück, sobald das Spiel bereit ist und das LUA-Skript ausgeführt werden kann.</w:t>
        </w:r>
      </w:ins>
    </w:p>
    <w:p w14:paraId="507A883A" w14:textId="77777777" w:rsidR="00C76A6C" w:rsidRDefault="00C76A6C">
      <w:pPr>
        <w:rPr>
          <w:ins w:id="1449" w:author="Maximilian Schmitz" w:date="2015-06-19T10:03:00Z"/>
        </w:rPr>
        <w:pPrChange w:id="1450" w:author="Maximilian Schmitz" w:date="2015-06-19T09:40:00Z">
          <w:pPr>
            <w:pStyle w:val="berschrift3"/>
          </w:pPr>
        </w:pPrChange>
      </w:pPr>
      <w:ins w:id="1451" w:author="Maximilian Schmitz" w:date="2015-06-19T10:03:00Z">
        <w:r>
          <w:lastRenderedPageBreak/>
          <w:t>Über die Funktion „</w:t>
        </w:r>
        <w:r w:rsidRPr="00C76A6C">
          <w:t>TimePlayed</w:t>
        </w:r>
        <w:r>
          <w:t>“ wird die aktuelle Spielzeit in Prozent abgefragt.</w:t>
        </w:r>
      </w:ins>
    </w:p>
    <w:p w14:paraId="07C9008D" w14:textId="77777777" w:rsidR="00C76A6C" w:rsidRDefault="00C76A6C">
      <w:pPr>
        <w:rPr>
          <w:ins w:id="1452" w:author="Maximilian Schmitz" w:date="2015-06-19T10:04:00Z"/>
        </w:rPr>
        <w:pPrChange w:id="1453" w:author="Maximilian Schmitz" w:date="2015-06-19T09:40:00Z">
          <w:pPr>
            <w:pStyle w:val="berschrift3"/>
          </w:pPr>
        </w:pPrChange>
      </w:pPr>
      <w:ins w:id="1454"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1455" w:author="Maximilian Schmitz" w:date="2015-06-19T10:05:00Z"/>
        </w:rPr>
        <w:pPrChange w:id="1456" w:author="Maximilian Schmitz" w:date="2015-06-19T09:40:00Z">
          <w:pPr>
            <w:pStyle w:val="berschrift3"/>
          </w:pPr>
        </w:pPrChange>
      </w:pPr>
      <w:ins w:id="1457" w:author="Maximilian Schmitz" w:date="2015-06-19T10:05:00Z">
        <w:r>
          <w:t>Die Funktion „GetTeamId“ gibt die Id des Teams zurück, zu dem der Spieler gehört.</w:t>
        </w:r>
      </w:ins>
    </w:p>
    <w:p w14:paraId="7CD792EA" w14:textId="77777777" w:rsidR="00C76A6C" w:rsidRDefault="00C76A6C">
      <w:pPr>
        <w:rPr>
          <w:ins w:id="1458" w:author="Maximilian Schmitz" w:date="2015-06-19T10:06:00Z"/>
        </w:rPr>
        <w:pPrChange w:id="1459" w:author="Maximilian Schmitz" w:date="2015-06-19T09:40:00Z">
          <w:pPr>
            <w:pStyle w:val="berschrift3"/>
          </w:pPr>
        </w:pPrChange>
      </w:pPr>
      <w:ins w:id="1460" w:author="Maximilian Schmitz" w:date="2015-06-19T10:06:00Z">
        <w:r>
          <w:t>Über „HasBall“ kann geprüft werden, ob der Spieler in Ballbesitz ist.</w:t>
        </w:r>
      </w:ins>
    </w:p>
    <w:p w14:paraId="752C070D" w14:textId="77777777" w:rsidR="00C76A6C" w:rsidRDefault="00C76A6C">
      <w:pPr>
        <w:rPr>
          <w:ins w:id="1461" w:author="Maximilian Schmitz" w:date="2015-06-19T10:06:00Z"/>
        </w:rPr>
        <w:pPrChange w:id="1462" w:author="Maximilian Schmitz" w:date="2015-06-19T09:40:00Z">
          <w:pPr>
            <w:pStyle w:val="berschrift3"/>
          </w:pPr>
        </w:pPrChange>
      </w:pPr>
      <w:ins w:id="1463" w:author="Maximilian Schmitz" w:date="2015-06-19T10:06:00Z">
        <w:r>
          <w:t>Die Funktion „GetStamina“ liefert den aktuellen Ausdauerwert des Spielers in Prozent zurück.</w:t>
        </w:r>
      </w:ins>
    </w:p>
    <w:p w14:paraId="35177B3B" w14:textId="77777777" w:rsidR="00C76A6C" w:rsidRDefault="00C76A6C">
      <w:pPr>
        <w:rPr>
          <w:ins w:id="1464" w:author="Maximilian Schmitz" w:date="2015-06-19T10:09:00Z"/>
        </w:rPr>
        <w:pPrChange w:id="1465" w:author="Maximilian Schmitz" w:date="2015-06-19T09:40:00Z">
          <w:pPr>
            <w:pStyle w:val="berschrift3"/>
          </w:pPr>
        </w:pPrChange>
      </w:pPr>
      <w:ins w:id="1466" w:author="Maximilian Schmitz" w:date="2015-06-19T10:07:00Z">
        <w:r>
          <w:t xml:space="preserve">Mit der Funktion „GetOwnLocation“ wird die aktuelle Position des Spielers abgefragt. </w:t>
        </w:r>
      </w:ins>
      <w:ins w:id="1467" w:author="Maximilian Schmitz" w:date="2015-06-19T10:08:00Z">
        <w:r w:rsidR="0072334D">
          <w:t>Die Rückgabeparameter sind die Spielerposition in X-, Y- und Z-Richtung des globalen Koordinatensystems.</w:t>
        </w:r>
      </w:ins>
    </w:p>
    <w:p w14:paraId="60DF4380" w14:textId="77777777" w:rsidR="00D56143" w:rsidRDefault="00D56143">
      <w:pPr>
        <w:rPr>
          <w:ins w:id="1468" w:author="Maximilian Schmitz" w:date="2015-06-19T10:10:00Z"/>
        </w:rPr>
        <w:pPrChange w:id="1469" w:author="Maximilian Schmitz" w:date="2015-06-19T09:40:00Z">
          <w:pPr>
            <w:pStyle w:val="berschrift3"/>
          </w:pPr>
        </w:pPrChange>
      </w:pPr>
      <w:ins w:id="1470"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1471" w:author="Maximilian Schmitz" w:date="2015-06-19T10:12:00Z"/>
        </w:rPr>
        <w:pPrChange w:id="1472" w:author="Maximilian Schmitz" w:date="2015-06-19T09:40:00Z">
          <w:pPr>
            <w:pStyle w:val="berschrift3"/>
          </w:pPr>
        </w:pPrChange>
      </w:pPr>
      <w:ins w:id="1473" w:author="Maximilian Schmitz" w:date="2015-06-19T10:11:00Z">
        <w:r>
          <w:t xml:space="preserve">Die Funktion „GetVisiblePlayers“ liefert ein Array der vom Spieler sichtbaren Mitspieler zurück. </w:t>
        </w:r>
      </w:ins>
      <w:ins w:id="1474" w:author="Maximilian Schmitz" w:date="2015-06-19T10:12:00Z">
        <w:r>
          <w:t>Für jeden gesehenen Spieler gibt es eine Zeile in diesem Array. Diese besteht aus der Team-Id des Spielers, der Player-Id innerhalb des Teams und der Position in X- und Y-Richtung.</w:t>
        </w:r>
      </w:ins>
    </w:p>
    <w:p w14:paraId="17E5FBD3" w14:textId="77777777" w:rsidR="00D56143" w:rsidRDefault="00D56143">
      <w:pPr>
        <w:rPr>
          <w:ins w:id="1475" w:author="Maximilian Schmitz" w:date="2015-06-19T09:46:00Z"/>
        </w:rPr>
        <w:pPrChange w:id="1476" w:author="Maximilian Schmitz" w:date="2015-06-19T09:40:00Z">
          <w:pPr>
            <w:pStyle w:val="berschrift3"/>
          </w:pPr>
        </w:pPrChange>
      </w:pPr>
      <w:ins w:id="1477" w:author="Maximilian Schmitz" w:date="2015-06-19T10:13:00Z">
        <w:r>
          <w:t>Die Funktionen „GetGoal1Position“ und „GetGoal2Position“ geben die Positionen der beiden Tore auf dem S</w:t>
        </w:r>
      </w:ins>
      <w:ins w:id="1478" w:author="Maximilian Schmitz" w:date="2015-06-19T10:14:00Z">
        <w:r>
          <w:t>pielfeld zurück.</w:t>
        </w:r>
      </w:ins>
    </w:p>
    <w:p w14:paraId="6CFA7F2D" w14:textId="77777777" w:rsidR="006D2F66" w:rsidRDefault="006D2F66">
      <w:pPr>
        <w:rPr>
          <w:ins w:id="1479" w:author="Maximilian Schmitz" w:date="2015-06-19T09:46:00Z"/>
        </w:rPr>
        <w:pPrChange w:id="1480" w:author="Maximilian Schmitz" w:date="2015-06-19T09:40:00Z">
          <w:pPr>
            <w:pStyle w:val="berschrift3"/>
          </w:pPr>
        </w:pPrChange>
      </w:pPr>
    </w:p>
    <w:p w14:paraId="60EDE405" w14:textId="77777777" w:rsidR="006D2F66" w:rsidRPr="00321258" w:rsidRDefault="006D2F66">
      <w:pPr>
        <w:pPrChange w:id="1481" w:author="Maximilian Schmitz" w:date="2015-06-19T09:40:00Z">
          <w:pPr>
            <w:pStyle w:val="berschrift3"/>
          </w:pPr>
        </w:pPrChange>
      </w:pPr>
      <w:ins w:id="1482" w:author="Maximilian Schmitz" w:date="2015-06-19T09:46:00Z">
        <w:r>
          <w:t>Die aufgeführten Funktionen stehen im LUA-Skript zur Verfügung und können zur Entwicklung einer künstlichen Intelligenz verwendet werden.</w:t>
        </w:r>
      </w:ins>
      <w:ins w:id="1483"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DC17D6">
      <w:pPr>
        <w:pStyle w:val="berschrift2"/>
        <w:rPr>
          <w:ins w:id="1484" w:author="Maximilian Schmitz" w:date="2015-06-04T10:34:00Z"/>
        </w:rPr>
      </w:pPr>
      <w:bookmarkStart w:id="1485" w:name="_Toc422468965"/>
      <w:r>
        <w:t>Entwicklung der künstlichen Intelligenz</w:t>
      </w:r>
      <w:bookmarkEnd w:id="1485"/>
    </w:p>
    <w:p w14:paraId="0316220D" w14:textId="77777777" w:rsidR="00E12CD0" w:rsidRDefault="00C210CA">
      <w:pPr>
        <w:rPr>
          <w:ins w:id="1486" w:author="Maximilian Schmitz" w:date="2015-06-04T10:59:00Z"/>
        </w:rPr>
        <w:pPrChange w:id="1487" w:author="Maximilian Schmitz" w:date="2015-06-04T10:34:00Z">
          <w:pPr>
            <w:pStyle w:val="berschrift2"/>
          </w:pPr>
        </w:pPrChange>
      </w:pPr>
      <w:ins w:id="1488"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489" w:author="Maximilian Schmitz" w:date="2015-06-04T10:53:00Z">
        <w:r w:rsidR="003A2403">
          <w:t xml:space="preserve"> und menschlichem Verhalten </w:t>
        </w:r>
      </w:ins>
      <w:ins w:id="1490" w:author="Maximilian Schmitz" w:date="2015-06-04T10:50:00Z">
        <w:r w:rsidR="003A2403">
          <w:t xml:space="preserve">in Computerprogrammen (vgl. </w:t>
        </w:r>
      </w:ins>
      <w:customXmlInsRangeStart w:id="1491" w:author="Maximilian Schmitz" w:date="2015-06-04T10:56:00Z"/>
      <w:sdt>
        <w:sdtPr>
          <w:id w:val="996455497"/>
          <w:citation/>
        </w:sdtPr>
        <w:sdtEndPr/>
        <w:sdtContent>
          <w:customXmlInsRangeEnd w:id="1491"/>
          <w:ins w:id="1492" w:author="Maximilian Schmitz" w:date="2015-06-04T10:56:00Z">
            <w:r w:rsidR="003A2403">
              <w:fldChar w:fldCharType="begin"/>
            </w:r>
          </w:ins>
          <w:ins w:id="1493" w:author="Maximilian Schmitz" w:date="2015-06-04T10:57:00Z">
            <w:r w:rsidR="003A2403">
              <w:instrText xml:space="preserve">CITATION Nor04 \p 17f. \l 1031 </w:instrText>
            </w:r>
          </w:ins>
          <w:r w:rsidR="003A2403">
            <w:fldChar w:fldCharType="separate"/>
          </w:r>
          <w:ins w:id="1494" w:author="Maximilian Schmitz" w:date="2015-06-19T09:20:00Z">
            <w:r w:rsidR="00867956">
              <w:rPr>
                <w:noProof/>
              </w:rPr>
              <w:t>[3, p. 17f.]</w:t>
            </w:r>
          </w:ins>
          <w:ins w:id="1495" w:author="Maximilian Schmitz" w:date="2015-06-04T10:56:00Z">
            <w:r w:rsidR="003A2403">
              <w:fldChar w:fldCharType="end"/>
            </w:r>
          </w:ins>
          <w:customXmlInsRangeStart w:id="1496" w:author="Maximilian Schmitz" w:date="2015-06-04T10:56:00Z"/>
        </w:sdtContent>
      </w:sdt>
      <w:customXmlInsRangeEnd w:id="1496"/>
      <w:ins w:id="1497" w:author="Maximilian Schmitz" w:date="2015-06-04T10:56:00Z">
        <w:r w:rsidR="003A2403">
          <w:t>).</w:t>
        </w:r>
      </w:ins>
    </w:p>
    <w:p w14:paraId="0324F0FE" w14:textId="77777777" w:rsidR="00FD106D" w:rsidRDefault="003A2403">
      <w:pPr>
        <w:rPr>
          <w:ins w:id="1498" w:author="Maximilian Schmitz" w:date="2015-06-04T20:57:00Z"/>
        </w:rPr>
        <w:pPrChange w:id="1499" w:author="Maximilian Schmitz" w:date="2015-06-04T10:34:00Z">
          <w:pPr>
            <w:pStyle w:val="berschrift2"/>
          </w:pPr>
        </w:pPrChange>
      </w:pPr>
      <w:ins w:id="1500" w:author="Maximilian Schmitz" w:date="2015-06-04T10:58:00Z">
        <w:r>
          <w:t>Im speziellen Fall hier geht es darum, die Intelligenz und das Verhalten eines Fußballspielers bzw. einer ganzen Fußballmannschaft nachzubilden.</w:t>
        </w:r>
      </w:ins>
      <w:ins w:id="1501" w:author="Maximilian Schmitz" w:date="2015-06-04T10:59:00Z">
        <w:r w:rsidR="00E12CD0">
          <w:t xml:space="preserve"> </w:t>
        </w:r>
      </w:ins>
      <w:ins w:id="1502"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503" w:author="Maximilian Schmitz" w:date="2015-06-04T11:09:00Z">
        <w:r w:rsidR="004D7C7E">
          <w:t>die</w:t>
        </w:r>
      </w:ins>
      <w:ins w:id="1504" w:author="Maximilian Schmitz" w:date="2015-06-04T11:06:00Z">
        <w:r w:rsidR="004D7C7E">
          <w:t xml:space="preserve"> Mannschaft ergänzen.</w:t>
        </w:r>
      </w:ins>
      <w:ins w:id="1505" w:author="Maximilian Schmitz" w:date="2015-06-04T11:09:00Z">
        <w:r w:rsidR="00457DF0">
          <w:t xml:space="preserve"> </w:t>
        </w:r>
      </w:ins>
      <w:ins w:id="1506" w:author="Maximilian Schmitz" w:date="2015-06-04T11:10:00Z">
        <w:r w:rsidR="00457DF0">
          <w:t>Da Fußball ein M</w:t>
        </w:r>
        <w:r w:rsidR="00FD106D">
          <w:t xml:space="preserve">annschaftssport ist, ist diese Zusammenarbeit der einzelnen Spieler ein zentraler Punkt für die </w:t>
        </w:r>
      </w:ins>
      <w:ins w:id="1507" w:author="Maximilian Schmitz" w:date="2015-06-04T11:11:00Z">
        <w:r w:rsidR="00FD106D">
          <w:t>E</w:t>
        </w:r>
      </w:ins>
      <w:ins w:id="1508" w:author="Maximilian Schmitz" w:date="2015-06-04T11:10:00Z">
        <w:r w:rsidR="00FD106D">
          <w:t>ntwicklung der künstlichen Intelligenz.</w:t>
        </w:r>
      </w:ins>
    </w:p>
    <w:p w14:paraId="3B3DF075" w14:textId="77777777" w:rsidR="005D4339" w:rsidRDefault="005D4339">
      <w:pPr>
        <w:rPr>
          <w:ins w:id="1509" w:author="Maximilian Schmitz" w:date="2015-06-04T20:29:00Z"/>
        </w:rPr>
        <w:pPrChange w:id="1510" w:author="Maximilian Schmitz" w:date="2015-06-04T10:34:00Z">
          <w:pPr>
            <w:pStyle w:val="berschrift2"/>
          </w:pPr>
        </w:pPrChange>
      </w:pPr>
    </w:p>
    <w:p w14:paraId="523E7B1C" w14:textId="2789C297" w:rsidR="009C4199" w:rsidRDefault="00EC44E1">
      <w:pPr>
        <w:rPr>
          <w:ins w:id="1511" w:author="Maximilian Schmitz" w:date="2015-06-04T21:04:00Z"/>
        </w:rPr>
        <w:pPrChange w:id="1512" w:author="Maximilian Schmitz" w:date="2015-06-04T10:34:00Z">
          <w:pPr>
            <w:pStyle w:val="berschrift2"/>
          </w:pPr>
        </w:pPrChange>
      </w:pPr>
      <w:ins w:id="1513" w:author="Maximilian Schmitz" w:date="2015-06-04T20:30:00Z">
        <w:r>
          <w:t xml:space="preserve">Eine Simulation der Fußballmannschaft kann daher als ein verteiltes, wissensverarbeitendes System </w:t>
        </w:r>
      </w:ins>
      <w:ins w:id="1514" w:author="Maximilian Schmitz" w:date="2015-06-04T20:31:00Z">
        <w:r>
          <w:t>angesehen werden.</w:t>
        </w:r>
        <w:r w:rsidR="00052E5C">
          <w:t xml:space="preserve"> </w:t>
        </w:r>
      </w:ins>
      <w:ins w:id="1515"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516" w:author="Maximilian Schmitz" w:date="2015-06-04T20:49:00Z">
        <w:r w:rsidR="00E60B91">
          <w:t xml:space="preserve"> Zudem wird oft die Forderung gestellt, dass ein verteiltes System für den Benutzer nicht als solches erkennbar sein darf. </w:t>
        </w:r>
      </w:ins>
      <w:ins w:id="1517"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518" w:author="Maximilian Schmitz" w:date="2015-06-04T20:51:00Z">
              <w:rPr/>
            </w:rPrChange>
          </w:rPr>
          <w:t>&lt;</w:t>
        </w:r>
      </w:ins>
      <w:ins w:id="1519" w:author="Maximilian Schmitz" w:date="2015-06-04T20:51:00Z">
        <w:r w:rsidR="004239A1">
          <w:rPr>
            <w:highlight w:val="yellow"/>
          </w:rPr>
          <w:t xml:space="preserve">TODO: </w:t>
        </w:r>
      </w:ins>
      <w:ins w:id="1520" w:author="Maximilian Schmitz" w:date="2015-06-04T20:50:00Z">
        <w:r w:rsidR="004239A1" w:rsidRPr="00201692">
          <w:rPr>
            <w:highlight w:val="yellow"/>
          </w:rPr>
          <w:t xml:space="preserve">Quellen </w:t>
        </w:r>
      </w:ins>
      <w:ins w:id="1521" w:author="Maximilian Schmitz" w:date="2015-06-04T20:51:00Z">
        <w:r w:rsidR="004239A1" w:rsidRPr="004239A1">
          <w:rPr>
            <w:highlight w:val="yellow"/>
          </w:rPr>
          <w:sym w:font="Wingdings" w:char="F0E0"/>
        </w:r>
      </w:ins>
      <w:ins w:id="1522" w:author="Maximilian Schmitz" w:date="2015-06-04T20:50:00Z">
        <w:r w:rsidR="004239A1" w:rsidRPr="004239A1">
          <w:rPr>
            <w:highlight w:val="yellow"/>
            <w:rPrChange w:id="1523" w:author="Maximilian Schmitz" w:date="2015-06-04T20:51:00Z">
              <w:rPr/>
            </w:rPrChange>
          </w:rPr>
          <w:t xml:space="preserve"> </w:t>
        </w:r>
      </w:ins>
      <w:ins w:id="1524" w:author="Maximilian Schmitz" w:date="2015-06-04T20:51:00Z">
        <w:r w:rsidR="004239A1" w:rsidRPr="004239A1">
          <w:rPr>
            <w:highlight w:val="yellow"/>
            <w:rPrChange w:id="1525" w:author="Maximilian Schmitz" w:date="2015-06-04T20:51:00Z">
              <w:rPr/>
            </w:rPrChange>
          </w:rPr>
          <w:t xml:space="preserve">Andrew </w:t>
        </w:r>
      </w:ins>
      <w:ins w:id="1526" w:author="Maximilian Schmitz" w:date="2015-06-04T20:50:00Z">
        <w:r w:rsidR="004239A1" w:rsidRPr="004239A1">
          <w:rPr>
            <w:highlight w:val="yellow"/>
            <w:rPrChange w:id="1527" w:author="Maximilian Schmitz" w:date="2015-06-04T20:51:00Z">
              <w:rPr/>
            </w:rPrChange>
          </w:rPr>
          <w:t xml:space="preserve">Tannenbaum, </w:t>
        </w:r>
      </w:ins>
      <w:ins w:id="1528" w:author="Maximilian Schmitz" w:date="2015-06-04T20:51:00Z">
        <w:r w:rsidR="004239A1" w:rsidRPr="004239A1">
          <w:rPr>
            <w:highlight w:val="yellow"/>
            <w:rPrChange w:id="1529" w:author="Maximilian Schmitz" w:date="2015-06-04T20:51:00Z">
              <w:rPr/>
            </w:rPrChange>
          </w:rPr>
          <w:t>Peter Löhr&gt;</w:t>
        </w:r>
      </w:ins>
      <w:ins w:id="1530"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531" w:author="Admin" w:date="2015-07-06T14:47:00Z">
          <w:r w:rsidR="004239A1" w:rsidDel="0041383A">
            <w:delText>Prozess</w:delText>
          </w:r>
        </w:del>
      </w:ins>
      <w:ins w:id="1532" w:author="Admin" w:date="2015-07-06T14:47:00Z">
        <w:r w:rsidR="0041383A">
          <w:t>Thread</w:t>
        </w:r>
      </w:ins>
      <w:ins w:id="1533" w:author="Maximilian Schmitz" w:date="2015-06-04T20:52:00Z">
        <w:r w:rsidR="004239A1">
          <w:t xml:space="preserve"> repräsentiert. Die Kommunikation mit der Simulationsumgebung erfolgt über entfernte Funktionsaufrufe. Eine Kommunikation der Spieler untereinander ist ebenfalls über </w:t>
        </w:r>
      </w:ins>
      <w:ins w:id="1534" w:author="Maximilian Schmitz" w:date="2015-06-04T20:55:00Z">
        <w:r w:rsidR="004239A1">
          <w:t>entfernte</w:t>
        </w:r>
      </w:ins>
      <w:ins w:id="1535" w:author="Maximilian Schmitz" w:date="2015-06-04T20:52:00Z">
        <w:r w:rsidR="004239A1">
          <w:t xml:space="preserve"> Funktionsaufrufe über die Simulationsumgebung möglich. </w:t>
        </w:r>
      </w:ins>
      <w:ins w:id="1536" w:author="Maximilian Schmitz" w:date="2015-06-04T20:55:00Z">
        <w:r w:rsidR="004239A1">
          <w:t>Es besteht also kein gemeinsamer Speicher. Dass die einzelnen Prozesse ein gemeinsames</w:t>
        </w:r>
      </w:ins>
      <w:ins w:id="1537"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538" w:author="Maximilian Schmitz" w:date="2015-06-04T20:57:00Z">
        <w:r w:rsidR="00531F63">
          <w:t xml:space="preserve">Die Forderung nach der Erkennbarkeit der einzelnen Prozesse ist schwer zu beantworten. Auf der einen Seite ist jeder Spieler klar als Individuum </w:t>
        </w:r>
      </w:ins>
      <w:ins w:id="1539" w:author="Maximilian Schmitz" w:date="2015-06-04T20:58:00Z">
        <w:r w:rsidR="00531F63">
          <w:t xml:space="preserve">mit individuellem Verhalten </w:t>
        </w:r>
      </w:ins>
      <w:ins w:id="1540" w:author="Maximilian Schmitz" w:date="2015-06-04T20:57:00Z">
        <w:r w:rsidR="00531F63">
          <w:t>zu erkennen</w:t>
        </w:r>
      </w:ins>
      <w:ins w:id="1541"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542" w:author="Maximilian Schmitz" w:date="2015-06-04T21:01:00Z"/>
        </w:rPr>
        <w:pPrChange w:id="1543" w:author="Maximilian Schmitz" w:date="2015-06-04T10:34:00Z">
          <w:pPr>
            <w:pStyle w:val="berschrift2"/>
          </w:pPr>
        </w:pPrChange>
      </w:pPr>
    </w:p>
    <w:p w14:paraId="727F4144" w14:textId="77777777" w:rsidR="00FD106D" w:rsidRDefault="009C4199">
      <w:pPr>
        <w:rPr>
          <w:ins w:id="1544" w:author="Maximilian Schmitz" w:date="2015-06-04T11:29:00Z"/>
        </w:rPr>
        <w:pPrChange w:id="1545" w:author="Maximilian Schmitz" w:date="2015-06-04T10:34:00Z">
          <w:pPr>
            <w:pStyle w:val="berschrift2"/>
          </w:pPr>
        </w:pPrChange>
      </w:pPr>
      <w:ins w:id="1546" w:author="Maximilian Schmitz" w:date="2015-06-04T21:01:00Z">
        <w:r>
          <w:lastRenderedPageBreak/>
          <w:t xml:space="preserve">Nach der Betrachtung als </w:t>
        </w:r>
      </w:ins>
      <w:ins w:id="1547" w:author="Maximilian Schmitz" w:date="2015-06-04T21:02:00Z">
        <w:r>
          <w:t>verteiltes, wissensverarbeitendes</w:t>
        </w:r>
      </w:ins>
      <w:ins w:id="1548" w:author="Maximilian Schmitz" w:date="2015-06-04T21:01:00Z">
        <w:r>
          <w:t xml:space="preserve"> System, muss ein geeigneter Ansatz gefunden werden um dieses umzusetzen.</w:t>
        </w:r>
      </w:ins>
      <w:ins w:id="1549" w:author="Maximilian Schmitz" w:date="2015-06-04T21:02:00Z">
        <w:r>
          <w:t xml:space="preserve"> </w:t>
        </w:r>
      </w:ins>
      <w:ins w:id="1550" w:author="Maximilian Schmitz" w:date="2015-06-04T11:12:00Z">
        <w:r w:rsidR="00FD106D">
          <w:t xml:space="preserve">Im Gebiet der </w:t>
        </w:r>
      </w:ins>
      <w:ins w:id="1551" w:author="Maximilian Schmitz" w:date="2015-06-04T11:13:00Z">
        <w:r w:rsidR="00FD106D">
          <w:t xml:space="preserve">computerbasierten Wissensverarbeitung </w:t>
        </w:r>
      </w:ins>
      <w:ins w:id="1552" w:author="Maximilian Schmitz" w:date="2015-06-04T11:12:00Z">
        <w:r w:rsidR="00FD106D">
          <w:t xml:space="preserve">stehen verschiedene Ansätze </w:t>
        </w:r>
      </w:ins>
      <w:ins w:id="1553" w:author="Maximilian Schmitz" w:date="2015-06-04T11:13:00Z">
        <w:r w:rsidR="00FD106D">
          <w:t>zur Entwicklung von intelligentem Verhalten zur Verfügung.</w:t>
        </w:r>
      </w:ins>
    </w:p>
    <w:p w14:paraId="16F7BF99" w14:textId="77777777" w:rsidR="00A76AC5" w:rsidRDefault="00915CC7">
      <w:pPr>
        <w:rPr>
          <w:ins w:id="1554" w:author="Maximilian Schmitz" w:date="2015-06-04T11:38:00Z"/>
        </w:rPr>
        <w:pPrChange w:id="1555" w:author="Maximilian Schmitz" w:date="2015-06-04T10:34:00Z">
          <w:pPr>
            <w:pStyle w:val="berschrift2"/>
          </w:pPr>
        </w:pPrChange>
      </w:pPr>
      <w:ins w:id="1556"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557" w:author="Maximilian Schmitz" w:date="2015-06-04T21:07:00Z"/>
        </w:rPr>
        <w:pPrChange w:id="1558" w:author="Maximilian Schmitz" w:date="2015-06-04T10:34:00Z">
          <w:pPr>
            <w:pStyle w:val="berschrift2"/>
          </w:pPr>
        </w:pPrChange>
      </w:pPr>
      <w:ins w:id="1559" w:author="Maximilian Schmitz" w:date="2015-06-04T11:38:00Z">
        <w:r>
          <w:t xml:space="preserve">Im Gegensatz dazu kommen implizite Ansätze ohne eine explizite Definition von Regeln aus. </w:t>
        </w:r>
      </w:ins>
      <w:ins w:id="1560"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561" w:author="Maximilian Schmitz" w:date="2015-06-04T20:26:00Z">
        <w:r w:rsidR="00660FAA">
          <w:t>Netz</w:t>
        </w:r>
      </w:ins>
      <w:ins w:id="1562" w:author="Maximilian Schmitz" w:date="2015-06-04T19:57:00Z">
        <w:r w:rsidR="00716ACB">
          <w:t xml:space="preserve">. </w:t>
        </w:r>
      </w:ins>
      <w:ins w:id="1563" w:author="Maximilian Schmitz" w:date="2015-06-04T20:26:00Z">
        <w:r w:rsidR="00660FAA">
          <w:t xml:space="preserve">Neuronale Netze </w:t>
        </w:r>
      </w:ins>
      <w:ins w:id="1564" w:author="Maximilian Schmitz" w:date="2015-06-04T20:27:00Z">
        <w:r w:rsidR="00660FAA">
          <w:t xml:space="preserve">bilden die Neuronenstruktur des menschlichen Gehirns nach. </w:t>
        </w:r>
        <w:r w:rsidR="00FC10CC">
          <w:t>Es werden die Neuronen mit ihren Verbindungen, den Synapsen, simuliert.</w:t>
        </w:r>
      </w:ins>
      <w:ins w:id="1565" w:author="Maximilian Schmitz" w:date="2015-06-04T20:29:00Z">
        <w:r w:rsidR="006E5783">
          <w:t xml:space="preserve"> </w:t>
        </w:r>
      </w:ins>
      <w:ins w:id="1566" w:author="Maximilian Schmitz" w:date="2015-06-04T20:28:00Z">
        <w:r w:rsidR="006E5783">
          <w:t xml:space="preserve">Neuronale Netze und andere implizite Ansätze werden </w:t>
        </w:r>
      </w:ins>
      <w:ins w:id="1567" w:author="Maximilian Schmitz" w:date="2015-06-04T20:29:00Z">
        <w:r w:rsidR="006E5783">
          <w:t>in diesem Dokument nicht weiter betrachtet, da sie für diese Studienarbeit zu weit führen würden.</w:t>
        </w:r>
      </w:ins>
      <w:ins w:id="1568" w:author="Maximilian Schmitz" w:date="2015-06-04T21:04:00Z">
        <w:r w:rsidR="00C872C7">
          <w:t xml:space="preserve"> </w:t>
        </w:r>
        <w:r w:rsidR="00EB4EF0">
          <w:t xml:space="preserve">Außerdem ist </w:t>
        </w:r>
      </w:ins>
      <w:ins w:id="1569"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570" w:author="Maximilian Schmitz" w:date="2015-06-04T21:08:00Z"/>
        </w:rPr>
        <w:pPrChange w:id="1571" w:author="Maximilian Schmitz" w:date="2015-06-04T10:34:00Z">
          <w:pPr>
            <w:pStyle w:val="berschrift2"/>
          </w:pPr>
        </w:pPrChange>
      </w:pPr>
    </w:p>
    <w:p w14:paraId="0229AA68" w14:textId="78CAAD51" w:rsidR="00EB4EF0" w:rsidDel="009D51C3" w:rsidRDefault="00EB4EF0">
      <w:pPr>
        <w:rPr>
          <w:del w:id="1572" w:author="Maximilian Schmitz" w:date="2015-06-05T06:53:00Z"/>
        </w:rPr>
        <w:pPrChange w:id="1573" w:author="Maximilian Schmitz" w:date="2015-06-05T06:53:00Z">
          <w:pPr>
            <w:pStyle w:val="berschrift1"/>
          </w:pPr>
        </w:pPrChange>
      </w:pPr>
      <w:ins w:id="1574" w:author="Maximilian Schmitz" w:date="2015-06-04T21:08:00Z">
        <w:r>
          <w:t xml:space="preserve">Im </w:t>
        </w:r>
      </w:ins>
      <w:ins w:id="1575" w:author="Maximilian Schmitz" w:date="2015-06-04T21:09:00Z">
        <w:r w:rsidR="00B3716F">
          <w:t>W</w:t>
        </w:r>
      </w:ins>
      <w:ins w:id="1576" w:author="Maximilian Schmitz" w:date="2015-06-04T21:08:00Z">
        <w:r>
          <w:t xml:space="preserve">eiteren spielen daher nur noch explizite, wissensverarbeitende Systeme eine Rolle. </w:t>
        </w:r>
      </w:ins>
      <w:ins w:id="1577" w:author="Maximilian Schmitz" w:date="2015-06-05T07:04:00Z">
        <w:r w:rsidR="006E1E5F">
          <w:t xml:space="preserve">Ansätze die auf reiner </w:t>
        </w:r>
      </w:ins>
      <w:ins w:id="1578" w:author="Maximilian Schmitz" w:date="2015-06-05T07:14:00Z">
        <w:r w:rsidR="00CD30B3">
          <w:t>Logik</w:t>
        </w:r>
      </w:ins>
      <w:ins w:id="1579" w:author="Maximilian Schmitz" w:date="2015-06-05T07:04:00Z">
        <w:r w:rsidR="006E1E5F">
          <w:t xml:space="preserve"> basieren sind wegen der Implementierung problematisch. Durch die implementierte </w:t>
        </w:r>
      </w:ins>
      <w:ins w:id="1580" w:author="Maximilian Schmitz" w:date="2015-06-17T15:31:00Z">
        <w:r w:rsidR="003227D0">
          <w:t xml:space="preserve">Skriptschnittstelle </w:t>
        </w:r>
      </w:ins>
      <w:ins w:id="1581" w:author="Maximilian Schmitz" w:date="2015-06-05T07:05:00Z">
        <w:r w:rsidR="00011F96">
          <w:t>wird mit LUA-Sk</w:t>
        </w:r>
        <w:r w:rsidR="006E1E5F">
          <w:t>ript eine prozedurale Sprache verwendet. Darin lassen sich logische Aussagen und Regeln nur schwer formulieren.</w:t>
        </w:r>
      </w:ins>
      <w:ins w:id="1582" w:author="Maximilian Schmitz" w:date="2015-06-05T07:06:00Z">
        <w:r w:rsidR="001550E6">
          <w:t xml:space="preserve"> Deklarative Sprachen wie Prolog </w:t>
        </w:r>
      </w:ins>
      <w:ins w:id="1583" w:author="Maximilian Schmitz" w:date="2015-06-05T07:08:00Z">
        <w:r w:rsidR="001550E6">
          <w:t>oder Lisp sind zum Umsetzen von Aussagenlogik deutlich besser geeignet.</w:t>
        </w:r>
      </w:ins>
      <w:ins w:id="1584" w:author="Maximilian Schmitz" w:date="2015-06-05T07:10:00Z">
        <w:r w:rsidR="00CC1C24">
          <w:t xml:space="preserve"> Das gilt auch für die Prädikatenlogik.</w:t>
        </w:r>
      </w:ins>
    </w:p>
    <w:p w14:paraId="137B11A1" w14:textId="77777777" w:rsidR="00FC5721" w:rsidRDefault="00FC5721">
      <w:pPr>
        <w:rPr>
          <w:ins w:id="1585" w:author="Maximilian Schmitz" w:date="2015-06-05T07:11:00Z"/>
        </w:rPr>
        <w:pPrChange w:id="1586" w:author="Maximilian Schmitz" w:date="2015-06-05T06:53:00Z">
          <w:pPr>
            <w:pStyle w:val="berschrift1"/>
          </w:pPr>
        </w:pPrChange>
      </w:pPr>
    </w:p>
    <w:p w14:paraId="736009A8" w14:textId="77777777" w:rsidR="001033A1" w:rsidRDefault="005E6029">
      <w:pPr>
        <w:tabs>
          <w:tab w:val="right" w:pos="9072"/>
        </w:tabs>
        <w:rPr>
          <w:ins w:id="1587" w:author="Maximilian Schmitz" w:date="2015-06-14T10:31:00Z"/>
        </w:rPr>
        <w:pPrChange w:id="1588" w:author="Maximilian Schmitz" w:date="2015-06-05T07:16:00Z">
          <w:pPr>
            <w:pStyle w:val="berschrift1"/>
          </w:pPr>
        </w:pPrChange>
      </w:pPr>
      <w:ins w:id="1589" w:author="Maximilian Schmitz" w:date="2015-06-05T07:12:00Z">
        <w:r>
          <w:t>In dieser Studienarbeit wurde mit einfachen Entscheidungsbäumen gearbeitet.</w:t>
        </w:r>
        <w:r w:rsidR="00CD30B3">
          <w:t xml:space="preserve"> </w:t>
        </w:r>
      </w:ins>
      <w:ins w:id="1590" w:author="Maximilian Schmitz" w:date="2015-06-05T07:19:00Z">
        <w:r w:rsidR="00575101">
          <w:t xml:space="preserve">Die Entscheidungen basieren auf Daten, die die Spieler von der Simulationsumgebung </w:t>
        </w:r>
        <w:r w:rsidR="00575101">
          <w:lastRenderedPageBreak/>
          <w:t xml:space="preserve">erhalten. </w:t>
        </w:r>
      </w:ins>
      <w:ins w:id="1591"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592" w:author="Maximilian Schmitz" w:date="2015-06-14T11:10:00Z"/>
        </w:rPr>
        <w:pPrChange w:id="1593" w:author="Maximilian Schmitz" w:date="2015-06-05T07:16:00Z">
          <w:pPr>
            <w:pStyle w:val="berschrift1"/>
          </w:pPr>
        </w:pPrChange>
      </w:pPr>
      <w:ins w:id="1594" w:author="Maximilian Schmitz" w:date="2015-06-14T10:32:00Z">
        <w:r>
          <w:t xml:space="preserve">Wie im Kapitel </w:t>
        </w:r>
      </w:ins>
      <w:ins w:id="1595" w:author="Maximilian Schmitz" w:date="2015-06-17T15:31:00Z">
        <w:r w:rsidR="003227D0">
          <w:t xml:space="preserve">Skriptschnittstelle </w:t>
        </w:r>
      </w:ins>
      <w:ins w:id="1596" w:author="Maximilian Schmitz" w:date="2015-06-14T10:32:00Z">
        <w:r>
          <w:t xml:space="preserve">bereits beschrieben, stehen für die Programmierung der künstlichen Intelligenz </w:t>
        </w:r>
      </w:ins>
      <w:ins w:id="1597" w:author="Maximilian Schmitz" w:date="2015-06-14T10:33:00Z">
        <w:r>
          <w:t xml:space="preserve">wichtige Informationen über den aktuellen </w:t>
        </w:r>
      </w:ins>
      <w:ins w:id="1598" w:author="Maximilian Schmitz" w:date="2015-06-14T10:34:00Z">
        <w:r w:rsidR="003A3B00">
          <w:t>Spielstatus</w:t>
        </w:r>
      </w:ins>
      <w:ins w:id="1599" w:author="Maximilian Schmitz" w:date="2015-06-14T10:33:00Z">
        <w:r>
          <w:t xml:space="preserve"> zur Verfügung.</w:t>
        </w:r>
      </w:ins>
      <w:ins w:id="1600" w:author="Maximilian Schmitz" w:date="2015-06-14T10:34:00Z">
        <w:r w:rsidR="003A3B00">
          <w:t xml:space="preserve"> </w:t>
        </w:r>
      </w:ins>
      <w:ins w:id="1601" w:author="Maximilian Schmitz" w:date="2015-06-14T10:47:00Z">
        <w:r w:rsidR="003474E5">
          <w:t xml:space="preserve">In folgender Tabelle ist eine Übersicht über die von der </w:t>
        </w:r>
      </w:ins>
      <w:ins w:id="1602" w:author="Maximilian Schmitz" w:date="2015-06-17T15:31:00Z">
        <w:r w:rsidR="003227D0">
          <w:t xml:space="preserve">Skriptschnittstelle </w:t>
        </w:r>
      </w:ins>
      <w:ins w:id="1603" w:author="Maximilian Schmitz" w:date="2015-06-14T10:47:00Z">
        <w:r w:rsidR="003474E5">
          <w:t>angebotenen Funktionen zu sehen</w:t>
        </w:r>
      </w:ins>
      <w:ins w:id="1604" w:author="Maximilian Schmitz" w:date="2015-06-14T11:04:00Z">
        <w:r w:rsidR="00D62BC2">
          <w:t xml:space="preserve">. Eine ausführliche Übersicht mit Übergabeparametern und Verwendungshinweisen findet sich im Kapitel </w:t>
        </w:r>
      </w:ins>
      <w:ins w:id="1605" w:author="Maximilian Schmitz" w:date="2015-06-17T15:31:00Z">
        <w:r w:rsidR="003227D0">
          <w:t>Skriptschnittstelle</w:t>
        </w:r>
      </w:ins>
      <w:ins w:id="1606" w:author="Maximilian Schmitz" w:date="2015-06-14T11:05:00Z">
        <w:r w:rsidR="00D62BC2">
          <w:t>.</w:t>
        </w:r>
      </w:ins>
    </w:p>
    <w:p w14:paraId="538F1D7F" w14:textId="77777777" w:rsidR="00842C5C" w:rsidRDefault="00842C5C">
      <w:pPr>
        <w:tabs>
          <w:tab w:val="right" w:pos="9072"/>
        </w:tabs>
        <w:rPr>
          <w:ins w:id="1607" w:author="Maximilian Schmitz" w:date="2015-06-14T10:35:00Z"/>
        </w:rPr>
        <w:pPrChange w:id="1608" w:author="Maximilian Schmitz" w:date="2015-06-05T07:16:00Z">
          <w:pPr>
            <w:pStyle w:val="berschrift1"/>
          </w:pPr>
        </w:pPrChange>
      </w:pPr>
    </w:p>
    <w:tbl>
      <w:tblPr>
        <w:tblStyle w:val="Gitternetztabelle1hell"/>
        <w:tblW w:w="9421" w:type="dxa"/>
        <w:tblLook w:val="04A0" w:firstRow="1" w:lastRow="0" w:firstColumn="1" w:lastColumn="0" w:noHBand="0" w:noVBand="1"/>
        <w:tblPrChange w:id="1609" w:author="Maximilian Schmitz" w:date="2015-06-14T11:01:00Z">
          <w:tblPr>
            <w:tblStyle w:val="Tabellenraster"/>
            <w:tblW w:w="0" w:type="auto"/>
            <w:tblLook w:val="04A0" w:firstRow="1" w:lastRow="0" w:firstColumn="1" w:lastColumn="0" w:noHBand="0" w:noVBand="1"/>
          </w:tblPr>
        </w:tblPrChange>
      </w:tblPr>
      <w:tblGrid>
        <w:gridCol w:w="2244"/>
        <w:gridCol w:w="7177"/>
        <w:tblGridChange w:id="1610">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611" w:author="Maximilian Schmitz" w:date="2015-06-14T10:36:00Z"/>
          <w:trPrChange w:id="16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3"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614" w:author="Maximilian Schmitz" w:date="2015-06-14T10:36:00Z"/>
              </w:rPr>
            </w:pPr>
            <w:ins w:id="1615" w:author="Maximilian Schmitz" w:date="2015-06-14T10:36:00Z">
              <w:r>
                <w:t>Funktion</w:t>
              </w:r>
            </w:ins>
          </w:p>
        </w:tc>
        <w:tc>
          <w:tcPr>
            <w:tcW w:w="7177" w:type="dxa"/>
            <w:tcPrChange w:id="1616"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617" w:author="Maximilian Schmitz" w:date="2015-06-14T10:36:00Z"/>
              </w:rPr>
            </w:pPr>
            <w:ins w:id="1618" w:author="Maximilian Schmitz" w:date="2015-06-14T10:36:00Z">
              <w:r>
                <w:t>Beschreibung</w:t>
              </w:r>
            </w:ins>
          </w:p>
        </w:tc>
      </w:tr>
      <w:tr w:rsidR="00457E53" w14:paraId="461407DC" w14:textId="77777777" w:rsidTr="00D62BC2">
        <w:trPr>
          <w:ins w:id="1619" w:author="Maximilian Schmitz" w:date="2015-06-14T10:36:00Z"/>
          <w:trPrChange w:id="162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21" w:author="Maximilian Schmitz" w:date="2015-06-14T11:01:00Z">
              <w:tcPr>
                <w:tcW w:w="1809" w:type="dxa"/>
              </w:tcPr>
            </w:tcPrChange>
          </w:tcPr>
          <w:p w14:paraId="63F8F5EE" w14:textId="77777777" w:rsidR="00457E53" w:rsidRPr="00457E53" w:rsidRDefault="00457E53">
            <w:pPr>
              <w:tabs>
                <w:tab w:val="right" w:pos="9072"/>
              </w:tabs>
              <w:rPr>
                <w:ins w:id="1622" w:author="Maximilian Schmitz" w:date="2015-06-14T10:36:00Z"/>
                <w:b w:val="0"/>
                <w:rPrChange w:id="1623" w:author="Maximilian Schmitz" w:date="2015-06-14T10:36:00Z">
                  <w:rPr>
                    <w:ins w:id="1624" w:author="Maximilian Schmitz" w:date="2015-06-14T10:36:00Z"/>
                  </w:rPr>
                </w:rPrChange>
              </w:rPr>
            </w:pPr>
            <w:ins w:id="1625" w:author="Maximilian Schmitz" w:date="2015-06-14T10:41:00Z">
              <w:r>
                <w:rPr>
                  <w:b w:val="0"/>
                </w:rPr>
                <w:t>AllowedToRun</w:t>
              </w:r>
            </w:ins>
          </w:p>
        </w:tc>
        <w:tc>
          <w:tcPr>
            <w:tcW w:w="7177" w:type="dxa"/>
            <w:tcPrChange w:id="1626"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27" w:author="Maximilian Schmitz" w:date="2015-06-14T10:36:00Z"/>
              </w:rPr>
            </w:pPr>
            <w:ins w:id="1628" w:author="Maximilian Schmitz" w:date="2015-06-14T10:43:00Z">
              <w:r>
                <w:t xml:space="preserve">Gibt zurück, ob </w:t>
              </w:r>
            </w:ins>
            <w:ins w:id="1629" w:author="Maximilian Schmitz" w:date="2015-06-14T10:44:00Z">
              <w:r>
                <w:t>die künstliche Intelligenz ausgeführt werden darf</w:t>
              </w:r>
            </w:ins>
          </w:p>
        </w:tc>
      </w:tr>
      <w:tr w:rsidR="00457E53" w14:paraId="1CF13E37" w14:textId="77777777" w:rsidTr="00D62BC2">
        <w:tblPrEx>
          <w:tblPrExChange w:id="163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31" w:author="Maximilian Schmitz" w:date="2015-06-14T10:37:00Z"/>
          <w:trPrChange w:id="163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33" w:author="Maximilian Schmitz" w:date="2015-06-14T11:01:00Z">
              <w:tcPr>
                <w:tcW w:w="2093" w:type="dxa"/>
                <w:gridSpan w:val="2"/>
              </w:tcPr>
            </w:tcPrChange>
          </w:tcPr>
          <w:p w14:paraId="097E5D4A" w14:textId="77777777" w:rsidR="00457E53" w:rsidRDefault="00457E53">
            <w:pPr>
              <w:tabs>
                <w:tab w:val="right" w:pos="9072"/>
              </w:tabs>
              <w:rPr>
                <w:ins w:id="1634" w:author="Maximilian Schmitz" w:date="2015-06-14T10:37:00Z"/>
                <w:b w:val="0"/>
              </w:rPr>
            </w:pPr>
            <w:ins w:id="1635" w:author="Maximilian Schmitz" w:date="2015-06-14T10:38:00Z">
              <w:r>
                <w:rPr>
                  <w:b w:val="0"/>
                </w:rPr>
                <w:t>TimePlayed</w:t>
              </w:r>
            </w:ins>
          </w:p>
        </w:tc>
        <w:tc>
          <w:tcPr>
            <w:tcW w:w="7177" w:type="dxa"/>
            <w:tcPrChange w:id="1636"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37" w:author="Maximilian Schmitz" w:date="2015-06-14T10:37:00Z"/>
              </w:rPr>
            </w:pPr>
            <w:ins w:id="1638" w:author="Maximilian Schmitz" w:date="2015-06-14T10:44:00Z">
              <w:r>
                <w:t>Gibt die aktuelle Spielzeit in Prozent zurück</w:t>
              </w:r>
            </w:ins>
          </w:p>
        </w:tc>
      </w:tr>
      <w:tr w:rsidR="00457E53" w14:paraId="7DCCDE06" w14:textId="77777777" w:rsidTr="00D62BC2">
        <w:tblPrEx>
          <w:tblPrExChange w:id="163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40" w:author="Maximilian Schmitz" w:date="2015-06-14T10:38:00Z"/>
          <w:trPrChange w:id="164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42" w:author="Maximilian Schmitz" w:date="2015-06-14T11:01:00Z">
              <w:tcPr>
                <w:tcW w:w="2093" w:type="dxa"/>
                <w:gridSpan w:val="2"/>
              </w:tcPr>
            </w:tcPrChange>
          </w:tcPr>
          <w:p w14:paraId="6DEC94D3" w14:textId="77777777" w:rsidR="00457E53" w:rsidRDefault="00457E53">
            <w:pPr>
              <w:tabs>
                <w:tab w:val="right" w:pos="9072"/>
              </w:tabs>
              <w:rPr>
                <w:ins w:id="1643" w:author="Maximilian Schmitz" w:date="2015-06-14T10:38:00Z"/>
                <w:b w:val="0"/>
              </w:rPr>
            </w:pPr>
            <w:ins w:id="1644" w:author="Maximilian Schmitz" w:date="2015-06-14T10:42:00Z">
              <w:r>
                <w:rPr>
                  <w:b w:val="0"/>
                </w:rPr>
                <w:t>IsKickoff</w:t>
              </w:r>
            </w:ins>
          </w:p>
        </w:tc>
        <w:tc>
          <w:tcPr>
            <w:tcW w:w="7177" w:type="dxa"/>
            <w:tcPrChange w:id="1645"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46" w:author="Maximilian Schmitz" w:date="2015-06-14T10:38:00Z"/>
              </w:rPr>
            </w:pPr>
            <w:ins w:id="1647" w:author="Maximilian Schmitz" w:date="2015-06-14T10:44:00Z">
              <w:r>
                <w:t>Gibt zurück, ob ein Anstoß stattfindet</w:t>
              </w:r>
            </w:ins>
          </w:p>
        </w:tc>
      </w:tr>
      <w:tr w:rsidR="00457E53" w14:paraId="12BB4BCC" w14:textId="77777777" w:rsidTr="00D62BC2">
        <w:tblPrEx>
          <w:tblPrExChange w:id="164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49" w:author="Maximilian Schmitz" w:date="2015-06-14T10:38:00Z"/>
          <w:trPrChange w:id="165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51" w:author="Maximilian Schmitz" w:date="2015-06-14T11:01:00Z">
              <w:tcPr>
                <w:tcW w:w="2093" w:type="dxa"/>
                <w:gridSpan w:val="2"/>
              </w:tcPr>
            </w:tcPrChange>
          </w:tcPr>
          <w:p w14:paraId="376E881D" w14:textId="77777777" w:rsidR="00457E53" w:rsidRDefault="00457E53">
            <w:pPr>
              <w:tabs>
                <w:tab w:val="right" w:pos="9072"/>
              </w:tabs>
              <w:rPr>
                <w:ins w:id="1652" w:author="Maximilian Schmitz" w:date="2015-06-14T10:38:00Z"/>
                <w:b w:val="0"/>
              </w:rPr>
            </w:pPr>
            <w:ins w:id="1653" w:author="Maximilian Schmitz" w:date="2015-06-14T10:42:00Z">
              <w:r>
                <w:rPr>
                  <w:b w:val="0"/>
                </w:rPr>
                <w:t>GetTeamId</w:t>
              </w:r>
            </w:ins>
          </w:p>
        </w:tc>
        <w:tc>
          <w:tcPr>
            <w:tcW w:w="7177" w:type="dxa"/>
            <w:tcPrChange w:id="1654"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55" w:author="Maximilian Schmitz" w:date="2015-06-14T10:38:00Z"/>
              </w:rPr>
            </w:pPr>
            <w:ins w:id="1656" w:author="Maximilian Schmitz" w:date="2015-06-14T10:44:00Z">
              <w:r>
                <w:t>Gibt die Team-Id des Spielers zurück</w:t>
              </w:r>
            </w:ins>
          </w:p>
        </w:tc>
      </w:tr>
      <w:tr w:rsidR="00457E53" w14:paraId="18E4ACCE" w14:textId="77777777" w:rsidTr="00D62BC2">
        <w:tblPrEx>
          <w:tblPrExChange w:id="165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58" w:author="Maximilian Schmitz" w:date="2015-06-14T10:40:00Z"/>
          <w:trPrChange w:id="165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60" w:author="Maximilian Schmitz" w:date="2015-06-14T11:01:00Z">
              <w:tcPr>
                <w:tcW w:w="2093" w:type="dxa"/>
                <w:gridSpan w:val="2"/>
              </w:tcPr>
            </w:tcPrChange>
          </w:tcPr>
          <w:p w14:paraId="365781BD" w14:textId="77777777" w:rsidR="00457E53" w:rsidRDefault="00457E53">
            <w:pPr>
              <w:tabs>
                <w:tab w:val="right" w:pos="9072"/>
              </w:tabs>
              <w:rPr>
                <w:ins w:id="1661" w:author="Maximilian Schmitz" w:date="2015-06-14T10:40:00Z"/>
                <w:b w:val="0"/>
              </w:rPr>
            </w:pPr>
            <w:ins w:id="1662" w:author="Maximilian Schmitz" w:date="2015-06-14T10:42:00Z">
              <w:r>
                <w:rPr>
                  <w:b w:val="0"/>
                </w:rPr>
                <w:t>HasBall</w:t>
              </w:r>
            </w:ins>
          </w:p>
        </w:tc>
        <w:tc>
          <w:tcPr>
            <w:tcW w:w="7177" w:type="dxa"/>
            <w:tcPrChange w:id="1663"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64" w:author="Maximilian Schmitz" w:date="2015-06-14T10:40:00Z"/>
              </w:rPr>
            </w:pPr>
            <w:ins w:id="1665" w:author="Maximilian Schmitz" w:date="2015-06-14T10:45:00Z">
              <w:r>
                <w:t>Gibt zurück, ob der Spieler am Ball ist</w:t>
              </w:r>
            </w:ins>
          </w:p>
        </w:tc>
      </w:tr>
      <w:tr w:rsidR="00457E53" w14:paraId="6685ED6D" w14:textId="77777777" w:rsidTr="00D62BC2">
        <w:tblPrEx>
          <w:tblPrExChange w:id="1666"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67"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668" w:author="Maximilian Schmitz" w:date="2015-06-14T11:01:00Z">
              <w:tcPr>
                <w:tcW w:w="2244" w:type="dxa"/>
                <w:gridSpan w:val="3"/>
              </w:tcPr>
            </w:tcPrChange>
          </w:tcPr>
          <w:p w14:paraId="17C61AD4" w14:textId="77777777" w:rsidR="00457E53" w:rsidRDefault="00457E53">
            <w:pPr>
              <w:tabs>
                <w:tab w:val="right" w:pos="9072"/>
              </w:tabs>
              <w:rPr>
                <w:ins w:id="1669" w:author="Maximilian Schmitz" w:date="2015-06-14T10:42:00Z"/>
                <w:b w:val="0"/>
              </w:rPr>
            </w:pPr>
            <w:ins w:id="1670" w:author="Maximilian Schmitz" w:date="2015-06-14T10:42:00Z">
              <w:r>
                <w:rPr>
                  <w:b w:val="0"/>
                </w:rPr>
                <w:t>GetStamina</w:t>
              </w:r>
            </w:ins>
          </w:p>
        </w:tc>
        <w:tc>
          <w:tcPr>
            <w:tcW w:w="7177" w:type="dxa"/>
            <w:tcPrChange w:id="1671"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72" w:author="Maximilian Schmitz" w:date="2015-06-14T10:42:00Z"/>
              </w:rPr>
            </w:pPr>
            <w:ins w:id="1673" w:author="Maximilian Schmitz" w:date="2015-06-14T10:45:00Z">
              <w:r>
                <w:t>Gibt die aktuelle Ausdauer des Spielers zurück</w:t>
              </w:r>
            </w:ins>
          </w:p>
        </w:tc>
      </w:tr>
      <w:tr w:rsidR="00457E53" w14:paraId="174F9A72" w14:textId="77777777" w:rsidTr="00D62BC2">
        <w:tblPrEx>
          <w:tblPrExChange w:id="167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75" w:author="Maximilian Schmitz" w:date="2015-06-14T10:39:00Z"/>
          <w:trPrChange w:id="16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77" w:author="Maximilian Schmitz" w:date="2015-06-14T11:01:00Z">
              <w:tcPr>
                <w:tcW w:w="2093" w:type="dxa"/>
                <w:gridSpan w:val="2"/>
              </w:tcPr>
            </w:tcPrChange>
          </w:tcPr>
          <w:p w14:paraId="3AF25506" w14:textId="77777777" w:rsidR="00457E53" w:rsidRDefault="00457E53">
            <w:pPr>
              <w:tabs>
                <w:tab w:val="right" w:pos="9072"/>
              </w:tabs>
              <w:rPr>
                <w:ins w:id="1678" w:author="Maximilian Schmitz" w:date="2015-06-14T10:39:00Z"/>
                <w:b w:val="0"/>
              </w:rPr>
            </w:pPr>
            <w:ins w:id="1679" w:author="Maximilian Schmitz" w:date="2015-06-14T10:41:00Z">
              <w:r>
                <w:rPr>
                  <w:b w:val="0"/>
                </w:rPr>
                <w:t>GetOwnLocation</w:t>
              </w:r>
            </w:ins>
          </w:p>
        </w:tc>
        <w:tc>
          <w:tcPr>
            <w:tcW w:w="7177" w:type="dxa"/>
            <w:tcPrChange w:id="1680"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81" w:author="Maximilian Schmitz" w:date="2015-06-14T10:39:00Z"/>
              </w:rPr>
            </w:pPr>
            <w:ins w:id="1682" w:author="Maximilian Schmitz" w:date="2015-06-14T10:45:00Z">
              <w:r>
                <w:t>Gibt die aktuelle Position des Spielers zurück</w:t>
              </w:r>
            </w:ins>
          </w:p>
        </w:tc>
      </w:tr>
      <w:tr w:rsidR="00457E53" w14:paraId="7A5D96DD" w14:textId="77777777" w:rsidTr="00D62BC2">
        <w:tblPrEx>
          <w:tblPrExChange w:id="168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84" w:author="Maximilian Schmitz" w:date="2015-06-14T10:39:00Z"/>
          <w:trPrChange w:id="16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86" w:author="Maximilian Schmitz" w:date="2015-06-14T11:01:00Z">
              <w:tcPr>
                <w:tcW w:w="2093" w:type="dxa"/>
                <w:gridSpan w:val="2"/>
              </w:tcPr>
            </w:tcPrChange>
          </w:tcPr>
          <w:p w14:paraId="63E4C7ED" w14:textId="77777777" w:rsidR="00457E53" w:rsidRDefault="00457E53">
            <w:pPr>
              <w:tabs>
                <w:tab w:val="right" w:pos="9072"/>
              </w:tabs>
              <w:rPr>
                <w:ins w:id="1687" w:author="Maximilian Schmitz" w:date="2015-06-14T10:39:00Z"/>
                <w:b w:val="0"/>
              </w:rPr>
            </w:pPr>
            <w:ins w:id="1688" w:author="Maximilian Schmitz" w:date="2015-06-14T10:39:00Z">
              <w:r>
                <w:rPr>
                  <w:b w:val="0"/>
                </w:rPr>
                <w:t>GetBallLocation</w:t>
              </w:r>
            </w:ins>
          </w:p>
        </w:tc>
        <w:tc>
          <w:tcPr>
            <w:tcW w:w="7177" w:type="dxa"/>
            <w:tcPrChange w:id="1689"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90" w:author="Maximilian Schmitz" w:date="2015-06-14T10:39:00Z"/>
              </w:rPr>
            </w:pPr>
            <w:ins w:id="1691" w:author="Maximilian Schmitz" w:date="2015-06-14T10:46:00Z">
              <w:r>
                <w:t>Gibt die aktuelle Ballposition zurück, wenn sichtbar</w:t>
              </w:r>
            </w:ins>
          </w:p>
        </w:tc>
      </w:tr>
      <w:tr w:rsidR="00457E53" w14:paraId="71DBA39E" w14:textId="77777777" w:rsidTr="00D62BC2">
        <w:tblPrEx>
          <w:tblPrExChange w:id="16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93" w:author="Maximilian Schmitz" w:date="2015-06-14T10:39:00Z"/>
          <w:trPrChange w:id="16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5" w:author="Maximilian Schmitz" w:date="2015-06-14T11:01:00Z">
              <w:tcPr>
                <w:tcW w:w="2093" w:type="dxa"/>
                <w:gridSpan w:val="2"/>
              </w:tcPr>
            </w:tcPrChange>
          </w:tcPr>
          <w:p w14:paraId="73718555" w14:textId="77777777" w:rsidR="00457E53" w:rsidRDefault="00457E53">
            <w:pPr>
              <w:tabs>
                <w:tab w:val="right" w:pos="9072"/>
              </w:tabs>
              <w:rPr>
                <w:ins w:id="1696" w:author="Maximilian Schmitz" w:date="2015-06-14T10:39:00Z"/>
                <w:b w:val="0"/>
              </w:rPr>
            </w:pPr>
            <w:ins w:id="1697" w:author="Maximilian Schmitz" w:date="2015-06-14T10:39:00Z">
              <w:r>
                <w:rPr>
                  <w:b w:val="0"/>
                </w:rPr>
                <w:t>GetVisiblePlayers</w:t>
              </w:r>
            </w:ins>
          </w:p>
        </w:tc>
        <w:tc>
          <w:tcPr>
            <w:tcW w:w="7177" w:type="dxa"/>
            <w:tcPrChange w:id="1698"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99" w:author="Maximilian Schmitz" w:date="2015-06-14T10:39:00Z"/>
              </w:rPr>
            </w:pPr>
            <w:ins w:id="1700" w:author="Maximilian Schmitz" w:date="2015-06-14T10:46:00Z">
              <w:r>
                <w:t>Gibt Positionen der sichtbaren Spieler zurück</w:t>
              </w:r>
            </w:ins>
          </w:p>
        </w:tc>
      </w:tr>
      <w:tr w:rsidR="00457E53" w14:paraId="73909D51" w14:textId="77777777" w:rsidTr="00D62BC2">
        <w:tblPrEx>
          <w:tblPrExChange w:id="17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02" w:author="Maximilian Schmitz" w:date="2015-06-14T10:39:00Z"/>
          <w:trPrChange w:id="17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04" w:author="Maximilian Schmitz" w:date="2015-06-14T11:01:00Z">
              <w:tcPr>
                <w:tcW w:w="2093" w:type="dxa"/>
                <w:gridSpan w:val="2"/>
              </w:tcPr>
            </w:tcPrChange>
          </w:tcPr>
          <w:p w14:paraId="1220D70B" w14:textId="77777777" w:rsidR="00457E53" w:rsidRDefault="00457E53">
            <w:pPr>
              <w:tabs>
                <w:tab w:val="right" w:pos="9072"/>
              </w:tabs>
              <w:rPr>
                <w:ins w:id="1705" w:author="Maximilian Schmitz" w:date="2015-06-14T10:39:00Z"/>
                <w:b w:val="0"/>
              </w:rPr>
            </w:pPr>
            <w:ins w:id="1706" w:author="Maximilian Schmitz" w:date="2015-06-14T10:39:00Z">
              <w:r>
                <w:rPr>
                  <w:b w:val="0"/>
                </w:rPr>
                <w:t>GetGoal</w:t>
              </w:r>
            </w:ins>
            <w:ins w:id="1707" w:author="Maximilian Schmitz" w:date="2015-06-14T10:40:00Z">
              <w:r>
                <w:rPr>
                  <w:b w:val="0"/>
                </w:rPr>
                <w:t>1</w:t>
              </w:r>
            </w:ins>
            <w:ins w:id="1708" w:author="Maximilian Schmitz" w:date="2015-06-14T10:39:00Z">
              <w:r>
                <w:rPr>
                  <w:b w:val="0"/>
                </w:rPr>
                <w:t>Position</w:t>
              </w:r>
            </w:ins>
          </w:p>
        </w:tc>
        <w:tc>
          <w:tcPr>
            <w:tcW w:w="7177" w:type="dxa"/>
            <w:tcPrChange w:id="1709"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10" w:author="Maximilian Schmitz" w:date="2015-06-14T10:39:00Z"/>
              </w:rPr>
            </w:pPr>
            <w:ins w:id="1711" w:author="Maximilian Schmitz" w:date="2015-06-14T10:46:00Z">
              <w:r>
                <w:t xml:space="preserve">Gibt die Position des 1. Tors </w:t>
              </w:r>
              <w:r w:rsidR="00557673">
                <w:t>zurück</w:t>
              </w:r>
            </w:ins>
          </w:p>
        </w:tc>
      </w:tr>
      <w:tr w:rsidR="00457E53" w14:paraId="2553F01F" w14:textId="77777777" w:rsidTr="00D62BC2">
        <w:tblPrEx>
          <w:tblPrExChange w:id="171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13" w:author="Maximilian Schmitz" w:date="2015-06-14T10:39:00Z"/>
          <w:trPrChange w:id="171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15" w:author="Maximilian Schmitz" w:date="2015-06-14T11:01:00Z">
              <w:tcPr>
                <w:tcW w:w="2093" w:type="dxa"/>
                <w:gridSpan w:val="2"/>
              </w:tcPr>
            </w:tcPrChange>
          </w:tcPr>
          <w:p w14:paraId="0DF021B1" w14:textId="77777777" w:rsidR="00457E53" w:rsidRDefault="00457E53">
            <w:pPr>
              <w:tabs>
                <w:tab w:val="right" w:pos="9072"/>
              </w:tabs>
              <w:rPr>
                <w:ins w:id="1716" w:author="Maximilian Schmitz" w:date="2015-06-14T10:39:00Z"/>
                <w:b w:val="0"/>
              </w:rPr>
            </w:pPr>
            <w:ins w:id="1717" w:author="Maximilian Schmitz" w:date="2015-06-14T10:39:00Z">
              <w:r>
                <w:rPr>
                  <w:b w:val="0"/>
                </w:rPr>
                <w:t>GetGoal</w:t>
              </w:r>
            </w:ins>
            <w:ins w:id="1718" w:author="Maximilian Schmitz" w:date="2015-06-14T10:40:00Z">
              <w:r>
                <w:rPr>
                  <w:b w:val="0"/>
                </w:rPr>
                <w:t>2</w:t>
              </w:r>
            </w:ins>
            <w:ins w:id="1719" w:author="Maximilian Schmitz" w:date="2015-06-14T10:39:00Z">
              <w:r>
                <w:rPr>
                  <w:b w:val="0"/>
                </w:rPr>
                <w:t>Position</w:t>
              </w:r>
            </w:ins>
          </w:p>
        </w:tc>
        <w:tc>
          <w:tcPr>
            <w:tcW w:w="7177" w:type="dxa"/>
            <w:tcPrChange w:id="1720"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721" w:author="Maximilian Schmitz" w:date="2015-06-14T10:39:00Z"/>
              </w:rPr>
              <w:pPrChange w:id="1722"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23" w:author="Maximilian Schmitz" w:date="2015-06-14T10:46:00Z">
              <w:r>
                <w:t>Gibt die Position des 2</w:t>
              </w:r>
              <w:r w:rsidR="00557673">
                <w:t>. Tors zurück</w:t>
              </w:r>
            </w:ins>
          </w:p>
        </w:tc>
      </w:tr>
    </w:tbl>
    <w:p w14:paraId="202F8F09" w14:textId="77777777" w:rsidR="00457E53" w:rsidRDefault="00D62BC2">
      <w:pPr>
        <w:pStyle w:val="Beschriftung"/>
        <w:rPr>
          <w:ins w:id="1724" w:author="Maximilian Schmitz" w:date="2015-06-14T21:17:00Z"/>
        </w:rPr>
        <w:pPrChange w:id="1725" w:author="Maximilian Schmitz" w:date="2015-06-14T11:03:00Z">
          <w:pPr>
            <w:pStyle w:val="berschrift1"/>
          </w:pPr>
        </w:pPrChange>
      </w:pPr>
      <w:bookmarkStart w:id="1726" w:name="_Toc422468982"/>
      <w:ins w:id="1727" w:author="Maximilian Schmitz" w:date="2015-06-14T11:03:00Z">
        <w:r>
          <w:t xml:space="preserve">Tabelle </w:t>
        </w:r>
      </w:ins>
      <w:ins w:id="1728" w:author="Maximilian Schmitz" w:date="2015-06-19T09:18:00Z">
        <w:r w:rsidR="00F73840">
          <w:fldChar w:fldCharType="begin"/>
        </w:r>
        <w:r w:rsidR="00F73840">
          <w:instrText xml:space="preserve"> SEQ Tabelle \* ARABIC </w:instrText>
        </w:r>
      </w:ins>
      <w:r w:rsidR="00F73840">
        <w:fldChar w:fldCharType="separate"/>
      </w:r>
      <w:ins w:id="1729" w:author="Maximilian Schmitz" w:date="2015-06-19T09:20:00Z">
        <w:r w:rsidR="00867956">
          <w:rPr>
            <w:noProof/>
          </w:rPr>
          <w:t>2</w:t>
        </w:r>
      </w:ins>
      <w:ins w:id="1730" w:author="Maximilian Schmitz" w:date="2015-06-19T09:18:00Z">
        <w:r w:rsidR="00F73840">
          <w:fldChar w:fldCharType="end"/>
        </w:r>
      </w:ins>
      <w:ins w:id="1731" w:author="Maximilian Schmitz" w:date="2015-06-14T11:03:00Z">
        <w:r>
          <w:t xml:space="preserve">: Passive Funktionen der </w:t>
        </w:r>
      </w:ins>
      <w:ins w:id="1732" w:author="Maximilian Schmitz" w:date="2015-06-17T15:32:00Z">
        <w:r w:rsidR="003227D0">
          <w:t>Skriptschnittstelle</w:t>
        </w:r>
      </w:ins>
      <w:bookmarkEnd w:id="1726"/>
    </w:p>
    <w:p w14:paraId="5B8F0178" w14:textId="77777777" w:rsidR="00201692" w:rsidRPr="00915AB6" w:rsidRDefault="00201692">
      <w:pPr>
        <w:rPr>
          <w:ins w:id="1733" w:author="Maximilian Schmitz" w:date="2015-06-14T10:47:00Z"/>
        </w:rPr>
        <w:pPrChange w:id="1734" w:author="Maximilian Schmitz" w:date="2015-06-14T21:17:00Z">
          <w:pPr>
            <w:pStyle w:val="berschrift1"/>
          </w:pPr>
        </w:pPrChange>
      </w:pPr>
    </w:p>
    <w:p w14:paraId="18383116" w14:textId="77777777" w:rsidR="003474E5" w:rsidRDefault="003474E5">
      <w:pPr>
        <w:tabs>
          <w:tab w:val="right" w:pos="9072"/>
        </w:tabs>
        <w:rPr>
          <w:ins w:id="1735" w:author="Maximilian Schmitz" w:date="2015-06-14T10:50:00Z"/>
        </w:rPr>
        <w:pPrChange w:id="1736" w:author="Maximilian Schmitz" w:date="2015-06-05T07:16:00Z">
          <w:pPr>
            <w:pStyle w:val="berschrift1"/>
          </w:pPr>
        </w:pPrChange>
      </w:pPr>
      <w:ins w:id="1737" w:author="Maximilian Schmitz" w:date="2015-06-14T10:48:00Z">
        <w:r>
          <w:t>Es ist zu sehen, dass der künstlichen Intelligenz Informationen über das Spiel selbst in Form der aktuellen Spielzeit oder der Information über den</w:t>
        </w:r>
      </w:ins>
      <w:ins w:id="1738" w:author="Maximilian Schmitz" w:date="2015-06-14T10:49:00Z">
        <w:r>
          <w:t xml:space="preserve"> </w:t>
        </w:r>
      </w:ins>
      <w:ins w:id="1739" w:author="Maximilian Schmitz" w:date="2015-06-14T10:48:00Z">
        <w:r>
          <w:t xml:space="preserve">Anstoß </w:t>
        </w:r>
      </w:ins>
      <w:ins w:id="1740"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741" w:author="Maximilian Schmitz" w:date="2015-06-14T10:53:00Z"/>
        </w:rPr>
        <w:pPrChange w:id="1742" w:author="Maximilian Schmitz" w:date="2015-06-05T07:16:00Z">
          <w:pPr>
            <w:pStyle w:val="berschrift1"/>
          </w:pPr>
        </w:pPrChange>
      </w:pPr>
      <w:ins w:id="1743" w:author="Maximilian Schmitz" w:date="2015-06-14T10:50:00Z">
        <w:r>
          <w:t xml:space="preserve">Besonders wichtig um Entscheidungen treffen zu können sind die Daten über den Spieler selbst. </w:t>
        </w:r>
      </w:ins>
      <w:ins w:id="1744" w:author="Maximilian Schmitz" w:date="2015-06-14T10:51:00Z">
        <w:r>
          <w:t xml:space="preserve">Dazu gehören seine Teamzugehörigkeit, sein aktueller Ausdauerwert und seine aktuelle Position auf dem Spielfeld. </w:t>
        </w:r>
      </w:ins>
      <w:ins w:id="1745" w:author="Maximilian Schmitz" w:date="2015-06-14T10:52:00Z">
        <w:r w:rsidR="00A97A7C">
          <w:t xml:space="preserve">Außerdem werden noch Informationen über vom Spieler gesehene Objekte bereitgestellt. </w:t>
        </w:r>
      </w:ins>
      <w:ins w:id="1746"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747" w:author="Maximilian Schmitz" w:date="2015-06-14T10:55:00Z"/>
        </w:rPr>
        <w:pPrChange w:id="1748" w:author="Maximilian Schmitz" w:date="2015-06-05T07:16:00Z">
          <w:pPr>
            <w:pStyle w:val="berschrift1"/>
          </w:pPr>
        </w:pPrChange>
      </w:pPr>
      <w:ins w:id="1749" w:author="Maximilian Schmitz" w:date="2015-06-14T10:54:00Z">
        <w:r>
          <w:lastRenderedPageBreak/>
          <w:t>Auf Basis dieser Informationen kann die künstliche Intelligenz weitere Daten wie die Aufstellung der Teammitglieder oder die Bewegun</w:t>
        </w:r>
      </w:ins>
      <w:ins w:id="1750" w:author="Maximilian Schmitz" w:date="2015-06-14T10:55:00Z">
        <w:r>
          <w:t>g</w:t>
        </w:r>
      </w:ins>
      <w:ins w:id="1751" w:author="Maximilian Schmitz" w:date="2015-06-14T10:54:00Z">
        <w:r>
          <w:t>srichtung des Balls ableiten.</w:t>
        </w:r>
      </w:ins>
      <w:ins w:id="1752"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753" w:author="Maximilian Schmitz" w:date="2015-06-14T10:56:00Z"/>
        </w:rPr>
        <w:pPrChange w:id="1754" w:author="Maximilian Schmitz" w:date="2015-06-05T07:16:00Z">
          <w:pPr>
            <w:pStyle w:val="berschrift1"/>
          </w:pPr>
        </w:pPrChange>
      </w:pPr>
    </w:p>
    <w:p w14:paraId="7890FFAD" w14:textId="77777777" w:rsidR="00D62BC2" w:rsidRDefault="00D62BC2">
      <w:pPr>
        <w:tabs>
          <w:tab w:val="right" w:pos="9072"/>
        </w:tabs>
        <w:rPr>
          <w:ins w:id="1755" w:author="Maximilian Schmitz" w:date="2015-06-14T11:10:00Z"/>
        </w:rPr>
        <w:pPrChange w:id="1756" w:author="Maximilian Schmitz" w:date="2015-06-14T11:10:00Z">
          <w:pPr/>
        </w:pPrChange>
      </w:pPr>
      <w:ins w:id="1757" w:author="Maximilian Schmitz" w:date="2015-06-14T10:57:00Z">
        <w:r>
          <w:t xml:space="preserve">Abgesehen von den Informationen bietet die </w:t>
        </w:r>
      </w:ins>
      <w:ins w:id="1758" w:author="Maximilian Schmitz" w:date="2015-06-17T15:32:00Z">
        <w:r w:rsidR="003227D0">
          <w:t xml:space="preserve">Skriptschnittstelle </w:t>
        </w:r>
      </w:ins>
      <w:ins w:id="1759" w:author="Maximilian Schmitz" w:date="2015-06-14T10:57:00Z">
        <w:r>
          <w:t xml:space="preserve">natürlich auch die Möglichkeit Aktionen des Spielers über die künstliche Intelligenz zu steuern. </w:t>
        </w:r>
      </w:ins>
      <w:ins w:id="1760" w:author="Maximilian Schmitz" w:date="2015-06-14T10:58:00Z">
        <w:r>
          <w:t xml:space="preserve">In der nachfolgenden Tabelle sind die zu Verfügung stehenden Funktionen aufgelistet. </w:t>
        </w:r>
      </w:ins>
      <w:ins w:id="1761" w:author="Maximilian Schmitz" w:date="2015-06-14T11:05:00Z">
        <w:r>
          <w:t xml:space="preserve">Die ausführliche Übersicht ist wieder im Kapitel </w:t>
        </w:r>
      </w:ins>
      <w:ins w:id="1762" w:author="Maximilian Schmitz" w:date="2015-06-17T15:32:00Z">
        <w:r w:rsidR="003227D0">
          <w:t xml:space="preserve">Skriptschnittstelle </w:t>
        </w:r>
      </w:ins>
      <w:ins w:id="1763" w:author="Maximilian Schmitz" w:date="2015-06-14T11:06:00Z">
        <w:r>
          <w:t>zu finden.</w:t>
        </w:r>
      </w:ins>
    </w:p>
    <w:p w14:paraId="6DAD7573" w14:textId="77777777" w:rsidR="00842C5C" w:rsidRDefault="00842C5C">
      <w:pPr>
        <w:tabs>
          <w:tab w:val="right" w:pos="9072"/>
        </w:tabs>
        <w:rPr>
          <w:ins w:id="1764" w:author="Maximilian Schmitz" w:date="2015-06-14T11:03:00Z"/>
        </w:rPr>
        <w:pPrChange w:id="1765" w:author="Maximilian Schmitz" w:date="2015-06-14T11:10:00Z">
          <w:pPr/>
        </w:pPrChange>
      </w:pPr>
    </w:p>
    <w:tbl>
      <w:tblPr>
        <w:tblStyle w:val="Gitternetztabelle1hell"/>
        <w:tblW w:w="9464" w:type="dxa"/>
        <w:tblLook w:val="04A0" w:firstRow="1" w:lastRow="0" w:firstColumn="1" w:lastColumn="0" w:noHBand="0" w:noVBand="1"/>
        <w:tblPrChange w:id="1766" w:author="Maximilian Schmitz" w:date="2015-06-14T11:01:00Z">
          <w:tblPr>
            <w:tblStyle w:val="Tabellenraster"/>
            <w:tblW w:w="0" w:type="auto"/>
            <w:tblLook w:val="04A0" w:firstRow="1" w:lastRow="0" w:firstColumn="1" w:lastColumn="0" w:noHBand="0" w:noVBand="1"/>
          </w:tblPr>
        </w:tblPrChange>
      </w:tblPr>
      <w:tblGrid>
        <w:gridCol w:w="1817"/>
        <w:gridCol w:w="7647"/>
        <w:tblGridChange w:id="1767">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76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69"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770" w:author="Maximilian Schmitz" w:date="2015-06-14T10:58:00Z"/>
              </w:rPr>
            </w:pPr>
            <w:ins w:id="1771" w:author="Maximilian Schmitz" w:date="2015-06-14T10:58:00Z">
              <w:r>
                <w:t>Funktion</w:t>
              </w:r>
            </w:ins>
          </w:p>
        </w:tc>
        <w:tc>
          <w:tcPr>
            <w:tcW w:w="7647" w:type="dxa"/>
            <w:tcPrChange w:id="1772"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773" w:author="Maximilian Schmitz" w:date="2015-06-14T10:58:00Z"/>
              </w:rPr>
            </w:pPr>
            <w:ins w:id="1774" w:author="Maximilian Schmitz" w:date="2015-06-14T10:58:00Z">
              <w:r>
                <w:t>Beschreibung</w:t>
              </w:r>
            </w:ins>
          </w:p>
        </w:tc>
      </w:tr>
      <w:tr w:rsidR="00D62BC2" w14:paraId="726C0A0D" w14:textId="77777777" w:rsidTr="00D62BC2">
        <w:trPr>
          <w:ins w:id="177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76" w:author="Maximilian Schmitz" w:date="2015-06-14T11:01:00Z">
              <w:tcPr>
                <w:tcW w:w="3070" w:type="dxa"/>
              </w:tcPr>
            </w:tcPrChange>
          </w:tcPr>
          <w:p w14:paraId="7D57E634" w14:textId="77777777" w:rsidR="00D62BC2" w:rsidRPr="00D62BC2" w:rsidRDefault="00D62BC2">
            <w:pPr>
              <w:tabs>
                <w:tab w:val="right" w:pos="9072"/>
              </w:tabs>
              <w:rPr>
                <w:ins w:id="1777" w:author="Maximilian Schmitz" w:date="2015-06-14T10:58:00Z"/>
                <w:b w:val="0"/>
                <w:rPrChange w:id="1778" w:author="Maximilian Schmitz" w:date="2015-06-14T11:01:00Z">
                  <w:rPr>
                    <w:ins w:id="1779" w:author="Maximilian Schmitz" w:date="2015-06-14T10:58:00Z"/>
                  </w:rPr>
                </w:rPrChange>
              </w:rPr>
            </w:pPr>
            <w:ins w:id="1780" w:author="Maximilian Schmitz" w:date="2015-06-14T10:59:00Z">
              <w:r w:rsidRPr="00D62BC2">
                <w:t>MoveForward</w:t>
              </w:r>
            </w:ins>
          </w:p>
        </w:tc>
        <w:tc>
          <w:tcPr>
            <w:tcW w:w="7647" w:type="dxa"/>
            <w:tcPrChange w:id="1781"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82" w:author="Maximilian Schmitz" w:date="2015-06-14T10:58:00Z"/>
              </w:rPr>
            </w:pPr>
            <w:ins w:id="1783" w:author="Maximilian Schmitz" w:date="2015-06-14T11:06:00Z">
              <w:r>
                <w:t>Vorwärtsbewegen des Spielers</w:t>
              </w:r>
            </w:ins>
          </w:p>
        </w:tc>
      </w:tr>
      <w:tr w:rsidR="00D62BC2" w14:paraId="79FD42EA" w14:textId="77777777" w:rsidTr="00D62BC2">
        <w:trPr>
          <w:ins w:id="178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85" w:author="Maximilian Schmitz" w:date="2015-06-14T11:01:00Z">
              <w:tcPr>
                <w:tcW w:w="3070" w:type="dxa"/>
              </w:tcPr>
            </w:tcPrChange>
          </w:tcPr>
          <w:p w14:paraId="35CA78AE" w14:textId="77777777" w:rsidR="00D62BC2" w:rsidRPr="00D62BC2" w:rsidRDefault="00D62BC2">
            <w:pPr>
              <w:tabs>
                <w:tab w:val="right" w:pos="9072"/>
              </w:tabs>
              <w:rPr>
                <w:ins w:id="1786" w:author="Maximilian Schmitz" w:date="2015-06-14T10:59:00Z"/>
                <w:b w:val="0"/>
                <w:rPrChange w:id="1787" w:author="Maximilian Schmitz" w:date="2015-06-14T11:01:00Z">
                  <w:rPr>
                    <w:ins w:id="1788" w:author="Maximilian Schmitz" w:date="2015-06-14T10:59:00Z"/>
                  </w:rPr>
                </w:rPrChange>
              </w:rPr>
            </w:pPr>
            <w:ins w:id="1789" w:author="Maximilian Schmitz" w:date="2015-06-14T10:59:00Z">
              <w:r w:rsidRPr="00D62BC2">
                <w:t>MoveTo</w:t>
              </w:r>
            </w:ins>
          </w:p>
        </w:tc>
        <w:tc>
          <w:tcPr>
            <w:tcW w:w="7647" w:type="dxa"/>
            <w:tcPrChange w:id="1790"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91" w:author="Maximilian Schmitz" w:date="2015-06-14T10:59:00Z"/>
              </w:rPr>
            </w:pPr>
            <w:ins w:id="1792" w:author="Maximilian Schmitz" w:date="2015-06-14T11:07:00Z">
              <w:r>
                <w:t>Spieler an eine bestimmte Position bewegen</w:t>
              </w:r>
            </w:ins>
          </w:p>
        </w:tc>
      </w:tr>
      <w:tr w:rsidR="00D62BC2" w14:paraId="4407E74C" w14:textId="77777777" w:rsidTr="00D62BC2">
        <w:trPr>
          <w:ins w:id="179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94" w:author="Maximilian Schmitz" w:date="2015-06-14T11:01:00Z">
              <w:tcPr>
                <w:tcW w:w="3070" w:type="dxa"/>
              </w:tcPr>
            </w:tcPrChange>
          </w:tcPr>
          <w:p w14:paraId="03FD0392" w14:textId="77777777" w:rsidR="00D62BC2" w:rsidRPr="00D62BC2" w:rsidRDefault="00D62BC2">
            <w:pPr>
              <w:tabs>
                <w:tab w:val="right" w:pos="9072"/>
              </w:tabs>
              <w:rPr>
                <w:ins w:id="1795" w:author="Maximilian Schmitz" w:date="2015-06-14T10:59:00Z"/>
                <w:b w:val="0"/>
                <w:rPrChange w:id="1796" w:author="Maximilian Schmitz" w:date="2015-06-14T11:01:00Z">
                  <w:rPr>
                    <w:ins w:id="1797" w:author="Maximilian Schmitz" w:date="2015-06-14T10:59:00Z"/>
                  </w:rPr>
                </w:rPrChange>
              </w:rPr>
            </w:pPr>
            <w:ins w:id="1798" w:author="Maximilian Schmitz" w:date="2015-06-14T10:59:00Z">
              <w:r w:rsidRPr="00D62BC2">
                <w:t>Rotate</w:t>
              </w:r>
            </w:ins>
          </w:p>
        </w:tc>
        <w:tc>
          <w:tcPr>
            <w:tcW w:w="7647" w:type="dxa"/>
            <w:tcPrChange w:id="1799"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00" w:author="Maximilian Schmitz" w:date="2015-06-14T10:59:00Z"/>
              </w:rPr>
            </w:pPr>
            <w:ins w:id="1801" w:author="Maximilian Schmitz" w:date="2015-06-14T11:07:00Z">
              <w:r>
                <w:t>Spieler um seine Achse drehen</w:t>
              </w:r>
            </w:ins>
          </w:p>
        </w:tc>
      </w:tr>
      <w:tr w:rsidR="00D62BC2" w14:paraId="65712D0F" w14:textId="77777777" w:rsidTr="00D62BC2">
        <w:trPr>
          <w:ins w:id="180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03" w:author="Maximilian Schmitz" w:date="2015-06-14T11:01:00Z">
              <w:tcPr>
                <w:tcW w:w="3070" w:type="dxa"/>
              </w:tcPr>
            </w:tcPrChange>
          </w:tcPr>
          <w:p w14:paraId="7E4118DC" w14:textId="77777777" w:rsidR="00D62BC2" w:rsidRPr="00D62BC2" w:rsidRDefault="00D62BC2">
            <w:pPr>
              <w:tabs>
                <w:tab w:val="right" w:pos="9072"/>
              </w:tabs>
              <w:rPr>
                <w:ins w:id="1804" w:author="Maximilian Schmitz" w:date="2015-06-14T10:59:00Z"/>
                <w:b w:val="0"/>
                <w:rPrChange w:id="1805" w:author="Maximilian Schmitz" w:date="2015-06-14T11:01:00Z">
                  <w:rPr>
                    <w:ins w:id="1806" w:author="Maximilian Schmitz" w:date="2015-06-14T10:59:00Z"/>
                  </w:rPr>
                </w:rPrChange>
              </w:rPr>
            </w:pPr>
            <w:ins w:id="1807" w:author="Maximilian Schmitz" w:date="2015-06-14T10:59:00Z">
              <w:r w:rsidRPr="00D62BC2">
                <w:t>Kick</w:t>
              </w:r>
            </w:ins>
          </w:p>
        </w:tc>
        <w:tc>
          <w:tcPr>
            <w:tcW w:w="7647" w:type="dxa"/>
            <w:tcPrChange w:id="1808"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09" w:author="Maximilian Schmitz" w:date="2015-06-14T10:59:00Z"/>
              </w:rPr>
            </w:pPr>
            <w:ins w:id="1810" w:author="Maximilian Schmitz" w:date="2015-06-14T11:07:00Z">
              <w:r>
                <w:t>Den Ball in eine Richtung kicken</w:t>
              </w:r>
            </w:ins>
          </w:p>
        </w:tc>
      </w:tr>
      <w:tr w:rsidR="00D62BC2" w14:paraId="7E0F1F55" w14:textId="77777777" w:rsidTr="00D62BC2">
        <w:trPr>
          <w:ins w:id="181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12" w:author="Maximilian Schmitz" w:date="2015-06-14T11:01:00Z">
              <w:tcPr>
                <w:tcW w:w="3070" w:type="dxa"/>
              </w:tcPr>
            </w:tcPrChange>
          </w:tcPr>
          <w:p w14:paraId="41DA736A" w14:textId="77777777" w:rsidR="00D62BC2" w:rsidRPr="00D62BC2" w:rsidRDefault="00D62BC2">
            <w:pPr>
              <w:tabs>
                <w:tab w:val="right" w:pos="9072"/>
              </w:tabs>
              <w:rPr>
                <w:ins w:id="1813" w:author="Maximilian Schmitz" w:date="2015-06-14T10:59:00Z"/>
                <w:b w:val="0"/>
                <w:rPrChange w:id="1814" w:author="Maximilian Schmitz" w:date="2015-06-14T11:01:00Z">
                  <w:rPr>
                    <w:ins w:id="1815" w:author="Maximilian Schmitz" w:date="2015-06-14T10:59:00Z"/>
                  </w:rPr>
                </w:rPrChange>
              </w:rPr>
            </w:pPr>
            <w:ins w:id="1816" w:author="Maximilian Schmitz" w:date="2015-06-14T10:59:00Z">
              <w:r w:rsidRPr="00D62BC2">
                <w:t>StopBall</w:t>
              </w:r>
            </w:ins>
          </w:p>
        </w:tc>
        <w:tc>
          <w:tcPr>
            <w:tcW w:w="7647" w:type="dxa"/>
            <w:tcPrChange w:id="1817"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18" w:author="Maximilian Schmitz" w:date="2015-06-14T10:59:00Z"/>
              </w:rPr>
            </w:pPr>
            <w:ins w:id="1819" w:author="Maximilian Schmitz" w:date="2015-06-14T11:08:00Z">
              <w:r>
                <w:t>Den Ball stoppen</w:t>
              </w:r>
            </w:ins>
          </w:p>
        </w:tc>
      </w:tr>
      <w:tr w:rsidR="00D62BC2" w14:paraId="76D2E6FA" w14:textId="77777777" w:rsidTr="00D62BC2">
        <w:trPr>
          <w:ins w:id="182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21" w:author="Maximilian Schmitz" w:date="2015-06-14T11:01:00Z">
              <w:tcPr>
                <w:tcW w:w="3070" w:type="dxa"/>
              </w:tcPr>
            </w:tcPrChange>
          </w:tcPr>
          <w:p w14:paraId="2531FA17" w14:textId="77777777" w:rsidR="00D62BC2" w:rsidRPr="00D62BC2" w:rsidRDefault="00D62BC2">
            <w:pPr>
              <w:tabs>
                <w:tab w:val="right" w:pos="9072"/>
              </w:tabs>
              <w:rPr>
                <w:ins w:id="1822" w:author="Maximilian Schmitz" w:date="2015-06-14T10:59:00Z"/>
                <w:b w:val="0"/>
                <w:rPrChange w:id="1823" w:author="Maximilian Schmitz" w:date="2015-06-14T11:01:00Z">
                  <w:rPr>
                    <w:ins w:id="1824" w:author="Maximilian Schmitz" w:date="2015-06-14T10:59:00Z"/>
                  </w:rPr>
                </w:rPrChange>
              </w:rPr>
            </w:pPr>
            <w:ins w:id="1825" w:author="Maximilian Schmitz" w:date="2015-06-14T11:00:00Z">
              <w:r w:rsidRPr="00D62BC2">
                <w:t>Speak</w:t>
              </w:r>
            </w:ins>
          </w:p>
        </w:tc>
        <w:tc>
          <w:tcPr>
            <w:tcW w:w="7647" w:type="dxa"/>
            <w:tcPrChange w:id="1826"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27" w:author="Maximilian Schmitz" w:date="2015-06-14T10:59:00Z"/>
              </w:rPr>
            </w:pPr>
            <w:ins w:id="1828" w:author="Maximilian Schmitz" w:date="2015-06-14T11:09:00Z">
              <w:r>
                <w:t>Mit anderen Spielern kommunizieren</w:t>
              </w:r>
            </w:ins>
          </w:p>
        </w:tc>
      </w:tr>
      <w:tr w:rsidR="00D62BC2" w14:paraId="4EAA432B" w14:textId="77777777" w:rsidTr="00D62BC2">
        <w:trPr>
          <w:ins w:id="1829"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830" w:author="Maximilian Schmitz" w:date="2015-06-14T11:01:00Z">
              <w:tcPr>
                <w:tcW w:w="3070" w:type="dxa"/>
              </w:tcPr>
            </w:tcPrChange>
          </w:tcPr>
          <w:p w14:paraId="13F3FDAF" w14:textId="77777777" w:rsidR="00D62BC2" w:rsidRPr="00D62BC2" w:rsidRDefault="00D62BC2">
            <w:pPr>
              <w:tabs>
                <w:tab w:val="right" w:pos="9072"/>
              </w:tabs>
              <w:rPr>
                <w:ins w:id="1831" w:author="Maximilian Schmitz" w:date="2015-06-14T11:00:00Z"/>
                <w:b w:val="0"/>
                <w:rPrChange w:id="1832" w:author="Maximilian Schmitz" w:date="2015-06-14T11:01:00Z">
                  <w:rPr>
                    <w:ins w:id="1833" w:author="Maximilian Schmitz" w:date="2015-06-14T11:00:00Z"/>
                  </w:rPr>
                </w:rPrChange>
              </w:rPr>
            </w:pPr>
            <w:ins w:id="1834" w:author="Maximilian Schmitz" w:date="2015-06-14T11:00:00Z">
              <w:r w:rsidRPr="00D62BC2">
                <w:t>Listen</w:t>
              </w:r>
            </w:ins>
          </w:p>
        </w:tc>
        <w:tc>
          <w:tcPr>
            <w:tcW w:w="7647" w:type="dxa"/>
            <w:tcPrChange w:id="1835"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836" w:author="Maximilian Schmitz" w:date="2015-06-14T11:00:00Z"/>
              </w:rPr>
              <w:pPrChange w:id="1837"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38"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839" w:author="Maximilian Schmitz" w:date="2015-06-14T21:17:00Z"/>
        </w:rPr>
        <w:pPrChange w:id="1840" w:author="Maximilian Schmitz" w:date="2015-06-14T11:04:00Z">
          <w:pPr>
            <w:pStyle w:val="berschrift1"/>
          </w:pPr>
        </w:pPrChange>
      </w:pPr>
      <w:bookmarkStart w:id="1841" w:name="_Toc422468983"/>
      <w:ins w:id="1842" w:author="Maximilian Schmitz" w:date="2015-06-14T11:04:00Z">
        <w:r>
          <w:t xml:space="preserve">Tabelle </w:t>
        </w:r>
      </w:ins>
      <w:ins w:id="1843" w:author="Maximilian Schmitz" w:date="2015-06-19T09:18:00Z">
        <w:r w:rsidR="00F73840">
          <w:fldChar w:fldCharType="begin"/>
        </w:r>
        <w:r w:rsidR="00F73840">
          <w:instrText xml:space="preserve"> SEQ Tabelle \* ARABIC </w:instrText>
        </w:r>
      </w:ins>
      <w:r w:rsidR="00F73840">
        <w:fldChar w:fldCharType="separate"/>
      </w:r>
      <w:ins w:id="1844" w:author="Maximilian Schmitz" w:date="2015-06-19T09:20:00Z">
        <w:r w:rsidR="00867956">
          <w:rPr>
            <w:noProof/>
          </w:rPr>
          <w:t>3</w:t>
        </w:r>
      </w:ins>
      <w:ins w:id="1845" w:author="Maximilian Schmitz" w:date="2015-06-19T09:18:00Z">
        <w:r w:rsidR="00F73840">
          <w:fldChar w:fldCharType="end"/>
        </w:r>
      </w:ins>
      <w:ins w:id="1846" w:author="Maximilian Schmitz" w:date="2015-06-14T11:04:00Z">
        <w:r>
          <w:t xml:space="preserve">: Aktive Funktionen der </w:t>
        </w:r>
      </w:ins>
      <w:ins w:id="1847" w:author="Maximilian Schmitz" w:date="2015-06-17T15:32:00Z">
        <w:r w:rsidR="003227D0">
          <w:t>Skriptschnittstelle</w:t>
        </w:r>
      </w:ins>
      <w:bookmarkEnd w:id="1841"/>
    </w:p>
    <w:p w14:paraId="460BB0A3" w14:textId="77777777" w:rsidR="00201692" w:rsidRPr="00915AB6" w:rsidRDefault="00201692">
      <w:pPr>
        <w:rPr>
          <w:ins w:id="1848" w:author="Maximilian Schmitz" w:date="2015-06-14T11:09:00Z"/>
        </w:rPr>
        <w:pPrChange w:id="1849" w:author="Maximilian Schmitz" w:date="2015-06-14T21:17:00Z">
          <w:pPr>
            <w:pStyle w:val="berschrift1"/>
          </w:pPr>
        </w:pPrChange>
      </w:pPr>
    </w:p>
    <w:p w14:paraId="49843E3F" w14:textId="77777777" w:rsidR="007119C0" w:rsidRDefault="00201692">
      <w:pPr>
        <w:rPr>
          <w:ins w:id="1850" w:author="Maximilian Schmitz" w:date="2015-06-14T21:09:00Z"/>
        </w:rPr>
        <w:pPrChange w:id="1851" w:author="Maximilian Schmitz" w:date="2015-06-14T11:09:00Z">
          <w:pPr>
            <w:pStyle w:val="berschrift1"/>
          </w:pPr>
        </w:pPrChange>
      </w:pPr>
      <w:ins w:id="1852"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853" w:author="Maximilian Schmitz" w:date="2015-06-14T21:09:00Z"/>
        </w:rPr>
        <w:pPrChange w:id="1854" w:author="Maximilian Schmitz" w:date="2015-06-14T11:09:00Z">
          <w:pPr>
            <w:pStyle w:val="berschrift1"/>
          </w:pPr>
        </w:pPrChange>
      </w:pPr>
      <w:ins w:id="1855"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856" w:author="Maximilian Schmitz" w:date="2015-06-14T21:13:00Z"/>
        </w:rPr>
        <w:pPrChange w:id="1857" w:author="Maximilian Schmitz" w:date="2015-06-14T11:09:00Z">
          <w:pPr>
            <w:pStyle w:val="berschrift1"/>
          </w:pPr>
        </w:pPrChange>
      </w:pPr>
      <w:ins w:id="1858" w:author="Maximilian Schmitz" w:date="2015-06-14T21:12:00Z">
        <w:r>
          <w:t xml:space="preserve">Auch die Kommunikation zwischen den Spielern </w:t>
        </w:r>
      </w:ins>
      <w:ins w:id="1859"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1860" w:author="Maximilian Schmitz" w:date="2015-06-14T21:16:00Z"/>
        </w:rPr>
        <w:pPrChange w:id="1861" w:author="Maximilian Schmitz" w:date="2015-06-14T11:09:00Z">
          <w:pPr>
            <w:pStyle w:val="berschrift1"/>
          </w:pPr>
        </w:pPrChange>
      </w:pPr>
    </w:p>
    <w:p w14:paraId="0C7F866D" w14:textId="77777777" w:rsidR="00D176AD" w:rsidRDefault="000036F2">
      <w:pPr>
        <w:rPr>
          <w:ins w:id="1862" w:author="Maximilian Schmitz" w:date="2015-06-14T21:36:00Z"/>
        </w:rPr>
        <w:pPrChange w:id="1863" w:author="Maximilian Schmitz" w:date="2015-06-14T11:09:00Z">
          <w:pPr>
            <w:pStyle w:val="berschrift1"/>
          </w:pPr>
        </w:pPrChange>
      </w:pPr>
      <w:ins w:id="1864" w:author="Maximilian Schmitz" w:date="2015-06-14T21:30:00Z">
        <w:r>
          <w:t xml:space="preserve">Mit den oben vorgestellten Funktionen </w:t>
        </w:r>
      </w:ins>
      <w:ins w:id="1865"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866" w:author="Maximilian Schmitz" w:date="2015-06-14T21:36:00Z">
        <w:r w:rsidR="00D176AD">
          <w:t>dieser Daten kann entschieden werden welche Aktion des Spielers ausgelöst werden sollte.</w:t>
        </w:r>
      </w:ins>
    </w:p>
    <w:p w14:paraId="1354B5E1" w14:textId="77777777" w:rsidR="00201692" w:rsidRDefault="00D176AD">
      <w:pPr>
        <w:rPr>
          <w:ins w:id="1867" w:author="Maximilian Schmitz" w:date="2015-06-14T21:44:00Z"/>
        </w:rPr>
        <w:pPrChange w:id="1868" w:author="Maximilian Schmitz" w:date="2015-06-14T11:09:00Z">
          <w:pPr>
            <w:pStyle w:val="berschrift1"/>
          </w:pPr>
        </w:pPrChange>
      </w:pPr>
      <w:ins w:id="1869" w:author="Maximilian Schmitz" w:date="2015-06-14T21:36:00Z">
        <w:r>
          <w:t xml:space="preserve">Der Vorteil eines Entscheidungsbaums liegt darin, dass er einfach verständlich und nachvollziehbar ist. Somit lässt er sich auch verhältnismäßig leicht formulieren. </w:t>
        </w:r>
      </w:ins>
      <w:ins w:id="1870" w:author="Maximilian Schmitz" w:date="2015-06-14T21:38:00Z">
        <w:r>
          <w:t xml:space="preserve">Dieser Vorteil relativiert sich allerdings durch die Tatsache, dass auch Entscheidungsbäume bei steigender Komplexität an Übersichtlichkeit verlieren. </w:t>
        </w:r>
      </w:ins>
      <w:ins w:id="1871" w:author="Maximilian Schmitz" w:date="2015-06-14T21:39:00Z">
        <w:r>
          <w:t xml:space="preserve">Vor allem dadurch, dass hier nicht nur binäre Entscheidungsbäume eingesetzt werden, lassen </w:t>
        </w:r>
      </w:ins>
      <w:ins w:id="1872" w:author="Maximilian Schmitz" w:date="2015-06-14T21:42:00Z">
        <w:r>
          <w:t>unüberschaubare, stark verzweigte Bäume zu. Binäre Entscheidungsbäume verzweig</w:t>
        </w:r>
        <w:r w:rsidR="00E71BBD">
          <w:t>en sich an jedem Kno</w:t>
        </w:r>
        <w:r>
          <w:t>ten in genau zwei Richtungen</w:t>
        </w:r>
      </w:ins>
      <w:ins w:id="1873" w:author="Maximilian Schmitz" w:date="2015-06-14T21:44:00Z">
        <w:r w:rsidR="00E71BBD">
          <w:t>.</w:t>
        </w:r>
      </w:ins>
      <w:ins w:id="1874" w:author="Maximilian Schmitz" w:date="2015-06-14T21:46:00Z">
        <w:r w:rsidR="00E71BBD">
          <w:t xml:space="preserve"> Dadurch entstehen in der Regel </w:t>
        </w:r>
      </w:ins>
      <w:ins w:id="1875" w:author="Maximilian Schmitz" w:date="2015-06-14T21:47:00Z">
        <w:r w:rsidR="00E71BBD">
          <w:t>schmale, tiefe Bäume.</w:t>
        </w:r>
      </w:ins>
    </w:p>
    <w:p w14:paraId="33D227A5" w14:textId="77777777" w:rsidR="00E71BBD" w:rsidRDefault="00E71BBD">
      <w:pPr>
        <w:rPr>
          <w:ins w:id="1876" w:author="Maximilian Schmitz" w:date="2015-06-14T21:47:00Z"/>
        </w:rPr>
        <w:pPrChange w:id="1877" w:author="Maximilian Schmitz" w:date="2015-06-14T11:09:00Z">
          <w:pPr>
            <w:pStyle w:val="berschrift1"/>
          </w:pPr>
        </w:pPrChange>
      </w:pPr>
      <w:ins w:id="1878" w:author="Maximilian Schmitz" w:date="2015-06-14T21:45:00Z">
        <w:r>
          <w:t xml:space="preserve">Die hier für die Entscheidungen herangezogenen Informationen </w:t>
        </w:r>
      </w:ins>
      <w:ins w:id="1879" w:author="Maximilian Schmitz" w:date="2015-06-14T21:46:00Z">
        <w:r>
          <w:t xml:space="preserve">lassen </w:t>
        </w:r>
      </w:ins>
      <w:ins w:id="1880"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881" w:author="Maximilian Schmitz" w:date="2015-06-14T21:48:00Z"/>
        </w:rPr>
        <w:pPrChange w:id="1882" w:author="Maximilian Schmitz" w:date="2015-06-14T11:09:00Z">
          <w:pPr>
            <w:pStyle w:val="berschrift1"/>
          </w:pPr>
        </w:pPrChange>
      </w:pPr>
    </w:p>
    <w:p w14:paraId="79BFA3B9" w14:textId="77777777" w:rsidR="00986767" w:rsidRDefault="003D5A6B">
      <w:pPr>
        <w:rPr>
          <w:ins w:id="1883" w:author="Maximilian Schmitz" w:date="2015-06-15T21:20:00Z"/>
        </w:rPr>
        <w:pPrChange w:id="1884" w:author="Maximilian Schmitz" w:date="2015-06-14T11:09:00Z">
          <w:pPr>
            <w:pStyle w:val="berschrift1"/>
          </w:pPr>
        </w:pPrChange>
      </w:pPr>
      <w:ins w:id="1885" w:author="Maximilian Schmitz" w:date="2015-06-14T21:48:00Z">
        <w:r>
          <w:t xml:space="preserve">Im Folgenden wird beispielhaft ein Teil eines Entscheidungsbaums vorgestellt, der feststellt, </w:t>
        </w:r>
      </w:ins>
      <w:ins w:id="1886"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887" w:author="Maximilian Schmitz" w:date="2015-06-19T09:20:00Z">
        <w:r w:rsidR="00867956">
          <w:t xml:space="preserve">Abbildung </w:t>
        </w:r>
        <w:r w:rsidR="00867956">
          <w:rPr>
            <w:noProof/>
          </w:rPr>
          <w:t>1</w:t>
        </w:r>
      </w:ins>
      <w:ins w:id="1888"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889" w:author="Maximilian Schmitz" w:date="2015-06-16T21:37:00Z"/>
        </w:rPr>
        <w:pPrChange w:id="1890" w:author="Maximilian Schmitz" w:date="2015-06-14T11:09:00Z">
          <w:pPr>
            <w:pStyle w:val="berschrift1"/>
          </w:pPr>
        </w:pPrChange>
      </w:pPr>
      <w:ins w:id="1891" w:author="Maximilian Schmitz" w:date="2015-06-16T21:24:00Z">
        <w:r>
          <w:t>Zunächst wird geprüft, ob der Ball in einer bestimmten Entfernung zum Spieler ist. Der Spieler soll daraufhin den Ball annehmen</w:t>
        </w:r>
      </w:ins>
      <w:ins w:id="1892" w:author="Maximilian Schmitz" w:date="2015-06-16T21:25:00Z">
        <w:r>
          <w:t xml:space="preserve">. </w:t>
        </w:r>
      </w:ins>
      <w:ins w:id="1893"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894" w:author="Maximilian Schmitz" w:date="2015-06-16T21:33:00Z">
        <w:r w:rsidR="004267D3">
          <w:t xml:space="preserve">die Position </w:t>
        </w:r>
      </w:ins>
      <w:ins w:id="1895" w:author="Maximilian Schmitz" w:date="2015-06-16T21:34:00Z">
        <w:r w:rsidR="004267D3">
          <w:t>des am nächsten zum Tor gelegenen Spielers</w:t>
        </w:r>
      </w:ins>
      <w:ins w:id="1896" w:author="Maximilian Schmitz" w:date="2015-06-16T21:33:00Z">
        <w:r w:rsidR="004267D3">
          <w:t xml:space="preserve"> gespeichert. Diese Position wird für einen späteren Pass benötigt.</w:t>
        </w:r>
      </w:ins>
      <w:ins w:id="1897" w:author="Maximilian Schmitz" w:date="2015-06-16T21:35:00Z">
        <w:r w:rsidR="004267D3">
          <w:t xml:space="preserve"> Die Überlegung dabei ist, dass ein Spieler</w:t>
        </w:r>
      </w:ins>
      <w:ins w:id="1898" w:author="Maximilian Schmitz" w:date="2015-06-16T21:36:00Z">
        <w:r w:rsidR="004267D3">
          <w:t>,</w:t>
        </w:r>
      </w:ins>
      <w:ins w:id="1899" w:author="Maximilian Schmitz" w:date="2015-06-16T21:35:00Z">
        <w:r w:rsidR="004267D3">
          <w:t xml:space="preserve"> der schon näher am gegnerischen Tor steht,</w:t>
        </w:r>
      </w:ins>
      <w:ins w:id="1900" w:author="Maximilian Schmitz" w:date="2015-06-16T21:36:00Z">
        <w:r w:rsidR="004267D3">
          <w:t xml:space="preserve"> nicht mehr so weit laufen muss mit dem Ball</w:t>
        </w:r>
      </w:ins>
      <w:ins w:id="1901" w:author="Maximilian Schmitz" w:date="2015-06-16T21:37:00Z">
        <w:r w:rsidR="004267D3">
          <w:t>. Dabei sinkt das Risiko den Ball zu verlieren und somit steigt die Chance ein Tor zu erzielen.</w:t>
        </w:r>
      </w:ins>
    </w:p>
    <w:p w14:paraId="34C1372B" w14:textId="77777777" w:rsidR="004267D3" w:rsidRDefault="004267D3">
      <w:pPr>
        <w:rPr>
          <w:ins w:id="1902" w:author="Maximilian Schmitz" w:date="2015-06-16T21:45:00Z"/>
        </w:rPr>
        <w:pPrChange w:id="1903" w:author="Maximilian Schmitz" w:date="2015-06-14T11:09:00Z">
          <w:pPr>
            <w:pStyle w:val="berschrift1"/>
          </w:pPr>
        </w:pPrChange>
      </w:pPr>
      <w:ins w:id="1904" w:author="Maximilian Schmitz" w:date="2015-06-16T21:37:00Z">
        <w:r>
          <w:t xml:space="preserve">Wenn ermittelt wird, dass der Spieler bereits </w:t>
        </w:r>
      </w:ins>
      <w:ins w:id="1905" w:author="Maximilian Schmitz" w:date="2015-06-16T21:38:00Z">
        <w:r>
          <w:t>derjenige</w:t>
        </w:r>
      </w:ins>
      <w:ins w:id="1906" w:author="Maximilian Schmitz" w:date="2015-06-16T21:37:00Z">
        <w:r>
          <w:t xml:space="preserve"> ist, der am näch</w:t>
        </w:r>
      </w:ins>
      <w:ins w:id="1907" w:author="Maximilian Schmitz" w:date="2015-06-16T21:38:00Z">
        <w:r>
          <w:t>s</w:t>
        </w:r>
      </w:ins>
      <w:ins w:id="1908" w:author="Maximilian Schmitz" w:date="2015-06-16T21:37:00Z">
        <w:r>
          <w:t>ten am Tor ist</w:t>
        </w:r>
      </w:ins>
      <w:ins w:id="1909" w:author="Maximilian Schmitz" w:date="2015-06-16T21:40:00Z">
        <w:r>
          <w:t xml:space="preserve">, wird geprüft, ob ein gegnerischer Spieler in unmittelbarer Nähe befindet. </w:t>
        </w:r>
      </w:ins>
      <w:ins w:id="1910"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1911" w:author="Maximilian Schmitz" w:date="2015-06-16T21:44:00Z">
        <w:r w:rsidR="00F776C9">
          <w:t>der hier gesteuerte Spieler.</w:t>
        </w:r>
      </w:ins>
    </w:p>
    <w:p w14:paraId="736E367F" w14:textId="77777777" w:rsidR="00AA653A" w:rsidRDefault="00AA653A">
      <w:pPr>
        <w:rPr>
          <w:ins w:id="1912" w:author="Maximilian Schmitz" w:date="2015-06-16T21:47:00Z"/>
        </w:rPr>
        <w:pPrChange w:id="1913" w:author="Maximilian Schmitz" w:date="2015-06-14T11:09:00Z">
          <w:pPr>
            <w:pStyle w:val="berschrift1"/>
          </w:pPr>
        </w:pPrChange>
      </w:pPr>
      <w:ins w:id="1914"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915" w:author="Maximilian Schmitz" w:date="2015-06-15T21:16:00Z"/>
        </w:rPr>
        <w:pPrChange w:id="1916" w:author="Maximilian Schmitz" w:date="2015-06-14T11:09:00Z">
          <w:pPr>
            <w:pStyle w:val="berschrift1"/>
          </w:pPr>
        </w:pPrChange>
      </w:pPr>
      <w:ins w:id="1917" w:author="Maximilian Schmitz" w:date="2015-06-16T21:47:00Z">
        <w:r>
          <w:t xml:space="preserve">Wenn der Spieler nicht abspielen soll, prüft er seine Distanz zum Tor und wagt daraufhin einen Torschuss oder </w:t>
        </w:r>
      </w:ins>
      <w:ins w:id="1918" w:author="Maximilian Schmitz" w:date="2015-06-16T21:48:00Z">
        <w:r>
          <w:t>spielt den Ball leicht Richtung Tor um dann nachzulaufen.</w:t>
        </w:r>
      </w:ins>
    </w:p>
    <w:p w14:paraId="00E2E2E4" w14:textId="77777777" w:rsidR="004B4A71" w:rsidRDefault="00DF0DC7">
      <w:pPr>
        <w:keepNext/>
        <w:rPr>
          <w:ins w:id="1919" w:author="Maximilian Schmitz" w:date="2015-06-15T21:17:00Z"/>
        </w:rPr>
        <w:pPrChange w:id="1920" w:author="Maximilian Schmitz" w:date="2015-06-15T21:17:00Z">
          <w:pPr/>
        </w:pPrChange>
      </w:pPr>
      <w:ins w:id="1921" w:author="Maximilian Schmitz" w:date="2015-06-15T21:16:00Z">
        <w:r>
          <w:lastRenderedPageBreak/>
          <w:pict w14:anchorId="005BC6E2">
            <v:shape id="_x0000_i1027" type="#_x0000_t75" style="width:453.75pt;height:511.5pt">
              <v:imagedata r:id="rId24" o:title="Unbenannt"/>
            </v:shape>
          </w:pict>
        </w:r>
      </w:ins>
    </w:p>
    <w:p w14:paraId="1B26F097" w14:textId="77777777" w:rsidR="004B4A71" w:rsidRDefault="004B4A71">
      <w:pPr>
        <w:pStyle w:val="Beschriftung"/>
        <w:rPr>
          <w:ins w:id="1922" w:author="Maximilian Schmitz" w:date="2015-06-16T21:49:00Z"/>
        </w:rPr>
        <w:pPrChange w:id="1923" w:author="Maximilian Schmitz" w:date="2015-06-15T21:17:00Z">
          <w:pPr>
            <w:pStyle w:val="berschrift1"/>
          </w:pPr>
        </w:pPrChange>
      </w:pPr>
      <w:bookmarkStart w:id="1924" w:name="_Toc422468980"/>
      <w:ins w:id="1925" w:author="Maximilian Schmitz" w:date="2015-06-15T21:17:00Z">
        <w:r>
          <w:t xml:space="preserve">Abbildung </w:t>
        </w:r>
        <w:r>
          <w:fldChar w:fldCharType="begin"/>
        </w:r>
        <w:r>
          <w:instrText xml:space="preserve"> SEQ Abbildung \* ARABIC </w:instrText>
        </w:r>
      </w:ins>
      <w:r>
        <w:fldChar w:fldCharType="separate"/>
      </w:r>
      <w:ins w:id="1926" w:author="Maximilian Schmitz" w:date="2015-06-19T09:20:00Z">
        <w:r w:rsidR="00867956">
          <w:rPr>
            <w:noProof/>
          </w:rPr>
          <w:t>8</w:t>
        </w:r>
      </w:ins>
      <w:ins w:id="1927" w:author="Maximilian Schmitz" w:date="2015-06-15T21:17:00Z">
        <w:r>
          <w:fldChar w:fldCharType="end"/>
        </w:r>
        <w:r>
          <w:t>: Beispiel einer künstlichen Intelligenz</w:t>
        </w:r>
      </w:ins>
      <w:bookmarkEnd w:id="1924"/>
    </w:p>
    <w:p w14:paraId="3FE88754" w14:textId="77777777" w:rsidR="000226C9" w:rsidRDefault="000226C9">
      <w:pPr>
        <w:rPr>
          <w:ins w:id="1928" w:author="Maximilian Schmitz" w:date="2015-06-16T21:49:00Z"/>
        </w:rPr>
        <w:pPrChange w:id="1929" w:author="Maximilian Schmitz" w:date="2015-06-16T21:49:00Z">
          <w:pPr>
            <w:pStyle w:val="berschrift1"/>
          </w:pPr>
        </w:pPrChange>
      </w:pPr>
    </w:p>
    <w:p w14:paraId="569C88E1" w14:textId="77777777" w:rsidR="000226C9" w:rsidRDefault="000226C9">
      <w:pPr>
        <w:rPr>
          <w:ins w:id="1930" w:author="Maximilian Schmitz" w:date="2015-06-16T21:54:00Z"/>
        </w:rPr>
        <w:pPrChange w:id="1931" w:author="Maximilian Schmitz" w:date="2015-06-16T21:49:00Z">
          <w:pPr>
            <w:pStyle w:val="berschrift1"/>
          </w:pPr>
        </w:pPrChange>
      </w:pPr>
      <w:ins w:id="1932" w:author="Maximilian Schmitz" w:date="2015-06-16T21:49:00Z">
        <w:r>
          <w:t xml:space="preserve">Der oben beschriebene Entscheidungsbaum ist verhältnismäßig klein und übersichtlich. Außerdem arbeitet er nur </w:t>
        </w:r>
      </w:ins>
      <w:ins w:id="1933" w:author="Maximilian Schmitz" w:date="2015-06-16T21:50:00Z">
        <w:r>
          <w:t xml:space="preserve">eine einzelne Situation ab. Um die gesamt Intelligenz des Spielers zu beschreiben sind deutlich mehr Prüfungen zu machen und </w:t>
        </w:r>
        <w:r>
          <w:lastRenderedPageBreak/>
          <w:t xml:space="preserve">mehr </w:t>
        </w:r>
      </w:ins>
      <w:ins w:id="1934" w:author="Maximilian Schmitz" w:date="2015-06-16T21:52:00Z">
        <w:r>
          <w:t xml:space="preserve">Informationen zu berücksichtigt. </w:t>
        </w:r>
      </w:ins>
      <w:ins w:id="1935" w:author="Maximilian Schmitz" w:date="2015-06-16T21:53:00Z">
        <w:r w:rsidR="00A12EBB">
          <w:t>Der oben gezeigt Ausschnitt ist deshalb nur als Beispiel für einen möglichen Entscheidungsbaum zu sehen und soll die grundlegende</w:t>
        </w:r>
      </w:ins>
      <w:ins w:id="1936" w:author="Maximilian Schmitz" w:date="2015-06-16T21:54:00Z">
        <w:r w:rsidR="009E1F6B">
          <w:t>n Möglichkeiten demonstrieren.</w:t>
        </w:r>
      </w:ins>
      <w:ins w:id="1937" w:author="Maximilian Schmitz" w:date="2015-06-16T21:57:00Z">
        <w:r w:rsidR="00FA6895">
          <w:t xml:space="preserve"> Dieses Beispiel berücksichtigt zwar schon Interaktionen zwischen den Spielern, es kann aber noch nicht von einer gemeins</w:t>
        </w:r>
      </w:ins>
      <w:ins w:id="1938" w:author="Maximilian Schmitz" w:date="2015-06-16T21:58:00Z">
        <w:r w:rsidR="00FA6895">
          <w:t>amen Strategie oder gar von einer verteilten künstlichen Intelligenz gesprochen werden.</w:t>
        </w:r>
      </w:ins>
    </w:p>
    <w:p w14:paraId="4E3BFC59" w14:textId="77777777" w:rsidR="004C35F2" w:rsidRDefault="004C35F2">
      <w:pPr>
        <w:rPr>
          <w:ins w:id="1939" w:author="Maximilian Schmitz" w:date="2015-06-16T21:54:00Z"/>
        </w:rPr>
        <w:pPrChange w:id="1940" w:author="Maximilian Schmitz" w:date="2015-06-16T21:49:00Z">
          <w:pPr>
            <w:pStyle w:val="berschrift1"/>
          </w:pPr>
        </w:pPrChange>
      </w:pPr>
    </w:p>
    <w:p w14:paraId="6E4CCFA6" w14:textId="77777777" w:rsidR="004C35F2" w:rsidRPr="00915AB6" w:rsidRDefault="004C35F2">
      <w:pPr>
        <w:rPr>
          <w:ins w:id="1941" w:author="Maximilian Schmitz" w:date="2015-06-05T06:51:00Z"/>
        </w:rPr>
        <w:pPrChange w:id="1942" w:author="Maximilian Schmitz" w:date="2015-06-16T21:49:00Z">
          <w:pPr>
            <w:pStyle w:val="berschrift1"/>
          </w:pPr>
        </w:pPrChange>
      </w:pPr>
      <w:ins w:id="1943"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1944" w:author="Michael K." w:date="2015-07-02T13:52:00Z"/>
        </w:rPr>
      </w:pPr>
      <w:r w:rsidRPr="00FC5721">
        <w:br w:type="page"/>
      </w:r>
      <w:bookmarkStart w:id="1945" w:name="_Toc422468966"/>
      <w:r w:rsidR="003D51AD">
        <w:lastRenderedPageBreak/>
        <w:t>Ausblick</w:t>
      </w:r>
      <w:bookmarkEnd w:id="1945"/>
    </w:p>
    <w:p w14:paraId="57585324" w14:textId="2AB40E2D" w:rsidR="003971A1" w:rsidRDefault="003971A1">
      <w:pPr>
        <w:rPr>
          <w:ins w:id="1946" w:author="Michael K." w:date="2015-07-02T13:54:00Z"/>
        </w:rPr>
        <w:pPrChange w:id="1947" w:author="Michael K." w:date="2015-07-02T13:52:00Z">
          <w:pPr>
            <w:pStyle w:val="berschrift1"/>
            <w:numPr>
              <w:numId w:val="0"/>
            </w:numPr>
          </w:pPr>
        </w:pPrChange>
      </w:pPr>
      <w:ins w:id="1948" w:author="Michael K." w:date="2015-07-02T13:52:00Z">
        <w:r>
          <w:t xml:space="preserve">Im folgenden Kapitel wird aufgezeigt, welche Erweiterungsmöglichkeiten es für zukünftige Studienarbeiten gibt, </w:t>
        </w:r>
      </w:ins>
      <w:ins w:id="1949" w:author="Michael K." w:date="2015-07-02T13:54:00Z">
        <w:r>
          <w:t>welche sich mit dem Thema Unreal</w:t>
        </w:r>
      </w:ins>
      <w:ins w:id="1950" w:author="Admin" w:date="2015-07-06T14:55:00Z">
        <w:r w:rsidR="0041383A">
          <w:t>C</w:t>
        </w:r>
      </w:ins>
      <w:ins w:id="1951" w:author="Michael K." w:date="2015-07-02T13:54:00Z">
        <w:del w:id="1952" w:author="Admin" w:date="2015-07-06T14:55:00Z">
          <w:r w:rsidDel="0041383A">
            <w:delText>c</w:delText>
          </w:r>
        </w:del>
        <w:r>
          <w:t>up beschäftigen.</w:t>
        </w:r>
      </w:ins>
    </w:p>
    <w:p w14:paraId="727A7CEB" w14:textId="77777777" w:rsidR="003971A1" w:rsidRPr="003971A1" w:rsidRDefault="003971A1">
      <w:pPr>
        <w:pPrChange w:id="1953" w:author="Michael K." w:date="2015-07-02T13:52:00Z">
          <w:pPr>
            <w:pStyle w:val="berschrift1"/>
            <w:numPr>
              <w:numId w:val="0"/>
            </w:numPr>
          </w:pPr>
        </w:pPrChange>
      </w:pPr>
    </w:p>
    <w:p w14:paraId="60173257" w14:textId="77777777" w:rsidR="00321258" w:rsidRDefault="00321258" w:rsidP="00321258">
      <w:pPr>
        <w:rPr>
          <w:ins w:id="1954" w:author="Michael K." w:date="2015-07-01T14:39:00Z"/>
        </w:rPr>
      </w:pPr>
      <w:commentRangeStart w:id="1955"/>
      <w:ins w:id="1956" w:author="Michael K." w:date="2015-07-01T14:39:00Z">
        <w:r>
          <w:t>Regeln</w:t>
        </w:r>
      </w:ins>
      <w:commentRangeEnd w:id="1955"/>
      <w:r w:rsidR="0041383A">
        <w:rPr>
          <w:rStyle w:val="Kommentarzeichen"/>
        </w:rPr>
        <w:commentReference w:id="1955"/>
      </w:r>
      <w:ins w:id="1957" w:author="Michael K." w:date="2015-07-01T14:39:00Z">
        <w:r>
          <w:t>:</w:t>
        </w:r>
      </w:ins>
    </w:p>
    <w:p w14:paraId="74F30DE4" w14:textId="77777777" w:rsidR="00321258" w:rsidRDefault="00321258" w:rsidP="00321258">
      <w:pPr>
        <w:rPr>
          <w:ins w:id="1958" w:author="Michael K." w:date="2015-07-01T14:39:00Z"/>
        </w:rPr>
      </w:pPr>
      <w:ins w:id="1959"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960" w:author="Michael K." w:date="2015-07-01T14:40:00Z">
        <w:r>
          <w:t>läuft</w:t>
        </w:r>
      </w:ins>
      <w:ins w:id="1961"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1962" w:author="Michael K." w:date="2015-07-01T14:39:00Z"/>
        </w:rPr>
      </w:pPr>
    </w:p>
    <w:p w14:paraId="714BC0B9" w14:textId="77777777" w:rsidR="00321258" w:rsidRDefault="00321258" w:rsidP="00321258">
      <w:pPr>
        <w:rPr>
          <w:ins w:id="1963" w:author="Michael K." w:date="2015-07-01T14:39:00Z"/>
        </w:rPr>
      </w:pPr>
      <w:ins w:id="1964" w:author="Michael K." w:date="2015-07-01T14:39:00Z">
        <w:r>
          <w:t>Grafik:</w:t>
        </w:r>
      </w:ins>
    </w:p>
    <w:p w14:paraId="022D700C" w14:textId="77777777" w:rsidR="00321258" w:rsidRDefault="00321258" w:rsidP="00321258">
      <w:pPr>
        <w:rPr>
          <w:ins w:id="1965" w:author="Michael K." w:date="2015-07-01T14:54:00Z"/>
        </w:rPr>
      </w:pPr>
      <w:ins w:id="1966" w:author="Michael K." w:date="2015-07-01T14:39:00Z">
        <w:r>
          <w:t xml:space="preserve">Da bei der Entwicklung des UnrealCups die Funktionalität der Anwendung im Vordergrund stand ist die Optik noch eher zweckgemäß. </w:t>
        </w:r>
      </w:ins>
      <w:ins w:id="1967" w:author="Michael K." w:date="2015-07-01T14:41:00Z">
        <w:r>
          <w:t xml:space="preserve">Die verwendete Unreal Engine 4 </w:t>
        </w:r>
      </w:ins>
      <w:ins w:id="1968" w:author="Michael K." w:date="2015-07-01T14:44:00Z">
        <w:r>
          <w:t>ist eines der neusten und fortschrittlichsten Produkte im Bereich der Spiele</w:t>
        </w:r>
      </w:ins>
      <w:ins w:id="1969" w:author="Michael K." w:date="2015-07-01T14:45:00Z">
        <w:r>
          <w:t xml:space="preserve">-Engines und bietet daher die Möglichkeit aufwendige Effekte, Animationen und </w:t>
        </w:r>
      </w:ins>
      <w:ins w:id="1970" w:author="Michael K." w:date="2015-07-01T14:46:00Z">
        <w:r>
          <w:t>detaillierte</w:t>
        </w:r>
      </w:ins>
      <w:ins w:id="1971" w:author="Michael K." w:date="2015-07-01T14:45:00Z">
        <w:r>
          <w:t xml:space="preserve"> Umgebungen </w:t>
        </w:r>
      </w:ins>
      <w:ins w:id="1972" w:author="Michael K." w:date="2015-07-01T14:44:00Z">
        <w:r>
          <w:t xml:space="preserve"> </w:t>
        </w:r>
      </w:ins>
      <w:ins w:id="1973" w:author="Michael K." w:date="2015-07-01T14:46:00Z">
        <w:r>
          <w:t>darzustellen. So könnte das Aussehen der Spieler individuell gestaltet werden, jeweils mit aufwendiger Simulation der Haare oder realistische Bewegungen seines Triko</w:t>
        </w:r>
      </w:ins>
      <w:ins w:id="1974" w:author="Michael K." w:date="2015-07-01T14:47:00Z">
        <w:r>
          <w:t>t</w:t>
        </w:r>
      </w:ins>
      <w:ins w:id="1975" w:author="Michael K." w:date="2015-07-01T14:46:00Z">
        <w:r>
          <w:t xml:space="preserve">s. </w:t>
        </w:r>
      </w:ins>
      <w:ins w:id="1976" w:author="Michael K." w:date="2015-07-01T14:47:00Z">
        <w:r>
          <w:t xml:space="preserve">Sogenannte Shadereffekte können die Beleuchtung und die allgemeine Lichtstimmung drastisch beeinflussen </w:t>
        </w:r>
      </w:ins>
      <w:ins w:id="1977" w:author="Michael K." w:date="2015-07-01T14:48:00Z">
        <w:r>
          <w:t>und</w:t>
        </w:r>
      </w:ins>
      <w:ins w:id="1978" w:author="Michael K." w:date="2015-07-01T14:47:00Z">
        <w:r>
          <w:t xml:space="preserve"> </w:t>
        </w:r>
      </w:ins>
      <w:ins w:id="1979" w:author="Michael K." w:date="2015-07-01T14:48:00Z">
        <w:r>
          <w:t xml:space="preserve">so ein realistischeres Spielgefühl vermitteln. Mit dem Ausbau der Umgebung auf ein vollwertiges Fußballstadium </w:t>
        </w:r>
      </w:ins>
      <w:ins w:id="1980" w:author="Michael K." w:date="2015-07-01T14:49:00Z">
        <w:r w:rsidR="00230FED">
          <w:t xml:space="preserve">können in diesem Zuge die statische Lichtquelle durch dynamische, wie z.B. die </w:t>
        </w:r>
      </w:ins>
      <w:ins w:id="1981"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1982" w:author="Michael K." w:date="2015-07-01T14:51:00Z">
        <w:r w:rsidR="00230FED">
          <w:t>mehrerer</w:t>
        </w:r>
      </w:ins>
      <w:ins w:id="1983" w:author="Michael K." w:date="2015-07-01T14:50:00Z">
        <w:r w:rsidR="00230FED">
          <w:t xml:space="preserve"> </w:t>
        </w:r>
      </w:ins>
      <w:ins w:id="1984" w:author="Michael K." w:date="2015-07-01T14:51:00Z">
        <w:r w:rsidR="00230FED">
          <w:t>Schatten geworfen werden.</w:t>
        </w:r>
      </w:ins>
    </w:p>
    <w:p w14:paraId="24303322" w14:textId="77777777" w:rsidR="00230FED" w:rsidRDefault="00230FED" w:rsidP="00321258">
      <w:pPr>
        <w:rPr>
          <w:ins w:id="1985" w:author="Michael K." w:date="2015-07-01T14:51:00Z"/>
        </w:rPr>
      </w:pPr>
      <w:ins w:id="1986" w:author="Michael K." w:date="2015-07-01T14:54:00Z">
        <w:r>
          <w:t xml:space="preserve">Ein weiterer wichtiger Punkt bei einer möglichst glaubhaften Simulation sind die Bewegungen der einzelnen </w:t>
        </w:r>
      </w:ins>
      <w:ins w:id="1987" w:author="Michael K." w:date="2015-07-01T14:55:00Z">
        <w:r>
          <w:t>A</w:t>
        </w:r>
        <w:r w:rsidRPr="00230FED">
          <w:t>kteure</w:t>
        </w:r>
      </w:ins>
      <w:ins w:id="1988" w:author="Michael K." w:date="2015-07-01T14:54:00Z">
        <w:r>
          <w:t xml:space="preserve">, </w:t>
        </w:r>
      </w:ins>
      <w:ins w:id="1989" w:author="Michael K." w:date="2015-07-01T14:55:00Z">
        <w:r w:rsidR="003B6537">
          <w:t xml:space="preserve">in unserem Fall die Spieler. </w:t>
        </w:r>
      </w:ins>
      <w:ins w:id="1990" w:author="Michael K." w:date="2015-07-01T19:37:00Z">
        <w:r w:rsidR="003B6537">
          <w:t>Diese besitzen aktuell hauptsächlich Laufanimationen</w:t>
        </w:r>
      </w:ins>
      <w:ins w:id="1991" w:author="Michael K." w:date="2015-07-01T19:38:00Z">
        <w:r w:rsidR="00980EC9">
          <w:t xml:space="preserve">. </w:t>
        </w:r>
      </w:ins>
      <w:ins w:id="1992" w:author="Michael K." w:date="2015-07-02T12:33:00Z">
        <w:r w:rsidR="006440B1">
          <w:t>Weitere Animationen für die einzelnen Aktionen der Spieler sind möglich und würden z.B. die Effizient</w:t>
        </w:r>
        <w:r w:rsidR="00F40141">
          <w:t xml:space="preserve"> des Torwarts </w:t>
        </w:r>
      </w:ins>
      <w:ins w:id="1993" w:author="Michael K." w:date="2015-07-02T12:36:00Z">
        <w:r w:rsidR="00F40141">
          <w:t xml:space="preserve">durch die Möglichkeit von komplexen Sprungaktionen </w:t>
        </w:r>
      </w:ins>
      <w:ins w:id="1994" w:author="Michael K." w:date="2015-07-02T12:33:00Z">
        <w:r w:rsidR="00F40141">
          <w:t>deutlich erhöhen</w:t>
        </w:r>
      </w:ins>
      <w:ins w:id="1995" w:author="Michael K." w:date="2015-07-02T12:36:00Z">
        <w:r w:rsidR="00F40141">
          <w:t>.</w:t>
        </w:r>
      </w:ins>
    </w:p>
    <w:p w14:paraId="682670B9" w14:textId="77777777" w:rsidR="00321258" w:rsidRDefault="00321258" w:rsidP="00321258">
      <w:pPr>
        <w:rPr>
          <w:ins w:id="1996" w:author="Michael K." w:date="2015-07-02T13:55:00Z"/>
        </w:rPr>
      </w:pPr>
    </w:p>
    <w:p w14:paraId="25BF6417" w14:textId="77777777" w:rsidR="003971A1" w:rsidRDefault="003971A1" w:rsidP="00321258">
      <w:pPr>
        <w:rPr>
          <w:ins w:id="1997" w:author="Michael K." w:date="2015-07-01T14:44:00Z"/>
        </w:rPr>
      </w:pPr>
      <w:ins w:id="1998" w:author="Michael K." w:date="2015-07-02T13:55:00Z">
        <w:r>
          <w:t>Bedienung:</w:t>
        </w:r>
      </w:ins>
    </w:p>
    <w:p w14:paraId="3A6F9C00" w14:textId="7DD67C12" w:rsidR="00D0056B" w:rsidRDefault="00D0056B" w:rsidP="00321258">
      <w:pPr>
        <w:rPr>
          <w:ins w:id="1999" w:author="Michael K." w:date="2015-07-02T13:59:00Z"/>
        </w:rPr>
      </w:pPr>
      <w:ins w:id="2000" w:author="Michael K." w:date="2015-07-02T12:37:00Z">
        <w:r>
          <w:t>Ein Punkt, in dem der Unreal</w:t>
        </w:r>
      </w:ins>
      <w:ins w:id="2001" w:author="Admin" w:date="2015-07-06T14:58:00Z">
        <w:r w:rsidR="00D47FB4">
          <w:t>C</w:t>
        </w:r>
      </w:ins>
      <w:ins w:id="2002" w:author="Michael K." w:date="2015-07-02T12:37:00Z">
        <w:del w:id="2003" w:author="Admin" w:date="2015-07-06T14:57:00Z">
          <w:r w:rsidDel="00D47FB4">
            <w:delText>c</w:delText>
          </w:r>
        </w:del>
        <w:r>
          <w:t xml:space="preserve">up erweitert werden könnte ist die sogenannte Usability. </w:t>
        </w:r>
      </w:ins>
      <w:ins w:id="2004"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05" w:author="Michael K." w:date="2015-07-02T13:59:00Z">
        <w:r w:rsidR="00962E1A">
          <w:t>zu kontrollieren.</w:t>
        </w:r>
      </w:ins>
    </w:p>
    <w:p w14:paraId="66C07713" w14:textId="77777777" w:rsidR="00962E1A" w:rsidRDefault="00962E1A" w:rsidP="00321258">
      <w:pPr>
        <w:rPr>
          <w:ins w:id="2006" w:author="Michael K." w:date="2015-07-02T14:00:00Z"/>
        </w:rPr>
      </w:pPr>
    </w:p>
    <w:p w14:paraId="00A51442" w14:textId="77777777" w:rsidR="00962E1A" w:rsidRDefault="00962E1A" w:rsidP="00321258">
      <w:pPr>
        <w:rPr>
          <w:ins w:id="2007" w:author="Michael K." w:date="2015-07-02T14:00:00Z"/>
        </w:rPr>
      </w:pPr>
      <w:ins w:id="2008" w:author="Michael K." w:date="2015-07-02T14:00:00Z">
        <w:r>
          <w:t>Alternative Skriptsprachen:</w:t>
        </w:r>
      </w:ins>
    </w:p>
    <w:p w14:paraId="5806E138" w14:textId="4407A98B" w:rsidR="00962E1A" w:rsidRDefault="00962E1A" w:rsidP="00321258">
      <w:pPr>
        <w:rPr>
          <w:ins w:id="2009" w:author="Michael K." w:date="2015-07-02T14:06:00Z"/>
        </w:rPr>
      </w:pPr>
      <w:ins w:id="2010" w:author="Michael K." w:date="2015-07-02T14:00:00Z">
        <w:r>
          <w:t>Durch die Verwendete Architektur ist es möglich, neue Schnittstellen zu anderen Skriptsprachen zu implementieren.</w:t>
        </w:r>
      </w:ins>
      <w:ins w:id="2011" w:author="Michael K." w:date="2015-07-02T14:04:00Z">
        <w:r>
          <w:t xml:space="preserve"> </w:t>
        </w:r>
      </w:ins>
      <w:ins w:id="2012" w:author="Michael K." w:date="2015-07-02T14:05:00Z">
        <w:r>
          <w:t>Beispiele wären hier Phyton oder sogar Java</w:t>
        </w:r>
      </w:ins>
      <w:ins w:id="2013" w:author="Maximilian Schmitz" w:date="2015-07-06T17:42:00Z">
        <w:r w:rsidR="009038E4">
          <w:t>S</w:t>
        </w:r>
      </w:ins>
      <w:ins w:id="2014" w:author="Michael K." w:date="2015-07-02T14:05:00Z">
        <w:del w:id="2015" w:author="Maximilian Schmitz" w:date="2015-07-06T17:42:00Z">
          <w:r w:rsidDel="009038E4">
            <w:delText>s</w:delText>
          </w:r>
        </w:del>
        <w:r>
          <w:t xml:space="preserve">cript.  Dadurch kann eine größere Zielgruppe erreicht werden, da die Hürde des </w:t>
        </w:r>
      </w:ins>
      <w:ins w:id="2016" w:author="Michael K." w:date="2015-07-02T14:06:00Z">
        <w:r>
          <w:t>Lernens</w:t>
        </w:r>
      </w:ins>
      <w:ins w:id="2017" w:author="Michael K." w:date="2015-07-02T14:05:00Z">
        <w:r>
          <w:t xml:space="preserve"> einer neuen Skriptsprache entfällt.</w:t>
        </w:r>
      </w:ins>
      <w:ins w:id="2018" w:author="Michael K." w:date="2015-07-02T14:04:00Z">
        <w:r>
          <w:t xml:space="preserve"> </w:t>
        </w:r>
      </w:ins>
    </w:p>
    <w:p w14:paraId="1AFB18DC" w14:textId="77777777" w:rsidR="00C73DE4" w:rsidRDefault="00C73DE4" w:rsidP="00321258">
      <w:pPr>
        <w:rPr>
          <w:ins w:id="2019" w:author="Michael K." w:date="2015-07-02T14:06:00Z"/>
        </w:rPr>
      </w:pPr>
    </w:p>
    <w:p w14:paraId="2DF56400" w14:textId="77777777" w:rsidR="00C73DE4" w:rsidRDefault="00C73DE4" w:rsidP="00321258">
      <w:pPr>
        <w:rPr>
          <w:ins w:id="2020" w:author="Michael K." w:date="2015-07-02T14:06:00Z"/>
        </w:rPr>
      </w:pPr>
      <w:ins w:id="2021" w:author="Michael K." w:date="2015-07-02T14:06:00Z">
        <w:r>
          <w:t>Komplexere KIs:</w:t>
        </w:r>
      </w:ins>
    </w:p>
    <w:p w14:paraId="3A0A10B1" w14:textId="77777777" w:rsidR="00BB6D24" w:rsidRPr="00BB6D24" w:rsidRDefault="0007038A" w:rsidP="00BB6D24">
      <w:ins w:id="2022" w:author="Michael K." w:date="2015-07-02T14:18:00Z">
        <w:r>
          <w:t xml:space="preserve">Die mit dem Spiel eingereichten KIs haben einen nur sehr eingeschränkten Umfang. So spielen z.B. alle Spieler einer Mannschaft mit der gleichen Logik. </w:t>
        </w:r>
      </w:ins>
      <w:ins w:id="2023" w:author="Michael K." w:date="2015-07-02T14:21:00Z">
        <w:r>
          <w:t xml:space="preserve">Es wäre möglich die einzelnen Spieler mit unterschiedlichen KIs </w:t>
        </w:r>
      </w:ins>
      <w:ins w:id="2024" w:author="Michael K." w:date="2015-07-02T14:22:00Z">
        <w:r>
          <w:t xml:space="preserve">für die jeweiligen Positionen auszustatten. </w:t>
        </w:r>
      </w:ins>
      <w:ins w:id="2025"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026" w:author="Michael K." w:date="2015-07-02T15:13:00Z"/>
        </w:rPr>
      </w:pPr>
      <w:r>
        <w:br w:type="page"/>
      </w:r>
      <w:bookmarkStart w:id="2027" w:name="_Toc422468967"/>
      <w:r w:rsidR="002D643B">
        <w:lastRenderedPageBreak/>
        <w:t>Fazit</w:t>
      </w:r>
      <w:bookmarkEnd w:id="2027"/>
    </w:p>
    <w:p w14:paraId="41145E37" w14:textId="77777777" w:rsidR="00AC4DD5" w:rsidRPr="00AC4DD5" w:rsidRDefault="00AC4DD5">
      <w:pPr>
        <w:pPrChange w:id="2028" w:author="Michael K." w:date="2015-07-02T15:13:00Z">
          <w:pPr>
            <w:pStyle w:val="berschrift1"/>
            <w:numPr>
              <w:numId w:val="0"/>
            </w:numPr>
          </w:pPr>
        </w:pPrChange>
      </w:pPr>
      <w:ins w:id="2029" w:author="Michael K." w:date="2015-07-02T15:13:00Z">
        <w:r>
          <w:t>Notizen: Vorlesungsinhalte, Neue Technologien</w:t>
        </w:r>
      </w:ins>
      <w:ins w:id="2030" w:author="Michael K." w:date="2015-07-02T15:14:00Z">
        <w:r>
          <w:t xml:space="preserve"> </w:t>
        </w:r>
        <w:r>
          <w:sym w:font="Wingdings" w:char="F0E0"/>
        </w:r>
        <w:r>
          <w:t xml:space="preserve"> Praxis</w:t>
        </w:r>
      </w:ins>
      <w:ins w:id="2031" w:author="Michael K." w:date="2015-07-02T15:13:00Z">
        <w:r>
          <w:t>, Zufrieden? Imagine Cup am Rande?</w:t>
        </w:r>
      </w:ins>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032" w:name="_Toc422468968" w:displacedByCustomXml="next"/>
    <w:sdt>
      <w:sdtPr>
        <w:rPr>
          <w:b w:val="0"/>
          <w:kern w:val="0"/>
          <w:sz w:val="24"/>
        </w:rPr>
        <w:id w:val="-2062934921"/>
        <w:docPartObj>
          <w:docPartGallery w:val="Bibliographies"/>
          <w:docPartUnique/>
        </w:docPartObj>
      </w:sdtPr>
      <w:sdtEndPr/>
      <w:sdtContent>
        <w:p w14:paraId="4E309E71" w14:textId="77777777" w:rsidR="00235CFC" w:rsidRDefault="00235CFC" w:rsidP="00AC4DD5">
          <w:pPr>
            <w:pStyle w:val="berschrift1"/>
            <w:numPr>
              <w:ilvl w:val="0"/>
              <w:numId w:val="0"/>
            </w:numPr>
          </w:pPr>
          <w:r>
            <w:t>Literaturverzeichnis</w:t>
          </w:r>
          <w:bookmarkEnd w:id="2032"/>
        </w:p>
        <w:sdt>
          <w:sdtPr>
            <w:id w:val="111145805"/>
            <w:bibliography/>
          </w:sdtPr>
          <w:sdtEnd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033" w:author="Maximilian Schmitz" w:date="2015-06-19T09:20:00Z"/>
                </w:trPr>
                <w:tc>
                  <w:tcPr>
                    <w:tcW w:w="50" w:type="pct"/>
                    <w:hideMark/>
                  </w:tcPr>
                  <w:p w14:paraId="0C9985F5" w14:textId="77777777" w:rsidR="00867956" w:rsidRDefault="00867956">
                    <w:pPr>
                      <w:pStyle w:val="Literaturverzeichnis"/>
                      <w:rPr>
                        <w:ins w:id="2034" w:author="Maximilian Schmitz" w:date="2015-06-19T09:20:00Z"/>
                        <w:noProof/>
                        <w:szCs w:val="24"/>
                      </w:rPr>
                    </w:pPr>
                    <w:ins w:id="2035"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036" w:author="Maximilian Schmitz" w:date="2015-06-19T09:20:00Z"/>
                        <w:noProof/>
                        <w:lang w:val="en-GB"/>
                        <w:rPrChange w:id="2037" w:author="Maximilian Schmitz" w:date="2015-06-19T09:20:00Z">
                          <w:rPr>
                            <w:ins w:id="2038" w:author="Maximilian Schmitz" w:date="2015-06-19T09:20:00Z"/>
                            <w:noProof/>
                          </w:rPr>
                        </w:rPrChange>
                      </w:rPr>
                    </w:pPr>
                    <w:ins w:id="2039" w:author="Maximilian Schmitz" w:date="2015-06-19T09:20:00Z">
                      <w:r w:rsidRPr="00867956">
                        <w:rPr>
                          <w:noProof/>
                          <w:lang w:val="en-GB"/>
                          <w:rPrChange w:id="2040"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041" w:author="Maximilian Schmitz" w:date="2015-06-19T09:20:00Z"/>
                </w:trPr>
                <w:tc>
                  <w:tcPr>
                    <w:tcW w:w="50" w:type="pct"/>
                    <w:hideMark/>
                  </w:tcPr>
                  <w:p w14:paraId="2BF4EDB5" w14:textId="77777777" w:rsidR="00867956" w:rsidRDefault="00867956">
                    <w:pPr>
                      <w:pStyle w:val="Literaturverzeichnis"/>
                      <w:rPr>
                        <w:ins w:id="2042" w:author="Maximilian Schmitz" w:date="2015-06-19T09:20:00Z"/>
                        <w:noProof/>
                      </w:rPr>
                    </w:pPr>
                    <w:ins w:id="2043"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044" w:author="Maximilian Schmitz" w:date="2015-06-19T09:20:00Z"/>
                        <w:noProof/>
                      </w:rPr>
                    </w:pPr>
                    <w:ins w:id="2045"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046" w:author="Maximilian Schmitz" w:date="2015-06-19T09:20:00Z"/>
                </w:trPr>
                <w:tc>
                  <w:tcPr>
                    <w:tcW w:w="50" w:type="pct"/>
                    <w:hideMark/>
                  </w:tcPr>
                  <w:p w14:paraId="4E8037ED" w14:textId="77777777" w:rsidR="00867956" w:rsidRDefault="00867956">
                    <w:pPr>
                      <w:pStyle w:val="Literaturverzeichnis"/>
                      <w:rPr>
                        <w:ins w:id="2047" w:author="Maximilian Schmitz" w:date="2015-06-19T09:20:00Z"/>
                        <w:noProof/>
                      </w:rPr>
                    </w:pPr>
                    <w:ins w:id="2048"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049" w:author="Maximilian Schmitz" w:date="2015-06-19T09:20:00Z"/>
                        <w:noProof/>
                      </w:rPr>
                    </w:pPr>
                    <w:ins w:id="2050"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051" w:author="Maximilian Schmitz" w:date="2015-06-19T09:20:00Z"/>
                  <w:noProof/>
                </w:rPr>
              </w:pPr>
            </w:p>
            <w:p w14:paraId="0FC1DA60" w14:textId="77777777" w:rsidR="00915AB6" w:rsidDel="00867956" w:rsidRDefault="00915AB6" w:rsidP="00652DA6">
              <w:pPr>
                <w:rPr>
                  <w:del w:id="2052" w:author="Maximilian Schmitz" w:date="2015-06-19T09:20:00Z"/>
                  <w:rFonts w:ascii="Times New Roman" w:hAnsi="Times New Roman"/>
                  <w:noProof/>
                  <w:sz w:val="20"/>
                </w:rPr>
              </w:pPr>
            </w:p>
            <w:p w14:paraId="1AE35248" w14:textId="77777777" w:rsidR="00C5187B" w:rsidDel="00915AB6" w:rsidRDefault="00C5187B" w:rsidP="00652DA6">
              <w:pPr>
                <w:rPr>
                  <w:del w:id="2053" w:author="Maximilian Schmitz" w:date="2015-06-17T19:42:00Z"/>
                  <w:rFonts w:ascii="Times New Roman" w:hAnsi="Times New Roman"/>
                  <w:noProof/>
                  <w:sz w:val="20"/>
                </w:rPr>
              </w:pPr>
            </w:p>
            <w:p w14:paraId="1DD8553C" w14:textId="77777777" w:rsidR="00B50FE7" w:rsidDel="00C5187B" w:rsidRDefault="00B50FE7" w:rsidP="00652DA6">
              <w:pPr>
                <w:rPr>
                  <w:del w:id="2054" w:author="Maximilian Schmitz" w:date="2015-06-14T11:10:00Z"/>
                  <w:rFonts w:ascii="Times New Roman" w:hAnsi="Times New Roman"/>
                  <w:noProof/>
                  <w:sz w:val="20"/>
                </w:rPr>
              </w:pPr>
            </w:p>
            <w:p w14:paraId="0F4A9C0E" w14:textId="77777777" w:rsidR="00AE076F" w:rsidDel="00B50FE7" w:rsidRDefault="00AE076F" w:rsidP="00652DA6">
              <w:pPr>
                <w:rPr>
                  <w:del w:id="2055"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056" w:author="Maximilian Schmitz" w:date="2015-01-08T20:23:00Z"/>
                </w:trPr>
                <w:tc>
                  <w:tcPr>
                    <w:tcW w:w="50" w:type="pct"/>
                    <w:hideMark/>
                  </w:tcPr>
                  <w:p w14:paraId="3C51783A" w14:textId="77777777" w:rsidR="00AE076F" w:rsidDel="00B50FE7" w:rsidRDefault="00AE076F">
                    <w:pPr>
                      <w:pStyle w:val="Literaturverzeichnis"/>
                      <w:rPr>
                        <w:del w:id="2057" w:author="Maximilian Schmitz" w:date="2015-01-08T20:23:00Z"/>
                        <w:noProof/>
                        <w:szCs w:val="24"/>
                      </w:rPr>
                    </w:pPr>
                    <w:del w:id="2058"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059" w:author="Maximilian Schmitz" w:date="2015-01-08T20:23:00Z"/>
                        <w:noProof/>
                      </w:rPr>
                    </w:pPr>
                    <w:del w:id="2060"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061" w:author="Maximilian Schmitz" w:date="2015-01-08T20:23:00Z"/>
                </w:trPr>
                <w:tc>
                  <w:tcPr>
                    <w:tcW w:w="50" w:type="pct"/>
                    <w:hideMark/>
                  </w:tcPr>
                  <w:p w14:paraId="79CC3D90" w14:textId="77777777" w:rsidR="00AE076F" w:rsidDel="00B50FE7" w:rsidRDefault="00AE076F">
                    <w:pPr>
                      <w:pStyle w:val="Literaturverzeichnis"/>
                      <w:rPr>
                        <w:del w:id="2062" w:author="Maximilian Schmitz" w:date="2015-01-08T20:23:00Z"/>
                        <w:noProof/>
                      </w:rPr>
                    </w:pPr>
                    <w:del w:id="2063"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064" w:author="Maximilian Schmitz" w:date="2015-01-08T20:23:00Z"/>
                        <w:noProof/>
                      </w:rPr>
                    </w:pPr>
                    <w:del w:id="2065"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066"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067" w:name="_Toc422468969"/>
      <w:r>
        <w:lastRenderedPageBreak/>
        <w:t>Abbildungsverzeichnis</w:t>
      </w:r>
      <w:bookmarkEnd w:id="2067"/>
    </w:p>
    <w:p w14:paraId="377EBA0C" w14:textId="77777777" w:rsidR="00867956" w:rsidRDefault="00986767">
      <w:pPr>
        <w:pStyle w:val="Abbildungsverzeichnis"/>
        <w:rPr>
          <w:ins w:id="2068"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069"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070"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071" w:author="Maximilian Schmitz" w:date="2015-06-19T09:20:00Z"/>
          <w:rFonts w:asciiTheme="minorHAnsi" w:eastAsiaTheme="minorEastAsia" w:hAnsiTheme="minorHAnsi" w:cstheme="minorBidi"/>
          <w:sz w:val="22"/>
          <w:szCs w:val="22"/>
        </w:rPr>
      </w:pPr>
      <w:ins w:id="2072"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073"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074" w:author="Maximilian Schmitz" w:date="2015-06-19T09:20:00Z"/>
          <w:rFonts w:asciiTheme="minorHAnsi" w:eastAsiaTheme="minorEastAsia" w:hAnsiTheme="minorHAnsi" w:cstheme="minorBidi"/>
          <w:sz w:val="22"/>
          <w:szCs w:val="22"/>
        </w:rPr>
      </w:pPr>
      <w:ins w:id="2075"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076"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077" w:author="Maximilian Schmitz" w:date="2015-06-19T09:20:00Z"/>
          <w:rFonts w:asciiTheme="minorHAnsi" w:eastAsiaTheme="minorEastAsia" w:hAnsiTheme="minorHAnsi" w:cstheme="minorBidi"/>
          <w:sz w:val="22"/>
          <w:szCs w:val="22"/>
        </w:rPr>
      </w:pPr>
      <w:ins w:id="2078"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079"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080" w:author="Maximilian Schmitz" w:date="2015-06-19T09:20:00Z"/>
          <w:rFonts w:asciiTheme="minorHAnsi" w:eastAsiaTheme="minorEastAsia" w:hAnsiTheme="minorHAnsi" w:cstheme="minorBidi"/>
          <w:sz w:val="22"/>
          <w:szCs w:val="22"/>
        </w:rPr>
      </w:pPr>
      <w:ins w:id="2081"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082"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083" w:author="Maximilian Schmitz" w:date="2015-06-19T09:20:00Z"/>
          <w:rFonts w:asciiTheme="minorHAnsi" w:eastAsiaTheme="minorEastAsia" w:hAnsiTheme="minorHAnsi" w:cstheme="minorBidi"/>
          <w:sz w:val="22"/>
          <w:szCs w:val="22"/>
        </w:rPr>
      </w:pPr>
      <w:ins w:id="2084"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085"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086" w:author="Maximilian Schmitz" w:date="2015-06-19T09:20:00Z"/>
          <w:rFonts w:asciiTheme="minorHAnsi" w:eastAsiaTheme="minorEastAsia" w:hAnsiTheme="minorHAnsi" w:cstheme="minorBidi"/>
          <w:sz w:val="22"/>
          <w:szCs w:val="22"/>
        </w:rPr>
      </w:pPr>
      <w:ins w:id="2087"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088"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089" w:author="Maximilian Schmitz" w:date="2015-06-19T09:20:00Z"/>
          <w:rFonts w:asciiTheme="minorHAnsi" w:eastAsiaTheme="minorEastAsia" w:hAnsiTheme="minorHAnsi" w:cstheme="minorBidi"/>
          <w:sz w:val="22"/>
          <w:szCs w:val="22"/>
        </w:rPr>
      </w:pPr>
      <w:ins w:id="2090"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091"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092" w:author="Maximilian Schmitz" w:date="2015-06-19T09:19:00Z"/>
          <w:b/>
          <w:bCs/>
          <w:noProof/>
        </w:rPr>
      </w:pPr>
      <w:del w:id="2093"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094" w:author="Maximilian Schmitz" w:date="2015-06-19T09:19:00Z"/>
          <w:b/>
          <w:kern w:val="28"/>
          <w:sz w:val="32"/>
        </w:rPr>
      </w:pPr>
      <w:ins w:id="2095" w:author="Maximilian Schmitz" w:date="2015-06-19T09:19:00Z">
        <w:r>
          <w:br w:type="page"/>
        </w:r>
      </w:ins>
    </w:p>
    <w:p w14:paraId="2263B5F9" w14:textId="77777777" w:rsidR="0033512B" w:rsidDel="0033512B" w:rsidRDefault="0033512B">
      <w:pPr>
        <w:pStyle w:val="berschrift1"/>
        <w:numPr>
          <w:ilvl w:val="0"/>
          <w:numId w:val="0"/>
        </w:numPr>
        <w:rPr>
          <w:del w:id="2096" w:author="Maximilian Schmitz" w:date="2015-06-19T09:19:00Z"/>
        </w:rPr>
        <w:pPrChange w:id="2097" w:author="Michael K." w:date="2015-07-02T15:13:00Z">
          <w:pPr/>
        </w:pPrChange>
      </w:pPr>
      <w:bookmarkStart w:id="2098" w:name="_Toc422468970"/>
      <w:ins w:id="2099" w:author="Maximilian Schmitz" w:date="2015-06-19T09:19:00Z">
        <w:r>
          <w:lastRenderedPageBreak/>
          <w:t>Tabellenverzeichnis</w:t>
        </w:r>
      </w:ins>
      <w:bookmarkEnd w:id="2098"/>
    </w:p>
    <w:p w14:paraId="6648D9C3" w14:textId="77777777" w:rsidR="00037140" w:rsidDel="0033512B" w:rsidRDefault="00037140">
      <w:pPr>
        <w:pStyle w:val="berschrift1"/>
        <w:numPr>
          <w:ilvl w:val="0"/>
          <w:numId w:val="0"/>
        </w:numPr>
        <w:rPr>
          <w:del w:id="2100" w:author="Maximilian Schmitz" w:date="2015-06-19T09:19:00Z"/>
        </w:rPr>
        <w:pPrChange w:id="2101" w:author="Michael K." w:date="2015-07-02T15:13:00Z">
          <w:pPr/>
        </w:pPrChange>
      </w:pPr>
      <w:del w:id="2102" w:author="Maximilian Schmitz" w:date="2015-06-19T09:19:00Z">
        <w:r w:rsidDel="0033512B">
          <w:br w:type="page"/>
        </w:r>
      </w:del>
    </w:p>
    <w:p w14:paraId="13D6F28C" w14:textId="77777777" w:rsidR="0033512B" w:rsidRPr="0033512B" w:rsidRDefault="0033512B">
      <w:pPr>
        <w:pStyle w:val="berschrift1"/>
        <w:numPr>
          <w:ilvl w:val="0"/>
          <w:numId w:val="0"/>
        </w:numPr>
        <w:rPr>
          <w:ins w:id="2103" w:author="Maximilian Schmitz" w:date="2015-06-19T09:19:00Z"/>
          <w:rFonts w:eastAsiaTheme="minorEastAsia"/>
          <w:rPrChange w:id="2104" w:author="Maximilian Schmitz" w:date="2015-06-19T09:19:00Z">
            <w:rPr>
              <w:ins w:id="2105" w:author="Maximilian Schmitz" w:date="2015-06-19T09:19:00Z"/>
            </w:rPr>
          </w:rPrChange>
        </w:rPr>
        <w:pPrChange w:id="2106" w:author="Michael K." w:date="2015-07-02T15:13:00Z">
          <w:pPr>
            <w:pStyle w:val="Abbildungsverzeichnis"/>
          </w:pPr>
        </w:pPrChange>
      </w:pPr>
      <w:bookmarkStart w:id="2107" w:name="_GoBack"/>
      <w:bookmarkEnd w:id="2107"/>
    </w:p>
    <w:p w14:paraId="38239D22" w14:textId="77777777" w:rsidR="00867956" w:rsidRDefault="0033512B">
      <w:pPr>
        <w:pStyle w:val="Abbildungsverzeichnis"/>
        <w:rPr>
          <w:ins w:id="2108" w:author="Maximilian Schmitz" w:date="2015-06-19T09:20:00Z"/>
          <w:rFonts w:asciiTheme="minorHAnsi" w:eastAsiaTheme="minorEastAsia" w:hAnsiTheme="minorHAnsi" w:cstheme="minorBidi"/>
          <w:sz w:val="22"/>
          <w:szCs w:val="22"/>
        </w:rPr>
      </w:pPr>
      <w:ins w:id="2109" w:author="Maximilian Schmitz" w:date="2015-06-19T09:19:00Z">
        <w:r>
          <w:fldChar w:fldCharType="begin"/>
        </w:r>
        <w:r>
          <w:instrText xml:space="preserve"> TOC \h \z \c "Tabelle" </w:instrText>
        </w:r>
      </w:ins>
      <w:r>
        <w:fldChar w:fldCharType="separate"/>
      </w:r>
      <w:ins w:id="2110"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111"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112" w:author="Maximilian Schmitz" w:date="2015-06-19T09:20:00Z"/>
          <w:rFonts w:asciiTheme="minorHAnsi" w:eastAsiaTheme="minorEastAsia" w:hAnsiTheme="minorHAnsi" w:cstheme="minorBidi"/>
          <w:sz w:val="22"/>
          <w:szCs w:val="22"/>
        </w:rPr>
      </w:pPr>
      <w:ins w:id="2113"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114"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115" w:author="Maximilian Schmitz" w:date="2015-06-19T09:20:00Z"/>
          <w:rFonts w:asciiTheme="minorHAnsi" w:eastAsiaTheme="minorEastAsia" w:hAnsiTheme="minorHAnsi" w:cstheme="minorBidi"/>
          <w:sz w:val="22"/>
          <w:szCs w:val="22"/>
        </w:rPr>
      </w:pPr>
      <w:ins w:id="2116"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117"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118" w:author="Maximilian Schmitz" w:date="2015-06-19T09:18:00Z"/>
          <w:b/>
          <w:kern w:val="28"/>
          <w:sz w:val="32"/>
        </w:rPr>
      </w:pPr>
      <w:ins w:id="2119" w:author="Maximilian Schmitz" w:date="2015-06-19T09:19:00Z">
        <w:r>
          <w:fldChar w:fldCharType="end"/>
        </w:r>
      </w:ins>
      <w:ins w:id="2120" w:author="Maximilian Schmitz" w:date="2015-06-19T09:18:00Z">
        <w:r>
          <w:br w:type="page"/>
        </w:r>
      </w:ins>
    </w:p>
    <w:p w14:paraId="35A41E87" w14:textId="77777777" w:rsidR="00C55980" w:rsidRDefault="00037140" w:rsidP="00AC4DD5">
      <w:pPr>
        <w:pStyle w:val="berschrift1"/>
        <w:numPr>
          <w:ilvl w:val="0"/>
          <w:numId w:val="0"/>
        </w:numPr>
      </w:pPr>
      <w:bookmarkStart w:id="2121" w:name="_Toc422468971"/>
      <w:r>
        <w:lastRenderedPageBreak/>
        <w:t>Abkürzungsverzeichnis</w:t>
      </w:r>
      <w:bookmarkEnd w:id="2121"/>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122" w:name="_Toc422468972"/>
      <w:r w:rsidRPr="00CE0563">
        <w:lastRenderedPageBreak/>
        <w:t>Glossar</w:t>
      </w:r>
      <w:bookmarkEnd w:id="2122"/>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Admin" w:date="2015-07-06T13:16:00Z" w:initials="A">
    <w:p w14:paraId="268E30ED" w14:textId="77777777" w:rsidR="00011EF1" w:rsidRDefault="00011EF1">
      <w:pPr>
        <w:pStyle w:val="Kommentartext"/>
      </w:pPr>
      <w:r>
        <w:rPr>
          <w:rStyle w:val="Kommentarzeichen"/>
        </w:rPr>
        <w:annotationRef/>
      </w:r>
      <w:r>
        <w:t>Würde ich hier vermutlich raus lassen</w:t>
      </w:r>
    </w:p>
  </w:comment>
  <w:comment w:id="415" w:author="Admin" w:date="2015-07-06T13:40:00Z" w:initials="A">
    <w:p w14:paraId="786DE922" w14:textId="0D1C89D8" w:rsidR="006602C5" w:rsidRDefault="006602C5">
      <w:pPr>
        <w:pStyle w:val="Kommentartext"/>
      </w:pPr>
      <w:r>
        <w:rPr>
          <w:rStyle w:val="Kommentarzeichen"/>
        </w:rPr>
        <w:annotationRef/>
      </w:r>
      <w:r>
        <w:t>Allernativen besprechen, z.B. Clinet - Server?</w:t>
      </w:r>
    </w:p>
  </w:comment>
  <w:comment w:id="427" w:author="Admin" w:date="2015-07-06T13:41:00Z" w:initials="A">
    <w:p w14:paraId="308F9E12" w14:textId="3051D65C" w:rsidR="006602C5" w:rsidRDefault="006602C5">
      <w:pPr>
        <w:pStyle w:val="Kommentartext"/>
      </w:pPr>
      <w:r>
        <w:rPr>
          <w:rStyle w:val="Kommentarzeichen"/>
        </w:rPr>
        <w:annotationRef/>
      </w:r>
      <w:r>
        <w:t>Alternative Script Sprachen wie JS, Python, Perl… Technologie Entscheidung?</w:t>
      </w:r>
    </w:p>
  </w:comment>
  <w:comment w:id="450" w:author="Admin" w:date="2015-07-06T13:44:00Z" w:initials="A">
    <w:p w14:paraId="2EBC50FB" w14:textId="4A347B2D" w:rsidR="006602C5" w:rsidRDefault="006602C5">
      <w:pPr>
        <w:pStyle w:val="Kommentartext"/>
      </w:pPr>
      <w:r>
        <w:rPr>
          <w:rStyle w:val="Kommentarzeichen"/>
        </w:rPr>
        <w:annotationRef/>
      </w:r>
      <w:r>
        <w:t>Warum?</w:t>
      </w:r>
      <w:r>
        <w:br/>
        <w:t>Aufbau von LUA? Reiner ANSI C Code ohne externe Abhängigkeiten</w:t>
      </w:r>
    </w:p>
  </w:comment>
  <w:comment w:id="453" w:author="Admin" w:date="2015-07-06T13:44:00Z" w:initials="A">
    <w:p w14:paraId="05CD271F" w14:textId="22252729" w:rsidR="00EE0391" w:rsidRDefault="00EE0391">
      <w:pPr>
        <w:pStyle w:val="Kommentartext"/>
      </w:pPr>
      <w:r>
        <w:rPr>
          <w:rStyle w:val="Kommentarzeichen"/>
        </w:rPr>
        <w:annotationRef/>
      </w:r>
      <w:r>
        <w:t>Etwas zum Ursprung luas oder sonst was die 2-3 Sätze hier sind einfach zu wenig!</w:t>
      </w:r>
    </w:p>
  </w:comment>
  <w:comment w:id="487" w:author="Admin" w:date="2015-07-06T13:51:00Z" w:initials="A">
    <w:p w14:paraId="38C6A1E3" w14:textId="7F77EC4C" w:rsidR="005F0998" w:rsidRDefault="005F0998">
      <w:pPr>
        <w:pStyle w:val="Kommentartext"/>
      </w:pPr>
      <w:r>
        <w:rPr>
          <w:rStyle w:val="Kommentarzeichen"/>
        </w:rPr>
        <w:annotationRef/>
      </w:r>
      <w:r>
        <w:t>Na ja etwas komisch ausgedrückt. Evtl. die kognitive Fähigkeit von Computern zu ermöglichen oder so was…</w:t>
      </w:r>
    </w:p>
  </w:comment>
  <w:comment w:id="501" w:author="Admin" w:date="2015-07-06T14:01:00Z" w:initials="A">
    <w:p w14:paraId="2338AF66" w14:textId="0C42976E" w:rsidR="004D1D56" w:rsidRDefault="004D1D56">
      <w:pPr>
        <w:pStyle w:val="Kommentartext"/>
      </w:pPr>
      <w:r>
        <w:t xml:space="preserve">In Klammer evtl. </w:t>
      </w:r>
      <w:r>
        <w:rPr>
          <w:rStyle w:val="Kommentarzeichen"/>
        </w:rPr>
        <w:annotationRef/>
      </w:r>
      <w:r>
        <w:t>(Betreuer Herr Fahr)?</w:t>
      </w:r>
    </w:p>
  </w:comment>
  <w:comment w:id="504" w:author="Admin" w:date="2015-07-06T14:02:00Z" w:initials="A">
    <w:p w14:paraId="71B81DD7" w14:textId="09D69092" w:rsidR="004D1D56" w:rsidRDefault="004D1D56">
      <w:pPr>
        <w:pStyle w:val="Kommentartext"/>
      </w:pPr>
      <w:r>
        <w:rPr>
          <w:rStyle w:val="Kommentarzeichen"/>
        </w:rPr>
        <w:annotationRef/>
      </w:r>
      <w:r>
        <w:t>Diagramm?</w:t>
      </w:r>
    </w:p>
  </w:comment>
  <w:comment w:id="512" w:author="Admin" w:date="2015-07-06T14:03:00Z" w:initials="A">
    <w:p w14:paraId="0774F42E" w14:textId="08164C8F" w:rsidR="004D1D56" w:rsidRDefault="004D1D56">
      <w:pPr>
        <w:pStyle w:val="Kommentartext"/>
      </w:pPr>
      <w:r>
        <w:rPr>
          <w:rStyle w:val="Kommentarzeichen"/>
        </w:rPr>
        <w:annotationRef/>
      </w:r>
      <w:r>
        <w:t>Einheitliche Schreibweise !!!</w:t>
      </w:r>
    </w:p>
  </w:comment>
  <w:comment w:id="513" w:author="Admin" w:date="2015-07-06T14:06:00Z" w:initials="A">
    <w:p w14:paraId="4C93DF2C" w14:textId="7F60E419" w:rsidR="00F31991" w:rsidRDefault="00F31991">
      <w:pPr>
        <w:pStyle w:val="Kommentartext"/>
      </w:pPr>
      <w:r>
        <w:rPr>
          <w:rStyle w:val="Kommentarzeichen"/>
        </w:rPr>
        <w:annotationRef/>
      </w:r>
      <w:r>
        <w:t>Einheitliche schreibweise! Skript oder Script!!!</w:t>
      </w:r>
    </w:p>
  </w:comment>
  <w:comment w:id="532" w:author="Admin" w:date="2015-07-06T14:07:00Z" w:initials="A">
    <w:p w14:paraId="431B96E2" w14:textId="5FE5D0D0" w:rsidR="00F31991" w:rsidRDefault="00F31991">
      <w:pPr>
        <w:pStyle w:val="Kommentartext"/>
      </w:pPr>
      <w:r>
        <w:rPr>
          <w:rStyle w:val="Kommentarzeichen"/>
        </w:rPr>
        <w:annotationRef/>
      </w:r>
      <w:r>
        <w:t>Zu vor immer Fußballspieler jetzt sind es Roboter?</w:t>
      </w:r>
    </w:p>
  </w:comment>
  <w:comment w:id="536" w:author="Admin" w:date="2015-07-06T14:08:00Z" w:initials="A">
    <w:p w14:paraId="0E8897A7" w14:textId="2E6704B2" w:rsidR="00F31991" w:rsidRDefault="00F31991">
      <w:pPr>
        <w:pStyle w:val="Kommentartext"/>
      </w:pPr>
      <w:r>
        <w:rPr>
          <w:rStyle w:val="Kommentarzeichen"/>
        </w:rPr>
        <w:annotationRef/>
      </w:r>
      <w:r>
        <w:t>Hier bitte eine Grafik dazu erstellen, so versteht das ja keiner :D</w:t>
      </w:r>
    </w:p>
  </w:comment>
  <w:comment w:id="541" w:author="Admin" w:date="2015-07-06T14:11:00Z" w:initials="A">
    <w:p w14:paraId="131B5124" w14:textId="3E897BF6" w:rsidR="00F31991" w:rsidRDefault="00F31991">
      <w:pPr>
        <w:pStyle w:val="Kommentartext"/>
      </w:pPr>
      <w:r>
        <w:rPr>
          <w:rStyle w:val="Kommentarzeichen"/>
        </w:rPr>
        <w:annotationRef/>
      </w:r>
      <w:r>
        <w:t>Schreibt man das so?</w:t>
      </w:r>
    </w:p>
  </w:comment>
  <w:comment w:id="663" w:author="Admin" w:date="2015-07-06T14:21:00Z" w:initials="A">
    <w:p w14:paraId="3967132D" w14:textId="31A5E6E3" w:rsidR="00601564" w:rsidRDefault="00601564">
      <w:pPr>
        <w:pStyle w:val="Kommentartext"/>
      </w:pPr>
      <w:r>
        <w:rPr>
          <w:rStyle w:val="Kommentarzeichen"/>
        </w:rPr>
        <w:annotationRef/>
      </w:r>
      <w:r>
        <w:t>Tore sind nicht aus UE!</w:t>
      </w:r>
    </w:p>
  </w:comment>
  <w:comment w:id="869" w:author="Admin" w:date="2015-07-06T14:33:00Z" w:initials="A">
    <w:p w14:paraId="5F53C59E" w14:textId="76433E01" w:rsidR="00A878FD" w:rsidRDefault="00A878FD">
      <w:pPr>
        <w:pStyle w:val="Kommentartext"/>
      </w:pPr>
      <w:r>
        <w:rPr>
          <w:rStyle w:val="Kommentarzeichen"/>
        </w:rPr>
        <w:annotationRef/>
      </w:r>
      <w:r>
        <w:t>Hier sollte noch rein das die Blueprints auch kompiliert werden und somit im Spiel kein Unterschied mehr vorhanden ist wo die Funktionen implementiert sind</w:t>
      </w:r>
    </w:p>
  </w:comment>
  <w:comment w:id="951" w:author="Admin" w:date="2015-07-06T14:37:00Z" w:initials="A">
    <w:p w14:paraId="0BE4377C" w14:textId="60BDBA4B" w:rsidR="004F7130" w:rsidRDefault="004F7130">
      <w:pPr>
        <w:pStyle w:val="Kommentartext"/>
      </w:pPr>
      <w:r>
        <w:rPr>
          <w:rStyle w:val="Kommentarzeichen"/>
        </w:rPr>
        <w:annotationRef/>
      </w:r>
      <w:r>
        <w:rPr>
          <w:rStyle w:val="Kommentarzeichen"/>
        </w:rPr>
        <w:t>Die 5 Meter sind ja mehr so was wie hören oder fühlen ^^… müsste man evtl. noch mit rein bringen</w:t>
      </w:r>
    </w:p>
  </w:comment>
  <w:comment w:id="1955" w:author="Admin" w:date="2015-07-06T14:54:00Z" w:initials="A">
    <w:p w14:paraId="6AFAE70E" w14:textId="4044CE88" w:rsidR="0041383A" w:rsidRDefault="0041383A">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786DE922" w15:done="0"/>
  <w15:commentEx w15:paraId="308F9E12" w15:done="0"/>
  <w15:commentEx w15:paraId="2EBC50FB" w15:done="0"/>
  <w15:commentEx w15:paraId="05CD271F" w15:done="0"/>
  <w15:commentEx w15:paraId="38C6A1E3" w15:done="0"/>
  <w15:commentEx w15:paraId="2338AF66" w15:done="0"/>
  <w15:commentEx w15:paraId="71B81DD7" w15:done="0"/>
  <w15:commentEx w15:paraId="0774F42E" w15:done="0"/>
  <w15:commentEx w15:paraId="4C93DF2C" w15:done="0"/>
  <w15:commentEx w15:paraId="431B96E2" w15:done="0"/>
  <w15:commentEx w15:paraId="0E8897A7" w15:done="0"/>
  <w15:commentEx w15:paraId="131B5124" w15:done="0"/>
  <w15:commentEx w15:paraId="3967132D" w15:done="0"/>
  <w15:commentEx w15:paraId="5F53C59E" w15:done="0"/>
  <w15:commentEx w15:paraId="0BE4377C"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B45BE" w14:textId="77777777" w:rsidR="00452682" w:rsidRDefault="00452682" w:rsidP="00081F4B">
      <w:pPr>
        <w:spacing w:line="240" w:lineRule="auto"/>
      </w:pPr>
      <w:r>
        <w:separator/>
      </w:r>
    </w:p>
  </w:endnote>
  <w:endnote w:type="continuationSeparator" w:id="0">
    <w:p w14:paraId="7A18DE9F" w14:textId="77777777" w:rsidR="00452682" w:rsidRDefault="00452682"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011EF1" w:rsidRDefault="00011EF1">
        <w:pPr>
          <w:pStyle w:val="Fuzeile"/>
          <w:jc w:val="right"/>
        </w:pPr>
        <w:r>
          <w:fldChar w:fldCharType="begin"/>
        </w:r>
        <w:r>
          <w:instrText>PAGE   \* MERGEFORMAT</w:instrText>
        </w:r>
        <w:r>
          <w:fldChar w:fldCharType="separate"/>
        </w:r>
        <w:r w:rsidR="00D421B5">
          <w:rPr>
            <w:noProof/>
          </w:rPr>
          <w:t>IV</w:t>
        </w:r>
        <w:r>
          <w:fldChar w:fldCharType="end"/>
        </w:r>
      </w:p>
    </w:sdtContent>
  </w:sdt>
  <w:p w14:paraId="04BA6742" w14:textId="77777777" w:rsidR="00011EF1" w:rsidRDefault="00011EF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011EF1" w:rsidRDefault="00011EF1">
    <w:pPr>
      <w:pStyle w:val="Fuzeile"/>
      <w:jc w:val="right"/>
    </w:pPr>
  </w:p>
  <w:p w14:paraId="6043DAC7" w14:textId="77777777" w:rsidR="00011EF1" w:rsidRDefault="00011EF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Content>
      <w:p w14:paraId="0CE1E659" w14:textId="77777777" w:rsidR="00D421B5" w:rsidRDefault="00D421B5">
        <w:pPr>
          <w:pStyle w:val="Fuzeile"/>
          <w:jc w:val="right"/>
        </w:pPr>
        <w:r>
          <w:fldChar w:fldCharType="begin"/>
        </w:r>
        <w:r>
          <w:instrText>PAGE   \* MERGEFORMAT</w:instrText>
        </w:r>
        <w:r>
          <w:fldChar w:fldCharType="separate"/>
        </w:r>
        <w:r>
          <w:rPr>
            <w:noProof/>
          </w:rPr>
          <w:t>I</w:t>
        </w:r>
        <w:r>
          <w:fldChar w:fldCharType="end"/>
        </w:r>
      </w:p>
    </w:sdtContent>
  </w:sdt>
  <w:p w14:paraId="514E9DF3" w14:textId="77777777" w:rsidR="00D421B5" w:rsidRDefault="00D421B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EndPr/>
    <w:sdtContent>
      <w:p w14:paraId="23834251" w14:textId="77777777" w:rsidR="00011EF1" w:rsidRDefault="00011EF1">
        <w:pPr>
          <w:pStyle w:val="Fuzeile"/>
          <w:jc w:val="right"/>
        </w:pPr>
        <w:r>
          <w:fldChar w:fldCharType="begin"/>
        </w:r>
        <w:r>
          <w:instrText>PAGE   \* MERGEFORMAT</w:instrText>
        </w:r>
        <w:r>
          <w:fldChar w:fldCharType="separate"/>
        </w:r>
        <w:r w:rsidR="00D421B5">
          <w:rPr>
            <w:noProof/>
          </w:rPr>
          <w:t>I</w:t>
        </w:r>
        <w:r>
          <w:fldChar w:fldCharType="end"/>
        </w:r>
      </w:p>
    </w:sdtContent>
  </w:sdt>
  <w:p w14:paraId="7D93E7FA" w14:textId="77777777" w:rsidR="00011EF1" w:rsidRDefault="00011E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F22A2" w14:textId="77777777" w:rsidR="00452682" w:rsidRDefault="00452682" w:rsidP="00081F4B">
      <w:pPr>
        <w:spacing w:line="240" w:lineRule="auto"/>
      </w:pPr>
      <w:r>
        <w:separator/>
      </w:r>
    </w:p>
  </w:footnote>
  <w:footnote w:type="continuationSeparator" w:id="0">
    <w:p w14:paraId="2EF29000" w14:textId="77777777" w:rsidR="00452682" w:rsidRDefault="00452682"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011EF1" w:rsidRDefault="00011EF1">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011EF1" w:rsidRDefault="00011EF1">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2AF461F2"/>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4093"/>
    <w:rsid w:val="004540A2"/>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493EDB"/>
    <w:pPr>
      <w:keepNext/>
      <w:numPr>
        <w:ilvl w:val="1"/>
        <w:numId w:val="16"/>
      </w:numPr>
      <w:tabs>
        <w:tab w:val="left" w:pos="567"/>
      </w:tabs>
      <w:outlineLvl w:val="1"/>
    </w:pPr>
    <w:rPr>
      <w:b/>
      <w:noProof/>
      <w:sz w:val="28"/>
    </w:rPr>
  </w:style>
  <w:style w:type="paragraph" w:styleId="berschrift3">
    <w:name w:val="heading 3"/>
    <w:basedOn w:val="Standard"/>
    <w:next w:val="Standard"/>
    <w:autoRedefine/>
    <w:qFormat/>
    <w:rsid w:val="007E2549"/>
    <w:pPr>
      <w:keepNext/>
      <w:numPr>
        <w:ilvl w:val="2"/>
        <w:numId w:val="16"/>
      </w:numPr>
      <w:tabs>
        <w:tab w:val="left" w:pos="709"/>
      </w:tabs>
      <w:spacing w:before="240" w:after="60"/>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hyperlink" Target="file:///C:\Users\Admin\Desktop\UC\play.bat"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4E632CC4-6301-44FE-8756-25B23AFB7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9309</Words>
  <Characters>58649</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67823</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824</cp:revision>
  <cp:lastPrinted>2014-08-27T20:09:00Z</cp:lastPrinted>
  <dcterms:created xsi:type="dcterms:W3CDTF">2014-07-28T08:46:00Z</dcterms:created>
  <dcterms:modified xsi:type="dcterms:W3CDTF">2015-07-06T16:13:00Z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