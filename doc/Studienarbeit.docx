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77777777" w:rsidR="00317701" w:rsidRPr="00B50FE7" w:rsidRDefault="00317701">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p w14:paraId="08D7A67A" w14:textId="77777777" w:rsidR="00317701" w:rsidRDefault="00317701">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7A3834CF" w14:textId="77777777" w:rsidR="00317701" w:rsidRPr="00D463CC" w:rsidRDefault="00317701">
            <w:pPr>
              <w:tabs>
                <w:tab w:val="left" w:pos="4820"/>
              </w:tabs>
              <w:ind w:left="268"/>
              <w:rPr>
                <w:color w:val="FF0000"/>
              </w:rPr>
            </w:pPr>
            <w:r>
              <w:tab/>
            </w:r>
          </w:p>
          <w:p w14:paraId="594EE820" w14:textId="77777777" w:rsidR="00317701" w:rsidRDefault="00317701">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40" w:name="_Toc424132688"/>
      <w:r w:rsidRPr="000D5298">
        <w:t>Eidesstattliche Erklärung</w:t>
      </w:r>
      <w:bookmarkEnd w:id="40"/>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0B430F2D" w:rsidR="00384E0F" w:rsidRPr="00EC1852" w:rsidRDefault="002347FA">
      <w:pPr>
        <w:rPr>
          <w:rFonts w:cs="Arial"/>
          <w:snapToGrid w:val="0"/>
          <w:szCs w:val="22"/>
          <w:rPrChange w:id="41" w:author="Admin" w:date="2015-07-08T08:57:00Z">
            <w:rPr>
              <w:rFonts w:cs="Arial"/>
              <w:snapToGrid w:val="0"/>
              <w:color w:val="FF0000"/>
              <w:szCs w:val="22"/>
            </w:rPr>
          </w:rPrChange>
        </w:rPr>
      </w:pPr>
      <w:del w:id="42" w:author="Admin" w:date="2015-07-08T08:56:00Z">
        <w:r w:rsidRPr="00EC1852" w:rsidDel="00EC1852">
          <w:rPr>
            <w:rFonts w:cs="Arial"/>
            <w:snapToGrid w:val="0"/>
            <w:szCs w:val="22"/>
            <w:rPrChange w:id="43" w:author="Admin" w:date="2015-07-08T08:57:00Z">
              <w:rPr>
                <w:rFonts w:cs="Arial"/>
                <w:snapToGrid w:val="0"/>
                <w:color w:val="FF0000"/>
                <w:szCs w:val="22"/>
              </w:rPr>
            </w:rPrChange>
          </w:rPr>
          <w:delText>xx</w:delText>
        </w:r>
      </w:del>
      <w:ins w:id="44" w:author="Admin" w:date="2015-07-08T08:56:00Z">
        <w:r w:rsidR="00EC1852" w:rsidRPr="00EC1852">
          <w:rPr>
            <w:rFonts w:cs="Arial"/>
            <w:snapToGrid w:val="0"/>
            <w:szCs w:val="22"/>
            <w:rPrChange w:id="45" w:author="Admin" w:date="2015-07-08T08:57:00Z">
              <w:rPr>
                <w:rFonts w:cs="Arial"/>
                <w:snapToGrid w:val="0"/>
                <w:color w:val="FF0000"/>
                <w:szCs w:val="22"/>
              </w:rPr>
            </w:rPrChange>
          </w:rPr>
          <w:t>Immenstaad</w:t>
        </w:r>
      </w:ins>
      <w:r w:rsidR="00384E0F" w:rsidRPr="00EC1852">
        <w:rPr>
          <w:rFonts w:cs="Arial"/>
          <w:snapToGrid w:val="0"/>
          <w:szCs w:val="22"/>
          <w:rPrChange w:id="46" w:author="Admin" w:date="2015-07-08T08:57:00Z">
            <w:rPr>
              <w:rFonts w:cs="Arial"/>
              <w:snapToGrid w:val="0"/>
              <w:color w:val="FF0000"/>
              <w:szCs w:val="22"/>
            </w:rPr>
          </w:rPrChange>
        </w:rPr>
        <w:t xml:space="preserve">, den </w:t>
      </w:r>
      <w:ins w:id="47" w:author="Admin" w:date="2015-07-08T08:56:00Z">
        <w:r w:rsidR="00EC1852" w:rsidRPr="00EC1852">
          <w:rPr>
            <w:rFonts w:cs="Arial"/>
            <w:snapToGrid w:val="0"/>
            <w:szCs w:val="22"/>
            <w:rPrChange w:id="48" w:author="Admin" w:date="2015-07-08T08:57:00Z">
              <w:rPr>
                <w:rFonts w:cs="Arial"/>
                <w:snapToGrid w:val="0"/>
                <w:color w:val="FF0000"/>
                <w:szCs w:val="22"/>
              </w:rPr>
            </w:rPrChange>
          </w:rPr>
          <w:t>10</w:t>
        </w:r>
      </w:ins>
      <w:del w:id="49" w:author="Admin" w:date="2015-07-08T08:56:00Z">
        <w:r w:rsidRPr="00EC1852" w:rsidDel="00EC1852">
          <w:rPr>
            <w:rFonts w:cs="Arial"/>
            <w:snapToGrid w:val="0"/>
            <w:szCs w:val="22"/>
            <w:rPrChange w:id="50" w:author="Admin" w:date="2015-07-08T08:57:00Z">
              <w:rPr>
                <w:rFonts w:cs="Arial"/>
                <w:snapToGrid w:val="0"/>
                <w:color w:val="FF0000"/>
                <w:szCs w:val="22"/>
              </w:rPr>
            </w:rPrChange>
          </w:rPr>
          <w:delText>xx</w:delText>
        </w:r>
      </w:del>
      <w:r w:rsidRPr="00EC1852">
        <w:rPr>
          <w:rFonts w:cs="Arial"/>
          <w:snapToGrid w:val="0"/>
          <w:szCs w:val="22"/>
          <w:rPrChange w:id="51" w:author="Admin" w:date="2015-07-08T08:57:00Z">
            <w:rPr>
              <w:rFonts w:cs="Arial"/>
              <w:snapToGrid w:val="0"/>
              <w:color w:val="FF0000"/>
              <w:szCs w:val="22"/>
            </w:rPr>
          </w:rPrChange>
        </w:rPr>
        <w:t>.</w:t>
      </w:r>
      <w:ins w:id="52" w:author="Admin" w:date="2015-07-08T08:56:00Z">
        <w:r w:rsidR="00EC1852" w:rsidRPr="00EC1852">
          <w:rPr>
            <w:rFonts w:cs="Arial"/>
            <w:snapToGrid w:val="0"/>
            <w:szCs w:val="22"/>
            <w:rPrChange w:id="53" w:author="Admin" w:date="2015-07-08T08:57:00Z">
              <w:rPr>
                <w:rFonts w:cs="Arial"/>
                <w:snapToGrid w:val="0"/>
                <w:color w:val="FF0000"/>
                <w:szCs w:val="22"/>
              </w:rPr>
            </w:rPrChange>
          </w:rPr>
          <w:t>07</w:t>
        </w:r>
      </w:ins>
      <w:del w:id="54" w:author="Admin" w:date="2015-07-08T08:56:00Z">
        <w:r w:rsidRPr="00EC1852" w:rsidDel="00EC1852">
          <w:rPr>
            <w:rFonts w:cs="Arial"/>
            <w:snapToGrid w:val="0"/>
            <w:szCs w:val="22"/>
            <w:rPrChange w:id="55" w:author="Admin" w:date="2015-07-08T08:57:00Z">
              <w:rPr>
                <w:rFonts w:cs="Arial"/>
                <w:snapToGrid w:val="0"/>
                <w:color w:val="FF0000"/>
                <w:szCs w:val="22"/>
              </w:rPr>
            </w:rPrChange>
          </w:rPr>
          <w:delText>xx</w:delText>
        </w:r>
      </w:del>
      <w:r w:rsidRPr="00EC1852">
        <w:rPr>
          <w:rFonts w:cs="Arial"/>
          <w:snapToGrid w:val="0"/>
          <w:szCs w:val="22"/>
          <w:rPrChange w:id="56" w:author="Admin" w:date="2015-07-08T08:57:00Z">
            <w:rPr>
              <w:rFonts w:cs="Arial"/>
              <w:snapToGrid w:val="0"/>
              <w:color w:val="FF0000"/>
              <w:szCs w:val="22"/>
            </w:rPr>
          </w:rPrChange>
        </w:rPr>
        <w:t>.2015</w:t>
      </w:r>
    </w:p>
    <w:p w14:paraId="325E99A0" w14:textId="77777777" w:rsidR="00384E0F" w:rsidRPr="004E76E5" w:rsidRDefault="00384E0F">
      <w:pPr>
        <w:rPr>
          <w:rFonts w:cs="Arial"/>
          <w:snapToGrid w:val="0"/>
          <w:color w:val="FF0000"/>
        </w:rPr>
      </w:pPr>
    </w:p>
    <w:p w14:paraId="723863DE" w14:textId="40825726" w:rsidR="00EA3872" w:rsidRPr="004E76E5" w:rsidDel="00EC1852" w:rsidRDefault="00EA3872">
      <w:pPr>
        <w:rPr>
          <w:del w:id="57" w:author="Admin" w:date="2015-07-08T08:57:00Z"/>
          <w:rFonts w:cs="Arial"/>
          <w:snapToGrid w:val="0"/>
          <w:color w:val="FF0000"/>
        </w:rPr>
      </w:pPr>
    </w:p>
    <w:p w14:paraId="785C2632" w14:textId="63563507" w:rsidR="00407A24" w:rsidRDefault="008447BD">
      <w:pPr>
        <w:rPr>
          <w:b/>
          <w:kern w:val="28"/>
          <w:sz w:val="32"/>
        </w:rPr>
      </w:pPr>
      <w:del w:id="58" w:author="Admin" w:date="2015-07-08T08:57:00Z">
        <w:r w:rsidRPr="004E76E5" w:rsidDel="00EC1852">
          <w:rPr>
            <w:color w:val="FF0000"/>
          </w:rPr>
          <w:delText>Unterschrift</w:delText>
        </w:r>
      </w:del>
      <w:r w:rsidR="00407A24">
        <w:br w:type="page"/>
      </w:r>
    </w:p>
    <w:p w14:paraId="02323165" w14:textId="77777777" w:rsidR="00407A24" w:rsidRDefault="00407A24">
      <w:pPr>
        <w:pStyle w:val="berschrift1"/>
        <w:numPr>
          <w:ilvl w:val="0"/>
          <w:numId w:val="0"/>
        </w:numPr>
        <w:rPr>
          <w:color w:val="FF0000"/>
        </w:rPr>
      </w:pPr>
      <w:bookmarkStart w:id="59" w:name="_Toc424132689"/>
      <w:r>
        <w:lastRenderedPageBreak/>
        <w:t>Kurzfassung</w:t>
      </w:r>
      <w:bookmarkEnd w:id="59"/>
    </w:p>
    <w:p w14:paraId="5A9DB274" w14:textId="41F4E35C" w:rsidR="004F1EC8" w:rsidDel="00EC1852" w:rsidRDefault="004F1EC8">
      <w:pPr>
        <w:rPr>
          <w:del w:id="60" w:author="Admin" w:date="2015-07-08T08:56:00Z"/>
          <w:color w:val="FF0000"/>
        </w:rPr>
      </w:pPr>
      <w:del w:id="61"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0D37DF89" w14:textId="77777777" w:rsidR="00C85FB4" w:rsidRDefault="00627263">
      <w:pPr>
        <w:rPr>
          <w:ins w:id="62" w:author="Maximilian Schmitz" w:date="2015-07-08T15:25: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del w:id="63" w:author="Maximilian Schmitz" w:date="2015-07-08T15:25:00Z">
        <w:r w:rsidDel="00C85FB4">
          <w:br/>
        </w:r>
      </w:del>
    </w:p>
    <w:p w14:paraId="5141E155" w14:textId="338731F5"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4" w:author="Admin" w:date="2015-07-06T13:29:00Z">
        <w:r w:rsidR="004540A2">
          <w:t xml:space="preserve"> En</w:t>
        </w:r>
      </w:ins>
      <w:ins w:id="65"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33FD1FFB" w14:textId="77777777" w:rsidR="003E190E" w:rsidRDefault="00627263">
      <w:pPr>
        <w:rPr>
          <w:ins w:id="66" w:author="Maximilian Schmitz" w:date="2015-07-08T15:22:00Z"/>
        </w:rPr>
      </w:pPr>
      <w:r>
        <w:t>Neben der Bereitstellung aller notwendigen Spielerfunktionen zum Erstellen einer leistungsfähigen KI wird auch dafür gesorgt, dass  alle für Simulationszwecke sinnvollen Fußballregeln eingehalten werden.</w:t>
      </w:r>
      <w:del w:id="67" w:author="Maximilian Schmitz" w:date="2015-07-08T15:22:00Z">
        <w:r w:rsidDel="003E190E">
          <w:br/>
        </w:r>
      </w:del>
    </w:p>
    <w:p w14:paraId="2A8D4D3D" w14:textId="10C0A02D" w:rsidR="00EC1852" w:rsidRDefault="00627263">
      <w:pPr>
        <w:rPr>
          <w:ins w:id="68" w:author="Admin" w:date="2015-07-08T08:56:00Z"/>
        </w:rPr>
      </w:pPr>
      <w:r>
        <w:t>Der UnrealCup-Simulator besitzt also Ähnlichkeiten zur Simulation League des bekannten RoboCups, hebt sich allerdings durch diverse Alleinstellungsmerkmale wie eine moderne Grafik</w:t>
      </w:r>
      <w:ins w:id="69" w:author="Admin" w:date="2015-07-06T13:30:00Z">
        <w:r w:rsidR="004540A2">
          <w:t xml:space="preserve"> und</w:t>
        </w:r>
      </w:ins>
      <w:del w:id="70" w:author="Admin" w:date="2015-07-06T13:30:00Z">
        <w:r w:rsidDel="004540A2">
          <w:delText>,</w:delText>
        </w:r>
      </w:del>
      <w:r>
        <w:t xml:space="preserve"> realitätsnahe Physik </w:t>
      </w:r>
      <w:commentRangeStart w:id="71"/>
      <w:del w:id="72" w:author="Admin" w:date="2015-07-06T13:30:00Z">
        <w:r w:rsidDel="004540A2">
          <w:delText xml:space="preserve">und einen graphischen Editor </w:delText>
        </w:r>
        <w:commentRangeEnd w:id="71"/>
        <w:r w:rsidR="00011EF1" w:rsidDel="004540A2">
          <w:rPr>
            <w:rStyle w:val="Kommentarzeichen"/>
          </w:rPr>
          <w:commentReference w:id="71"/>
        </w:r>
      </w:del>
      <w:r>
        <w:t>von vergleichbaren Projekten ab.</w:t>
      </w:r>
    </w:p>
    <w:p w14:paraId="6D50F403" w14:textId="77777777" w:rsidR="00EC1852" w:rsidRDefault="00EC1852">
      <w:pPr>
        <w:jc w:val="left"/>
        <w:rPr>
          <w:ins w:id="73" w:author="Admin" w:date="2015-07-08T08:56:00Z"/>
        </w:rPr>
      </w:pPr>
      <w:ins w:id="74" w:author="Admin" w:date="2015-07-08T08:56:00Z">
        <w:r>
          <w:br w:type="page"/>
        </w:r>
      </w:ins>
    </w:p>
    <w:p w14:paraId="55AE0B4D" w14:textId="77777777" w:rsidR="00EC1852" w:rsidRPr="003E190E" w:rsidRDefault="00EC1852">
      <w:pPr>
        <w:pStyle w:val="berschrift1"/>
        <w:numPr>
          <w:ilvl w:val="0"/>
          <w:numId w:val="0"/>
        </w:numPr>
        <w:rPr>
          <w:ins w:id="75" w:author="Admin" w:date="2015-07-08T08:56:00Z"/>
          <w:lang w:val="en-GB"/>
          <w:rPrChange w:id="76" w:author="Maximilian Schmitz" w:date="2015-07-08T15:22:00Z">
            <w:rPr>
              <w:ins w:id="77" w:author="Admin" w:date="2015-07-08T08:56:00Z"/>
            </w:rPr>
          </w:rPrChange>
        </w:rPr>
      </w:pPr>
      <w:bookmarkStart w:id="78" w:name="_Toc424132690"/>
      <w:ins w:id="79" w:author="Admin" w:date="2015-07-08T08:56:00Z">
        <w:r w:rsidRPr="003E190E">
          <w:rPr>
            <w:lang w:val="en-GB"/>
            <w:rPrChange w:id="80" w:author="Maximilian Schmitz" w:date="2015-07-08T15:22:00Z">
              <w:rPr/>
            </w:rPrChange>
          </w:rPr>
          <w:lastRenderedPageBreak/>
          <w:t>Abstract</w:t>
        </w:r>
        <w:bookmarkEnd w:id="78"/>
      </w:ins>
    </w:p>
    <w:p w14:paraId="0EACE721" w14:textId="77777777" w:rsidR="00EC1852" w:rsidRPr="00D2465B" w:rsidRDefault="00EC1852">
      <w:pPr>
        <w:rPr>
          <w:ins w:id="81" w:author="Admin" w:date="2015-07-08T08:56:00Z"/>
          <w:lang w:val="en-US"/>
        </w:rPr>
      </w:pPr>
      <w:ins w:id="82"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pPr>
        <w:rPr>
          <w:ins w:id="83" w:author="Admin" w:date="2015-07-08T08:56:00Z"/>
          <w:lang w:val="en-US"/>
        </w:rPr>
      </w:pPr>
      <w:ins w:id="84"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pPr>
        <w:rPr>
          <w:ins w:id="85" w:author="Admin" w:date="2015-07-08T08:56:00Z"/>
          <w:rFonts w:ascii="Segoe UI Light" w:hAnsi="Segoe UI Light" w:cs="Segoe UI Light"/>
          <w:color w:val="000000"/>
          <w:lang w:val="en-US"/>
        </w:rPr>
      </w:pPr>
    </w:p>
    <w:p w14:paraId="2F539FC7" w14:textId="77777777" w:rsidR="00EC1852" w:rsidRPr="00D2465B" w:rsidRDefault="00EC1852">
      <w:pPr>
        <w:rPr>
          <w:ins w:id="86" w:author="Admin" w:date="2015-07-08T08:56:00Z"/>
          <w:lang w:val="en-US"/>
        </w:rPr>
      </w:pPr>
      <w:ins w:id="87"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pPr>
        <w:rPr>
          <w:ins w:id="88" w:author="Admin" w:date="2015-07-08T08:56:00Z"/>
          <w:rFonts w:ascii="Segoe UI Light" w:hAnsi="Segoe UI Light" w:cs="Segoe UI Light"/>
          <w:color w:val="000000"/>
          <w:lang w:val="en-US"/>
        </w:rPr>
      </w:pPr>
    </w:p>
    <w:p w14:paraId="5430E804" w14:textId="77777777" w:rsidR="00EC1852" w:rsidRPr="00D2465B" w:rsidRDefault="00EC1852">
      <w:pPr>
        <w:rPr>
          <w:ins w:id="89" w:author="Admin" w:date="2015-07-08T08:56:00Z"/>
          <w:color w:val="2E74B5"/>
          <w:lang w:val="en-US"/>
        </w:rPr>
      </w:pPr>
      <w:ins w:id="90"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ins>
    </w:p>
    <w:p w14:paraId="44982CB5" w14:textId="77777777" w:rsidR="00627263" w:rsidRPr="003E190E" w:rsidRDefault="00627263">
      <w:pPr>
        <w:rPr>
          <w:lang w:val="en-GB"/>
          <w:rPrChange w:id="91" w:author="Maximilian Schmitz" w:date="2015-07-08T15:22:00Z">
            <w:rPr/>
          </w:rPrChange>
        </w:rPr>
      </w:pPr>
    </w:p>
    <w:p w14:paraId="09D8DD87" w14:textId="77777777" w:rsidR="00407A24" w:rsidRPr="003E190E" w:rsidRDefault="00407A24">
      <w:pPr>
        <w:rPr>
          <w:lang w:val="en-GB"/>
          <w:rPrChange w:id="92" w:author="Maximilian Schmitz" w:date="2015-07-08T15:22:00Z">
            <w:rPr/>
          </w:rPrChange>
        </w:rPr>
      </w:pPr>
      <w:r w:rsidRPr="003E190E">
        <w:rPr>
          <w:lang w:val="en-GB"/>
          <w:rPrChange w:id="93" w:author="Maximilian Schmitz" w:date="2015-07-08T15:22:00Z">
            <w:rPr/>
          </w:rPrChange>
        </w:rPr>
        <w:br w:type="page"/>
      </w:r>
    </w:p>
    <w:p w14:paraId="2A08D0EC" w14:textId="77777777" w:rsidR="00D421B5" w:rsidRPr="003F6CF5" w:rsidRDefault="00D421B5">
      <w:pPr>
        <w:pStyle w:val="berschrift1"/>
        <w:numPr>
          <w:ilvl w:val="0"/>
          <w:numId w:val="0"/>
        </w:numPr>
      </w:pPr>
      <w:bookmarkStart w:id="94" w:name="_Toc424132691"/>
      <w:r w:rsidRPr="003F6CF5">
        <w:lastRenderedPageBreak/>
        <w:t>Inhalt</w:t>
      </w:r>
      <w:bookmarkEnd w:id="94"/>
    </w:p>
    <w:p w14:paraId="73C7E6EB" w14:textId="77777777" w:rsidR="00856522" w:rsidRDefault="00D421B5">
      <w:pPr>
        <w:pStyle w:val="Verzeichnis1"/>
        <w:tabs>
          <w:tab w:val="right" w:leader="dot" w:pos="9062"/>
        </w:tabs>
        <w:rPr>
          <w:ins w:id="95" w:author="Maximilian Schmitz" w:date="2015-07-08T15:29: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96" w:author="Maximilian Schmitz" w:date="2015-07-08T15:29:00Z">
        <w:r w:rsidR="00856522" w:rsidRPr="00082ACA">
          <w:rPr>
            <w:rStyle w:val="Hyperlink"/>
            <w:noProof/>
          </w:rPr>
          <w:fldChar w:fldCharType="begin"/>
        </w:r>
        <w:r w:rsidR="00856522" w:rsidRPr="00082ACA">
          <w:rPr>
            <w:rStyle w:val="Hyperlink"/>
            <w:noProof/>
          </w:rPr>
          <w:instrText xml:space="preserve"> </w:instrText>
        </w:r>
        <w:r w:rsidR="00856522">
          <w:rPr>
            <w:noProof/>
          </w:rPr>
          <w:instrText>HYPERLINK \l "_Toc424132688"</w:instrText>
        </w:r>
        <w:r w:rsidR="00856522" w:rsidRPr="00082ACA">
          <w:rPr>
            <w:rStyle w:val="Hyperlink"/>
            <w:noProof/>
          </w:rPr>
          <w:instrText xml:space="preserve"> </w:instrText>
        </w:r>
        <w:r w:rsidR="00856522" w:rsidRPr="00082ACA">
          <w:rPr>
            <w:rStyle w:val="Hyperlink"/>
            <w:noProof/>
          </w:rPr>
        </w:r>
        <w:r w:rsidR="00856522" w:rsidRPr="00082ACA">
          <w:rPr>
            <w:rStyle w:val="Hyperlink"/>
            <w:noProof/>
          </w:rPr>
          <w:fldChar w:fldCharType="separate"/>
        </w:r>
        <w:r w:rsidR="00856522" w:rsidRPr="00082ACA">
          <w:rPr>
            <w:rStyle w:val="Hyperlink"/>
            <w:noProof/>
          </w:rPr>
          <w:t>Eidesstattliche Erklärung</w:t>
        </w:r>
        <w:r w:rsidR="00856522">
          <w:rPr>
            <w:noProof/>
            <w:webHidden/>
          </w:rPr>
          <w:tab/>
        </w:r>
        <w:r w:rsidR="00856522">
          <w:rPr>
            <w:noProof/>
            <w:webHidden/>
          </w:rPr>
          <w:fldChar w:fldCharType="begin"/>
        </w:r>
        <w:r w:rsidR="00856522">
          <w:rPr>
            <w:noProof/>
            <w:webHidden/>
          </w:rPr>
          <w:instrText xml:space="preserve"> PAGEREF _Toc424132688 \h </w:instrText>
        </w:r>
        <w:r w:rsidR="00856522">
          <w:rPr>
            <w:noProof/>
            <w:webHidden/>
          </w:rPr>
        </w:r>
      </w:ins>
      <w:r w:rsidR="00856522">
        <w:rPr>
          <w:noProof/>
          <w:webHidden/>
        </w:rPr>
        <w:fldChar w:fldCharType="separate"/>
      </w:r>
      <w:ins w:id="97" w:author="Maximilian Schmitz" w:date="2015-07-08T15:29:00Z">
        <w:r w:rsidR="00856522">
          <w:rPr>
            <w:noProof/>
            <w:webHidden/>
          </w:rPr>
          <w:t>I</w:t>
        </w:r>
        <w:r w:rsidR="00856522">
          <w:rPr>
            <w:noProof/>
            <w:webHidden/>
          </w:rPr>
          <w:fldChar w:fldCharType="end"/>
        </w:r>
        <w:r w:rsidR="00856522" w:rsidRPr="00082ACA">
          <w:rPr>
            <w:rStyle w:val="Hyperlink"/>
            <w:noProof/>
          </w:rPr>
          <w:fldChar w:fldCharType="end"/>
        </w:r>
      </w:ins>
    </w:p>
    <w:p w14:paraId="56F2BB75" w14:textId="77777777" w:rsidR="00856522" w:rsidRDefault="00856522">
      <w:pPr>
        <w:pStyle w:val="Verzeichnis1"/>
        <w:tabs>
          <w:tab w:val="right" w:leader="dot" w:pos="9062"/>
        </w:tabs>
        <w:rPr>
          <w:ins w:id="98" w:author="Maximilian Schmitz" w:date="2015-07-08T15:29:00Z"/>
          <w:rFonts w:asciiTheme="minorHAnsi" w:eastAsiaTheme="minorEastAsia" w:hAnsiTheme="minorHAnsi" w:cstheme="minorBidi"/>
          <w:b w:val="0"/>
          <w:bCs w:val="0"/>
          <w:caps w:val="0"/>
          <w:noProof/>
          <w:sz w:val="22"/>
          <w:szCs w:val="22"/>
        </w:rPr>
      </w:pPr>
      <w:ins w:id="9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"_Toc424132689"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Kurzfassung</w:t>
        </w:r>
        <w:r>
          <w:rPr>
            <w:noProof/>
            <w:webHidden/>
          </w:rPr>
          <w:tab/>
        </w:r>
        <w:r>
          <w:rPr>
            <w:noProof/>
            <w:webHidden/>
          </w:rPr>
          <w:fldChar w:fldCharType="begin"/>
        </w:r>
        <w:r>
          <w:rPr>
            <w:noProof/>
            <w:webHidden/>
          </w:rPr>
          <w:instrText xml:space="preserve"> PAGEREF _Toc424132689 \h </w:instrText>
        </w:r>
        <w:r>
          <w:rPr>
            <w:noProof/>
            <w:webHidden/>
          </w:rPr>
        </w:r>
      </w:ins>
      <w:r>
        <w:rPr>
          <w:noProof/>
          <w:webHidden/>
        </w:rPr>
        <w:fldChar w:fldCharType="separate"/>
      </w:r>
      <w:ins w:id="100" w:author="Maximilian Schmitz" w:date="2015-07-08T15:29:00Z">
        <w:r>
          <w:rPr>
            <w:noProof/>
            <w:webHidden/>
          </w:rPr>
          <w:t>II</w:t>
        </w:r>
        <w:r>
          <w:rPr>
            <w:noProof/>
            <w:webHidden/>
          </w:rPr>
          <w:fldChar w:fldCharType="end"/>
        </w:r>
        <w:r w:rsidRPr="00082ACA">
          <w:rPr>
            <w:rStyle w:val="Hyperlink"/>
            <w:noProof/>
          </w:rPr>
          <w:fldChar w:fldCharType="end"/>
        </w:r>
      </w:ins>
    </w:p>
    <w:p w14:paraId="390E5B89" w14:textId="77777777" w:rsidR="00856522" w:rsidRDefault="00856522">
      <w:pPr>
        <w:pStyle w:val="Verzeichnis1"/>
        <w:tabs>
          <w:tab w:val="right" w:leader="dot" w:pos="9062"/>
        </w:tabs>
        <w:rPr>
          <w:ins w:id="101" w:author="Maximilian Schmitz" w:date="2015-07-08T15:29:00Z"/>
          <w:rFonts w:asciiTheme="minorHAnsi" w:eastAsiaTheme="minorEastAsia" w:hAnsiTheme="minorHAnsi" w:cstheme="minorBidi"/>
          <w:b w:val="0"/>
          <w:bCs w:val="0"/>
          <w:caps w:val="0"/>
          <w:noProof/>
          <w:sz w:val="22"/>
          <w:szCs w:val="22"/>
        </w:rPr>
      </w:pPr>
      <w:ins w:id="10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"_Toc424132690"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lang w:val="en-GB"/>
          </w:rPr>
          <w:t>Abstract</w:t>
        </w:r>
        <w:r>
          <w:rPr>
            <w:noProof/>
            <w:webHidden/>
          </w:rPr>
          <w:tab/>
        </w:r>
        <w:r>
          <w:rPr>
            <w:noProof/>
            <w:webHidden/>
          </w:rPr>
          <w:fldChar w:fldCharType="begin"/>
        </w:r>
        <w:r>
          <w:rPr>
            <w:noProof/>
            <w:webHidden/>
          </w:rPr>
          <w:instrText xml:space="preserve"> PAGEREF _Toc424132690 \h </w:instrText>
        </w:r>
        <w:r>
          <w:rPr>
            <w:noProof/>
            <w:webHidden/>
          </w:rPr>
        </w:r>
      </w:ins>
      <w:r>
        <w:rPr>
          <w:noProof/>
          <w:webHidden/>
        </w:rPr>
        <w:fldChar w:fldCharType="separate"/>
      </w:r>
      <w:ins w:id="103" w:author="Maximilian Schmitz" w:date="2015-07-08T15:29:00Z">
        <w:r>
          <w:rPr>
            <w:noProof/>
            <w:webHidden/>
          </w:rPr>
          <w:t>III</w:t>
        </w:r>
        <w:r>
          <w:rPr>
            <w:noProof/>
            <w:webHidden/>
          </w:rPr>
          <w:fldChar w:fldCharType="end"/>
        </w:r>
        <w:r w:rsidRPr="00082ACA">
          <w:rPr>
            <w:rStyle w:val="Hyperlink"/>
            <w:noProof/>
          </w:rPr>
          <w:fldChar w:fldCharType="end"/>
        </w:r>
      </w:ins>
    </w:p>
    <w:p w14:paraId="76DA5D0D" w14:textId="77777777" w:rsidR="00856522" w:rsidRDefault="00856522">
      <w:pPr>
        <w:pStyle w:val="Verzeichnis1"/>
        <w:tabs>
          <w:tab w:val="right" w:leader="dot" w:pos="9062"/>
        </w:tabs>
        <w:rPr>
          <w:ins w:id="104" w:author="Maximilian Schmitz" w:date="2015-07-08T15:29:00Z"/>
          <w:rFonts w:asciiTheme="minorHAnsi" w:eastAsiaTheme="minorEastAsia" w:hAnsiTheme="minorHAnsi" w:cstheme="minorBidi"/>
          <w:b w:val="0"/>
          <w:bCs w:val="0"/>
          <w:caps w:val="0"/>
          <w:noProof/>
          <w:sz w:val="22"/>
          <w:szCs w:val="22"/>
        </w:rPr>
      </w:pPr>
      <w:ins w:id="10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"_Toc424132691"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Inhalt</w:t>
        </w:r>
        <w:r>
          <w:rPr>
            <w:noProof/>
            <w:webHidden/>
          </w:rPr>
          <w:tab/>
        </w:r>
        <w:r>
          <w:rPr>
            <w:noProof/>
            <w:webHidden/>
          </w:rPr>
          <w:fldChar w:fldCharType="begin"/>
        </w:r>
        <w:r>
          <w:rPr>
            <w:noProof/>
            <w:webHidden/>
          </w:rPr>
          <w:instrText xml:space="preserve"> PAGEREF _Toc424132691 \h </w:instrText>
        </w:r>
        <w:r>
          <w:rPr>
            <w:noProof/>
            <w:webHidden/>
          </w:rPr>
        </w:r>
      </w:ins>
      <w:r>
        <w:rPr>
          <w:noProof/>
          <w:webHidden/>
        </w:rPr>
        <w:fldChar w:fldCharType="separate"/>
      </w:r>
      <w:ins w:id="106" w:author="Maximilian Schmitz" w:date="2015-07-08T15:29:00Z">
        <w:r>
          <w:rPr>
            <w:noProof/>
            <w:webHidden/>
          </w:rPr>
          <w:t>IV</w:t>
        </w:r>
        <w:r>
          <w:rPr>
            <w:noProof/>
            <w:webHidden/>
          </w:rPr>
          <w:fldChar w:fldCharType="end"/>
        </w:r>
        <w:r w:rsidRPr="00082ACA">
          <w:rPr>
            <w:rStyle w:val="Hyperlink"/>
            <w:noProof/>
          </w:rPr>
          <w:fldChar w:fldCharType="end"/>
        </w:r>
      </w:ins>
    </w:p>
    <w:p w14:paraId="3230A419" w14:textId="77777777" w:rsidR="00856522" w:rsidRDefault="00856522">
      <w:pPr>
        <w:pStyle w:val="Verzeichnis1"/>
        <w:tabs>
          <w:tab w:val="left" w:pos="480"/>
          <w:tab w:val="right" w:leader="dot" w:pos="9062"/>
        </w:tabs>
        <w:rPr>
          <w:ins w:id="107" w:author="Maximilian Schmitz" w:date="2015-07-08T15:29:00Z"/>
          <w:rFonts w:asciiTheme="minorHAnsi" w:eastAsiaTheme="minorEastAsia" w:hAnsiTheme="minorHAnsi" w:cstheme="minorBidi"/>
          <w:b w:val="0"/>
          <w:bCs w:val="0"/>
          <w:caps w:val="0"/>
          <w:noProof/>
          <w:sz w:val="22"/>
          <w:szCs w:val="22"/>
        </w:rPr>
      </w:pPr>
      <w:ins w:id="10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1</w:t>
        </w:r>
        <w:r>
          <w:rPr>
            <w:rFonts w:asciiTheme="minorHAnsi" w:eastAsiaTheme="minorEastAsia" w:hAnsiTheme="minorHAnsi" w:cstheme="minorBidi"/>
            <w:b w:val="0"/>
            <w:bCs w:val="0"/>
            <w:caps w:val="0"/>
            <w:noProof/>
            <w:sz w:val="22"/>
            <w:szCs w:val="22"/>
          </w:rPr>
          <w:tab/>
        </w:r>
        <w:r w:rsidRPr="00082ACA">
          <w:rPr>
            <w:rStyle w:val="Hyperlink"/>
            <w:noProof/>
          </w:rPr>
          <w:t>Einleitung</w:t>
        </w:r>
        <w:r>
          <w:rPr>
            <w:noProof/>
            <w:webHidden/>
          </w:rPr>
          <w:tab/>
        </w:r>
        <w:r>
          <w:rPr>
            <w:noProof/>
            <w:webHidden/>
          </w:rPr>
          <w:fldChar w:fldCharType="begin"/>
        </w:r>
        <w:r>
          <w:rPr>
            <w:noProof/>
            <w:webHidden/>
          </w:rPr>
          <w:instrText xml:space="preserve"> PAGEREF _Toc424132745 \h </w:instrText>
        </w:r>
        <w:r>
          <w:rPr>
            <w:noProof/>
            <w:webHidden/>
          </w:rPr>
        </w:r>
      </w:ins>
      <w:r>
        <w:rPr>
          <w:noProof/>
          <w:webHidden/>
        </w:rPr>
        <w:fldChar w:fldCharType="separate"/>
      </w:r>
      <w:ins w:id="109" w:author="Maximilian Schmitz" w:date="2015-07-08T15:29:00Z">
        <w:r>
          <w:rPr>
            <w:noProof/>
            <w:webHidden/>
          </w:rPr>
          <w:t>1</w:t>
        </w:r>
        <w:r>
          <w:rPr>
            <w:noProof/>
            <w:webHidden/>
          </w:rPr>
          <w:fldChar w:fldCharType="end"/>
        </w:r>
        <w:r w:rsidRPr="00082ACA">
          <w:rPr>
            <w:rStyle w:val="Hyperlink"/>
            <w:noProof/>
          </w:rPr>
          <w:fldChar w:fldCharType="end"/>
        </w:r>
      </w:ins>
    </w:p>
    <w:p w14:paraId="0F142DF9" w14:textId="77777777" w:rsidR="00856522" w:rsidRDefault="00856522">
      <w:pPr>
        <w:pStyle w:val="Verzeichnis1"/>
        <w:tabs>
          <w:tab w:val="left" w:pos="480"/>
          <w:tab w:val="right" w:leader="dot" w:pos="9062"/>
        </w:tabs>
        <w:rPr>
          <w:ins w:id="110" w:author="Maximilian Schmitz" w:date="2015-07-08T15:29:00Z"/>
          <w:rFonts w:asciiTheme="minorHAnsi" w:eastAsiaTheme="minorEastAsia" w:hAnsiTheme="minorHAnsi" w:cstheme="minorBidi"/>
          <w:b w:val="0"/>
          <w:bCs w:val="0"/>
          <w:caps w:val="0"/>
          <w:noProof/>
          <w:sz w:val="22"/>
          <w:szCs w:val="22"/>
        </w:rPr>
      </w:pPr>
      <w:ins w:id="11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2</w:t>
        </w:r>
        <w:r>
          <w:rPr>
            <w:rFonts w:asciiTheme="minorHAnsi" w:eastAsiaTheme="minorEastAsia" w:hAnsiTheme="minorHAnsi" w:cstheme="minorBidi"/>
            <w:b w:val="0"/>
            <w:bCs w:val="0"/>
            <w:caps w:val="0"/>
            <w:noProof/>
            <w:sz w:val="22"/>
            <w:szCs w:val="22"/>
          </w:rPr>
          <w:tab/>
        </w:r>
        <w:r w:rsidRPr="00082ACA">
          <w:rPr>
            <w:rStyle w:val="Hyperlink"/>
            <w:noProof/>
          </w:rPr>
          <w:t>Aufgabenstellung</w:t>
        </w:r>
        <w:r>
          <w:rPr>
            <w:noProof/>
            <w:webHidden/>
          </w:rPr>
          <w:tab/>
        </w:r>
        <w:r>
          <w:rPr>
            <w:noProof/>
            <w:webHidden/>
          </w:rPr>
          <w:fldChar w:fldCharType="begin"/>
        </w:r>
        <w:r>
          <w:rPr>
            <w:noProof/>
            <w:webHidden/>
          </w:rPr>
          <w:instrText xml:space="preserve"> PAGEREF _Toc424132746 \h </w:instrText>
        </w:r>
        <w:r>
          <w:rPr>
            <w:noProof/>
            <w:webHidden/>
          </w:rPr>
        </w:r>
      </w:ins>
      <w:r>
        <w:rPr>
          <w:noProof/>
          <w:webHidden/>
        </w:rPr>
        <w:fldChar w:fldCharType="separate"/>
      </w:r>
      <w:ins w:id="112" w:author="Maximilian Schmitz" w:date="2015-07-08T15:29:00Z">
        <w:r>
          <w:rPr>
            <w:noProof/>
            <w:webHidden/>
          </w:rPr>
          <w:t>2</w:t>
        </w:r>
        <w:r>
          <w:rPr>
            <w:noProof/>
            <w:webHidden/>
          </w:rPr>
          <w:fldChar w:fldCharType="end"/>
        </w:r>
        <w:r w:rsidRPr="00082ACA">
          <w:rPr>
            <w:rStyle w:val="Hyperlink"/>
            <w:noProof/>
          </w:rPr>
          <w:fldChar w:fldCharType="end"/>
        </w:r>
      </w:ins>
    </w:p>
    <w:p w14:paraId="14346999" w14:textId="77777777" w:rsidR="00856522" w:rsidRDefault="00856522">
      <w:pPr>
        <w:pStyle w:val="Verzeichnis1"/>
        <w:tabs>
          <w:tab w:val="left" w:pos="480"/>
          <w:tab w:val="right" w:leader="dot" w:pos="9062"/>
        </w:tabs>
        <w:rPr>
          <w:ins w:id="113" w:author="Maximilian Schmitz" w:date="2015-07-08T15:29:00Z"/>
          <w:rFonts w:asciiTheme="minorHAnsi" w:eastAsiaTheme="minorEastAsia" w:hAnsiTheme="minorHAnsi" w:cstheme="minorBidi"/>
          <w:b w:val="0"/>
          <w:bCs w:val="0"/>
          <w:caps w:val="0"/>
          <w:noProof/>
          <w:sz w:val="22"/>
          <w:szCs w:val="22"/>
        </w:rPr>
      </w:pPr>
      <w:ins w:id="11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w:t>
        </w:r>
        <w:r>
          <w:rPr>
            <w:rFonts w:asciiTheme="minorHAnsi" w:eastAsiaTheme="minorEastAsia" w:hAnsiTheme="minorHAnsi" w:cstheme="minorBidi"/>
            <w:b w:val="0"/>
            <w:bCs w:val="0"/>
            <w:caps w:val="0"/>
            <w:noProof/>
            <w:sz w:val="22"/>
            <w:szCs w:val="22"/>
          </w:rPr>
          <w:tab/>
        </w:r>
        <w:r w:rsidRPr="00082ACA">
          <w:rPr>
            <w:rStyle w:val="Hyperlink"/>
            <w:noProof/>
          </w:rPr>
          <w:t>Stand der Technik</w:t>
        </w:r>
        <w:r>
          <w:rPr>
            <w:noProof/>
            <w:webHidden/>
          </w:rPr>
          <w:tab/>
        </w:r>
        <w:r>
          <w:rPr>
            <w:noProof/>
            <w:webHidden/>
          </w:rPr>
          <w:fldChar w:fldCharType="begin"/>
        </w:r>
        <w:r>
          <w:rPr>
            <w:noProof/>
            <w:webHidden/>
          </w:rPr>
          <w:instrText xml:space="preserve"> PAGEREF _Toc424132747 \h </w:instrText>
        </w:r>
        <w:r>
          <w:rPr>
            <w:noProof/>
            <w:webHidden/>
          </w:rPr>
        </w:r>
      </w:ins>
      <w:r>
        <w:rPr>
          <w:noProof/>
          <w:webHidden/>
        </w:rPr>
        <w:fldChar w:fldCharType="separate"/>
      </w:r>
      <w:ins w:id="115" w:author="Maximilian Schmitz" w:date="2015-07-08T15:29:00Z">
        <w:r>
          <w:rPr>
            <w:noProof/>
            <w:webHidden/>
          </w:rPr>
          <w:t>3</w:t>
        </w:r>
        <w:r>
          <w:rPr>
            <w:noProof/>
            <w:webHidden/>
          </w:rPr>
          <w:fldChar w:fldCharType="end"/>
        </w:r>
        <w:r w:rsidRPr="00082ACA">
          <w:rPr>
            <w:rStyle w:val="Hyperlink"/>
            <w:noProof/>
          </w:rPr>
          <w:fldChar w:fldCharType="end"/>
        </w:r>
      </w:ins>
    </w:p>
    <w:p w14:paraId="39C3D8A4" w14:textId="77777777" w:rsidR="00856522" w:rsidRDefault="00856522">
      <w:pPr>
        <w:pStyle w:val="Verzeichnis2"/>
        <w:tabs>
          <w:tab w:val="left" w:pos="720"/>
          <w:tab w:val="right" w:leader="dot" w:pos="9062"/>
        </w:tabs>
        <w:rPr>
          <w:ins w:id="116" w:author="Maximilian Schmitz" w:date="2015-07-08T15:29:00Z"/>
          <w:rFonts w:asciiTheme="minorHAnsi" w:eastAsiaTheme="minorEastAsia" w:hAnsiTheme="minorHAnsi" w:cstheme="minorBidi"/>
          <w:smallCaps w:val="0"/>
          <w:noProof/>
          <w:sz w:val="22"/>
          <w:szCs w:val="22"/>
        </w:rPr>
      </w:pPr>
      <w:ins w:id="11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3.1</w:t>
        </w:r>
        <w:r>
          <w:rPr>
            <w:rFonts w:asciiTheme="minorHAnsi" w:eastAsiaTheme="minorEastAsia" w:hAnsiTheme="minorHAnsi" w:cstheme="minorBidi"/>
            <w:smallCaps w:val="0"/>
            <w:noProof/>
            <w:sz w:val="22"/>
            <w:szCs w:val="22"/>
          </w:rPr>
          <w:tab/>
        </w:r>
        <w:r w:rsidRPr="00082ACA">
          <w:rPr>
            <w:rStyle w:val="Hyperlink"/>
            <w:noProof/>
          </w:rPr>
          <w:t>Einleitung</w:t>
        </w:r>
        <w:r>
          <w:rPr>
            <w:noProof/>
            <w:webHidden/>
          </w:rPr>
          <w:tab/>
        </w:r>
        <w:r>
          <w:rPr>
            <w:noProof/>
            <w:webHidden/>
          </w:rPr>
          <w:fldChar w:fldCharType="begin"/>
        </w:r>
        <w:r>
          <w:rPr>
            <w:noProof/>
            <w:webHidden/>
          </w:rPr>
          <w:instrText xml:space="preserve"> PAGEREF _Toc424132748 \h </w:instrText>
        </w:r>
        <w:r>
          <w:rPr>
            <w:noProof/>
            <w:webHidden/>
          </w:rPr>
        </w:r>
      </w:ins>
      <w:r>
        <w:rPr>
          <w:noProof/>
          <w:webHidden/>
        </w:rPr>
        <w:fldChar w:fldCharType="separate"/>
      </w:r>
      <w:ins w:id="118" w:author="Maximilian Schmitz" w:date="2015-07-08T15:29:00Z">
        <w:r>
          <w:rPr>
            <w:noProof/>
            <w:webHidden/>
          </w:rPr>
          <w:t>3</w:t>
        </w:r>
        <w:r>
          <w:rPr>
            <w:noProof/>
            <w:webHidden/>
          </w:rPr>
          <w:fldChar w:fldCharType="end"/>
        </w:r>
        <w:r w:rsidRPr="00082ACA">
          <w:rPr>
            <w:rStyle w:val="Hyperlink"/>
            <w:noProof/>
          </w:rPr>
          <w:fldChar w:fldCharType="end"/>
        </w:r>
      </w:ins>
    </w:p>
    <w:p w14:paraId="295ADF0D" w14:textId="77777777" w:rsidR="00856522" w:rsidRDefault="00856522">
      <w:pPr>
        <w:pStyle w:val="Verzeichnis2"/>
        <w:tabs>
          <w:tab w:val="left" w:pos="720"/>
          <w:tab w:val="right" w:leader="dot" w:pos="9062"/>
        </w:tabs>
        <w:rPr>
          <w:ins w:id="119" w:author="Maximilian Schmitz" w:date="2015-07-08T15:29:00Z"/>
          <w:rFonts w:asciiTheme="minorHAnsi" w:eastAsiaTheme="minorEastAsia" w:hAnsiTheme="minorHAnsi" w:cstheme="minorBidi"/>
          <w:smallCaps w:val="0"/>
          <w:noProof/>
          <w:sz w:val="22"/>
          <w:szCs w:val="22"/>
        </w:rPr>
      </w:pPr>
      <w:ins w:id="12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w:t>
        </w:r>
        <w:r>
          <w:rPr>
            <w:rFonts w:asciiTheme="minorHAnsi" w:eastAsiaTheme="minorEastAsia" w:hAnsiTheme="minorHAnsi" w:cstheme="minorBidi"/>
            <w:smallCaps w:val="0"/>
            <w:noProof/>
            <w:sz w:val="22"/>
            <w:szCs w:val="22"/>
          </w:rPr>
          <w:tab/>
        </w:r>
        <w:r w:rsidRPr="00082ACA">
          <w:rPr>
            <w:rStyle w:val="Hyperlink"/>
            <w:noProof/>
          </w:rPr>
          <w:t>Game Engine</w:t>
        </w:r>
        <w:r>
          <w:rPr>
            <w:noProof/>
            <w:webHidden/>
          </w:rPr>
          <w:tab/>
        </w:r>
        <w:r>
          <w:rPr>
            <w:noProof/>
            <w:webHidden/>
          </w:rPr>
          <w:fldChar w:fldCharType="begin"/>
        </w:r>
        <w:r>
          <w:rPr>
            <w:noProof/>
            <w:webHidden/>
          </w:rPr>
          <w:instrText xml:space="preserve"> PAGEREF _Toc424132749 \h </w:instrText>
        </w:r>
        <w:r>
          <w:rPr>
            <w:noProof/>
            <w:webHidden/>
          </w:rPr>
        </w:r>
      </w:ins>
      <w:r>
        <w:rPr>
          <w:noProof/>
          <w:webHidden/>
        </w:rPr>
        <w:fldChar w:fldCharType="separate"/>
      </w:r>
      <w:ins w:id="121" w:author="Maximilian Schmitz" w:date="2015-07-08T15:29:00Z">
        <w:r>
          <w:rPr>
            <w:noProof/>
            <w:webHidden/>
          </w:rPr>
          <w:t>3</w:t>
        </w:r>
        <w:r>
          <w:rPr>
            <w:noProof/>
            <w:webHidden/>
          </w:rPr>
          <w:fldChar w:fldCharType="end"/>
        </w:r>
        <w:r w:rsidRPr="00082ACA">
          <w:rPr>
            <w:rStyle w:val="Hyperlink"/>
            <w:noProof/>
          </w:rPr>
          <w:fldChar w:fldCharType="end"/>
        </w:r>
      </w:ins>
    </w:p>
    <w:p w14:paraId="1E2BB68A" w14:textId="77777777" w:rsidR="00856522" w:rsidRDefault="00856522">
      <w:pPr>
        <w:pStyle w:val="Verzeichnis3"/>
        <w:tabs>
          <w:tab w:val="left" w:pos="1200"/>
          <w:tab w:val="right" w:leader="dot" w:pos="9062"/>
        </w:tabs>
        <w:rPr>
          <w:ins w:id="122" w:author="Maximilian Schmitz" w:date="2015-07-08T15:29:00Z"/>
          <w:rFonts w:asciiTheme="minorHAnsi" w:eastAsiaTheme="minorEastAsia" w:hAnsiTheme="minorHAnsi" w:cstheme="minorBidi"/>
          <w:i w:val="0"/>
          <w:iCs w:val="0"/>
          <w:noProof/>
          <w:sz w:val="22"/>
          <w:szCs w:val="22"/>
        </w:rPr>
      </w:pPr>
      <w:ins w:id="12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_Toc424132751 \h </w:instrText>
        </w:r>
        <w:r>
          <w:rPr>
            <w:noProof/>
            <w:webHidden/>
          </w:rPr>
        </w:r>
      </w:ins>
      <w:r>
        <w:rPr>
          <w:noProof/>
          <w:webHidden/>
        </w:rPr>
        <w:fldChar w:fldCharType="separate"/>
      </w:r>
      <w:ins w:id="124" w:author="Maximilian Schmitz" w:date="2015-07-08T15:29:00Z">
        <w:r>
          <w:rPr>
            <w:noProof/>
            <w:webHidden/>
          </w:rPr>
          <w:t>3</w:t>
        </w:r>
        <w:r>
          <w:rPr>
            <w:noProof/>
            <w:webHidden/>
          </w:rPr>
          <w:fldChar w:fldCharType="end"/>
        </w:r>
        <w:r w:rsidRPr="00082ACA">
          <w:rPr>
            <w:rStyle w:val="Hyperlink"/>
            <w:noProof/>
          </w:rPr>
          <w:fldChar w:fldCharType="end"/>
        </w:r>
      </w:ins>
    </w:p>
    <w:p w14:paraId="0E06842F" w14:textId="77777777" w:rsidR="00856522" w:rsidRDefault="00856522">
      <w:pPr>
        <w:pStyle w:val="Verzeichnis3"/>
        <w:tabs>
          <w:tab w:val="left" w:pos="1200"/>
          <w:tab w:val="right" w:leader="dot" w:pos="9062"/>
        </w:tabs>
        <w:rPr>
          <w:ins w:id="125" w:author="Maximilian Schmitz" w:date="2015-07-08T15:29:00Z"/>
          <w:rFonts w:asciiTheme="minorHAnsi" w:eastAsiaTheme="minorEastAsia" w:hAnsiTheme="minorHAnsi" w:cstheme="minorBidi"/>
          <w:i w:val="0"/>
          <w:iCs w:val="0"/>
          <w:noProof/>
          <w:sz w:val="22"/>
          <w:szCs w:val="22"/>
        </w:rPr>
      </w:pPr>
      <w:ins w:id="12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3.2.2</w:t>
        </w:r>
        <w:r>
          <w:rPr>
            <w:rFonts w:asciiTheme="minorHAnsi" w:eastAsiaTheme="minorEastAsia" w:hAnsiTheme="minorHAnsi" w:cstheme="minorBidi"/>
            <w:i w:val="0"/>
            <w:iCs w:val="0"/>
            <w:noProof/>
            <w:sz w:val="22"/>
            <w:szCs w:val="22"/>
          </w:rPr>
          <w:tab/>
        </w:r>
        <w:r w:rsidRPr="00082ACA">
          <w:rPr>
            <w:rStyle w:val="Hyperlink"/>
            <w:noProof/>
          </w:rPr>
          <w:t>Source Engine</w:t>
        </w:r>
        <w:r>
          <w:rPr>
            <w:noProof/>
            <w:webHidden/>
          </w:rPr>
          <w:tab/>
        </w:r>
        <w:r>
          <w:rPr>
            <w:noProof/>
            <w:webHidden/>
          </w:rPr>
          <w:fldChar w:fldCharType="begin"/>
        </w:r>
        <w:r>
          <w:rPr>
            <w:noProof/>
            <w:webHidden/>
          </w:rPr>
          <w:instrText xml:space="preserve"> PAGEREF _Toc424132752 \h </w:instrText>
        </w:r>
        <w:r>
          <w:rPr>
            <w:noProof/>
            <w:webHidden/>
          </w:rPr>
        </w:r>
      </w:ins>
      <w:r>
        <w:rPr>
          <w:noProof/>
          <w:webHidden/>
        </w:rPr>
        <w:fldChar w:fldCharType="separate"/>
      </w:r>
      <w:ins w:id="127" w:author="Maximilian Schmitz" w:date="2015-07-08T15:29:00Z">
        <w:r>
          <w:rPr>
            <w:noProof/>
            <w:webHidden/>
          </w:rPr>
          <w:t>3</w:t>
        </w:r>
        <w:r>
          <w:rPr>
            <w:noProof/>
            <w:webHidden/>
          </w:rPr>
          <w:fldChar w:fldCharType="end"/>
        </w:r>
        <w:r w:rsidRPr="00082ACA">
          <w:rPr>
            <w:rStyle w:val="Hyperlink"/>
            <w:noProof/>
          </w:rPr>
          <w:fldChar w:fldCharType="end"/>
        </w:r>
      </w:ins>
    </w:p>
    <w:p w14:paraId="2B09AD75" w14:textId="77777777" w:rsidR="00856522" w:rsidRDefault="00856522">
      <w:pPr>
        <w:pStyle w:val="Verzeichnis3"/>
        <w:tabs>
          <w:tab w:val="left" w:pos="1200"/>
          <w:tab w:val="right" w:leader="dot" w:pos="9062"/>
        </w:tabs>
        <w:rPr>
          <w:ins w:id="128" w:author="Maximilian Schmitz" w:date="2015-07-08T15:29:00Z"/>
          <w:rFonts w:asciiTheme="minorHAnsi" w:eastAsiaTheme="minorEastAsia" w:hAnsiTheme="minorHAnsi" w:cstheme="minorBidi"/>
          <w:i w:val="0"/>
          <w:iCs w:val="0"/>
          <w:noProof/>
          <w:sz w:val="22"/>
          <w:szCs w:val="22"/>
        </w:rPr>
      </w:pPr>
      <w:ins w:id="12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3.2.3</w:t>
        </w:r>
        <w:r>
          <w:rPr>
            <w:rFonts w:asciiTheme="minorHAnsi" w:eastAsiaTheme="minorEastAsia" w:hAnsiTheme="minorHAnsi" w:cstheme="minorBidi"/>
            <w:i w:val="0"/>
            <w:iCs w:val="0"/>
            <w:noProof/>
            <w:sz w:val="22"/>
            <w:szCs w:val="22"/>
          </w:rPr>
          <w:tab/>
        </w:r>
        <w:r w:rsidRPr="00082ACA">
          <w:rPr>
            <w:rStyle w:val="Hyperlink"/>
            <w:noProof/>
          </w:rPr>
          <w:t>Unity</w:t>
        </w:r>
        <w:r>
          <w:rPr>
            <w:noProof/>
            <w:webHidden/>
          </w:rPr>
          <w:tab/>
        </w:r>
        <w:r>
          <w:rPr>
            <w:noProof/>
            <w:webHidden/>
          </w:rPr>
          <w:fldChar w:fldCharType="begin"/>
        </w:r>
        <w:r>
          <w:rPr>
            <w:noProof/>
            <w:webHidden/>
          </w:rPr>
          <w:instrText xml:space="preserve"> PAGEREF _Toc424132753 \h </w:instrText>
        </w:r>
        <w:r>
          <w:rPr>
            <w:noProof/>
            <w:webHidden/>
          </w:rPr>
        </w:r>
      </w:ins>
      <w:r>
        <w:rPr>
          <w:noProof/>
          <w:webHidden/>
        </w:rPr>
        <w:fldChar w:fldCharType="separate"/>
      </w:r>
      <w:ins w:id="130" w:author="Maximilian Schmitz" w:date="2015-07-08T15:29:00Z">
        <w:r>
          <w:rPr>
            <w:noProof/>
            <w:webHidden/>
          </w:rPr>
          <w:t>4</w:t>
        </w:r>
        <w:r>
          <w:rPr>
            <w:noProof/>
            <w:webHidden/>
          </w:rPr>
          <w:fldChar w:fldCharType="end"/>
        </w:r>
        <w:r w:rsidRPr="00082ACA">
          <w:rPr>
            <w:rStyle w:val="Hyperlink"/>
            <w:noProof/>
          </w:rPr>
          <w:fldChar w:fldCharType="end"/>
        </w:r>
      </w:ins>
    </w:p>
    <w:p w14:paraId="2D5025B1" w14:textId="77777777" w:rsidR="00856522" w:rsidRDefault="00856522">
      <w:pPr>
        <w:pStyle w:val="Verzeichnis3"/>
        <w:tabs>
          <w:tab w:val="left" w:pos="1200"/>
          <w:tab w:val="right" w:leader="dot" w:pos="9062"/>
        </w:tabs>
        <w:rPr>
          <w:ins w:id="131" w:author="Maximilian Schmitz" w:date="2015-07-08T15:29:00Z"/>
          <w:rFonts w:asciiTheme="minorHAnsi" w:eastAsiaTheme="minorEastAsia" w:hAnsiTheme="minorHAnsi" w:cstheme="minorBidi"/>
          <w:i w:val="0"/>
          <w:iCs w:val="0"/>
          <w:noProof/>
          <w:sz w:val="22"/>
          <w:szCs w:val="22"/>
        </w:rPr>
      </w:pPr>
      <w:ins w:id="13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lang w:val="en-US"/>
          </w:rPr>
          <w:t>3.2.4</w:t>
        </w:r>
        <w:r>
          <w:rPr>
            <w:rFonts w:asciiTheme="minorHAnsi" w:eastAsiaTheme="minorEastAsia" w:hAnsiTheme="minorHAnsi" w:cstheme="minorBidi"/>
            <w:i w:val="0"/>
            <w:iCs w:val="0"/>
            <w:noProof/>
            <w:sz w:val="22"/>
            <w:szCs w:val="22"/>
          </w:rPr>
          <w:tab/>
        </w:r>
        <w:r w:rsidRPr="00082ACA">
          <w:rPr>
            <w:rStyle w:val="Hyperlink"/>
            <w:noProof/>
            <w:lang w:val="en-US"/>
          </w:rPr>
          <w:t>Unreal Engine 4</w:t>
        </w:r>
        <w:r>
          <w:rPr>
            <w:noProof/>
            <w:webHidden/>
          </w:rPr>
          <w:tab/>
        </w:r>
        <w:r>
          <w:rPr>
            <w:noProof/>
            <w:webHidden/>
          </w:rPr>
          <w:fldChar w:fldCharType="begin"/>
        </w:r>
        <w:r>
          <w:rPr>
            <w:noProof/>
            <w:webHidden/>
          </w:rPr>
          <w:instrText xml:space="preserve"> PAGEREF _Toc424132754 \h </w:instrText>
        </w:r>
        <w:r>
          <w:rPr>
            <w:noProof/>
            <w:webHidden/>
          </w:rPr>
        </w:r>
      </w:ins>
      <w:r>
        <w:rPr>
          <w:noProof/>
          <w:webHidden/>
        </w:rPr>
        <w:fldChar w:fldCharType="separate"/>
      </w:r>
      <w:ins w:id="133" w:author="Maximilian Schmitz" w:date="2015-07-08T15:29:00Z">
        <w:r>
          <w:rPr>
            <w:noProof/>
            <w:webHidden/>
          </w:rPr>
          <w:t>4</w:t>
        </w:r>
        <w:r>
          <w:rPr>
            <w:noProof/>
            <w:webHidden/>
          </w:rPr>
          <w:fldChar w:fldCharType="end"/>
        </w:r>
        <w:r w:rsidRPr="00082ACA">
          <w:rPr>
            <w:rStyle w:val="Hyperlink"/>
            <w:noProof/>
          </w:rPr>
          <w:fldChar w:fldCharType="end"/>
        </w:r>
      </w:ins>
    </w:p>
    <w:p w14:paraId="76C2B603" w14:textId="77777777" w:rsidR="00856522" w:rsidRDefault="00856522">
      <w:pPr>
        <w:pStyle w:val="Verzeichnis3"/>
        <w:tabs>
          <w:tab w:val="left" w:pos="1200"/>
          <w:tab w:val="right" w:leader="dot" w:pos="9062"/>
        </w:tabs>
        <w:rPr>
          <w:ins w:id="134" w:author="Maximilian Schmitz" w:date="2015-07-08T15:29:00Z"/>
          <w:rFonts w:asciiTheme="minorHAnsi" w:eastAsiaTheme="minorEastAsia" w:hAnsiTheme="minorHAnsi" w:cstheme="minorBidi"/>
          <w:i w:val="0"/>
          <w:iCs w:val="0"/>
          <w:noProof/>
          <w:sz w:val="22"/>
          <w:szCs w:val="22"/>
        </w:rPr>
      </w:pPr>
      <w:ins w:id="13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3.2.5</w:t>
        </w:r>
        <w:r>
          <w:rPr>
            <w:rFonts w:asciiTheme="minorHAnsi" w:eastAsiaTheme="minorEastAsia" w:hAnsiTheme="minorHAnsi" w:cstheme="minorBidi"/>
            <w:i w:val="0"/>
            <w:iCs w:val="0"/>
            <w:noProof/>
            <w:sz w:val="22"/>
            <w:szCs w:val="22"/>
          </w:rPr>
          <w:tab/>
        </w:r>
        <w:r w:rsidRPr="00082ACA">
          <w:rPr>
            <w:rStyle w:val="Hyperlink"/>
            <w:noProof/>
          </w:rPr>
          <w:t>Verwendung im Projekt</w:t>
        </w:r>
        <w:r>
          <w:rPr>
            <w:noProof/>
            <w:webHidden/>
          </w:rPr>
          <w:tab/>
        </w:r>
        <w:r>
          <w:rPr>
            <w:noProof/>
            <w:webHidden/>
          </w:rPr>
          <w:fldChar w:fldCharType="begin"/>
        </w:r>
        <w:r>
          <w:rPr>
            <w:noProof/>
            <w:webHidden/>
          </w:rPr>
          <w:instrText xml:space="preserve"> PAGEREF _Toc424132755 \h </w:instrText>
        </w:r>
        <w:r>
          <w:rPr>
            <w:noProof/>
            <w:webHidden/>
          </w:rPr>
        </w:r>
      </w:ins>
      <w:r>
        <w:rPr>
          <w:noProof/>
          <w:webHidden/>
        </w:rPr>
        <w:fldChar w:fldCharType="separate"/>
      </w:r>
      <w:ins w:id="136" w:author="Maximilian Schmitz" w:date="2015-07-08T15:29:00Z">
        <w:r>
          <w:rPr>
            <w:noProof/>
            <w:webHidden/>
          </w:rPr>
          <w:t>5</w:t>
        </w:r>
        <w:r>
          <w:rPr>
            <w:noProof/>
            <w:webHidden/>
          </w:rPr>
          <w:fldChar w:fldCharType="end"/>
        </w:r>
        <w:r w:rsidRPr="00082ACA">
          <w:rPr>
            <w:rStyle w:val="Hyperlink"/>
            <w:noProof/>
          </w:rPr>
          <w:fldChar w:fldCharType="end"/>
        </w:r>
      </w:ins>
    </w:p>
    <w:p w14:paraId="26CD9291" w14:textId="77777777" w:rsidR="00856522" w:rsidRDefault="00856522">
      <w:pPr>
        <w:pStyle w:val="Verzeichnis2"/>
        <w:tabs>
          <w:tab w:val="left" w:pos="720"/>
          <w:tab w:val="right" w:leader="dot" w:pos="9062"/>
        </w:tabs>
        <w:rPr>
          <w:ins w:id="137" w:author="Maximilian Schmitz" w:date="2015-07-08T15:29:00Z"/>
          <w:rFonts w:asciiTheme="minorHAnsi" w:eastAsiaTheme="minorEastAsia" w:hAnsiTheme="minorHAnsi" w:cstheme="minorBidi"/>
          <w:smallCaps w:val="0"/>
          <w:noProof/>
          <w:sz w:val="22"/>
          <w:szCs w:val="22"/>
        </w:rPr>
      </w:pPr>
      <w:ins w:id="13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w:t>
        </w:r>
        <w:r>
          <w:rPr>
            <w:rFonts w:asciiTheme="minorHAnsi" w:eastAsiaTheme="minorEastAsia" w:hAnsiTheme="minorHAnsi" w:cstheme="minorBidi"/>
            <w:smallCaps w:val="0"/>
            <w:noProof/>
            <w:sz w:val="22"/>
            <w:szCs w:val="22"/>
          </w:rPr>
          <w:tab/>
        </w:r>
        <w:r w:rsidRPr="00082ACA">
          <w:rPr>
            <w:rStyle w:val="Hyperlink"/>
            <w:noProof/>
          </w:rPr>
          <w:t>Scripting-Ansatz</w:t>
        </w:r>
        <w:r>
          <w:rPr>
            <w:noProof/>
            <w:webHidden/>
          </w:rPr>
          <w:tab/>
        </w:r>
        <w:r>
          <w:rPr>
            <w:noProof/>
            <w:webHidden/>
          </w:rPr>
          <w:fldChar w:fldCharType="begin"/>
        </w:r>
        <w:r>
          <w:rPr>
            <w:noProof/>
            <w:webHidden/>
          </w:rPr>
          <w:instrText xml:space="preserve"> PAGEREF _Toc424132756 \h </w:instrText>
        </w:r>
        <w:r>
          <w:rPr>
            <w:noProof/>
            <w:webHidden/>
          </w:rPr>
        </w:r>
      </w:ins>
      <w:r>
        <w:rPr>
          <w:noProof/>
          <w:webHidden/>
        </w:rPr>
        <w:fldChar w:fldCharType="separate"/>
      </w:r>
      <w:ins w:id="139" w:author="Maximilian Schmitz" w:date="2015-07-08T15:29:00Z">
        <w:r>
          <w:rPr>
            <w:noProof/>
            <w:webHidden/>
          </w:rPr>
          <w:t>5</w:t>
        </w:r>
        <w:r>
          <w:rPr>
            <w:noProof/>
            <w:webHidden/>
          </w:rPr>
          <w:fldChar w:fldCharType="end"/>
        </w:r>
        <w:r w:rsidRPr="00082ACA">
          <w:rPr>
            <w:rStyle w:val="Hyperlink"/>
            <w:noProof/>
          </w:rPr>
          <w:fldChar w:fldCharType="end"/>
        </w:r>
      </w:ins>
    </w:p>
    <w:p w14:paraId="377C99B8" w14:textId="77777777" w:rsidR="00856522" w:rsidRDefault="00856522">
      <w:pPr>
        <w:pStyle w:val="Verzeichnis3"/>
        <w:tabs>
          <w:tab w:val="left" w:pos="1200"/>
          <w:tab w:val="right" w:leader="dot" w:pos="9062"/>
        </w:tabs>
        <w:rPr>
          <w:ins w:id="140" w:author="Maximilian Schmitz" w:date="2015-07-08T15:29:00Z"/>
          <w:rFonts w:asciiTheme="minorHAnsi" w:eastAsiaTheme="minorEastAsia" w:hAnsiTheme="minorHAnsi" w:cstheme="minorBidi"/>
          <w:i w:val="0"/>
          <w:iCs w:val="0"/>
          <w:noProof/>
          <w:sz w:val="22"/>
          <w:szCs w:val="22"/>
        </w:rPr>
      </w:pPr>
      <w:ins w:id="14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_Toc424132757 \h </w:instrText>
        </w:r>
        <w:r>
          <w:rPr>
            <w:noProof/>
            <w:webHidden/>
          </w:rPr>
        </w:r>
      </w:ins>
      <w:r>
        <w:rPr>
          <w:noProof/>
          <w:webHidden/>
        </w:rPr>
        <w:fldChar w:fldCharType="separate"/>
      </w:r>
      <w:ins w:id="142" w:author="Maximilian Schmitz" w:date="2015-07-08T15:29:00Z">
        <w:r>
          <w:rPr>
            <w:noProof/>
            <w:webHidden/>
          </w:rPr>
          <w:t>5</w:t>
        </w:r>
        <w:r>
          <w:rPr>
            <w:noProof/>
            <w:webHidden/>
          </w:rPr>
          <w:fldChar w:fldCharType="end"/>
        </w:r>
        <w:r w:rsidRPr="00082ACA">
          <w:rPr>
            <w:rStyle w:val="Hyperlink"/>
            <w:noProof/>
          </w:rPr>
          <w:fldChar w:fldCharType="end"/>
        </w:r>
      </w:ins>
    </w:p>
    <w:p w14:paraId="422207E7" w14:textId="77777777" w:rsidR="00856522" w:rsidRDefault="00856522">
      <w:pPr>
        <w:pStyle w:val="Verzeichnis3"/>
        <w:tabs>
          <w:tab w:val="left" w:pos="1200"/>
          <w:tab w:val="right" w:leader="dot" w:pos="9062"/>
        </w:tabs>
        <w:rPr>
          <w:ins w:id="143" w:author="Maximilian Schmitz" w:date="2015-07-08T15:29:00Z"/>
          <w:rFonts w:asciiTheme="minorHAnsi" w:eastAsiaTheme="minorEastAsia" w:hAnsiTheme="minorHAnsi" w:cstheme="minorBidi"/>
          <w:i w:val="0"/>
          <w:iCs w:val="0"/>
          <w:noProof/>
          <w:sz w:val="22"/>
          <w:szCs w:val="22"/>
        </w:rPr>
      </w:pPr>
      <w:ins w:id="14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3.3.2</w:t>
        </w:r>
        <w:r>
          <w:rPr>
            <w:rFonts w:asciiTheme="minorHAnsi" w:eastAsiaTheme="minorEastAsia" w:hAnsiTheme="minorHAnsi" w:cstheme="minorBidi"/>
            <w:i w:val="0"/>
            <w:iCs w:val="0"/>
            <w:noProof/>
            <w:sz w:val="22"/>
            <w:szCs w:val="22"/>
          </w:rPr>
          <w:tab/>
        </w:r>
        <w:r w:rsidRPr="00082ACA">
          <w:rPr>
            <w:rStyle w:val="Hyperlink"/>
            <w:noProof/>
          </w:rPr>
          <w:t>LUA</w:t>
        </w:r>
        <w:r>
          <w:rPr>
            <w:noProof/>
            <w:webHidden/>
          </w:rPr>
          <w:tab/>
        </w:r>
        <w:r>
          <w:rPr>
            <w:noProof/>
            <w:webHidden/>
          </w:rPr>
          <w:fldChar w:fldCharType="begin"/>
        </w:r>
        <w:r>
          <w:rPr>
            <w:noProof/>
            <w:webHidden/>
          </w:rPr>
          <w:instrText xml:space="preserve"> PAGEREF _Toc424132758 \h </w:instrText>
        </w:r>
        <w:r>
          <w:rPr>
            <w:noProof/>
            <w:webHidden/>
          </w:rPr>
        </w:r>
      </w:ins>
      <w:r>
        <w:rPr>
          <w:noProof/>
          <w:webHidden/>
        </w:rPr>
        <w:fldChar w:fldCharType="separate"/>
      </w:r>
      <w:ins w:id="145" w:author="Maximilian Schmitz" w:date="2015-07-08T15:29:00Z">
        <w:r>
          <w:rPr>
            <w:noProof/>
            <w:webHidden/>
          </w:rPr>
          <w:t>6</w:t>
        </w:r>
        <w:r>
          <w:rPr>
            <w:noProof/>
            <w:webHidden/>
          </w:rPr>
          <w:fldChar w:fldCharType="end"/>
        </w:r>
        <w:r w:rsidRPr="00082ACA">
          <w:rPr>
            <w:rStyle w:val="Hyperlink"/>
            <w:noProof/>
          </w:rPr>
          <w:fldChar w:fldCharType="end"/>
        </w:r>
      </w:ins>
    </w:p>
    <w:p w14:paraId="2E95FD83" w14:textId="77777777" w:rsidR="00856522" w:rsidRDefault="00856522">
      <w:pPr>
        <w:pStyle w:val="Verzeichnis3"/>
        <w:tabs>
          <w:tab w:val="left" w:pos="1200"/>
          <w:tab w:val="right" w:leader="dot" w:pos="9062"/>
        </w:tabs>
        <w:rPr>
          <w:ins w:id="146" w:author="Maximilian Schmitz" w:date="2015-07-08T15:29:00Z"/>
          <w:rFonts w:asciiTheme="minorHAnsi" w:eastAsiaTheme="minorEastAsia" w:hAnsiTheme="minorHAnsi" w:cstheme="minorBidi"/>
          <w:i w:val="0"/>
          <w:iCs w:val="0"/>
          <w:noProof/>
          <w:sz w:val="22"/>
          <w:szCs w:val="22"/>
        </w:rPr>
      </w:pPr>
      <w:ins w:id="14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3.3.3</w:t>
        </w:r>
        <w:r>
          <w:rPr>
            <w:rFonts w:asciiTheme="minorHAnsi" w:eastAsiaTheme="minorEastAsia" w:hAnsiTheme="minorHAnsi" w:cstheme="minorBidi"/>
            <w:i w:val="0"/>
            <w:iCs w:val="0"/>
            <w:noProof/>
            <w:sz w:val="22"/>
            <w:szCs w:val="22"/>
          </w:rPr>
          <w:tab/>
        </w:r>
        <w:r w:rsidRPr="00082ACA">
          <w:rPr>
            <w:rStyle w:val="Hyperlink"/>
            <w:noProof/>
          </w:rPr>
          <w:t>Alternative Skriptsprachen</w:t>
        </w:r>
        <w:r>
          <w:rPr>
            <w:noProof/>
            <w:webHidden/>
          </w:rPr>
          <w:tab/>
        </w:r>
        <w:r>
          <w:rPr>
            <w:noProof/>
            <w:webHidden/>
          </w:rPr>
          <w:fldChar w:fldCharType="begin"/>
        </w:r>
        <w:r>
          <w:rPr>
            <w:noProof/>
            <w:webHidden/>
          </w:rPr>
          <w:instrText xml:space="preserve"> PAGEREF _Toc424132759 \h </w:instrText>
        </w:r>
        <w:r>
          <w:rPr>
            <w:noProof/>
            <w:webHidden/>
          </w:rPr>
        </w:r>
      </w:ins>
      <w:r>
        <w:rPr>
          <w:noProof/>
          <w:webHidden/>
        </w:rPr>
        <w:fldChar w:fldCharType="separate"/>
      </w:r>
      <w:ins w:id="148" w:author="Maximilian Schmitz" w:date="2015-07-08T15:29:00Z">
        <w:r>
          <w:rPr>
            <w:noProof/>
            <w:webHidden/>
          </w:rPr>
          <w:t>6</w:t>
        </w:r>
        <w:r>
          <w:rPr>
            <w:noProof/>
            <w:webHidden/>
          </w:rPr>
          <w:fldChar w:fldCharType="end"/>
        </w:r>
        <w:r w:rsidRPr="00082ACA">
          <w:rPr>
            <w:rStyle w:val="Hyperlink"/>
            <w:noProof/>
          </w:rPr>
          <w:fldChar w:fldCharType="end"/>
        </w:r>
      </w:ins>
    </w:p>
    <w:p w14:paraId="4B2B6733" w14:textId="77777777" w:rsidR="00856522" w:rsidRDefault="00856522">
      <w:pPr>
        <w:pStyle w:val="Verzeichnis2"/>
        <w:tabs>
          <w:tab w:val="left" w:pos="720"/>
          <w:tab w:val="right" w:leader="dot" w:pos="9062"/>
        </w:tabs>
        <w:rPr>
          <w:ins w:id="149" w:author="Maximilian Schmitz" w:date="2015-07-08T15:29:00Z"/>
          <w:rFonts w:asciiTheme="minorHAnsi" w:eastAsiaTheme="minorEastAsia" w:hAnsiTheme="minorHAnsi" w:cstheme="minorBidi"/>
          <w:smallCaps w:val="0"/>
          <w:noProof/>
          <w:sz w:val="22"/>
          <w:szCs w:val="22"/>
        </w:rPr>
      </w:pPr>
      <w:ins w:id="15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3.4</w:t>
        </w:r>
        <w:r>
          <w:rPr>
            <w:rFonts w:asciiTheme="minorHAnsi" w:eastAsiaTheme="minorEastAsia" w:hAnsiTheme="minorHAnsi" w:cstheme="minorBidi"/>
            <w:smallCaps w:val="0"/>
            <w:noProof/>
            <w:sz w:val="22"/>
            <w:szCs w:val="22"/>
          </w:rPr>
          <w:tab/>
        </w:r>
        <w:r w:rsidRPr="00082ACA">
          <w:rPr>
            <w:rStyle w:val="Hyperlink"/>
            <w:noProof/>
          </w:rPr>
          <w:t>Robo Cup</w:t>
        </w:r>
        <w:r>
          <w:rPr>
            <w:noProof/>
            <w:webHidden/>
          </w:rPr>
          <w:tab/>
        </w:r>
        <w:r>
          <w:rPr>
            <w:noProof/>
            <w:webHidden/>
          </w:rPr>
          <w:fldChar w:fldCharType="begin"/>
        </w:r>
        <w:r>
          <w:rPr>
            <w:noProof/>
            <w:webHidden/>
          </w:rPr>
          <w:instrText xml:space="preserve"> PAGEREF _Toc424132760 \h </w:instrText>
        </w:r>
        <w:r>
          <w:rPr>
            <w:noProof/>
            <w:webHidden/>
          </w:rPr>
        </w:r>
      </w:ins>
      <w:r>
        <w:rPr>
          <w:noProof/>
          <w:webHidden/>
        </w:rPr>
        <w:fldChar w:fldCharType="separate"/>
      </w:r>
      <w:ins w:id="151" w:author="Maximilian Schmitz" w:date="2015-07-08T15:29:00Z">
        <w:r>
          <w:rPr>
            <w:noProof/>
            <w:webHidden/>
          </w:rPr>
          <w:t>7</w:t>
        </w:r>
        <w:r>
          <w:rPr>
            <w:noProof/>
            <w:webHidden/>
          </w:rPr>
          <w:fldChar w:fldCharType="end"/>
        </w:r>
        <w:r w:rsidRPr="00082ACA">
          <w:rPr>
            <w:rStyle w:val="Hyperlink"/>
            <w:noProof/>
          </w:rPr>
          <w:fldChar w:fldCharType="end"/>
        </w:r>
      </w:ins>
    </w:p>
    <w:p w14:paraId="5B22FCD9" w14:textId="77777777" w:rsidR="00856522" w:rsidRDefault="00856522">
      <w:pPr>
        <w:pStyle w:val="Verzeichnis2"/>
        <w:tabs>
          <w:tab w:val="left" w:pos="720"/>
          <w:tab w:val="right" w:leader="dot" w:pos="9062"/>
        </w:tabs>
        <w:rPr>
          <w:ins w:id="152" w:author="Maximilian Schmitz" w:date="2015-07-08T15:29:00Z"/>
          <w:rFonts w:asciiTheme="minorHAnsi" w:eastAsiaTheme="minorEastAsia" w:hAnsiTheme="minorHAnsi" w:cstheme="minorBidi"/>
          <w:smallCaps w:val="0"/>
          <w:noProof/>
          <w:sz w:val="22"/>
          <w:szCs w:val="22"/>
        </w:rPr>
      </w:pPr>
      <w:ins w:id="15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3.5</w:t>
        </w:r>
        <w:r>
          <w:rPr>
            <w:rFonts w:asciiTheme="minorHAnsi" w:eastAsiaTheme="minorEastAsia" w:hAnsiTheme="minorHAnsi" w:cstheme="minorBidi"/>
            <w:smallCaps w:val="0"/>
            <w:noProof/>
            <w:sz w:val="22"/>
            <w:szCs w:val="22"/>
          </w:rPr>
          <w:tab/>
        </w:r>
        <w:r w:rsidRPr="00082ACA">
          <w:rPr>
            <w:rStyle w:val="Hyperlink"/>
            <w:noProof/>
          </w:rPr>
          <w:t>Künstliche Intelligenz</w:t>
        </w:r>
        <w:r>
          <w:rPr>
            <w:noProof/>
            <w:webHidden/>
          </w:rPr>
          <w:tab/>
        </w:r>
        <w:r>
          <w:rPr>
            <w:noProof/>
            <w:webHidden/>
          </w:rPr>
          <w:fldChar w:fldCharType="begin"/>
        </w:r>
        <w:r>
          <w:rPr>
            <w:noProof/>
            <w:webHidden/>
          </w:rPr>
          <w:instrText xml:space="preserve"> PAGEREF _Toc424132761 \h </w:instrText>
        </w:r>
        <w:r>
          <w:rPr>
            <w:noProof/>
            <w:webHidden/>
          </w:rPr>
        </w:r>
      </w:ins>
      <w:r>
        <w:rPr>
          <w:noProof/>
          <w:webHidden/>
        </w:rPr>
        <w:fldChar w:fldCharType="separate"/>
      </w:r>
      <w:ins w:id="154" w:author="Maximilian Schmitz" w:date="2015-07-08T15:29:00Z">
        <w:r>
          <w:rPr>
            <w:noProof/>
            <w:webHidden/>
          </w:rPr>
          <w:t>8</w:t>
        </w:r>
        <w:r>
          <w:rPr>
            <w:noProof/>
            <w:webHidden/>
          </w:rPr>
          <w:fldChar w:fldCharType="end"/>
        </w:r>
        <w:r w:rsidRPr="00082ACA">
          <w:rPr>
            <w:rStyle w:val="Hyperlink"/>
            <w:noProof/>
          </w:rPr>
          <w:fldChar w:fldCharType="end"/>
        </w:r>
      </w:ins>
    </w:p>
    <w:p w14:paraId="684AEB32" w14:textId="77777777" w:rsidR="00856522" w:rsidRDefault="00856522">
      <w:pPr>
        <w:pStyle w:val="Verzeichnis2"/>
        <w:tabs>
          <w:tab w:val="left" w:pos="720"/>
          <w:tab w:val="right" w:leader="dot" w:pos="9062"/>
        </w:tabs>
        <w:rPr>
          <w:ins w:id="155" w:author="Maximilian Schmitz" w:date="2015-07-08T15:29:00Z"/>
          <w:rFonts w:asciiTheme="minorHAnsi" w:eastAsiaTheme="minorEastAsia" w:hAnsiTheme="minorHAnsi" w:cstheme="minorBidi"/>
          <w:smallCaps w:val="0"/>
          <w:noProof/>
          <w:sz w:val="22"/>
          <w:szCs w:val="22"/>
        </w:rPr>
      </w:pPr>
      <w:ins w:id="15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3.6</w:t>
        </w:r>
        <w:r>
          <w:rPr>
            <w:rFonts w:asciiTheme="minorHAnsi" w:eastAsiaTheme="minorEastAsia" w:hAnsiTheme="minorHAnsi" w:cstheme="minorBidi"/>
            <w:smallCaps w:val="0"/>
            <w:noProof/>
            <w:sz w:val="22"/>
            <w:szCs w:val="22"/>
          </w:rPr>
          <w:tab/>
        </w:r>
        <w:r w:rsidRPr="00082ACA">
          <w:rPr>
            <w:rStyle w:val="Hyperlink"/>
            <w:noProof/>
          </w:rPr>
          <w:t>Zusammenfassung</w:t>
        </w:r>
        <w:r>
          <w:rPr>
            <w:noProof/>
            <w:webHidden/>
          </w:rPr>
          <w:tab/>
        </w:r>
        <w:r>
          <w:rPr>
            <w:noProof/>
            <w:webHidden/>
          </w:rPr>
          <w:fldChar w:fldCharType="begin"/>
        </w:r>
        <w:r>
          <w:rPr>
            <w:noProof/>
            <w:webHidden/>
          </w:rPr>
          <w:instrText xml:space="preserve"> PAGEREF _Toc424132762 \h </w:instrText>
        </w:r>
        <w:r>
          <w:rPr>
            <w:noProof/>
            <w:webHidden/>
          </w:rPr>
        </w:r>
      </w:ins>
      <w:r>
        <w:rPr>
          <w:noProof/>
          <w:webHidden/>
        </w:rPr>
        <w:fldChar w:fldCharType="separate"/>
      </w:r>
      <w:ins w:id="157" w:author="Maximilian Schmitz" w:date="2015-07-08T15:29:00Z">
        <w:r>
          <w:rPr>
            <w:noProof/>
            <w:webHidden/>
          </w:rPr>
          <w:t>10</w:t>
        </w:r>
        <w:r>
          <w:rPr>
            <w:noProof/>
            <w:webHidden/>
          </w:rPr>
          <w:fldChar w:fldCharType="end"/>
        </w:r>
        <w:r w:rsidRPr="00082ACA">
          <w:rPr>
            <w:rStyle w:val="Hyperlink"/>
            <w:noProof/>
          </w:rPr>
          <w:fldChar w:fldCharType="end"/>
        </w:r>
      </w:ins>
    </w:p>
    <w:p w14:paraId="1D2DB941" w14:textId="77777777" w:rsidR="00856522" w:rsidRDefault="00856522">
      <w:pPr>
        <w:pStyle w:val="Verzeichnis1"/>
        <w:tabs>
          <w:tab w:val="left" w:pos="480"/>
          <w:tab w:val="right" w:leader="dot" w:pos="9062"/>
        </w:tabs>
        <w:rPr>
          <w:ins w:id="158" w:author="Maximilian Schmitz" w:date="2015-07-08T15:29:00Z"/>
          <w:rFonts w:asciiTheme="minorHAnsi" w:eastAsiaTheme="minorEastAsia" w:hAnsiTheme="minorHAnsi" w:cstheme="minorBidi"/>
          <w:b w:val="0"/>
          <w:bCs w:val="0"/>
          <w:caps w:val="0"/>
          <w:noProof/>
          <w:sz w:val="22"/>
          <w:szCs w:val="22"/>
        </w:rPr>
      </w:pPr>
      <w:ins w:id="15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w:t>
        </w:r>
        <w:r>
          <w:rPr>
            <w:rFonts w:asciiTheme="minorHAnsi" w:eastAsiaTheme="minorEastAsia" w:hAnsiTheme="minorHAnsi" w:cstheme="minorBidi"/>
            <w:b w:val="0"/>
            <w:bCs w:val="0"/>
            <w:caps w:val="0"/>
            <w:noProof/>
            <w:sz w:val="22"/>
            <w:szCs w:val="22"/>
          </w:rPr>
          <w:tab/>
        </w:r>
        <w:r w:rsidRPr="00082ACA">
          <w:rPr>
            <w:rStyle w:val="Hyperlink"/>
            <w:noProof/>
          </w:rPr>
          <w:t>Planung / Struktur</w:t>
        </w:r>
        <w:r>
          <w:rPr>
            <w:noProof/>
            <w:webHidden/>
          </w:rPr>
          <w:tab/>
        </w:r>
        <w:r>
          <w:rPr>
            <w:noProof/>
            <w:webHidden/>
          </w:rPr>
          <w:fldChar w:fldCharType="begin"/>
        </w:r>
        <w:r>
          <w:rPr>
            <w:noProof/>
            <w:webHidden/>
          </w:rPr>
          <w:instrText xml:space="preserve"> PAGEREF _Toc424132763 \h </w:instrText>
        </w:r>
        <w:r>
          <w:rPr>
            <w:noProof/>
            <w:webHidden/>
          </w:rPr>
        </w:r>
      </w:ins>
      <w:r>
        <w:rPr>
          <w:noProof/>
          <w:webHidden/>
        </w:rPr>
        <w:fldChar w:fldCharType="separate"/>
      </w:r>
      <w:ins w:id="160" w:author="Maximilian Schmitz" w:date="2015-07-08T15:29:00Z">
        <w:r>
          <w:rPr>
            <w:noProof/>
            <w:webHidden/>
          </w:rPr>
          <w:t>11</w:t>
        </w:r>
        <w:r>
          <w:rPr>
            <w:noProof/>
            <w:webHidden/>
          </w:rPr>
          <w:fldChar w:fldCharType="end"/>
        </w:r>
        <w:r w:rsidRPr="00082ACA">
          <w:rPr>
            <w:rStyle w:val="Hyperlink"/>
            <w:noProof/>
          </w:rPr>
          <w:fldChar w:fldCharType="end"/>
        </w:r>
      </w:ins>
    </w:p>
    <w:p w14:paraId="7E28AF27" w14:textId="77777777" w:rsidR="00856522" w:rsidRDefault="00856522">
      <w:pPr>
        <w:pStyle w:val="Verzeichnis2"/>
        <w:tabs>
          <w:tab w:val="left" w:pos="720"/>
          <w:tab w:val="right" w:leader="dot" w:pos="9062"/>
        </w:tabs>
        <w:rPr>
          <w:ins w:id="161" w:author="Maximilian Schmitz" w:date="2015-07-08T15:29:00Z"/>
          <w:rFonts w:asciiTheme="minorHAnsi" w:eastAsiaTheme="minorEastAsia" w:hAnsiTheme="minorHAnsi" w:cstheme="minorBidi"/>
          <w:smallCaps w:val="0"/>
          <w:noProof/>
          <w:sz w:val="22"/>
          <w:szCs w:val="22"/>
        </w:rPr>
      </w:pPr>
      <w:ins w:id="16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4.1</w:t>
        </w:r>
        <w:r>
          <w:rPr>
            <w:rFonts w:asciiTheme="minorHAnsi" w:eastAsiaTheme="minorEastAsia" w:hAnsiTheme="minorHAnsi" w:cstheme="minorBidi"/>
            <w:smallCaps w:val="0"/>
            <w:noProof/>
            <w:sz w:val="22"/>
            <w:szCs w:val="22"/>
          </w:rPr>
          <w:tab/>
        </w:r>
        <w:r w:rsidRPr="00082ACA">
          <w:rPr>
            <w:rStyle w:val="Hyperlink"/>
            <w:noProof/>
          </w:rPr>
          <w:t>Projektmanagement</w:t>
        </w:r>
        <w:r>
          <w:rPr>
            <w:noProof/>
            <w:webHidden/>
          </w:rPr>
          <w:tab/>
        </w:r>
        <w:r>
          <w:rPr>
            <w:noProof/>
            <w:webHidden/>
          </w:rPr>
          <w:fldChar w:fldCharType="begin"/>
        </w:r>
        <w:r>
          <w:rPr>
            <w:noProof/>
            <w:webHidden/>
          </w:rPr>
          <w:instrText xml:space="preserve"> PAGEREF _Toc424132764 \h </w:instrText>
        </w:r>
        <w:r>
          <w:rPr>
            <w:noProof/>
            <w:webHidden/>
          </w:rPr>
        </w:r>
      </w:ins>
      <w:r>
        <w:rPr>
          <w:noProof/>
          <w:webHidden/>
        </w:rPr>
        <w:fldChar w:fldCharType="separate"/>
      </w:r>
      <w:ins w:id="163" w:author="Maximilian Schmitz" w:date="2015-07-08T15:29:00Z">
        <w:r>
          <w:rPr>
            <w:noProof/>
            <w:webHidden/>
          </w:rPr>
          <w:t>11</w:t>
        </w:r>
        <w:r>
          <w:rPr>
            <w:noProof/>
            <w:webHidden/>
          </w:rPr>
          <w:fldChar w:fldCharType="end"/>
        </w:r>
        <w:r w:rsidRPr="00082ACA">
          <w:rPr>
            <w:rStyle w:val="Hyperlink"/>
            <w:noProof/>
          </w:rPr>
          <w:fldChar w:fldCharType="end"/>
        </w:r>
      </w:ins>
    </w:p>
    <w:p w14:paraId="79D46260" w14:textId="77777777" w:rsidR="00856522" w:rsidRDefault="00856522">
      <w:pPr>
        <w:pStyle w:val="Verzeichnis2"/>
        <w:tabs>
          <w:tab w:val="left" w:pos="720"/>
          <w:tab w:val="right" w:leader="dot" w:pos="9062"/>
        </w:tabs>
        <w:rPr>
          <w:ins w:id="164" w:author="Maximilian Schmitz" w:date="2015-07-08T15:29:00Z"/>
          <w:rFonts w:asciiTheme="minorHAnsi" w:eastAsiaTheme="minorEastAsia" w:hAnsiTheme="minorHAnsi" w:cstheme="minorBidi"/>
          <w:smallCaps w:val="0"/>
          <w:noProof/>
          <w:sz w:val="22"/>
          <w:szCs w:val="22"/>
        </w:rPr>
      </w:pPr>
      <w:ins w:id="16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w:t>
        </w:r>
        <w:r>
          <w:rPr>
            <w:rFonts w:asciiTheme="minorHAnsi" w:eastAsiaTheme="minorEastAsia" w:hAnsiTheme="minorHAnsi" w:cstheme="minorBidi"/>
            <w:smallCaps w:val="0"/>
            <w:noProof/>
            <w:sz w:val="22"/>
            <w:szCs w:val="22"/>
          </w:rPr>
          <w:tab/>
        </w:r>
        <w:r w:rsidRPr="00082ACA">
          <w:rPr>
            <w:rStyle w:val="Hyperlink"/>
            <w:noProof/>
          </w:rPr>
          <w:t>Analyse der Aufgabenstellung</w:t>
        </w:r>
        <w:r>
          <w:rPr>
            <w:noProof/>
            <w:webHidden/>
          </w:rPr>
          <w:tab/>
        </w:r>
        <w:r>
          <w:rPr>
            <w:noProof/>
            <w:webHidden/>
          </w:rPr>
          <w:fldChar w:fldCharType="begin"/>
        </w:r>
        <w:r>
          <w:rPr>
            <w:noProof/>
            <w:webHidden/>
          </w:rPr>
          <w:instrText xml:space="preserve"> PAGEREF _Toc424132765 \h </w:instrText>
        </w:r>
        <w:r>
          <w:rPr>
            <w:noProof/>
            <w:webHidden/>
          </w:rPr>
        </w:r>
      </w:ins>
      <w:r>
        <w:rPr>
          <w:noProof/>
          <w:webHidden/>
        </w:rPr>
        <w:fldChar w:fldCharType="separate"/>
      </w:r>
      <w:ins w:id="166" w:author="Maximilian Schmitz" w:date="2015-07-08T15:29:00Z">
        <w:r>
          <w:rPr>
            <w:noProof/>
            <w:webHidden/>
          </w:rPr>
          <w:t>11</w:t>
        </w:r>
        <w:r>
          <w:rPr>
            <w:noProof/>
            <w:webHidden/>
          </w:rPr>
          <w:fldChar w:fldCharType="end"/>
        </w:r>
        <w:r w:rsidRPr="00082ACA">
          <w:rPr>
            <w:rStyle w:val="Hyperlink"/>
            <w:noProof/>
          </w:rPr>
          <w:fldChar w:fldCharType="end"/>
        </w:r>
      </w:ins>
    </w:p>
    <w:p w14:paraId="63CEFCC7" w14:textId="77777777" w:rsidR="00856522" w:rsidRDefault="00856522">
      <w:pPr>
        <w:pStyle w:val="Verzeichnis3"/>
        <w:tabs>
          <w:tab w:val="left" w:pos="1200"/>
          <w:tab w:val="right" w:leader="dot" w:pos="9062"/>
        </w:tabs>
        <w:rPr>
          <w:ins w:id="167" w:author="Maximilian Schmitz" w:date="2015-07-08T15:29:00Z"/>
          <w:rFonts w:asciiTheme="minorHAnsi" w:eastAsiaTheme="minorEastAsia" w:hAnsiTheme="minorHAnsi" w:cstheme="minorBidi"/>
          <w:i w:val="0"/>
          <w:iCs w:val="0"/>
          <w:noProof/>
          <w:sz w:val="22"/>
          <w:szCs w:val="22"/>
        </w:rPr>
      </w:pPr>
      <w:ins w:id="16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4.2.1</w:t>
        </w:r>
        <w:r>
          <w:rPr>
            <w:rFonts w:asciiTheme="minorHAnsi" w:eastAsiaTheme="minorEastAsia" w:hAnsiTheme="minorHAnsi" w:cstheme="minorBidi"/>
            <w:i w:val="0"/>
            <w:iCs w:val="0"/>
            <w:noProof/>
            <w:sz w:val="22"/>
            <w:szCs w:val="22"/>
          </w:rPr>
          <w:tab/>
        </w:r>
        <w:r w:rsidRPr="00082ACA">
          <w:rPr>
            <w:rStyle w:val="Hyperlink"/>
            <w:noProof/>
          </w:rPr>
          <w:t>Muss-Kriterien</w:t>
        </w:r>
        <w:r>
          <w:rPr>
            <w:noProof/>
            <w:webHidden/>
          </w:rPr>
          <w:tab/>
        </w:r>
        <w:r>
          <w:rPr>
            <w:noProof/>
            <w:webHidden/>
          </w:rPr>
          <w:fldChar w:fldCharType="begin"/>
        </w:r>
        <w:r>
          <w:rPr>
            <w:noProof/>
            <w:webHidden/>
          </w:rPr>
          <w:instrText xml:space="preserve"> PAGEREF _Toc424132766 \h </w:instrText>
        </w:r>
        <w:r>
          <w:rPr>
            <w:noProof/>
            <w:webHidden/>
          </w:rPr>
        </w:r>
      </w:ins>
      <w:r>
        <w:rPr>
          <w:noProof/>
          <w:webHidden/>
        </w:rPr>
        <w:fldChar w:fldCharType="separate"/>
      </w:r>
      <w:ins w:id="169" w:author="Maximilian Schmitz" w:date="2015-07-08T15:29:00Z">
        <w:r>
          <w:rPr>
            <w:noProof/>
            <w:webHidden/>
          </w:rPr>
          <w:t>11</w:t>
        </w:r>
        <w:r>
          <w:rPr>
            <w:noProof/>
            <w:webHidden/>
          </w:rPr>
          <w:fldChar w:fldCharType="end"/>
        </w:r>
        <w:r w:rsidRPr="00082ACA">
          <w:rPr>
            <w:rStyle w:val="Hyperlink"/>
            <w:noProof/>
          </w:rPr>
          <w:fldChar w:fldCharType="end"/>
        </w:r>
      </w:ins>
    </w:p>
    <w:p w14:paraId="16C43A88" w14:textId="77777777" w:rsidR="00856522" w:rsidRDefault="00856522">
      <w:pPr>
        <w:pStyle w:val="Verzeichnis3"/>
        <w:tabs>
          <w:tab w:val="left" w:pos="1200"/>
          <w:tab w:val="right" w:leader="dot" w:pos="9062"/>
        </w:tabs>
        <w:rPr>
          <w:ins w:id="170" w:author="Maximilian Schmitz" w:date="2015-07-08T15:29:00Z"/>
          <w:rFonts w:asciiTheme="minorHAnsi" w:eastAsiaTheme="minorEastAsia" w:hAnsiTheme="minorHAnsi" w:cstheme="minorBidi"/>
          <w:i w:val="0"/>
          <w:iCs w:val="0"/>
          <w:noProof/>
          <w:sz w:val="22"/>
          <w:szCs w:val="22"/>
        </w:rPr>
      </w:pPr>
      <w:ins w:id="17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4.2.2</w:t>
        </w:r>
        <w:r>
          <w:rPr>
            <w:rFonts w:asciiTheme="minorHAnsi" w:eastAsiaTheme="minorEastAsia" w:hAnsiTheme="minorHAnsi" w:cstheme="minorBidi"/>
            <w:i w:val="0"/>
            <w:iCs w:val="0"/>
            <w:noProof/>
            <w:sz w:val="22"/>
            <w:szCs w:val="22"/>
          </w:rPr>
          <w:tab/>
        </w:r>
        <w:r w:rsidRPr="00082ACA">
          <w:rPr>
            <w:rStyle w:val="Hyperlink"/>
            <w:noProof/>
          </w:rPr>
          <w:t>Soll-Kriterien</w:t>
        </w:r>
        <w:r>
          <w:rPr>
            <w:noProof/>
            <w:webHidden/>
          </w:rPr>
          <w:tab/>
        </w:r>
        <w:r>
          <w:rPr>
            <w:noProof/>
            <w:webHidden/>
          </w:rPr>
          <w:fldChar w:fldCharType="begin"/>
        </w:r>
        <w:r>
          <w:rPr>
            <w:noProof/>
            <w:webHidden/>
          </w:rPr>
          <w:instrText xml:space="preserve"> PAGEREF _Toc424132767 \h </w:instrText>
        </w:r>
        <w:r>
          <w:rPr>
            <w:noProof/>
            <w:webHidden/>
          </w:rPr>
        </w:r>
      </w:ins>
      <w:r>
        <w:rPr>
          <w:noProof/>
          <w:webHidden/>
        </w:rPr>
        <w:fldChar w:fldCharType="separate"/>
      </w:r>
      <w:ins w:id="172" w:author="Maximilian Schmitz" w:date="2015-07-08T15:29:00Z">
        <w:r>
          <w:rPr>
            <w:noProof/>
            <w:webHidden/>
          </w:rPr>
          <w:t>12</w:t>
        </w:r>
        <w:r>
          <w:rPr>
            <w:noProof/>
            <w:webHidden/>
          </w:rPr>
          <w:fldChar w:fldCharType="end"/>
        </w:r>
        <w:r w:rsidRPr="00082ACA">
          <w:rPr>
            <w:rStyle w:val="Hyperlink"/>
            <w:noProof/>
          </w:rPr>
          <w:fldChar w:fldCharType="end"/>
        </w:r>
      </w:ins>
    </w:p>
    <w:p w14:paraId="01063DE4" w14:textId="77777777" w:rsidR="00856522" w:rsidRDefault="00856522">
      <w:pPr>
        <w:pStyle w:val="Verzeichnis3"/>
        <w:tabs>
          <w:tab w:val="left" w:pos="1200"/>
          <w:tab w:val="right" w:leader="dot" w:pos="9062"/>
        </w:tabs>
        <w:rPr>
          <w:ins w:id="173" w:author="Maximilian Schmitz" w:date="2015-07-08T15:29:00Z"/>
          <w:rFonts w:asciiTheme="minorHAnsi" w:eastAsiaTheme="minorEastAsia" w:hAnsiTheme="minorHAnsi" w:cstheme="minorBidi"/>
          <w:i w:val="0"/>
          <w:iCs w:val="0"/>
          <w:noProof/>
          <w:sz w:val="22"/>
          <w:szCs w:val="22"/>
        </w:rPr>
      </w:pPr>
      <w:ins w:id="17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4.2.3</w:t>
        </w:r>
        <w:r>
          <w:rPr>
            <w:rFonts w:asciiTheme="minorHAnsi" w:eastAsiaTheme="minorEastAsia" w:hAnsiTheme="minorHAnsi" w:cstheme="minorBidi"/>
            <w:i w:val="0"/>
            <w:iCs w:val="0"/>
            <w:noProof/>
            <w:sz w:val="22"/>
            <w:szCs w:val="22"/>
          </w:rPr>
          <w:tab/>
        </w:r>
        <w:r w:rsidRPr="00082ACA">
          <w:rPr>
            <w:rStyle w:val="Hyperlink"/>
            <w:noProof/>
          </w:rPr>
          <w:t>Kann-Kriterien</w:t>
        </w:r>
        <w:r>
          <w:rPr>
            <w:noProof/>
            <w:webHidden/>
          </w:rPr>
          <w:tab/>
        </w:r>
        <w:r>
          <w:rPr>
            <w:noProof/>
            <w:webHidden/>
          </w:rPr>
          <w:fldChar w:fldCharType="begin"/>
        </w:r>
        <w:r>
          <w:rPr>
            <w:noProof/>
            <w:webHidden/>
          </w:rPr>
          <w:instrText xml:space="preserve"> PAGEREF _Toc424132768 \h </w:instrText>
        </w:r>
        <w:r>
          <w:rPr>
            <w:noProof/>
            <w:webHidden/>
          </w:rPr>
        </w:r>
      </w:ins>
      <w:r>
        <w:rPr>
          <w:noProof/>
          <w:webHidden/>
        </w:rPr>
        <w:fldChar w:fldCharType="separate"/>
      </w:r>
      <w:ins w:id="175" w:author="Maximilian Schmitz" w:date="2015-07-08T15:29:00Z">
        <w:r>
          <w:rPr>
            <w:noProof/>
            <w:webHidden/>
          </w:rPr>
          <w:t>12</w:t>
        </w:r>
        <w:r>
          <w:rPr>
            <w:noProof/>
            <w:webHidden/>
          </w:rPr>
          <w:fldChar w:fldCharType="end"/>
        </w:r>
        <w:r w:rsidRPr="00082ACA">
          <w:rPr>
            <w:rStyle w:val="Hyperlink"/>
            <w:noProof/>
          </w:rPr>
          <w:fldChar w:fldCharType="end"/>
        </w:r>
      </w:ins>
    </w:p>
    <w:p w14:paraId="6780F611" w14:textId="77777777" w:rsidR="00856522" w:rsidRDefault="00856522">
      <w:pPr>
        <w:pStyle w:val="Verzeichnis3"/>
        <w:tabs>
          <w:tab w:val="left" w:pos="1200"/>
          <w:tab w:val="right" w:leader="dot" w:pos="9062"/>
        </w:tabs>
        <w:rPr>
          <w:ins w:id="176" w:author="Maximilian Schmitz" w:date="2015-07-08T15:29:00Z"/>
          <w:rFonts w:asciiTheme="minorHAnsi" w:eastAsiaTheme="minorEastAsia" w:hAnsiTheme="minorHAnsi" w:cstheme="minorBidi"/>
          <w:i w:val="0"/>
          <w:iCs w:val="0"/>
          <w:noProof/>
          <w:sz w:val="22"/>
          <w:szCs w:val="22"/>
        </w:rPr>
      </w:pPr>
      <w:ins w:id="17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4.2.4</w:t>
        </w:r>
        <w:r>
          <w:rPr>
            <w:rFonts w:asciiTheme="minorHAnsi" w:eastAsiaTheme="minorEastAsia" w:hAnsiTheme="minorHAnsi" w:cstheme="minorBidi"/>
            <w:i w:val="0"/>
            <w:iCs w:val="0"/>
            <w:noProof/>
            <w:sz w:val="22"/>
            <w:szCs w:val="22"/>
          </w:rPr>
          <w:tab/>
        </w:r>
        <w:r w:rsidRPr="00082ACA">
          <w:rPr>
            <w:rStyle w:val="Hyperlink"/>
            <w:noProof/>
          </w:rPr>
          <w:t>Analyse der Kriterien</w:t>
        </w:r>
        <w:r>
          <w:rPr>
            <w:noProof/>
            <w:webHidden/>
          </w:rPr>
          <w:tab/>
        </w:r>
        <w:r>
          <w:rPr>
            <w:noProof/>
            <w:webHidden/>
          </w:rPr>
          <w:fldChar w:fldCharType="begin"/>
        </w:r>
        <w:r>
          <w:rPr>
            <w:noProof/>
            <w:webHidden/>
          </w:rPr>
          <w:instrText xml:space="preserve"> PAGEREF _Toc424132769 \h </w:instrText>
        </w:r>
        <w:r>
          <w:rPr>
            <w:noProof/>
            <w:webHidden/>
          </w:rPr>
        </w:r>
      </w:ins>
      <w:r>
        <w:rPr>
          <w:noProof/>
          <w:webHidden/>
        </w:rPr>
        <w:fldChar w:fldCharType="separate"/>
      </w:r>
      <w:ins w:id="178" w:author="Maximilian Schmitz" w:date="2015-07-08T15:29:00Z">
        <w:r>
          <w:rPr>
            <w:noProof/>
            <w:webHidden/>
          </w:rPr>
          <w:t>12</w:t>
        </w:r>
        <w:r>
          <w:rPr>
            <w:noProof/>
            <w:webHidden/>
          </w:rPr>
          <w:fldChar w:fldCharType="end"/>
        </w:r>
        <w:r w:rsidRPr="00082ACA">
          <w:rPr>
            <w:rStyle w:val="Hyperlink"/>
            <w:noProof/>
          </w:rPr>
          <w:fldChar w:fldCharType="end"/>
        </w:r>
      </w:ins>
    </w:p>
    <w:p w14:paraId="596CEAC1" w14:textId="77777777" w:rsidR="00856522" w:rsidRDefault="00856522">
      <w:pPr>
        <w:pStyle w:val="Verzeichnis2"/>
        <w:tabs>
          <w:tab w:val="left" w:pos="720"/>
          <w:tab w:val="right" w:leader="dot" w:pos="9062"/>
        </w:tabs>
        <w:rPr>
          <w:ins w:id="179" w:author="Maximilian Schmitz" w:date="2015-07-08T15:29:00Z"/>
          <w:rFonts w:asciiTheme="minorHAnsi" w:eastAsiaTheme="minorEastAsia" w:hAnsiTheme="minorHAnsi" w:cstheme="minorBidi"/>
          <w:smallCaps w:val="0"/>
          <w:noProof/>
          <w:sz w:val="22"/>
          <w:szCs w:val="22"/>
        </w:rPr>
      </w:pPr>
      <w:ins w:id="18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4.3</w:t>
        </w:r>
        <w:r>
          <w:rPr>
            <w:rFonts w:asciiTheme="minorHAnsi" w:eastAsiaTheme="minorEastAsia" w:hAnsiTheme="minorHAnsi" w:cstheme="minorBidi"/>
            <w:smallCaps w:val="0"/>
            <w:noProof/>
            <w:sz w:val="22"/>
            <w:szCs w:val="22"/>
          </w:rPr>
          <w:tab/>
        </w:r>
        <w:r w:rsidRPr="00082ACA">
          <w:rPr>
            <w:rStyle w:val="Hyperlink"/>
            <w:noProof/>
          </w:rPr>
          <w:t>Architektur</w:t>
        </w:r>
        <w:r>
          <w:rPr>
            <w:noProof/>
            <w:webHidden/>
          </w:rPr>
          <w:tab/>
        </w:r>
        <w:r>
          <w:rPr>
            <w:noProof/>
            <w:webHidden/>
          </w:rPr>
          <w:fldChar w:fldCharType="begin"/>
        </w:r>
        <w:r>
          <w:rPr>
            <w:noProof/>
            <w:webHidden/>
          </w:rPr>
          <w:instrText xml:space="preserve"> PAGEREF _Toc424132770 \h </w:instrText>
        </w:r>
        <w:r>
          <w:rPr>
            <w:noProof/>
            <w:webHidden/>
          </w:rPr>
        </w:r>
      </w:ins>
      <w:r>
        <w:rPr>
          <w:noProof/>
          <w:webHidden/>
        </w:rPr>
        <w:fldChar w:fldCharType="separate"/>
      </w:r>
      <w:ins w:id="181" w:author="Maximilian Schmitz" w:date="2015-07-08T15:29:00Z">
        <w:r>
          <w:rPr>
            <w:noProof/>
            <w:webHidden/>
          </w:rPr>
          <w:t>13</w:t>
        </w:r>
        <w:r>
          <w:rPr>
            <w:noProof/>
            <w:webHidden/>
          </w:rPr>
          <w:fldChar w:fldCharType="end"/>
        </w:r>
        <w:r w:rsidRPr="00082ACA">
          <w:rPr>
            <w:rStyle w:val="Hyperlink"/>
            <w:noProof/>
          </w:rPr>
          <w:fldChar w:fldCharType="end"/>
        </w:r>
      </w:ins>
    </w:p>
    <w:p w14:paraId="4276C7BA" w14:textId="77777777" w:rsidR="00856522" w:rsidRDefault="00856522">
      <w:pPr>
        <w:pStyle w:val="Verzeichnis1"/>
        <w:tabs>
          <w:tab w:val="left" w:pos="480"/>
          <w:tab w:val="right" w:leader="dot" w:pos="9062"/>
        </w:tabs>
        <w:rPr>
          <w:ins w:id="182" w:author="Maximilian Schmitz" w:date="2015-07-08T15:29:00Z"/>
          <w:rFonts w:asciiTheme="minorHAnsi" w:eastAsiaTheme="minorEastAsia" w:hAnsiTheme="minorHAnsi" w:cstheme="minorBidi"/>
          <w:b w:val="0"/>
          <w:bCs w:val="0"/>
          <w:caps w:val="0"/>
          <w:noProof/>
          <w:sz w:val="22"/>
          <w:szCs w:val="22"/>
        </w:rPr>
      </w:pPr>
      <w:ins w:id="18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w:t>
        </w:r>
        <w:r>
          <w:rPr>
            <w:rFonts w:asciiTheme="minorHAnsi" w:eastAsiaTheme="minorEastAsia" w:hAnsiTheme="minorHAnsi" w:cstheme="minorBidi"/>
            <w:b w:val="0"/>
            <w:bCs w:val="0"/>
            <w:caps w:val="0"/>
            <w:noProof/>
            <w:sz w:val="22"/>
            <w:szCs w:val="22"/>
          </w:rPr>
          <w:tab/>
        </w:r>
        <w:r w:rsidRPr="00082ACA">
          <w:rPr>
            <w:rStyle w:val="Hyperlink"/>
            <w:noProof/>
          </w:rPr>
          <w:t>Umsetzung</w:t>
        </w:r>
        <w:r>
          <w:rPr>
            <w:noProof/>
            <w:webHidden/>
          </w:rPr>
          <w:tab/>
        </w:r>
        <w:r>
          <w:rPr>
            <w:noProof/>
            <w:webHidden/>
          </w:rPr>
          <w:fldChar w:fldCharType="begin"/>
        </w:r>
        <w:r>
          <w:rPr>
            <w:noProof/>
            <w:webHidden/>
          </w:rPr>
          <w:instrText xml:space="preserve"> PAGEREF _Toc424132771 \h </w:instrText>
        </w:r>
        <w:r>
          <w:rPr>
            <w:noProof/>
            <w:webHidden/>
          </w:rPr>
        </w:r>
      </w:ins>
      <w:r>
        <w:rPr>
          <w:noProof/>
          <w:webHidden/>
        </w:rPr>
        <w:fldChar w:fldCharType="separate"/>
      </w:r>
      <w:ins w:id="184" w:author="Maximilian Schmitz" w:date="2015-07-08T15:29:00Z">
        <w:r>
          <w:rPr>
            <w:noProof/>
            <w:webHidden/>
          </w:rPr>
          <w:t>16</w:t>
        </w:r>
        <w:r>
          <w:rPr>
            <w:noProof/>
            <w:webHidden/>
          </w:rPr>
          <w:fldChar w:fldCharType="end"/>
        </w:r>
        <w:r w:rsidRPr="00082ACA">
          <w:rPr>
            <w:rStyle w:val="Hyperlink"/>
            <w:noProof/>
          </w:rPr>
          <w:fldChar w:fldCharType="end"/>
        </w:r>
      </w:ins>
    </w:p>
    <w:p w14:paraId="61D90DB3" w14:textId="77777777" w:rsidR="00856522" w:rsidRDefault="00856522">
      <w:pPr>
        <w:pStyle w:val="Verzeichnis2"/>
        <w:tabs>
          <w:tab w:val="left" w:pos="720"/>
          <w:tab w:val="right" w:leader="dot" w:pos="9062"/>
        </w:tabs>
        <w:rPr>
          <w:ins w:id="185" w:author="Maximilian Schmitz" w:date="2015-07-08T15:29:00Z"/>
          <w:rFonts w:asciiTheme="minorHAnsi" w:eastAsiaTheme="minorEastAsia" w:hAnsiTheme="minorHAnsi" w:cstheme="minorBidi"/>
          <w:smallCaps w:val="0"/>
          <w:noProof/>
          <w:sz w:val="22"/>
          <w:szCs w:val="22"/>
        </w:rPr>
      </w:pPr>
      <w:ins w:id="186" w:author="Maximilian Schmitz" w:date="2015-07-08T15:29:00Z">
        <w:r w:rsidRPr="00082ACA">
          <w:rPr>
            <w:rStyle w:val="Hyperlink"/>
            <w:noProof/>
          </w:rPr>
          <w:lastRenderedPageBreak/>
          <w:fldChar w:fldCharType="begin"/>
        </w:r>
        <w:r w:rsidRPr="00082ACA">
          <w:rPr>
            <w:rStyle w:val="Hyperlink"/>
            <w:noProof/>
          </w:rPr>
          <w:instrText xml:space="preserve"> </w:instrText>
        </w:r>
        <w:r>
          <w:rPr>
            <w:noProof/>
          </w:rPr>
          <w:instrText>HYPERLINK \l "_Toc424132772"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w:t>
        </w:r>
        <w:r>
          <w:rPr>
            <w:rFonts w:asciiTheme="minorHAnsi" w:eastAsiaTheme="minorEastAsia" w:hAnsiTheme="minorHAnsi" w:cstheme="minorBidi"/>
            <w:smallCaps w:val="0"/>
            <w:noProof/>
            <w:sz w:val="22"/>
            <w:szCs w:val="22"/>
          </w:rPr>
          <w:tab/>
        </w:r>
        <w:r w:rsidRPr="00082ACA">
          <w:rPr>
            <w:rStyle w:val="Hyperlink"/>
            <w:noProof/>
          </w:rPr>
          <w:t>Umsetzung der Simulationsumgebung</w:t>
        </w:r>
        <w:r>
          <w:rPr>
            <w:noProof/>
            <w:webHidden/>
          </w:rPr>
          <w:tab/>
        </w:r>
        <w:r>
          <w:rPr>
            <w:noProof/>
            <w:webHidden/>
          </w:rPr>
          <w:fldChar w:fldCharType="begin"/>
        </w:r>
        <w:r>
          <w:rPr>
            <w:noProof/>
            <w:webHidden/>
          </w:rPr>
          <w:instrText xml:space="preserve"> PAGEREF _Toc424132772 \h </w:instrText>
        </w:r>
        <w:r>
          <w:rPr>
            <w:noProof/>
            <w:webHidden/>
          </w:rPr>
        </w:r>
      </w:ins>
      <w:r>
        <w:rPr>
          <w:noProof/>
          <w:webHidden/>
        </w:rPr>
        <w:fldChar w:fldCharType="separate"/>
      </w:r>
      <w:ins w:id="187" w:author="Maximilian Schmitz" w:date="2015-07-08T15:29:00Z">
        <w:r>
          <w:rPr>
            <w:noProof/>
            <w:webHidden/>
          </w:rPr>
          <w:t>16</w:t>
        </w:r>
        <w:r>
          <w:rPr>
            <w:noProof/>
            <w:webHidden/>
          </w:rPr>
          <w:fldChar w:fldCharType="end"/>
        </w:r>
        <w:r w:rsidRPr="00082ACA">
          <w:rPr>
            <w:rStyle w:val="Hyperlink"/>
            <w:noProof/>
          </w:rPr>
          <w:fldChar w:fldCharType="end"/>
        </w:r>
      </w:ins>
    </w:p>
    <w:p w14:paraId="5EEF71C7" w14:textId="77777777" w:rsidR="00856522" w:rsidRDefault="00856522">
      <w:pPr>
        <w:pStyle w:val="Verzeichnis3"/>
        <w:tabs>
          <w:tab w:val="left" w:pos="1200"/>
          <w:tab w:val="right" w:leader="dot" w:pos="9062"/>
        </w:tabs>
        <w:rPr>
          <w:ins w:id="188" w:author="Maximilian Schmitz" w:date="2015-07-08T15:29:00Z"/>
          <w:rFonts w:asciiTheme="minorHAnsi" w:eastAsiaTheme="minorEastAsia" w:hAnsiTheme="minorHAnsi" w:cstheme="minorBidi"/>
          <w:i w:val="0"/>
          <w:iCs w:val="0"/>
          <w:noProof/>
          <w:sz w:val="22"/>
          <w:szCs w:val="22"/>
        </w:rPr>
      </w:pPr>
      <w:ins w:id="18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_Toc424132773 \h </w:instrText>
        </w:r>
        <w:r>
          <w:rPr>
            <w:noProof/>
            <w:webHidden/>
          </w:rPr>
        </w:r>
      </w:ins>
      <w:r>
        <w:rPr>
          <w:noProof/>
          <w:webHidden/>
        </w:rPr>
        <w:fldChar w:fldCharType="separate"/>
      </w:r>
      <w:ins w:id="190" w:author="Maximilian Schmitz" w:date="2015-07-08T15:29:00Z">
        <w:r>
          <w:rPr>
            <w:noProof/>
            <w:webHidden/>
          </w:rPr>
          <w:t>16</w:t>
        </w:r>
        <w:r>
          <w:rPr>
            <w:noProof/>
            <w:webHidden/>
          </w:rPr>
          <w:fldChar w:fldCharType="end"/>
        </w:r>
        <w:r w:rsidRPr="00082ACA">
          <w:rPr>
            <w:rStyle w:val="Hyperlink"/>
            <w:noProof/>
          </w:rPr>
          <w:fldChar w:fldCharType="end"/>
        </w:r>
      </w:ins>
    </w:p>
    <w:p w14:paraId="22ECD2C2" w14:textId="77777777" w:rsidR="00856522" w:rsidRDefault="00856522">
      <w:pPr>
        <w:pStyle w:val="Verzeichnis3"/>
        <w:tabs>
          <w:tab w:val="left" w:pos="1200"/>
          <w:tab w:val="right" w:leader="dot" w:pos="9062"/>
        </w:tabs>
        <w:rPr>
          <w:ins w:id="191" w:author="Maximilian Schmitz" w:date="2015-07-08T15:29:00Z"/>
          <w:rFonts w:asciiTheme="minorHAnsi" w:eastAsiaTheme="minorEastAsia" w:hAnsiTheme="minorHAnsi" w:cstheme="minorBidi"/>
          <w:i w:val="0"/>
          <w:iCs w:val="0"/>
          <w:noProof/>
          <w:sz w:val="22"/>
          <w:szCs w:val="22"/>
        </w:rPr>
      </w:pPr>
      <w:ins w:id="19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5.1.2</w:t>
        </w:r>
        <w:r>
          <w:rPr>
            <w:rFonts w:asciiTheme="minorHAnsi" w:eastAsiaTheme="minorEastAsia" w:hAnsiTheme="minorHAnsi" w:cstheme="minorBidi"/>
            <w:i w:val="0"/>
            <w:iCs w:val="0"/>
            <w:noProof/>
            <w:sz w:val="22"/>
            <w:szCs w:val="22"/>
          </w:rPr>
          <w:tab/>
        </w:r>
        <w:r w:rsidRPr="00082ACA">
          <w:rPr>
            <w:rStyle w:val="Hyperlink"/>
            <w:noProof/>
          </w:rPr>
          <w:t>Regel- und Spielimplementierung</w:t>
        </w:r>
        <w:r>
          <w:rPr>
            <w:noProof/>
            <w:webHidden/>
          </w:rPr>
          <w:tab/>
        </w:r>
        <w:r>
          <w:rPr>
            <w:noProof/>
            <w:webHidden/>
          </w:rPr>
          <w:fldChar w:fldCharType="begin"/>
        </w:r>
        <w:r>
          <w:rPr>
            <w:noProof/>
            <w:webHidden/>
          </w:rPr>
          <w:instrText xml:space="preserve"> PAGEREF _Toc424132774 \h </w:instrText>
        </w:r>
        <w:r>
          <w:rPr>
            <w:noProof/>
            <w:webHidden/>
          </w:rPr>
        </w:r>
      </w:ins>
      <w:r>
        <w:rPr>
          <w:noProof/>
          <w:webHidden/>
        </w:rPr>
        <w:fldChar w:fldCharType="separate"/>
      </w:r>
      <w:ins w:id="193" w:author="Maximilian Schmitz" w:date="2015-07-08T15:29:00Z">
        <w:r>
          <w:rPr>
            <w:noProof/>
            <w:webHidden/>
          </w:rPr>
          <w:t>17</w:t>
        </w:r>
        <w:r>
          <w:rPr>
            <w:noProof/>
            <w:webHidden/>
          </w:rPr>
          <w:fldChar w:fldCharType="end"/>
        </w:r>
        <w:r w:rsidRPr="00082ACA">
          <w:rPr>
            <w:rStyle w:val="Hyperlink"/>
            <w:noProof/>
          </w:rPr>
          <w:fldChar w:fldCharType="end"/>
        </w:r>
      </w:ins>
    </w:p>
    <w:p w14:paraId="725E32CB" w14:textId="77777777" w:rsidR="00856522" w:rsidRDefault="00856522">
      <w:pPr>
        <w:pStyle w:val="Verzeichnis3"/>
        <w:tabs>
          <w:tab w:val="left" w:pos="1200"/>
          <w:tab w:val="right" w:leader="dot" w:pos="9062"/>
        </w:tabs>
        <w:rPr>
          <w:ins w:id="194" w:author="Maximilian Schmitz" w:date="2015-07-08T15:29:00Z"/>
          <w:rFonts w:asciiTheme="minorHAnsi" w:eastAsiaTheme="minorEastAsia" w:hAnsiTheme="minorHAnsi" w:cstheme="minorBidi"/>
          <w:i w:val="0"/>
          <w:iCs w:val="0"/>
          <w:noProof/>
          <w:sz w:val="22"/>
          <w:szCs w:val="22"/>
        </w:rPr>
      </w:pPr>
      <w:ins w:id="19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5.1.3</w:t>
        </w:r>
        <w:r>
          <w:rPr>
            <w:rFonts w:asciiTheme="minorHAnsi" w:eastAsiaTheme="minorEastAsia" w:hAnsiTheme="minorHAnsi" w:cstheme="minorBidi"/>
            <w:i w:val="0"/>
            <w:iCs w:val="0"/>
            <w:noProof/>
            <w:sz w:val="22"/>
            <w:szCs w:val="22"/>
          </w:rPr>
          <w:tab/>
        </w:r>
        <w:r w:rsidRPr="00082ACA">
          <w:rPr>
            <w:rStyle w:val="Hyperlink"/>
            <w:noProof/>
          </w:rPr>
          <w:t>Spielerimplementierung</w:t>
        </w:r>
        <w:r>
          <w:rPr>
            <w:noProof/>
            <w:webHidden/>
          </w:rPr>
          <w:tab/>
        </w:r>
        <w:r>
          <w:rPr>
            <w:noProof/>
            <w:webHidden/>
          </w:rPr>
          <w:fldChar w:fldCharType="begin"/>
        </w:r>
        <w:r>
          <w:rPr>
            <w:noProof/>
            <w:webHidden/>
          </w:rPr>
          <w:instrText xml:space="preserve"> PAGEREF _Toc424132775 \h </w:instrText>
        </w:r>
        <w:r>
          <w:rPr>
            <w:noProof/>
            <w:webHidden/>
          </w:rPr>
        </w:r>
      </w:ins>
      <w:r>
        <w:rPr>
          <w:noProof/>
          <w:webHidden/>
        </w:rPr>
        <w:fldChar w:fldCharType="separate"/>
      </w:r>
      <w:ins w:id="196" w:author="Maximilian Schmitz" w:date="2015-07-08T15:29:00Z">
        <w:r>
          <w:rPr>
            <w:noProof/>
            <w:webHidden/>
          </w:rPr>
          <w:t>21</w:t>
        </w:r>
        <w:r>
          <w:rPr>
            <w:noProof/>
            <w:webHidden/>
          </w:rPr>
          <w:fldChar w:fldCharType="end"/>
        </w:r>
        <w:r w:rsidRPr="00082ACA">
          <w:rPr>
            <w:rStyle w:val="Hyperlink"/>
            <w:noProof/>
          </w:rPr>
          <w:fldChar w:fldCharType="end"/>
        </w:r>
      </w:ins>
    </w:p>
    <w:p w14:paraId="22CF792E" w14:textId="77777777" w:rsidR="00856522" w:rsidRDefault="00856522">
      <w:pPr>
        <w:pStyle w:val="Verzeichnis3"/>
        <w:tabs>
          <w:tab w:val="left" w:pos="1200"/>
          <w:tab w:val="right" w:leader="dot" w:pos="9062"/>
        </w:tabs>
        <w:rPr>
          <w:ins w:id="197" w:author="Maximilian Schmitz" w:date="2015-07-08T15:29:00Z"/>
          <w:rFonts w:asciiTheme="minorHAnsi" w:eastAsiaTheme="minorEastAsia" w:hAnsiTheme="minorHAnsi" w:cstheme="minorBidi"/>
          <w:i w:val="0"/>
          <w:iCs w:val="0"/>
          <w:noProof/>
          <w:sz w:val="22"/>
          <w:szCs w:val="22"/>
        </w:rPr>
      </w:pPr>
      <w:ins w:id="19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5.1.4</w:t>
        </w:r>
        <w:r>
          <w:rPr>
            <w:rFonts w:asciiTheme="minorHAnsi" w:eastAsiaTheme="minorEastAsia" w:hAnsiTheme="minorHAnsi" w:cstheme="minorBidi"/>
            <w:i w:val="0"/>
            <w:iCs w:val="0"/>
            <w:noProof/>
            <w:sz w:val="22"/>
            <w:szCs w:val="22"/>
          </w:rPr>
          <w:tab/>
        </w:r>
        <w:r w:rsidRPr="00082ACA">
          <w:rPr>
            <w:rStyle w:val="Hyperlink"/>
            <w:noProof/>
          </w:rPr>
          <w:t>Skriptschnittstelle</w:t>
        </w:r>
        <w:r>
          <w:rPr>
            <w:noProof/>
            <w:webHidden/>
          </w:rPr>
          <w:tab/>
        </w:r>
        <w:r>
          <w:rPr>
            <w:noProof/>
            <w:webHidden/>
          </w:rPr>
          <w:fldChar w:fldCharType="begin"/>
        </w:r>
        <w:r>
          <w:rPr>
            <w:noProof/>
            <w:webHidden/>
          </w:rPr>
          <w:instrText xml:space="preserve"> PAGEREF _Toc424132776 \h </w:instrText>
        </w:r>
        <w:r>
          <w:rPr>
            <w:noProof/>
            <w:webHidden/>
          </w:rPr>
        </w:r>
      </w:ins>
      <w:r>
        <w:rPr>
          <w:noProof/>
          <w:webHidden/>
        </w:rPr>
        <w:fldChar w:fldCharType="separate"/>
      </w:r>
      <w:ins w:id="199" w:author="Maximilian Schmitz" w:date="2015-07-08T15:29:00Z">
        <w:r>
          <w:rPr>
            <w:noProof/>
            <w:webHidden/>
          </w:rPr>
          <w:t>25</w:t>
        </w:r>
        <w:r>
          <w:rPr>
            <w:noProof/>
            <w:webHidden/>
          </w:rPr>
          <w:fldChar w:fldCharType="end"/>
        </w:r>
        <w:r w:rsidRPr="00082ACA">
          <w:rPr>
            <w:rStyle w:val="Hyperlink"/>
            <w:noProof/>
          </w:rPr>
          <w:fldChar w:fldCharType="end"/>
        </w:r>
      </w:ins>
    </w:p>
    <w:p w14:paraId="0C688EB0" w14:textId="77777777" w:rsidR="00856522" w:rsidRDefault="00856522">
      <w:pPr>
        <w:pStyle w:val="Verzeichnis2"/>
        <w:tabs>
          <w:tab w:val="left" w:pos="720"/>
          <w:tab w:val="right" w:leader="dot" w:pos="9062"/>
        </w:tabs>
        <w:rPr>
          <w:ins w:id="200" w:author="Maximilian Schmitz" w:date="2015-07-08T15:29:00Z"/>
          <w:rFonts w:asciiTheme="minorHAnsi" w:eastAsiaTheme="minorEastAsia" w:hAnsiTheme="minorHAnsi" w:cstheme="minorBidi"/>
          <w:smallCaps w:val="0"/>
          <w:noProof/>
          <w:sz w:val="22"/>
          <w:szCs w:val="22"/>
        </w:rPr>
      </w:pPr>
      <w:ins w:id="20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5.2</w:t>
        </w:r>
        <w:r>
          <w:rPr>
            <w:rFonts w:asciiTheme="minorHAnsi" w:eastAsiaTheme="minorEastAsia" w:hAnsiTheme="minorHAnsi" w:cstheme="minorBidi"/>
            <w:smallCaps w:val="0"/>
            <w:noProof/>
            <w:sz w:val="22"/>
            <w:szCs w:val="22"/>
          </w:rPr>
          <w:tab/>
        </w:r>
        <w:r w:rsidRPr="00082ACA">
          <w:rPr>
            <w:rStyle w:val="Hyperlink"/>
            <w:noProof/>
          </w:rPr>
          <w:t>Entwicklung der künstlichen Intelligenz</w:t>
        </w:r>
        <w:r>
          <w:rPr>
            <w:noProof/>
            <w:webHidden/>
          </w:rPr>
          <w:tab/>
        </w:r>
        <w:r>
          <w:rPr>
            <w:noProof/>
            <w:webHidden/>
          </w:rPr>
          <w:fldChar w:fldCharType="begin"/>
        </w:r>
        <w:r>
          <w:rPr>
            <w:noProof/>
            <w:webHidden/>
          </w:rPr>
          <w:instrText xml:space="preserve"> PAGEREF _Toc424132777 \h </w:instrText>
        </w:r>
        <w:r>
          <w:rPr>
            <w:noProof/>
            <w:webHidden/>
          </w:rPr>
        </w:r>
      </w:ins>
      <w:r>
        <w:rPr>
          <w:noProof/>
          <w:webHidden/>
        </w:rPr>
        <w:fldChar w:fldCharType="separate"/>
      </w:r>
      <w:ins w:id="202" w:author="Maximilian Schmitz" w:date="2015-07-08T15:29:00Z">
        <w:r>
          <w:rPr>
            <w:noProof/>
            <w:webHidden/>
          </w:rPr>
          <w:t>30</w:t>
        </w:r>
        <w:r>
          <w:rPr>
            <w:noProof/>
            <w:webHidden/>
          </w:rPr>
          <w:fldChar w:fldCharType="end"/>
        </w:r>
        <w:r w:rsidRPr="00082ACA">
          <w:rPr>
            <w:rStyle w:val="Hyperlink"/>
            <w:noProof/>
          </w:rPr>
          <w:fldChar w:fldCharType="end"/>
        </w:r>
      </w:ins>
    </w:p>
    <w:p w14:paraId="2236B986" w14:textId="77777777" w:rsidR="00856522" w:rsidRDefault="00856522">
      <w:pPr>
        <w:pStyle w:val="Verzeichnis1"/>
        <w:tabs>
          <w:tab w:val="left" w:pos="480"/>
          <w:tab w:val="right" w:leader="dot" w:pos="9062"/>
        </w:tabs>
        <w:rPr>
          <w:ins w:id="203" w:author="Maximilian Schmitz" w:date="2015-07-08T15:29:00Z"/>
          <w:rFonts w:asciiTheme="minorHAnsi" w:eastAsiaTheme="minorEastAsia" w:hAnsiTheme="minorHAnsi" w:cstheme="minorBidi"/>
          <w:b w:val="0"/>
          <w:bCs w:val="0"/>
          <w:caps w:val="0"/>
          <w:noProof/>
          <w:sz w:val="22"/>
          <w:szCs w:val="22"/>
        </w:rPr>
      </w:pPr>
      <w:ins w:id="20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6</w:t>
        </w:r>
        <w:r>
          <w:rPr>
            <w:rFonts w:asciiTheme="minorHAnsi" w:eastAsiaTheme="minorEastAsia" w:hAnsiTheme="minorHAnsi" w:cstheme="minorBidi"/>
            <w:b w:val="0"/>
            <w:bCs w:val="0"/>
            <w:caps w:val="0"/>
            <w:noProof/>
            <w:sz w:val="22"/>
            <w:szCs w:val="22"/>
          </w:rPr>
          <w:tab/>
        </w:r>
        <w:r w:rsidRPr="00082ACA">
          <w:rPr>
            <w:rStyle w:val="Hyperlink"/>
            <w:noProof/>
          </w:rPr>
          <w:t>Ausblick</w:t>
        </w:r>
        <w:r>
          <w:rPr>
            <w:noProof/>
            <w:webHidden/>
          </w:rPr>
          <w:tab/>
        </w:r>
        <w:r>
          <w:rPr>
            <w:noProof/>
            <w:webHidden/>
          </w:rPr>
          <w:fldChar w:fldCharType="begin"/>
        </w:r>
        <w:r>
          <w:rPr>
            <w:noProof/>
            <w:webHidden/>
          </w:rPr>
          <w:instrText xml:space="preserve"> PAGEREF _Toc424132778 \h </w:instrText>
        </w:r>
        <w:r>
          <w:rPr>
            <w:noProof/>
            <w:webHidden/>
          </w:rPr>
        </w:r>
      </w:ins>
      <w:r>
        <w:rPr>
          <w:noProof/>
          <w:webHidden/>
        </w:rPr>
        <w:fldChar w:fldCharType="separate"/>
      </w:r>
      <w:ins w:id="205" w:author="Maximilian Schmitz" w:date="2015-07-08T15:29:00Z">
        <w:r>
          <w:rPr>
            <w:noProof/>
            <w:webHidden/>
          </w:rPr>
          <w:t>38</w:t>
        </w:r>
        <w:r>
          <w:rPr>
            <w:noProof/>
            <w:webHidden/>
          </w:rPr>
          <w:fldChar w:fldCharType="end"/>
        </w:r>
        <w:r w:rsidRPr="00082ACA">
          <w:rPr>
            <w:rStyle w:val="Hyperlink"/>
            <w:noProof/>
          </w:rPr>
          <w:fldChar w:fldCharType="end"/>
        </w:r>
      </w:ins>
    </w:p>
    <w:p w14:paraId="28781D60" w14:textId="77777777" w:rsidR="00856522" w:rsidRDefault="00856522">
      <w:pPr>
        <w:pStyle w:val="Verzeichnis1"/>
        <w:tabs>
          <w:tab w:val="left" w:pos="480"/>
          <w:tab w:val="right" w:leader="dot" w:pos="9062"/>
        </w:tabs>
        <w:rPr>
          <w:ins w:id="206" w:author="Maximilian Schmitz" w:date="2015-07-08T15:29:00Z"/>
          <w:rFonts w:asciiTheme="minorHAnsi" w:eastAsiaTheme="minorEastAsia" w:hAnsiTheme="minorHAnsi" w:cstheme="minorBidi"/>
          <w:b w:val="0"/>
          <w:bCs w:val="0"/>
          <w:caps w:val="0"/>
          <w:noProof/>
          <w:sz w:val="22"/>
          <w:szCs w:val="22"/>
        </w:rPr>
      </w:pPr>
      <w:ins w:id="20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7</w:t>
        </w:r>
        <w:r>
          <w:rPr>
            <w:rFonts w:asciiTheme="minorHAnsi" w:eastAsiaTheme="minorEastAsia" w:hAnsiTheme="minorHAnsi" w:cstheme="minorBidi"/>
            <w:b w:val="0"/>
            <w:bCs w:val="0"/>
            <w:caps w:val="0"/>
            <w:noProof/>
            <w:sz w:val="22"/>
            <w:szCs w:val="22"/>
          </w:rPr>
          <w:tab/>
        </w:r>
        <w:r w:rsidRPr="00082ACA">
          <w:rPr>
            <w:rStyle w:val="Hyperlink"/>
            <w:noProof/>
          </w:rPr>
          <w:t>Fazit</w:t>
        </w:r>
        <w:r>
          <w:rPr>
            <w:noProof/>
            <w:webHidden/>
          </w:rPr>
          <w:tab/>
        </w:r>
        <w:r>
          <w:rPr>
            <w:noProof/>
            <w:webHidden/>
          </w:rPr>
          <w:fldChar w:fldCharType="begin"/>
        </w:r>
        <w:r>
          <w:rPr>
            <w:noProof/>
            <w:webHidden/>
          </w:rPr>
          <w:instrText xml:space="preserve"> PAGEREF _Toc424132779 \h </w:instrText>
        </w:r>
        <w:r>
          <w:rPr>
            <w:noProof/>
            <w:webHidden/>
          </w:rPr>
        </w:r>
      </w:ins>
      <w:r>
        <w:rPr>
          <w:noProof/>
          <w:webHidden/>
        </w:rPr>
        <w:fldChar w:fldCharType="separate"/>
      </w:r>
      <w:ins w:id="208" w:author="Maximilian Schmitz" w:date="2015-07-08T15:29:00Z">
        <w:r>
          <w:rPr>
            <w:noProof/>
            <w:webHidden/>
          </w:rPr>
          <w:t>40</w:t>
        </w:r>
        <w:r>
          <w:rPr>
            <w:noProof/>
            <w:webHidden/>
          </w:rPr>
          <w:fldChar w:fldCharType="end"/>
        </w:r>
        <w:r w:rsidRPr="00082ACA">
          <w:rPr>
            <w:rStyle w:val="Hyperlink"/>
            <w:noProof/>
          </w:rPr>
          <w:fldChar w:fldCharType="end"/>
        </w:r>
      </w:ins>
    </w:p>
    <w:p w14:paraId="230BC198" w14:textId="77777777" w:rsidR="00856522" w:rsidRDefault="00856522">
      <w:pPr>
        <w:pStyle w:val="Verzeichnis1"/>
        <w:tabs>
          <w:tab w:val="right" w:leader="dot" w:pos="9062"/>
        </w:tabs>
        <w:rPr>
          <w:ins w:id="209" w:author="Maximilian Schmitz" w:date="2015-07-08T15:29:00Z"/>
          <w:rFonts w:asciiTheme="minorHAnsi" w:eastAsiaTheme="minorEastAsia" w:hAnsiTheme="minorHAnsi" w:cstheme="minorBidi"/>
          <w:b w:val="0"/>
          <w:bCs w:val="0"/>
          <w:caps w:val="0"/>
          <w:noProof/>
          <w:sz w:val="22"/>
          <w:szCs w:val="22"/>
        </w:rPr>
      </w:pPr>
      <w:ins w:id="21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Literaturverzeichnis</w:t>
        </w:r>
        <w:r>
          <w:rPr>
            <w:noProof/>
            <w:webHidden/>
          </w:rPr>
          <w:tab/>
        </w:r>
        <w:r>
          <w:rPr>
            <w:noProof/>
            <w:webHidden/>
          </w:rPr>
          <w:fldChar w:fldCharType="begin"/>
        </w:r>
        <w:r>
          <w:rPr>
            <w:noProof/>
            <w:webHidden/>
          </w:rPr>
          <w:instrText xml:space="preserve"> PAGEREF _Toc424132780 \h </w:instrText>
        </w:r>
        <w:r>
          <w:rPr>
            <w:noProof/>
            <w:webHidden/>
          </w:rPr>
        </w:r>
      </w:ins>
      <w:r>
        <w:rPr>
          <w:noProof/>
          <w:webHidden/>
        </w:rPr>
        <w:fldChar w:fldCharType="separate"/>
      </w:r>
      <w:ins w:id="211" w:author="Maximilian Schmitz" w:date="2015-07-08T15:29:00Z">
        <w:r>
          <w:rPr>
            <w:noProof/>
            <w:webHidden/>
          </w:rPr>
          <w:t>I</w:t>
        </w:r>
        <w:r>
          <w:rPr>
            <w:noProof/>
            <w:webHidden/>
          </w:rPr>
          <w:fldChar w:fldCharType="end"/>
        </w:r>
        <w:r w:rsidRPr="00082ACA">
          <w:rPr>
            <w:rStyle w:val="Hyperlink"/>
            <w:noProof/>
          </w:rPr>
          <w:fldChar w:fldCharType="end"/>
        </w:r>
      </w:ins>
    </w:p>
    <w:p w14:paraId="150EB645" w14:textId="77777777" w:rsidR="00856522" w:rsidRDefault="00856522">
      <w:pPr>
        <w:pStyle w:val="Verzeichnis1"/>
        <w:tabs>
          <w:tab w:val="right" w:leader="dot" w:pos="9062"/>
        </w:tabs>
        <w:rPr>
          <w:ins w:id="212" w:author="Maximilian Schmitz" w:date="2015-07-08T15:29:00Z"/>
          <w:rFonts w:asciiTheme="minorHAnsi" w:eastAsiaTheme="minorEastAsia" w:hAnsiTheme="minorHAnsi" w:cstheme="minorBidi"/>
          <w:b w:val="0"/>
          <w:bCs w:val="0"/>
          <w:caps w:val="0"/>
          <w:noProof/>
          <w:sz w:val="22"/>
          <w:szCs w:val="22"/>
        </w:rPr>
      </w:pPr>
      <w:ins w:id="21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Abbildungsverzeichnis</w:t>
        </w:r>
        <w:r>
          <w:rPr>
            <w:noProof/>
            <w:webHidden/>
          </w:rPr>
          <w:tab/>
        </w:r>
        <w:r>
          <w:rPr>
            <w:noProof/>
            <w:webHidden/>
          </w:rPr>
          <w:fldChar w:fldCharType="begin"/>
        </w:r>
        <w:r>
          <w:rPr>
            <w:noProof/>
            <w:webHidden/>
          </w:rPr>
          <w:instrText xml:space="preserve"> PAGEREF _Toc424132781 \h </w:instrText>
        </w:r>
        <w:r>
          <w:rPr>
            <w:noProof/>
            <w:webHidden/>
          </w:rPr>
        </w:r>
      </w:ins>
      <w:r>
        <w:rPr>
          <w:noProof/>
          <w:webHidden/>
        </w:rPr>
        <w:fldChar w:fldCharType="separate"/>
      </w:r>
      <w:ins w:id="214" w:author="Maximilian Schmitz" w:date="2015-07-08T15:29:00Z">
        <w:r>
          <w:rPr>
            <w:noProof/>
            <w:webHidden/>
          </w:rPr>
          <w:t>II</w:t>
        </w:r>
        <w:r>
          <w:rPr>
            <w:noProof/>
            <w:webHidden/>
          </w:rPr>
          <w:fldChar w:fldCharType="end"/>
        </w:r>
        <w:r w:rsidRPr="00082ACA">
          <w:rPr>
            <w:rStyle w:val="Hyperlink"/>
            <w:noProof/>
          </w:rPr>
          <w:fldChar w:fldCharType="end"/>
        </w:r>
      </w:ins>
    </w:p>
    <w:p w14:paraId="70732491" w14:textId="77777777" w:rsidR="00856522" w:rsidRDefault="00856522">
      <w:pPr>
        <w:pStyle w:val="Verzeichnis1"/>
        <w:tabs>
          <w:tab w:val="right" w:leader="dot" w:pos="9062"/>
        </w:tabs>
        <w:rPr>
          <w:ins w:id="215" w:author="Maximilian Schmitz" w:date="2015-07-08T15:29:00Z"/>
          <w:rFonts w:asciiTheme="minorHAnsi" w:eastAsiaTheme="minorEastAsia" w:hAnsiTheme="minorHAnsi" w:cstheme="minorBidi"/>
          <w:b w:val="0"/>
          <w:bCs w:val="0"/>
          <w:caps w:val="0"/>
          <w:noProof/>
          <w:sz w:val="22"/>
          <w:szCs w:val="22"/>
        </w:rPr>
      </w:pPr>
      <w:ins w:id="21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Tabellenverzeichnis</w:t>
        </w:r>
        <w:r>
          <w:rPr>
            <w:noProof/>
            <w:webHidden/>
          </w:rPr>
          <w:tab/>
        </w:r>
        <w:r>
          <w:rPr>
            <w:noProof/>
            <w:webHidden/>
          </w:rPr>
          <w:fldChar w:fldCharType="begin"/>
        </w:r>
        <w:r>
          <w:rPr>
            <w:noProof/>
            <w:webHidden/>
          </w:rPr>
          <w:instrText xml:space="preserve"> PAGEREF _Toc424132782 \h </w:instrText>
        </w:r>
        <w:r>
          <w:rPr>
            <w:noProof/>
            <w:webHidden/>
          </w:rPr>
        </w:r>
      </w:ins>
      <w:r>
        <w:rPr>
          <w:noProof/>
          <w:webHidden/>
        </w:rPr>
        <w:fldChar w:fldCharType="separate"/>
      </w:r>
      <w:ins w:id="217" w:author="Maximilian Schmitz" w:date="2015-07-08T15:29:00Z">
        <w:r>
          <w:rPr>
            <w:noProof/>
            <w:webHidden/>
          </w:rPr>
          <w:t>III</w:t>
        </w:r>
        <w:r>
          <w:rPr>
            <w:noProof/>
            <w:webHidden/>
          </w:rPr>
          <w:fldChar w:fldCharType="end"/>
        </w:r>
        <w:r w:rsidRPr="00082ACA">
          <w:rPr>
            <w:rStyle w:val="Hyperlink"/>
            <w:noProof/>
          </w:rPr>
          <w:fldChar w:fldCharType="end"/>
        </w:r>
      </w:ins>
    </w:p>
    <w:p w14:paraId="0C4ED507" w14:textId="77777777" w:rsidR="00856522" w:rsidRDefault="00856522">
      <w:pPr>
        <w:pStyle w:val="Verzeichnis1"/>
        <w:tabs>
          <w:tab w:val="right" w:leader="dot" w:pos="9062"/>
        </w:tabs>
        <w:rPr>
          <w:ins w:id="218" w:author="Maximilian Schmitz" w:date="2015-07-08T15:29:00Z"/>
          <w:rFonts w:asciiTheme="minorHAnsi" w:eastAsiaTheme="minorEastAsia" w:hAnsiTheme="minorHAnsi" w:cstheme="minorBidi"/>
          <w:b w:val="0"/>
          <w:bCs w:val="0"/>
          <w:caps w:val="0"/>
          <w:noProof/>
          <w:sz w:val="22"/>
          <w:szCs w:val="22"/>
        </w:rPr>
      </w:pPr>
      <w:ins w:id="21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Abkürzungsverzeichnis</w:t>
        </w:r>
        <w:r>
          <w:rPr>
            <w:noProof/>
            <w:webHidden/>
          </w:rPr>
          <w:tab/>
        </w:r>
        <w:r>
          <w:rPr>
            <w:noProof/>
            <w:webHidden/>
          </w:rPr>
          <w:fldChar w:fldCharType="begin"/>
        </w:r>
        <w:r>
          <w:rPr>
            <w:noProof/>
            <w:webHidden/>
          </w:rPr>
          <w:instrText xml:space="preserve"> PAGEREF _Toc424132783 \h </w:instrText>
        </w:r>
        <w:r>
          <w:rPr>
            <w:noProof/>
            <w:webHidden/>
          </w:rPr>
        </w:r>
      </w:ins>
      <w:r>
        <w:rPr>
          <w:noProof/>
          <w:webHidden/>
        </w:rPr>
        <w:fldChar w:fldCharType="separate"/>
      </w:r>
      <w:ins w:id="220" w:author="Maximilian Schmitz" w:date="2015-07-08T15:29:00Z">
        <w:r>
          <w:rPr>
            <w:noProof/>
            <w:webHidden/>
          </w:rPr>
          <w:t>IV</w:t>
        </w:r>
        <w:r>
          <w:rPr>
            <w:noProof/>
            <w:webHidden/>
          </w:rPr>
          <w:fldChar w:fldCharType="end"/>
        </w:r>
        <w:r w:rsidRPr="00082ACA">
          <w:rPr>
            <w:rStyle w:val="Hyperlink"/>
            <w:noProof/>
          </w:rPr>
          <w:fldChar w:fldCharType="end"/>
        </w:r>
      </w:ins>
    </w:p>
    <w:p w14:paraId="474F14E1" w14:textId="77777777" w:rsidR="00856522" w:rsidRDefault="00856522">
      <w:pPr>
        <w:pStyle w:val="Verzeichnis1"/>
        <w:tabs>
          <w:tab w:val="right" w:leader="dot" w:pos="9062"/>
        </w:tabs>
        <w:rPr>
          <w:ins w:id="221" w:author="Maximilian Schmitz" w:date="2015-07-08T15:29:00Z"/>
          <w:rFonts w:asciiTheme="minorHAnsi" w:eastAsiaTheme="minorEastAsia" w:hAnsiTheme="minorHAnsi" w:cstheme="minorBidi"/>
          <w:b w:val="0"/>
          <w:bCs w:val="0"/>
          <w:caps w:val="0"/>
          <w:noProof/>
          <w:sz w:val="22"/>
          <w:szCs w:val="22"/>
        </w:rPr>
      </w:pPr>
      <w:ins w:id="22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Glossar</w:t>
        </w:r>
        <w:r>
          <w:rPr>
            <w:noProof/>
            <w:webHidden/>
          </w:rPr>
          <w:tab/>
        </w:r>
        <w:r>
          <w:rPr>
            <w:noProof/>
            <w:webHidden/>
          </w:rPr>
          <w:fldChar w:fldCharType="begin"/>
        </w:r>
        <w:r>
          <w:rPr>
            <w:noProof/>
            <w:webHidden/>
          </w:rPr>
          <w:instrText xml:space="preserve"> PAGEREF _Toc424132784 \h </w:instrText>
        </w:r>
        <w:r>
          <w:rPr>
            <w:noProof/>
            <w:webHidden/>
          </w:rPr>
        </w:r>
      </w:ins>
      <w:r>
        <w:rPr>
          <w:noProof/>
          <w:webHidden/>
        </w:rPr>
        <w:fldChar w:fldCharType="separate"/>
      </w:r>
      <w:ins w:id="223" w:author="Maximilian Schmitz" w:date="2015-07-08T15:29:00Z">
        <w:r>
          <w:rPr>
            <w:noProof/>
            <w:webHidden/>
          </w:rPr>
          <w:t>V</w:t>
        </w:r>
        <w:r>
          <w:rPr>
            <w:noProof/>
            <w:webHidden/>
          </w:rPr>
          <w:fldChar w:fldCharType="end"/>
        </w:r>
        <w:r w:rsidRPr="00082ACA">
          <w:rPr>
            <w:rStyle w:val="Hyperlink"/>
            <w:noProof/>
          </w:rPr>
          <w:fldChar w:fldCharType="end"/>
        </w:r>
      </w:ins>
    </w:p>
    <w:p w14:paraId="6DD96953" w14:textId="77777777" w:rsidR="00715D94" w:rsidDel="00856522" w:rsidRDefault="00715D94">
      <w:pPr>
        <w:pStyle w:val="Verzeichnis1"/>
        <w:tabs>
          <w:tab w:val="right" w:leader="dot" w:pos="9062"/>
        </w:tabs>
        <w:rPr>
          <w:del w:id="224" w:author="Maximilian Schmitz" w:date="2015-07-08T15:29:00Z"/>
          <w:rFonts w:asciiTheme="minorHAnsi" w:eastAsiaTheme="minorEastAsia" w:hAnsiTheme="minorHAnsi" w:cstheme="minorBidi"/>
          <w:b w:val="0"/>
          <w:bCs w:val="0"/>
          <w:caps w:val="0"/>
          <w:noProof/>
          <w:sz w:val="22"/>
          <w:szCs w:val="22"/>
        </w:rPr>
      </w:pPr>
      <w:del w:id="225" w:author="Maximilian Schmitz" w:date="2015-07-08T15:29:00Z">
        <w:r w:rsidRPr="00856522" w:rsidDel="00856522">
          <w:rPr>
            <w:noProof/>
            <w:rPrChange w:id="226" w:author="Maximilian Schmitz" w:date="2015-07-08T15:29:00Z">
              <w:rPr>
                <w:rStyle w:val="Hyperlink"/>
                <w:noProof/>
              </w:rPr>
            </w:rPrChange>
          </w:rPr>
          <w:delText>Eidesstattliche Erklärung</w:delText>
        </w:r>
        <w:r w:rsidDel="00856522">
          <w:rPr>
            <w:noProof/>
            <w:webHidden/>
          </w:rPr>
          <w:tab/>
          <w:delText>I</w:delText>
        </w:r>
      </w:del>
    </w:p>
    <w:p w14:paraId="48AA997A" w14:textId="77777777" w:rsidR="00715D94" w:rsidDel="00856522" w:rsidRDefault="00715D94">
      <w:pPr>
        <w:pStyle w:val="Verzeichnis1"/>
        <w:tabs>
          <w:tab w:val="right" w:leader="dot" w:pos="9062"/>
        </w:tabs>
        <w:rPr>
          <w:del w:id="227" w:author="Maximilian Schmitz" w:date="2015-07-08T15:29:00Z"/>
          <w:rFonts w:asciiTheme="minorHAnsi" w:eastAsiaTheme="minorEastAsia" w:hAnsiTheme="minorHAnsi" w:cstheme="minorBidi"/>
          <w:b w:val="0"/>
          <w:bCs w:val="0"/>
          <w:caps w:val="0"/>
          <w:noProof/>
          <w:sz w:val="22"/>
          <w:szCs w:val="22"/>
        </w:rPr>
      </w:pPr>
      <w:del w:id="228" w:author="Maximilian Schmitz" w:date="2015-07-08T15:29:00Z">
        <w:r w:rsidRPr="00856522" w:rsidDel="00856522">
          <w:rPr>
            <w:noProof/>
            <w:rPrChange w:id="229" w:author="Maximilian Schmitz" w:date="2015-07-08T15:29:00Z">
              <w:rPr>
                <w:rStyle w:val="Hyperlink"/>
                <w:noProof/>
              </w:rPr>
            </w:rPrChange>
          </w:rPr>
          <w:delText>Kurzfassung</w:delText>
        </w:r>
        <w:r w:rsidDel="00856522">
          <w:rPr>
            <w:noProof/>
            <w:webHidden/>
          </w:rPr>
          <w:tab/>
          <w:delText>II</w:delText>
        </w:r>
      </w:del>
    </w:p>
    <w:p w14:paraId="53CEBD01" w14:textId="77777777" w:rsidR="00715D94" w:rsidDel="00856522" w:rsidRDefault="00715D94">
      <w:pPr>
        <w:pStyle w:val="Verzeichnis1"/>
        <w:tabs>
          <w:tab w:val="right" w:leader="dot" w:pos="9062"/>
        </w:tabs>
        <w:rPr>
          <w:del w:id="230" w:author="Maximilian Schmitz" w:date="2015-07-08T15:29:00Z"/>
          <w:rFonts w:asciiTheme="minorHAnsi" w:eastAsiaTheme="minorEastAsia" w:hAnsiTheme="minorHAnsi" w:cstheme="minorBidi"/>
          <w:b w:val="0"/>
          <w:bCs w:val="0"/>
          <w:caps w:val="0"/>
          <w:noProof/>
          <w:sz w:val="22"/>
          <w:szCs w:val="22"/>
        </w:rPr>
      </w:pPr>
      <w:del w:id="231" w:author="Maximilian Schmitz" w:date="2015-07-08T15:29:00Z">
        <w:r w:rsidRPr="00856522" w:rsidDel="00856522">
          <w:rPr>
            <w:noProof/>
            <w:rPrChange w:id="232" w:author="Maximilian Schmitz" w:date="2015-07-08T15:29:00Z">
              <w:rPr>
                <w:rStyle w:val="Hyperlink"/>
                <w:noProof/>
              </w:rPr>
            </w:rPrChange>
          </w:rPr>
          <w:delText>Abstract</w:delText>
        </w:r>
        <w:r w:rsidDel="00856522">
          <w:rPr>
            <w:noProof/>
            <w:webHidden/>
          </w:rPr>
          <w:tab/>
          <w:delText>III</w:delText>
        </w:r>
      </w:del>
    </w:p>
    <w:p w14:paraId="3D35A77B" w14:textId="77777777" w:rsidR="00715D94" w:rsidDel="00856522" w:rsidRDefault="00715D94">
      <w:pPr>
        <w:pStyle w:val="Verzeichnis1"/>
        <w:tabs>
          <w:tab w:val="right" w:leader="dot" w:pos="9062"/>
        </w:tabs>
        <w:rPr>
          <w:del w:id="233" w:author="Maximilian Schmitz" w:date="2015-07-08T15:29:00Z"/>
          <w:rFonts w:asciiTheme="minorHAnsi" w:eastAsiaTheme="minorEastAsia" w:hAnsiTheme="minorHAnsi" w:cstheme="minorBidi"/>
          <w:b w:val="0"/>
          <w:bCs w:val="0"/>
          <w:caps w:val="0"/>
          <w:noProof/>
          <w:sz w:val="22"/>
          <w:szCs w:val="22"/>
        </w:rPr>
      </w:pPr>
      <w:del w:id="234" w:author="Maximilian Schmitz" w:date="2015-07-08T15:29:00Z">
        <w:r w:rsidRPr="00856522" w:rsidDel="00856522">
          <w:rPr>
            <w:noProof/>
            <w:rPrChange w:id="235" w:author="Maximilian Schmitz" w:date="2015-07-08T15:29:00Z">
              <w:rPr>
                <w:rStyle w:val="Hyperlink"/>
                <w:noProof/>
              </w:rPr>
            </w:rPrChange>
          </w:rPr>
          <w:delText>Inhalt</w:delText>
        </w:r>
        <w:r w:rsidDel="00856522">
          <w:rPr>
            <w:noProof/>
            <w:webHidden/>
          </w:rPr>
          <w:tab/>
          <w:delText>IV</w:delText>
        </w:r>
      </w:del>
    </w:p>
    <w:p w14:paraId="4E66E489" w14:textId="77777777" w:rsidR="00715D94" w:rsidDel="00856522" w:rsidRDefault="00715D94">
      <w:pPr>
        <w:pStyle w:val="Verzeichnis1"/>
        <w:tabs>
          <w:tab w:val="left" w:pos="480"/>
          <w:tab w:val="right" w:leader="dot" w:pos="9062"/>
        </w:tabs>
        <w:rPr>
          <w:del w:id="236" w:author="Maximilian Schmitz" w:date="2015-07-08T15:29:00Z"/>
          <w:rFonts w:asciiTheme="minorHAnsi" w:eastAsiaTheme="minorEastAsia" w:hAnsiTheme="minorHAnsi" w:cstheme="minorBidi"/>
          <w:b w:val="0"/>
          <w:bCs w:val="0"/>
          <w:caps w:val="0"/>
          <w:noProof/>
          <w:sz w:val="22"/>
          <w:szCs w:val="22"/>
        </w:rPr>
      </w:pPr>
      <w:del w:id="237" w:author="Maximilian Schmitz" w:date="2015-07-08T15:29:00Z">
        <w:r w:rsidRPr="00856522" w:rsidDel="00856522">
          <w:rPr>
            <w:noProof/>
            <w:rPrChange w:id="238" w:author="Maximilian Schmitz" w:date="2015-07-08T15:2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856522" w:rsidDel="00856522">
          <w:rPr>
            <w:noProof/>
            <w:rPrChange w:id="239" w:author="Maximilian Schmitz" w:date="2015-07-08T15:29:00Z">
              <w:rPr>
                <w:rStyle w:val="Hyperlink"/>
                <w:noProof/>
              </w:rPr>
            </w:rPrChange>
          </w:rPr>
          <w:delText>Einleitung</w:delText>
        </w:r>
        <w:r w:rsidDel="00856522">
          <w:rPr>
            <w:noProof/>
            <w:webHidden/>
          </w:rPr>
          <w:tab/>
          <w:delText>1</w:delText>
        </w:r>
      </w:del>
    </w:p>
    <w:p w14:paraId="5C5A4737" w14:textId="77777777" w:rsidR="00715D94" w:rsidDel="00856522" w:rsidRDefault="00715D94">
      <w:pPr>
        <w:pStyle w:val="Verzeichnis1"/>
        <w:tabs>
          <w:tab w:val="left" w:pos="480"/>
          <w:tab w:val="right" w:leader="dot" w:pos="9062"/>
        </w:tabs>
        <w:rPr>
          <w:del w:id="240" w:author="Maximilian Schmitz" w:date="2015-07-08T15:29:00Z"/>
          <w:rFonts w:asciiTheme="minorHAnsi" w:eastAsiaTheme="minorEastAsia" w:hAnsiTheme="minorHAnsi" w:cstheme="minorBidi"/>
          <w:b w:val="0"/>
          <w:bCs w:val="0"/>
          <w:caps w:val="0"/>
          <w:noProof/>
          <w:sz w:val="22"/>
          <w:szCs w:val="22"/>
        </w:rPr>
      </w:pPr>
      <w:del w:id="241" w:author="Maximilian Schmitz" w:date="2015-07-08T15:29:00Z">
        <w:r w:rsidRPr="00856522" w:rsidDel="00856522">
          <w:rPr>
            <w:noProof/>
            <w:rPrChange w:id="242" w:author="Maximilian Schmitz" w:date="2015-07-08T15:2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856522" w:rsidDel="00856522">
          <w:rPr>
            <w:noProof/>
            <w:rPrChange w:id="243" w:author="Maximilian Schmitz" w:date="2015-07-08T15:29:00Z">
              <w:rPr>
                <w:rStyle w:val="Hyperlink"/>
                <w:noProof/>
              </w:rPr>
            </w:rPrChange>
          </w:rPr>
          <w:delText>Aufgabenstellung</w:delText>
        </w:r>
        <w:r w:rsidDel="00856522">
          <w:rPr>
            <w:noProof/>
            <w:webHidden/>
          </w:rPr>
          <w:tab/>
          <w:delText>2</w:delText>
        </w:r>
      </w:del>
    </w:p>
    <w:p w14:paraId="0E6AF4F5" w14:textId="77777777" w:rsidR="00715D94" w:rsidDel="00856522" w:rsidRDefault="00715D94">
      <w:pPr>
        <w:pStyle w:val="Verzeichnis1"/>
        <w:tabs>
          <w:tab w:val="left" w:pos="480"/>
          <w:tab w:val="right" w:leader="dot" w:pos="9062"/>
        </w:tabs>
        <w:rPr>
          <w:del w:id="244" w:author="Maximilian Schmitz" w:date="2015-07-08T15:29:00Z"/>
          <w:rFonts w:asciiTheme="minorHAnsi" w:eastAsiaTheme="minorEastAsia" w:hAnsiTheme="minorHAnsi" w:cstheme="minorBidi"/>
          <w:b w:val="0"/>
          <w:bCs w:val="0"/>
          <w:caps w:val="0"/>
          <w:noProof/>
          <w:sz w:val="22"/>
          <w:szCs w:val="22"/>
        </w:rPr>
      </w:pPr>
      <w:del w:id="245" w:author="Maximilian Schmitz" w:date="2015-07-08T15:29:00Z">
        <w:r w:rsidRPr="00856522" w:rsidDel="00856522">
          <w:rPr>
            <w:noProof/>
            <w:rPrChange w:id="246" w:author="Maximilian Schmitz" w:date="2015-07-08T15:2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856522" w:rsidDel="00856522">
          <w:rPr>
            <w:noProof/>
            <w:rPrChange w:id="247" w:author="Maximilian Schmitz" w:date="2015-07-08T15:29:00Z">
              <w:rPr>
                <w:rStyle w:val="Hyperlink"/>
                <w:noProof/>
              </w:rPr>
            </w:rPrChange>
          </w:rPr>
          <w:delText>Stand der Technik</w:delText>
        </w:r>
        <w:r w:rsidDel="00856522">
          <w:rPr>
            <w:noProof/>
            <w:webHidden/>
          </w:rPr>
          <w:tab/>
          <w:delText>3</w:delText>
        </w:r>
      </w:del>
    </w:p>
    <w:p w14:paraId="384404AA" w14:textId="77777777" w:rsidR="00715D94" w:rsidDel="00856522" w:rsidRDefault="00715D94">
      <w:pPr>
        <w:pStyle w:val="Verzeichnis2"/>
        <w:tabs>
          <w:tab w:val="left" w:pos="720"/>
          <w:tab w:val="right" w:leader="dot" w:pos="9062"/>
        </w:tabs>
        <w:rPr>
          <w:del w:id="248" w:author="Maximilian Schmitz" w:date="2015-07-08T15:29:00Z"/>
          <w:rFonts w:asciiTheme="minorHAnsi" w:eastAsiaTheme="minorEastAsia" w:hAnsiTheme="minorHAnsi" w:cstheme="minorBidi"/>
          <w:smallCaps w:val="0"/>
          <w:noProof/>
          <w:sz w:val="22"/>
          <w:szCs w:val="22"/>
        </w:rPr>
      </w:pPr>
      <w:del w:id="249" w:author="Maximilian Schmitz" w:date="2015-07-08T15:29:00Z">
        <w:r w:rsidRPr="00856522" w:rsidDel="00856522">
          <w:rPr>
            <w:noProof/>
            <w:rPrChange w:id="250" w:author="Maximilian Schmitz" w:date="2015-07-08T15:2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856522" w:rsidDel="00856522">
          <w:rPr>
            <w:noProof/>
            <w:rPrChange w:id="251" w:author="Maximilian Schmitz" w:date="2015-07-08T15:29:00Z">
              <w:rPr>
                <w:rStyle w:val="Hyperlink"/>
                <w:noProof/>
              </w:rPr>
            </w:rPrChange>
          </w:rPr>
          <w:delText>Einleitung</w:delText>
        </w:r>
        <w:r w:rsidDel="00856522">
          <w:rPr>
            <w:noProof/>
            <w:webHidden/>
          </w:rPr>
          <w:tab/>
          <w:delText>3</w:delText>
        </w:r>
      </w:del>
    </w:p>
    <w:p w14:paraId="2473C74D" w14:textId="77777777" w:rsidR="00715D94" w:rsidDel="00856522" w:rsidRDefault="00715D94">
      <w:pPr>
        <w:pStyle w:val="Verzeichnis2"/>
        <w:tabs>
          <w:tab w:val="left" w:pos="720"/>
          <w:tab w:val="right" w:leader="dot" w:pos="9062"/>
        </w:tabs>
        <w:rPr>
          <w:del w:id="252" w:author="Maximilian Schmitz" w:date="2015-07-08T15:29:00Z"/>
          <w:rFonts w:asciiTheme="minorHAnsi" w:eastAsiaTheme="minorEastAsia" w:hAnsiTheme="minorHAnsi" w:cstheme="minorBidi"/>
          <w:smallCaps w:val="0"/>
          <w:noProof/>
          <w:sz w:val="22"/>
          <w:szCs w:val="22"/>
        </w:rPr>
      </w:pPr>
      <w:del w:id="253" w:author="Maximilian Schmitz" w:date="2015-07-08T15:29:00Z">
        <w:r w:rsidRPr="00856522" w:rsidDel="00856522">
          <w:rPr>
            <w:noProof/>
            <w:rPrChange w:id="254" w:author="Maximilian Schmitz" w:date="2015-07-08T15:2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856522" w:rsidDel="00856522">
          <w:rPr>
            <w:noProof/>
            <w:rPrChange w:id="255" w:author="Maximilian Schmitz" w:date="2015-07-08T15:29:00Z">
              <w:rPr>
                <w:rStyle w:val="Hyperlink"/>
                <w:noProof/>
              </w:rPr>
            </w:rPrChange>
          </w:rPr>
          <w:delText>Game Engine</w:delText>
        </w:r>
        <w:r w:rsidDel="00856522">
          <w:rPr>
            <w:noProof/>
            <w:webHidden/>
          </w:rPr>
          <w:tab/>
          <w:delText>3</w:delText>
        </w:r>
      </w:del>
    </w:p>
    <w:p w14:paraId="08B18AC6" w14:textId="77777777" w:rsidR="00715D94" w:rsidDel="00856522" w:rsidRDefault="00715D94">
      <w:pPr>
        <w:pStyle w:val="Verzeichnis3"/>
        <w:tabs>
          <w:tab w:val="left" w:pos="1200"/>
          <w:tab w:val="right" w:leader="dot" w:pos="9062"/>
        </w:tabs>
        <w:rPr>
          <w:del w:id="256" w:author="Maximilian Schmitz" w:date="2015-07-08T15:29:00Z"/>
          <w:rFonts w:asciiTheme="minorHAnsi" w:eastAsiaTheme="minorEastAsia" w:hAnsiTheme="minorHAnsi" w:cstheme="minorBidi"/>
          <w:i w:val="0"/>
          <w:iCs w:val="0"/>
          <w:noProof/>
          <w:sz w:val="22"/>
          <w:szCs w:val="22"/>
        </w:rPr>
      </w:pPr>
      <w:del w:id="257" w:author="Maximilian Schmitz" w:date="2015-07-08T15:29:00Z">
        <w:r w:rsidRPr="00856522" w:rsidDel="00856522">
          <w:rPr>
            <w:noProof/>
            <w:rPrChange w:id="258" w:author="Maximilian Schmitz" w:date="2015-07-08T15:2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856522" w:rsidDel="00856522">
          <w:rPr>
            <w:noProof/>
            <w:rPrChange w:id="259" w:author="Maximilian Schmitz" w:date="2015-07-08T15:29:00Z">
              <w:rPr>
                <w:rStyle w:val="Hyperlink"/>
                <w:noProof/>
              </w:rPr>
            </w:rPrChange>
          </w:rPr>
          <w:delText>Grundsätzliches</w:delText>
        </w:r>
        <w:r w:rsidDel="00856522">
          <w:rPr>
            <w:noProof/>
            <w:webHidden/>
          </w:rPr>
          <w:tab/>
          <w:delText>3</w:delText>
        </w:r>
      </w:del>
    </w:p>
    <w:p w14:paraId="1E259171" w14:textId="77777777" w:rsidR="00715D94" w:rsidDel="00856522" w:rsidRDefault="00715D94">
      <w:pPr>
        <w:pStyle w:val="Verzeichnis3"/>
        <w:tabs>
          <w:tab w:val="left" w:pos="1200"/>
          <w:tab w:val="right" w:leader="dot" w:pos="9062"/>
        </w:tabs>
        <w:rPr>
          <w:del w:id="260" w:author="Maximilian Schmitz" w:date="2015-07-08T15:29:00Z"/>
          <w:rFonts w:asciiTheme="minorHAnsi" w:eastAsiaTheme="minorEastAsia" w:hAnsiTheme="minorHAnsi" w:cstheme="minorBidi"/>
          <w:i w:val="0"/>
          <w:iCs w:val="0"/>
          <w:noProof/>
          <w:sz w:val="22"/>
          <w:szCs w:val="22"/>
        </w:rPr>
      </w:pPr>
      <w:del w:id="261" w:author="Maximilian Schmitz" w:date="2015-07-08T15:29:00Z">
        <w:r w:rsidRPr="00856522" w:rsidDel="00856522">
          <w:rPr>
            <w:noProof/>
            <w:rPrChange w:id="262" w:author="Maximilian Schmitz" w:date="2015-07-08T15:2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856522" w:rsidDel="00856522">
          <w:rPr>
            <w:noProof/>
            <w:rPrChange w:id="263" w:author="Maximilian Schmitz" w:date="2015-07-08T15:29:00Z">
              <w:rPr>
                <w:rStyle w:val="Hyperlink"/>
                <w:noProof/>
              </w:rPr>
            </w:rPrChange>
          </w:rPr>
          <w:delText>Source Engine</w:delText>
        </w:r>
        <w:r w:rsidDel="00856522">
          <w:rPr>
            <w:noProof/>
            <w:webHidden/>
          </w:rPr>
          <w:tab/>
          <w:delText>3</w:delText>
        </w:r>
      </w:del>
    </w:p>
    <w:p w14:paraId="224968C8" w14:textId="77777777" w:rsidR="00715D94" w:rsidDel="00856522" w:rsidRDefault="00715D94">
      <w:pPr>
        <w:pStyle w:val="Verzeichnis3"/>
        <w:tabs>
          <w:tab w:val="left" w:pos="1200"/>
          <w:tab w:val="right" w:leader="dot" w:pos="9062"/>
        </w:tabs>
        <w:rPr>
          <w:del w:id="264" w:author="Maximilian Schmitz" w:date="2015-07-08T15:29:00Z"/>
          <w:rFonts w:asciiTheme="minorHAnsi" w:eastAsiaTheme="minorEastAsia" w:hAnsiTheme="minorHAnsi" w:cstheme="minorBidi"/>
          <w:i w:val="0"/>
          <w:iCs w:val="0"/>
          <w:noProof/>
          <w:sz w:val="22"/>
          <w:szCs w:val="22"/>
        </w:rPr>
      </w:pPr>
      <w:del w:id="265" w:author="Maximilian Schmitz" w:date="2015-07-08T15:29:00Z">
        <w:r w:rsidRPr="00856522" w:rsidDel="00856522">
          <w:rPr>
            <w:noProof/>
            <w:rPrChange w:id="266" w:author="Maximilian Schmitz" w:date="2015-07-08T15:2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856522" w:rsidDel="00856522">
          <w:rPr>
            <w:noProof/>
            <w:rPrChange w:id="267" w:author="Maximilian Schmitz" w:date="2015-07-08T15:29:00Z">
              <w:rPr>
                <w:rStyle w:val="Hyperlink"/>
                <w:noProof/>
              </w:rPr>
            </w:rPrChange>
          </w:rPr>
          <w:delText>Unity</w:delText>
        </w:r>
        <w:r w:rsidDel="00856522">
          <w:rPr>
            <w:noProof/>
            <w:webHidden/>
          </w:rPr>
          <w:tab/>
          <w:delText>4</w:delText>
        </w:r>
      </w:del>
    </w:p>
    <w:p w14:paraId="75457421" w14:textId="77777777" w:rsidR="00715D94" w:rsidDel="00856522" w:rsidRDefault="00715D94">
      <w:pPr>
        <w:pStyle w:val="Verzeichnis3"/>
        <w:tabs>
          <w:tab w:val="left" w:pos="1200"/>
          <w:tab w:val="right" w:leader="dot" w:pos="9062"/>
        </w:tabs>
        <w:rPr>
          <w:del w:id="268" w:author="Maximilian Schmitz" w:date="2015-07-08T15:29:00Z"/>
          <w:rFonts w:asciiTheme="minorHAnsi" w:eastAsiaTheme="minorEastAsia" w:hAnsiTheme="minorHAnsi" w:cstheme="minorBidi"/>
          <w:i w:val="0"/>
          <w:iCs w:val="0"/>
          <w:noProof/>
          <w:sz w:val="22"/>
          <w:szCs w:val="22"/>
        </w:rPr>
      </w:pPr>
      <w:del w:id="269" w:author="Maximilian Schmitz" w:date="2015-07-08T15:29:00Z">
        <w:r w:rsidRPr="00856522" w:rsidDel="00856522">
          <w:rPr>
            <w:noProof/>
            <w:lang w:val="en-US"/>
            <w:rPrChange w:id="270" w:author="Maximilian Schmitz" w:date="2015-07-08T15:29:00Z">
              <w:rPr>
                <w:rStyle w:val="Hyperlink"/>
                <w:noProof/>
                <w:lang w:val="en-US"/>
              </w:rPr>
            </w:rPrChange>
          </w:rPr>
          <w:delText>3.2.4</w:delText>
        </w:r>
        <w:r w:rsidDel="00856522">
          <w:rPr>
            <w:rFonts w:asciiTheme="minorHAnsi" w:eastAsiaTheme="minorEastAsia" w:hAnsiTheme="minorHAnsi" w:cstheme="minorBidi"/>
            <w:i w:val="0"/>
            <w:iCs w:val="0"/>
            <w:noProof/>
            <w:sz w:val="22"/>
            <w:szCs w:val="22"/>
          </w:rPr>
          <w:tab/>
        </w:r>
        <w:r w:rsidRPr="00856522" w:rsidDel="00856522">
          <w:rPr>
            <w:noProof/>
            <w:lang w:val="en-US"/>
            <w:rPrChange w:id="271" w:author="Maximilian Schmitz" w:date="2015-07-08T15:29:00Z">
              <w:rPr>
                <w:rStyle w:val="Hyperlink"/>
                <w:noProof/>
                <w:lang w:val="en-US"/>
              </w:rPr>
            </w:rPrChange>
          </w:rPr>
          <w:delText>Unreal Engine 4</w:delText>
        </w:r>
        <w:r w:rsidDel="00856522">
          <w:rPr>
            <w:noProof/>
            <w:webHidden/>
          </w:rPr>
          <w:tab/>
          <w:delText>4</w:delText>
        </w:r>
      </w:del>
    </w:p>
    <w:p w14:paraId="04850E07" w14:textId="77777777" w:rsidR="00715D94" w:rsidDel="00856522" w:rsidRDefault="00715D94">
      <w:pPr>
        <w:pStyle w:val="Verzeichnis3"/>
        <w:tabs>
          <w:tab w:val="left" w:pos="1200"/>
          <w:tab w:val="right" w:leader="dot" w:pos="9062"/>
        </w:tabs>
        <w:rPr>
          <w:del w:id="272" w:author="Maximilian Schmitz" w:date="2015-07-08T15:29:00Z"/>
          <w:rFonts w:asciiTheme="minorHAnsi" w:eastAsiaTheme="minorEastAsia" w:hAnsiTheme="minorHAnsi" w:cstheme="minorBidi"/>
          <w:i w:val="0"/>
          <w:iCs w:val="0"/>
          <w:noProof/>
          <w:sz w:val="22"/>
          <w:szCs w:val="22"/>
        </w:rPr>
      </w:pPr>
      <w:del w:id="273" w:author="Maximilian Schmitz" w:date="2015-07-08T15:29:00Z">
        <w:r w:rsidRPr="00856522" w:rsidDel="00856522">
          <w:rPr>
            <w:noProof/>
            <w:rPrChange w:id="274" w:author="Maximilian Schmitz" w:date="2015-07-08T15:29:00Z">
              <w:rPr>
                <w:rStyle w:val="Hyperlink"/>
                <w:noProof/>
              </w:rPr>
            </w:rPrChange>
          </w:rPr>
          <w:delText>3.2.5</w:delText>
        </w:r>
        <w:r w:rsidDel="00856522">
          <w:rPr>
            <w:rFonts w:asciiTheme="minorHAnsi" w:eastAsiaTheme="minorEastAsia" w:hAnsiTheme="minorHAnsi" w:cstheme="minorBidi"/>
            <w:i w:val="0"/>
            <w:iCs w:val="0"/>
            <w:noProof/>
            <w:sz w:val="22"/>
            <w:szCs w:val="22"/>
          </w:rPr>
          <w:tab/>
        </w:r>
        <w:r w:rsidRPr="00856522" w:rsidDel="00856522">
          <w:rPr>
            <w:noProof/>
            <w:rPrChange w:id="275" w:author="Maximilian Schmitz" w:date="2015-07-08T15:29:00Z">
              <w:rPr>
                <w:rStyle w:val="Hyperlink"/>
                <w:noProof/>
              </w:rPr>
            </w:rPrChange>
          </w:rPr>
          <w:delText>Verwendung im Projekt</w:delText>
        </w:r>
        <w:r w:rsidDel="00856522">
          <w:rPr>
            <w:noProof/>
            <w:webHidden/>
          </w:rPr>
          <w:tab/>
          <w:delText>5</w:delText>
        </w:r>
      </w:del>
    </w:p>
    <w:p w14:paraId="7F77D5B7" w14:textId="77777777" w:rsidR="00715D94" w:rsidDel="00856522" w:rsidRDefault="00715D94">
      <w:pPr>
        <w:pStyle w:val="Verzeichnis2"/>
        <w:tabs>
          <w:tab w:val="left" w:pos="720"/>
          <w:tab w:val="right" w:leader="dot" w:pos="9062"/>
        </w:tabs>
        <w:rPr>
          <w:del w:id="276" w:author="Maximilian Schmitz" w:date="2015-07-08T15:29:00Z"/>
          <w:rFonts w:asciiTheme="minorHAnsi" w:eastAsiaTheme="minorEastAsia" w:hAnsiTheme="minorHAnsi" w:cstheme="minorBidi"/>
          <w:smallCaps w:val="0"/>
          <w:noProof/>
          <w:sz w:val="22"/>
          <w:szCs w:val="22"/>
        </w:rPr>
      </w:pPr>
      <w:del w:id="277" w:author="Maximilian Schmitz" w:date="2015-07-08T15:29:00Z">
        <w:r w:rsidRPr="00856522" w:rsidDel="00856522">
          <w:rPr>
            <w:noProof/>
            <w:rPrChange w:id="278" w:author="Maximilian Schmitz" w:date="2015-07-08T15:2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856522" w:rsidDel="00856522">
          <w:rPr>
            <w:noProof/>
            <w:rPrChange w:id="279" w:author="Maximilian Schmitz" w:date="2015-07-08T15:29:00Z">
              <w:rPr>
                <w:rStyle w:val="Hyperlink"/>
                <w:noProof/>
              </w:rPr>
            </w:rPrChange>
          </w:rPr>
          <w:delText>Scripting-Ansatz</w:delText>
        </w:r>
        <w:r w:rsidDel="00856522">
          <w:rPr>
            <w:noProof/>
            <w:webHidden/>
          </w:rPr>
          <w:tab/>
          <w:delText>5</w:delText>
        </w:r>
      </w:del>
    </w:p>
    <w:p w14:paraId="334ED002" w14:textId="77777777" w:rsidR="00715D94" w:rsidDel="00856522" w:rsidRDefault="00715D94">
      <w:pPr>
        <w:pStyle w:val="Verzeichnis3"/>
        <w:tabs>
          <w:tab w:val="left" w:pos="1200"/>
          <w:tab w:val="right" w:leader="dot" w:pos="9062"/>
        </w:tabs>
        <w:rPr>
          <w:del w:id="280" w:author="Maximilian Schmitz" w:date="2015-07-08T15:29:00Z"/>
          <w:rFonts w:asciiTheme="minorHAnsi" w:eastAsiaTheme="minorEastAsia" w:hAnsiTheme="minorHAnsi" w:cstheme="minorBidi"/>
          <w:i w:val="0"/>
          <w:iCs w:val="0"/>
          <w:noProof/>
          <w:sz w:val="22"/>
          <w:szCs w:val="22"/>
        </w:rPr>
      </w:pPr>
      <w:del w:id="281" w:author="Maximilian Schmitz" w:date="2015-07-08T15:29:00Z">
        <w:r w:rsidRPr="00856522" w:rsidDel="00856522">
          <w:rPr>
            <w:noProof/>
            <w:rPrChange w:id="282" w:author="Maximilian Schmitz" w:date="2015-07-08T15:29:00Z">
              <w:rPr>
                <w:rStyle w:val="Hyperlink"/>
                <w:noProof/>
              </w:rPr>
            </w:rPrChange>
          </w:rPr>
          <w:delText>3.3.1</w:delText>
        </w:r>
        <w:r w:rsidDel="00856522">
          <w:rPr>
            <w:rFonts w:asciiTheme="minorHAnsi" w:eastAsiaTheme="minorEastAsia" w:hAnsiTheme="minorHAnsi" w:cstheme="minorBidi"/>
            <w:i w:val="0"/>
            <w:iCs w:val="0"/>
            <w:noProof/>
            <w:sz w:val="22"/>
            <w:szCs w:val="22"/>
          </w:rPr>
          <w:tab/>
        </w:r>
        <w:r w:rsidRPr="00856522" w:rsidDel="00856522">
          <w:rPr>
            <w:noProof/>
            <w:rPrChange w:id="283" w:author="Maximilian Schmitz" w:date="2015-07-08T15:29:00Z">
              <w:rPr>
                <w:rStyle w:val="Hyperlink"/>
                <w:noProof/>
              </w:rPr>
            </w:rPrChange>
          </w:rPr>
          <w:delText>Grundsätzliches</w:delText>
        </w:r>
        <w:r w:rsidDel="00856522">
          <w:rPr>
            <w:noProof/>
            <w:webHidden/>
          </w:rPr>
          <w:tab/>
          <w:delText>5</w:delText>
        </w:r>
      </w:del>
    </w:p>
    <w:p w14:paraId="718EA062" w14:textId="77777777" w:rsidR="00715D94" w:rsidDel="00856522" w:rsidRDefault="00715D94">
      <w:pPr>
        <w:pStyle w:val="Verzeichnis3"/>
        <w:tabs>
          <w:tab w:val="left" w:pos="1200"/>
          <w:tab w:val="right" w:leader="dot" w:pos="9062"/>
        </w:tabs>
        <w:rPr>
          <w:del w:id="284" w:author="Maximilian Schmitz" w:date="2015-07-08T15:29:00Z"/>
          <w:rFonts w:asciiTheme="minorHAnsi" w:eastAsiaTheme="minorEastAsia" w:hAnsiTheme="minorHAnsi" w:cstheme="minorBidi"/>
          <w:i w:val="0"/>
          <w:iCs w:val="0"/>
          <w:noProof/>
          <w:sz w:val="22"/>
          <w:szCs w:val="22"/>
        </w:rPr>
      </w:pPr>
      <w:del w:id="285" w:author="Maximilian Schmitz" w:date="2015-07-08T15:29:00Z">
        <w:r w:rsidRPr="00856522" w:rsidDel="00856522">
          <w:rPr>
            <w:noProof/>
            <w:rPrChange w:id="286" w:author="Maximilian Schmitz" w:date="2015-07-08T15:29:00Z">
              <w:rPr>
                <w:rStyle w:val="Hyperlink"/>
                <w:noProof/>
              </w:rPr>
            </w:rPrChange>
          </w:rPr>
          <w:delText>3.3.2</w:delText>
        </w:r>
        <w:r w:rsidDel="00856522">
          <w:rPr>
            <w:rFonts w:asciiTheme="minorHAnsi" w:eastAsiaTheme="minorEastAsia" w:hAnsiTheme="minorHAnsi" w:cstheme="minorBidi"/>
            <w:i w:val="0"/>
            <w:iCs w:val="0"/>
            <w:noProof/>
            <w:sz w:val="22"/>
            <w:szCs w:val="22"/>
          </w:rPr>
          <w:tab/>
        </w:r>
        <w:r w:rsidRPr="00856522" w:rsidDel="00856522">
          <w:rPr>
            <w:noProof/>
            <w:rPrChange w:id="287" w:author="Maximilian Schmitz" w:date="2015-07-08T15:29:00Z">
              <w:rPr>
                <w:rStyle w:val="Hyperlink"/>
                <w:noProof/>
              </w:rPr>
            </w:rPrChange>
          </w:rPr>
          <w:delText>LUA</w:delText>
        </w:r>
        <w:r w:rsidDel="00856522">
          <w:rPr>
            <w:noProof/>
            <w:webHidden/>
          </w:rPr>
          <w:tab/>
          <w:delText>6</w:delText>
        </w:r>
      </w:del>
    </w:p>
    <w:p w14:paraId="07ABD0A2" w14:textId="77777777" w:rsidR="00715D94" w:rsidDel="00856522" w:rsidRDefault="00715D94">
      <w:pPr>
        <w:pStyle w:val="Verzeichnis3"/>
        <w:tabs>
          <w:tab w:val="left" w:pos="1200"/>
          <w:tab w:val="right" w:leader="dot" w:pos="9062"/>
        </w:tabs>
        <w:rPr>
          <w:del w:id="288" w:author="Maximilian Schmitz" w:date="2015-07-08T15:29:00Z"/>
          <w:rFonts w:asciiTheme="minorHAnsi" w:eastAsiaTheme="minorEastAsia" w:hAnsiTheme="minorHAnsi" w:cstheme="minorBidi"/>
          <w:i w:val="0"/>
          <w:iCs w:val="0"/>
          <w:noProof/>
          <w:sz w:val="22"/>
          <w:szCs w:val="22"/>
        </w:rPr>
      </w:pPr>
      <w:del w:id="289" w:author="Maximilian Schmitz" w:date="2015-07-08T15:29:00Z">
        <w:r w:rsidRPr="00856522" w:rsidDel="00856522">
          <w:rPr>
            <w:noProof/>
            <w:rPrChange w:id="290" w:author="Maximilian Schmitz" w:date="2015-07-08T15:29:00Z">
              <w:rPr>
                <w:rStyle w:val="Hyperlink"/>
                <w:noProof/>
              </w:rPr>
            </w:rPrChange>
          </w:rPr>
          <w:delText>3.3.3</w:delText>
        </w:r>
        <w:r w:rsidDel="00856522">
          <w:rPr>
            <w:rFonts w:asciiTheme="minorHAnsi" w:eastAsiaTheme="minorEastAsia" w:hAnsiTheme="minorHAnsi" w:cstheme="minorBidi"/>
            <w:i w:val="0"/>
            <w:iCs w:val="0"/>
            <w:noProof/>
            <w:sz w:val="22"/>
            <w:szCs w:val="22"/>
          </w:rPr>
          <w:tab/>
        </w:r>
        <w:r w:rsidRPr="00856522" w:rsidDel="00856522">
          <w:rPr>
            <w:noProof/>
            <w:rPrChange w:id="291" w:author="Maximilian Schmitz" w:date="2015-07-08T15:29:00Z">
              <w:rPr>
                <w:rStyle w:val="Hyperlink"/>
                <w:noProof/>
              </w:rPr>
            </w:rPrChange>
          </w:rPr>
          <w:delText>Alternative Skriptsprachen</w:delText>
        </w:r>
        <w:r w:rsidDel="00856522">
          <w:rPr>
            <w:noProof/>
            <w:webHidden/>
          </w:rPr>
          <w:tab/>
          <w:delText>6</w:delText>
        </w:r>
      </w:del>
    </w:p>
    <w:p w14:paraId="656F823C" w14:textId="77777777" w:rsidR="00715D94" w:rsidDel="00856522" w:rsidRDefault="00715D94">
      <w:pPr>
        <w:pStyle w:val="Verzeichnis2"/>
        <w:tabs>
          <w:tab w:val="left" w:pos="720"/>
          <w:tab w:val="right" w:leader="dot" w:pos="9062"/>
        </w:tabs>
        <w:rPr>
          <w:del w:id="292" w:author="Maximilian Schmitz" w:date="2015-07-08T15:29:00Z"/>
          <w:rFonts w:asciiTheme="minorHAnsi" w:eastAsiaTheme="minorEastAsia" w:hAnsiTheme="minorHAnsi" w:cstheme="minorBidi"/>
          <w:smallCaps w:val="0"/>
          <w:noProof/>
          <w:sz w:val="22"/>
          <w:szCs w:val="22"/>
        </w:rPr>
      </w:pPr>
      <w:del w:id="293" w:author="Maximilian Schmitz" w:date="2015-07-08T15:29:00Z">
        <w:r w:rsidRPr="00856522" w:rsidDel="00856522">
          <w:rPr>
            <w:noProof/>
            <w:rPrChange w:id="294" w:author="Maximilian Schmitz" w:date="2015-07-08T15:29:00Z">
              <w:rPr>
                <w:rStyle w:val="Hyperlink"/>
                <w:noProof/>
              </w:rPr>
            </w:rPrChange>
          </w:rPr>
          <w:delText>3.4</w:delText>
        </w:r>
        <w:r w:rsidDel="00856522">
          <w:rPr>
            <w:rFonts w:asciiTheme="minorHAnsi" w:eastAsiaTheme="minorEastAsia" w:hAnsiTheme="minorHAnsi" w:cstheme="minorBidi"/>
            <w:smallCaps w:val="0"/>
            <w:noProof/>
            <w:sz w:val="22"/>
            <w:szCs w:val="22"/>
          </w:rPr>
          <w:tab/>
        </w:r>
        <w:r w:rsidRPr="00856522" w:rsidDel="00856522">
          <w:rPr>
            <w:noProof/>
            <w:rPrChange w:id="295" w:author="Maximilian Schmitz" w:date="2015-07-08T15:29:00Z">
              <w:rPr>
                <w:rStyle w:val="Hyperlink"/>
                <w:noProof/>
              </w:rPr>
            </w:rPrChange>
          </w:rPr>
          <w:delText>Robo Cup</w:delText>
        </w:r>
        <w:r w:rsidDel="00856522">
          <w:rPr>
            <w:noProof/>
            <w:webHidden/>
          </w:rPr>
          <w:tab/>
          <w:delText>7</w:delText>
        </w:r>
      </w:del>
    </w:p>
    <w:p w14:paraId="01E41829" w14:textId="77777777" w:rsidR="00715D94" w:rsidDel="00856522" w:rsidRDefault="00715D94">
      <w:pPr>
        <w:pStyle w:val="Verzeichnis2"/>
        <w:tabs>
          <w:tab w:val="left" w:pos="720"/>
          <w:tab w:val="right" w:leader="dot" w:pos="9062"/>
        </w:tabs>
        <w:rPr>
          <w:del w:id="296" w:author="Maximilian Schmitz" w:date="2015-07-08T15:29:00Z"/>
          <w:rFonts w:asciiTheme="minorHAnsi" w:eastAsiaTheme="minorEastAsia" w:hAnsiTheme="minorHAnsi" w:cstheme="minorBidi"/>
          <w:smallCaps w:val="0"/>
          <w:noProof/>
          <w:sz w:val="22"/>
          <w:szCs w:val="22"/>
        </w:rPr>
      </w:pPr>
      <w:del w:id="297" w:author="Maximilian Schmitz" w:date="2015-07-08T15:29:00Z">
        <w:r w:rsidRPr="00856522" w:rsidDel="00856522">
          <w:rPr>
            <w:noProof/>
            <w:rPrChange w:id="298" w:author="Maximilian Schmitz" w:date="2015-07-08T15:29:00Z">
              <w:rPr>
                <w:rStyle w:val="Hyperlink"/>
                <w:noProof/>
              </w:rPr>
            </w:rPrChange>
          </w:rPr>
          <w:delText>3.5</w:delText>
        </w:r>
        <w:r w:rsidDel="00856522">
          <w:rPr>
            <w:rFonts w:asciiTheme="minorHAnsi" w:eastAsiaTheme="minorEastAsia" w:hAnsiTheme="minorHAnsi" w:cstheme="minorBidi"/>
            <w:smallCaps w:val="0"/>
            <w:noProof/>
            <w:sz w:val="22"/>
            <w:szCs w:val="22"/>
          </w:rPr>
          <w:tab/>
        </w:r>
        <w:r w:rsidRPr="00856522" w:rsidDel="00856522">
          <w:rPr>
            <w:noProof/>
            <w:rPrChange w:id="299" w:author="Maximilian Schmitz" w:date="2015-07-08T15:29:00Z">
              <w:rPr>
                <w:rStyle w:val="Hyperlink"/>
                <w:noProof/>
              </w:rPr>
            </w:rPrChange>
          </w:rPr>
          <w:delText>Künstliche Intelligenz</w:delText>
        </w:r>
        <w:r w:rsidDel="00856522">
          <w:rPr>
            <w:noProof/>
            <w:webHidden/>
          </w:rPr>
          <w:tab/>
          <w:delText>8</w:delText>
        </w:r>
      </w:del>
    </w:p>
    <w:p w14:paraId="267F80A3" w14:textId="77777777" w:rsidR="00715D94" w:rsidDel="00856522" w:rsidRDefault="00715D94">
      <w:pPr>
        <w:pStyle w:val="Verzeichnis2"/>
        <w:tabs>
          <w:tab w:val="left" w:pos="720"/>
          <w:tab w:val="right" w:leader="dot" w:pos="9062"/>
        </w:tabs>
        <w:rPr>
          <w:del w:id="300" w:author="Maximilian Schmitz" w:date="2015-07-08T15:29:00Z"/>
          <w:rFonts w:asciiTheme="minorHAnsi" w:eastAsiaTheme="minorEastAsia" w:hAnsiTheme="minorHAnsi" w:cstheme="minorBidi"/>
          <w:smallCaps w:val="0"/>
          <w:noProof/>
          <w:sz w:val="22"/>
          <w:szCs w:val="22"/>
        </w:rPr>
      </w:pPr>
      <w:del w:id="301" w:author="Maximilian Schmitz" w:date="2015-07-08T15:29:00Z">
        <w:r w:rsidRPr="00856522" w:rsidDel="00856522">
          <w:rPr>
            <w:noProof/>
            <w:rPrChange w:id="302" w:author="Maximilian Schmitz" w:date="2015-07-08T15:29:00Z">
              <w:rPr>
                <w:rStyle w:val="Hyperlink"/>
                <w:noProof/>
              </w:rPr>
            </w:rPrChange>
          </w:rPr>
          <w:delText>3.6</w:delText>
        </w:r>
        <w:r w:rsidDel="00856522">
          <w:rPr>
            <w:rFonts w:asciiTheme="minorHAnsi" w:eastAsiaTheme="minorEastAsia" w:hAnsiTheme="minorHAnsi" w:cstheme="minorBidi"/>
            <w:smallCaps w:val="0"/>
            <w:noProof/>
            <w:sz w:val="22"/>
            <w:szCs w:val="22"/>
          </w:rPr>
          <w:tab/>
        </w:r>
        <w:r w:rsidRPr="00856522" w:rsidDel="00856522">
          <w:rPr>
            <w:noProof/>
            <w:rPrChange w:id="303" w:author="Maximilian Schmitz" w:date="2015-07-08T15:29:00Z">
              <w:rPr>
                <w:rStyle w:val="Hyperlink"/>
                <w:noProof/>
              </w:rPr>
            </w:rPrChange>
          </w:rPr>
          <w:delText>Zusammenfassung</w:delText>
        </w:r>
        <w:r w:rsidDel="00856522">
          <w:rPr>
            <w:noProof/>
            <w:webHidden/>
          </w:rPr>
          <w:tab/>
          <w:delText>10</w:delText>
        </w:r>
      </w:del>
    </w:p>
    <w:p w14:paraId="0476B959" w14:textId="77777777" w:rsidR="00715D94" w:rsidDel="00856522" w:rsidRDefault="00715D94">
      <w:pPr>
        <w:pStyle w:val="Verzeichnis1"/>
        <w:tabs>
          <w:tab w:val="left" w:pos="480"/>
          <w:tab w:val="right" w:leader="dot" w:pos="9062"/>
        </w:tabs>
        <w:rPr>
          <w:del w:id="304" w:author="Maximilian Schmitz" w:date="2015-07-08T15:29:00Z"/>
          <w:rFonts w:asciiTheme="minorHAnsi" w:eastAsiaTheme="minorEastAsia" w:hAnsiTheme="minorHAnsi" w:cstheme="minorBidi"/>
          <w:b w:val="0"/>
          <w:bCs w:val="0"/>
          <w:caps w:val="0"/>
          <w:noProof/>
          <w:sz w:val="22"/>
          <w:szCs w:val="22"/>
        </w:rPr>
      </w:pPr>
      <w:del w:id="305" w:author="Maximilian Schmitz" w:date="2015-07-08T15:29:00Z">
        <w:r w:rsidRPr="00856522" w:rsidDel="00856522">
          <w:rPr>
            <w:noProof/>
            <w:rPrChange w:id="306" w:author="Maximilian Schmitz" w:date="2015-07-08T15:2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856522" w:rsidDel="00856522">
          <w:rPr>
            <w:noProof/>
            <w:rPrChange w:id="307" w:author="Maximilian Schmitz" w:date="2015-07-08T15:29:00Z">
              <w:rPr>
                <w:rStyle w:val="Hyperlink"/>
                <w:noProof/>
              </w:rPr>
            </w:rPrChange>
          </w:rPr>
          <w:delText>Planung / Struktur</w:delText>
        </w:r>
        <w:r w:rsidDel="00856522">
          <w:rPr>
            <w:noProof/>
            <w:webHidden/>
          </w:rPr>
          <w:tab/>
          <w:delText>11</w:delText>
        </w:r>
      </w:del>
    </w:p>
    <w:p w14:paraId="59B1446D" w14:textId="77777777" w:rsidR="00715D94" w:rsidDel="00856522" w:rsidRDefault="00715D94">
      <w:pPr>
        <w:pStyle w:val="Verzeichnis2"/>
        <w:tabs>
          <w:tab w:val="left" w:pos="720"/>
          <w:tab w:val="right" w:leader="dot" w:pos="9062"/>
        </w:tabs>
        <w:rPr>
          <w:del w:id="308" w:author="Maximilian Schmitz" w:date="2015-07-08T15:29:00Z"/>
          <w:rFonts w:asciiTheme="minorHAnsi" w:eastAsiaTheme="minorEastAsia" w:hAnsiTheme="minorHAnsi" w:cstheme="minorBidi"/>
          <w:smallCaps w:val="0"/>
          <w:noProof/>
          <w:sz w:val="22"/>
          <w:szCs w:val="22"/>
        </w:rPr>
      </w:pPr>
      <w:del w:id="309" w:author="Maximilian Schmitz" w:date="2015-07-08T15:29:00Z">
        <w:r w:rsidRPr="00856522" w:rsidDel="00856522">
          <w:rPr>
            <w:noProof/>
            <w:rPrChange w:id="310" w:author="Maximilian Schmitz" w:date="2015-07-08T15:2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856522" w:rsidDel="00856522">
          <w:rPr>
            <w:noProof/>
            <w:rPrChange w:id="311" w:author="Maximilian Schmitz" w:date="2015-07-08T15:29:00Z">
              <w:rPr>
                <w:rStyle w:val="Hyperlink"/>
                <w:noProof/>
              </w:rPr>
            </w:rPrChange>
          </w:rPr>
          <w:delText>Projektmanagement</w:delText>
        </w:r>
        <w:r w:rsidDel="00856522">
          <w:rPr>
            <w:noProof/>
            <w:webHidden/>
          </w:rPr>
          <w:tab/>
          <w:delText>11</w:delText>
        </w:r>
      </w:del>
    </w:p>
    <w:p w14:paraId="009AF32D" w14:textId="77777777" w:rsidR="00715D94" w:rsidDel="00856522" w:rsidRDefault="00715D94">
      <w:pPr>
        <w:pStyle w:val="Verzeichnis2"/>
        <w:tabs>
          <w:tab w:val="left" w:pos="720"/>
          <w:tab w:val="right" w:leader="dot" w:pos="9062"/>
        </w:tabs>
        <w:rPr>
          <w:del w:id="312" w:author="Maximilian Schmitz" w:date="2015-07-08T15:29:00Z"/>
          <w:rFonts w:asciiTheme="minorHAnsi" w:eastAsiaTheme="minorEastAsia" w:hAnsiTheme="minorHAnsi" w:cstheme="minorBidi"/>
          <w:smallCaps w:val="0"/>
          <w:noProof/>
          <w:sz w:val="22"/>
          <w:szCs w:val="22"/>
        </w:rPr>
      </w:pPr>
      <w:del w:id="313" w:author="Maximilian Schmitz" w:date="2015-07-08T15:29:00Z">
        <w:r w:rsidRPr="00856522" w:rsidDel="00856522">
          <w:rPr>
            <w:noProof/>
            <w:rPrChange w:id="314" w:author="Maximilian Schmitz" w:date="2015-07-08T15:2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856522" w:rsidDel="00856522">
          <w:rPr>
            <w:noProof/>
            <w:rPrChange w:id="315" w:author="Maximilian Schmitz" w:date="2015-07-08T15:29:00Z">
              <w:rPr>
                <w:rStyle w:val="Hyperlink"/>
                <w:noProof/>
              </w:rPr>
            </w:rPrChange>
          </w:rPr>
          <w:delText>Analyse der Aufgabenstellung</w:delText>
        </w:r>
        <w:r w:rsidDel="00856522">
          <w:rPr>
            <w:noProof/>
            <w:webHidden/>
          </w:rPr>
          <w:tab/>
          <w:delText>11</w:delText>
        </w:r>
      </w:del>
    </w:p>
    <w:p w14:paraId="536FB633" w14:textId="77777777" w:rsidR="00715D94" w:rsidDel="00856522" w:rsidRDefault="00715D94">
      <w:pPr>
        <w:pStyle w:val="Verzeichnis3"/>
        <w:tabs>
          <w:tab w:val="left" w:pos="1200"/>
          <w:tab w:val="right" w:leader="dot" w:pos="9062"/>
        </w:tabs>
        <w:rPr>
          <w:del w:id="316" w:author="Maximilian Schmitz" w:date="2015-07-08T15:29:00Z"/>
          <w:rFonts w:asciiTheme="minorHAnsi" w:eastAsiaTheme="minorEastAsia" w:hAnsiTheme="minorHAnsi" w:cstheme="minorBidi"/>
          <w:i w:val="0"/>
          <w:iCs w:val="0"/>
          <w:noProof/>
          <w:sz w:val="22"/>
          <w:szCs w:val="22"/>
        </w:rPr>
      </w:pPr>
      <w:del w:id="317" w:author="Maximilian Schmitz" w:date="2015-07-08T15:29:00Z">
        <w:r w:rsidRPr="00856522" w:rsidDel="00856522">
          <w:rPr>
            <w:noProof/>
            <w:rPrChange w:id="318" w:author="Maximilian Schmitz" w:date="2015-07-08T15:29:00Z">
              <w:rPr>
                <w:rStyle w:val="Hyperlink"/>
                <w:noProof/>
              </w:rPr>
            </w:rPrChange>
          </w:rPr>
          <w:delText>4.2.1</w:delText>
        </w:r>
        <w:r w:rsidDel="00856522">
          <w:rPr>
            <w:rFonts w:asciiTheme="minorHAnsi" w:eastAsiaTheme="minorEastAsia" w:hAnsiTheme="minorHAnsi" w:cstheme="minorBidi"/>
            <w:i w:val="0"/>
            <w:iCs w:val="0"/>
            <w:noProof/>
            <w:sz w:val="22"/>
            <w:szCs w:val="22"/>
          </w:rPr>
          <w:tab/>
        </w:r>
        <w:r w:rsidRPr="00856522" w:rsidDel="00856522">
          <w:rPr>
            <w:noProof/>
            <w:rPrChange w:id="319" w:author="Maximilian Schmitz" w:date="2015-07-08T15:29:00Z">
              <w:rPr>
                <w:rStyle w:val="Hyperlink"/>
                <w:noProof/>
              </w:rPr>
            </w:rPrChange>
          </w:rPr>
          <w:delText>Muss-Kriterien</w:delText>
        </w:r>
        <w:r w:rsidDel="00856522">
          <w:rPr>
            <w:noProof/>
            <w:webHidden/>
          </w:rPr>
          <w:tab/>
          <w:delText>11</w:delText>
        </w:r>
      </w:del>
    </w:p>
    <w:p w14:paraId="7FADACD9" w14:textId="77777777" w:rsidR="00715D94" w:rsidDel="00856522" w:rsidRDefault="00715D94">
      <w:pPr>
        <w:pStyle w:val="Verzeichnis3"/>
        <w:tabs>
          <w:tab w:val="left" w:pos="1200"/>
          <w:tab w:val="right" w:leader="dot" w:pos="9062"/>
        </w:tabs>
        <w:rPr>
          <w:del w:id="320" w:author="Maximilian Schmitz" w:date="2015-07-08T15:29:00Z"/>
          <w:rFonts w:asciiTheme="minorHAnsi" w:eastAsiaTheme="minorEastAsia" w:hAnsiTheme="minorHAnsi" w:cstheme="minorBidi"/>
          <w:i w:val="0"/>
          <w:iCs w:val="0"/>
          <w:noProof/>
          <w:sz w:val="22"/>
          <w:szCs w:val="22"/>
        </w:rPr>
      </w:pPr>
      <w:del w:id="321" w:author="Maximilian Schmitz" w:date="2015-07-08T15:29:00Z">
        <w:r w:rsidRPr="00856522" w:rsidDel="00856522">
          <w:rPr>
            <w:noProof/>
            <w:rPrChange w:id="322" w:author="Maximilian Schmitz" w:date="2015-07-08T15:29:00Z">
              <w:rPr>
                <w:rStyle w:val="Hyperlink"/>
                <w:noProof/>
              </w:rPr>
            </w:rPrChange>
          </w:rPr>
          <w:delText>4.2.2</w:delText>
        </w:r>
        <w:r w:rsidDel="00856522">
          <w:rPr>
            <w:rFonts w:asciiTheme="minorHAnsi" w:eastAsiaTheme="minorEastAsia" w:hAnsiTheme="minorHAnsi" w:cstheme="minorBidi"/>
            <w:i w:val="0"/>
            <w:iCs w:val="0"/>
            <w:noProof/>
            <w:sz w:val="22"/>
            <w:szCs w:val="22"/>
          </w:rPr>
          <w:tab/>
        </w:r>
        <w:r w:rsidRPr="00856522" w:rsidDel="00856522">
          <w:rPr>
            <w:noProof/>
            <w:rPrChange w:id="323" w:author="Maximilian Schmitz" w:date="2015-07-08T15:29:00Z">
              <w:rPr>
                <w:rStyle w:val="Hyperlink"/>
                <w:noProof/>
              </w:rPr>
            </w:rPrChange>
          </w:rPr>
          <w:delText>Soll-Kriterien</w:delText>
        </w:r>
        <w:r w:rsidDel="00856522">
          <w:rPr>
            <w:noProof/>
            <w:webHidden/>
          </w:rPr>
          <w:tab/>
          <w:delText>12</w:delText>
        </w:r>
      </w:del>
    </w:p>
    <w:p w14:paraId="44CD02D5" w14:textId="77777777" w:rsidR="00715D94" w:rsidDel="00856522" w:rsidRDefault="00715D94">
      <w:pPr>
        <w:pStyle w:val="Verzeichnis3"/>
        <w:tabs>
          <w:tab w:val="left" w:pos="1200"/>
          <w:tab w:val="right" w:leader="dot" w:pos="9062"/>
        </w:tabs>
        <w:rPr>
          <w:del w:id="324" w:author="Maximilian Schmitz" w:date="2015-07-08T15:29:00Z"/>
          <w:rFonts w:asciiTheme="minorHAnsi" w:eastAsiaTheme="minorEastAsia" w:hAnsiTheme="minorHAnsi" w:cstheme="minorBidi"/>
          <w:i w:val="0"/>
          <w:iCs w:val="0"/>
          <w:noProof/>
          <w:sz w:val="22"/>
          <w:szCs w:val="22"/>
        </w:rPr>
      </w:pPr>
      <w:del w:id="325" w:author="Maximilian Schmitz" w:date="2015-07-08T15:29:00Z">
        <w:r w:rsidRPr="00856522" w:rsidDel="00856522">
          <w:rPr>
            <w:noProof/>
            <w:rPrChange w:id="326" w:author="Maximilian Schmitz" w:date="2015-07-08T15:29:00Z">
              <w:rPr>
                <w:rStyle w:val="Hyperlink"/>
                <w:noProof/>
              </w:rPr>
            </w:rPrChange>
          </w:rPr>
          <w:delText>4.2.3</w:delText>
        </w:r>
        <w:r w:rsidDel="00856522">
          <w:rPr>
            <w:rFonts w:asciiTheme="minorHAnsi" w:eastAsiaTheme="minorEastAsia" w:hAnsiTheme="minorHAnsi" w:cstheme="minorBidi"/>
            <w:i w:val="0"/>
            <w:iCs w:val="0"/>
            <w:noProof/>
            <w:sz w:val="22"/>
            <w:szCs w:val="22"/>
          </w:rPr>
          <w:tab/>
        </w:r>
        <w:r w:rsidRPr="00856522" w:rsidDel="00856522">
          <w:rPr>
            <w:noProof/>
            <w:rPrChange w:id="327" w:author="Maximilian Schmitz" w:date="2015-07-08T15:29:00Z">
              <w:rPr>
                <w:rStyle w:val="Hyperlink"/>
                <w:noProof/>
              </w:rPr>
            </w:rPrChange>
          </w:rPr>
          <w:delText>Kann-Kriterien</w:delText>
        </w:r>
        <w:r w:rsidDel="00856522">
          <w:rPr>
            <w:noProof/>
            <w:webHidden/>
          </w:rPr>
          <w:tab/>
          <w:delText>12</w:delText>
        </w:r>
      </w:del>
    </w:p>
    <w:p w14:paraId="07F284EB" w14:textId="77777777" w:rsidR="00715D94" w:rsidDel="00856522" w:rsidRDefault="00715D94">
      <w:pPr>
        <w:pStyle w:val="Verzeichnis3"/>
        <w:tabs>
          <w:tab w:val="left" w:pos="1200"/>
          <w:tab w:val="right" w:leader="dot" w:pos="9062"/>
        </w:tabs>
        <w:rPr>
          <w:del w:id="328" w:author="Maximilian Schmitz" w:date="2015-07-08T15:29:00Z"/>
          <w:rFonts w:asciiTheme="minorHAnsi" w:eastAsiaTheme="minorEastAsia" w:hAnsiTheme="minorHAnsi" w:cstheme="minorBidi"/>
          <w:i w:val="0"/>
          <w:iCs w:val="0"/>
          <w:noProof/>
          <w:sz w:val="22"/>
          <w:szCs w:val="22"/>
        </w:rPr>
      </w:pPr>
      <w:del w:id="329" w:author="Maximilian Schmitz" w:date="2015-07-08T15:29:00Z">
        <w:r w:rsidRPr="00856522" w:rsidDel="00856522">
          <w:rPr>
            <w:noProof/>
            <w:rPrChange w:id="330" w:author="Maximilian Schmitz" w:date="2015-07-08T15:29:00Z">
              <w:rPr>
                <w:rStyle w:val="Hyperlink"/>
                <w:noProof/>
              </w:rPr>
            </w:rPrChange>
          </w:rPr>
          <w:delText>4.2.4</w:delText>
        </w:r>
        <w:r w:rsidDel="00856522">
          <w:rPr>
            <w:rFonts w:asciiTheme="minorHAnsi" w:eastAsiaTheme="minorEastAsia" w:hAnsiTheme="minorHAnsi" w:cstheme="minorBidi"/>
            <w:i w:val="0"/>
            <w:iCs w:val="0"/>
            <w:noProof/>
            <w:sz w:val="22"/>
            <w:szCs w:val="22"/>
          </w:rPr>
          <w:tab/>
        </w:r>
        <w:r w:rsidRPr="00856522" w:rsidDel="00856522">
          <w:rPr>
            <w:noProof/>
            <w:rPrChange w:id="331" w:author="Maximilian Schmitz" w:date="2015-07-08T15:29:00Z">
              <w:rPr>
                <w:rStyle w:val="Hyperlink"/>
                <w:noProof/>
              </w:rPr>
            </w:rPrChange>
          </w:rPr>
          <w:delText>Analyse der Kriterien</w:delText>
        </w:r>
        <w:r w:rsidDel="00856522">
          <w:rPr>
            <w:noProof/>
            <w:webHidden/>
          </w:rPr>
          <w:tab/>
          <w:delText>12</w:delText>
        </w:r>
      </w:del>
    </w:p>
    <w:p w14:paraId="7DE1CF2F" w14:textId="77777777" w:rsidR="00715D94" w:rsidDel="00856522" w:rsidRDefault="00715D94">
      <w:pPr>
        <w:pStyle w:val="Verzeichnis2"/>
        <w:tabs>
          <w:tab w:val="left" w:pos="720"/>
          <w:tab w:val="right" w:leader="dot" w:pos="9062"/>
        </w:tabs>
        <w:rPr>
          <w:del w:id="332" w:author="Maximilian Schmitz" w:date="2015-07-08T15:29:00Z"/>
          <w:rFonts w:asciiTheme="minorHAnsi" w:eastAsiaTheme="minorEastAsia" w:hAnsiTheme="minorHAnsi" w:cstheme="minorBidi"/>
          <w:smallCaps w:val="0"/>
          <w:noProof/>
          <w:sz w:val="22"/>
          <w:szCs w:val="22"/>
        </w:rPr>
      </w:pPr>
      <w:del w:id="333" w:author="Maximilian Schmitz" w:date="2015-07-08T15:29:00Z">
        <w:r w:rsidRPr="00856522" w:rsidDel="00856522">
          <w:rPr>
            <w:noProof/>
            <w:rPrChange w:id="334" w:author="Maximilian Schmitz" w:date="2015-07-08T15:29:00Z">
              <w:rPr>
                <w:rStyle w:val="Hyperlink"/>
                <w:noProof/>
              </w:rPr>
            </w:rPrChange>
          </w:rPr>
          <w:delText>4.3</w:delText>
        </w:r>
        <w:r w:rsidDel="00856522">
          <w:rPr>
            <w:rFonts w:asciiTheme="minorHAnsi" w:eastAsiaTheme="minorEastAsia" w:hAnsiTheme="minorHAnsi" w:cstheme="minorBidi"/>
            <w:smallCaps w:val="0"/>
            <w:noProof/>
            <w:sz w:val="22"/>
            <w:szCs w:val="22"/>
          </w:rPr>
          <w:tab/>
        </w:r>
        <w:r w:rsidRPr="00856522" w:rsidDel="00856522">
          <w:rPr>
            <w:noProof/>
            <w:rPrChange w:id="335" w:author="Maximilian Schmitz" w:date="2015-07-08T15:29:00Z">
              <w:rPr>
                <w:rStyle w:val="Hyperlink"/>
                <w:noProof/>
              </w:rPr>
            </w:rPrChange>
          </w:rPr>
          <w:delText>Architektur</w:delText>
        </w:r>
        <w:r w:rsidDel="00856522">
          <w:rPr>
            <w:noProof/>
            <w:webHidden/>
          </w:rPr>
          <w:tab/>
          <w:delText>13</w:delText>
        </w:r>
      </w:del>
    </w:p>
    <w:p w14:paraId="5AD63788" w14:textId="77777777" w:rsidR="00715D94" w:rsidDel="00856522" w:rsidRDefault="00715D94">
      <w:pPr>
        <w:pStyle w:val="Verzeichnis1"/>
        <w:tabs>
          <w:tab w:val="left" w:pos="480"/>
          <w:tab w:val="right" w:leader="dot" w:pos="9062"/>
        </w:tabs>
        <w:rPr>
          <w:del w:id="336" w:author="Maximilian Schmitz" w:date="2015-07-08T15:29:00Z"/>
          <w:rFonts w:asciiTheme="minorHAnsi" w:eastAsiaTheme="minorEastAsia" w:hAnsiTheme="minorHAnsi" w:cstheme="minorBidi"/>
          <w:b w:val="0"/>
          <w:bCs w:val="0"/>
          <w:caps w:val="0"/>
          <w:noProof/>
          <w:sz w:val="22"/>
          <w:szCs w:val="22"/>
        </w:rPr>
      </w:pPr>
      <w:del w:id="337" w:author="Maximilian Schmitz" w:date="2015-07-08T15:29:00Z">
        <w:r w:rsidRPr="00856522" w:rsidDel="00856522">
          <w:rPr>
            <w:noProof/>
            <w:rPrChange w:id="338" w:author="Maximilian Schmitz" w:date="2015-07-08T15:2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856522" w:rsidDel="00856522">
          <w:rPr>
            <w:noProof/>
            <w:rPrChange w:id="339" w:author="Maximilian Schmitz" w:date="2015-07-08T15:29:00Z">
              <w:rPr>
                <w:rStyle w:val="Hyperlink"/>
                <w:noProof/>
              </w:rPr>
            </w:rPrChange>
          </w:rPr>
          <w:delText>Umsetzung</w:delText>
        </w:r>
        <w:r w:rsidDel="00856522">
          <w:rPr>
            <w:noProof/>
            <w:webHidden/>
          </w:rPr>
          <w:tab/>
          <w:delText>16</w:delText>
        </w:r>
      </w:del>
    </w:p>
    <w:p w14:paraId="671D472D" w14:textId="77777777" w:rsidR="00715D94" w:rsidDel="00856522" w:rsidRDefault="00715D94">
      <w:pPr>
        <w:pStyle w:val="Verzeichnis2"/>
        <w:tabs>
          <w:tab w:val="left" w:pos="720"/>
          <w:tab w:val="right" w:leader="dot" w:pos="9062"/>
        </w:tabs>
        <w:rPr>
          <w:del w:id="340" w:author="Maximilian Schmitz" w:date="2015-07-08T15:29:00Z"/>
          <w:rFonts w:asciiTheme="minorHAnsi" w:eastAsiaTheme="minorEastAsia" w:hAnsiTheme="minorHAnsi" w:cstheme="minorBidi"/>
          <w:smallCaps w:val="0"/>
          <w:noProof/>
          <w:sz w:val="22"/>
          <w:szCs w:val="22"/>
        </w:rPr>
      </w:pPr>
      <w:del w:id="341" w:author="Maximilian Schmitz" w:date="2015-07-08T15:29:00Z">
        <w:r w:rsidRPr="00856522" w:rsidDel="00856522">
          <w:rPr>
            <w:noProof/>
            <w:rPrChange w:id="342" w:author="Maximilian Schmitz" w:date="2015-07-08T15:29:00Z">
              <w:rPr>
                <w:rStyle w:val="Hyperlink"/>
                <w:noProof/>
              </w:rPr>
            </w:rPrChange>
          </w:rPr>
          <w:delText>5.1</w:delText>
        </w:r>
        <w:r w:rsidDel="00856522">
          <w:rPr>
            <w:rFonts w:asciiTheme="minorHAnsi" w:eastAsiaTheme="minorEastAsia" w:hAnsiTheme="minorHAnsi" w:cstheme="minorBidi"/>
            <w:smallCaps w:val="0"/>
            <w:noProof/>
            <w:sz w:val="22"/>
            <w:szCs w:val="22"/>
          </w:rPr>
          <w:tab/>
        </w:r>
        <w:r w:rsidRPr="00856522" w:rsidDel="00856522">
          <w:rPr>
            <w:noProof/>
            <w:rPrChange w:id="343" w:author="Maximilian Schmitz" w:date="2015-07-08T15:29:00Z">
              <w:rPr>
                <w:rStyle w:val="Hyperlink"/>
                <w:noProof/>
              </w:rPr>
            </w:rPrChange>
          </w:rPr>
          <w:delText>Umsetzung der Simulationsumgebung</w:delText>
        </w:r>
        <w:r w:rsidDel="00856522">
          <w:rPr>
            <w:noProof/>
            <w:webHidden/>
          </w:rPr>
          <w:tab/>
          <w:delText>16</w:delText>
        </w:r>
      </w:del>
    </w:p>
    <w:p w14:paraId="69408354" w14:textId="77777777" w:rsidR="00715D94" w:rsidDel="00856522" w:rsidRDefault="00715D94">
      <w:pPr>
        <w:pStyle w:val="Verzeichnis3"/>
        <w:tabs>
          <w:tab w:val="left" w:pos="1200"/>
          <w:tab w:val="right" w:leader="dot" w:pos="9062"/>
        </w:tabs>
        <w:rPr>
          <w:del w:id="344" w:author="Maximilian Schmitz" w:date="2015-07-08T15:29:00Z"/>
          <w:rFonts w:asciiTheme="minorHAnsi" w:eastAsiaTheme="minorEastAsia" w:hAnsiTheme="minorHAnsi" w:cstheme="minorBidi"/>
          <w:i w:val="0"/>
          <w:iCs w:val="0"/>
          <w:noProof/>
          <w:sz w:val="22"/>
          <w:szCs w:val="22"/>
        </w:rPr>
      </w:pPr>
      <w:del w:id="345" w:author="Maximilian Schmitz" w:date="2015-07-08T15:29:00Z">
        <w:r w:rsidRPr="00856522" w:rsidDel="00856522">
          <w:rPr>
            <w:noProof/>
            <w:rPrChange w:id="346" w:author="Maximilian Schmitz" w:date="2015-07-08T15:29:00Z">
              <w:rPr>
                <w:rStyle w:val="Hyperlink"/>
                <w:noProof/>
              </w:rPr>
            </w:rPrChange>
          </w:rPr>
          <w:delText>5.1.1</w:delText>
        </w:r>
        <w:r w:rsidDel="00856522">
          <w:rPr>
            <w:rFonts w:asciiTheme="minorHAnsi" w:eastAsiaTheme="minorEastAsia" w:hAnsiTheme="minorHAnsi" w:cstheme="minorBidi"/>
            <w:i w:val="0"/>
            <w:iCs w:val="0"/>
            <w:noProof/>
            <w:sz w:val="22"/>
            <w:szCs w:val="22"/>
          </w:rPr>
          <w:tab/>
        </w:r>
        <w:r w:rsidRPr="00856522" w:rsidDel="00856522">
          <w:rPr>
            <w:noProof/>
            <w:rPrChange w:id="347" w:author="Maximilian Schmitz" w:date="2015-07-08T15:29:00Z">
              <w:rPr>
                <w:rStyle w:val="Hyperlink"/>
                <w:noProof/>
              </w:rPr>
            </w:rPrChange>
          </w:rPr>
          <w:delText>Grundsätzliches</w:delText>
        </w:r>
        <w:r w:rsidDel="00856522">
          <w:rPr>
            <w:noProof/>
            <w:webHidden/>
          </w:rPr>
          <w:tab/>
          <w:delText>16</w:delText>
        </w:r>
      </w:del>
    </w:p>
    <w:p w14:paraId="6AFB22A0" w14:textId="77777777" w:rsidR="00715D94" w:rsidDel="00856522" w:rsidRDefault="00715D94">
      <w:pPr>
        <w:pStyle w:val="Verzeichnis3"/>
        <w:tabs>
          <w:tab w:val="left" w:pos="1200"/>
          <w:tab w:val="right" w:leader="dot" w:pos="9062"/>
        </w:tabs>
        <w:rPr>
          <w:del w:id="348" w:author="Maximilian Schmitz" w:date="2015-07-08T15:29:00Z"/>
          <w:rFonts w:asciiTheme="minorHAnsi" w:eastAsiaTheme="minorEastAsia" w:hAnsiTheme="minorHAnsi" w:cstheme="minorBidi"/>
          <w:i w:val="0"/>
          <w:iCs w:val="0"/>
          <w:noProof/>
          <w:sz w:val="22"/>
          <w:szCs w:val="22"/>
        </w:rPr>
      </w:pPr>
      <w:del w:id="349" w:author="Maximilian Schmitz" w:date="2015-07-08T15:29:00Z">
        <w:r w:rsidRPr="00856522" w:rsidDel="00856522">
          <w:rPr>
            <w:noProof/>
            <w:rPrChange w:id="350" w:author="Maximilian Schmitz" w:date="2015-07-08T15:29:00Z">
              <w:rPr>
                <w:rStyle w:val="Hyperlink"/>
                <w:noProof/>
              </w:rPr>
            </w:rPrChange>
          </w:rPr>
          <w:delText>5.1.2</w:delText>
        </w:r>
        <w:r w:rsidDel="00856522">
          <w:rPr>
            <w:rFonts w:asciiTheme="minorHAnsi" w:eastAsiaTheme="minorEastAsia" w:hAnsiTheme="minorHAnsi" w:cstheme="minorBidi"/>
            <w:i w:val="0"/>
            <w:iCs w:val="0"/>
            <w:noProof/>
            <w:sz w:val="22"/>
            <w:szCs w:val="22"/>
          </w:rPr>
          <w:tab/>
        </w:r>
        <w:r w:rsidRPr="00856522" w:rsidDel="00856522">
          <w:rPr>
            <w:noProof/>
            <w:rPrChange w:id="351" w:author="Maximilian Schmitz" w:date="2015-07-08T15:29:00Z">
              <w:rPr>
                <w:rStyle w:val="Hyperlink"/>
                <w:noProof/>
              </w:rPr>
            </w:rPrChange>
          </w:rPr>
          <w:delText>Regel- und Spielimplementierung</w:delText>
        </w:r>
        <w:r w:rsidDel="00856522">
          <w:rPr>
            <w:noProof/>
            <w:webHidden/>
          </w:rPr>
          <w:tab/>
          <w:delText>17</w:delText>
        </w:r>
      </w:del>
    </w:p>
    <w:p w14:paraId="3F6C50A8" w14:textId="77777777" w:rsidR="00715D94" w:rsidDel="00856522" w:rsidRDefault="00715D94">
      <w:pPr>
        <w:pStyle w:val="Verzeichnis3"/>
        <w:tabs>
          <w:tab w:val="left" w:pos="1200"/>
          <w:tab w:val="right" w:leader="dot" w:pos="9062"/>
        </w:tabs>
        <w:rPr>
          <w:del w:id="352" w:author="Maximilian Schmitz" w:date="2015-07-08T15:29:00Z"/>
          <w:rFonts w:asciiTheme="minorHAnsi" w:eastAsiaTheme="minorEastAsia" w:hAnsiTheme="minorHAnsi" w:cstheme="minorBidi"/>
          <w:i w:val="0"/>
          <w:iCs w:val="0"/>
          <w:noProof/>
          <w:sz w:val="22"/>
          <w:szCs w:val="22"/>
        </w:rPr>
      </w:pPr>
      <w:del w:id="353" w:author="Maximilian Schmitz" w:date="2015-07-08T15:29:00Z">
        <w:r w:rsidRPr="00856522" w:rsidDel="00856522">
          <w:rPr>
            <w:noProof/>
            <w:rPrChange w:id="354" w:author="Maximilian Schmitz" w:date="2015-07-08T15:29:00Z">
              <w:rPr>
                <w:rStyle w:val="Hyperlink"/>
                <w:noProof/>
              </w:rPr>
            </w:rPrChange>
          </w:rPr>
          <w:delText>5.1.3</w:delText>
        </w:r>
        <w:r w:rsidDel="00856522">
          <w:rPr>
            <w:rFonts w:asciiTheme="minorHAnsi" w:eastAsiaTheme="minorEastAsia" w:hAnsiTheme="minorHAnsi" w:cstheme="minorBidi"/>
            <w:i w:val="0"/>
            <w:iCs w:val="0"/>
            <w:noProof/>
            <w:sz w:val="22"/>
            <w:szCs w:val="22"/>
          </w:rPr>
          <w:tab/>
        </w:r>
        <w:r w:rsidRPr="00856522" w:rsidDel="00856522">
          <w:rPr>
            <w:noProof/>
            <w:rPrChange w:id="355" w:author="Maximilian Schmitz" w:date="2015-07-08T15:29:00Z">
              <w:rPr>
                <w:rStyle w:val="Hyperlink"/>
                <w:noProof/>
              </w:rPr>
            </w:rPrChange>
          </w:rPr>
          <w:delText>Spielerimplementierung</w:delText>
        </w:r>
        <w:r w:rsidDel="00856522">
          <w:rPr>
            <w:noProof/>
            <w:webHidden/>
          </w:rPr>
          <w:tab/>
          <w:delText>21</w:delText>
        </w:r>
      </w:del>
    </w:p>
    <w:p w14:paraId="395F12AD" w14:textId="77777777" w:rsidR="00715D94" w:rsidDel="00856522" w:rsidRDefault="00715D94">
      <w:pPr>
        <w:pStyle w:val="Verzeichnis3"/>
        <w:tabs>
          <w:tab w:val="left" w:pos="1200"/>
          <w:tab w:val="right" w:leader="dot" w:pos="9062"/>
        </w:tabs>
        <w:rPr>
          <w:del w:id="356" w:author="Maximilian Schmitz" w:date="2015-07-08T15:29:00Z"/>
          <w:rFonts w:asciiTheme="minorHAnsi" w:eastAsiaTheme="minorEastAsia" w:hAnsiTheme="minorHAnsi" w:cstheme="minorBidi"/>
          <w:i w:val="0"/>
          <w:iCs w:val="0"/>
          <w:noProof/>
          <w:sz w:val="22"/>
          <w:szCs w:val="22"/>
        </w:rPr>
      </w:pPr>
      <w:del w:id="357" w:author="Maximilian Schmitz" w:date="2015-07-08T15:29:00Z">
        <w:r w:rsidRPr="00856522" w:rsidDel="00856522">
          <w:rPr>
            <w:noProof/>
            <w:rPrChange w:id="358" w:author="Maximilian Schmitz" w:date="2015-07-08T15:29:00Z">
              <w:rPr>
                <w:rStyle w:val="Hyperlink"/>
                <w:noProof/>
              </w:rPr>
            </w:rPrChange>
          </w:rPr>
          <w:delText>5.1.4</w:delText>
        </w:r>
        <w:r w:rsidDel="00856522">
          <w:rPr>
            <w:rFonts w:asciiTheme="minorHAnsi" w:eastAsiaTheme="minorEastAsia" w:hAnsiTheme="minorHAnsi" w:cstheme="minorBidi"/>
            <w:i w:val="0"/>
            <w:iCs w:val="0"/>
            <w:noProof/>
            <w:sz w:val="22"/>
            <w:szCs w:val="22"/>
          </w:rPr>
          <w:tab/>
        </w:r>
        <w:r w:rsidRPr="00856522" w:rsidDel="00856522">
          <w:rPr>
            <w:noProof/>
            <w:rPrChange w:id="359" w:author="Maximilian Schmitz" w:date="2015-07-08T15:29:00Z">
              <w:rPr>
                <w:rStyle w:val="Hyperlink"/>
                <w:noProof/>
              </w:rPr>
            </w:rPrChange>
          </w:rPr>
          <w:delText>Skriptschnittstelle</w:delText>
        </w:r>
        <w:r w:rsidDel="00856522">
          <w:rPr>
            <w:noProof/>
            <w:webHidden/>
          </w:rPr>
          <w:tab/>
          <w:delText>25</w:delText>
        </w:r>
      </w:del>
    </w:p>
    <w:p w14:paraId="0F5C41EE" w14:textId="77777777" w:rsidR="00715D94" w:rsidDel="00856522" w:rsidRDefault="00715D94">
      <w:pPr>
        <w:pStyle w:val="Verzeichnis2"/>
        <w:tabs>
          <w:tab w:val="left" w:pos="720"/>
          <w:tab w:val="right" w:leader="dot" w:pos="9062"/>
        </w:tabs>
        <w:rPr>
          <w:del w:id="360" w:author="Maximilian Schmitz" w:date="2015-07-08T15:29:00Z"/>
          <w:rFonts w:asciiTheme="minorHAnsi" w:eastAsiaTheme="minorEastAsia" w:hAnsiTheme="minorHAnsi" w:cstheme="minorBidi"/>
          <w:smallCaps w:val="0"/>
          <w:noProof/>
          <w:sz w:val="22"/>
          <w:szCs w:val="22"/>
        </w:rPr>
      </w:pPr>
      <w:del w:id="361" w:author="Maximilian Schmitz" w:date="2015-07-08T15:29:00Z">
        <w:r w:rsidRPr="00856522" w:rsidDel="00856522">
          <w:rPr>
            <w:noProof/>
            <w:rPrChange w:id="362" w:author="Maximilian Schmitz" w:date="2015-07-08T15:29:00Z">
              <w:rPr>
                <w:rStyle w:val="Hyperlink"/>
                <w:noProof/>
              </w:rPr>
            </w:rPrChange>
          </w:rPr>
          <w:delText>5.2</w:delText>
        </w:r>
        <w:r w:rsidDel="00856522">
          <w:rPr>
            <w:rFonts w:asciiTheme="minorHAnsi" w:eastAsiaTheme="minorEastAsia" w:hAnsiTheme="minorHAnsi" w:cstheme="minorBidi"/>
            <w:smallCaps w:val="0"/>
            <w:noProof/>
            <w:sz w:val="22"/>
            <w:szCs w:val="22"/>
          </w:rPr>
          <w:tab/>
        </w:r>
        <w:r w:rsidRPr="00856522" w:rsidDel="00856522">
          <w:rPr>
            <w:noProof/>
            <w:rPrChange w:id="363" w:author="Maximilian Schmitz" w:date="2015-07-08T15:29:00Z">
              <w:rPr>
                <w:rStyle w:val="Hyperlink"/>
                <w:noProof/>
              </w:rPr>
            </w:rPrChange>
          </w:rPr>
          <w:delText>Entwicklung der künstlichen Intelligenz</w:delText>
        </w:r>
        <w:r w:rsidDel="00856522">
          <w:rPr>
            <w:noProof/>
            <w:webHidden/>
          </w:rPr>
          <w:tab/>
          <w:delText>29</w:delText>
        </w:r>
      </w:del>
    </w:p>
    <w:p w14:paraId="6159FB16" w14:textId="77777777" w:rsidR="00715D94" w:rsidDel="00856522" w:rsidRDefault="00715D94">
      <w:pPr>
        <w:pStyle w:val="Verzeichnis1"/>
        <w:tabs>
          <w:tab w:val="left" w:pos="480"/>
          <w:tab w:val="right" w:leader="dot" w:pos="9062"/>
        </w:tabs>
        <w:rPr>
          <w:del w:id="364" w:author="Maximilian Schmitz" w:date="2015-07-08T15:29:00Z"/>
          <w:rFonts w:asciiTheme="minorHAnsi" w:eastAsiaTheme="minorEastAsia" w:hAnsiTheme="minorHAnsi" w:cstheme="minorBidi"/>
          <w:b w:val="0"/>
          <w:bCs w:val="0"/>
          <w:caps w:val="0"/>
          <w:noProof/>
          <w:sz w:val="22"/>
          <w:szCs w:val="22"/>
        </w:rPr>
      </w:pPr>
      <w:del w:id="365" w:author="Maximilian Schmitz" w:date="2015-07-08T15:29:00Z">
        <w:r w:rsidRPr="00856522" w:rsidDel="00856522">
          <w:rPr>
            <w:noProof/>
            <w:rPrChange w:id="366" w:author="Maximilian Schmitz" w:date="2015-07-08T15:2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856522" w:rsidDel="00856522">
          <w:rPr>
            <w:noProof/>
            <w:rPrChange w:id="367" w:author="Maximilian Schmitz" w:date="2015-07-08T15:29:00Z">
              <w:rPr>
                <w:rStyle w:val="Hyperlink"/>
                <w:noProof/>
              </w:rPr>
            </w:rPrChange>
          </w:rPr>
          <w:delText>Ausblick</w:delText>
        </w:r>
        <w:r w:rsidDel="00856522">
          <w:rPr>
            <w:noProof/>
            <w:webHidden/>
          </w:rPr>
          <w:tab/>
          <w:delText>38</w:delText>
        </w:r>
      </w:del>
    </w:p>
    <w:p w14:paraId="54025A9A" w14:textId="77777777" w:rsidR="00715D94" w:rsidDel="00856522" w:rsidRDefault="00715D94">
      <w:pPr>
        <w:pStyle w:val="Verzeichnis1"/>
        <w:tabs>
          <w:tab w:val="left" w:pos="480"/>
          <w:tab w:val="right" w:leader="dot" w:pos="9062"/>
        </w:tabs>
        <w:rPr>
          <w:del w:id="368" w:author="Maximilian Schmitz" w:date="2015-07-08T15:29:00Z"/>
          <w:rFonts w:asciiTheme="minorHAnsi" w:eastAsiaTheme="minorEastAsia" w:hAnsiTheme="minorHAnsi" w:cstheme="minorBidi"/>
          <w:b w:val="0"/>
          <w:bCs w:val="0"/>
          <w:caps w:val="0"/>
          <w:noProof/>
          <w:sz w:val="22"/>
          <w:szCs w:val="22"/>
        </w:rPr>
      </w:pPr>
      <w:del w:id="369" w:author="Maximilian Schmitz" w:date="2015-07-08T15:29:00Z">
        <w:r w:rsidRPr="00856522" w:rsidDel="00856522">
          <w:rPr>
            <w:noProof/>
            <w:rPrChange w:id="370" w:author="Maximilian Schmitz" w:date="2015-07-08T15:29:00Z">
              <w:rPr>
                <w:rStyle w:val="Hyperlink"/>
                <w:noProof/>
              </w:rPr>
            </w:rPrChange>
          </w:rPr>
          <w:delText>7</w:delText>
        </w:r>
        <w:r w:rsidDel="00856522">
          <w:rPr>
            <w:rFonts w:asciiTheme="minorHAnsi" w:eastAsiaTheme="minorEastAsia" w:hAnsiTheme="minorHAnsi" w:cstheme="minorBidi"/>
            <w:b w:val="0"/>
            <w:bCs w:val="0"/>
            <w:caps w:val="0"/>
            <w:noProof/>
            <w:sz w:val="22"/>
            <w:szCs w:val="22"/>
          </w:rPr>
          <w:tab/>
        </w:r>
        <w:r w:rsidRPr="00856522" w:rsidDel="00856522">
          <w:rPr>
            <w:noProof/>
            <w:rPrChange w:id="371" w:author="Maximilian Schmitz" w:date="2015-07-08T15:29:00Z">
              <w:rPr>
                <w:rStyle w:val="Hyperlink"/>
                <w:noProof/>
              </w:rPr>
            </w:rPrChange>
          </w:rPr>
          <w:delText>Fazit</w:delText>
        </w:r>
        <w:r w:rsidDel="00856522">
          <w:rPr>
            <w:noProof/>
            <w:webHidden/>
          </w:rPr>
          <w:tab/>
          <w:delText>40</w:delText>
        </w:r>
      </w:del>
    </w:p>
    <w:p w14:paraId="795A9717" w14:textId="77777777" w:rsidR="00715D94" w:rsidDel="00856522" w:rsidRDefault="00715D94">
      <w:pPr>
        <w:pStyle w:val="Verzeichnis1"/>
        <w:tabs>
          <w:tab w:val="right" w:leader="dot" w:pos="9062"/>
        </w:tabs>
        <w:rPr>
          <w:del w:id="372" w:author="Maximilian Schmitz" w:date="2015-07-08T15:29:00Z"/>
          <w:rFonts w:asciiTheme="minorHAnsi" w:eastAsiaTheme="minorEastAsia" w:hAnsiTheme="minorHAnsi" w:cstheme="minorBidi"/>
          <w:b w:val="0"/>
          <w:bCs w:val="0"/>
          <w:caps w:val="0"/>
          <w:noProof/>
          <w:sz w:val="22"/>
          <w:szCs w:val="22"/>
        </w:rPr>
      </w:pPr>
      <w:del w:id="373" w:author="Maximilian Schmitz" w:date="2015-07-08T15:29:00Z">
        <w:r w:rsidRPr="00856522" w:rsidDel="00856522">
          <w:rPr>
            <w:noProof/>
            <w:rPrChange w:id="374" w:author="Maximilian Schmitz" w:date="2015-07-08T15:29:00Z">
              <w:rPr>
                <w:rStyle w:val="Hyperlink"/>
                <w:noProof/>
              </w:rPr>
            </w:rPrChange>
          </w:rPr>
          <w:delText>Literaturverzeichnis</w:delText>
        </w:r>
        <w:r w:rsidDel="00856522">
          <w:rPr>
            <w:noProof/>
            <w:webHidden/>
          </w:rPr>
          <w:tab/>
          <w:delText>I</w:delText>
        </w:r>
      </w:del>
    </w:p>
    <w:p w14:paraId="236342B2" w14:textId="77777777" w:rsidR="00715D94" w:rsidDel="00856522" w:rsidRDefault="00715D94">
      <w:pPr>
        <w:pStyle w:val="Verzeichnis1"/>
        <w:tabs>
          <w:tab w:val="right" w:leader="dot" w:pos="9062"/>
        </w:tabs>
        <w:rPr>
          <w:del w:id="375" w:author="Maximilian Schmitz" w:date="2015-07-08T15:29:00Z"/>
          <w:rFonts w:asciiTheme="minorHAnsi" w:eastAsiaTheme="minorEastAsia" w:hAnsiTheme="minorHAnsi" w:cstheme="minorBidi"/>
          <w:b w:val="0"/>
          <w:bCs w:val="0"/>
          <w:caps w:val="0"/>
          <w:noProof/>
          <w:sz w:val="22"/>
          <w:szCs w:val="22"/>
        </w:rPr>
      </w:pPr>
      <w:del w:id="376" w:author="Maximilian Schmitz" w:date="2015-07-08T15:29:00Z">
        <w:r w:rsidRPr="00856522" w:rsidDel="00856522">
          <w:rPr>
            <w:noProof/>
            <w:rPrChange w:id="377" w:author="Maximilian Schmitz" w:date="2015-07-08T15:29:00Z">
              <w:rPr>
                <w:rStyle w:val="Hyperlink"/>
                <w:noProof/>
              </w:rPr>
            </w:rPrChange>
          </w:rPr>
          <w:delText>Abbildungsverzeichnis</w:delText>
        </w:r>
        <w:r w:rsidDel="00856522">
          <w:rPr>
            <w:noProof/>
            <w:webHidden/>
          </w:rPr>
          <w:tab/>
          <w:delText>II</w:delText>
        </w:r>
      </w:del>
    </w:p>
    <w:p w14:paraId="32026B86" w14:textId="77777777" w:rsidR="00715D94" w:rsidDel="00856522" w:rsidRDefault="00715D94">
      <w:pPr>
        <w:pStyle w:val="Verzeichnis1"/>
        <w:tabs>
          <w:tab w:val="right" w:leader="dot" w:pos="9062"/>
        </w:tabs>
        <w:rPr>
          <w:del w:id="378" w:author="Maximilian Schmitz" w:date="2015-07-08T15:29:00Z"/>
          <w:rFonts w:asciiTheme="minorHAnsi" w:eastAsiaTheme="minorEastAsia" w:hAnsiTheme="minorHAnsi" w:cstheme="minorBidi"/>
          <w:b w:val="0"/>
          <w:bCs w:val="0"/>
          <w:caps w:val="0"/>
          <w:noProof/>
          <w:sz w:val="22"/>
          <w:szCs w:val="22"/>
        </w:rPr>
      </w:pPr>
      <w:del w:id="379" w:author="Maximilian Schmitz" w:date="2015-07-08T15:29:00Z">
        <w:r w:rsidRPr="00856522" w:rsidDel="00856522">
          <w:rPr>
            <w:noProof/>
            <w:rPrChange w:id="380" w:author="Maximilian Schmitz" w:date="2015-07-08T15:29:00Z">
              <w:rPr>
                <w:rStyle w:val="Hyperlink"/>
                <w:noProof/>
              </w:rPr>
            </w:rPrChange>
          </w:rPr>
          <w:delText>Tabellenverzeichnis</w:delText>
        </w:r>
        <w:r w:rsidDel="00856522">
          <w:rPr>
            <w:noProof/>
            <w:webHidden/>
          </w:rPr>
          <w:tab/>
          <w:delText>III</w:delText>
        </w:r>
      </w:del>
    </w:p>
    <w:p w14:paraId="21E3CAC0" w14:textId="77777777" w:rsidR="00715D94" w:rsidDel="00856522" w:rsidRDefault="00715D94">
      <w:pPr>
        <w:pStyle w:val="Verzeichnis1"/>
        <w:tabs>
          <w:tab w:val="right" w:leader="dot" w:pos="9062"/>
        </w:tabs>
        <w:rPr>
          <w:del w:id="381" w:author="Maximilian Schmitz" w:date="2015-07-08T15:29:00Z"/>
          <w:rFonts w:asciiTheme="minorHAnsi" w:eastAsiaTheme="minorEastAsia" w:hAnsiTheme="minorHAnsi" w:cstheme="minorBidi"/>
          <w:b w:val="0"/>
          <w:bCs w:val="0"/>
          <w:caps w:val="0"/>
          <w:noProof/>
          <w:sz w:val="22"/>
          <w:szCs w:val="22"/>
        </w:rPr>
      </w:pPr>
      <w:del w:id="382" w:author="Maximilian Schmitz" w:date="2015-07-08T15:29:00Z">
        <w:r w:rsidRPr="00856522" w:rsidDel="00856522">
          <w:rPr>
            <w:noProof/>
            <w:rPrChange w:id="383" w:author="Maximilian Schmitz" w:date="2015-07-08T15:29:00Z">
              <w:rPr>
                <w:rStyle w:val="Hyperlink"/>
                <w:noProof/>
              </w:rPr>
            </w:rPrChange>
          </w:rPr>
          <w:delText>Abkürzungsverzeichnis</w:delText>
        </w:r>
        <w:r w:rsidDel="00856522">
          <w:rPr>
            <w:noProof/>
            <w:webHidden/>
          </w:rPr>
          <w:tab/>
          <w:delText>IV</w:delText>
        </w:r>
      </w:del>
    </w:p>
    <w:p w14:paraId="3AE5DDC6" w14:textId="77777777" w:rsidR="00715D94" w:rsidDel="00856522" w:rsidRDefault="00715D94">
      <w:pPr>
        <w:pStyle w:val="Verzeichnis1"/>
        <w:tabs>
          <w:tab w:val="right" w:leader="dot" w:pos="9062"/>
        </w:tabs>
        <w:rPr>
          <w:del w:id="384" w:author="Maximilian Schmitz" w:date="2015-07-08T15:29:00Z"/>
          <w:rFonts w:asciiTheme="minorHAnsi" w:eastAsiaTheme="minorEastAsia" w:hAnsiTheme="minorHAnsi" w:cstheme="minorBidi"/>
          <w:b w:val="0"/>
          <w:bCs w:val="0"/>
          <w:caps w:val="0"/>
          <w:noProof/>
          <w:sz w:val="22"/>
          <w:szCs w:val="22"/>
        </w:rPr>
      </w:pPr>
      <w:del w:id="385" w:author="Maximilian Schmitz" w:date="2015-07-08T15:29:00Z">
        <w:r w:rsidRPr="00856522" w:rsidDel="00856522">
          <w:rPr>
            <w:noProof/>
            <w:rPrChange w:id="386" w:author="Maximilian Schmitz" w:date="2015-07-08T15:29:00Z">
              <w:rPr>
                <w:rStyle w:val="Hyperlink"/>
                <w:noProof/>
              </w:rPr>
            </w:rPrChange>
          </w:rPr>
          <w:delText>Glossar</w:delText>
        </w:r>
        <w:r w:rsidDel="00856522">
          <w:rPr>
            <w:noProof/>
            <w:webHidden/>
          </w:rPr>
          <w:tab/>
          <w:delText>V</w:delText>
        </w:r>
      </w:del>
    </w:p>
    <w:p w14:paraId="688960BD" w14:textId="77777777" w:rsidR="000E14AF" w:rsidDel="00856522" w:rsidRDefault="000E14AF">
      <w:pPr>
        <w:pStyle w:val="Verzeichnis1"/>
        <w:tabs>
          <w:tab w:val="right" w:leader="dot" w:pos="9062"/>
        </w:tabs>
        <w:rPr>
          <w:del w:id="387" w:author="Maximilian Schmitz" w:date="2015-07-08T15:29:00Z"/>
          <w:rFonts w:asciiTheme="minorHAnsi" w:eastAsiaTheme="minorEastAsia" w:hAnsiTheme="minorHAnsi" w:cstheme="minorBidi"/>
          <w:b w:val="0"/>
          <w:bCs w:val="0"/>
          <w:caps w:val="0"/>
          <w:noProof/>
          <w:sz w:val="22"/>
          <w:szCs w:val="22"/>
        </w:rPr>
      </w:pPr>
      <w:del w:id="388" w:author="Maximilian Schmitz" w:date="2015-07-08T15:29:00Z">
        <w:r w:rsidRPr="00715D94" w:rsidDel="00856522">
          <w:rPr>
            <w:rStyle w:val="Hyperlink"/>
            <w:noProof/>
          </w:rPr>
          <w:delText>Eidesstattliche Erklärung</w:delText>
        </w:r>
        <w:r w:rsidDel="00856522">
          <w:rPr>
            <w:noProof/>
            <w:webHidden/>
          </w:rPr>
          <w:tab/>
          <w:delText>I</w:delText>
        </w:r>
      </w:del>
    </w:p>
    <w:p w14:paraId="7951114B" w14:textId="77777777" w:rsidR="000E14AF" w:rsidDel="00856522" w:rsidRDefault="000E14AF">
      <w:pPr>
        <w:pStyle w:val="Verzeichnis1"/>
        <w:tabs>
          <w:tab w:val="right" w:leader="dot" w:pos="9062"/>
        </w:tabs>
        <w:rPr>
          <w:del w:id="389" w:author="Maximilian Schmitz" w:date="2015-07-08T15:29:00Z"/>
          <w:rFonts w:asciiTheme="minorHAnsi" w:eastAsiaTheme="minorEastAsia" w:hAnsiTheme="minorHAnsi" w:cstheme="minorBidi"/>
          <w:b w:val="0"/>
          <w:bCs w:val="0"/>
          <w:caps w:val="0"/>
          <w:noProof/>
          <w:sz w:val="22"/>
          <w:szCs w:val="22"/>
        </w:rPr>
      </w:pPr>
      <w:del w:id="390" w:author="Maximilian Schmitz" w:date="2015-07-08T15:29:00Z">
        <w:r w:rsidRPr="00715D94" w:rsidDel="00856522">
          <w:rPr>
            <w:rStyle w:val="Hyperlink"/>
            <w:noProof/>
          </w:rPr>
          <w:delText>Kurzfassung</w:delText>
        </w:r>
        <w:r w:rsidDel="00856522">
          <w:rPr>
            <w:noProof/>
            <w:webHidden/>
          </w:rPr>
          <w:tab/>
          <w:delText>II</w:delText>
        </w:r>
      </w:del>
    </w:p>
    <w:p w14:paraId="361153E5" w14:textId="77777777" w:rsidR="000E14AF" w:rsidDel="00856522" w:rsidRDefault="000E14AF">
      <w:pPr>
        <w:pStyle w:val="Verzeichnis1"/>
        <w:tabs>
          <w:tab w:val="right" w:leader="dot" w:pos="9062"/>
        </w:tabs>
        <w:rPr>
          <w:del w:id="391" w:author="Maximilian Schmitz" w:date="2015-07-08T15:29:00Z"/>
          <w:rFonts w:asciiTheme="minorHAnsi" w:eastAsiaTheme="minorEastAsia" w:hAnsiTheme="minorHAnsi" w:cstheme="minorBidi"/>
          <w:b w:val="0"/>
          <w:bCs w:val="0"/>
          <w:caps w:val="0"/>
          <w:noProof/>
          <w:sz w:val="22"/>
          <w:szCs w:val="22"/>
        </w:rPr>
      </w:pPr>
      <w:del w:id="392" w:author="Maximilian Schmitz" w:date="2015-07-08T15:29:00Z">
        <w:r w:rsidRPr="00715D94" w:rsidDel="00856522">
          <w:rPr>
            <w:rStyle w:val="Hyperlink"/>
            <w:noProof/>
          </w:rPr>
          <w:delText>Abstract</w:delText>
        </w:r>
        <w:r w:rsidDel="00856522">
          <w:rPr>
            <w:noProof/>
            <w:webHidden/>
          </w:rPr>
          <w:tab/>
          <w:delText>III</w:delText>
        </w:r>
      </w:del>
    </w:p>
    <w:p w14:paraId="51CC5686" w14:textId="77777777" w:rsidR="000E14AF" w:rsidDel="00856522" w:rsidRDefault="000E14AF">
      <w:pPr>
        <w:pStyle w:val="Verzeichnis1"/>
        <w:tabs>
          <w:tab w:val="right" w:leader="dot" w:pos="9062"/>
        </w:tabs>
        <w:rPr>
          <w:del w:id="393" w:author="Maximilian Schmitz" w:date="2015-07-08T15:29:00Z"/>
          <w:rFonts w:asciiTheme="minorHAnsi" w:eastAsiaTheme="minorEastAsia" w:hAnsiTheme="minorHAnsi" w:cstheme="minorBidi"/>
          <w:b w:val="0"/>
          <w:bCs w:val="0"/>
          <w:caps w:val="0"/>
          <w:noProof/>
          <w:sz w:val="22"/>
          <w:szCs w:val="22"/>
        </w:rPr>
      </w:pPr>
      <w:del w:id="394" w:author="Maximilian Schmitz" w:date="2015-07-08T15:29:00Z">
        <w:r w:rsidRPr="00715D94" w:rsidDel="00856522">
          <w:rPr>
            <w:rStyle w:val="Hyperlink"/>
            <w:noProof/>
          </w:rPr>
          <w:delText>Inhalt</w:delText>
        </w:r>
        <w:r w:rsidDel="00856522">
          <w:rPr>
            <w:noProof/>
            <w:webHidden/>
          </w:rPr>
          <w:tab/>
          <w:delText>IV</w:delText>
        </w:r>
      </w:del>
    </w:p>
    <w:p w14:paraId="272046D2" w14:textId="77777777" w:rsidR="000E14AF" w:rsidDel="00856522" w:rsidRDefault="000E14AF">
      <w:pPr>
        <w:pStyle w:val="Verzeichnis1"/>
        <w:tabs>
          <w:tab w:val="left" w:pos="480"/>
          <w:tab w:val="right" w:leader="dot" w:pos="9062"/>
        </w:tabs>
        <w:rPr>
          <w:del w:id="395" w:author="Maximilian Schmitz" w:date="2015-07-08T15:29:00Z"/>
          <w:rFonts w:asciiTheme="minorHAnsi" w:eastAsiaTheme="minorEastAsia" w:hAnsiTheme="minorHAnsi" w:cstheme="minorBidi"/>
          <w:b w:val="0"/>
          <w:bCs w:val="0"/>
          <w:caps w:val="0"/>
          <w:noProof/>
          <w:sz w:val="22"/>
          <w:szCs w:val="22"/>
        </w:rPr>
      </w:pPr>
      <w:del w:id="396" w:author="Maximilian Schmitz" w:date="2015-07-08T15:29:00Z">
        <w:r w:rsidRPr="00715D94" w:rsidDel="00856522">
          <w:rPr>
            <w:rStyle w:val="Hyperlink"/>
            <w:noProof/>
          </w:rPr>
          <w:delText>1</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Einleitung</w:delText>
        </w:r>
        <w:r w:rsidDel="00856522">
          <w:rPr>
            <w:noProof/>
            <w:webHidden/>
          </w:rPr>
          <w:tab/>
          <w:delText>1</w:delText>
        </w:r>
      </w:del>
    </w:p>
    <w:p w14:paraId="1C49AE99" w14:textId="77777777" w:rsidR="000E14AF" w:rsidDel="00856522" w:rsidRDefault="000E14AF">
      <w:pPr>
        <w:pStyle w:val="Verzeichnis1"/>
        <w:tabs>
          <w:tab w:val="left" w:pos="480"/>
          <w:tab w:val="right" w:leader="dot" w:pos="9062"/>
        </w:tabs>
        <w:rPr>
          <w:del w:id="397" w:author="Maximilian Schmitz" w:date="2015-07-08T15:29:00Z"/>
          <w:rFonts w:asciiTheme="minorHAnsi" w:eastAsiaTheme="minorEastAsia" w:hAnsiTheme="minorHAnsi" w:cstheme="minorBidi"/>
          <w:b w:val="0"/>
          <w:bCs w:val="0"/>
          <w:caps w:val="0"/>
          <w:noProof/>
          <w:sz w:val="22"/>
          <w:szCs w:val="22"/>
        </w:rPr>
      </w:pPr>
      <w:del w:id="398" w:author="Maximilian Schmitz" w:date="2015-07-08T15:29:00Z">
        <w:r w:rsidRPr="00715D94" w:rsidDel="00856522">
          <w:rPr>
            <w:rStyle w:val="Hyperlink"/>
            <w:noProof/>
          </w:rPr>
          <w:delText>2</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Aufgabenstellung</w:delText>
        </w:r>
        <w:r w:rsidDel="00856522">
          <w:rPr>
            <w:noProof/>
            <w:webHidden/>
          </w:rPr>
          <w:tab/>
          <w:delText>2</w:delText>
        </w:r>
      </w:del>
    </w:p>
    <w:p w14:paraId="51BBE1EC" w14:textId="77777777" w:rsidR="000E14AF" w:rsidDel="00856522" w:rsidRDefault="000E14AF">
      <w:pPr>
        <w:pStyle w:val="Verzeichnis1"/>
        <w:tabs>
          <w:tab w:val="left" w:pos="480"/>
          <w:tab w:val="right" w:leader="dot" w:pos="9062"/>
        </w:tabs>
        <w:rPr>
          <w:del w:id="399" w:author="Maximilian Schmitz" w:date="2015-07-08T15:29:00Z"/>
          <w:rFonts w:asciiTheme="minorHAnsi" w:eastAsiaTheme="minorEastAsia" w:hAnsiTheme="minorHAnsi" w:cstheme="minorBidi"/>
          <w:b w:val="0"/>
          <w:bCs w:val="0"/>
          <w:caps w:val="0"/>
          <w:noProof/>
          <w:sz w:val="22"/>
          <w:szCs w:val="22"/>
        </w:rPr>
      </w:pPr>
      <w:del w:id="400" w:author="Maximilian Schmitz" w:date="2015-07-08T15:29:00Z">
        <w:r w:rsidRPr="00715D94" w:rsidDel="00856522">
          <w:rPr>
            <w:rStyle w:val="Hyperlink"/>
            <w:noProof/>
          </w:rPr>
          <w:delText>3</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Stand der Technik</w:delText>
        </w:r>
        <w:r w:rsidDel="00856522">
          <w:rPr>
            <w:noProof/>
            <w:webHidden/>
          </w:rPr>
          <w:tab/>
          <w:delText>3</w:delText>
        </w:r>
      </w:del>
    </w:p>
    <w:p w14:paraId="2FD6F95F" w14:textId="77777777" w:rsidR="000E14AF" w:rsidDel="00856522" w:rsidRDefault="000E14AF">
      <w:pPr>
        <w:pStyle w:val="Verzeichnis2"/>
        <w:tabs>
          <w:tab w:val="left" w:pos="720"/>
          <w:tab w:val="right" w:leader="dot" w:pos="9062"/>
        </w:tabs>
        <w:rPr>
          <w:del w:id="401" w:author="Maximilian Schmitz" w:date="2015-07-08T15:29:00Z"/>
          <w:rFonts w:asciiTheme="minorHAnsi" w:eastAsiaTheme="minorEastAsia" w:hAnsiTheme="minorHAnsi" w:cstheme="minorBidi"/>
          <w:smallCaps w:val="0"/>
          <w:noProof/>
          <w:sz w:val="22"/>
          <w:szCs w:val="22"/>
        </w:rPr>
      </w:pPr>
      <w:del w:id="402" w:author="Maximilian Schmitz" w:date="2015-07-08T15:29:00Z">
        <w:r w:rsidRPr="00715D94" w:rsidDel="00856522">
          <w:rPr>
            <w:rStyle w:val="Hyperlink"/>
            <w:noProof/>
          </w:rPr>
          <w:delText>3.1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Einleitung</w:delText>
        </w:r>
        <w:r w:rsidDel="00856522">
          <w:rPr>
            <w:noProof/>
            <w:webHidden/>
          </w:rPr>
          <w:tab/>
          <w:delText>3</w:delText>
        </w:r>
      </w:del>
    </w:p>
    <w:p w14:paraId="652974CC" w14:textId="77777777" w:rsidR="000E14AF" w:rsidDel="00856522" w:rsidRDefault="000E14AF">
      <w:pPr>
        <w:pStyle w:val="Verzeichnis2"/>
        <w:tabs>
          <w:tab w:val="left" w:pos="720"/>
          <w:tab w:val="right" w:leader="dot" w:pos="9062"/>
        </w:tabs>
        <w:rPr>
          <w:del w:id="403" w:author="Maximilian Schmitz" w:date="2015-07-08T15:29:00Z"/>
          <w:rFonts w:asciiTheme="minorHAnsi" w:eastAsiaTheme="minorEastAsia" w:hAnsiTheme="minorHAnsi" w:cstheme="minorBidi"/>
          <w:smallCaps w:val="0"/>
          <w:noProof/>
          <w:sz w:val="22"/>
          <w:szCs w:val="22"/>
        </w:rPr>
      </w:pPr>
      <w:del w:id="404" w:author="Maximilian Schmitz" w:date="2015-07-08T15:29:00Z">
        <w:r w:rsidRPr="00715D94" w:rsidDel="00856522">
          <w:rPr>
            <w:rStyle w:val="Hyperlink"/>
            <w:noProof/>
          </w:rPr>
          <w:delText>3.2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Game Engine</w:delText>
        </w:r>
        <w:r w:rsidDel="00856522">
          <w:rPr>
            <w:noProof/>
            <w:webHidden/>
          </w:rPr>
          <w:tab/>
          <w:delText>3</w:delText>
        </w:r>
      </w:del>
    </w:p>
    <w:p w14:paraId="0272944C" w14:textId="77777777" w:rsidR="000E14AF" w:rsidDel="00856522" w:rsidRDefault="000E14AF">
      <w:pPr>
        <w:pStyle w:val="Verzeichnis3"/>
        <w:tabs>
          <w:tab w:val="left" w:pos="1200"/>
          <w:tab w:val="right" w:leader="dot" w:pos="9062"/>
        </w:tabs>
        <w:rPr>
          <w:del w:id="405" w:author="Maximilian Schmitz" w:date="2015-07-08T15:29:00Z"/>
          <w:rFonts w:asciiTheme="minorHAnsi" w:eastAsiaTheme="minorEastAsia" w:hAnsiTheme="minorHAnsi" w:cstheme="minorBidi"/>
          <w:i w:val="0"/>
          <w:iCs w:val="0"/>
          <w:noProof/>
          <w:sz w:val="22"/>
          <w:szCs w:val="22"/>
        </w:rPr>
      </w:pPr>
      <w:del w:id="406" w:author="Maximilian Schmitz" w:date="2015-07-08T15:29:00Z">
        <w:r w:rsidRPr="00715D94" w:rsidDel="00856522">
          <w:rPr>
            <w:rStyle w:val="Hyperlink"/>
            <w:noProof/>
          </w:rPr>
          <w:delText>3.2.1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3</w:delText>
        </w:r>
      </w:del>
    </w:p>
    <w:p w14:paraId="00AFE774" w14:textId="77777777" w:rsidR="000E14AF" w:rsidDel="00856522" w:rsidRDefault="000E14AF">
      <w:pPr>
        <w:pStyle w:val="Verzeichnis3"/>
        <w:tabs>
          <w:tab w:val="left" w:pos="1200"/>
          <w:tab w:val="right" w:leader="dot" w:pos="9062"/>
        </w:tabs>
        <w:rPr>
          <w:del w:id="407" w:author="Maximilian Schmitz" w:date="2015-07-08T15:29:00Z"/>
          <w:rFonts w:asciiTheme="minorHAnsi" w:eastAsiaTheme="minorEastAsia" w:hAnsiTheme="minorHAnsi" w:cstheme="minorBidi"/>
          <w:i w:val="0"/>
          <w:iCs w:val="0"/>
          <w:noProof/>
          <w:sz w:val="22"/>
          <w:szCs w:val="22"/>
        </w:rPr>
      </w:pPr>
      <w:del w:id="408" w:author="Maximilian Schmitz" w:date="2015-07-08T15:29:00Z">
        <w:r w:rsidRPr="00715D94" w:rsidDel="00856522">
          <w:rPr>
            <w:rStyle w:val="Hyperlink"/>
            <w:noProof/>
          </w:rPr>
          <w:delText>3.2.2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Source Engine</w:delText>
        </w:r>
        <w:r w:rsidDel="00856522">
          <w:rPr>
            <w:noProof/>
            <w:webHidden/>
          </w:rPr>
          <w:tab/>
          <w:delText>3</w:delText>
        </w:r>
      </w:del>
    </w:p>
    <w:p w14:paraId="774EF753" w14:textId="77777777" w:rsidR="000E14AF" w:rsidDel="00856522" w:rsidRDefault="000E14AF">
      <w:pPr>
        <w:pStyle w:val="Verzeichnis3"/>
        <w:tabs>
          <w:tab w:val="left" w:pos="1200"/>
          <w:tab w:val="right" w:leader="dot" w:pos="9062"/>
        </w:tabs>
        <w:rPr>
          <w:del w:id="409" w:author="Maximilian Schmitz" w:date="2015-07-08T15:29:00Z"/>
          <w:rFonts w:asciiTheme="minorHAnsi" w:eastAsiaTheme="minorEastAsia" w:hAnsiTheme="minorHAnsi" w:cstheme="minorBidi"/>
          <w:i w:val="0"/>
          <w:iCs w:val="0"/>
          <w:noProof/>
          <w:sz w:val="22"/>
          <w:szCs w:val="22"/>
        </w:rPr>
      </w:pPr>
      <w:del w:id="410" w:author="Maximilian Schmitz" w:date="2015-07-08T15:29:00Z">
        <w:r w:rsidRPr="00715D94" w:rsidDel="00856522">
          <w:rPr>
            <w:rStyle w:val="Hyperlink"/>
            <w:noProof/>
          </w:rPr>
          <w:delText>3.2.3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Unity</w:delText>
        </w:r>
        <w:r w:rsidDel="00856522">
          <w:rPr>
            <w:noProof/>
            <w:webHidden/>
          </w:rPr>
          <w:tab/>
          <w:delText>4</w:delText>
        </w:r>
      </w:del>
    </w:p>
    <w:p w14:paraId="2B73261B" w14:textId="77777777" w:rsidR="000E14AF" w:rsidDel="00856522" w:rsidRDefault="000E14AF">
      <w:pPr>
        <w:pStyle w:val="Verzeichnis3"/>
        <w:tabs>
          <w:tab w:val="left" w:pos="1200"/>
          <w:tab w:val="right" w:leader="dot" w:pos="9062"/>
        </w:tabs>
        <w:rPr>
          <w:del w:id="411" w:author="Maximilian Schmitz" w:date="2015-07-08T15:29:00Z"/>
          <w:rFonts w:asciiTheme="minorHAnsi" w:eastAsiaTheme="minorEastAsia" w:hAnsiTheme="minorHAnsi" w:cstheme="minorBidi"/>
          <w:i w:val="0"/>
          <w:iCs w:val="0"/>
          <w:noProof/>
          <w:sz w:val="22"/>
          <w:szCs w:val="22"/>
        </w:rPr>
      </w:pPr>
      <w:del w:id="412" w:author="Maximilian Schmitz" w:date="2015-07-08T15:29:00Z">
        <w:r w:rsidRPr="00715D94" w:rsidDel="00856522">
          <w:rPr>
            <w:rStyle w:val="Hyperlink"/>
            <w:noProof/>
            <w:lang w:val="en-US"/>
          </w:rPr>
          <w:delText>3.2.4</w:delText>
        </w:r>
        <w:r w:rsidDel="00856522">
          <w:rPr>
            <w:rFonts w:asciiTheme="minorHAnsi" w:eastAsiaTheme="minorEastAsia" w:hAnsiTheme="minorHAnsi" w:cstheme="minorBidi"/>
            <w:i w:val="0"/>
            <w:iCs w:val="0"/>
            <w:noProof/>
            <w:sz w:val="22"/>
            <w:szCs w:val="22"/>
          </w:rPr>
          <w:tab/>
        </w:r>
        <w:r w:rsidRPr="00715D94" w:rsidDel="00856522">
          <w:rPr>
            <w:rStyle w:val="Hyperlink"/>
            <w:noProof/>
            <w:lang w:val="en-US"/>
          </w:rPr>
          <w:delText>Unreal Engine 4</w:delText>
        </w:r>
        <w:r w:rsidDel="00856522">
          <w:rPr>
            <w:noProof/>
            <w:webHidden/>
          </w:rPr>
          <w:tab/>
          <w:delText>4</w:delText>
        </w:r>
      </w:del>
    </w:p>
    <w:p w14:paraId="7B89A34F" w14:textId="77777777" w:rsidR="000E14AF" w:rsidDel="00856522" w:rsidRDefault="000E14AF">
      <w:pPr>
        <w:pStyle w:val="Verzeichnis3"/>
        <w:tabs>
          <w:tab w:val="left" w:pos="1200"/>
          <w:tab w:val="right" w:leader="dot" w:pos="9062"/>
        </w:tabs>
        <w:rPr>
          <w:del w:id="413" w:author="Maximilian Schmitz" w:date="2015-07-08T15:29:00Z"/>
          <w:rFonts w:asciiTheme="minorHAnsi" w:eastAsiaTheme="minorEastAsia" w:hAnsiTheme="minorHAnsi" w:cstheme="minorBidi"/>
          <w:i w:val="0"/>
          <w:iCs w:val="0"/>
          <w:noProof/>
          <w:sz w:val="22"/>
          <w:szCs w:val="22"/>
        </w:rPr>
      </w:pPr>
      <w:del w:id="414" w:author="Maximilian Schmitz" w:date="2015-07-08T15:29:00Z">
        <w:r w:rsidRPr="00715D94" w:rsidDel="00856522">
          <w:rPr>
            <w:rStyle w:val="Hyperlink"/>
            <w:noProof/>
          </w:rPr>
          <w:delText>3.2.5</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Verwendung im Projekt</w:delText>
        </w:r>
        <w:r w:rsidDel="00856522">
          <w:rPr>
            <w:noProof/>
            <w:webHidden/>
          </w:rPr>
          <w:tab/>
          <w:delText>5</w:delText>
        </w:r>
      </w:del>
    </w:p>
    <w:p w14:paraId="6A4B152B" w14:textId="77777777" w:rsidR="000E14AF" w:rsidDel="00856522" w:rsidRDefault="000E14AF">
      <w:pPr>
        <w:pStyle w:val="Verzeichnis2"/>
        <w:tabs>
          <w:tab w:val="left" w:pos="720"/>
          <w:tab w:val="right" w:leader="dot" w:pos="9062"/>
        </w:tabs>
        <w:rPr>
          <w:del w:id="415" w:author="Maximilian Schmitz" w:date="2015-07-08T15:29:00Z"/>
          <w:rFonts w:asciiTheme="minorHAnsi" w:eastAsiaTheme="minorEastAsia" w:hAnsiTheme="minorHAnsi" w:cstheme="minorBidi"/>
          <w:smallCaps w:val="0"/>
          <w:noProof/>
          <w:sz w:val="22"/>
          <w:szCs w:val="22"/>
        </w:rPr>
      </w:pPr>
      <w:del w:id="416" w:author="Maximilian Schmitz" w:date="2015-07-08T15:29:00Z">
        <w:r w:rsidRPr="00715D94" w:rsidDel="00856522">
          <w:rPr>
            <w:rStyle w:val="Hyperlink"/>
            <w:noProof/>
          </w:rPr>
          <w:delText>3.3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Scripting-Ansatz</w:delText>
        </w:r>
        <w:r w:rsidDel="00856522">
          <w:rPr>
            <w:noProof/>
            <w:webHidden/>
          </w:rPr>
          <w:tab/>
          <w:delText>5</w:delText>
        </w:r>
      </w:del>
    </w:p>
    <w:p w14:paraId="5D77FC0B" w14:textId="77777777" w:rsidR="000E14AF" w:rsidDel="00856522" w:rsidRDefault="000E14AF">
      <w:pPr>
        <w:pStyle w:val="Verzeichnis3"/>
        <w:tabs>
          <w:tab w:val="left" w:pos="1200"/>
          <w:tab w:val="right" w:leader="dot" w:pos="9062"/>
        </w:tabs>
        <w:rPr>
          <w:del w:id="417" w:author="Maximilian Schmitz" w:date="2015-07-08T15:29:00Z"/>
          <w:rFonts w:asciiTheme="minorHAnsi" w:eastAsiaTheme="minorEastAsia" w:hAnsiTheme="minorHAnsi" w:cstheme="minorBidi"/>
          <w:i w:val="0"/>
          <w:iCs w:val="0"/>
          <w:noProof/>
          <w:sz w:val="22"/>
          <w:szCs w:val="22"/>
        </w:rPr>
      </w:pPr>
      <w:del w:id="418" w:author="Maximilian Schmitz" w:date="2015-07-08T15:29:00Z">
        <w:r w:rsidRPr="00715D94" w:rsidDel="00856522">
          <w:rPr>
            <w:rStyle w:val="Hyperlink"/>
            <w:noProof/>
          </w:rPr>
          <w:delText>3.3.1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5</w:delText>
        </w:r>
      </w:del>
    </w:p>
    <w:p w14:paraId="5F0D21A3" w14:textId="77777777" w:rsidR="000E14AF" w:rsidDel="00856522" w:rsidRDefault="000E14AF">
      <w:pPr>
        <w:pStyle w:val="Verzeichnis3"/>
        <w:tabs>
          <w:tab w:val="left" w:pos="1200"/>
          <w:tab w:val="right" w:leader="dot" w:pos="9062"/>
        </w:tabs>
        <w:rPr>
          <w:del w:id="419" w:author="Maximilian Schmitz" w:date="2015-07-08T15:29:00Z"/>
          <w:rFonts w:asciiTheme="minorHAnsi" w:eastAsiaTheme="minorEastAsia" w:hAnsiTheme="minorHAnsi" w:cstheme="minorBidi"/>
          <w:i w:val="0"/>
          <w:iCs w:val="0"/>
          <w:noProof/>
          <w:sz w:val="22"/>
          <w:szCs w:val="22"/>
        </w:rPr>
      </w:pPr>
      <w:del w:id="420" w:author="Maximilian Schmitz" w:date="2015-07-08T15:29:00Z">
        <w:r w:rsidRPr="00715D94" w:rsidDel="00856522">
          <w:rPr>
            <w:rStyle w:val="Hyperlink"/>
            <w:noProof/>
          </w:rPr>
          <w:delText>3.3.2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LUA</w:delText>
        </w:r>
        <w:r w:rsidDel="00856522">
          <w:rPr>
            <w:noProof/>
            <w:webHidden/>
          </w:rPr>
          <w:tab/>
          <w:delText>6</w:delText>
        </w:r>
      </w:del>
    </w:p>
    <w:p w14:paraId="15D05CC8" w14:textId="77777777" w:rsidR="000E14AF" w:rsidDel="00856522" w:rsidRDefault="000E14AF">
      <w:pPr>
        <w:pStyle w:val="Verzeichnis3"/>
        <w:tabs>
          <w:tab w:val="left" w:pos="1200"/>
          <w:tab w:val="right" w:leader="dot" w:pos="9062"/>
        </w:tabs>
        <w:rPr>
          <w:del w:id="421" w:author="Maximilian Schmitz" w:date="2015-07-08T15:29:00Z"/>
          <w:rFonts w:asciiTheme="minorHAnsi" w:eastAsiaTheme="minorEastAsia" w:hAnsiTheme="minorHAnsi" w:cstheme="minorBidi"/>
          <w:i w:val="0"/>
          <w:iCs w:val="0"/>
          <w:noProof/>
          <w:sz w:val="22"/>
          <w:szCs w:val="22"/>
        </w:rPr>
      </w:pPr>
      <w:del w:id="422" w:author="Maximilian Schmitz" w:date="2015-07-08T15:29:00Z">
        <w:r w:rsidRPr="00715D94" w:rsidDel="00856522">
          <w:rPr>
            <w:rStyle w:val="Hyperlink"/>
            <w:noProof/>
          </w:rPr>
          <w:delText>3.3.3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Alternative Skriptsprachen</w:delText>
        </w:r>
        <w:r w:rsidDel="00856522">
          <w:rPr>
            <w:noProof/>
            <w:webHidden/>
          </w:rPr>
          <w:tab/>
          <w:delText>6</w:delText>
        </w:r>
      </w:del>
    </w:p>
    <w:p w14:paraId="75843414" w14:textId="77777777" w:rsidR="000E14AF" w:rsidDel="00856522" w:rsidRDefault="000E14AF">
      <w:pPr>
        <w:pStyle w:val="Verzeichnis2"/>
        <w:tabs>
          <w:tab w:val="left" w:pos="720"/>
          <w:tab w:val="right" w:leader="dot" w:pos="9062"/>
        </w:tabs>
        <w:rPr>
          <w:del w:id="423" w:author="Maximilian Schmitz" w:date="2015-07-08T15:29:00Z"/>
          <w:rFonts w:asciiTheme="minorHAnsi" w:eastAsiaTheme="minorEastAsia" w:hAnsiTheme="minorHAnsi" w:cstheme="minorBidi"/>
          <w:smallCaps w:val="0"/>
          <w:noProof/>
          <w:sz w:val="22"/>
          <w:szCs w:val="22"/>
        </w:rPr>
      </w:pPr>
      <w:del w:id="424" w:author="Maximilian Schmitz" w:date="2015-07-08T15:29:00Z">
        <w:r w:rsidRPr="00715D94" w:rsidDel="00856522">
          <w:rPr>
            <w:rStyle w:val="Hyperlink"/>
            <w:noProof/>
          </w:rPr>
          <w:delText>3.4</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Robo Cup</w:delText>
        </w:r>
        <w:r w:rsidDel="00856522">
          <w:rPr>
            <w:noProof/>
            <w:webHidden/>
          </w:rPr>
          <w:tab/>
          <w:delText>6</w:delText>
        </w:r>
      </w:del>
    </w:p>
    <w:p w14:paraId="6BCED1C8" w14:textId="77777777" w:rsidR="000E14AF" w:rsidDel="00856522" w:rsidRDefault="000E14AF">
      <w:pPr>
        <w:pStyle w:val="Verzeichnis2"/>
        <w:tabs>
          <w:tab w:val="left" w:pos="720"/>
          <w:tab w:val="right" w:leader="dot" w:pos="9062"/>
        </w:tabs>
        <w:rPr>
          <w:del w:id="425" w:author="Maximilian Schmitz" w:date="2015-07-08T15:29:00Z"/>
          <w:rFonts w:asciiTheme="minorHAnsi" w:eastAsiaTheme="minorEastAsia" w:hAnsiTheme="minorHAnsi" w:cstheme="minorBidi"/>
          <w:smallCaps w:val="0"/>
          <w:noProof/>
          <w:sz w:val="22"/>
          <w:szCs w:val="22"/>
        </w:rPr>
      </w:pPr>
      <w:del w:id="426" w:author="Maximilian Schmitz" w:date="2015-07-08T15:29:00Z">
        <w:r w:rsidRPr="00715D94" w:rsidDel="00856522">
          <w:rPr>
            <w:rStyle w:val="Hyperlink"/>
            <w:noProof/>
          </w:rPr>
          <w:delText>3.5</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Künstliche Intelligenz</w:delText>
        </w:r>
        <w:r w:rsidDel="00856522">
          <w:rPr>
            <w:noProof/>
            <w:webHidden/>
          </w:rPr>
          <w:tab/>
          <w:delText>8</w:delText>
        </w:r>
      </w:del>
    </w:p>
    <w:p w14:paraId="7852E2DC" w14:textId="77777777" w:rsidR="000E14AF" w:rsidDel="00856522" w:rsidRDefault="000E14AF">
      <w:pPr>
        <w:pStyle w:val="Verzeichnis2"/>
        <w:tabs>
          <w:tab w:val="left" w:pos="720"/>
          <w:tab w:val="right" w:leader="dot" w:pos="9062"/>
        </w:tabs>
        <w:rPr>
          <w:del w:id="427" w:author="Maximilian Schmitz" w:date="2015-07-08T15:29:00Z"/>
          <w:rFonts w:asciiTheme="minorHAnsi" w:eastAsiaTheme="minorEastAsia" w:hAnsiTheme="minorHAnsi" w:cstheme="minorBidi"/>
          <w:smallCaps w:val="0"/>
          <w:noProof/>
          <w:sz w:val="22"/>
          <w:szCs w:val="22"/>
        </w:rPr>
      </w:pPr>
      <w:del w:id="428" w:author="Maximilian Schmitz" w:date="2015-07-08T15:29:00Z">
        <w:r w:rsidRPr="00715D94" w:rsidDel="00856522">
          <w:rPr>
            <w:rStyle w:val="Hyperlink"/>
            <w:noProof/>
          </w:rPr>
          <w:delText>3.6</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Zusammenfassung</w:delText>
        </w:r>
        <w:r w:rsidDel="00856522">
          <w:rPr>
            <w:noProof/>
            <w:webHidden/>
          </w:rPr>
          <w:tab/>
          <w:delText>10</w:delText>
        </w:r>
      </w:del>
    </w:p>
    <w:p w14:paraId="1ED5FFD8" w14:textId="77777777" w:rsidR="000E14AF" w:rsidDel="00856522" w:rsidRDefault="000E14AF">
      <w:pPr>
        <w:pStyle w:val="Verzeichnis1"/>
        <w:tabs>
          <w:tab w:val="left" w:pos="480"/>
          <w:tab w:val="right" w:leader="dot" w:pos="9062"/>
        </w:tabs>
        <w:rPr>
          <w:del w:id="429" w:author="Maximilian Schmitz" w:date="2015-07-08T15:29:00Z"/>
          <w:rFonts w:asciiTheme="minorHAnsi" w:eastAsiaTheme="minorEastAsia" w:hAnsiTheme="minorHAnsi" w:cstheme="minorBidi"/>
          <w:b w:val="0"/>
          <w:bCs w:val="0"/>
          <w:caps w:val="0"/>
          <w:noProof/>
          <w:sz w:val="22"/>
          <w:szCs w:val="22"/>
        </w:rPr>
      </w:pPr>
      <w:del w:id="430" w:author="Maximilian Schmitz" w:date="2015-07-08T15:29:00Z">
        <w:r w:rsidRPr="00715D94" w:rsidDel="00856522">
          <w:rPr>
            <w:rStyle w:val="Hyperlink"/>
            <w:noProof/>
          </w:rPr>
          <w:delText>4</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Planung / Struktur</w:delText>
        </w:r>
        <w:r w:rsidDel="00856522">
          <w:rPr>
            <w:noProof/>
            <w:webHidden/>
          </w:rPr>
          <w:tab/>
          <w:delText>11</w:delText>
        </w:r>
      </w:del>
    </w:p>
    <w:p w14:paraId="12C4C6EE" w14:textId="77777777" w:rsidR="000E14AF" w:rsidDel="00856522" w:rsidRDefault="000E14AF">
      <w:pPr>
        <w:pStyle w:val="Verzeichnis2"/>
        <w:tabs>
          <w:tab w:val="left" w:pos="720"/>
          <w:tab w:val="right" w:leader="dot" w:pos="9062"/>
        </w:tabs>
        <w:rPr>
          <w:del w:id="431" w:author="Maximilian Schmitz" w:date="2015-07-08T15:29:00Z"/>
          <w:rFonts w:asciiTheme="minorHAnsi" w:eastAsiaTheme="minorEastAsia" w:hAnsiTheme="minorHAnsi" w:cstheme="minorBidi"/>
          <w:smallCaps w:val="0"/>
          <w:noProof/>
          <w:sz w:val="22"/>
          <w:szCs w:val="22"/>
        </w:rPr>
      </w:pPr>
      <w:del w:id="432" w:author="Maximilian Schmitz" w:date="2015-07-08T15:29:00Z">
        <w:r w:rsidRPr="00715D94" w:rsidDel="00856522">
          <w:rPr>
            <w:rStyle w:val="Hyperlink"/>
            <w:noProof/>
          </w:rPr>
          <w:delText>4.1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Projektmanagement</w:delText>
        </w:r>
        <w:r w:rsidDel="00856522">
          <w:rPr>
            <w:noProof/>
            <w:webHidden/>
          </w:rPr>
          <w:tab/>
          <w:delText>11</w:delText>
        </w:r>
      </w:del>
    </w:p>
    <w:p w14:paraId="22105A8D" w14:textId="77777777" w:rsidR="000E14AF" w:rsidDel="00856522" w:rsidRDefault="000E14AF">
      <w:pPr>
        <w:pStyle w:val="Verzeichnis2"/>
        <w:tabs>
          <w:tab w:val="left" w:pos="720"/>
          <w:tab w:val="right" w:leader="dot" w:pos="9062"/>
        </w:tabs>
        <w:rPr>
          <w:del w:id="433" w:author="Maximilian Schmitz" w:date="2015-07-08T15:29:00Z"/>
          <w:rFonts w:asciiTheme="minorHAnsi" w:eastAsiaTheme="minorEastAsia" w:hAnsiTheme="minorHAnsi" w:cstheme="minorBidi"/>
          <w:smallCaps w:val="0"/>
          <w:noProof/>
          <w:sz w:val="22"/>
          <w:szCs w:val="22"/>
        </w:rPr>
      </w:pPr>
      <w:del w:id="434" w:author="Maximilian Schmitz" w:date="2015-07-08T15:29:00Z">
        <w:r w:rsidRPr="00715D94" w:rsidDel="00856522">
          <w:rPr>
            <w:rStyle w:val="Hyperlink"/>
            <w:noProof/>
          </w:rPr>
          <w:delText>4.2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Analyse der Aufgabenstellung</w:delText>
        </w:r>
        <w:r w:rsidDel="00856522">
          <w:rPr>
            <w:noProof/>
            <w:webHidden/>
          </w:rPr>
          <w:tab/>
          <w:delText>11</w:delText>
        </w:r>
      </w:del>
    </w:p>
    <w:p w14:paraId="686E8EA3" w14:textId="77777777" w:rsidR="000E14AF" w:rsidDel="00856522" w:rsidRDefault="000E14AF">
      <w:pPr>
        <w:pStyle w:val="Verzeichnis3"/>
        <w:tabs>
          <w:tab w:val="left" w:pos="1200"/>
          <w:tab w:val="right" w:leader="dot" w:pos="9062"/>
        </w:tabs>
        <w:rPr>
          <w:del w:id="435" w:author="Maximilian Schmitz" w:date="2015-07-08T15:29:00Z"/>
          <w:rFonts w:asciiTheme="minorHAnsi" w:eastAsiaTheme="minorEastAsia" w:hAnsiTheme="minorHAnsi" w:cstheme="minorBidi"/>
          <w:i w:val="0"/>
          <w:iCs w:val="0"/>
          <w:noProof/>
          <w:sz w:val="22"/>
          <w:szCs w:val="22"/>
        </w:rPr>
      </w:pPr>
      <w:del w:id="436" w:author="Maximilian Schmitz" w:date="2015-07-08T15:29:00Z">
        <w:r w:rsidRPr="00715D94" w:rsidDel="00856522">
          <w:rPr>
            <w:rStyle w:val="Hyperlink"/>
            <w:noProof/>
          </w:rPr>
          <w:delText>4.2.1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Muss-Kriterien</w:delText>
        </w:r>
        <w:r w:rsidDel="00856522">
          <w:rPr>
            <w:noProof/>
            <w:webHidden/>
          </w:rPr>
          <w:tab/>
          <w:delText>11</w:delText>
        </w:r>
      </w:del>
    </w:p>
    <w:p w14:paraId="746304FD" w14:textId="77777777" w:rsidR="000E14AF" w:rsidDel="00856522" w:rsidRDefault="000E14AF">
      <w:pPr>
        <w:pStyle w:val="Verzeichnis3"/>
        <w:tabs>
          <w:tab w:val="left" w:pos="1200"/>
          <w:tab w:val="right" w:leader="dot" w:pos="9062"/>
        </w:tabs>
        <w:rPr>
          <w:del w:id="437" w:author="Maximilian Schmitz" w:date="2015-07-08T15:29:00Z"/>
          <w:rFonts w:asciiTheme="minorHAnsi" w:eastAsiaTheme="minorEastAsia" w:hAnsiTheme="minorHAnsi" w:cstheme="minorBidi"/>
          <w:i w:val="0"/>
          <w:iCs w:val="0"/>
          <w:noProof/>
          <w:sz w:val="22"/>
          <w:szCs w:val="22"/>
        </w:rPr>
      </w:pPr>
      <w:del w:id="438" w:author="Maximilian Schmitz" w:date="2015-07-08T15:29:00Z">
        <w:r w:rsidRPr="00715D94" w:rsidDel="00856522">
          <w:rPr>
            <w:rStyle w:val="Hyperlink"/>
            <w:noProof/>
          </w:rPr>
          <w:delText>4.2.2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Soll-Kriterien</w:delText>
        </w:r>
        <w:r w:rsidDel="00856522">
          <w:rPr>
            <w:noProof/>
            <w:webHidden/>
          </w:rPr>
          <w:tab/>
          <w:delText>12</w:delText>
        </w:r>
      </w:del>
    </w:p>
    <w:p w14:paraId="15C34ED4" w14:textId="77777777" w:rsidR="000E14AF" w:rsidDel="00856522" w:rsidRDefault="000E14AF">
      <w:pPr>
        <w:pStyle w:val="Verzeichnis3"/>
        <w:tabs>
          <w:tab w:val="left" w:pos="1200"/>
          <w:tab w:val="right" w:leader="dot" w:pos="9062"/>
        </w:tabs>
        <w:rPr>
          <w:del w:id="439" w:author="Maximilian Schmitz" w:date="2015-07-08T15:29:00Z"/>
          <w:rFonts w:asciiTheme="minorHAnsi" w:eastAsiaTheme="minorEastAsia" w:hAnsiTheme="minorHAnsi" w:cstheme="minorBidi"/>
          <w:i w:val="0"/>
          <w:iCs w:val="0"/>
          <w:noProof/>
          <w:sz w:val="22"/>
          <w:szCs w:val="22"/>
        </w:rPr>
      </w:pPr>
      <w:del w:id="440" w:author="Maximilian Schmitz" w:date="2015-07-08T15:29:00Z">
        <w:r w:rsidRPr="00715D94" w:rsidDel="00856522">
          <w:rPr>
            <w:rStyle w:val="Hyperlink"/>
            <w:noProof/>
          </w:rPr>
          <w:delText>4.2.3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Kann-Kriterien</w:delText>
        </w:r>
        <w:r w:rsidDel="00856522">
          <w:rPr>
            <w:noProof/>
            <w:webHidden/>
          </w:rPr>
          <w:tab/>
          <w:delText>12</w:delText>
        </w:r>
      </w:del>
    </w:p>
    <w:p w14:paraId="00B3EAAB" w14:textId="77777777" w:rsidR="000E14AF" w:rsidDel="00856522" w:rsidRDefault="000E14AF">
      <w:pPr>
        <w:pStyle w:val="Verzeichnis3"/>
        <w:tabs>
          <w:tab w:val="left" w:pos="1200"/>
          <w:tab w:val="right" w:leader="dot" w:pos="9062"/>
        </w:tabs>
        <w:rPr>
          <w:del w:id="441" w:author="Maximilian Schmitz" w:date="2015-07-08T15:29:00Z"/>
          <w:rFonts w:asciiTheme="minorHAnsi" w:eastAsiaTheme="minorEastAsia" w:hAnsiTheme="minorHAnsi" w:cstheme="minorBidi"/>
          <w:i w:val="0"/>
          <w:iCs w:val="0"/>
          <w:noProof/>
          <w:sz w:val="22"/>
          <w:szCs w:val="22"/>
        </w:rPr>
      </w:pPr>
      <w:del w:id="442" w:author="Maximilian Schmitz" w:date="2015-07-08T15:29:00Z">
        <w:r w:rsidRPr="00715D94" w:rsidDel="00856522">
          <w:rPr>
            <w:rStyle w:val="Hyperlink"/>
            <w:noProof/>
          </w:rPr>
          <w:delText>4.2.4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Analyse der Kriterien</w:delText>
        </w:r>
        <w:r w:rsidDel="00856522">
          <w:rPr>
            <w:noProof/>
            <w:webHidden/>
          </w:rPr>
          <w:tab/>
          <w:delText>12</w:delText>
        </w:r>
      </w:del>
    </w:p>
    <w:p w14:paraId="113E58D2" w14:textId="77777777" w:rsidR="000E14AF" w:rsidDel="00856522" w:rsidRDefault="000E14AF">
      <w:pPr>
        <w:pStyle w:val="Verzeichnis2"/>
        <w:tabs>
          <w:tab w:val="left" w:pos="720"/>
          <w:tab w:val="right" w:leader="dot" w:pos="9062"/>
        </w:tabs>
        <w:rPr>
          <w:del w:id="443" w:author="Maximilian Schmitz" w:date="2015-07-08T15:29:00Z"/>
          <w:rFonts w:asciiTheme="minorHAnsi" w:eastAsiaTheme="minorEastAsia" w:hAnsiTheme="minorHAnsi" w:cstheme="minorBidi"/>
          <w:smallCaps w:val="0"/>
          <w:noProof/>
          <w:sz w:val="22"/>
          <w:szCs w:val="22"/>
        </w:rPr>
      </w:pPr>
      <w:del w:id="444" w:author="Maximilian Schmitz" w:date="2015-07-08T15:29:00Z">
        <w:r w:rsidRPr="00715D94" w:rsidDel="00856522">
          <w:rPr>
            <w:rStyle w:val="Hyperlink"/>
            <w:noProof/>
          </w:rPr>
          <w:delText>4.3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Architektur</w:delText>
        </w:r>
        <w:r w:rsidDel="00856522">
          <w:rPr>
            <w:noProof/>
            <w:webHidden/>
          </w:rPr>
          <w:tab/>
          <w:delText>13</w:delText>
        </w:r>
      </w:del>
    </w:p>
    <w:p w14:paraId="1FE23AB2" w14:textId="77777777" w:rsidR="000E14AF" w:rsidDel="00856522" w:rsidRDefault="000E14AF">
      <w:pPr>
        <w:pStyle w:val="Verzeichnis1"/>
        <w:tabs>
          <w:tab w:val="left" w:pos="480"/>
          <w:tab w:val="right" w:leader="dot" w:pos="9062"/>
        </w:tabs>
        <w:rPr>
          <w:del w:id="445" w:author="Maximilian Schmitz" w:date="2015-07-08T15:29:00Z"/>
          <w:rFonts w:asciiTheme="minorHAnsi" w:eastAsiaTheme="minorEastAsia" w:hAnsiTheme="minorHAnsi" w:cstheme="minorBidi"/>
          <w:b w:val="0"/>
          <w:bCs w:val="0"/>
          <w:caps w:val="0"/>
          <w:noProof/>
          <w:sz w:val="22"/>
          <w:szCs w:val="22"/>
        </w:rPr>
      </w:pPr>
      <w:del w:id="446" w:author="Maximilian Schmitz" w:date="2015-07-08T15:29:00Z">
        <w:r w:rsidRPr="00715D94" w:rsidDel="00856522">
          <w:rPr>
            <w:rStyle w:val="Hyperlink"/>
            <w:noProof/>
          </w:rPr>
          <w:delText>5</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Umsetzung</w:delText>
        </w:r>
        <w:r w:rsidDel="00856522">
          <w:rPr>
            <w:noProof/>
            <w:webHidden/>
          </w:rPr>
          <w:tab/>
          <w:delText>16</w:delText>
        </w:r>
      </w:del>
    </w:p>
    <w:p w14:paraId="44F28BCE" w14:textId="77777777" w:rsidR="000E14AF" w:rsidDel="00856522" w:rsidRDefault="000E14AF">
      <w:pPr>
        <w:pStyle w:val="Verzeichnis2"/>
        <w:tabs>
          <w:tab w:val="left" w:pos="720"/>
          <w:tab w:val="right" w:leader="dot" w:pos="9062"/>
        </w:tabs>
        <w:rPr>
          <w:del w:id="447" w:author="Maximilian Schmitz" w:date="2015-07-08T15:29:00Z"/>
          <w:rFonts w:asciiTheme="minorHAnsi" w:eastAsiaTheme="minorEastAsia" w:hAnsiTheme="minorHAnsi" w:cstheme="minorBidi"/>
          <w:smallCaps w:val="0"/>
          <w:noProof/>
          <w:sz w:val="22"/>
          <w:szCs w:val="22"/>
        </w:rPr>
      </w:pPr>
      <w:del w:id="448" w:author="Maximilian Schmitz" w:date="2015-07-08T15:29:00Z">
        <w:r w:rsidRPr="00715D94" w:rsidDel="00856522">
          <w:rPr>
            <w:rStyle w:val="Hyperlink"/>
            <w:noProof/>
          </w:rPr>
          <w:delText>5.1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Umsetzung der Simulationsumgebung</w:delText>
        </w:r>
        <w:r w:rsidDel="00856522">
          <w:rPr>
            <w:noProof/>
            <w:webHidden/>
          </w:rPr>
          <w:tab/>
          <w:delText>16</w:delText>
        </w:r>
      </w:del>
    </w:p>
    <w:p w14:paraId="27EA2475" w14:textId="77777777" w:rsidR="000E14AF" w:rsidDel="00856522" w:rsidRDefault="000E14AF">
      <w:pPr>
        <w:pStyle w:val="Verzeichnis3"/>
        <w:tabs>
          <w:tab w:val="left" w:pos="1200"/>
          <w:tab w:val="right" w:leader="dot" w:pos="9062"/>
        </w:tabs>
        <w:rPr>
          <w:del w:id="449" w:author="Maximilian Schmitz" w:date="2015-07-08T15:29:00Z"/>
          <w:rFonts w:asciiTheme="minorHAnsi" w:eastAsiaTheme="minorEastAsia" w:hAnsiTheme="minorHAnsi" w:cstheme="minorBidi"/>
          <w:i w:val="0"/>
          <w:iCs w:val="0"/>
          <w:noProof/>
          <w:sz w:val="22"/>
          <w:szCs w:val="22"/>
        </w:rPr>
      </w:pPr>
      <w:del w:id="450" w:author="Maximilian Schmitz" w:date="2015-07-08T15:29:00Z">
        <w:r w:rsidRPr="00715D94" w:rsidDel="00856522">
          <w:rPr>
            <w:rStyle w:val="Hyperlink"/>
            <w:noProof/>
          </w:rPr>
          <w:delText>5.1.1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16</w:delText>
        </w:r>
      </w:del>
    </w:p>
    <w:p w14:paraId="5C856ABA" w14:textId="77777777" w:rsidR="000E14AF" w:rsidDel="00856522" w:rsidRDefault="000E14AF">
      <w:pPr>
        <w:pStyle w:val="Verzeichnis3"/>
        <w:tabs>
          <w:tab w:val="left" w:pos="1200"/>
          <w:tab w:val="right" w:leader="dot" w:pos="9062"/>
        </w:tabs>
        <w:rPr>
          <w:del w:id="451" w:author="Maximilian Schmitz" w:date="2015-07-08T15:29:00Z"/>
          <w:rFonts w:asciiTheme="minorHAnsi" w:eastAsiaTheme="minorEastAsia" w:hAnsiTheme="minorHAnsi" w:cstheme="minorBidi"/>
          <w:i w:val="0"/>
          <w:iCs w:val="0"/>
          <w:noProof/>
          <w:sz w:val="22"/>
          <w:szCs w:val="22"/>
        </w:rPr>
      </w:pPr>
      <w:del w:id="452" w:author="Maximilian Schmitz" w:date="2015-07-08T15:29:00Z">
        <w:r w:rsidRPr="00715D94" w:rsidDel="00856522">
          <w:rPr>
            <w:rStyle w:val="Hyperlink"/>
            <w:noProof/>
          </w:rPr>
          <w:delText>5.1.2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Regel- und Spielimplementierung</w:delText>
        </w:r>
        <w:r w:rsidDel="00856522">
          <w:rPr>
            <w:noProof/>
            <w:webHidden/>
          </w:rPr>
          <w:tab/>
          <w:delText>17</w:delText>
        </w:r>
      </w:del>
    </w:p>
    <w:p w14:paraId="055C53B1" w14:textId="77777777" w:rsidR="000E14AF" w:rsidDel="00856522" w:rsidRDefault="000E14AF">
      <w:pPr>
        <w:pStyle w:val="Verzeichnis3"/>
        <w:tabs>
          <w:tab w:val="left" w:pos="1200"/>
          <w:tab w:val="right" w:leader="dot" w:pos="9062"/>
        </w:tabs>
        <w:rPr>
          <w:del w:id="453" w:author="Maximilian Schmitz" w:date="2015-07-08T15:29:00Z"/>
          <w:rFonts w:asciiTheme="minorHAnsi" w:eastAsiaTheme="minorEastAsia" w:hAnsiTheme="minorHAnsi" w:cstheme="minorBidi"/>
          <w:i w:val="0"/>
          <w:iCs w:val="0"/>
          <w:noProof/>
          <w:sz w:val="22"/>
          <w:szCs w:val="22"/>
        </w:rPr>
      </w:pPr>
      <w:del w:id="454" w:author="Maximilian Schmitz" w:date="2015-07-08T15:29:00Z">
        <w:r w:rsidRPr="00715D94" w:rsidDel="00856522">
          <w:rPr>
            <w:rStyle w:val="Hyperlink"/>
            <w:noProof/>
          </w:rPr>
          <w:delText>5.1.3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Spielerimplementierung</w:delText>
        </w:r>
        <w:r w:rsidDel="00856522">
          <w:rPr>
            <w:noProof/>
            <w:webHidden/>
          </w:rPr>
          <w:tab/>
          <w:delText>21</w:delText>
        </w:r>
      </w:del>
    </w:p>
    <w:p w14:paraId="420352EA" w14:textId="77777777" w:rsidR="000E14AF" w:rsidDel="00856522" w:rsidRDefault="000E14AF">
      <w:pPr>
        <w:pStyle w:val="Verzeichnis3"/>
        <w:tabs>
          <w:tab w:val="left" w:pos="1200"/>
          <w:tab w:val="right" w:leader="dot" w:pos="9062"/>
        </w:tabs>
        <w:rPr>
          <w:del w:id="455" w:author="Maximilian Schmitz" w:date="2015-07-08T15:29:00Z"/>
          <w:rFonts w:asciiTheme="minorHAnsi" w:eastAsiaTheme="minorEastAsia" w:hAnsiTheme="minorHAnsi" w:cstheme="minorBidi"/>
          <w:i w:val="0"/>
          <w:iCs w:val="0"/>
          <w:noProof/>
          <w:sz w:val="22"/>
          <w:szCs w:val="22"/>
        </w:rPr>
      </w:pPr>
      <w:del w:id="456" w:author="Maximilian Schmitz" w:date="2015-07-08T15:29:00Z">
        <w:r w:rsidRPr="00715D94" w:rsidDel="00856522">
          <w:rPr>
            <w:rStyle w:val="Hyperlink"/>
            <w:noProof/>
          </w:rPr>
          <w:delText>5.1.4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Skriptschnittstelle</w:delText>
        </w:r>
        <w:r w:rsidDel="00856522">
          <w:rPr>
            <w:noProof/>
            <w:webHidden/>
          </w:rPr>
          <w:tab/>
          <w:delText>25</w:delText>
        </w:r>
      </w:del>
    </w:p>
    <w:p w14:paraId="1490BBE5" w14:textId="77777777" w:rsidR="000E14AF" w:rsidDel="00856522" w:rsidRDefault="000E14AF">
      <w:pPr>
        <w:pStyle w:val="Verzeichnis2"/>
        <w:tabs>
          <w:tab w:val="left" w:pos="720"/>
          <w:tab w:val="right" w:leader="dot" w:pos="9062"/>
        </w:tabs>
        <w:rPr>
          <w:del w:id="457" w:author="Maximilian Schmitz" w:date="2015-07-08T15:29:00Z"/>
          <w:rFonts w:asciiTheme="minorHAnsi" w:eastAsiaTheme="minorEastAsia" w:hAnsiTheme="minorHAnsi" w:cstheme="minorBidi"/>
          <w:smallCaps w:val="0"/>
          <w:noProof/>
          <w:sz w:val="22"/>
          <w:szCs w:val="22"/>
        </w:rPr>
      </w:pPr>
      <w:del w:id="458" w:author="Maximilian Schmitz" w:date="2015-07-08T15:29:00Z">
        <w:r w:rsidRPr="00715D94" w:rsidDel="00856522">
          <w:rPr>
            <w:rStyle w:val="Hyperlink"/>
            <w:noProof/>
          </w:rPr>
          <w:delText>5.2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Entwicklung der künstlichen Intelligenz</w:delText>
        </w:r>
        <w:r w:rsidDel="00856522">
          <w:rPr>
            <w:noProof/>
            <w:webHidden/>
          </w:rPr>
          <w:tab/>
          <w:delText>29</w:delText>
        </w:r>
      </w:del>
    </w:p>
    <w:p w14:paraId="0F84EE5A" w14:textId="77777777" w:rsidR="000E14AF" w:rsidDel="00856522" w:rsidRDefault="000E14AF">
      <w:pPr>
        <w:pStyle w:val="Verzeichnis1"/>
        <w:tabs>
          <w:tab w:val="left" w:pos="480"/>
          <w:tab w:val="right" w:leader="dot" w:pos="9062"/>
        </w:tabs>
        <w:rPr>
          <w:del w:id="459" w:author="Maximilian Schmitz" w:date="2015-07-08T15:29:00Z"/>
          <w:rFonts w:asciiTheme="minorHAnsi" w:eastAsiaTheme="minorEastAsia" w:hAnsiTheme="minorHAnsi" w:cstheme="minorBidi"/>
          <w:b w:val="0"/>
          <w:bCs w:val="0"/>
          <w:caps w:val="0"/>
          <w:noProof/>
          <w:sz w:val="22"/>
          <w:szCs w:val="22"/>
        </w:rPr>
      </w:pPr>
      <w:del w:id="460" w:author="Maximilian Schmitz" w:date="2015-07-08T15:29:00Z">
        <w:r w:rsidRPr="00715D94" w:rsidDel="00856522">
          <w:rPr>
            <w:rStyle w:val="Hyperlink"/>
            <w:noProof/>
          </w:rPr>
          <w:delText>6</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Ausblick</w:delText>
        </w:r>
        <w:r w:rsidDel="00856522">
          <w:rPr>
            <w:noProof/>
            <w:webHidden/>
          </w:rPr>
          <w:tab/>
          <w:delText>38</w:delText>
        </w:r>
      </w:del>
    </w:p>
    <w:p w14:paraId="79B8A1F9" w14:textId="77777777" w:rsidR="000E14AF" w:rsidDel="00856522" w:rsidRDefault="000E14AF">
      <w:pPr>
        <w:pStyle w:val="Verzeichnis1"/>
        <w:tabs>
          <w:tab w:val="left" w:pos="480"/>
          <w:tab w:val="right" w:leader="dot" w:pos="9062"/>
        </w:tabs>
        <w:rPr>
          <w:del w:id="461" w:author="Maximilian Schmitz" w:date="2015-07-08T15:29:00Z"/>
          <w:rFonts w:asciiTheme="minorHAnsi" w:eastAsiaTheme="minorEastAsia" w:hAnsiTheme="minorHAnsi" w:cstheme="minorBidi"/>
          <w:b w:val="0"/>
          <w:bCs w:val="0"/>
          <w:caps w:val="0"/>
          <w:noProof/>
          <w:sz w:val="22"/>
          <w:szCs w:val="22"/>
        </w:rPr>
      </w:pPr>
      <w:del w:id="462" w:author="Maximilian Schmitz" w:date="2015-07-08T15:29:00Z">
        <w:r w:rsidRPr="00715D94" w:rsidDel="00856522">
          <w:rPr>
            <w:rStyle w:val="Hyperlink"/>
            <w:noProof/>
          </w:rPr>
          <w:delText>7</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Fazit</w:delText>
        </w:r>
        <w:r w:rsidDel="00856522">
          <w:rPr>
            <w:noProof/>
            <w:webHidden/>
          </w:rPr>
          <w:tab/>
          <w:delText>40</w:delText>
        </w:r>
      </w:del>
    </w:p>
    <w:p w14:paraId="3B2ABEE6" w14:textId="77777777" w:rsidR="000E14AF" w:rsidDel="00856522" w:rsidRDefault="000E14AF">
      <w:pPr>
        <w:pStyle w:val="Verzeichnis1"/>
        <w:tabs>
          <w:tab w:val="right" w:leader="dot" w:pos="9062"/>
        </w:tabs>
        <w:rPr>
          <w:del w:id="463" w:author="Maximilian Schmitz" w:date="2015-07-08T15:29:00Z"/>
          <w:rFonts w:asciiTheme="minorHAnsi" w:eastAsiaTheme="minorEastAsia" w:hAnsiTheme="minorHAnsi" w:cstheme="minorBidi"/>
          <w:b w:val="0"/>
          <w:bCs w:val="0"/>
          <w:caps w:val="0"/>
          <w:noProof/>
          <w:sz w:val="22"/>
          <w:szCs w:val="22"/>
        </w:rPr>
      </w:pPr>
      <w:del w:id="464" w:author="Maximilian Schmitz" w:date="2015-07-08T15:29:00Z">
        <w:r w:rsidRPr="00715D94" w:rsidDel="00856522">
          <w:rPr>
            <w:rStyle w:val="Hyperlink"/>
            <w:noProof/>
          </w:rPr>
          <w:delText>Literaturverzeichnis</w:delText>
        </w:r>
        <w:r w:rsidDel="00856522">
          <w:rPr>
            <w:noProof/>
            <w:webHidden/>
          </w:rPr>
          <w:tab/>
          <w:delText>I</w:delText>
        </w:r>
      </w:del>
    </w:p>
    <w:p w14:paraId="71EA57B1" w14:textId="77777777" w:rsidR="000E14AF" w:rsidDel="00856522" w:rsidRDefault="000E14AF">
      <w:pPr>
        <w:pStyle w:val="Verzeichnis1"/>
        <w:tabs>
          <w:tab w:val="right" w:leader="dot" w:pos="9062"/>
        </w:tabs>
        <w:rPr>
          <w:del w:id="465" w:author="Maximilian Schmitz" w:date="2015-07-08T15:29:00Z"/>
          <w:rFonts w:asciiTheme="minorHAnsi" w:eastAsiaTheme="minorEastAsia" w:hAnsiTheme="minorHAnsi" w:cstheme="minorBidi"/>
          <w:b w:val="0"/>
          <w:bCs w:val="0"/>
          <w:caps w:val="0"/>
          <w:noProof/>
          <w:sz w:val="22"/>
          <w:szCs w:val="22"/>
        </w:rPr>
      </w:pPr>
      <w:del w:id="466" w:author="Maximilian Schmitz" w:date="2015-07-08T15:29:00Z">
        <w:r w:rsidRPr="00715D94" w:rsidDel="00856522">
          <w:rPr>
            <w:rStyle w:val="Hyperlink"/>
            <w:noProof/>
          </w:rPr>
          <w:delText>Abbildungsverzeichnis</w:delText>
        </w:r>
        <w:r w:rsidDel="00856522">
          <w:rPr>
            <w:noProof/>
            <w:webHidden/>
          </w:rPr>
          <w:tab/>
          <w:delText>II</w:delText>
        </w:r>
      </w:del>
    </w:p>
    <w:p w14:paraId="46330ED9" w14:textId="77777777" w:rsidR="000E14AF" w:rsidDel="00856522" w:rsidRDefault="000E14AF">
      <w:pPr>
        <w:pStyle w:val="Verzeichnis1"/>
        <w:tabs>
          <w:tab w:val="right" w:leader="dot" w:pos="9062"/>
        </w:tabs>
        <w:rPr>
          <w:del w:id="467" w:author="Maximilian Schmitz" w:date="2015-07-08T15:29:00Z"/>
          <w:rFonts w:asciiTheme="minorHAnsi" w:eastAsiaTheme="minorEastAsia" w:hAnsiTheme="minorHAnsi" w:cstheme="minorBidi"/>
          <w:b w:val="0"/>
          <w:bCs w:val="0"/>
          <w:caps w:val="0"/>
          <w:noProof/>
          <w:sz w:val="22"/>
          <w:szCs w:val="22"/>
        </w:rPr>
      </w:pPr>
      <w:del w:id="468" w:author="Maximilian Schmitz" w:date="2015-07-08T15:29:00Z">
        <w:r w:rsidRPr="00715D94" w:rsidDel="00856522">
          <w:rPr>
            <w:rStyle w:val="Hyperlink"/>
            <w:noProof/>
          </w:rPr>
          <w:delText>Tabellenverzeichnis</w:delText>
        </w:r>
        <w:r w:rsidDel="00856522">
          <w:rPr>
            <w:noProof/>
            <w:webHidden/>
          </w:rPr>
          <w:tab/>
          <w:delText>III</w:delText>
        </w:r>
      </w:del>
    </w:p>
    <w:p w14:paraId="2FCD63E3" w14:textId="77777777" w:rsidR="000E14AF" w:rsidDel="00856522" w:rsidRDefault="000E14AF">
      <w:pPr>
        <w:pStyle w:val="Verzeichnis1"/>
        <w:tabs>
          <w:tab w:val="right" w:leader="dot" w:pos="9062"/>
        </w:tabs>
        <w:rPr>
          <w:del w:id="469" w:author="Maximilian Schmitz" w:date="2015-07-08T15:29:00Z"/>
          <w:rFonts w:asciiTheme="minorHAnsi" w:eastAsiaTheme="minorEastAsia" w:hAnsiTheme="minorHAnsi" w:cstheme="minorBidi"/>
          <w:b w:val="0"/>
          <w:bCs w:val="0"/>
          <w:caps w:val="0"/>
          <w:noProof/>
          <w:sz w:val="22"/>
          <w:szCs w:val="22"/>
        </w:rPr>
      </w:pPr>
      <w:del w:id="470" w:author="Maximilian Schmitz" w:date="2015-07-08T15:29:00Z">
        <w:r w:rsidRPr="00715D94" w:rsidDel="00856522">
          <w:rPr>
            <w:rStyle w:val="Hyperlink"/>
            <w:noProof/>
          </w:rPr>
          <w:delText>Abkürzungsverzeichnis</w:delText>
        </w:r>
        <w:r w:rsidDel="00856522">
          <w:rPr>
            <w:noProof/>
            <w:webHidden/>
          </w:rPr>
          <w:tab/>
          <w:delText>IV</w:delText>
        </w:r>
      </w:del>
    </w:p>
    <w:p w14:paraId="757DD91F" w14:textId="77777777" w:rsidR="000E14AF" w:rsidDel="00856522" w:rsidRDefault="000E14AF">
      <w:pPr>
        <w:pStyle w:val="Verzeichnis1"/>
        <w:tabs>
          <w:tab w:val="right" w:leader="dot" w:pos="9062"/>
        </w:tabs>
        <w:rPr>
          <w:del w:id="471" w:author="Maximilian Schmitz" w:date="2015-07-08T15:29:00Z"/>
          <w:rFonts w:asciiTheme="minorHAnsi" w:eastAsiaTheme="minorEastAsia" w:hAnsiTheme="minorHAnsi" w:cstheme="minorBidi"/>
          <w:b w:val="0"/>
          <w:bCs w:val="0"/>
          <w:caps w:val="0"/>
          <w:noProof/>
          <w:sz w:val="22"/>
          <w:szCs w:val="22"/>
        </w:rPr>
      </w:pPr>
      <w:del w:id="472" w:author="Maximilian Schmitz" w:date="2015-07-08T15:29:00Z">
        <w:r w:rsidRPr="00715D94" w:rsidDel="00856522">
          <w:rPr>
            <w:rStyle w:val="Hyperlink"/>
            <w:noProof/>
          </w:rPr>
          <w:delText>Glossar</w:delText>
        </w:r>
        <w:r w:rsidDel="00856522">
          <w:rPr>
            <w:noProof/>
            <w:webHidden/>
          </w:rPr>
          <w:tab/>
          <w:delText>V</w:delText>
        </w:r>
      </w:del>
    </w:p>
    <w:p w14:paraId="0946570E" w14:textId="77777777" w:rsidR="00765681" w:rsidDel="00856522" w:rsidRDefault="00765681">
      <w:pPr>
        <w:pStyle w:val="Verzeichnis1"/>
        <w:tabs>
          <w:tab w:val="right" w:leader="dot" w:pos="9062"/>
        </w:tabs>
        <w:rPr>
          <w:del w:id="473" w:author="Maximilian Schmitz" w:date="2015-07-08T15:29:00Z"/>
          <w:rFonts w:asciiTheme="minorHAnsi" w:eastAsiaTheme="minorEastAsia" w:hAnsiTheme="minorHAnsi" w:cstheme="minorBidi"/>
          <w:b w:val="0"/>
          <w:bCs w:val="0"/>
          <w:caps w:val="0"/>
          <w:noProof/>
          <w:sz w:val="22"/>
          <w:szCs w:val="22"/>
        </w:rPr>
      </w:pPr>
      <w:del w:id="474" w:author="Maximilian Schmitz" w:date="2015-07-08T15:29:00Z">
        <w:r w:rsidRPr="000E14AF" w:rsidDel="00856522">
          <w:rPr>
            <w:noProof/>
            <w:rPrChange w:id="475" w:author="Admin" w:date="2015-07-08T08:59:00Z">
              <w:rPr>
                <w:rStyle w:val="Hyperlink"/>
                <w:noProof/>
              </w:rPr>
            </w:rPrChange>
          </w:rPr>
          <w:delText>Eidesstattliche Erklärung</w:delText>
        </w:r>
        <w:r w:rsidDel="00856522">
          <w:rPr>
            <w:noProof/>
            <w:webHidden/>
          </w:rPr>
          <w:tab/>
          <w:delText>I</w:delText>
        </w:r>
      </w:del>
    </w:p>
    <w:p w14:paraId="6A86647D" w14:textId="77777777" w:rsidR="00765681" w:rsidDel="00856522" w:rsidRDefault="00765681">
      <w:pPr>
        <w:pStyle w:val="Verzeichnis1"/>
        <w:tabs>
          <w:tab w:val="right" w:leader="dot" w:pos="9062"/>
        </w:tabs>
        <w:rPr>
          <w:del w:id="476" w:author="Maximilian Schmitz" w:date="2015-07-08T15:29:00Z"/>
          <w:rFonts w:asciiTheme="minorHAnsi" w:eastAsiaTheme="minorEastAsia" w:hAnsiTheme="minorHAnsi" w:cstheme="minorBidi"/>
          <w:b w:val="0"/>
          <w:bCs w:val="0"/>
          <w:caps w:val="0"/>
          <w:noProof/>
          <w:sz w:val="22"/>
          <w:szCs w:val="22"/>
        </w:rPr>
      </w:pPr>
      <w:del w:id="477" w:author="Maximilian Schmitz" w:date="2015-07-08T15:29:00Z">
        <w:r w:rsidRPr="000E14AF" w:rsidDel="00856522">
          <w:rPr>
            <w:noProof/>
            <w:rPrChange w:id="478" w:author="Admin" w:date="2015-07-08T08:59:00Z">
              <w:rPr>
                <w:rStyle w:val="Hyperlink"/>
                <w:noProof/>
              </w:rPr>
            </w:rPrChange>
          </w:rPr>
          <w:delText>Kurzfassung</w:delText>
        </w:r>
        <w:r w:rsidDel="00856522">
          <w:rPr>
            <w:noProof/>
            <w:webHidden/>
          </w:rPr>
          <w:tab/>
          <w:delText>II</w:delText>
        </w:r>
      </w:del>
    </w:p>
    <w:p w14:paraId="40C9F649" w14:textId="77777777" w:rsidR="00765681" w:rsidDel="00856522" w:rsidRDefault="00765681">
      <w:pPr>
        <w:pStyle w:val="Verzeichnis1"/>
        <w:tabs>
          <w:tab w:val="right" w:leader="dot" w:pos="9062"/>
        </w:tabs>
        <w:rPr>
          <w:del w:id="479" w:author="Maximilian Schmitz" w:date="2015-07-08T15:29:00Z"/>
          <w:rFonts w:asciiTheme="minorHAnsi" w:eastAsiaTheme="minorEastAsia" w:hAnsiTheme="minorHAnsi" w:cstheme="minorBidi"/>
          <w:b w:val="0"/>
          <w:bCs w:val="0"/>
          <w:caps w:val="0"/>
          <w:noProof/>
          <w:sz w:val="22"/>
          <w:szCs w:val="22"/>
        </w:rPr>
      </w:pPr>
      <w:del w:id="480" w:author="Maximilian Schmitz" w:date="2015-07-08T15:29:00Z">
        <w:r w:rsidRPr="000E14AF" w:rsidDel="00856522">
          <w:rPr>
            <w:noProof/>
            <w:rPrChange w:id="481" w:author="Admin" w:date="2015-07-08T08:59:00Z">
              <w:rPr>
                <w:rStyle w:val="Hyperlink"/>
                <w:noProof/>
              </w:rPr>
            </w:rPrChange>
          </w:rPr>
          <w:delText>Inhalt</w:delText>
        </w:r>
        <w:r w:rsidDel="00856522">
          <w:rPr>
            <w:noProof/>
            <w:webHidden/>
          </w:rPr>
          <w:tab/>
          <w:delText>III</w:delText>
        </w:r>
      </w:del>
    </w:p>
    <w:p w14:paraId="1EFA376C" w14:textId="77777777" w:rsidR="00765681" w:rsidDel="00856522" w:rsidRDefault="00765681">
      <w:pPr>
        <w:pStyle w:val="Verzeichnis1"/>
        <w:tabs>
          <w:tab w:val="right" w:leader="dot" w:pos="9062"/>
        </w:tabs>
        <w:rPr>
          <w:del w:id="482" w:author="Maximilian Schmitz" w:date="2015-07-08T15:29:00Z"/>
          <w:rFonts w:asciiTheme="minorHAnsi" w:eastAsiaTheme="minorEastAsia" w:hAnsiTheme="minorHAnsi" w:cstheme="minorBidi"/>
          <w:b w:val="0"/>
          <w:bCs w:val="0"/>
          <w:caps w:val="0"/>
          <w:noProof/>
          <w:sz w:val="22"/>
          <w:szCs w:val="22"/>
        </w:rPr>
      </w:pPr>
      <w:del w:id="483" w:author="Maximilian Schmitz" w:date="2015-07-08T15:29:00Z">
        <w:r w:rsidRPr="000E14AF" w:rsidDel="00856522">
          <w:rPr>
            <w:noProof/>
            <w:rPrChange w:id="484" w:author="Admin" w:date="2015-07-08T08:59:00Z">
              <w:rPr>
                <w:rStyle w:val="Hyperlink"/>
                <w:noProof/>
              </w:rPr>
            </w:rPrChange>
          </w:rPr>
          <w:delText>Abstract</w:delText>
        </w:r>
        <w:r w:rsidDel="00856522">
          <w:rPr>
            <w:noProof/>
            <w:webHidden/>
          </w:rPr>
          <w:tab/>
          <w:delText>1</w:delText>
        </w:r>
      </w:del>
    </w:p>
    <w:p w14:paraId="002CE91A" w14:textId="77777777" w:rsidR="00765681" w:rsidDel="00856522" w:rsidRDefault="00765681">
      <w:pPr>
        <w:pStyle w:val="Verzeichnis1"/>
        <w:tabs>
          <w:tab w:val="right" w:leader="dot" w:pos="9062"/>
        </w:tabs>
        <w:rPr>
          <w:del w:id="485" w:author="Maximilian Schmitz" w:date="2015-07-08T15:29:00Z"/>
          <w:rFonts w:asciiTheme="minorHAnsi" w:eastAsiaTheme="minorEastAsia" w:hAnsiTheme="minorHAnsi" w:cstheme="minorBidi"/>
          <w:b w:val="0"/>
          <w:bCs w:val="0"/>
          <w:caps w:val="0"/>
          <w:noProof/>
          <w:sz w:val="22"/>
          <w:szCs w:val="22"/>
        </w:rPr>
      </w:pPr>
      <w:del w:id="486" w:author="Maximilian Schmitz" w:date="2015-07-08T15:29:00Z">
        <w:r w:rsidRPr="000E14AF" w:rsidDel="00856522">
          <w:rPr>
            <w:noProof/>
            <w:rPrChange w:id="487" w:author="Admin" w:date="2015-07-08T08:59:00Z">
              <w:rPr>
                <w:rStyle w:val="Hyperlink"/>
                <w:noProof/>
              </w:rPr>
            </w:rPrChange>
          </w:rPr>
          <w:delText>Einleitung</w:delText>
        </w:r>
        <w:r w:rsidDel="00856522">
          <w:rPr>
            <w:noProof/>
            <w:webHidden/>
          </w:rPr>
          <w:tab/>
          <w:delText>2</w:delText>
        </w:r>
      </w:del>
    </w:p>
    <w:p w14:paraId="55F74D21" w14:textId="77777777" w:rsidR="00765681" w:rsidDel="00856522" w:rsidRDefault="00765681">
      <w:pPr>
        <w:pStyle w:val="Verzeichnis1"/>
        <w:tabs>
          <w:tab w:val="left" w:pos="480"/>
          <w:tab w:val="right" w:leader="dot" w:pos="9062"/>
        </w:tabs>
        <w:rPr>
          <w:del w:id="488" w:author="Maximilian Schmitz" w:date="2015-07-08T15:29:00Z"/>
          <w:rFonts w:asciiTheme="minorHAnsi" w:eastAsiaTheme="minorEastAsia" w:hAnsiTheme="minorHAnsi" w:cstheme="minorBidi"/>
          <w:b w:val="0"/>
          <w:bCs w:val="0"/>
          <w:caps w:val="0"/>
          <w:noProof/>
          <w:sz w:val="22"/>
          <w:szCs w:val="22"/>
        </w:rPr>
      </w:pPr>
      <w:del w:id="489" w:author="Maximilian Schmitz" w:date="2015-07-08T15:29:00Z">
        <w:r w:rsidRPr="000E14AF" w:rsidDel="00856522">
          <w:rPr>
            <w:noProof/>
            <w:rPrChange w:id="490" w:author="Admin" w:date="2015-07-08T08:5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0E14AF" w:rsidDel="00856522">
          <w:rPr>
            <w:noProof/>
            <w:rPrChange w:id="491" w:author="Admin" w:date="2015-07-08T08:59:00Z">
              <w:rPr>
                <w:rStyle w:val="Hyperlink"/>
                <w:noProof/>
              </w:rPr>
            </w:rPrChange>
          </w:rPr>
          <w:delText>Aufgabenstellung</w:delText>
        </w:r>
        <w:r w:rsidDel="00856522">
          <w:rPr>
            <w:noProof/>
            <w:webHidden/>
          </w:rPr>
          <w:tab/>
          <w:delText>3</w:delText>
        </w:r>
      </w:del>
    </w:p>
    <w:p w14:paraId="0B56DE28" w14:textId="77777777" w:rsidR="00765681" w:rsidDel="00856522" w:rsidRDefault="00765681">
      <w:pPr>
        <w:pStyle w:val="Verzeichnis1"/>
        <w:tabs>
          <w:tab w:val="left" w:pos="480"/>
          <w:tab w:val="right" w:leader="dot" w:pos="9062"/>
        </w:tabs>
        <w:rPr>
          <w:del w:id="492" w:author="Maximilian Schmitz" w:date="2015-07-08T15:29:00Z"/>
          <w:rFonts w:asciiTheme="minorHAnsi" w:eastAsiaTheme="minorEastAsia" w:hAnsiTheme="minorHAnsi" w:cstheme="minorBidi"/>
          <w:b w:val="0"/>
          <w:bCs w:val="0"/>
          <w:caps w:val="0"/>
          <w:noProof/>
          <w:sz w:val="22"/>
          <w:szCs w:val="22"/>
        </w:rPr>
      </w:pPr>
      <w:del w:id="493" w:author="Maximilian Schmitz" w:date="2015-07-08T15:29:00Z">
        <w:r w:rsidRPr="000E14AF" w:rsidDel="00856522">
          <w:rPr>
            <w:noProof/>
            <w:rPrChange w:id="494" w:author="Admin" w:date="2015-07-08T08:5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0E14AF" w:rsidDel="00856522">
          <w:rPr>
            <w:noProof/>
            <w:rPrChange w:id="495" w:author="Admin" w:date="2015-07-08T08:59:00Z">
              <w:rPr>
                <w:rStyle w:val="Hyperlink"/>
                <w:noProof/>
              </w:rPr>
            </w:rPrChange>
          </w:rPr>
          <w:delText>Stand der Technik</w:delText>
        </w:r>
        <w:r w:rsidDel="00856522">
          <w:rPr>
            <w:noProof/>
            <w:webHidden/>
          </w:rPr>
          <w:tab/>
          <w:delText>4</w:delText>
        </w:r>
      </w:del>
    </w:p>
    <w:p w14:paraId="1E956D5D" w14:textId="77777777" w:rsidR="00765681" w:rsidDel="00856522" w:rsidRDefault="00765681">
      <w:pPr>
        <w:pStyle w:val="Verzeichnis2"/>
        <w:tabs>
          <w:tab w:val="left" w:pos="720"/>
          <w:tab w:val="right" w:leader="dot" w:pos="9062"/>
        </w:tabs>
        <w:rPr>
          <w:del w:id="496" w:author="Maximilian Schmitz" w:date="2015-07-08T15:29:00Z"/>
          <w:rFonts w:asciiTheme="minorHAnsi" w:eastAsiaTheme="minorEastAsia" w:hAnsiTheme="minorHAnsi" w:cstheme="minorBidi"/>
          <w:smallCaps w:val="0"/>
          <w:noProof/>
          <w:sz w:val="22"/>
          <w:szCs w:val="22"/>
        </w:rPr>
      </w:pPr>
      <w:del w:id="497" w:author="Maximilian Schmitz" w:date="2015-07-08T15:29:00Z">
        <w:r w:rsidRPr="000E14AF" w:rsidDel="00856522">
          <w:rPr>
            <w:noProof/>
            <w:rPrChange w:id="498" w:author="Admin" w:date="2015-07-08T08:59:00Z">
              <w:rPr>
                <w:rStyle w:val="Hyperlink"/>
                <w:noProof/>
              </w:rPr>
            </w:rPrChange>
          </w:rPr>
          <w:delText>2.1</w:delText>
        </w:r>
        <w:r w:rsidDel="00856522">
          <w:rPr>
            <w:rFonts w:asciiTheme="minorHAnsi" w:eastAsiaTheme="minorEastAsia" w:hAnsiTheme="minorHAnsi" w:cstheme="minorBidi"/>
            <w:smallCaps w:val="0"/>
            <w:noProof/>
            <w:sz w:val="22"/>
            <w:szCs w:val="22"/>
          </w:rPr>
          <w:tab/>
        </w:r>
        <w:r w:rsidRPr="000E14AF" w:rsidDel="00856522">
          <w:rPr>
            <w:noProof/>
            <w:rPrChange w:id="499" w:author="Admin" w:date="2015-07-08T08:59:00Z">
              <w:rPr>
                <w:rStyle w:val="Hyperlink"/>
                <w:noProof/>
              </w:rPr>
            </w:rPrChange>
          </w:rPr>
          <w:delText>Einleitung</w:delText>
        </w:r>
        <w:r w:rsidDel="00856522">
          <w:rPr>
            <w:noProof/>
            <w:webHidden/>
          </w:rPr>
          <w:tab/>
          <w:delText>4</w:delText>
        </w:r>
      </w:del>
    </w:p>
    <w:p w14:paraId="6591518A" w14:textId="77777777" w:rsidR="00765681" w:rsidDel="00856522" w:rsidRDefault="00765681">
      <w:pPr>
        <w:pStyle w:val="Verzeichnis2"/>
        <w:tabs>
          <w:tab w:val="left" w:pos="720"/>
          <w:tab w:val="right" w:leader="dot" w:pos="9062"/>
        </w:tabs>
        <w:rPr>
          <w:del w:id="500" w:author="Maximilian Schmitz" w:date="2015-07-08T15:29:00Z"/>
          <w:rFonts w:asciiTheme="minorHAnsi" w:eastAsiaTheme="minorEastAsia" w:hAnsiTheme="minorHAnsi" w:cstheme="minorBidi"/>
          <w:smallCaps w:val="0"/>
          <w:noProof/>
          <w:sz w:val="22"/>
          <w:szCs w:val="22"/>
        </w:rPr>
      </w:pPr>
      <w:del w:id="501" w:author="Maximilian Schmitz" w:date="2015-07-08T15:29:00Z">
        <w:r w:rsidRPr="000E14AF" w:rsidDel="00856522">
          <w:rPr>
            <w:noProof/>
            <w:rPrChange w:id="502" w:author="Admin" w:date="2015-07-08T08:59:00Z">
              <w:rPr>
                <w:rStyle w:val="Hyperlink"/>
                <w:noProof/>
              </w:rPr>
            </w:rPrChange>
          </w:rPr>
          <w:delText>2.2</w:delText>
        </w:r>
        <w:r w:rsidDel="00856522">
          <w:rPr>
            <w:rFonts w:asciiTheme="minorHAnsi" w:eastAsiaTheme="minorEastAsia" w:hAnsiTheme="minorHAnsi" w:cstheme="minorBidi"/>
            <w:smallCaps w:val="0"/>
            <w:noProof/>
            <w:sz w:val="22"/>
            <w:szCs w:val="22"/>
          </w:rPr>
          <w:tab/>
        </w:r>
        <w:r w:rsidRPr="000E14AF" w:rsidDel="00856522">
          <w:rPr>
            <w:noProof/>
            <w:rPrChange w:id="503" w:author="Admin" w:date="2015-07-08T08:59:00Z">
              <w:rPr>
                <w:rStyle w:val="Hyperlink"/>
                <w:noProof/>
              </w:rPr>
            </w:rPrChange>
          </w:rPr>
          <w:delText>Game Engine</w:delText>
        </w:r>
        <w:r w:rsidDel="00856522">
          <w:rPr>
            <w:noProof/>
            <w:webHidden/>
          </w:rPr>
          <w:tab/>
          <w:delText>4</w:delText>
        </w:r>
      </w:del>
    </w:p>
    <w:p w14:paraId="12F20349" w14:textId="77777777" w:rsidR="00765681" w:rsidDel="00856522" w:rsidRDefault="00765681">
      <w:pPr>
        <w:pStyle w:val="Verzeichnis3"/>
        <w:tabs>
          <w:tab w:val="left" w:pos="1200"/>
          <w:tab w:val="right" w:leader="dot" w:pos="9062"/>
        </w:tabs>
        <w:rPr>
          <w:del w:id="504" w:author="Maximilian Schmitz" w:date="2015-07-08T15:29:00Z"/>
          <w:rFonts w:asciiTheme="minorHAnsi" w:eastAsiaTheme="minorEastAsia" w:hAnsiTheme="minorHAnsi" w:cstheme="minorBidi"/>
          <w:i w:val="0"/>
          <w:iCs w:val="0"/>
          <w:noProof/>
          <w:sz w:val="22"/>
          <w:szCs w:val="22"/>
        </w:rPr>
      </w:pPr>
      <w:del w:id="505" w:author="Maximilian Schmitz" w:date="2015-07-08T15:29:00Z">
        <w:r w:rsidRPr="000E14AF" w:rsidDel="00856522">
          <w:rPr>
            <w:noProof/>
            <w:rPrChange w:id="506" w:author="Admin" w:date="2015-07-08T08:59:00Z">
              <w:rPr>
                <w:rStyle w:val="Hyperlink"/>
                <w:noProof/>
              </w:rPr>
            </w:rPrChange>
          </w:rPr>
          <w:delText>2.2.1</w:delText>
        </w:r>
        <w:r w:rsidDel="00856522">
          <w:rPr>
            <w:rFonts w:asciiTheme="minorHAnsi" w:eastAsiaTheme="minorEastAsia" w:hAnsiTheme="minorHAnsi" w:cstheme="minorBidi"/>
            <w:i w:val="0"/>
            <w:iCs w:val="0"/>
            <w:noProof/>
            <w:sz w:val="22"/>
            <w:szCs w:val="22"/>
          </w:rPr>
          <w:tab/>
        </w:r>
        <w:r w:rsidRPr="000E14AF" w:rsidDel="00856522">
          <w:rPr>
            <w:noProof/>
            <w:rPrChange w:id="507" w:author="Admin" w:date="2015-07-08T08:59:00Z">
              <w:rPr>
                <w:rStyle w:val="Hyperlink"/>
                <w:noProof/>
              </w:rPr>
            </w:rPrChange>
          </w:rPr>
          <w:delText>Grundsätzliches</w:delText>
        </w:r>
        <w:r w:rsidDel="00856522">
          <w:rPr>
            <w:noProof/>
            <w:webHidden/>
          </w:rPr>
          <w:tab/>
          <w:delText>4</w:delText>
        </w:r>
      </w:del>
    </w:p>
    <w:p w14:paraId="6974CD6D" w14:textId="77777777" w:rsidR="00765681" w:rsidDel="00856522" w:rsidRDefault="00765681">
      <w:pPr>
        <w:pStyle w:val="Verzeichnis3"/>
        <w:tabs>
          <w:tab w:val="left" w:pos="1200"/>
          <w:tab w:val="right" w:leader="dot" w:pos="9062"/>
        </w:tabs>
        <w:rPr>
          <w:del w:id="508" w:author="Maximilian Schmitz" w:date="2015-07-08T15:29:00Z"/>
          <w:rFonts w:asciiTheme="minorHAnsi" w:eastAsiaTheme="minorEastAsia" w:hAnsiTheme="minorHAnsi" w:cstheme="minorBidi"/>
          <w:i w:val="0"/>
          <w:iCs w:val="0"/>
          <w:noProof/>
          <w:sz w:val="22"/>
          <w:szCs w:val="22"/>
        </w:rPr>
      </w:pPr>
      <w:del w:id="509" w:author="Maximilian Schmitz" w:date="2015-07-08T15:29:00Z">
        <w:r w:rsidRPr="000E14AF" w:rsidDel="00856522">
          <w:rPr>
            <w:noProof/>
            <w:rPrChange w:id="510" w:author="Admin" w:date="2015-07-08T08:59:00Z">
              <w:rPr>
                <w:rStyle w:val="Hyperlink"/>
                <w:noProof/>
              </w:rPr>
            </w:rPrChange>
          </w:rPr>
          <w:delText>2.2.2</w:delText>
        </w:r>
        <w:r w:rsidDel="00856522">
          <w:rPr>
            <w:rFonts w:asciiTheme="minorHAnsi" w:eastAsiaTheme="minorEastAsia" w:hAnsiTheme="minorHAnsi" w:cstheme="minorBidi"/>
            <w:i w:val="0"/>
            <w:iCs w:val="0"/>
            <w:noProof/>
            <w:sz w:val="22"/>
            <w:szCs w:val="22"/>
          </w:rPr>
          <w:tab/>
        </w:r>
        <w:r w:rsidRPr="000E14AF" w:rsidDel="00856522">
          <w:rPr>
            <w:noProof/>
            <w:rPrChange w:id="511" w:author="Admin" w:date="2015-07-08T08:59:00Z">
              <w:rPr>
                <w:rStyle w:val="Hyperlink"/>
                <w:noProof/>
              </w:rPr>
            </w:rPrChange>
          </w:rPr>
          <w:delText>Source Engine</w:delText>
        </w:r>
        <w:r w:rsidDel="00856522">
          <w:rPr>
            <w:noProof/>
            <w:webHidden/>
          </w:rPr>
          <w:tab/>
          <w:delText>4</w:delText>
        </w:r>
      </w:del>
    </w:p>
    <w:p w14:paraId="40F9BA7F" w14:textId="77777777" w:rsidR="00765681" w:rsidDel="00856522" w:rsidRDefault="00765681">
      <w:pPr>
        <w:pStyle w:val="Verzeichnis3"/>
        <w:tabs>
          <w:tab w:val="left" w:pos="1200"/>
          <w:tab w:val="right" w:leader="dot" w:pos="9062"/>
        </w:tabs>
        <w:rPr>
          <w:del w:id="512" w:author="Maximilian Schmitz" w:date="2015-07-08T15:29:00Z"/>
          <w:rFonts w:asciiTheme="minorHAnsi" w:eastAsiaTheme="minorEastAsia" w:hAnsiTheme="minorHAnsi" w:cstheme="minorBidi"/>
          <w:i w:val="0"/>
          <w:iCs w:val="0"/>
          <w:noProof/>
          <w:sz w:val="22"/>
          <w:szCs w:val="22"/>
        </w:rPr>
      </w:pPr>
      <w:del w:id="513" w:author="Maximilian Schmitz" w:date="2015-07-08T15:29:00Z">
        <w:r w:rsidRPr="000E14AF" w:rsidDel="00856522">
          <w:rPr>
            <w:noProof/>
            <w:rPrChange w:id="514" w:author="Admin" w:date="2015-07-08T08:59:00Z">
              <w:rPr>
                <w:rStyle w:val="Hyperlink"/>
                <w:noProof/>
              </w:rPr>
            </w:rPrChange>
          </w:rPr>
          <w:delText>2.2.3</w:delText>
        </w:r>
        <w:r w:rsidDel="00856522">
          <w:rPr>
            <w:rFonts w:asciiTheme="minorHAnsi" w:eastAsiaTheme="minorEastAsia" w:hAnsiTheme="minorHAnsi" w:cstheme="minorBidi"/>
            <w:i w:val="0"/>
            <w:iCs w:val="0"/>
            <w:noProof/>
            <w:sz w:val="22"/>
            <w:szCs w:val="22"/>
          </w:rPr>
          <w:tab/>
        </w:r>
        <w:r w:rsidRPr="000E14AF" w:rsidDel="00856522">
          <w:rPr>
            <w:noProof/>
            <w:rPrChange w:id="515" w:author="Admin" w:date="2015-07-08T08:59:00Z">
              <w:rPr>
                <w:rStyle w:val="Hyperlink"/>
                <w:noProof/>
              </w:rPr>
            </w:rPrChange>
          </w:rPr>
          <w:delText>Unity</w:delText>
        </w:r>
        <w:r w:rsidDel="00856522">
          <w:rPr>
            <w:noProof/>
            <w:webHidden/>
          </w:rPr>
          <w:tab/>
          <w:delText>5</w:delText>
        </w:r>
      </w:del>
    </w:p>
    <w:p w14:paraId="47746331" w14:textId="77777777" w:rsidR="00765681" w:rsidDel="00856522" w:rsidRDefault="00765681">
      <w:pPr>
        <w:pStyle w:val="Verzeichnis3"/>
        <w:tabs>
          <w:tab w:val="left" w:pos="1200"/>
          <w:tab w:val="right" w:leader="dot" w:pos="9062"/>
        </w:tabs>
        <w:rPr>
          <w:del w:id="516" w:author="Maximilian Schmitz" w:date="2015-07-08T15:29:00Z"/>
          <w:rFonts w:asciiTheme="minorHAnsi" w:eastAsiaTheme="minorEastAsia" w:hAnsiTheme="minorHAnsi" w:cstheme="minorBidi"/>
          <w:i w:val="0"/>
          <w:iCs w:val="0"/>
          <w:noProof/>
          <w:sz w:val="22"/>
          <w:szCs w:val="22"/>
        </w:rPr>
      </w:pPr>
      <w:del w:id="517" w:author="Maximilian Schmitz" w:date="2015-07-08T15:29:00Z">
        <w:r w:rsidRPr="000E14AF" w:rsidDel="00856522">
          <w:rPr>
            <w:noProof/>
            <w:rPrChange w:id="518" w:author="Admin" w:date="2015-07-08T08:59:00Z">
              <w:rPr>
                <w:rStyle w:val="Hyperlink"/>
                <w:noProof/>
                <w:lang w:val="en-US"/>
              </w:rPr>
            </w:rPrChange>
          </w:rPr>
          <w:delText>2.2.4</w:delText>
        </w:r>
        <w:r w:rsidDel="00856522">
          <w:rPr>
            <w:rFonts w:asciiTheme="minorHAnsi" w:eastAsiaTheme="minorEastAsia" w:hAnsiTheme="minorHAnsi" w:cstheme="minorBidi"/>
            <w:i w:val="0"/>
            <w:iCs w:val="0"/>
            <w:noProof/>
            <w:sz w:val="22"/>
            <w:szCs w:val="22"/>
          </w:rPr>
          <w:tab/>
        </w:r>
        <w:r w:rsidRPr="000E14AF" w:rsidDel="00856522">
          <w:rPr>
            <w:noProof/>
            <w:rPrChange w:id="519" w:author="Admin" w:date="2015-07-08T08:59:00Z">
              <w:rPr>
                <w:rStyle w:val="Hyperlink"/>
                <w:noProof/>
                <w:lang w:val="en-US"/>
              </w:rPr>
            </w:rPrChange>
          </w:rPr>
          <w:delText>Unreal Engine 4</w:delText>
        </w:r>
        <w:r w:rsidDel="00856522">
          <w:rPr>
            <w:noProof/>
            <w:webHidden/>
          </w:rPr>
          <w:tab/>
          <w:delText>5</w:delText>
        </w:r>
      </w:del>
    </w:p>
    <w:p w14:paraId="570E2C76" w14:textId="77777777" w:rsidR="00765681" w:rsidDel="00856522" w:rsidRDefault="00765681">
      <w:pPr>
        <w:pStyle w:val="Verzeichnis3"/>
        <w:tabs>
          <w:tab w:val="left" w:pos="1200"/>
          <w:tab w:val="right" w:leader="dot" w:pos="9062"/>
        </w:tabs>
        <w:rPr>
          <w:del w:id="520" w:author="Maximilian Schmitz" w:date="2015-07-08T15:29:00Z"/>
          <w:rFonts w:asciiTheme="minorHAnsi" w:eastAsiaTheme="minorEastAsia" w:hAnsiTheme="minorHAnsi" w:cstheme="minorBidi"/>
          <w:i w:val="0"/>
          <w:iCs w:val="0"/>
          <w:noProof/>
          <w:sz w:val="22"/>
          <w:szCs w:val="22"/>
        </w:rPr>
      </w:pPr>
      <w:del w:id="521" w:author="Maximilian Schmitz" w:date="2015-07-08T15:29:00Z">
        <w:r w:rsidRPr="000E14AF" w:rsidDel="00856522">
          <w:rPr>
            <w:noProof/>
            <w:rPrChange w:id="522" w:author="Admin" w:date="2015-07-08T08:59:00Z">
              <w:rPr>
                <w:rStyle w:val="Hyperlink"/>
                <w:noProof/>
              </w:rPr>
            </w:rPrChange>
          </w:rPr>
          <w:delText>2.2.5</w:delText>
        </w:r>
        <w:r w:rsidDel="00856522">
          <w:rPr>
            <w:rFonts w:asciiTheme="minorHAnsi" w:eastAsiaTheme="minorEastAsia" w:hAnsiTheme="minorHAnsi" w:cstheme="minorBidi"/>
            <w:i w:val="0"/>
            <w:iCs w:val="0"/>
            <w:noProof/>
            <w:sz w:val="22"/>
            <w:szCs w:val="22"/>
          </w:rPr>
          <w:tab/>
        </w:r>
        <w:r w:rsidRPr="000E14AF" w:rsidDel="00856522">
          <w:rPr>
            <w:noProof/>
            <w:rPrChange w:id="523" w:author="Admin" w:date="2015-07-08T08:59:00Z">
              <w:rPr>
                <w:rStyle w:val="Hyperlink"/>
                <w:noProof/>
              </w:rPr>
            </w:rPrChange>
          </w:rPr>
          <w:delText>Verwendung im Projekt</w:delText>
        </w:r>
        <w:r w:rsidDel="00856522">
          <w:rPr>
            <w:noProof/>
            <w:webHidden/>
          </w:rPr>
          <w:tab/>
          <w:delText>6</w:delText>
        </w:r>
      </w:del>
    </w:p>
    <w:p w14:paraId="55CC86A7" w14:textId="77777777" w:rsidR="00765681" w:rsidDel="00856522" w:rsidRDefault="00765681">
      <w:pPr>
        <w:pStyle w:val="Verzeichnis2"/>
        <w:tabs>
          <w:tab w:val="left" w:pos="720"/>
          <w:tab w:val="right" w:leader="dot" w:pos="9062"/>
        </w:tabs>
        <w:rPr>
          <w:del w:id="524" w:author="Maximilian Schmitz" w:date="2015-07-08T15:29:00Z"/>
          <w:rFonts w:asciiTheme="minorHAnsi" w:eastAsiaTheme="minorEastAsia" w:hAnsiTheme="minorHAnsi" w:cstheme="minorBidi"/>
          <w:smallCaps w:val="0"/>
          <w:noProof/>
          <w:sz w:val="22"/>
          <w:szCs w:val="22"/>
        </w:rPr>
      </w:pPr>
      <w:del w:id="525" w:author="Maximilian Schmitz" w:date="2015-07-08T15:29:00Z">
        <w:r w:rsidRPr="000E14AF" w:rsidDel="00856522">
          <w:rPr>
            <w:noProof/>
            <w:rPrChange w:id="526" w:author="Admin" w:date="2015-07-08T08:59:00Z">
              <w:rPr>
                <w:rStyle w:val="Hyperlink"/>
                <w:noProof/>
              </w:rPr>
            </w:rPrChange>
          </w:rPr>
          <w:delText>2.3</w:delText>
        </w:r>
        <w:r w:rsidDel="00856522">
          <w:rPr>
            <w:rFonts w:asciiTheme="minorHAnsi" w:eastAsiaTheme="minorEastAsia" w:hAnsiTheme="minorHAnsi" w:cstheme="minorBidi"/>
            <w:smallCaps w:val="0"/>
            <w:noProof/>
            <w:sz w:val="22"/>
            <w:szCs w:val="22"/>
          </w:rPr>
          <w:tab/>
        </w:r>
        <w:r w:rsidRPr="000E14AF" w:rsidDel="00856522">
          <w:rPr>
            <w:noProof/>
            <w:rPrChange w:id="527" w:author="Admin" w:date="2015-07-08T08:59:00Z">
              <w:rPr>
                <w:rStyle w:val="Hyperlink"/>
                <w:noProof/>
              </w:rPr>
            </w:rPrChange>
          </w:rPr>
          <w:delText>Scripting-Ansatz</w:delText>
        </w:r>
        <w:r w:rsidDel="00856522">
          <w:rPr>
            <w:noProof/>
            <w:webHidden/>
          </w:rPr>
          <w:tab/>
          <w:delText>6</w:delText>
        </w:r>
      </w:del>
    </w:p>
    <w:p w14:paraId="2256A211" w14:textId="77777777" w:rsidR="00765681" w:rsidDel="00856522" w:rsidRDefault="00765681">
      <w:pPr>
        <w:pStyle w:val="Verzeichnis3"/>
        <w:tabs>
          <w:tab w:val="left" w:pos="1200"/>
          <w:tab w:val="right" w:leader="dot" w:pos="9062"/>
        </w:tabs>
        <w:rPr>
          <w:del w:id="528" w:author="Maximilian Schmitz" w:date="2015-07-08T15:29:00Z"/>
          <w:rFonts w:asciiTheme="minorHAnsi" w:eastAsiaTheme="minorEastAsia" w:hAnsiTheme="minorHAnsi" w:cstheme="minorBidi"/>
          <w:i w:val="0"/>
          <w:iCs w:val="0"/>
          <w:noProof/>
          <w:sz w:val="22"/>
          <w:szCs w:val="22"/>
        </w:rPr>
      </w:pPr>
      <w:del w:id="529" w:author="Maximilian Schmitz" w:date="2015-07-08T15:29:00Z">
        <w:r w:rsidRPr="000E14AF" w:rsidDel="00856522">
          <w:rPr>
            <w:noProof/>
            <w:rPrChange w:id="530" w:author="Admin" w:date="2015-07-08T08:59:00Z">
              <w:rPr>
                <w:rStyle w:val="Hyperlink"/>
                <w:noProof/>
              </w:rPr>
            </w:rPrChange>
          </w:rPr>
          <w:delText>2.3.1</w:delText>
        </w:r>
        <w:r w:rsidDel="00856522">
          <w:rPr>
            <w:rFonts w:asciiTheme="minorHAnsi" w:eastAsiaTheme="minorEastAsia" w:hAnsiTheme="minorHAnsi" w:cstheme="minorBidi"/>
            <w:i w:val="0"/>
            <w:iCs w:val="0"/>
            <w:noProof/>
            <w:sz w:val="22"/>
            <w:szCs w:val="22"/>
          </w:rPr>
          <w:tab/>
        </w:r>
        <w:r w:rsidRPr="000E14AF" w:rsidDel="00856522">
          <w:rPr>
            <w:noProof/>
            <w:rPrChange w:id="531" w:author="Admin" w:date="2015-07-08T08:59:00Z">
              <w:rPr>
                <w:rStyle w:val="Hyperlink"/>
                <w:noProof/>
              </w:rPr>
            </w:rPrChange>
          </w:rPr>
          <w:delText>Grundsätzliches</w:delText>
        </w:r>
        <w:r w:rsidDel="00856522">
          <w:rPr>
            <w:noProof/>
            <w:webHidden/>
          </w:rPr>
          <w:tab/>
          <w:delText>6</w:delText>
        </w:r>
      </w:del>
    </w:p>
    <w:p w14:paraId="70942124" w14:textId="77777777" w:rsidR="00765681" w:rsidDel="00856522" w:rsidRDefault="00765681">
      <w:pPr>
        <w:pStyle w:val="Verzeichnis3"/>
        <w:tabs>
          <w:tab w:val="left" w:pos="1200"/>
          <w:tab w:val="right" w:leader="dot" w:pos="9062"/>
        </w:tabs>
        <w:rPr>
          <w:del w:id="532" w:author="Maximilian Schmitz" w:date="2015-07-08T15:29:00Z"/>
          <w:rFonts w:asciiTheme="minorHAnsi" w:eastAsiaTheme="minorEastAsia" w:hAnsiTheme="minorHAnsi" w:cstheme="minorBidi"/>
          <w:i w:val="0"/>
          <w:iCs w:val="0"/>
          <w:noProof/>
          <w:sz w:val="22"/>
          <w:szCs w:val="22"/>
        </w:rPr>
      </w:pPr>
      <w:del w:id="533" w:author="Maximilian Schmitz" w:date="2015-07-08T15:29:00Z">
        <w:r w:rsidRPr="000E14AF" w:rsidDel="00856522">
          <w:rPr>
            <w:noProof/>
            <w:rPrChange w:id="534" w:author="Admin" w:date="2015-07-08T08:59:00Z">
              <w:rPr>
                <w:rStyle w:val="Hyperlink"/>
                <w:noProof/>
              </w:rPr>
            </w:rPrChange>
          </w:rPr>
          <w:delText>2.3.2</w:delText>
        </w:r>
        <w:r w:rsidDel="00856522">
          <w:rPr>
            <w:rFonts w:asciiTheme="minorHAnsi" w:eastAsiaTheme="minorEastAsia" w:hAnsiTheme="minorHAnsi" w:cstheme="minorBidi"/>
            <w:i w:val="0"/>
            <w:iCs w:val="0"/>
            <w:noProof/>
            <w:sz w:val="22"/>
            <w:szCs w:val="22"/>
          </w:rPr>
          <w:tab/>
        </w:r>
        <w:r w:rsidRPr="000E14AF" w:rsidDel="00856522">
          <w:rPr>
            <w:noProof/>
            <w:rPrChange w:id="535" w:author="Admin" w:date="2015-07-08T08:59:00Z">
              <w:rPr>
                <w:rStyle w:val="Hyperlink"/>
                <w:noProof/>
              </w:rPr>
            </w:rPrChange>
          </w:rPr>
          <w:delText>LUA</w:delText>
        </w:r>
        <w:r w:rsidDel="00856522">
          <w:rPr>
            <w:noProof/>
            <w:webHidden/>
          </w:rPr>
          <w:tab/>
          <w:delText>7</w:delText>
        </w:r>
      </w:del>
    </w:p>
    <w:p w14:paraId="7DC86067" w14:textId="77777777" w:rsidR="00765681" w:rsidDel="00856522" w:rsidRDefault="00765681">
      <w:pPr>
        <w:pStyle w:val="Verzeichnis3"/>
        <w:tabs>
          <w:tab w:val="left" w:pos="1200"/>
          <w:tab w:val="right" w:leader="dot" w:pos="9062"/>
        </w:tabs>
        <w:rPr>
          <w:del w:id="536" w:author="Maximilian Schmitz" w:date="2015-07-08T15:29:00Z"/>
          <w:rFonts w:asciiTheme="minorHAnsi" w:eastAsiaTheme="minorEastAsia" w:hAnsiTheme="minorHAnsi" w:cstheme="minorBidi"/>
          <w:i w:val="0"/>
          <w:iCs w:val="0"/>
          <w:noProof/>
          <w:sz w:val="22"/>
          <w:szCs w:val="22"/>
        </w:rPr>
      </w:pPr>
      <w:del w:id="537" w:author="Maximilian Schmitz" w:date="2015-07-08T15:29:00Z">
        <w:r w:rsidRPr="000E14AF" w:rsidDel="00856522">
          <w:rPr>
            <w:noProof/>
            <w:rPrChange w:id="538" w:author="Admin" w:date="2015-07-08T08:59:00Z">
              <w:rPr>
                <w:rStyle w:val="Hyperlink"/>
                <w:noProof/>
              </w:rPr>
            </w:rPrChange>
          </w:rPr>
          <w:delText>2.3.3</w:delText>
        </w:r>
        <w:r w:rsidDel="00856522">
          <w:rPr>
            <w:rFonts w:asciiTheme="minorHAnsi" w:eastAsiaTheme="minorEastAsia" w:hAnsiTheme="minorHAnsi" w:cstheme="minorBidi"/>
            <w:i w:val="0"/>
            <w:iCs w:val="0"/>
            <w:noProof/>
            <w:sz w:val="22"/>
            <w:szCs w:val="22"/>
          </w:rPr>
          <w:tab/>
        </w:r>
        <w:r w:rsidRPr="000E14AF" w:rsidDel="00856522">
          <w:rPr>
            <w:noProof/>
            <w:rPrChange w:id="539" w:author="Admin" w:date="2015-07-08T08:59:00Z">
              <w:rPr>
                <w:rStyle w:val="Hyperlink"/>
                <w:noProof/>
              </w:rPr>
            </w:rPrChange>
          </w:rPr>
          <w:delText>Alternative Skriptsprachen</w:delText>
        </w:r>
        <w:r w:rsidDel="00856522">
          <w:rPr>
            <w:noProof/>
            <w:webHidden/>
          </w:rPr>
          <w:tab/>
          <w:delText>7</w:delText>
        </w:r>
      </w:del>
    </w:p>
    <w:p w14:paraId="0B275937" w14:textId="77777777" w:rsidR="00765681" w:rsidDel="00856522" w:rsidRDefault="00765681">
      <w:pPr>
        <w:pStyle w:val="Verzeichnis2"/>
        <w:tabs>
          <w:tab w:val="left" w:pos="720"/>
          <w:tab w:val="right" w:leader="dot" w:pos="9062"/>
        </w:tabs>
        <w:rPr>
          <w:del w:id="540" w:author="Maximilian Schmitz" w:date="2015-07-08T15:29:00Z"/>
          <w:rFonts w:asciiTheme="minorHAnsi" w:eastAsiaTheme="minorEastAsia" w:hAnsiTheme="minorHAnsi" w:cstheme="minorBidi"/>
          <w:smallCaps w:val="0"/>
          <w:noProof/>
          <w:sz w:val="22"/>
          <w:szCs w:val="22"/>
        </w:rPr>
      </w:pPr>
      <w:del w:id="541" w:author="Maximilian Schmitz" w:date="2015-07-08T15:29:00Z">
        <w:r w:rsidRPr="000E14AF" w:rsidDel="00856522">
          <w:rPr>
            <w:noProof/>
            <w:rPrChange w:id="542" w:author="Admin" w:date="2015-07-08T08:59:00Z">
              <w:rPr>
                <w:rStyle w:val="Hyperlink"/>
                <w:noProof/>
              </w:rPr>
            </w:rPrChange>
          </w:rPr>
          <w:delText>2.4</w:delText>
        </w:r>
        <w:r w:rsidDel="00856522">
          <w:rPr>
            <w:rFonts w:asciiTheme="minorHAnsi" w:eastAsiaTheme="minorEastAsia" w:hAnsiTheme="minorHAnsi" w:cstheme="minorBidi"/>
            <w:smallCaps w:val="0"/>
            <w:noProof/>
            <w:sz w:val="22"/>
            <w:szCs w:val="22"/>
          </w:rPr>
          <w:tab/>
        </w:r>
        <w:r w:rsidRPr="000E14AF" w:rsidDel="00856522">
          <w:rPr>
            <w:noProof/>
            <w:rPrChange w:id="543" w:author="Admin" w:date="2015-07-08T08:59:00Z">
              <w:rPr>
                <w:rStyle w:val="Hyperlink"/>
                <w:noProof/>
              </w:rPr>
            </w:rPrChange>
          </w:rPr>
          <w:delText>Robo Cup</w:delText>
        </w:r>
        <w:r w:rsidDel="00856522">
          <w:rPr>
            <w:noProof/>
            <w:webHidden/>
          </w:rPr>
          <w:tab/>
          <w:delText>7</w:delText>
        </w:r>
      </w:del>
    </w:p>
    <w:p w14:paraId="7F9647F4" w14:textId="77777777" w:rsidR="00765681" w:rsidDel="00856522" w:rsidRDefault="00765681">
      <w:pPr>
        <w:pStyle w:val="Verzeichnis2"/>
        <w:tabs>
          <w:tab w:val="left" w:pos="720"/>
          <w:tab w:val="right" w:leader="dot" w:pos="9062"/>
        </w:tabs>
        <w:rPr>
          <w:del w:id="544" w:author="Maximilian Schmitz" w:date="2015-07-08T15:29:00Z"/>
          <w:rFonts w:asciiTheme="minorHAnsi" w:eastAsiaTheme="minorEastAsia" w:hAnsiTheme="minorHAnsi" w:cstheme="minorBidi"/>
          <w:smallCaps w:val="0"/>
          <w:noProof/>
          <w:sz w:val="22"/>
          <w:szCs w:val="22"/>
        </w:rPr>
      </w:pPr>
      <w:del w:id="545" w:author="Maximilian Schmitz" w:date="2015-07-08T15:29:00Z">
        <w:r w:rsidRPr="000E14AF" w:rsidDel="00856522">
          <w:rPr>
            <w:noProof/>
            <w:rPrChange w:id="546" w:author="Admin" w:date="2015-07-08T08:59:00Z">
              <w:rPr>
                <w:rStyle w:val="Hyperlink"/>
                <w:noProof/>
              </w:rPr>
            </w:rPrChange>
          </w:rPr>
          <w:delText>2.5</w:delText>
        </w:r>
        <w:r w:rsidDel="00856522">
          <w:rPr>
            <w:rFonts w:asciiTheme="minorHAnsi" w:eastAsiaTheme="minorEastAsia" w:hAnsiTheme="minorHAnsi" w:cstheme="minorBidi"/>
            <w:smallCaps w:val="0"/>
            <w:noProof/>
            <w:sz w:val="22"/>
            <w:szCs w:val="22"/>
          </w:rPr>
          <w:tab/>
        </w:r>
        <w:r w:rsidRPr="000E14AF" w:rsidDel="00856522">
          <w:rPr>
            <w:noProof/>
            <w:rPrChange w:id="547" w:author="Admin" w:date="2015-07-08T08:59:00Z">
              <w:rPr>
                <w:rStyle w:val="Hyperlink"/>
                <w:noProof/>
              </w:rPr>
            </w:rPrChange>
          </w:rPr>
          <w:delText>Künstliche Intelligenz</w:delText>
        </w:r>
        <w:r w:rsidDel="00856522">
          <w:rPr>
            <w:noProof/>
            <w:webHidden/>
          </w:rPr>
          <w:tab/>
          <w:delText>9</w:delText>
        </w:r>
      </w:del>
    </w:p>
    <w:p w14:paraId="43534597" w14:textId="77777777" w:rsidR="00765681" w:rsidDel="00856522" w:rsidRDefault="00765681">
      <w:pPr>
        <w:pStyle w:val="Verzeichnis2"/>
        <w:tabs>
          <w:tab w:val="left" w:pos="720"/>
          <w:tab w:val="right" w:leader="dot" w:pos="9062"/>
        </w:tabs>
        <w:rPr>
          <w:del w:id="548" w:author="Maximilian Schmitz" w:date="2015-07-08T15:29:00Z"/>
          <w:rFonts w:asciiTheme="minorHAnsi" w:eastAsiaTheme="minorEastAsia" w:hAnsiTheme="minorHAnsi" w:cstheme="minorBidi"/>
          <w:smallCaps w:val="0"/>
          <w:noProof/>
          <w:sz w:val="22"/>
          <w:szCs w:val="22"/>
        </w:rPr>
      </w:pPr>
      <w:del w:id="549" w:author="Maximilian Schmitz" w:date="2015-07-08T15:29:00Z">
        <w:r w:rsidRPr="000E14AF" w:rsidDel="00856522">
          <w:rPr>
            <w:noProof/>
            <w:rPrChange w:id="550" w:author="Admin" w:date="2015-07-08T08:59:00Z">
              <w:rPr>
                <w:rStyle w:val="Hyperlink"/>
                <w:noProof/>
              </w:rPr>
            </w:rPrChange>
          </w:rPr>
          <w:delText>2.6</w:delText>
        </w:r>
        <w:r w:rsidDel="00856522">
          <w:rPr>
            <w:rFonts w:asciiTheme="minorHAnsi" w:eastAsiaTheme="minorEastAsia" w:hAnsiTheme="minorHAnsi" w:cstheme="minorBidi"/>
            <w:smallCaps w:val="0"/>
            <w:noProof/>
            <w:sz w:val="22"/>
            <w:szCs w:val="22"/>
          </w:rPr>
          <w:tab/>
        </w:r>
        <w:r w:rsidRPr="000E14AF" w:rsidDel="00856522">
          <w:rPr>
            <w:noProof/>
            <w:rPrChange w:id="551" w:author="Admin" w:date="2015-07-08T08:59:00Z">
              <w:rPr>
                <w:rStyle w:val="Hyperlink"/>
                <w:noProof/>
              </w:rPr>
            </w:rPrChange>
          </w:rPr>
          <w:delText>Zusammenfassung</w:delText>
        </w:r>
        <w:r w:rsidDel="00856522">
          <w:rPr>
            <w:noProof/>
            <w:webHidden/>
          </w:rPr>
          <w:tab/>
          <w:delText>11</w:delText>
        </w:r>
      </w:del>
    </w:p>
    <w:p w14:paraId="6CA185B3" w14:textId="77777777" w:rsidR="00765681" w:rsidDel="00856522" w:rsidRDefault="00765681">
      <w:pPr>
        <w:pStyle w:val="Verzeichnis1"/>
        <w:tabs>
          <w:tab w:val="left" w:pos="480"/>
          <w:tab w:val="right" w:leader="dot" w:pos="9062"/>
        </w:tabs>
        <w:rPr>
          <w:del w:id="552" w:author="Maximilian Schmitz" w:date="2015-07-08T15:29:00Z"/>
          <w:rFonts w:asciiTheme="minorHAnsi" w:eastAsiaTheme="minorEastAsia" w:hAnsiTheme="minorHAnsi" w:cstheme="minorBidi"/>
          <w:b w:val="0"/>
          <w:bCs w:val="0"/>
          <w:caps w:val="0"/>
          <w:noProof/>
          <w:sz w:val="22"/>
          <w:szCs w:val="22"/>
        </w:rPr>
      </w:pPr>
      <w:del w:id="553" w:author="Maximilian Schmitz" w:date="2015-07-08T15:29:00Z">
        <w:r w:rsidRPr="000E14AF" w:rsidDel="00856522">
          <w:rPr>
            <w:noProof/>
            <w:rPrChange w:id="554" w:author="Admin" w:date="2015-07-08T08:5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0E14AF" w:rsidDel="00856522">
          <w:rPr>
            <w:noProof/>
            <w:rPrChange w:id="555" w:author="Admin" w:date="2015-07-08T08:59:00Z">
              <w:rPr>
                <w:rStyle w:val="Hyperlink"/>
                <w:noProof/>
              </w:rPr>
            </w:rPrChange>
          </w:rPr>
          <w:delText>Planung / Struktur</w:delText>
        </w:r>
        <w:r w:rsidDel="00856522">
          <w:rPr>
            <w:noProof/>
            <w:webHidden/>
          </w:rPr>
          <w:tab/>
          <w:delText>12</w:delText>
        </w:r>
      </w:del>
    </w:p>
    <w:p w14:paraId="0B9307AF" w14:textId="77777777" w:rsidR="00765681" w:rsidDel="00856522" w:rsidRDefault="00765681">
      <w:pPr>
        <w:pStyle w:val="Verzeichnis2"/>
        <w:tabs>
          <w:tab w:val="left" w:pos="720"/>
          <w:tab w:val="right" w:leader="dot" w:pos="9062"/>
        </w:tabs>
        <w:rPr>
          <w:del w:id="556" w:author="Maximilian Schmitz" w:date="2015-07-08T15:29:00Z"/>
          <w:rFonts w:asciiTheme="minorHAnsi" w:eastAsiaTheme="minorEastAsia" w:hAnsiTheme="minorHAnsi" w:cstheme="minorBidi"/>
          <w:smallCaps w:val="0"/>
          <w:noProof/>
          <w:sz w:val="22"/>
          <w:szCs w:val="22"/>
        </w:rPr>
      </w:pPr>
      <w:del w:id="557" w:author="Maximilian Schmitz" w:date="2015-07-08T15:29:00Z">
        <w:r w:rsidRPr="000E14AF" w:rsidDel="00856522">
          <w:rPr>
            <w:noProof/>
            <w:rPrChange w:id="558" w:author="Admin" w:date="2015-07-08T08:5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0E14AF" w:rsidDel="00856522">
          <w:rPr>
            <w:noProof/>
            <w:rPrChange w:id="559" w:author="Admin" w:date="2015-07-08T08:59:00Z">
              <w:rPr>
                <w:rStyle w:val="Hyperlink"/>
                <w:noProof/>
              </w:rPr>
            </w:rPrChange>
          </w:rPr>
          <w:delText>Projektmanagement</w:delText>
        </w:r>
        <w:r w:rsidDel="00856522">
          <w:rPr>
            <w:noProof/>
            <w:webHidden/>
          </w:rPr>
          <w:tab/>
          <w:delText>12</w:delText>
        </w:r>
      </w:del>
    </w:p>
    <w:p w14:paraId="229A8E88" w14:textId="77777777" w:rsidR="00765681" w:rsidDel="00856522" w:rsidRDefault="00765681">
      <w:pPr>
        <w:pStyle w:val="Verzeichnis2"/>
        <w:tabs>
          <w:tab w:val="left" w:pos="720"/>
          <w:tab w:val="right" w:leader="dot" w:pos="9062"/>
        </w:tabs>
        <w:rPr>
          <w:del w:id="560" w:author="Maximilian Schmitz" w:date="2015-07-08T15:29:00Z"/>
          <w:rFonts w:asciiTheme="minorHAnsi" w:eastAsiaTheme="minorEastAsia" w:hAnsiTheme="minorHAnsi" w:cstheme="minorBidi"/>
          <w:smallCaps w:val="0"/>
          <w:noProof/>
          <w:sz w:val="22"/>
          <w:szCs w:val="22"/>
        </w:rPr>
      </w:pPr>
      <w:del w:id="561" w:author="Maximilian Schmitz" w:date="2015-07-08T15:29:00Z">
        <w:r w:rsidRPr="000E14AF" w:rsidDel="00856522">
          <w:rPr>
            <w:noProof/>
            <w:rPrChange w:id="562" w:author="Admin" w:date="2015-07-08T08:5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0E14AF" w:rsidDel="00856522">
          <w:rPr>
            <w:noProof/>
            <w:rPrChange w:id="563" w:author="Admin" w:date="2015-07-08T08:59:00Z">
              <w:rPr>
                <w:rStyle w:val="Hyperlink"/>
                <w:noProof/>
              </w:rPr>
            </w:rPrChange>
          </w:rPr>
          <w:delText>Analyse der Aufgabenstellung</w:delText>
        </w:r>
        <w:r w:rsidDel="00856522">
          <w:rPr>
            <w:noProof/>
            <w:webHidden/>
          </w:rPr>
          <w:tab/>
          <w:delText>12</w:delText>
        </w:r>
      </w:del>
    </w:p>
    <w:p w14:paraId="1E5AB599" w14:textId="77777777" w:rsidR="00765681" w:rsidDel="00856522" w:rsidRDefault="00765681">
      <w:pPr>
        <w:pStyle w:val="Verzeichnis3"/>
        <w:tabs>
          <w:tab w:val="left" w:pos="1200"/>
          <w:tab w:val="right" w:leader="dot" w:pos="9062"/>
        </w:tabs>
        <w:rPr>
          <w:del w:id="564" w:author="Maximilian Schmitz" w:date="2015-07-08T15:29:00Z"/>
          <w:rFonts w:asciiTheme="minorHAnsi" w:eastAsiaTheme="minorEastAsia" w:hAnsiTheme="minorHAnsi" w:cstheme="minorBidi"/>
          <w:i w:val="0"/>
          <w:iCs w:val="0"/>
          <w:noProof/>
          <w:sz w:val="22"/>
          <w:szCs w:val="22"/>
        </w:rPr>
      </w:pPr>
      <w:del w:id="565" w:author="Maximilian Schmitz" w:date="2015-07-08T15:29:00Z">
        <w:r w:rsidRPr="000E14AF" w:rsidDel="00856522">
          <w:rPr>
            <w:noProof/>
            <w:rPrChange w:id="566" w:author="Admin" w:date="2015-07-08T08:5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0E14AF" w:rsidDel="00856522">
          <w:rPr>
            <w:noProof/>
            <w:rPrChange w:id="567" w:author="Admin" w:date="2015-07-08T08:59:00Z">
              <w:rPr>
                <w:rStyle w:val="Hyperlink"/>
                <w:noProof/>
              </w:rPr>
            </w:rPrChange>
          </w:rPr>
          <w:delText>Muss-Kriterien</w:delText>
        </w:r>
        <w:r w:rsidDel="00856522">
          <w:rPr>
            <w:noProof/>
            <w:webHidden/>
          </w:rPr>
          <w:tab/>
          <w:delText>12</w:delText>
        </w:r>
      </w:del>
    </w:p>
    <w:p w14:paraId="18F57F48" w14:textId="77777777" w:rsidR="00765681" w:rsidDel="00856522" w:rsidRDefault="00765681">
      <w:pPr>
        <w:pStyle w:val="Verzeichnis3"/>
        <w:tabs>
          <w:tab w:val="left" w:pos="1200"/>
          <w:tab w:val="right" w:leader="dot" w:pos="9062"/>
        </w:tabs>
        <w:rPr>
          <w:del w:id="568" w:author="Maximilian Schmitz" w:date="2015-07-08T15:29:00Z"/>
          <w:rFonts w:asciiTheme="minorHAnsi" w:eastAsiaTheme="minorEastAsia" w:hAnsiTheme="minorHAnsi" w:cstheme="minorBidi"/>
          <w:i w:val="0"/>
          <w:iCs w:val="0"/>
          <w:noProof/>
          <w:sz w:val="22"/>
          <w:szCs w:val="22"/>
        </w:rPr>
      </w:pPr>
      <w:del w:id="569" w:author="Maximilian Schmitz" w:date="2015-07-08T15:29:00Z">
        <w:r w:rsidRPr="000E14AF" w:rsidDel="00856522">
          <w:rPr>
            <w:noProof/>
            <w:rPrChange w:id="570" w:author="Admin" w:date="2015-07-08T08:5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0E14AF" w:rsidDel="00856522">
          <w:rPr>
            <w:noProof/>
            <w:rPrChange w:id="571" w:author="Admin" w:date="2015-07-08T08:59:00Z">
              <w:rPr>
                <w:rStyle w:val="Hyperlink"/>
                <w:noProof/>
              </w:rPr>
            </w:rPrChange>
          </w:rPr>
          <w:delText>Soll-Kriterien</w:delText>
        </w:r>
        <w:r w:rsidDel="00856522">
          <w:rPr>
            <w:noProof/>
            <w:webHidden/>
          </w:rPr>
          <w:tab/>
          <w:delText>13</w:delText>
        </w:r>
      </w:del>
    </w:p>
    <w:p w14:paraId="1D20B8B0" w14:textId="77777777" w:rsidR="00765681" w:rsidDel="00856522" w:rsidRDefault="00765681">
      <w:pPr>
        <w:pStyle w:val="Verzeichnis3"/>
        <w:tabs>
          <w:tab w:val="left" w:pos="1200"/>
          <w:tab w:val="right" w:leader="dot" w:pos="9062"/>
        </w:tabs>
        <w:rPr>
          <w:del w:id="572" w:author="Maximilian Schmitz" w:date="2015-07-08T15:29:00Z"/>
          <w:rFonts w:asciiTheme="minorHAnsi" w:eastAsiaTheme="minorEastAsia" w:hAnsiTheme="minorHAnsi" w:cstheme="minorBidi"/>
          <w:i w:val="0"/>
          <w:iCs w:val="0"/>
          <w:noProof/>
          <w:sz w:val="22"/>
          <w:szCs w:val="22"/>
        </w:rPr>
      </w:pPr>
      <w:del w:id="573" w:author="Maximilian Schmitz" w:date="2015-07-08T15:29:00Z">
        <w:r w:rsidRPr="000E14AF" w:rsidDel="00856522">
          <w:rPr>
            <w:noProof/>
            <w:rPrChange w:id="574" w:author="Admin" w:date="2015-07-08T08:5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0E14AF" w:rsidDel="00856522">
          <w:rPr>
            <w:noProof/>
            <w:rPrChange w:id="575" w:author="Admin" w:date="2015-07-08T08:59:00Z">
              <w:rPr>
                <w:rStyle w:val="Hyperlink"/>
                <w:noProof/>
              </w:rPr>
            </w:rPrChange>
          </w:rPr>
          <w:delText>Kann-Kriterien</w:delText>
        </w:r>
        <w:r w:rsidDel="00856522">
          <w:rPr>
            <w:noProof/>
            <w:webHidden/>
          </w:rPr>
          <w:tab/>
          <w:delText>13</w:delText>
        </w:r>
      </w:del>
    </w:p>
    <w:p w14:paraId="0B59EF03" w14:textId="77777777" w:rsidR="00765681" w:rsidDel="00856522" w:rsidRDefault="00765681">
      <w:pPr>
        <w:pStyle w:val="Verzeichnis3"/>
        <w:tabs>
          <w:tab w:val="left" w:pos="1200"/>
          <w:tab w:val="right" w:leader="dot" w:pos="9062"/>
        </w:tabs>
        <w:rPr>
          <w:del w:id="576" w:author="Maximilian Schmitz" w:date="2015-07-08T15:29:00Z"/>
          <w:rFonts w:asciiTheme="minorHAnsi" w:eastAsiaTheme="minorEastAsia" w:hAnsiTheme="minorHAnsi" w:cstheme="minorBidi"/>
          <w:i w:val="0"/>
          <w:iCs w:val="0"/>
          <w:noProof/>
          <w:sz w:val="22"/>
          <w:szCs w:val="22"/>
        </w:rPr>
      </w:pPr>
      <w:del w:id="577" w:author="Maximilian Schmitz" w:date="2015-07-08T15:29:00Z">
        <w:r w:rsidRPr="000E14AF" w:rsidDel="00856522">
          <w:rPr>
            <w:noProof/>
            <w:rPrChange w:id="578" w:author="Admin" w:date="2015-07-08T08:59:00Z">
              <w:rPr>
                <w:rStyle w:val="Hyperlink"/>
                <w:noProof/>
              </w:rPr>
            </w:rPrChange>
          </w:rPr>
          <w:delText>3.2.4</w:delText>
        </w:r>
        <w:r w:rsidDel="00856522">
          <w:rPr>
            <w:rFonts w:asciiTheme="minorHAnsi" w:eastAsiaTheme="minorEastAsia" w:hAnsiTheme="minorHAnsi" w:cstheme="minorBidi"/>
            <w:i w:val="0"/>
            <w:iCs w:val="0"/>
            <w:noProof/>
            <w:sz w:val="22"/>
            <w:szCs w:val="22"/>
          </w:rPr>
          <w:tab/>
        </w:r>
        <w:r w:rsidRPr="000E14AF" w:rsidDel="00856522">
          <w:rPr>
            <w:noProof/>
            <w:rPrChange w:id="579" w:author="Admin" w:date="2015-07-08T08:59:00Z">
              <w:rPr>
                <w:rStyle w:val="Hyperlink"/>
                <w:noProof/>
              </w:rPr>
            </w:rPrChange>
          </w:rPr>
          <w:delText>Analyse der Kriterien</w:delText>
        </w:r>
        <w:r w:rsidDel="00856522">
          <w:rPr>
            <w:noProof/>
            <w:webHidden/>
          </w:rPr>
          <w:tab/>
          <w:delText>13</w:delText>
        </w:r>
      </w:del>
    </w:p>
    <w:p w14:paraId="14330CFA" w14:textId="77777777" w:rsidR="00765681" w:rsidDel="00856522" w:rsidRDefault="00765681">
      <w:pPr>
        <w:pStyle w:val="Verzeichnis2"/>
        <w:tabs>
          <w:tab w:val="left" w:pos="720"/>
          <w:tab w:val="right" w:leader="dot" w:pos="9062"/>
        </w:tabs>
        <w:rPr>
          <w:del w:id="580" w:author="Maximilian Schmitz" w:date="2015-07-08T15:29:00Z"/>
          <w:rFonts w:asciiTheme="minorHAnsi" w:eastAsiaTheme="minorEastAsia" w:hAnsiTheme="minorHAnsi" w:cstheme="minorBidi"/>
          <w:smallCaps w:val="0"/>
          <w:noProof/>
          <w:sz w:val="22"/>
          <w:szCs w:val="22"/>
        </w:rPr>
      </w:pPr>
      <w:del w:id="581" w:author="Maximilian Schmitz" w:date="2015-07-08T15:29:00Z">
        <w:r w:rsidRPr="000E14AF" w:rsidDel="00856522">
          <w:rPr>
            <w:noProof/>
            <w:rPrChange w:id="582" w:author="Admin" w:date="2015-07-08T08:5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0E14AF" w:rsidDel="00856522">
          <w:rPr>
            <w:noProof/>
            <w:rPrChange w:id="583" w:author="Admin" w:date="2015-07-08T08:59:00Z">
              <w:rPr>
                <w:rStyle w:val="Hyperlink"/>
                <w:noProof/>
              </w:rPr>
            </w:rPrChange>
          </w:rPr>
          <w:delText>Architektur</w:delText>
        </w:r>
        <w:r w:rsidDel="00856522">
          <w:rPr>
            <w:noProof/>
            <w:webHidden/>
          </w:rPr>
          <w:tab/>
          <w:delText>14</w:delText>
        </w:r>
      </w:del>
    </w:p>
    <w:p w14:paraId="05857FDB" w14:textId="77777777" w:rsidR="00765681" w:rsidDel="00856522" w:rsidRDefault="00765681">
      <w:pPr>
        <w:pStyle w:val="Verzeichnis1"/>
        <w:tabs>
          <w:tab w:val="left" w:pos="480"/>
          <w:tab w:val="right" w:leader="dot" w:pos="9062"/>
        </w:tabs>
        <w:rPr>
          <w:del w:id="584" w:author="Maximilian Schmitz" w:date="2015-07-08T15:29:00Z"/>
          <w:rFonts w:asciiTheme="minorHAnsi" w:eastAsiaTheme="minorEastAsia" w:hAnsiTheme="minorHAnsi" w:cstheme="minorBidi"/>
          <w:b w:val="0"/>
          <w:bCs w:val="0"/>
          <w:caps w:val="0"/>
          <w:noProof/>
          <w:sz w:val="22"/>
          <w:szCs w:val="22"/>
        </w:rPr>
      </w:pPr>
      <w:del w:id="585" w:author="Maximilian Schmitz" w:date="2015-07-08T15:29:00Z">
        <w:r w:rsidRPr="000E14AF" w:rsidDel="00856522">
          <w:rPr>
            <w:noProof/>
            <w:rPrChange w:id="586" w:author="Admin" w:date="2015-07-08T08:5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0E14AF" w:rsidDel="00856522">
          <w:rPr>
            <w:noProof/>
            <w:rPrChange w:id="587" w:author="Admin" w:date="2015-07-08T08:59:00Z">
              <w:rPr>
                <w:rStyle w:val="Hyperlink"/>
                <w:noProof/>
              </w:rPr>
            </w:rPrChange>
          </w:rPr>
          <w:delText>Umsetzung</w:delText>
        </w:r>
        <w:r w:rsidDel="00856522">
          <w:rPr>
            <w:noProof/>
            <w:webHidden/>
          </w:rPr>
          <w:tab/>
          <w:delText>17</w:delText>
        </w:r>
      </w:del>
    </w:p>
    <w:p w14:paraId="6D86AE67" w14:textId="77777777" w:rsidR="00765681" w:rsidDel="00856522" w:rsidRDefault="00765681">
      <w:pPr>
        <w:pStyle w:val="Verzeichnis2"/>
        <w:tabs>
          <w:tab w:val="left" w:pos="720"/>
          <w:tab w:val="right" w:leader="dot" w:pos="9062"/>
        </w:tabs>
        <w:rPr>
          <w:del w:id="588" w:author="Maximilian Schmitz" w:date="2015-07-08T15:29:00Z"/>
          <w:rFonts w:asciiTheme="minorHAnsi" w:eastAsiaTheme="minorEastAsia" w:hAnsiTheme="minorHAnsi" w:cstheme="minorBidi"/>
          <w:smallCaps w:val="0"/>
          <w:noProof/>
          <w:sz w:val="22"/>
          <w:szCs w:val="22"/>
        </w:rPr>
      </w:pPr>
      <w:del w:id="589" w:author="Maximilian Schmitz" w:date="2015-07-08T15:29:00Z">
        <w:r w:rsidRPr="000E14AF" w:rsidDel="00856522">
          <w:rPr>
            <w:noProof/>
            <w:rPrChange w:id="590" w:author="Admin" w:date="2015-07-08T08:5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0E14AF" w:rsidDel="00856522">
          <w:rPr>
            <w:noProof/>
            <w:rPrChange w:id="591" w:author="Admin" w:date="2015-07-08T08:59:00Z">
              <w:rPr>
                <w:rStyle w:val="Hyperlink"/>
                <w:noProof/>
              </w:rPr>
            </w:rPrChange>
          </w:rPr>
          <w:delText>Umsetzung der Simulationsumgebung</w:delText>
        </w:r>
        <w:r w:rsidDel="00856522">
          <w:rPr>
            <w:noProof/>
            <w:webHidden/>
          </w:rPr>
          <w:tab/>
          <w:delText>17</w:delText>
        </w:r>
      </w:del>
    </w:p>
    <w:p w14:paraId="62DD87F2" w14:textId="77777777" w:rsidR="00765681" w:rsidDel="00856522" w:rsidRDefault="00765681">
      <w:pPr>
        <w:pStyle w:val="Verzeichnis3"/>
        <w:tabs>
          <w:tab w:val="left" w:pos="1200"/>
          <w:tab w:val="right" w:leader="dot" w:pos="9062"/>
        </w:tabs>
        <w:rPr>
          <w:del w:id="592" w:author="Maximilian Schmitz" w:date="2015-07-08T15:29:00Z"/>
          <w:rFonts w:asciiTheme="minorHAnsi" w:eastAsiaTheme="minorEastAsia" w:hAnsiTheme="minorHAnsi" w:cstheme="minorBidi"/>
          <w:i w:val="0"/>
          <w:iCs w:val="0"/>
          <w:noProof/>
          <w:sz w:val="22"/>
          <w:szCs w:val="22"/>
        </w:rPr>
      </w:pPr>
      <w:del w:id="593" w:author="Maximilian Schmitz" w:date="2015-07-08T15:29:00Z">
        <w:r w:rsidRPr="000E14AF" w:rsidDel="00856522">
          <w:rPr>
            <w:noProof/>
            <w:rPrChange w:id="594" w:author="Admin" w:date="2015-07-08T08:59:00Z">
              <w:rPr>
                <w:rStyle w:val="Hyperlink"/>
                <w:noProof/>
              </w:rPr>
            </w:rPrChange>
          </w:rPr>
          <w:delText>4.1.1</w:delText>
        </w:r>
        <w:r w:rsidDel="00856522">
          <w:rPr>
            <w:rFonts w:asciiTheme="minorHAnsi" w:eastAsiaTheme="minorEastAsia" w:hAnsiTheme="minorHAnsi" w:cstheme="minorBidi"/>
            <w:i w:val="0"/>
            <w:iCs w:val="0"/>
            <w:noProof/>
            <w:sz w:val="22"/>
            <w:szCs w:val="22"/>
          </w:rPr>
          <w:tab/>
        </w:r>
        <w:r w:rsidRPr="000E14AF" w:rsidDel="00856522">
          <w:rPr>
            <w:noProof/>
            <w:rPrChange w:id="595" w:author="Admin" w:date="2015-07-08T08:59:00Z">
              <w:rPr>
                <w:rStyle w:val="Hyperlink"/>
                <w:noProof/>
              </w:rPr>
            </w:rPrChange>
          </w:rPr>
          <w:delText>Grundsätzliches</w:delText>
        </w:r>
        <w:r w:rsidDel="00856522">
          <w:rPr>
            <w:noProof/>
            <w:webHidden/>
          </w:rPr>
          <w:tab/>
          <w:delText>17</w:delText>
        </w:r>
      </w:del>
    </w:p>
    <w:p w14:paraId="67B549B8" w14:textId="77777777" w:rsidR="00765681" w:rsidDel="00856522" w:rsidRDefault="00765681">
      <w:pPr>
        <w:pStyle w:val="Verzeichnis3"/>
        <w:tabs>
          <w:tab w:val="left" w:pos="1200"/>
          <w:tab w:val="right" w:leader="dot" w:pos="9062"/>
        </w:tabs>
        <w:rPr>
          <w:del w:id="596" w:author="Maximilian Schmitz" w:date="2015-07-08T15:29:00Z"/>
          <w:rFonts w:asciiTheme="minorHAnsi" w:eastAsiaTheme="minorEastAsia" w:hAnsiTheme="minorHAnsi" w:cstheme="minorBidi"/>
          <w:i w:val="0"/>
          <w:iCs w:val="0"/>
          <w:noProof/>
          <w:sz w:val="22"/>
          <w:szCs w:val="22"/>
        </w:rPr>
      </w:pPr>
      <w:del w:id="597" w:author="Maximilian Schmitz" w:date="2015-07-08T15:29:00Z">
        <w:r w:rsidRPr="000E14AF" w:rsidDel="00856522">
          <w:rPr>
            <w:noProof/>
            <w:rPrChange w:id="598" w:author="Admin" w:date="2015-07-08T08:59:00Z">
              <w:rPr>
                <w:rStyle w:val="Hyperlink"/>
                <w:noProof/>
              </w:rPr>
            </w:rPrChange>
          </w:rPr>
          <w:delText>4.1.2</w:delText>
        </w:r>
        <w:r w:rsidDel="00856522">
          <w:rPr>
            <w:rFonts w:asciiTheme="minorHAnsi" w:eastAsiaTheme="minorEastAsia" w:hAnsiTheme="minorHAnsi" w:cstheme="minorBidi"/>
            <w:i w:val="0"/>
            <w:iCs w:val="0"/>
            <w:noProof/>
            <w:sz w:val="22"/>
            <w:szCs w:val="22"/>
          </w:rPr>
          <w:tab/>
        </w:r>
        <w:r w:rsidRPr="000E14AF" w:rsidDel="00856522">
          <w:rPr>
            <w:noProof/>
            <w:rPrChange w:id="599" w:author="Admin" w:date="2015-07-08T08:59:00Z">
              <w:rPr>
                <w:rStyle w:val="Hyperlink"/>
                <w:noProof/>
              </w:rPr>
            </w:rPrChange>
          </w:rPr>
          <w:delText>Regel- und Spielimplementierung</w:delText>
        </w:r>
        <w:r w:rsidDel="00856522">
          <w:rPr>
            <w:noProof/>
            <w:webHidden/>
          </w:rPr>
          <w:tab/>
          <w:delText>18</w:delText>
        </w:r>
      </w:del>
    </w:p>
    <w:p w14:paraId="30DA0CE2" w14:textId="77777777" w:rsidR="00765681" w:rsidDel="00856522" w:rsidRDefault="00765681">
      <w:pPr>
        <w:pStyle w:val="Verzeichnis3"/>
        <w:tabs>
          <w:tab w:val="left" w:pos="1200"/>
          <w:tab w:val="right" w:leader="dot" w:pos="9062"/>
        </w:tabs>
        <w:rPr>
          <w:del w:id="600" w:author="Maximilian Schmitz" w:date="2015-07-08T15:29:00Z"/>
          <w:rFonts w:asciiTheme="minorHAnsi" w:eastAsiaTheme="minorEastAsia" w:hAnsiTheme="minorHAnsi" w:cstheme="minorBidi"/>
          <w:i w:val="0"/>
          <w:iCs w:val="0"/>
          <w:noProof/>
          <w:sz w:val="22"/>
          <w:szCs w:val="22"/>
        </w:rPr>
      </w:pPr>
      <w:del w:id="601" w:author="Maximilian Schmitz" w:date="2015-07-08T15:29:00Z">
        <w:r w:rsidRPr="000E14AF" w:rsidDel="00856522">
          <w:rPr>
            <w:noProof/>
            <w:rPrChange w:id="602" w:author="Admin" w:date="2015-07-08T08:59:00Z">
              <w:rPr>
                <w:rStyle w:val="Hyperlink"/>
                <w:noProof/>
              </w:rPr>
            </w:rPrChange>
          </w:rPr>
          <w:delText>4.1.3</w:delText>
        </w:r>
        <w:r w:rsidDel="00856522">
          <w:rPr>
            <w:rFonts w:asciiTheme="minorHAnsi" w:eastAsiaTheme="minorEastAsia" w:hAnsiTheme="minorHAnsi" w:cstheme="minorBidi"/>
            <w:i w:val="0"/>
            <w:iCs w:val="0"/>
            <w:noProof/>
            <w:sz w:val="22"/>
            <w:szCs w:val="22"/>
          </w:rPr>
          <w:tab/>
        </w:r>
        <w:r w:rsidRPr="000E14AF" w:rsidDel="00856522">
          <w:rPr>
            <w:noProof/>
            <w:rPrChange w:id="603" w:author="Admin" w:date="2015-07-08T08:59:00Z">
              <w:rPr>
                <w:rStyle w:val="Hyperlink"/>
                <w:noProof/>
              </w:rPr>
            </w:rPrChange>
          </w:rPr>
          <w:delText>Spielerimplementierung</w:delText>
        </w:r>
        <w:r w:rsidDel="00856522">
          <w:rPr>
            <w:noProof/>
            <w:webHidden/>
          </w:rPr>
          <w:tab/>
          <w:delText>22</w:delText>
        </w:r>
      </w:del>
    </w:p>
    <w:p w14:paraId="382D094D" w14:textId="77777777" w:rsidR="00765681" w:rsidDel="00856522" w:rsidRDefault="00765681">
      <w:pPr>
        <w:pStyle w:val="Verzeichnis3"/>
        <w:tabs>
          <w:tab w:val="left" w:pos="1200"/>
          <w:tab w:val="right" w:leader="dot" w:pos="9062"/>
        </w:tabs>
        <w:rPr>
          <w:del w:id="604" w:author="Maximilian Schmitz" w:date="2015-07-08T15:29:00Z"/>
          <w:rFonts w:asciiTheme="minorHAnsi" w:eastAsiaTheme="minorEastAsia" w:hAnsiTheme="minorHAnsi" w:cstheme="minorBidi"/>
          <w:i w:val="0"/>
          <w:iCs w:val="0"/>
          <w:noProof/>
          <w:sz w:val="22"/>
          <w:szCs w:val="22"/>
        </w:rPr>
      </w:pPr>
      <w:del w:id="605" w:author="Maximilian Schmitz" w:date="2015-07-08T15:29:00Z">
        <w:r w:rsidRPr="000E14AF" w:rsidDel="00856522">
          <w:rPr>
            <w:noProof/>
            <w:rPrChange w:id="606" w:author="Admin" w:date="2015-07-08T08:59:00Z">
              <w:rPr>
                <w:rStyle w:val="Hyperlink"/>
                <w:noProof/>
              </w:rPr>
            </w:rPrChange>
          </w:rPr>
          <w:delText>4.1.4</w:delText>
        </w:r>
        <w:r w:rsidDel="00856522">
          <w:rPr>
            <w:rFonts w:asciiTheme="minorHAnsi" w:eastAsiaTheme="minorEastAsia" w:hAnsiTheme="minorHAnsi" w:cstheme="minorBidi"/>
            <w:i w:val="0"/>
            <w:iCs w:val="0"/>
            <w:noProof/>
            <w:sz w:val="22"/>
            <w:szCs w:val="22"/>
          </w:rPr>
          <w:tab/>
        </w:r>
        <w:r w:rsidRPr="000E14AF" w:rsidDel="00856522">
          <w:rPr>
            <w:noProof/>
            <w:rPrChange w:id="607" w:author="Admin" w:date="2015-07-08T08:59:00Z">
              <w:rPr>
                <w:rStyle w:val="Hyperlink"/>
                <w:noProof/>
              </w:rPr>
            </w:rPrChange>
          </w:rPr>
          <w:delText>Skriptschnittstelle</w:delText>
        </w:r>
        <w:r w:rsidDel="00856522">
          <w:rPr>
            <w:noProof/>
            <w:webHidden/>
          </w:rPr>
          <w:tab/>
          <w:delText>26</w:delText>
        </w:r>
      </w:del>
    </w:p>
    <w:p w14:paraId="32CAA897" w14:textId="77777777" w:rsidR="00765681" w:rsidDel="00856522" w:rsidRDefault="00765681">
      <w:pPr>
        <w:pStyle w:val="Verzeichnis2"/>
        <w:tabs>
          <w:tab w:val="left" w:pos="720"/>
          <w:tab w:val="right" w:leader="dot" w:pos="9062"/>
        </w:tabs>
        <w:rPr>
          <w:del w:id="608" w:author="Maximilian Schmitz" w:date="2015-07-08T15:29:00Z"/>
          <w:rFonts w:asciiTheme="minorHAnsi" w:eastAsiaTheme="minorEastAsia" w:hAnsiTheme="minorHAnsi" w:cstheme="minorBidi"/>
          <w:smallCaps w:val="0"/>
          <w:noProof/>
          <w:sz w:val="22"/>
          <w:szCs w:val="22"/>
        </w:rPr>
      </w:pPr>
      <w:del w:id="609" w:author="Maximilian Schmitz" w:date="2015-07-08T15:29:00Z">
        <w:r w:rsidRPr="000E14AF" w:rsidDel="00856522">
          <w:rPr>
            <w:noProof/>
            <w:rPrChange w:id="610" w:author="Admin" w:date="2015-07-08T08:5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0E14AF" w:rsidDel="00856522">
          <w:rPr>
            <w:noProof/>
            <w:rPrChange w:id="611" w:author="Admin" w:date="2015-07-08T08:59:00Z">
              <w:rPr>
                <w:rStyle w:val="Hyperlink"/>
                <w:noProof/>
              </w:rPr>
            </w:rPrChange>
          </w:rPr>
          <w:delText>Entwicklung der künstlichen Intelligenz</w:delText>
        </w:r>
        <w:r w:rsidDel="00856522">
          <w:rPr>
            <w:noProof/>
            <w:webHidden/>
          </w:rPr>
          <w:tab/>
          <w:delText>30</w:delText>
        </w:r>
      </w:del>
    </w:p>
    <w:p w14:paraId="23B265A0" w14:textId="77777777" w:rsidR="00765681" w:rsidDel="00856522" w:rsidRDefault="00765681">
      <w:pPr>
        <w:pStyle w:val="Verzeichnis1"/>
        <w:tabs>
          <w:tab w:val="left" w:pos="480"/>
          <w:tab w:val="right" w:leader="dot" w:pos="9062"/>
        </w:tabs>
        <w:rPr>
          <w:del w:id="612" w:author="Maximilian Schmitz" w:date="2015-07-08T15:29:00Z"/>
          <w:rFonts w:asciiTheme="minorHAnsi" w:eastAsiaTheme="minorEastAsia" w:hAnsiTheme="minorHAnsi" w:cstheme="minorBidi"/>
          <w:b w:val="0"/>
          <w:bCs w:val="0"/>
          <w:caps w:val="0"/>
          <w:noProof/>
          <w:sz w:val="22"/>
          <w:szCs w:val="22"/>
        </w:rPr>
      </w:pPr>
      <w:del w:id="613" w:author="Maximilian Schmitz" w:date="2015-07-08T15:29:00Z">
        <w:r w:rsidRPr="000E14AF" w:rsidDel="00856522">
          <w:rPr>
            <w:noProof/>
            <w:rPrChange w:id="614" w:author="Admin" w:date="2015-07-08T08:5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0E14AF" w:rsidDel="00856522">
          <w:rPr>
            <w:noProof/>
            <w:rPrChange w:id="615" w:author="Admin" w:date="2015-07-08T08:59:00Z">
              <w:rPr>
                <w:rStyle w:val="Hyperlink"/>
                <w:noProof/>
              </w:rPr>
            </w:rPrChange>
          </w:rPr>
          <w:delText>Ausblick</w:delText>
        </w:r>
        <w:r w:rsidDel="00856522">
          <w:rPr>
            <w:noProof/>
            <w:webHidden/>
          </w:rPr>
          <w:tab/>
          <w:delText>39</w:delText>
        </w:r>
      </w:del>
    </w:p>
    <w:p w14:paraId="0DF16A85" w14:textId="77777777" w:rsidR="00765681" w:rsidDel="00856522" w:rsidRDefault="00765681">
      <w:pPr>
        <w:pStyle w:val="Verzeichnis1"/>
        <w:tabs>
          <w:tab w:val="left" w:pos="480"/>
          <w:tab w:val="right" w:leader="dot" w:pos="9062"/>
        </w:tabs>
        <w:rPr>
          <w:del w:id="616" w:author="Maximilian Schmitz" w:date="2015-07-08T15:29:00Z"/>
          <w:rFonts w:asciiTheme="minorHAnsi" w:eastAsiaTheme="minorEastAsia" w:hAnsiTheme="minorHAnsi" w:cstheme="minorBidi"/>
          <w:b w:val="0"/>
          <w:bCs w:val="0"/>
          <w:caps w:val="0"/>
          <w:noProof/>
          <w:sz w:val="22"/>
          <w:szCs w:val="22"/>
        </w:rPr>
      </w:pPr>
      <w:del w:id="617" w:author="Maximilian Schmitz" w:date="2015-07-08T15:29:00Z">
        <w:r w:rsidRPr="000E14AF" w:rsidDel="00856522">
          <w:rPr>
            <w:noProof/>
            <w:rPrChange w:id="618" w:author="Admin" w:date="2015-07-08T08:5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0E14AF" w:rsidDel="00856522">
          <w:rPr>
            <w:noProof/>
            <w:rPrChange w:id="619" w:author="Admin" w:date="2015-07-08T08:59:00Z">
              <w:rPr>
                <w:rStyle w:val="Hyperlink"/>
                <w:noProof/>
              </w:rPr>
            </w:rPrChange>
          </w:rPr>
          <w:delText>Fazit</w:delText>
        </w:r>
        <w:r w:rsidDel="00856522">
          <w:rPr>
            <w:noProof/>
            <w:webHidden/>
          </w:rPr>
          <w:tab/>
          <w:delText>41</w:delText>
        </w:r>
      </w:del>
    </w:p>
    <w:p w14:paraId="0190170F" w14:textId="77777777" w:rsidR="00765681" w:rsidDel="00856522" w:rsidRDefault="00765681">
      <w:pPr>
        <w:pStyle w:val="Verzeichnis1"/>
        <w:tabs>
          <w:tab w:val="right" w:leader="dot" w:pos="9062"/>
        </w:tabs>
        <w:rPr>
          <w:del w:id="620" w:author="Maximilian Schmitz" w:date="2015-07-08T15:29:00Z"/>
          <w:rFonts w:asciiTheme="minorHAnsi" w:eastAsiaTheme="minorEastAsia" w:hAnsiTheme="minorHAnsi" w:cstheme="minorBidi"/>
          <w:b w:val="0"/>
          <w:bCs w:val="0"/>
          <w:caps w:val="0"/>
          <w:noProof/>
          <w:sz w:val="22"/>
          <w:szCs w:val="22"/>
        </w:rPr>
      </w:pPr>
      <w:del w:id="621" w:author="Maximilian Schmitz" w:date="2015-07-08T15:29:00Z">
        <w:r w:rsidRPr="000E14AF" w:rsidDel="00856522">
          <w:rPr>
            <w:noProof/>
            <w:rPrChange w:id="622" w:author="Admin" w:date="2015-07-08T08:59:00Z">
              <w:rPr>
                <w:rStyle w:val="Hyperlink"/>
                <w:noProof/>
              </w:rPr>
            </w:rPrChange>
          </w:rPr>
          <w:delText>Literaturverzeichnis</w:delText>
        </w:r>
        <w:r w:rsidDel="00856522">
          <w:rPr>
            <w:noProof/>
            <w:webHidden/>
          </w:rPr>
          <w:tab/>
          <w:delText>I</w:delText>
        </w:r>
      </w:del>
    </w:p>
    <w:p w14:paraId="0FD14A68" w14:textId="77777777" w:rsidR="00765681" w:rsidDel="00856522" w:rsidRDefault="00765681">
      <w:pPr>
        <w:pStyle w:val="Verzeichnis1"/>
        <w:tabs>
          <w:tab w:val="right" w:leader="dot" w:pos="9062"/>
        </w:tabs>
        <w:rPr>
          <w:del w:id="623" w:author="Maximilian Schmitz" w:date="2015-07-08T15:29:00Z"/>
          <w:rFonts w:asciiTheme="minorHAnsi" w:eastAsiaTheme="minorEastAsia" w:hAnsiTheme="minorHAnsi" w:cstheme="minorBidi"/>
          <w:b w:val="0"/>
          <w:bCs w:val="0"/>
          <w:caps w:val="0"/>
          <w:noProof/>
          <w:sz w:val="22"/>
          <w:szCs w:val="22"/>
        </w:rPr>
      </w:pPr>
      <w:del w:id="624" w:author="Maximilian Schmitz" w:date="2015-07-08T15:29:00Z">
        <w:r w:rsidRPr="000E14AF" w:rsidDel="00856522">
          <w:rPr>
            <w:noProof/>
            <w:rPrChange w:id="625" w:author="Admin" w:date="2015-07-08T08:59:00Z">
              <w:rPr>
                <w:rStyle w:val="Hyperlink"/>
                <w:noProof/>
              </w:rPr>
            </w:rPrChange>
          </w:rPr>
          <w:delText>Abbildungsverzeichnis</w:delText>
        </w:r>
        <w:r w:rsidDel="00856522">
          <w:rPr>
            <w:noProof/>
            <w:webHidden/>
          </w:rPr>
          <w:tab/>
          <w:delText>II</w:delText>
        </w:r>
      </w:del>
    </w:p>
    <w:p w14:paraId="6B2034D9" w14:textId="77777777" w:rsidR="00765681" w:rsidDel="00856522" w:rsidRDefault="00765681">
      <w:pPr>
        <w:pStyle w:val="Verzeichnis1"/>
        <w:tabs>
          <w:tab w:val="right" w:leader="dot" w:pos="9062"/>
        </w:tabs>
        <w:rPr>
          <w:del w:id="626" w:author="Maximilian Schmitz" w:date="2015-07-08T15:29:00Z"/>
          <w:rFonts w:asciiTheme="minorHAnsi" w:eastAsiaTheme="minorEastAsia" w:hAnsiTheme="minorHAnsi" w:cstheme="minorBidi"/>
          <w:b w:val="0"/>
          <w:bCs w:val="0"/>
          <w:caps w:val="0"/>
          <w:noProof/>
          <w:sz w:val="22"/>
          <w:szCs w:val="22"/>
        </w:rPr>
      </w:pPr>
      <w:del w:id="627" w:author="Maximilian Schmitz" w:date="2015-07-08T15:29:00Z">
        <w:r w:rsidRPr="000E14AF" w:rsidDel="00856522">
          <w:rPr>
            <w:noProof/>
            <w:rPrChange w:id="628" w:author="Admin" w:date="2015-07-08T08:59:00Z">
              <w:rPr>
                <w:rStyle w:val="Hyperlink"/>
                <w:noProof/>
              </w:rPr>
            </w:rPrChange>
          </w:rPr>
          <w:delText>Tabellenverzeichnis</w:delText>
        </w:r>
        <w:r w:rsidDel="00856522">
          <w:rPr>
            <w:noProof/>
            <w:webHidden/>
          </w:rPr>
          <w:tab/>
          <w:delText>III</w:delText>
        </w:r>
      </w:del>
    </w:p>
    <w:p w14:paraId="4D984F98" w14:textId="77777777" w:rsidR="00765681" w:rsidDel="00856522" w:rsidRDefault="00765681">
      <w:pPr>
        <w:pStyle w:val="Verzeichnis1"/>
        <w:tabs>
          <w:tab w:val="right" w:leader="dot" w:pos="9062"/>
        </w:tabs>
        <w:rPr>
          <w:del w:id="629" w:author="Maximilian Schmitz" w:date="2015-07-08T15:29:00Z"/>
          <w:rFonts w:asciiTheme="minorHAnsi" w:eastAsiaTheme="minorEastAsia" w:hAnsiTheme="minorHAnsi" w:cstheme="minorBidi"/>
          <w:b w:val="0"/>
          <w:bCs w:val="0"/>
          <w:caps w:val="0"/>
          <w:noProof/>
          <w:sz w:val="22"/>
          <w:szCs w:val="22"/>
        </w:rPr>
      </w:pPr>
      <w:del w:id="630" w:author="Maximilian Schmitz" w:date="2015-07-08T15:29:00Z">
        <w:r w:rsidRPr="000E14AF" w:rsidDel="00856522">
          <w:rPr>
            <w:noProof/>
            <w:rPrChange w:id="631" w:author="Admin" w:date="2015-07-08T08:59:00Z">
              <w:rPr>
                <w:rStyle w:val="Hyperlink"/>
                <w:noProof/>
              </w:rPr>
            </w:rPrChange>
          </w:rPr>
          <w:delText>Abkürzungsverzeichnis</w:delText>
        </w:r>
        <w:r w:rsidDel="00856522">
          <w:rPr>
            <w:noProof/>
            <w:webHidden/>
          </w:rPr>
          <w:tab/>
          <w:delText>IV</w:delText>
        </w:r>
      </w:del>
    </w:p>
    <w:p w14:paraId="67326BE2" w14:textId="77777777" w:rsidR="00765681" w:rsidDel="00856522" w:rsidRDefault="00765681">
      <w:pPr>
        <w:pStyle w:val="Verzeichnis1"/>
        <w:tabs>
          <w:tab w:val="right" w:leader="dot" w:pos="9062"/>
        </w:tabs>
        <w:rPr>
          <w:del w:id="632" w:author="Maximilian Schmitz" w:date="2015-07-08T15:29:00Z"/>
          <w:rFonts w:asciiTheme="minorHAnsi" w:eastAsiaTheme="minorEastAsia" w:hAnsiTheme="minorHAnsi" w:cstheme="minorBidi"/>
          <w:b w:val="0"/>
          <w:bCs w:val="0"/>
          <w:caps w:val="0"/>
          <w:noProof/>
          <w:sz w:val="22"/>
          <w:szCs w:val="22"/>
        </w:rPr>
      </w:pPr>
      <w:del w:id="633" w:author="Maximilian Schmitz" w:date="2015-07-08T15:29:00Z">
        <w:r w:rsidRPr="000E14AF" w:rsidDel="00856522">
          <w:rPr>
            <w:noProof/>
            <w:rPrChange w:id="634" w:author="Admin" w:date="2015-07-08T08:59:00Z">
              <w:rPr>
                <w:rStyle w:val="Hyperlink"/>
                <w:noProof/>
              </w:rPr>
            </w:rPrChange>
          </w:rPr>
          <w:delText>Glossar</w:delText>
        </w:r>
        <w:r w:rsidDel="00856522">
          <w:rPr>
            <w:noProof/>
            <w:webHidden/>
          </w:rPr>
          <w:tab/>
          <w:delText>V</w:delText>
        </w:r>
      </w:del>
    </w:p>
    <w:p w14:paraId="2F43C241" w14:textId="77777777" w:rsidR="00D421B5" w:rsidDel="00856522" w:rsidRDefault="00D421B5">
      <w:pPr>
        <w:pStyle w:val="Verzeichnis1"/>
        <w:tabs>
          <w:tab w:val="right" w:leader="dot" w:pos="9062"/>
        </w:tabs>
        <w:rPr>
          <w:del w:id="635" w:author="Maximilian Schmitz" w:date="2015-07-08T15:29:00Z"/>
          <w:rFonts w:asciiTheme="minorHAnsi" w:eastAsiaTheme="minorEastAsia" w:hAnsiTheme="minorHAnsi" w:cstheme="minorBidi"/>
          <w:b w:val="0"/>
          <w:bCs w:val="0"/>
          <w:caps w:val="0"/>
          <w:noProof/>
          <w:sz w:val="22"/>
          <w:szCs w:val="22"/>
        </w:rPr>
      </w:pPr>
      <w:del w:id="636" w:author="Maximilian Schmitz" w:date="2015-07-08T15:29:00Z">
        <w:r w:rsidRPr="00765681" w:rsidDel="00856522">
          <w:rPr>
            <w:rStyle w:val="Hyperlink"/>
            <w:b w:val="0"/>
            <w:bCs w:val="0"/>
            <w:caps w:val="0"/>
            <w:noProof/>
          </w:rPr>
          <w:delText>Eidesstattliche Erklärung</w:delText>
        </w:r>
        <w:r w:rsidDel="00856522">
          <w:rPr>
            <w:noProof/>
            <w:webHidden/>
          </w:rPr>
          <w:tab/>
          <w:delText>II</w:delText>
        </w:r>
      </w:del>
    </w:p>
    <w:p w14:paraId="55800D41" w14:textId="77777777" w:rsidR="00D421B5" w:rsidDel="00856522" w:rsidRDefault="00D421B5">
      <w:pPr>
        <w:pStyle w:val="Verzeichnis1"/>
        <w:tabs>
          <w:tab w:val="right" w:leader="dot" w:pos="9062"/>
        </w:tabs>
        <w:rPr>
          <w:del w:id="637" w:author="Maximilian Schmitz" w:date="2015-07-08T15:29:00Z"/>
          <w:rFonts w:asciiTheme="minorHAnsi" w:eastAsiaTheme="minorEastAsia" w:hAnsiTheme="minorHAnsi" w:cstheme="minorBidi"/>
          <w:b w:val="0"/>
          <w:bCs w:val="0"/>
          <w:caps w:val="0"/>
          <w:noProof/>
          <w:sz w:val="22"/>
          <w:szCs w:val="22"/>
        </w:rPr>
      </w:pPr>
      <w:del w:id="638" w:author="Maximilian Schmitz" w:date="2015-07-08T15:29:00Z">
        <w:r w:rsidRPr="00765681" w:rsidDel="00856522">
          <w:rPr>
            <w:rStyle w:val="Hyperlink"/>
            <w:b w:val="0"/>
            <w:bCs w:val="0"/>
            <w:caps w:val="0"/>
            <w:noProof/>
          </w:rPr>
          <w:delText>Kurzfassung</w:delText>
        </w:r>
        <w:r w:rsidDel="00856522">
          <w:rPr>
            <w:noProof/>
            <w:webHidden/>
          </w:rPr>
          <w:tab/>
          <w:delText>III</w:delText>
        </w:r>
      </w:del>
    </w:p>
    <w:p w14:paraId="2C89680E" w14:textId="77777777" w:rsidR="00D421B5" w:rsidDel="00856522" w:rsidRDefault="00D421B5">
      <w:pPr>
        <w:pStyle w:val="Verzeichnis1"/>
        <w:tabs>
          <w:tab w:val="right" w:leader="dot" w:pos="9062"/>
        </w:tabs>
        <w:rPr>
          <w:del w:id="639" w:author="Maximilian Schmitz" w:date="2015-07-08T15:29:00Z"/>
          <w:rFonts w:asciiTheme="minorHAnsi" w:eastAsiaTheme="minorEastAsia" w:hAnsiTheme="minorHAnsi" w:cstheme="minorBidi"/>
          <w:b w:val="0"/>
          <w:bCs w:val="0"/>
          <w:caps w:val="0"/>
          <w:noProof/>
          <w:sz w:val="22"/>
          <w:szCs w:val="22"/>
        </w:rPr>
      </w:pPr>
      <w:del w:id="640" w:author="Maximilian Schmitz" w:date="2015-07-08T15:29:00Z">
        <w:r w:rsidRPr="00765681" w:rsidDel="00856522">
          <w:rPr>
            <w:rStyle w:val="Hyperlink"/>
            <w:b w:val="0"/>
            <w:bCs w:val="0"/>
            <w:caps w:val="0"/>
            <w:noProof/>
          </w:rPr>
          <w:delText>Abstract</w:delText>
        </w:r>
        <w:r w:rsidDel="00856522">
          <w:rPr>
            <w:noProof/>
            <w:webHidden/>
          </w:rPr>
          <w:tab/>
          <w:delText>IV</w:delText>
        </w:r>
      </w:del>
    </w:p>
    <w:p w14:paraId="2E69BB14" w14:textId="77777777" w:rsidR="00D421B5" w:rsidDel="00856522" w:rsidRDefault="00D421B5">
      <w:pPr>
        <w:pStyle w:val="Verzeichnis1"/>
        <w:tabs>
          <w:tab w:val="right" w:leader="dot" w:pos="9062"/>
        </w:tabs>
        <w:rPr>
          <w:del w:id="641" w:author="Maximilian Schmitz" w:date="2015-07-08T15:29:00Z"/>
          <w:rFonts w:asciiTheme="minorHAnsi" w:eastAsiaTheme="minorEastAsia" w:hAnsiTheme="minorHAnsi" w:cstheme="minorBidi"/>
          <w:b w:val="0"/>
          <w:bCs w:val="0"/>
          <w:caps w:val="0"/>
          <w:noProof/>
          <w:sz w:val="22"/>
          <w:szCs w:val="22"/>
        </w:rPr>
      </w:pPr>
      <w:del w:id="642" w:author="Maximilian Schmitz" w:date="2015-07-08T15:29:00Z">
        <w:r w:rsidRPr="00765681" w:rsidDel="00856522">
          <w:rPr>
            <w:rStyle w:val="Hyperlink"/>
            <w:b w:val="0"/>
            <w:bCs w:val="0"/>
            <w:caps w:val="0"/>
            <w:noProof/>
          </w:rPr>
          <w:delText>Inhalt</w:delText>
        </w:r>
        <w:r w:rsidDel="00856522">
          <w:rPr>
            <w:noProof/>
            <w:webHidden/>
          </w:rPr>
          <w:tab/>
          <w:delText>V</w:delText>
        </w:r>
      </w:del>
    </w:p>
    <w:p w14:paraId="293AA783" w14:textId="77777777" w:rsidR="00D421B5" w:rsidDel="00856522" w:rsidRDefault="00D421B5">
      <w:pPr>
        <w:pStyle w:val="Verzeichnis1"/>
        <w:tabs>
          <w:tab w:val="left" w:pos="480"/>
          <w:tab w:val="right" w:leader="dot" w:pos="9062"/>
        </w:tabs>
        <w:rPr>
          <w:del w:id="643" w:author="Maximilian Schmitz" w:date="2015-07-08T15:29:00Z"/>
          <w:rFonts w:asciiTheme="minorHAnsi" w:eastAsiaTheme="minorEastAsia" w:hAnsiTheme="minorHAnsi" w:cstheme="minorBidi"/>
          <w:b w:val="0"/>
          <w:bCs w:val="0"/>
          <w:caps w:val="0"/>
          <w:noProof/>
          <w:sz w:val="22"/>
          <w:szCs w:val="22"/>
        </w:rPr>
      </w:pPr>
      <w:del w:id="644" w:author="Maximilian Schmitz" w:date="2015-07-08T15:29:00Z">
        <w:r w:rsidRPr="00765681" w:rsidDel="00856522">
          <w:rPr>
            <w:rStyle w:val="Hyperlink"/>
            <w:b w:val="0"/>
            <w:bCs w:val="0"/>
            <w:caps w:val="0"/>
            <w:noProof/>
          </w:rPr>
          <w:delText>1</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Einleitung</w:delText>
        </w:r>
        <w:r w:rsidDel="00856522">
          <w:rPr>
            <w:noProof/>
            <w:webHidden/>
          </w:rPr>
          <w:tab/>
          <w:delText>1</w:delText>
        </w:r>
      </w:del>
    </w:p>
    <w:p w14:paraId="4A391DBD" w14:textId="77777777" w:rsidR="00D421B5" w:rsidDel="00856522" w:rsidRDefault="00D421B5">
      <w:pPr>
        <w:pStyle w:val="Verzeichnis1"/>
        <w:tabs>
          <w:tab w:val="left" w:pos="480"/>
          <w:tab w:val="right" w:leader="dot" w:pos="9062"/>
        </w:tabs>
        <w:rPr>
          <w:del w:id="645" w:author="Maximilian Schmitz" w:date="2015-07-08T15:29:00Z"/>
          <w:rFonts w:asciiTheme="minorHAnsi" w:eastAsiaTheme="minorEastAsia" w:hAnsiTheme="minorHAnsi" w:cstheme="minorBidi"/>
          <w:b w:val="0"/>
          <w:bCs w:val="0"/>
          <w:caps w:val="0"/>
          <w:noProof/>
          <w:sz w:val="22"/>
          <w:szCs w:val="22"/>
        </w:rPr>
      </w:pPr>
      <w:del w:id="646" w:author="Maximilian Schmitz" w:date="2015-07-08T15:29:00Z">
        <w:r w:rsidRPr="00765681" w:rsidDel="00856522">
          <w:rPr>
            <w:rStyle w:val="Hyperlink"/>
            <w:b w:val="0"/>
            <w:bCs w:val="0"/>
            <w:caps w:val="0"/>
            <w:noProof/>
          </w:rPr>
          <w:delText>2</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Aufgabenstellung</w:delText>
        </w:r>
        <w:r w:rsidDel="00856522">
          <w:rPr>
            <w:noProof/>
            <w:webHidden/>
          </w:rPr>
          <w:tab/>
          <w:delText>2</w:delText>
        </w:r>
      </w:del>
    </w:p>
    <w:p w14:paraId="0C36AAA3" w14:textId="77777777" w:rsidR="00D421B5" w:rsidDel="00856522" w:rsidRDefault="00D421B5">
      <w:pPr>
        <w:pStyle w:val="Verzeichnis1"/>
        <w:tabs>
          <w:tab w:val="left" w:pos="480"/>
          <w:tab w:val="right" w:leader="dot" w:pos="9062"/>
        </w:tabs>
        <w:rPr>
          <w:del w:id="647" w:author="Maximilian Schmitz" w:date="2015-07-08T15:29:00Z"/>
          <w:rFonts w:asciiTheme="minorHAnsi" w:eastAsiaTheme="minorEastAsia" w:hAnsiTheme="minorHAnsi" w:cstheme="minorBidi"/>
          <w:b w:val="0"/>
          <w:bCs w:val="0"/>
          <w:caps w:val="0"/>
          <w:noProof/>
          <w:sz w:val="22"/>
          <w:szCs w:val="22"/>
        </w:rPr>
      </w:pPr>
      <w:del w:id="648" w:author="Maximilian Schmitz" w:date="2015-07-08T15:29:00Z">
        <w:r w:rsidRPr="00765681" w:rsidDel="00856522">
          <w:rPr>
            <w:rStyle w:val="Hyperlink"/>
            <w:b w:val="0"/>
            <w:bCs w:val="0"/>
            <w:caps w:val="0"/>
            <w:noProof/>
          </w:rPr>
          <w:delText>3</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Stand der Technik</w:delText>
        </w:r>
        <w:r w:rsidDel="00856522">
          <w:rPr>
            <w:noProof/>
            <w:webHidden/>
          </w:rPr>
          <w:tab/>
          <w:delText>3</w:delText>
        </w:r>
      </w:del>
    </w:p>
    <w:p w14:paraId="283CF3ED" w14:textId="77777777" w:rsidR="00D421B5" w:rsidDel="00856522" w:rsidRDefault="00D421B5">
      <w:pPr>
        <w:pStyle w:val="Verzeichnis2"/>
        <w:tabs>
          <w:tab w:val="left" w:pos="720"/>
          <w:tab w:val="right" w:leader="dot" w:pos="9062"/>
        </w:tabs>
        <w:rPr>
          <w:del w:id="649" w:author="Maximilian Schmitz" w:date="2015-07-08T15:29:00Z"/>
          <w:rFonts w:asciiTheme="minorHAnsi" w:eastAsiaTheme="minorEastAsia" w:hAnsiTheme="minorHAnsi" w:cstheme="minorBidi"/>
          <w:smallCaps w:val="0"/>
          <w:noProof/>
          <w:sz w:val="22"/>
          <w:szCs w:val="22"/>
        </w:rPr>
      </w:pPr>
      <w:del w:id="650" w:author="Maximilian Schmitz" w:date="2015-07-08T15:29:00Z">
        <w:r w:rsidRPr="00765681" w:rsidDel="00856522">
          <w:rPr>
            <w:rStyle w:val="Hyperlink"/>
            <w:smallCaps w:val="0"/>
            <w:noProof/>
          </w:rPr>
          <w:delText>3.1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Einleitung</w:delText>
        </w:r>
        <w:r w:rsidDel="00856522">
          <w:rPr>
            <w:noProof/>
            <w:webHidden/>
          </w:rPr>
          <w:tab/>
          <w:delText>3</w:delText>
        </w:r>
      </w:del>
    </w:p>
    <w:p w14:paraId="4566943A" w14:textId="77777777" w:rsidR="00D421B5" w:rsidDel="00856522" w:rsidRDefault="00D421B5">
      <w:pPr>
        <w:pStyle w:val="Verzeichnis2"/>
        <w:tabs>
          <w:tab w:val="left" w:pos="720"/>
          <w:tab w:val="right" w:leader="dot" w:pos="9062"/>
        </w:tabs>
        <w:rPr>
          <w:del w:id="651" w:author="Maximilian Schmitz" w:date="2015-07-08T15:29:00Z"/>
          <w:rFonts w:asciiTheme="minorHAnsi" w:eastAsiaTheme="minorEastAsia" w:hAnsiTheme="minorHAnsi" w:cstheme="minorBidi"/>
          <w:smallCaps w:val="0"/>
          <w:noProof/>
          <w:sz w:val="22"/>
          <w:szCs w:val="22"/>
        </w:rPr>
      </w:pPr>
      <w:del w:id="652" w:author="Maximilian Schmitz" w:date="2015-07-08T15:29:00Z">
        <w:r w:rsidRPr="00765681" w:rsidDel="00856522">
          <w:rPr>
            <w:rStyle w:val="Hyperlink"/>
            <w:smallCaps w:val="0"/>
            <w:noProof/>
          </w:rPr>
          <w:delText>3.2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Game Engine</w:delText>
        </w:r>
        <w:r w:rsidDel="00856522">
          <w:rPr>
            <w:noProof/>
            <w:webHidden/>
          </w:rPr>
          <w:tab/>
          <w:delText>3</w:delText>
        </w:r>
      </w:del>
    </w:p>
    <w:p w14:paraId="0B5159B4" w14:textId="77777777" w:rsidR="00D421B5" w:rsidDel="00856522" w:rsidRDefault="00D421B5">
      <w:pPr>
        <w:pStyle w:val="Verzeichnis3"/>
        <w:tabs>
          <w:tab w:val="left" w:pos="1200"/>
          <w:tab w:val="right" w:leader="dot" w:pos="9062"/>
        </w:tabs>
        <w:rPr>
          <w:del w:id="653" w:author="Maximilian Schmitz" w:date="2015-07-08T15:29:00Z"/>
          <w:rFonts w:asciiTheme="minorHAnsi" w:eastAsiaTheme="minorEastAsia" w:hAnsiTheme="minorHAnsi" w:cstheme="minorBidi"/>
          <w:i w:val="0"/>
          <w:iCs w:val="0"/>
          <w:noProof/>
          <w:sz w:val="22"/>
          <w:szCs w:val="22"/>
        </w:rPr>
      </w:pPr>
      <w:del w:id="654" w:author="Maximilian Schmitz" w:date="2015-07-08T15:29:00Z">
        <w:r w:rsidRPr="00765681" w:rsidDel="00856522">
          <w:rPr>
            <w:rStyle w:val="Hyperlink"/>
            <w:i w:val="0"/>
            <w:iCs w:val="0"/>
            <w:noProof/>
          </w:rPr>
          <w:delText>3.2.1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3</w:delText>
        </w:r>
      </w:del>
    </w:p>
    <w:p w14:paraId="4AEAFFB1" w14:textId="77777777" w:rsidR="00D421B5" w:rsidDel="00856522" w:rsidRDefault="00D421B5">
      <w:pPr>
        <w:pStyle w:val="Verzeichnis3"/>
        <w:tabs>
          <w:tab w:val="left" w:pos="1200"/>
          <w:tab w:val="right" w:leader="dot" w:pos="9062"/>
        </w:tabs>
        <w:rPr>
          <w:del w:id="655" w:author="Maximilian Schmitz" w:date="2015-07-08T15:29:00Z"/>
          <w:rFonts w:asciiTheme="minorHAnsi" w:eastAsiaTheme="minorEastAsia" w:hAnsiTheme="minorHAnsi" w:cstheme="minorBidi"/>
          <w:i w:val="0"/>
          <w:iCs w:val="0"/>
          <w:noProof/>
          <w:sz w:val="22"/>
          <w:szCs w:val="22"/>
        </w:rPr>
      </w:pPr>
      <w:del w:id="656" w:author="Maximilian Schmitz" w:date="2015-07-08T15:29:00Z">
        <w:r w:rsidRPr="00765681" w:rsidDel="00856522">
          <w:rPr>
            <w:rStyle w:val="Hyperlink"/>
            <w:i w:val="0"/>
            <w:iCs w:val="0"/>
            <w:noProof/>
          </w:rPr>
          <w:delText>3.2.2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Source Engine</w:delText>
        </w:r>
        <w:r w:rsidDel="00856522">
          <w:rPr>
            <w:noProof/>
            <w:webHidden/>
          </w:rPr>
          <w:tab/>
          <w:delText>3</w:delText>
        </w:r>
      </w:del>
    </w:p>
    <w:p w14:paraId="34601712" w14:textId="77777777" w:rsidR="00D421B5" w:rsidDel="00856522" w:rsidRDefault="00D421B5">
      <w:pPr>
        <w:pStyle w:val="Verzeichnis3"/>
        <w:tabs>
          <w:tab w:val="left" w:pos="1200"/>
          <w:tab w:val="right" w:leader="dot" w:pos="9062"/>
        </w:tabs>
        <w:rPr>
          <w:del w:id="657" w:author="Maximilian Schmitz" w:date="2015-07-08T15:29:00Z"/>
          <w:rFonts w:asciiTheme="minorHAnsi" w:eastAsiaTheme="minorEastAsia" w:hAnsiTheme="minorHAnsi" w:cstheme="minorBidi"/>
          <w:i w:val="0"/>
          <w:iCs w:val="0"/>
          <w:noProof/>
          <w:sz w:val="22"/>
          <w:szCs w:val="22"/>
        </w:rPr>
      </w:pPr>
      <w:del w:id="658" w:author="Maximilian Schmitz" w:date="2015-07-08T15:29:00Z">
        <w:r w:rsidRPr="00765681" w:rsidDel="00856522">
          <w:rPr>
            <w:rStyle w:val="Hyperlink"/>
            <w:i w:val="0"/>
            <w:iCs w:val="0"/>
            <w:noProof/>
          </w:rPr>
          <w:delText>3.2.3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Unity</w:delText>
        </w:r>
        <w:r w:rsidDel="00856522">
          <w:rPr>
            <w:noProof/>
            <w:webHidden/>
          </w:rPr>
          <w:tab/>
          <w:delText>4</w:delText>
        </w:r>
      </w:del>
    </w:p>
    <w:p w14:paraId="6561EB59" w14:textId="77777777" w:rsidR="00D421B5" w:rsidDel="00856522" w:rsidRDefault="00D421B5">
      <w:pPr>
        <w:pStyle w:val="Verzeichnis3"/>
        <w:tabs>
          <w:tab w:val="left" w:pos="1200"/>
          <w:tab w:val="right" w:leader="dot" w:pos="9062"/>
        </w:tabs>
        <w:rPr>
          <w:del w:id="659" w:author="Maximilian Schmitz" w:date="2015-07-08T15:29:00Z"/>
          <w:rFonts w:asciiTheme="minorHAnsi" w:eastAsiaTheme="minorEastAsia" w:hAnsiTheme="minorHAnsi" w:cstheme="minorBidi"/>
          <w:i w:val="0"/>
          <w:iCs w:val="0"/>
          <w:noProof/>
          <w:sz w:val="22"/>
          <w:szCs w:val="22"/>
        </w:rPr>
      </w:pPr>
      <w:del w:id="660" w:author="Maximilian Schmitz" w:date="2015-07-08T15:29:00Z">
        <w:r w:rsidRPr="00765681" w:rsidDel="00856522">
          <w:rPr>
            <w:rStyle w:val="Hyperlink"/>
            <w:i w:val="0"/>
            <w:iCs w:val="0"/>
            <w:noProof/>
            <w:lang w:val="en-US"/>
          </w:rPr>
          <w:delText>3.2.4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lang w:val="en-US"/>
          </w:rPr>
          <w:delText>Unreal Engine 4</w:delText>
        </w:r>
        <w:r w:rsidDel="00856522">
          <w:rPr>
            <w:noProof/>
            <w:webHidden/>
          </w:rPr>
          <w:tab/>
          <w:delText>4</w:delText>
        </w:r>
      </w:del>
    </w:p>
    <w:p w14:paraId="788E9F0D" w14:textId="77777777" w:rsidR="00D421B5" w:rsidDel="00856522" w:rsidRDefault="00D421B5">
      <w:pPr>
        <w:pStyle w:val="Verzeichnis3"/>
        <w:tabs>
          <w:tab w:val="left" w:pos="1200"/>
          <w:tab w:val="right" w:leader="dot" w:pos="9062"/>
        </w:tabs>
        <w:rPr>
          <w:del w:id="661" w:author="Maximilian Schmitz" w:date="2015-07-08T15:29:00Z"/>
          <w:rFonts w:asciiTheme="minorHAnsi" w:eastAsiaTheme="minorEastAsia" w:hAnsiTheme="minorHAnsi" w:cstheme="minorBidi"/>
          <w:i w:val="0"/>
          <w:iCs w:val="0"/>
          <w:noProof/>
          <w:sz w:val="22"/>
          <w:szCs w:val="22"/>
        </w:rPr>
      </w:pPr>
      <w:del w:id="662" w:author="Maximilian Schmitz" w:date="2015-07-08T15:29:00Z">
        <w:r w:rsidRPr="00765681" w:rsidDel="00856522">
          <w:rPr>
            <w:rStyle w:val="Hyperlink"/>
            <w:i w:val="0"/>
            <w:iCs w:val="0"/>
            <w:noProof/>
          </w:rPr>
          <w:delText>3.2.5</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Verwendung im Projekt</w:delText>
        </w:r>
        <w:r w:rsidDel="00856522">
          <w:rPr>
            <w:noProof/>
            <w:webHidden/>
          </w:rPr>
          <w:tab/>
          <w:delText>5</w:delText>
        </w:r>
      </w:del>
    </w:p>
    <w:p w14:paraId="1278C13E" w14:textId="77777777" w:rsidR="00D421B5" w:rsidDel="00856522" w:rsidRDefault="00D421B5">
      <w:pPr>
        <w:pStyle w:val="Verzeichnis2"/>
        <w:tabs>
          <w:tab w:val="left" w:pos="720"/>
          <w:tab w:val="right" w:leader="dot" w:pos="9062"/>
        </w:tabs>
        <w:rPr>
          <w:del w:id="663" w:author="Maximilian Schmitz" w:date="2015-07-08T15:29:00Z"/>
          <w:rFonts w:asciiTheme="minorHAnsi" w:eastAsiaTheme="minorEastAsia" w:hAnsiTheme="minorHAnsi" w:cstheme="minorBidi"/>
          <w:smallCaps w:val="0"/>
          <w:noProof/>
          <w:sz w:val="22"/>
          <w:szCs w:val="22"/>
        </w:rPr>
      </w:pPr>
      <w:del w:id="664" w:author="Maximilian Schmitz" w:date="2015-07-08T15:29:00Z">
        <w:r w:rsidRPr="00765681" w:rsidDel="00856522">
          <w:rPr>
            <w:rStyle w:val="Hyperlink"/>
            <w:smallCaps w:val="0"/>
            <w:noProof/>
          </w:rPr>
          <w:delText>3.3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Scripting-Ansatz</w:delText>
        </w:r>
        <w:r w:rsidDel="00856522">
          <w:rPr>
            <w:noProof/>
            <w:webHidden/>
          </w:rPr>
          <w:tab/>
          <w:delText>5</w:delText>
        </w:r>
      </w:del>
    </w:p>
    <w:p w14:paraId="3D9A2364" w14:textId="77777777" w:rsidR="00D421B5" w:rsidDel="00856522" w:rsidRDefault="00D421B5">
      <w:pPr>
        <w:pStyle w:val="Verzeichnis3"/>
        <w:tabs>
          <w:tab w:val="left" w:pos="1200"/>
          <w:tab w:val="right" w:leader="dot" w:pos="9062"/>
        </w:tabs>
        <w:rPr>
          <w:del w:id="665" w:author="Maximilian Schmitz" w:date="2015-07-08T15:29:00Z"/>
          <w:rFonts w:asciiTheme="minorHAnsi" w:eastAsiaTheme="minorEastAsia" w:hAnsiTheme="minorHAnsi" w:cstheme="minorBidi"/>
          <w:i w:val="0"/>
          <w:iCs w:val="0"/>
          <w:noProof/>
          <w:sz w:val="22"/>
          <w:szCs w:val="22"/>
        </w:rPr>
      </w:pPr>
      <w:del w:id="666" w:author="Maximilian Schmitz" w:date="2015-07-08T15:29:00Z">
        <w:r w:rsidRPr="00765681" w:rsidDel="00856522">
          <w:rPr>
            <w:rStyle w:val="Hyperlink"/>
            <w:i w:val="0"/>
            <w:iCs w:val="0"/>
            <w:noProof/>
          </w:rPr>
          <w:delText>3.3.1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5</w:delText>
        </w:r>
      </w:del>
    </w:p>
    <w:p w14:paraId="5D4C9230" w14:textId="77777777" w:rsidR="00D421B5" w:rsidDel="00856522" w:rsidRDefault="00D421B5">
      <w:pPr>
        <w:pStyle w:val="Verzeichnis3"/>
        <w:tabs>
          <w:tab w:val="left" w:pos="1200"/>
          <w:tab w:val="right" w:leader="dot" w:pos="9062"/>
        </w:tabs>
        <w:rPr>
          <w:del w:id="667" w:author="Maximilian Schmitz" w:date="2015-07-08T15:29:00Z"/>
          <w:rFonts w:asciiTheme="minorHAnsi" w:eastAsiaTheme="minorEastAsia" w:hAnsiTheme="minorHAnsi" w:cstheme="minorBidi"/>
          <w:i w:val="0"/>
          <w:iCs w:val="0"/>
          <w:noProof/>
          <w:sz w:val="22"/>
          <w:szCs w:val="22"/>
        </w:rPr>
      </w:pPr>
      <w:del w:id="668" w:author="Maximilian Schmitz" w:date="2015-07-08T15:29:00Z">
        <w:r w:rsidRPr="00765681" w:rsidDel="00856522">
          <w:rPr>
            <w:rStyle w:val="Hyperlink"/>
            <w:i w:val="0"/>
            <w:iCs w:val="0"/>
            <w:noProof/>
          </w:rPr>
          <w:delText>3.3.2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Lua</w:delText>
        </w:r>
        <w:r w:rsidDel="00856522">
          <w:rPr>
            <w:noProof/>
            <w:webHidden/>
          </w:rPr>
          <w:tab/>
          <w:delText>6</w:delText>
        </w:r>
      </w:del>
    </w:p>
    <w:p w14:paraId="5D9113A0" w14:textId="77777777" w:rsidR="00D421B5" w:rsidDel="00856522" w:rsidRDefault="00D421B5">
      <w:pPr>
        <w:pStyle w:val="Verzeichnis2"/>
        <w:tabs>
          <w:tab w:val="left" w:pos="720"/>
          <w:tab w:val="right" w:leader="dot" w:pos="9062"/>
        </w:tabs>
        <w:rPr>
          <w:del w:id="669" w:author="Maximilian Schmitz" w:date="2015-07-08T15:29:00Z"/>
          <w:rFonts w:asciiTheme="minorHAnsi" w:eastAsiaTheme="minorEastAsia" w:hAnsiTheme="minorHAnsi" w:cstheme="minorBidi"/>
          <w:smallCaps w:val="0"/>
          <w:noProof/>
          <w:sz w:val="22"/>
          <w:szCs w:val="22"/>
        </w:rPr>
      </w:pPr>
      <w:del w:id="670" w:author="Maximilian Schmitz" w:date="2015-07-08T15:29:00Z">
        <w:r w:rsidRPr="00765681" w:rsidDel="00856522">
          <w:rPr>
            <w:rStyle w:val="Hyperlink"/>
            <w:smallCaps w:val="0"/>
            <w:noProof/>
          </w:rPr>
          <w:delText>3.4</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Robo Cup</w:delText>
        </w:r>
        <w:r w:rsidDel="00856522">
          <w:rPr>
            <w:noProof/>
            <w:webHidden/>
          </w:rPr>
          <w:tab/>
          <w:delText>6</w:delText>
        </w:r>
      </w:del>
    </w:p>
    <w:p w14:paraId="21AAD950" w14:textId="77777777" w:rsidR="00D421B5" w:rsidDel="00856522" w:rsidRDefault="00D421B5">
      <w:pPr>
        <w:pStyle w:val="Verzeichnis2"/>
        <w:tabs>
          <w:tab w:val="left" w:pos="720"/>
          <w:tab w:val="right" w:leader="dot" w:pos="9062"/>
        </w:tabs>
        <w:rPr>
          <w:del w:id="671" w:author="Maximilian Schmitz" w:date="2015-07-08T15:29:00Z"/>
          <w:rFonts w:asciiTheme="minorHAnsi" w:eastAsiaTheme="minorEastAsia" w:hAnsiTheme="minorHAnsi" w:cstheme="minorBidi"/>
          <w:smallCaps w:val="0"/>
          <w:noProof/>
          <w:sz w:val="22"/>
          <w:szCs w:val="22"/>
        </w:rPr>
      </w:pPr>
      <w:del w:id="672" w:author="Maximilian Schmitz" w:date="2015-07-08T15:29:00Z">
        <w:r w:rsidRPr="00765681" w:rsidDel="00856522">
          <w:rPr>
            <w:rStyle w:val="Hyperlink"/>
            <w:smallCaps w:val="0"/>
            <w:noProof/>
          </w:rPr>
          <w:delText>3.5</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Künstliche Intelligenz</w:delText>
        </w:r>
        <w:r w:rsidDel="00856522">
          <w:rPr>
            <w:noProof/>
            <w:webHidden/>
          </w:rPr>
          <w:tab/>
          <w:delText>7</w:delText>
        </w:r>
      </w:del>
    </w:p>
    <w:p w14:paraId="325F9307" w14:textId="77777777" w:rsidR="00D421B5" w:rsidDel="00856522" w:rsidRDefault="00D421B5">
      <w:pPr>
        <w:pStyle w:val="Verzeichnis2"/>
        <w:tabs>
          <w:tab w:val="left" w:pos="720"/>
          <w:tab w:val="right" w:leader="dot" w:pos="9062"/>
        </w:tabs>
        <w:rPr>
          <w:del w:id="673" w:author="Maximilian Schmitz" w:date="2015-07-08T15:29:00Z"/>
          <w:rFonts w:asciiTheme="minorHAnsi" w:eastAsiaTheme="minorEastAsia" w:hAnsiTheme="minorHAnsi" w:cstheme="minorBidi"/>
          <w:smallCaps w:val="0"/>
          <w:noProof/>
          <w:sz w:val="22"/>
          <w:szCs w:val="22"/>
        </w:rPr>
      </w:pPr>
      <w:del w:id="674" w:author="Maximilian Schmitz" w:date="2015-07-08T15:29:00Z">
        <w:r w:rsidRPr="00765681" w:rsidDel="00856522">
          <w:rPr>
            <w:rStyle w:val="Hyperlink"/>
            <w:smallCaps w:val="0"/>
            <w:noProof/>
          </w:rPr>
          <w:delText>3.6</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Zusammenfassung</w:delText>
        </w:r>
        <w:r w:rsidDel="00856522">
          <w:rPr>
            <w:noProof/>
            <w:webHidden/>
          </w:rPr>
          <w:tab/>
          <w:delText>9</w:delText>
        </w:r>
      </w:del>
    </w:p>
    <w:p w14:paraId="17983987" w14:textId="77777777" w:rsidR="00D421B5" w:rsidDel="00856522" w:rsidRDefault="00D421B5">
      <w:pPr>
        <w:pStyle w:val="Verzeichnis1"/>
        <w:tabs>
          <w:tab w:val="left" w:pos="480"/>
          <w:tab w:val="right" w:leader="dot" w:pos="9062"/>
        </w:tabs>
        <w:rPr>
          <w:del w:id="675" w:author="Maximilian Schmitz" w:date="2015-07-08T15:29:00Z"/>
          <w:rFonts w:asciiTheme="minorHAnsi" w:eastAsiaTheme="minorEastAsia" w:hAnsiTheme="minorHAnsi" w:cstheme="minorBidi"/>
          <w:b w:val="0"/>
          <w:bCs w:val="0"/>
          <w:caps w:val="0"/>
          <w:noProof/>
          <w:sz w:val="22"/>
          <w:szCs w:val="22"/>
        </w:rPr>
      </w:pPr>
      <w:del w:id="676" w:author="Maximilian Schmitz" w:date="2015-07-08T15:29:00Z">
        <w:r w:rsidRPr="00765681" w:rsidDel="00856522">
          <w:rPr>
            <w:rStyle w:val="Hyperlink"/>
            <w:b w:val="0"/>
            <w:bCs w:val="0"/>
            <w:caps w:val="0"/>
            <w:noProof/>
          </w:rPr>
          <w:delText>4</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Planung / Struktur</w:delText>
        </w:r>
        <w:r w:rsidDel="00856522">
          <w:rPr>
            <w:noProof/>
            <w:webHidden/>
          </w:rPr>
          <w:tab/>
          <w:delText>10</w:delText>
        </w:r>
      </w:del>
    </w:p>
    <w:p w14:paraId="45E3BC8B" w14:textId="77777777" w:rsidR="00D421B5" w:rsidDel="00856522" w:rsidRDefault="00D421B5">
      <w:pPr>
        <w:pStyle w:val="Verzeichnis2"/>
        <w:tabs>
          <w:tab w:val="left" w:pos="720"/>
          <w:tab w:val="right" w:leader="dot" w:pos="9062"/>
        </w:tabs>
        <w:rPr>
          <w:del w:id="677" w:author="Maximilian Schmitz" w:date="2015-07-08T15:29:00Z"/>
          <w:rFonts w:asciiTheme="minorHAnsi" w:eastAsiaTheme="minorEastAsia" w:hAnsiTheme="minorHAnsi" w:cstheme="minorBidi"/>
          <w:smallCaps w:val="0"/>
          <w:noProof/>
          <w:sz w:val="22"/>
          <w:szCs w:val="22"/>
        </w:rPr>
      </w:pPr>
      <w:del w:id="678" w:author="Maximilian Schmitz" w:date="2015-07-08T15:29:00Z">
        <w:r w:rsidRPr="00765681" w:rsidDel="00856522">
          <w:rPr>
            <w:rStyle w:val="Hyperlink"/>
            <w:smallCaps w:val="0"/>
            <w:noProof/>
          </w:rPr>
          <w:delText>4.1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Projektmanagement</w:delText>
        </w:r>
        <w:r w:rsidDel="00856522">
          <w:rPr>
            <w:noProof/>
            <w:webHidden/>
          </w:rPr>
          <w:tab/>
          <w:delText>10</w:delText>
        </w:r>
      </w:del>
    </w:p>
    <w:p w14:paraId="4CC50BCB" w14:textId="77777777" w:rsidR="00D421B5" w:rsidDel="00856522" w:rsidRDefault="00D421B5">
      <w:pPr>
        <w:pStyle w:val="Verzeichnis2"/>
        <w:tabs>
          <w:tab w:val="left" w:pos="720"/>
          <w:tab w:val="right" w:leader="dot" w:pos="9062"/>
        </w:tabs>
        <w:rPr>
          <w:del w:id="679" w:author="Maximilian Schmitz" w:date="2015-07-08T15:29:00Z"/>
          <w:rFonts w:asciiTheme="minorHAnsi" w:eastAsiaTheme="minorEastAsia" w:hAnsiTheme="minorHAnsi" w:cstheme="minorBidi"/>
          <w:smallCaps w:val="0"/>
          <w:noProof/>
          <w:sz w:val="22"/>
          <w:szCs w:val="22"/>
        </w:rPr>
      </w:pPr>
      <w:del w:id="680" w:author="Maximilian Schmitz" w:date="2015-07-08T15:29:00Z">
        <w:r w:rsidRPr="00765681" w:rsidDel="00856522">
          <w:rPr>
            <w:rStyle w:val="Hyperlink"/>
            <w:smallCaps w:val="0"/>
            <w:noProof/>
          </w:rPr>
          <w:delText>4.2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Analyse der Aufgabenstellung</w:delText>
        </w:r>
        <w:r w:rsidDel="00856522">
          <w:rPr>
            <w:noProof/>
            <w:webHidden/>
          </w:rPr>
          <w:tab/>
          <w:delText>10</w:delText>
        </w:r>
      </w:del>
    </w:p>
    <w:p w14:paraId="3E6248C8" w14:textId="77777777" w:rsidR="00D421B5" w:rsidDel="00856522" w:rsidRDefault="00D421B5">
      <w:pPr>
        <w:pStyle w:val="Verzeichnis3"/>
        <w:tabs>
          <w:tab w:val="left" w:pos="1200"/>
          <w:tab w:val="right" w:leader="dot" w:pos="9062"/>
        </w:tabs>
        <w:rPr>
          <w:del w:id="681" w:author="Maximilian Schmitz" w:date="2015-07-08T15:29:00Z"/>
          <w:rFonts w:asciiTheme="minorHAnsi" w:eastAsiaTheme="minorEastAsia" w:hAnsiTheme="minorHAnsi" w:cstheme="minorBidi"/>
          <w:i w:val="0"/>
          <w:iCs w:val="0"/>
          <w:noProof/>
          <w:sz w:val="22"/>
          <w:szCs w:val="22"/>
        </w:rPr>
      </w:pPr>
      <w:del w:id="682" w:author="Maximilian Schmitz" w:date="2015-07-08T15:29:00Z">
        <w:r w:rsidRPr="00765681" w:rsidDel="00856522">
          <w:rPr>
            <w:rStyle w:val="Hyperlink"/>
            <w:i w:val="0"/>
            <w:iCs w:val="0"/>
            <w:noProof/>
          </w:rPr>
          <w:delText>4.2.1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Muss-Kriterien</w:delText>
        </w:r>
        <w:r w:rsidDel="00856522">
          <w:rPr>
            <w:noProof/>
            <w:webHidden/>
          </w:rPr>
          <w:tab/>
          <w:delText>10</w:delText>
        </w:r>
      </w:del>
    </w:p>
    <w:p w14:paraId="5B8EF8EC" w14:textId="77777777" w:rsidR="00D421B5" w:rsidDel="00856522" w:rsidRDefault="00D421B5">
      <w:pPr>
        <w:pStyle w:val="Verzeichnis3"/>
        <w:tabs>
          <w:tab w:val="left" w:pos="1200"/>
          <w:tab w:val="right" w:leader="dot" w:pos="9062"/>
        </w:tabs>
        <w:rPr>
          <w:del w:id="683" w:author="Maximilian Schmitz" w:date="2015-07-08T15:29:00Z"/>
          <w:rFonts w:asciiTheme="minorHAnsi" w:eastAsiaTheme="minorEastAsia" w:hAnsiTheme="minorHAnsi" w:cstheme="minorBidi"/>
          <w:i w:val="0"/>
          <w:iCs w:val="0"/>
          <w:noProof/>
          <w:sz w:val="22"/>
          <w:szCs w:val="22"/>
        </w:rPr>
      </w:pPr>
      <w:del w:id="684" w:author="Maximilian Schmitz" w:date="2015-07-08T15:29:00Z">
        <w:r w:rsidRPr="00765681" w:rsidDel="00856522">
          <w:rPr>
            <w:rStyle w:val="Hyperlink"/>
            <w:i w:val="0"/>
            <w:iCs w:val="0"/>
            <w:noProof/>
          </w:rPr>
          <w:delText>4.2.2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Soll-Kriterien</w:delText>
        </w:r>
        <w:r w:rsidDel="00856522">
          <w:rPr>
            <w:noProof/>
            <w:webHidden/>
          </w:rPr>
          <w:tab/>
          <w:delText>11</w:delText>
        </w:r>
      </w:del>
    </w:p>
    <w:p w14:paraId="16F04E87" w14:textId="77777777" w:rsidR="00D421B5" w:rsidDel="00856522" w:rsidRDefault="00D421B5">
      <w:pPr>
        <w:pStyle w:val="Verzeichnis3"/>
        <w:tabs>
          <w:tab w:val="left" w:pos="1200"/>
          <w:tab w:val="right" w:leader="dot" w:pos="9062"/>
        </w:tabs>
        <w:rPr>
          <w:del w:id="685" w:author="Maximilian Schmitz" w:date="2015-07-08T15:29:00Z"/>
          <w:rFonts w:asciiTheme="minorHAnsi" w:eastAsiaTheme="minorEastAsia" w:hAnsiTheme="minorHAnsi" w:cstheme="minorBidi"/>
          <w:i w:val="0"/>
          <w:iCs w:val="0"/>
          <w:noProof/>
          <w:sz w:val="22"/>
          <w:szCs w:val="22"/>
        </w:rPr>
      </w:pPr>
      <w:del w:id="686" w:author="Maximilian Schmitz" w:date="2015-07-08T15:29:00Z">
        <w:r w:rsidRPr="00765681" w:rsidDel="00856522">
          <w:rPr>
            <w:rStyle w:val="Hyperlink"/>
            <w:i w:val="0"/>
            <w:iCs w:val="0"/>
            <w:noProof/>
          </w:rPr>
          <w:delText>4.2.3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Kann-Kriterien</w:delText>
        </w:r>
        <w:r w:rsidDel="00856522">
          <w:rPr>
            <w:noProof/>
            <w:webHidden/>
          </w:rPr>
          <w:tab/>
          <w:delText>11</w:delText>
        </w:r>
      </w:del>
    </w:p>
    <w:p w14:paraId="1C014DE3" w14:textId="77777777" w:rsidR="00D421B5" w:rsidDel="00856522" w:rsidRDefault="00D421B5">
      <w:pPr>
        <w:pStyle w:val="Verzeichnis3"/>
        <w:tabs>
          <w:tab w:val="left" w:pos="1200"/>
          <w:tab w:val="right" w:leader="dot" w:pos="9062"/>
        </w:tabs>
        <w:rPr>
          <w:del w:id="687" w:author="Maximilian Schmitz" w:date="2015-07-08T15:29:00Z"/>
          <w:rFonts w:asciiTheme="minorHAnsi" w:eastAsiaTheme="minorEastAsia" w:hAnsiTheme="minorHAnsi" w:cstheme="minorBidi"/>
          <w:i w:val="0"/>
          <w:iCs w:val="0"/>
          <w:noProof/>
          <w:sz w:val="22"/>
          <w:szCs w:val="22"/>
        </w:rPr>
      </w:pPr>
      <w:del w:id="688" w:author="Maximilian Schmitz" w:date="2015-07-08T15:29:00Z">
        <w:r w:rsidRPr="00765681" w:rsidDel="00856522">
          <w:rPr>
            <w:rStyle w:val="Hyperlink"/>
            <w:i w:val="0"/>
            <w:iCs w:val="0"/>
            <w:noProof/>
          </w:rPr>
          <w:delText>4.2.4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Analyse der Kriterien</w:delText>
        </w:r>
        <w:r w:rsidDel="00856522">
          <w:rPr>
            <w:noProof/>
            <w:webHidden/>
          </w:rPr>
          <w:tab/>
          <w:delText>11</w:delText>
        </w:r>
      </w:del>
    </w:p>
    <w:p w14:paraId="7915C3D2" w14:textId="77777777" w:rsidR="00D421B5" w:rsidDel="00856522" w:rsidRDefault="00D421B5">
      <w:pPr>
        <w:pStyle w:val="Verzeichnis2"/>
        <w:tabs>
          <w:tab w:val="left" w:pos="720"/>
          <w:tab w:val="right" w:leader="dot" w:pos="9062"/>
        </w:tabs>
        <w:rPr>
          <w:del w:id="689" w:author="Maximilian Schmitz" w:date="2015-07-08T15:29:00Z"/>
          <w:rFonts w:asciiTheme="minorHAnsi" w:eastAsiaTheme="minorEastAsia" w:hAnsiTheme="minorHAnsi" w:cstheme="minorBidi"/>
          <w:smallCaps w:val="0"/>
          <w:noProof/>
          <w:sz w:val="22"/>
          <w:szCs w:val="22"/>
        </w:rPr>
      </w:pPr>
      <w:del w:id="690" w:author="Maximilian Schmitz" w:date="2015-07-08T15:29:00Z">
        <w:r w:rsidRPr="00765681" w:rsidDel="00856522">
          <w:rPr>
            <w:rStyle w:val="Hyperlink"/>
            <w:smallCaps w:val="0"/>
            <w:noProof/>
          </w:rPr>
          <w:delText>4.3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Architektur</w:delText>
        </w:r>
        <w:r w:rsidDel="00856522">
          <w:rPr>
            <w:noProof/>
            <w:webHidden/>
          </w:rPr>
          <w:tab/>
          <w:delText>12</w:delText>
        </w:r>
      </w:del>
    </w:p>
    <w:p w14:paraId="53063EA2" w14:textId="77777777" w:rsidR="00D421B5" w:rsidDel="00856522" w:rsidRDefault="00D421B5">
      <w:pPr>
        <w:pStyle w:val="Verzeichnis1"/>
        <w:tabs>
          <w:tab w:val="left" w:pos="480"/>
          <w:tab w:val="right" w:leader="dot" w:pos="9062"/>
        </w:tabs>
        <w:rPr>
          <w:del w:id="691" w:author="Maximilian Schmitz" w:date="2015-07-08T15:29:00Z"/>
          <w:rFonts w:asciiTheme="minorHAnsi" w:eastAsiaTheme="minorEastAsia" w:hAnsiTheme="minorHAnsi" w:cstheme="minorBidi"/>
          <w:b w:val="0"/>
          <w:bCs w:val="0"/>
          <w:caps w:val="0"/>
          <w:noProof/>
          <w:sz w:val="22"/>
          <w:szCs w:val="22"/>
        </w:rPr>
      </w:pPr>
      <w:del w:id="692" w:author="Maximilian Schmitz" w:date="2015-07-08T15:29:00Z">
        <w:r w:rsidRPr="00765681" w:rsidDel="00856522">
          <w:rPr>
            <w:rStyle w:val="Hyperlink"/>
            <w:b w:val="0"/>
            <w:bCs w:val="0"/>
            <w:caps w:val="0"/>
            <w:noProof/>
          </w:rPr>
          <w:delText>5</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Umsetzung</w:delText>
        </w:r>
        <w:r w:rsidDel="00856522">
          <w:rPr>
            <w:noProof/>
            <w:webHidden/>
          </w:rPr>
          <w:tab/>
          <w:delText>14</w:delText>
        </w:r>
      </w:del>
    </w:p>
    <w:p w14:paraId="319DA3B2" w14:textId="77777777" w:rsidR="00D421B5" w:rsidDel="00856522" w:rsidRDefault="00D421B5">
      <w:pPr>
        <w:pStyle w:val="Verzeichnis2"/>
        <w:tabs>
          <w:tab w:val="left" w:pos="720"/>
          <w:tab w:val="right" w:leader="dot" w:pos="9062"/>
        </w:tabs>
        <w:rPr>
          <w:del w:id="693" w:author="Maximilian Schmitz" w:date="2015-07-08T15:29:00Z"/>
          <w:rFonts w:asciiTheme="minorHAnsi" w:eastAsiaTheme="minorEastAsia" w:hAnsiTheme="minorHAnsi" w:cstheme="minorBidi"/>
          <w:smallCaps w:val="0"/>
          <w:noProof/>
          <w:sz w:val="22"/>
          <w:szCs w:val="22"/>
        </w:rPr>
      </w:pPr>
      <w:del w:id="694" w:author="Maximilian Schmitz" w:date="2015-07-08T15:29:00Z">
        <w:r w:rsidRPr="00765681" w:rsidDel="00856522">
          <w:rPr>
            <w:rStyle w:val="Hyperlink"/>
            <w:smallCaps w:val="0"/>
            <w:noProof/>
          </w:rPr>
          <w:delText>5.1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Umsetzung der Simulationsumgebung</w:delText>
        </w:r>
        <w:r w:rsidDel="00856522">
          <w:rPr>
            <w:noProof/>
            <w:webHidden/>
          </w:rPr>
          <w:tab/>
          <w:delText>14</w:delText>
        </w:r>
      </w:del>
    </w:p>
    <w:p w14:paraId="079DAB26" w14:textId="77777777" w:rsidR="00D421B5" w:rsidDel="00856522" w:rsidRDefault="00D421B5">
      <w:pPr>
        <w:pStyle w:val="Verzeichnis3"/>
        <w:tabs>
          <w:tab w:val="left" w:pos="1200"/>
          <w:tab w:val="right" w:leader="dot" w:pos="9062"/>
        </w:tabs>
        <w:rPr>
          <w:del w:id="695" w:author="Maximilian Schmitz" w:date="2015-07-08T15:29:00Z"/>
          <w:rFonts w:asciiTheme="minorHAnsi" w:eastAsiaTheme="minorEastAsia" w:hAnsiTheme="minorHAnsi" w:cstheme="minorBidi"/>
          <w:i w:val="0"/>
          <w:iCs w:val="0"/>
          <w:noProof/>
          <w:sz w:val="22"/>
          <w:szCs w:val="22"/>
        </w:rPr>
      </w:pPr>
      <w:del w:id="696" w:author="Maximilian Schmitz" w:date="2015-07-08T15:29:00Z">
        <w:r w:rsidRPr="00765681" w:rsidDel="00856522">
          <w:rPr>
            <w:rStyle w:val="Hyperlink"/>
            <w:i w:val="0"/>
            <w:iCs w:val="0"/>
            <w:noProof/>
          </w:rPr>
          <w:delText>5.1.1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14</w:delText>
        </w:r>
      </w:del>
    </w:p>
    <w:p w14:paraId="46BB8F38" w14:textId="77777777" w:rsidR="00D421B5" w:rsidDel="00856522" w:rsidRDefault="00D421B5">
      <w:pPr>
        <w:pStyle w:val="Verzeichnis3"/>
        <w:tabs>
          <w:tab w:val="left" w:pos="1200"/>
          <w:tab w:val="right" w:leader="dot" w:pos="9062"/>
        </w:tabs>
        <w:rPr>
          <w:del w:id="697" w:author="Maximilian Schmitz" w:date="2015-07-08T15:29:00Z"/>
          <w:rFonts w:asciiTheme="minorHAnsi" w:eastAsiaTheme="minorEastAsia" w:hAnsiTheme="minorHAnsi" w:cstheme="minorBidi"/>
          <w:i w:val="0"/>
          <w:iCs w:val="0"/>
          <w:noProof/>
          <w:sz w:val="22"/>
          <w:szCs w:val="22"/>
        </w:rPr>
      </w:pPr>
      <w:del w:id="698" w:author="Maximilian Schmitz" w:date="2015-07-08T15:29:00Z">
        <w:r w:rsidRPr="00765681" w:rsidDel="00856522">
          <w:rPr>
            <w:rStyle w:val="Hyperlink"/>
            <w:i w:val="0"/>
            <w:iCs w:val="0"/>
            <w:noProof/>
          </w:rPr>
          <w:delText>5.1.2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Regel- und Spielimplementierung</w:delText>
        </w:r>
        <w:r w:rsidDel="00856522">
          <w:rPr>
            <w:noProof/>
            <w:webHidden/>
          </w:rPr>
          <w:tab/>
          <w:delText>15</w:delText>
        </w:r>
      </w:del>
    </w:p>
    <w:p w14:paraId="24723CF3" w14:textId="77777777" w:rsidR="00D421B5" w:rsidDel="00856522" w:rsidRDefault="00D421B5">
      <w:pPr>
        <w:pStyle w:val="Verzeichnis3"/>
        <w:tabs>
          <w:tab w:val="left" w:pos="1200"/>
          <w:tab w:val="right" w:leader="dot" w:pos="9062"/>
        </w:tabs>
        <w:rPr>
          <w:del w:id="699" w:author="Maximilian Schmitz" w:date="2015-07-08T15:29:00Z"/>
          <w:rFonts w:asciiTheme="minorHAnsi" w:eastAsiaTheme="minorEastAsia" w:hAnsiTheme="minorHAnsi" w:cstheme="minorBidi"/>
          <w:i w:val="0"/>
          <w:iCs w:val="0"/>
          <w:noProof/>
          <w:sz w:val="22"/>
          <w:szCs w:val="22"/>
        </w:rPr>
      </w:pPr>
      <w:del w:id="700" w:author="Maximilian Schmitz" w:date="2015-07-08T15:29:00Z">
        <w:r w:rsidRPr="00765681" w:rsidDel="00856522">
          <w:rPr>
            <w:rStyle w:val="Hyperlink"/>
            <w:i w:val="0"/>
            <w:iCs w:val="0"/>
            <w:noProof/>
          </w:rPr>
          <w:delText>5.1.3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Spielerimplementierung</w:delText>
        </w:r>
        <w:r w:rsidDel="00856522">
          <w:rPr>
            <w:noProof/>
            <w:webHidden/>
          </w:rPr>
          <w:tab/>
          <w:delText>19</w:delText>
        </w:r>
      </w:del>
    </w:p>
    <w:p w14:paraId="4D98F571" w14:textId="77777777" w:rsidR="00D421B5" w:rsidDel="00856522" w:rsidRDefault="00D421B5">
      <w:pPr>
        <w:pStyle w:val="Verzeichnis3"/>
        <w:tabs>
          <w:tab w:val="left" w:pos="1200"/>
          <w:tab w:val="right" w:leader="dot" w:pos="9062"/>
        </w:tabs>
        <w:rPr>
          <w:del w:id="701" w:author="Maximilian Schmitz" w:date="2015-07-08T15:29:00Z"/>
          <w:rFonts w:asciiTheme="minorHAnsi" w:eastAsiaTheme="minorEastAsia" w:hAnsiTheme="minorHAnsi" w:cstheme="minorBidi"/>
          <w:i w:val="0"/>
          <w:iCs w:val="0"/>
          <w:noProof/>
          <w:sz w:val="22"/>
          <w:szCs w:val="22"/>
        </w:rPr>
      </w:pPr>
      <w:del w:id="702" w:author="Maximilian Schmitz" w:date="2015-07-08T15:29:00Z">
        <w:r w:rsidRPr="00765681" w:rsidDel="00856522">
          <w:rPr>
            <w:rStyle w:val="Hyperlink"/>
            <w:i w:val="0"/>
            <w:iCs w:val="0"/>
            <w:noProof/>
          </w:rPr>
          <w:delText>5.1.4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Skriptschnittstelle</w:delText>
        </w:r>
        <w:r w:rsidDel="00856522">
          <w:rPr>
            <w:noProof/>
            <w:webHidden/>
          </w:rPr>
          <w:tab/>
          <w:delText>23</w:delText>
        </w:r>
      </w:del>
    </w:p>
    <w:p w14:paraId="000CCE9D" w14:textId="77777777" w:rsidR="00D421B5" w:rsidDel="00856522" w:rsidRDefault="00D421B5">
      <w:pPr>
        <w:pStyle w:val="Verzeichnis2"/>
        <w:tabs>
          <w:tab w:val="left" w:pos="720"/>
          <w:tab w:val="right" w:leader="dot" w:pos="9062"/>
        </w:tabs>
        <w:rPr>
          <w:del w:id="703" w:author="Maximilian Schmitz" w:date="2015-07-08T15:29:00Z"/>
          <w:rFonts w:asciiTheme="minorHAnsi" w:eastAsiaTheme="minorEastAsia" w:hAnsiTheme="minorHAnsi" w:cstheme="minorBidi"/>
          <w:smallCaps w:val="0"/>
          <w:noProof/>
          <w:sz w:val="22"/>
          <w:szCs w:val="22"/>
        </w:rPr>
      </w:pPr>
      <w:del w:id="704" w:author="Maximilian Schmitz" w:date="2015-07-08T15:29:00Z">
        <w:r w:rsidRPr="00765681" w:rsidDel="00856522">
          <w:rPr>
            <w:rStyle w:val="Hyperlink"/>
            <w:smallCaps w:val="0"/>
            <w:noProof/>
          </w:rPr>
          <w:delText>5.2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Entwicklung der künstlichen Intelligenz</w:delText>
        </w:r>
        <w:r w:rsidDel="00856522">
          <w:rPr>
            <w:noProof/>
            <w:webHidden/>
          </w:rPr>
          <w:tab/>
          <w:delText>24</w:delText>
        </w:r>
      </w:del>
    </w:p>
    <w:p w14:paraId="065F195B" w14:textId="77777777" w:rsidR="00D421B5" w:rsidDel="00856522" w:rsidRDefault="00D421B5">
      <w:pPr>
        <w:pStyle w:val="Verzeichnis1"/>
        <w:tabs>
          <w:tab w:val="left" w:pos="480"/>
          <w:tab w:val="right" w:leader="dot" w:pos="9062"/>
        </w:tabs>
        <w:rPr>
          <w:del w:id="705" w:author="Maximilian Schmitz" w:date="2015-07-08T15:29:00Z"/>
          <w:rFonts w:asciiTheme="minorHAnsi" w:eastAsiaTheme="minorEastAsia" w:hAnsiTheme="minorHAnsi" w:cstheme="minorBidi"/>
          <w:b w:val="0"/>
          <w:bCs w:val="0"/>
          <w:caps w:val="0"/>
          <w:noProof/>
          <w:sz w:val="22"/>
          <w:szCs w:val="22"/>
        </w:rPr>
      </w:pPr>
      <w:del w:id="706" w:author="Maximilian Schmitz" w:date="2015-07-08T15:29:00Z">
        <w:r w:rsidRPr="00765681" w:rsidDel="00856522">
          <w:rPr>
            <w:rStyle w:val="Hyperlink"/>
            <w:b w:val="0"/>
            <w:bCs w:val="0"/>
            <w:caps w:val="0"/>
            <w:noProof/>
          </w:rPr>
          <w:delText>6</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Ausblick</w:delText>
        </w:r>
        <w:r w:rsidDel="00856522">
          <w:rPr>
            <w:noProof/>
            <w:webHidden/>
          </w:rPr>
          <w:tab/>
          <w:delText>32</w:delText>
        </w:r>
      </w:del>
    </w:p>
    <w:p w14:paraId="095C7402" w14:textId="77777777" w:rsidR="00D421B5" w:rsidDel="00856522" w:rsidRDefault="00D421B5">
      <w:pPr>
        <w:pStyle w:val="Verzeichnis1"/>
        <w:tabs>
          <w:tab w:val="left" w:pos="480"/>
          <w:tab w:val="right" w:leader="dot" w:pos="9062"/>
        </w:tabs>
        <w:rPr>
          <w:del w:id="707" w:author="Maximilian Schmitz" w:date="2015-07-08T15:29:00Z"/>
          <w:rFonts w:asciiTheme="minorHAnsi" w:eastAsiaTheme="minorEastAsia" w:hAnsiTheme="minorHAnsi" w:cstheme="minorBidi"/>
          <w:b w:val="0"/>
          <w:bCs w:val="0"/>
          <w:caps w:val="0"/>
          <w:noProof/>
          <w:sz w:val="22"/>
          <w:szCs w:val="22"/>
        </w:rPr>
      </w:pPr>
      <w:del w:id="708" w:author="Maximilian Schmitz" w:date="2015-07-08T15:29:00Z">
        <w:r w:rsidRPr="00765681" w:rsidDel="00856522">
          <w:rPr>
            <w:rStyle w:val="Hyperlink"/>
            <w:b w:val="0"/>
            <w:bCs w:val="0"/>
            <w:caps w:val="0"/>
            <w:noProof/>
          </w:rPr>
          <w:delText>7</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Fazit</w:delText>
        </w:r>
        <w:r w:rsidDel="00856522">
          <w:rPr>
            <w:noProof/>
            <w:webHidden/>
          </w:rPr>
          <w:tab/>
          <w:delText>33</w:delText>
        </w:r>
      </w:del>
    </w:p>
    <w:p w14:paraId="3ADB177C" w14:textId="77777777" w:rsidR="00D421B5" w:rsidDel="00856522" w:rsidRDefault="00D421B5">
      <w:pPr>
        <w:pStyle w:val="Verzeichnis1"/>
        <w:tabs>
          <w:tab w:val="right" w:leader="dot" w:pos="9062"/>
        </w:tabs>
        <w:rPr>
          <w:del w:id="709" w:author="Maximilian Schmitz" w:date="2015-07-08T15:29:00Z"/>
          <w:rFonts w:asciiTheme="minorHAnsi" w:eastAsiaTheme="minorEastAsia" w:hAnsiTheme="minorHAnsi" w:cstheme="minorBidi"/>
          <w:b w:val="0"/>
          <w:bCs w:val="0"/>
          <w:caps w:val="0"/>
          <w:noProof/>
          <w:sz w:val="22"/>
          <w:szCs w:val="22"/>
        </w:rPr>
      </w:pPr>
      <w:del w:id="710" w:author="Maximilian Schmitz" w:date="2015-07-08T15:29:00Z">
        <w:r w:rsidRPr="00765681" w:rsidDel="00856522">
          <w:rPr>
            <w:rStyle w:val="Hyperlink"/>
            <w:b w:val="0"/>
            <w:bCs w:val="0"/>
            <w:caps w:val="0"/>
            <w:noProof/>
          </w:rPr>
          <w:delText>Literaturverzeichnis</w:delText>
        </w:r>
        <w:r w:rsidDel="00856522">
          <w:rPr>
            <w:noProof/>
            <w:webHidden/>
          </w:rPr>
          <w:tab/>
          <w:delText>I</w:delText>
        </w:r>
      </w:del>
    </w:p>
    <w:p w14:paraId="0220BE85" w14:textId="77777777" w:rsidR="00D421B5" w:rsidDel="00856522" w:rsidRDefault="00D421B5">
      <w:pPr>
        <w:pStyle w:val="Verzeichnis1"/>
        <w:tabs>
          <w:tab w:val="right" w:leader="dot" w:pos="9062"/>
        </w:tabs>
        <w:rPr>
          <w:del w:id="711" w:author="Maximilian Schmitz" w:date="2015-07-08T15:29:00Z"/>
          <w:rFonts w:asciiTheme="minorHAnsi" w:eastAsiaTheme="minorEastAsia" w:hAnsiTheme="minorHAnsi" w:cstheme="minorBidi"/>
          <w:b w:val="0"/>
          <w:bCs w:val="0"/>
          <w:caps w:val="0"/>
          <w:noProof/>
          <w:sz w:val="22"/>
          <w:szCs w:val="22"/>
        </w:rPr>
      </w:pPr>
      <w:del w:id="712" w:author="Maximilian Schmitz" w:date="2015-07-08T15:29:00Z">
        <w:r w:rsidRPr="00765681" w:rsidDel="00856522">
          <w:rPr>
            <w:rStyle w:val="Hyperlink"/>
            <w:b w:val="0"/>
            <w:bCs w:val="0"/>
            <w:caps w:val="0"/>
            <w:noProof/>
          </w:rPr>
          <w:delText>Abbildungsverzeichnis</w:delText>
        </w:r>
        <w:r w:rsidDel="00856522">
          <w:rPr>
            <w:noProof/>
            <w:webHidden/>
          </w:rPr>
          <w:tab/>
          <w:delText>II</w:delText>
        </w:r>
      </w:del>
    </w:p>
    <w:p w14:paraId="3D39A6BE" w14:textId="77777777" w:rsidR="00D421B5" w:rsidDel="00856522" w:rsidRDefault="00D421B5">
      <w:pPr>
        <w:pStyle w:val="Verzeichnis1"/>
        <w:tabs>
          <w:tab w:val="right" w:leader="dot" w:pos="9062"/>
        </w:tabs>
        <w:rPr>
          <w:del w:id="713" w:author="Maximilian Schmitz" w:date="2015-07-08T15:29:00Z"/>
          <w:rFonts w:asciiTheme="minorHAnsi" w:eastAsiaTheme="minorEastAsia" w:hAnsiTheme="minorHAnsi" w:cstheme="minorBidi"/>
          <w:b w:val="0"/>
          <w:bCs w:val="0"/>
          <w:caps w:val="0"/>
          <w:noProof/>
          <w:sz w:val="22"/>
          <w:szCs w:val="22"/>
        </w:rPr>
      </w:pPr>
      <w:del w:id="714" w:author="Maximilian Schmitz" w:date="2015-07-08T15:29:00Z">
        <w:r w:rsidRPr="00765681" w:rsidDel="00856522">
          <w:rPr>
            <w:rStyle w:val="Hyperlink"/>
            <w:b w:val="0"/>
            <w:bCs w:val="0"/>
            <w:caps w:val="0"/>
            <w:noProof/>
          </w:rPr>
          <w:delText>Tabellenverzeichnis</w:delText>
        </w:r>
        <w:r w:rsidDel="00856522">
          <w:rPr>
            <w:noProof/>
            <w:webHidden/>
          </w:rPr>
          <w:tab/>
          <w:delText>III</w:delText>
        </w:r>
      </w:del>
    </w:p>
    <w:p w14:paraId="67BEAA3B" w14:textId="77777777" w:rsidR="00D421B5" w:rsidDel="00856522" w:rsidRDefault="00D421B5">
      <w:pPr>
        <w:pStyle w:val="Verzeichnis1"/>
        <w:tabs>
          <w:tab w:val="right" w:leader="dot" w:pos="9062"/>
        </w:tabs>
        <w:rPr>
          <w:del w:id="715" w:author="Maximilian Schmitz" w:date="2015-07-08T15:29:00Z"/>
          <w:rFonts w:asciiTheme="minorHAnsi" w:eastAsiaTheme="minorEastAsia" w:hAnsiTheme="minorHAnsi" w:cstheme="minorBidi"/>
          <w:b w:val="0"/>
          <w:bCs w:val="0"/>
          <w:caps w:val="0"/>
          <w:noProof/>
          <w:sz w:val="22"/>
          <w:szCs w:val="22"/>
        </w:rPr>
      </w:pPr>
      <w:del w:id="716" w:author="Maximilian Schmitz" w:date="2015-07-08T15:29:00Z">
        <w:r w:rsidRPr="00765681" w:rsidDel="00856522">
          <w:rPr>
            <w:rStyle w:val="Hyperlink"/>
            <w:b w:val="0"/>
            <w:bCs w:val="0"/>
            <w:caps w:val="0"/>
            <w:noProof/>
          </w:rPr>
          <w:delText>Abkürzungsverzeichnis</w:delText>
        </w:r>
        <w:r w:rsidDel="00856522">
          <w:rPr>
            <w:noProof/>
            <w:webHidden/>
          </w:rPr>
          <w:tab/>
          <w:delText>IV</w:delText>
        </w:r>
      </w:del>
    </w:p>
    <w:p w14:paraId="189576CC" w14:textId="77777777" w:rsidR="00D421B5" w:rsidDel="00856522" w:rsidRDefault="00D421B5">
      <w:pPr>
        <w:pStyle w:val="Verzeichnis1"/>
        <w:tabs>
          <w:tab w:val="right" w:leader="dot" w:pos="9062"/>
        </w:tabs>
        <w:rPr>
          <w:del w:id="717" w:author="Maximilian Schmitz" w:date="2015-07-08T15:29:00Z"/>
          <w:rFonts w:asciiTheme="minorHAnsi" w:eastAsiaTheme="minorEastAsia" w:hAnsiTheme="minorHAnsi" w:cstheme="minorBidi"/>
          <w:b w:val="0"/>
          <w:bCs w:val="0"/>
          <w:caps w:val="0"/>
          <w:noProof/>
          <w:sz w:val="22"/>
          <w:szCs w:val="22"/>
        </w:rPr>
      </w:pPr>
      <w:del w:id="718" w:author="Maximilian Schmitz" w:date="2015-07-08T15:29:00Z">
        <w:r w:rsidRPr="00765681" w:rsidDel="00856522">
          <w:rPr>
            <w:rStyle w:val="Hyperlink"/>
            <w:b w:val="0"/>
            <w:bCs w:val="0"/>
            <w:caps w:val="0"/>
            <w:noProof/>
          </w:rPr>
          <w:delText>Glossar</w:delText>
        </w:r>
        <w:r w:rsidDel="00856522">
          <w:rPr>
            <w:noProof/>
            <w:webHidden/>
          </w:rPr>
          <w:tab/>
          <w:delText>V</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pPr>
        <w:rPr>
          <w:del w:id="719" w:author="Admin" w:date="2015-07-08T08:56:00Z"/>
        </w:rPr>
      </w:pPr>
      <w:bookmarkStart w:id="720" w:name="_Toc424109319"/>
      <w:bookmarkStart w:id="721" w:name="_Toc424119107"/>
      <w:bookmarkStart w:id="722" w:name="_Toc424132692"/>
      <w:bookmarkEnd w:id="720"/>
      <w:bookmarkEnd w:id="721"/>
      <w:bookmarkEnd w:id="722"/>
    </w:p>
    <w:p w14:paraId="5FB738A4" w14:textId="714AF48E" w:rsidR="00407A24" w:rsidRPr="005E65D5" w:rsidDel="00EC1852" w:rsidRDefault="00407A24">
      <w:pPr>
        <w:pStyle w:val="berschrift1"/>
        <w:numPr>
          <w:ilvl w:val="0"/>
          <w:numId w:val="0"/>
        </w:numPr>
        <w:rPr>
          <w:del w:id="723" w:author="Admin" w:date="2015-07-08T08:56:00Z"/>
          <w:rPrChange w:id="724" w:author="Maximilian Schmitz" w:date="2015-06-14T09:50:00Z">
            <w:rPr>
              <w:del w:id="725" w:author="Admin" w:date="2015-07-08T08:56:00Z"/>
              <w:lang w:val="en-US"/>
            </w:rPr>
          </w:rPrChange>
        </w:rPr>
      </w:pPr>
      <w:del w:id="726" w:author="Admin" w:date="2015-07-08T08:56:00Z">
        <w:r w:rsidRPr="005E65D5" w:rsidDel="00EC1852">
          <w:rPr>
            <w:rPrChange w:id="727" w:author="Maximilian Schmitz" w:date="2015-06-14T09:50:00Z">
              <w:rPr>
                <w:lang w:val="en-US"/>
              </w:rPr>
            </w:rPrChange>
          </w:rPr>
          <w:delText>Abstract</w:delText>
        </w:r>
        <w:bookmarkStart w:id="728" w:name="_Toc424109320"/>
        <w:bookmarkStart w:id="729" w:name="_Toc424119108"/>
        <w:bookmarkStart w:id="730" w:name="_Toc424132693"/>
        <w:bookmarkEnd w:id="728"/>
        <w:bookmarkEnd w:id="729"/>
        <w:bookmarkEnd w:id="730"/>
      </w:del>
    </w:p>
    <w:p w14:paraId="1304D90D" w14:textId="4B7FFED5" w:rsidR="00627263" w:rsidRPr="005E65D5" w:rsidDel="00EC1852" w:rsidRDefault="00627263">
      <w:pPr>
        <w:rPr>
          <w:del w:id="731" w:author="Admin" w:date="2015-07-08T08:56:00Z"/>
          <w:color w:val="FF0000"/>
          <w:rPrChange w:id="732" w:author="Maximilian Schmitz" w:date="2015-06-14T09:50:00Z">
            <w:rPr>
              <w:del w:id="733" w:author="Admin" w:date="2015-07-08T08:56:00Z"/>
              <w:color w:val="FF0000"/>
              <w:lang w:val="en-US"/>
            </w:rPr>
          </w:rPrChange>
        </w:rPr>
      </w:pPr>
      <w:del w:id="734" w:author="Admin" w:date="2015-07-08T08:56:00Z">
        <w:r w:rsidRPr="005E65D5" w:rsidDel="00EC1852">
          <w:rPr>
            <w:color w:val="FF0000"/>
            <w:rPrChange w:id="735" w:author="Maximilian Schmitz" w:date="2015-06-14T09:50:00Z">
              <w:rPr>
                <w:color w:val="FF0000"/>
                <w:lang w:val="en-US"/>
              </w:rPr>
            </w:rPrChange>
          </w:rPr>
          <w:delText>(Imagine Cup Kurzfassung, drüber gehen…)</w:delText>
        </w:r>
        <w:bookmarkStart w:id="736" w:name="_Toc424109321"/>
        <w:bookmarkStart w:id="737" w:name="_Toc424119109"/>
        <w:bookmarkStart w:id="738" w:name="_Toc424132694"/>
        <w:bookmarkEnd w:id="736"/>
        <w:bookmarkEnd w:id="737"/>
        <w:bookmarkEnd w:id="738"/>
      </w:del>
    </w:p>
    <w:p w14:paraId="3C0789A9" w14:textId="1CB63783" w:rsidR="00627263" w:rsidRPr="00D2465B" w:rsidDel="00EC1852" w:rsidRDefault="00627263">
      <w:pPr>
        <w:rPr>
          <w:del w:id="739" w:author="Admin" w:date="2015-07-08T08:56:00Z"/>
          <w:lang w:val="en-US"/>
        </w:rPr>
      </w:pPr>
      <w:del w:id="740"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741" w:name="_Toc424109322"/>
        <w:bookmarkStart w:id="742" w:name="_Toc424119110"/>
        <w:bookmarkStart w:id="743" w:name="_Toc424132695"/>
        <w:bookmarkEnd w:id="741"/>
        <w:bookmarkEnd w:id="742"/>
        <w:bookmarkEnd w:id="743"/>
      </w:del>
    </w:p>
    <w:p w14:paraId="0838EC3E" w14:textId="0AB7DF13" w:rsidR="00627263" w:rsidDel="005057C3" w:rsidRDefault="00627263">
      <w:pPr>
        <w:rPr>
          <w:del w:id="744" w:author="Admin" w:date="2015-07-07T14:08:00Z"/>
          <w:lang w:val="en-US"/>
        </w:rPr>
      </w:pPr>
      <w:del w:id="745"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746" w:author="Admin" w:date="2015-07-07T14:09:00Z">
        <w:r w:rsidRPr="00D2465B" w:rsidDel="005057C3">
          <w:rPr>
            <w:lang w:val="en-US"/>
          </w:rPr>
          <w:br/>
        </w:r>
      </w:del>
      <w:del w:id="747"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748" w:name="_Toc424109323"/>
      <w:bookmarkStart w:id="749" w:name="_Toc424119111"/>
      <w:bookmarkStart w:id="750" w:name="_Toc424132696"/>
      <w:bookmarkEnd w:id="748"/>
      <w:bookmarkEnd w:id="749"/>
      <w:bookmarkEnd w:id="750"/>
    </w:p>
    <w:p w14:paraId="0ACBC3D1" w14:textId="4CBFEABC" w:rsidR="00627263" w:rsidRPr="009C2155" w:rsidDel="00EC1852" w:rsidRDefault="00627263">
      <w:pPr>
        <w:rPr>
          <w:del w:id="751" w:author="Admin" w:date="2015-07-08T08:56:00Z"/>
          <w:lang w:val="en-US"/>
        </w:rPr>
      </w:pPr>
      <w:del w:id="752"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753" w:name="_Toc424109324"/>
        <w:bookmarkStart w:id="754" w:name="_Toc424119112"/>
        <w:bookmarkStart w:id="755" w:name="_Toc424132697"/>
        <w:bookmarkEnd w:id="753"/>
        <w:bookmarkEnd w:id="754"/>
        <w:bookmarkEnd w:id="755"/>
      </w:del>
    </w:p>
    <w:p w14:paraId="4623F2BB" w14:textId="799D1BD7" w:rsidR="00627263" w:rsidRPr="009C2155" w:rsidDel="00EC1852" w:rsidRDefault="00627263">
      <w:pPr>
        <w:rPr>
          <w:del w:id="756" w:author="Admin" w:date="2015-07-08T08:56:00Z"/>
          <w:rFonts w:ascii="Segoe UI Light" w:hAnsi="Segoe UI Light" w:cs="Segoe UI Light"/>
          <w:color w:val="000000"/>
          <w:lang w:val="en-US"/>
        </w:rPr>
      </w:pPr>
      <w:bookmarkStart w:id="757" w:name="_Toc424109325"/>
      <w:bookmarkStart w:id="758" w:name="_Toc424119113"/>
      <w:bookmarkStart w:id="759" w:name="_Toc424132698"/>
      <w:bookmarkEnd w:id="757"/>
      <w:bookmarkEnd w:id="758"/>
      <w:bookmarkEnd w:id="759"/>
    </w:p>
    <w:p w14:paraId="6C23C68C" w14:textId="04AA30C2" w:rsidR="00627263" w:rsidRPr="00D2465B" w:rsidDel="00EC1852" w:rsidRDefault="00627263">
      <w:pPr>
        <w:rPr>
          <w:del w:id="760" w:author="Admin" w:date="2015-07-08T08:56:00Z"/>
          <w:lang w:val="en-US"/>
        </w:rPr>
      </w:pPr>
      <w:del w:id="761"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762" w:name="_Toc424109326"/>
        <w:bookmarkStart w:id="763" w:name="_Toc424119114"/>
        <w:bookmarkStart w:id="764" w:name="_Toc424132699"/>
        <w:bookmarkEnd w:id="762"/>
        <w:bookmarkEnd w:id="763"/>
        <w:bookmarkEnd w:id="764"/>
      </w:del>
    </w:p>
    <w:p w14:paraId="3384E82A" w14:textId="101D4012" w:rsidR="00627263" w:rsidRPr="00D2465B" w:rsidDel="00EC1852" w:rsidRDefault="00627263">
      <w:pPr>
        <w:rPr>
          <w:del w:id="765" w:author="Admin" w:date="2015-07-08T08:56:00Z"/>
          <w:rFonts w:ascii="Segoe UI Light" w:hAnsi="Segoe UI Light" w:cs="Segoe UI Light"/>
          <w:color w:val="000000"/>
          <w:lang w:val="en-US"/>
        </w:rPr>
      </w:pPr>
      <w:bookmarkStart w:id="766" w:name="_Toc424109327"/>
      <w:bookmarkStart w:id="767" w:name="_Toc424119115"/>
      <w:bookmarkStart w:id="768" w:name="_Toc424132700"/>
      <w:bookmarkEnd w:id="766"/>
      <w:bookmarkEnd w:id="767"/>
      <w:bookmarkEnd w:id="768"/>
    </w:p>
    <w:p w14:paraId="0CCB5E1D" w14:textId="1F535318" w:rsidR="00627263" w:rsidRPr="00D2465B" w:rsidDel="00EC1852" w:rsidRDefault="00627263">
      <w:pPr>
        <w:rPr>
          <w:del w:id="769" w:author="Admin" w:date="2015-07-08T08:56:00Z"/>
          <w:color w:val="2E74B5"/>
          <w:lang w:val="en-US"/>
        </w:rPr>
      </w:pPr>
      <w:del w:id="770"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771" w:author="Admin" w:date="2015-07-07T14:08:00Z">
        <w:r w:rsidRPr="00D2465B" w:rsidDel="005057C3">
          <w:rPr>
            <w:lang w:val="en-US"/>
          </w:rPr>
          <w:br/>
        </w:r>
      </w:del>
      <w:del w:id="772"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773" w:author="Admin" w:date="2015-07-06T13:31:00Z">
        <w:r w:rsidRPr="00D2465B" w:rsidDel="004540A2">
          <w:rPr>
            <w:lang w:val="en-US"/>
          </w:rPr>
          <w:delText>,</w:delText>
        </w:r>
      </w:del>
      <w:del w:id="774" w:author="Admin" w:date="2015-07-08T08:56:00Z">
        <w:r w:rsidRPr="00D2465B" w:rsidDel="00EC1852">
          <w:rPr>
            <w:lang w:val="en-US"/>
          </w:rPr>
          <w:delText xml:space="preserve"> realistic physics</w:delText>
        </w:r>
      </w:del>
      <w:del w:id="775" w:author="Admin" w:date="2015-07-06T13:31:00Z">
        <w:r w:rsidRPr="00D2465B" w:rsidDel="004540A2">
          <w:rPr>
            <w:lang w:val="en-US"/>
          </w:rPr>
          <w:delText xml:space="preserve"> and the graphical editor</w:delText>
        </w:r>
      </w:del>
      <w:del w:id="776" w:author="Admin" w:date="2015-07-08T08:56:00Z">
        <w:r w:rsidRPr="00D2465B" w:rsidDel="00EC1852">
          <w:rPr>
            <w:lang w:val="en-US"/>
          </w:rPr>
          <w:delText xml:space="preserve">. </w:delText>
        </w:r>
        <w:bookmarkStart w:id="777" w:name="_Toc424109328"/>
        <w:bookmarkStart w:id="778" w:name="_Toc424119116"/>
        <w:bookmarkStart w:id="779" w:name="_Toc424132701"/>
        <w:bookmarkEnd w:id="777"/>
        <w:bookmarkEnd w:id="778"/>
        <w:bookmarkEnd w:id="779"/>
      </w:del>
    </w:p>
    <w:p w14:paraId="70E6439E" w14:textId="5AA787E0" w:rsidR="00A1603D" w:rsidRPr="00751B52" w:rsidDel="00EC1852" w:rsidRDefault="00A1603D">
      <w:pPr>
        <w:rPr>
          <w:del w:id="780" w:author="Admin" w:date="2015-07-08T08:56:00Z"/>
          <w:lang w:val="en-US"/>
        </w:rPr>
      </w:pPr>
      <w:bookmarkStart w:id="781" w:name="_Toc424109329"/>
      <w:bookmarkStart w:id="782" w:name="_Toc424119117"/>
      <w:bookmarkStart w:id="783" w:name="_Toc424132702"/>
      <w:bookmarkEnd w:id="781"/>
      <w:bookmarkEnd w:id="782"/>
      <w:bookmarkEnd w:id="783"/>
    </w:p>
    <w:p w14:paraId="4CBCF05F" w14:textId="68147324" w:rsidR="003F6CF5" w:rsidRPr="00EC1852" w:rsidDel="00D421B5" w:rsidRDefault="00384E0F">
      <w:pPr>
        <w:pStyle w:val="berschrift1"/>
        <w:rPr>
          <w:del w:id="784" w:author="Maximilian Schmitz" w:date="2015-07-06T18:12:00Z"/>
        </w:rPr>
      </w:pPr>
      <w:del w:id="785" w:author="Admin" w:date="2015-07-08T08:56:00Z">
        <w:r w:rsidRPr="00751B52" w:rsidDel="00EC1852">
          <w:rPr>
            <w:lang w:val="en-US"/>
          </w:rPr>
          <w:br w:type="page"/>
        </w:r>
      </w:del>
      <w:ins w:id="786" w:author="Maximilian Schmitz" w:date="2015-07-06T18:12:00Z">
        <w:del w:id="787" w:author="Admin" w:date="2015-07-08T08:55:00Z">
          <w:r w:rsidR="00D421B5" w:rsidRPr="00EC1852" w:rsidDel="00EC1852">
            <w:rPr>
              <w:b w:val="0"/>
            </w:rPr>
            <w:delText xml:space="preserve"> </w:delText>
          </w:r>
        </w:del>
      </w:ins>
      <w:del w:id="788" w:author="Maximilian Schmitz" w:date="2015-07-06T18:12:00Z">
        <w:r w:rsidR="003F6CF5" w:rsidRPr="00EC1852" w:rsidDel="00D421B5">
          <w:rPr>
            <w:b w:val="0"/>
          </w:rPr>
          <w:delText>Inhalt</w:delText>
        </w:r>
      </w:del>
    </w:p>
    <w:p w14:paraId="1C91783D" w14:textId="21B7F09D" w:rsidR="00487DC3" w:rsidRPr="00EC1852" w:rsidDel="00915AB6" w:rsidRDefault="008B6A1C">
      <w:pPr>
        <w:pStyle w:val="berschrift1"/>
        <w:rPr>
          <w:del w:id="789" w:author="Maximilian Schmitz" w:date="2015-06-17T19:42:00Z"/>
          <w:rFonts w:eastAsiaTheme="minorEastAsia"/>
          <w:rPrChange w:id="790" w:author="Admin" w:date="2015-07-08T08:55:00Z">
            <w:rPr>
              <w:del w:id="791" w:author="Maximilian Schmitz" w:date="2015-06-17T19:42:00Z"/>
              <w:rFonts w:asciiTheme="minorHAnsi" w:eastAsiaTheme="minorEastAsia" w:hAnsiTheme="minorHAnsi" w:cstheme="minorBidi"/>
              <w:b w:val="0"/>
              <w:noProof/>
              <w:sz w:val="22"/>
              <w:szCs w:val="22"/>
            </w:rPr>
          </w:rPrChange>
        </w:rPr>
        <w:pPrChange w:id="792" w:author="Admin" w:date="2015-07-08T13:36:00Z">
          <w:pPr>
            <w:pStyle w:val="Verzeichnis1"/>
            <w:tabs>
              <w:tab w:val="right" w:leader="dot" w:pos="9062"/>
            </w:tabs>
          </w:pPr>
        </w:pPrChange>
      </w:pPr>
      <w:del w:id="793" w:author="Maximilian Schmitz" w:date="2015-07-06T18:12:00Z">
        <w:r w:rsidRPr="00715D94" w:rsidDel="00D421B5">
          <w:fldChar w:fldCharType="begin"/>
        </w:r>
        <w:r w:rsidRPr="00EC1852" w:rsidDel="00D421B5">
          <w:rPr>
            <w:rPrChange w:id="794" w:author="Admin" w:date="2015-07-08T08:55:00Z">
              <w:rPr>
                <w:rFonts w:cs="Arial"/>
              </w:rPr>
            </w:rPrChange>
          </w:rPr>
          <w:delInstrText xml:space="preserve"> TOC \o "1-4" \h \z \u </w:delInstrText>
        </w:r>
        <w:r w:rsidRPr="00715D94" w:rsidDel="00D421B5">
          <w:rPr>
            <w:rPrChange w:id="795" w:author="Admin" w:date="2015-07-08T08:55:00Z">
              <w:rPr>
                <w:kern w:val="28"/>
                <w:sz w:val="32"/>
              </w:rPr>
            </w:rPrChange>
          </w:rPr>
          <w:fldChar w:fldCharType="separate"/>
        </w:r>
      </w:del>
      <w:del w:id="796" w:author="Maximilian Schmitz" w:date="2015-06-17T19:42:00Z">
        <w:r w:rsidR="00487DC3" w:rsidRPr="00EC1852" w:rsidDel="00915AB6">
          <w:rPr>
            <w:rPrChange w:id="797" w:author="Admin" w:date="2015-07-08T08:55:00Z">
              <w:rPr>
                <w:rStyle w:val="Hyperlink"/>
                <w:noProof/>
              </w:rPr>
            </w:rPrChange>
          </w:rPr>
          <w:delText>Eidesstattliche Erklärung</w:delText>
        </w:r>
        <w:r w:rsidR="00487DC3" w:rsidRPr="00EC1852" w:rsidDel="00915AB6">
          <w:rPr>
            <w:webHidden/>
            <w:rPrChange w:id="798" w:author="Admin" w:date="2015-07-08T08:55:00Z">
              <w:rPr>
                <w:noProof/>
                <w:webHidden/>
              </w:rPr>
            </w:rPrChange>
          </w:rPr>
          <w:tab/>
          <w:delText>I</w:delText>
        </w:r>
        <w:bookmarkStart w:id="799" w:name="_Toc424109330"/>
        <w:bookmarkStart w:id="800" w:name="_Toc424119118"/>
        <w:bookmarkStart w:id="801" w:name="_Toc424132703"/>
        <w:bookmarkEnd w:id="799"/>
        <w:bookmarkEnd w:id="800"/>
        <w:bookmarkEnd w:id="801"/>
      </w:del>
    </w:p>
    <w:p w14:paraId="13BE831F" w14:textId="77777777" w:rsidR="00487DC3" w:rsidRPr="00EC1852" w:rsidDel="00915AB6" w:rsidRDefault="00487DC3">
      <w:pPr>
        <w:pStyle w:val="berschrift1"/>
        <w:rPr>
          <w:del w:id="802" w:author="Maximilian Schmitz" w:date="2015-06-17T19:42:00Z"/>
          <w:rFonts w:eastAsiaTheme="minorEastAsia"/>
          <w:rPrChange w:id="803" w:author="Admin" w:date="2015-07-08T08:55:00Z">
            <w:rPr>
              <w:del w:id="804" w:author="Maximilian Schmitz" w:date="2015-06-17T19:42:00Z"/>
              <w:rFonts w:asciiTheme="minorHAnsi" w:eastAsiaTheme="minorEastAsia" w:hAnsiTheme="minorHAnsi" w:cstheme="minorBidi"/>
              <w:b w:val="0"/>
              <w:noProof/>
              <w:sz w:val="22"/>
              <w:szCs w:val="22"/>
            </w:rPr>
          </w:rPrChange>
        </w:rPr>
        <w:pPrChange w:id="805" w:author="Admin" w:date="2015-07-08T13:36:00Z">
          <w:pPr>
            <w:pStyle w:val="Verzeichnis1"/>
            <w:tabs>
              <w:tab w:val="right" w:leader="dot" w:pos="9062"/>
            </w:tabs>
          </w:pPr>
        </w:pPrChange>
      </w:pPr>
      <w:del w:id="806" w:author="Maximilian Schmitz" w:date="2015-06-17T19:42:00Z">
        <w:r w:rsidRPr="00EC1852" w:rsidDel="00915AB6">
          <w:rPr>
            <w:rPrChange w:id="807" w:author="Admin" w:date="2015-07-08T08:55:00Z">
              <w:rPr>
                <w:rStyle w:val="Hyperlink"/>
                <w:noProof/>
              </w:rPr>
            </w:rPrChange>
          </w:rPr>
          <w:delText>Kurzfassung</w:delText>
        </w:r>
        <w:r w:rsidRPr="00EC1852" w:rsidDel="00915AB6">
          <w:rPr>
            <w:webHidden/>
            <w:rPrChange w:id="808" w:author="Admin" w:date="2015-07-08T08:55:00Z">
              <w:rPr>
                <w:noProof/>
                <w:webHidden/>
              </w:rPr>
            </w:rPrChange>
          </w:rPr>
          <w:tab/>
          <w:delText>II</w:delText>
        </w:r>
        <w:bookmarkStart w:id="809" w:name="_Toc424109331"/>
        <w:bookmarkStart w:id="810" w:name="_Toc424119119"/>
        <w:bookmarkStart w:id="811" w:name="_Toc424132704"/>
        <w:bookmarkEnd w:id="809"/>
        <w:bookmarkEnd w:id="810"/>
        <w:bookmarkEnd w:id="811"/>
      </w:del>
    </w:p>
    <w:p w14:paraId="0EB8F044" w14:textId="77777777" w:rsidR="00487DC3" w:rsidRPr="00EC1852" w:rsidDel="00915AB6" w:rsidRDefault="00487DC3">
      <w:pPr>
        <w:pStyle w:val="berschrift1"/>
        <w:rPr>
          <w:del w:id="812" w:author="Maximilian Schmitz" w:date="2015-06-17T19:42:00Z"/>
          <w:rFonts w:eastAsiaTheme="minorEastAsia"/>
          <w:rPrChange w:id="813" w:author="Admin" w:date="2015-07-08T08:55:00Z">
            <w:rPr>
              <w:del w:id="814" w:author="Maximilian Schmitz" w:date="2015-06-17T19:42:00Z"/>
              <w:rFonts w:asciiTheme="minorHAnsi" w:eastAsiaTheme="minorEastAsia" w:hAnsiTheme="minorHAnsi" w:cstheme="minorBidi"/>
              <w:b w:val="0"/>
              <w:noProof/>
              <w:sz w:val="22"/>
              <w:szCs w:val="22"/>
            </w:rPr>
          </w:rPrChange>
        </w:rPr>
        <w:pPrChange w:id="815" w:author="Admin" w:date="2015-07-08T13:36:00Z">
          <w:pPr>
            <w:pStyle w:val="Verzeichnis1"/>
            <w:tabs>
              <w:tab w:val="right" w:leader="dot" w:pos="9062"/>
            </w:tabs>
          </w:pPr>
        </w:pPrChange>
      </w:pPr>
      <w:del w:id="816" w:author="Maximilian Schmitz" w:date="2015-06-17T19:42:00Z">
        <w:r w:rsidRPr="00EC1852" w:rsidDel="00915AB6">
          <w:rPr>
            <w:rPrChange w:id="817" w:author="Admin" w:date="2015-07-08T08:55:00Z">
              <w:rPr>
                <w:rStyle w:val="Hyperlink"/>
                <w:noProof/>
                <w:lang w:val="en-US"/>
              </w:rPr>
            </w:rPrChange>
          </w:rPr>
          <w:delText>Abstract</w:delText>
        </w:r>
        <w:r w:rsidRPr="00EC1852" w:rsidDel="00915AB6">
          <w:rPr>
            <w:webHidden/>
            <w:rPrChange w:id="818" w:author="Admin" w:date="2015-07-08T08:55:00Z">
              <w:rPr>
                <w:noProof/>
                <w:webHidden/>
              </w:rPr>
            </w:rPrChange>
          </w:rPr>
          <w:tab/>
          <w:delText>III</w:delText>
        </w:r>
        <w:bookmarkStart w:id="819" w:name="_Toc424109332"/>
        <w:bookmarkStart w:id="820" w:name="_Toc424119120"/>
        <w:bookmarkStart w:id="821" w:name="_Toc424132705"/>
        <w:bookmarkEnd w:id="819"/>
        <w:bookmarkEnd w:id="820"/>
        <w:bookmarkEnd w:id="821"/>
      </w:del>
    </w:p>
    <w:p w14:paraId="67E6166D" w14:textId="77777777" w:rsidR="00487DC3" w:rsidRPr="00EC1852" w:rsidDel="00915AB6" w:rsidRDefault="00487DC3">
      <w:pPr>
        <w:pStyle w:val="berschrift1"/>
        <w:rPr>
          <w:del w:id="822" w:author="Maximilian Schmitz" w:date="2015-06-17T19:42:00Z"/>
          <w:rFonts w:eastAsiaTheme="minorEastAsia"/>
          <w:rPrChange w:id="823" w:author="Admin" w:date="2015-07-08T08:55:00Z">
            <w:rPr>
              <w:del w:id="824" w:author="Maximilian Schmitz" w:date="2015-06-17T19:42:00Z"/>
              <w:rFonts w:asciiTheme="minorHAnsi" w:eastAsiaTheme="minorEastAsia" w:hAnsiTheme="minorHAnsi" w:cstheme="minorBidi"/>
              <w:b w:val="0"/>
              <w:noProof/>
              <w:sz w:val="22"/>
              <w:szCs w:val="22"/>
            </w:rPr>
          </w:rPrChange>
        </w:rPr>
        <w:pPrChange w:id="825" w:author="Admin" w:date="2015-07-08T13:36:00Z">
          <w:pPr>
            <w:pStyle w:val="Verzeichnis1"/>
            <w:tabs>
              <w:tab w:val="right" w:leader="dot" w:pos="9062"/>
            </w:tabs>
          </w:pPr>
        </w:pPrChange>
      </w:pPr>
      <w:del w:id="826" w:author="Maximilian Schmitz" w:date="2015-06-17T19:42:00Z">
        <w:r w:rsidRPr="00EC1852" w:rsidDel="00915AB6">
          <w:rPr>
            <w:rPrChange w:id="827" w:author="Admin" w:date="2015-07-08T08:55:00Z">
              <w:rPr>
                <w:rStyle w:val="Hyperlink"/>
                <w:noProof/>
              </w:rPr>
            </w:rPrChange>
          </w:rPr>
          <w:delText>Inhalt</w:delText>
        </w:r>
        <w:r w:rsidRPr="00EC1852" w:rsidDel="00915AB6">
          <w:rPr>
            <w:webHidden/>
            <w:rPrChange w:id="828" w:author="Admin" w:date="2015-07-08T08:55:00Z">
              <w:rPr>
                <w:noProof/>
                <w:webHidden/>
              </w:rPr>
            </w:rPrChange>
          </w:rPr>
          <w:tab/>
          <w:delText>IV</w:delText>
        </w:r>
        <w:bookmarkStart w:id="829" w:name="_Toc424109333"/>
        <w:bookmarkStart w:id="830" w:name="_Toc424119121"/>
        <w:bookmarkStart w:id="831" w:name="_Toc424132706"/>
        <w:bookmarkEnd w:id="829"/>
        <w:bookmarkEnd w:id="830"/>
        <w:bookmarkEnd w:id="831"/>
      </w:del>
    </w:p>
    <w:p w14:paraId="00F73682" w14:textId="77777777" w:rsidR="00487DC3" w:rsidRPr="00EC1852" w:rsidDel="00915AB6" w:rsidRDefault="00487DC3">
      <w:pPr>
        <w:pStyle w:val="berschrift1"/>
        <w:rPr>
          <w:del w:id="832" w:author="Maximilian Schmitz" w:date="2015-06-17T19:42:00Z"/>
          <w:rFonts w:eastAsiaTheme="minorEastAsia"/>
          <w:rPrChange w:id="833" w:author="Admin" w:date="2015-07-08T08:55:00Z">
            <w:rPr>
              <w:del w:id="834" w:author="Maximilian Schmitz" w:date="2015-06-17T19:42:00Z"/>
              <w:rFonts w:asciiTheme="minorHAnsi" w:eastAsiaTheme="minorEastAsia" w:hAnsiTheme="minorHAnsi" w:cstheme="minorBidi"/>
              <w:b w:val="0"/>
              <w:noProof/>
              <w:sz w:val="22"/>
              <w:szCs w:val="22"/>
            </w:rPr>
          </w:rPrChange>
        </w:rPr>
        <w:pPrChange w:id="835" w:author="Admin" w:date="2015-07-08T13:36:00Z">
          <w:pPr>
            <w:pStyle w:val="Verzeichnis1"/>
            <w:tabs>
              <w:tab w:val="left" w:pos="480"/>
              <w:tab w:val="right" w:leader="dot" w:pos="9062"/>
            </w:tabs>
          </w:pPr>
        </w:pPrChange>
      </w:pPr>
      <w:del w:id="836" w:author="Maximilian Schmitz" w:date="2015-06-17T19:42:00Z">
        <w:r w:rsidRPr="00EC1852" w:rsidDel="00915AB6">
          <w:rPr>
            <w:rPrChange w:id="837" w:author="Admin" w:date="2015-07-08T08:55:00Z">
              <w:rPr>
                <w:rStyle w:val="Hyperlink"/>
                <w:noProof/>
              </w:rPr>
            </w:rPrChange>
          </w:rPr>
          <w:delText>1</w:delText>
        </w:r>
        <w:r w:rsidRPr="00EC1852" w:rsidDel="00915AB6">
          <w:rPr>
            <w:rFonts w:eastAsiaTheme="minorEastAsia"/>
            <w:b w:val="0"/>
            <w:rPrChange w:id="838" w:author="Admin" w:date="2015-07-08T08:55:00Z">
              <w:rPr>
                <w:rFonts w:asciiTheme="minorHAnsi" w:eastAsiaTheme="minorEastAsia" w:hAnsiTheme="minorHAnsi" w:cstheme="minorBidi"/>
                <w:b w:val="0"/>
                <w:noProof/>
                <w:sz w:val="22"/>
                <w:szCs w:val="22"/>
              </w:rPr>
            </w:rPrChange>
          </w:rPr>
          <w:tab/>
        </w:r>
        <w:r w:rsidRPr="00EC1852" w:rsidDel="00915AB6">
          <w:rPr>
            <w:rPrChange w:id="839" w:author="Admin" w:date="2015-07-08T08:55:00Z">
              <w:rPr>
                <w:rStyle w:val="Hyperlink"/>
                <w:noProof/>
              </w:rPr>
            </w:rPrChange>
          </w:rPr>
          <w:delText>Einleitung</w:delText>
        </w:r>
        <w:r w:rsidRPr="00EC1852" w:rsidDel="00915AB6">
          <w:rPr>
            <w:webHidden/>
            <w:rPrChange w:id="840" w:author="Admin" w:date="2015-07-08T08:55:00Z">
              <w:rPr>
                <w:noProof/>
                <w:webHidden/>
              </w:rPr>
            </w:rPrChange>
          </w:rPr>
          <w:tab/>
          <w:delText>1</w:delText>
        </w:r>
        <w:bookmarkStart w:id="841" w:name="_Toc424109334"/>
        <w:bookmarkStart w:id="842" w:name="_Toc424119122"/>
        <w:bookmarkStart w:id="843" w:name="_Toc424132707"/>
        <w:bookmarkEnd w:id="841"/>
        <w:bookmarkEnd w:id="842"/>
        <w:bookmarkEnd w:id="843"/>
      </w:del>
    </w:p>
    <w:p w14:paraId="26F2C3B6" w14:textId="77777777" w:rsidR="00487DC3" w:rsidRPr="00EC1852" w:rsidDel="00915AB6" w:rsidRDefault="00487DC3">
      <w:pPr>
        <w:pStyle w:val="berschrift1"/>
        <w:rPr>
          <w:del w:id="844" w:author="Maximilian Schmitz" w:date="2015-06-17T19:42:00Z"/>
          <w:rFonts w:eastAsiaTheme="minorEastAsia"/>
          <w:rPrChange w:id="845" w:author="Admin" w:date="2015-07-08T08:55:00Z">
            <w:rPr>
              <w:del w:id="846" w:author="Maximilian Schmitz" w:date="2015-06-17T19:42:00Z"/>
              <w:rFonts w:asciiTheme="minorHAnsi" w:eastAsiaTheme="minorEastAsia" w:hAnsiTheme="minorHAnsi" w:cstheme="minorBidi"/>
              <w:b w:val="0"/>
              <w:noProof/>
              <w:sz w:val="22"/>
              <w:szCs w:val="22"/>
            </w:rPr>
          </w:rPrChange>
        </w:rPr>
        <w:pPrChange w:id="847" w:author="Admin" w:date="2015-07-08T13:36:00Z">
          <w:pPr>
            <w:pStyle w:val="Verzeichnis1"/>
            <w:tabs>
              <w:tab w:val="left" w:pos="480"/>
              <w:tab w:val="right" w:leader="dot" w:pos="9062"/>
            </w:tabs>
          </w:pPr>
        </w:pPrChange>
      </w:pPr>
      <w:del w:id="848" w:author="Maximilian Schmitz" w:date="2015-06-17T19:42:00Z">
        <w:r w:rsidRPr="00EC1852" w:rsidDel="00915AB6">
          <w:rPr>
            <w:rPrChange w:id="849" w:author="Admin" w:date="2015-07-08T08:55:00Z">
              <w:rPr>
                <w:rStyle w:val="Hyperlink"/>
                <w:noProof/>
              </w:rPr>
            </w:rPrChange>
          </w:rPr>
          <w:delText>2</w:delText>
        </w:r>
        <w:r w:rsidRPr="00EC1852" w:rsidDel="00915AB6">
          <w:rPr>
            <w:rFonts w:eastAsiaTheme="minorEastAsia"/>
            <w:b w:val="0"/>
            <w:rPrChange w:id="850" w:author="Admin" w:date="2015-07-08T08:55:00Z">
              <w:rPr>
                <w:rFonts w:asciiTheme="minorHAnsi" w:eastAsiaTheme="minorEastAsia" w:hAnsiTheme="minorHAnsi" w:cstheme="minorBidi"/>
                <w:b w:val="0"/>
                <w:noProof/>
                <w:sz w:val="22"/>
                <w:szCs w:val="22"/>
              </w:rPr>
            </w:rPrChange>
          </w:rPr>
          <w:tab/>
        </w:r>
        <w:r w:rsidRPr="00EC1852" w:rsidDel="00915AB6">
          <w:rPr>
            <w:rPrChange w:id="851" w:author="Admin" w:date="2015-07-08T08:55:00Z">
              <w:rPr>
                <w:rStyle w:val="Hyperlink"/>
                <w:noProof/>
              </w:rPr>
            </w:rPrChange>
          </w:rPr>
          <w:delText>Aufgabenstellung</w:delText>
        </w:r>
        <w:r w:rsidRPr="00EC1852" w:rsidDel="00915AB6">
          <w:rPr>
            <w:webHidden/>
            <w:rPrChange w:id="852" w:author="Admin" w:date="2015-07-08T08:55:00Z">
              <w:rPr>
                <w:noProof/>
                <w:webHidden/>
              </w:rPr>
            </w:rPrChange>
          </w:rPr>
          <w:tab/>
          <w:delText>2</w:delText>
        </w:r>
        <w:bookmarkStart w:id="853" w:name="_Toc424109335"/>
        <w:bookmarkStart w:id="854" w:name="_Toc424119123"/>
        <w:bookmarkStart w:id="855" w:name="_Toc424132708"/>
        <w:bookmarkEnd w:id="853"/>
        <w:bookmarkEnd w:id="854"/>
        <w:bookmarkEnd w:id="855"/>
      </w:del>
    </w:p>
    <w:p w14:paraId="4A4AF695" w14:textId="77777777" w:rsidR="00487DC3" w:rsidRPr="00EC1852" w:rsidDel="00915AB6" w:rsidRDefault="00487DC3">
      <w:pPr>
        <w:pStyle w:val="berschrift1"/>
        <w:rPr>
          <w:del w:id="856" w:author="Maximilian Schmitz" w:date="2015-06-17T19:42:00Z"/>
          <w:rFonts w:eastAsiaTheme="minorEastAsia"/>
          <w:rPrChange w:id="857" w:author="Admin" w:date="2015-07-08T08:55:00Z">
            <w:rPr>
              <w:del w:id="858" w:author="Maximilian Schmitz" w:date="2015-06-17T19:42:00Z"/>
              <w:rFonts w:asciiTheme="minorHAnsi" w:eastAsiaTheme="minorEastAsia" w:hAnsiTheme="minorHAnsi" w:cstheme="minorBidi"/>
              <w:b w:val="0"/>
              <w:noProof/>
              <w:sz w:val="22"/>
              <w:szCs w:val="22"/>
            </w:rPr>
          </w:rPrChange>
        </w:rPr>
        <w:pPrChange w:id="859" w:author="Admin" w:date="2015-07-08T13:36:00Z">
          <w:pPr>
            <w:pStyle w:val="Verzeichnis1"/>
            <w:tabs>
              <w:tab w:val="left" w:pos="480"/>
              <w:tab w:val="right" w:leader="dot" w:pos="9062"/>
            </w:tabs>
          </w:pPr>
        </w:pPrChange>
      </w:pPr>
      <w:del w:id="860" w:author="Maximilian Schmitz" w:date="2015-06-17T19:42:00Z">
        <w:r w:rsidRPr="00EC1852" w:rsidDel="00915AB6">
          <w:rPr>
            <w:rPrChange w:id="861" w:author="Admin" w:date="2015-07-08T08:55:00Z">
              <w:rPr>
                <w:rStyle w:val="Hyperlink"/>
                <w:noProof/>
              </w:rPr>
            </w:rPrChange>
          </w:rPr>
          <w:delText>3</w:delText>
        </w:r>
        <w:r w:rsidRPr="00EC1852" w:rsidDel="00915AB6">
          <w:rPr>
            <w:rFonts w:eastAsiaTheme="minorEastAsia"/>
            <w:b w:val="0"/>
            <w:rPrChange w:id="862" w:author="Admin" w:date="2015-07-08T08:55:00Z">
              <w:rPr>
                <w:rFonts w:asciiTheme="minorHAnsi" w:eastAsiaTheme="minorEastAsia" w:hAnsiTheme="minorHAnsi" w:cstheme="minorBidi"/>
                <w:b w:val="0"/>
                <w:noProof/>
                <w:sz w:val="22"/>
                <w:szCs w:val="22"/>
              </w:rPr>
            </w:rPrChange>
          </w:rPr>
          <w:tab/>
        </w:r>
        <w:r w:rsidRPr="00EC1852" w:rsidDel="00915AB6">
          <w:rPr>
            <w:rPrChange w:id="863" w:author="Admin" w:date="2015-07-08T08:55:00Z">
              <w:rPr>
                <w:rStyle w:val="Hyperlink"/>
                <w:noProof/>
              </w:rPr>
            </w:rPrChange>
          </w:rPr>
          <w:delText>Stand der Technik</w:delText>
        </w:r>
        <w:r w:rsidRPr="00EC1852" w:rsidDel="00915AB6">
          <w:rPr>
            <w:webHidden/>
            <w:rPrChange w:id="864" w:author="Admin" w:date="2015-07-08T08:55:00Z">
              <w:rPr>
                <w:noProof/>
                <w:webHidden/>
              </w:rPr>
            </w:rPrChange>
          </w:rPr>
          <w:tab/>
          <w:delText>3</w:delText>
        </w:r>
        <w:bookmarkStart w:id="865" w:name="_Toc424109336"/>
        <w:bookmarkStart w:id="866" w:name="_Toc424119124"/>
        <w:bookmarkStart w:id="867" w:name="_Toc424132709"/>
        <w:bookmarkEnd w:id="865"/>
        <w:bookmarkEnd w:id="866"/>
        <w:bookmarkEnd w:id="867"/>
      </w:del>
    </w:p>
    <w:p w14:paraId="38E292D3" w14:textId="77777777" w:rsidR="00487DC3" w:rsidRPr="00EC1852" w:rsidDel="00915AB6" w:rsidRDefault="00487DC3">
      <w:pPr>
        <w:pStyle w:val="berschrift1"/>
        <w:rPr>
          <w:del w:id="868" w:author="Maximilian Schmitz" w:date="2015-06-17T19:42:00Z"/>
          <w:rFonts w:eastAsiaTheme="minorEastAsia"/>
          <w:rPrChange w:id="869" w:author="Admin" w:date="2015-07-08T08:55:00Z">
            <w:rPr>
              <w:del w:id="870" w:author="Maximilian Schmitz" w:date="2015-06-17T19:42:00Z"/>
              <w:rFonts w:asciiTheme="minorHAnsi" w:eastAsiaTheme="minorEastAsia" w:hAnsiTheme="minorHAnsi" w:cstheme="minorBidi"/>
              <w:noProof/>
              <w:sz w:val="22"/>
              <w:szCs w:val="22"/>
            </w:rPr>
          </w:rPrChange>
        </w:rPr>
        <w:pPrChange w:id="871" w:author="Admin" w:date="2015-07-08T13:36:00Z">
          <w:pPr>
            <w:pStyle w:val="Verzeichnis2"/>
            <w:tabs>
              <w:tab w:val="left" w:pos="720"/>
              <w:tab w:val="right" w:leader="dot" w:pos="9062"/>
            </w:tabs>
          </w:pPr>
        </w:pPrChange>
      </w:pPr>
      <w:del w:id="872" w:author="Maximilian Schmitz" w:date="2015-06-17T19:42:00Z">
        <w:r w:rsidRPr="00EC1852" w:rsidDel="00915AB6">
          <w:rPr>
            <w:rPrChange w:id="873" w:author="Admin" w:date="2015-07-08T08:55:00Z">
              <w:rPr>
                <w:rStyle w:val="Hyperlink"/>
                <w:noProof/>
              </w:rPr>
            </w:rPrChange>
          </w:rPr>
          <w:delText>3.1</w:delText>
        </w:r>
        <w:r w:rsidRPr="00EC1852" w:rsidDel="00915AB6">
          <w:rPr>
            <w:rFonts w:eastAsiaTheme="minorEastAsia"/>
            <w:rPrChange w:id="874" w:author="Admin" w:date="2015-07-08T08:55:00Z">
              <w:rPr>
                <w:rFonts w:asciiTheme="minorHAnsi" w:eastAsiaTheme="minorEastAsia" w:hAnsiTheme="minorHAnsi" w:cstheme="minorBidi"/>
                <w:noProof/>
                <w:sz w:val="22"/>
                <w:szCs w:val="22"/>
              </w:rPr>
            </w:rPrChange>
          </w:rPr>
          <w:tab/>
        </w:r>
        <w:r w:rsidRPr="00EC1852" w:rsidDel="00915AB6">
          <w:rPr>
            <w:rPrChange w:id="875" w:author="Admin" w:date="2015-07-08T08:55:00Z">
              <w:rPr>
                <w:rStyle w:val="Hyperlink"/>
                <w:noProof/>
              </w:rPr>
            </w:rPrChange>
          </w:rPr>
          <w:delText>Einleitung</w:delText>
        </w:r>
        <w:r w:rsidRPr="00EC1852" w:rsidDel="00915AB6">
          <w:rPr>
            <w:webHidden/>
            <w:rPrChange w:id="876" w:author="Admin" w:date="2015-07-08T08:55:00Z">
              <w:rPr>
                <w:noProof/>
                <w:webHidden/>
              </w:rPr>
            </w:rPrChange>
          </w:rPr>
          <w:tab/>
          <w:delText>3</w:delText>
        </w:r>
        <w:bookmarkStart w:id="877" w:name="_Toc424109337"/>
        <w:bookmarkStart w:id="878" w:name="_Toc424119125"/>
        <w:bookmarkStart w:id="879" w:name="_Toc424132710"/>
        <w:bookmarkEnd w:id="877"/>
        <w:bookmarkEnd w:id="878"/>
        <w:bookmarkEnd w:id="879"/>
      </w:del>
    </w:p>
    <w:p w14:paraId="67277EF8" w14:textId="77777777" w:rsidR="00487DC3" w:rsidRPr="00EC1852" w:rsidDel="00915AB6" w:rsidRDefault="00487DC3">
      <w:pPr>
        <w:pStyle w:val="berschrift1"/>
        <w:rPr>
          <w:del w:id="880" w:author="Maximilian Schmitz" w:date="2015-06-17T19:42:00Z"/>
          <w:rFonts w:eastAsiaTheme="minorEastAsia"/>
          <w:rPrChange w:id="881" w:author="Admin" w:date="2015-07-08T08:55:00Z">
            <w:rPr>
              <w:del w:id="882" w:author="Maximilian Schmitz" w:date="2015-06-17T19:42:00Z"/>
              <w:rFonts w:asciiTheme="minorHAnsi" w:eastAsiaTheme="minorEastAsia" w:hAnsiTheme="minorHAnsi" w:cstheme="minorBidi"/>
              <w:noProof/>
              <w:sz w:val="22"/>
              <w:szCs w:val="22"/>
            </w:rPr>
          </w:rPrChange>
        </w:rPr>
        <w:pPrChange w:id="883" w:author="Admin" w:date="2015-07-08T13:36:00Z">
          <w:pPr>
            <w:pStyle w:val="Verzeichnis2"/>
            <w:tabs>
              <w:tab w:val="left" w:pos="720"/>
              <w:tab w:val="right" w:leader="dot" w:pos="9062"/>
            </w:tabs>
          </w:pPr>
        </w:pPrChange>
      </w:pPr>
      <w:del w:id="884" w:author="Maximilian Schmitz" w:date="2015-06-17T19:42:00Z">
        <w:r w:rsidRPr="00EC1852" w:rsidDel="00915AB6">
          <w:rPr>
            <w:rPrChange w:id="885" w:author="Admin" w:date="2015-07-08T08:55:00Z">
              <w:rPr>
                <w:rStyle w:val="Hyperlink"/>
                <w:noProof/>
              </w:rPr>
            </w:rPrChange>
          </w:rPr>
          <w:delText>3.2</w:delText>
        </w:r>
        <w:r w:rsidRPr="00EC1852" w:rsidDel="00915AB6">
          <w:rPr>
            <w:rFonts w:eastAsiaTheme="minorEastAsia"/>
            <w:rPrChange w:id="886" w:author="Admin" w:date="2015-07-08T08:55:00Z">
              <w:rPr>
                <w:rFonts w:asciiTheme="minorHAnsi" w:eastAsiaTheme="minorEastAsia" w:hAnsiTheme="minorHAnsi" w:cstheme="minorBidi"/>
                <w:noProof/>
                <w:sz w:val="22"/>
                <w:szCs w:val="22"/>
              </w:rPr>
            </w:rPrChange>
          </w:rPr>
          <w:tab/>
        </w:r>
        <w:r w:rsidRPr="00EC1852" w:rsidDel="00915AB6">
          <w:rPr>
            <w:rPrChange w:id="887" w:author="Admin" w:date="2015-07-08T08:55:00Z">
              <w:rPr>
                <w:rStyle w:val="Hyperlink"/>
                <w:noProof/>
              </w:rPr>
            </w:rPrChange>
          </w:rPr>
          <w:delText>Game Engine</w:delText>
        </w:r>
        <w:r w:rsidRPr="00EC1852" w:rsidDel="00915AB6">
          <w:rPr>
            <w:webHidden/>
            <w:rPrChange w:id="888" w:author="Admin" w:date="2015-07-08T08:55:00Z">
              <w:rPr>
                <w:noProof/>
                <w:webHidden/>
              </w:rPr>
            </w:rPrChange>
          </w:rPr>
          <w:tab/>
          <w:delText>3</w:delText>
        </w:r>
        <w:bookmarkStart w:id="889" w:name="_Toc424109338"/>
        <w:bookmarkStart w:id="890" w:name="_Toc424119126"/>
        <w:bookmarkStart w:id="891" w:name="_Toc424132711"/>
        <w:bookmarkEnd w:id="889"/>
        <w:bookmarkEnd w:id="890"/>
        <w:bookmarkEnd w:id="891"/>
      </w:del>
    </w:p>
    <w:p w14:paraId="713ED385" w14:textId="77777777" w:rsidR="00487DC3" w:rsidRPr="00EC1852" w:rsidDel="00915AB6" w:rsidRDefault="00487DC3">
      <w:pPr>
        <w:pStyle w:val="berschrift1"/>
        <w:rPr>
          <w:del w:id="892" w:author="Maximilian Schmitz" w:date="2015-06-17T19:42:00Z"/>
          <w:rFonts w:eastAsiaTheme="minorEastAsia"/>
          <w:rPrChange w:id="893" w:author="Admin" w:date="2015-07-08T08:55:00Z">
            <w:rPr>
              <w:del w:id="894" w:author="Maximilian Schmitz" w:date="2015-06-17T19:42:00Z"/>
              <w:rFonts w:asciiTheme="minorHAnsi" w:eastAsiaTheme="minorEastAsia" w:hAnsiTheme="minorHAnsi" w:cstheme="minorBidi"/>
              <w:noProof/>
              <w:sz w:val="22"/>
              <w:szCs w:val="22"/>
            </w:rPr>
          </w:rPrChange>
        </w:rPr>
        <w:pPrChange w:id="895" w:author="Admin" w:date="2015-07-08T13:36:00Z">
          <w:pPr>
            <w:pStyle w:val="Verzeichnis3"/>
            <w:tabs>
              <w:tab w:val="left" w:pos="1200"/>
              <w:tab w:val="right" w:leader="dot" w:pos="9062"/>
            </w:tabs>
          </w:pPr>
        </w:pPrChange>
      </w:pPr>
      <w:del w:id="896" w:author="Maximilian Schmitz" w:date="2015-06-17T19:42:00Z">
        <w:r w:rsidRPr="00EC1852" w:rsidDel="00915AB6">
          <w:rPr>
            <w:rPrChange w:id="897" w:author="Admin" w:date="2015-07-08T08:55:00Z">
              <w:rPr>
                <w:rStyle w:val="Hyperlink"/>
                <w:noProof/>
              </w:rPr>
            </w:rPrChange>
          </w:rPr>
          <w:delText>3.2.1</w:delText>
        </w:r>
        <w:r w:rsidRPr="00EC1852" w:rsidDel="00915AB6">
          <w:rPr>
            <w:rFonts w:eastAsiaTheme="minorEastAsia"/>
            <w:rPrChange w:id="898" w:author="Admin" w:date="2015-07-08T08:55:00Z">
              <w:rPr>
                <w:rFonts w:asciiTheme="minorHAnsi" w:eastAsiaTheme="minorEastAsia" w:hAnsiTheme="minorHAnsi" w:cstheme="minorBidi"/>
                <w:noProof/>
                <w:sz w:val="22"/>
                <w:szCs w:val="22"/>
              </w:rPr>
            </w:rPrChange>
          </w:rPr>
          <w:tab/>
        </w:r>
        <w:r w:rsidRPr="00EC1852" w:rsidDel="00915AB6">
          <w:rPr>
            <w:rPrChange w:id="899" w:author="Admin" w:date="2015-07-08T08:55:00Z">
              <w:rPr>
                <w:rStyle w:val="Hyperlink"/>
                <w:noProof/>
              </w:rPr>
            </w:rPrChange>
          </w:rPr>
          <w:delText>Grundsätzliches</w:delText>
        </w:r>
        <w:r w:rsidRPr="00EC1852" w:rsidDel="00915AB6">
          <w:rPr>
            <w:webHidden/>
            <w:rPrChange w:id="900" w:author="Admin" w:date="2015-07-08T08:55:00Z">
              <w:rPr>
                <w:noProof/>
                <w:webHidden/>
              </w:rPr>
            </w:rPrChange>
          </w:rPr>
          <w:tab/>
          <w:delText>3</w:delText>
        </w:r>
        <w:bookmarkStart w:id="901" w:name="_Toc424109339"/>
        <w:bookmarkStart w:id="902" w:name="_Toc424119127"/>
        <w:bookmarkStart w:id="903" w:name="_Toc424132712"/>
        <w:bookmarkEnd w:id="901"/>
        <w:bookmarkEnd w:id="902"/>
        <w:bookmarkEnd w:id="903"/>
      </w:del>
    </w:p>
    <w:p w14:paraId="124596F2" w14:textId="77777777" w:rsidR="00487DC3" w:rsidRPr="00EC1852" w:rsidDel="00915AB6" w:rsidRDefault="00487DC3">
      <w:pPr>
        <w:pStyle w:val="berschrift1"/>
        <w:rPr>
          <w:del w:id="904" w:author="Maximilian Schmitz" w:date="2015-06-17T19:42:00Z"/>
          <w:rFonts w:eastAsiaTheme="minorEastAsia"/>
          <w:rPrChange w:id="905" w:author="Admin" w:date="2015-07-08T08:55:00Z">
            <w:rPr>
              <w:del w:id="906" w:author="Maximilian Schmitz" w:date="2015-06-17T19:42:00Z"/>
              <w:rFonts w:asciiTheme="minorHAnsi" w:eastAsiaTheme="minorEastAsia" w:hAnsiTheme="minorHAnsi" w:cstheme="minorBidi"/>
              <w:noProof/>
              <w:sz w:val="22"/>
              <w:szCs w:val="22"/>
            </w:rPr>
          </w:rPrChange>
        </w:rPr>
        <w:pPrChange w:id="907" w:author="Admin" w:date="2015-07-08T13:36:00Z">
          <w:pPr>
            <w:pStyle w:val="Verzeichnis3"/>
            <w:tabs>
              <w:tab w:val="left" w:pos="1200"/>
              <w:tab w:val="right" w:leader="dot" w:pos="9062"/>
            </w:tabs>
          </w:pPr>
        </w:pPrChange>
      </w:pPr>
      <w:del w:id="908" w:author="Maximilian Schmitz" w:date="2015-06-17T19:42:00Z">
        <w:r w:rsidRPr="00EC1852" w:rsidDel="00915AB6">
          <w:rPr>
            <w:rPrChange w:id="909" w:author="Admin" w:date="2015-07-08T08:55:00Z">
              <w:rPr>
                <w:rStyle w:val="Hyperlink"/>
                <w:noProof/>
              </w:rPr>
            </w:rPrChange>
          </w:rPr>
          <w:delText>3.2.2</w:delText>
        </w:r>
        <w:r w:rsidRPr="00EC1852" w:rsidDel="00915AB6">
          <w:rPr>
            <w:rFonts w:eastAsiaTheme="minorEastAsia"/>
            <w:rPrChange w:id="910" w:author="Admin" w:date="2015-07-08T08:55:00Z">
              <w:rPr>
                <w:rFonts w:asciiTheme="minorHAnsi" w:eastAsiaTheme="minorEastAsia" w:hAnsiTheme="minorHAnsi" w:cstheme="minorBidi"/>
                <w:noProof/>
                <w:sz w:val="22"/>
                <w:szCs w:val="22"/>
              </w:rPr>
            </w:rPrChange>
          </w:rPr>
          <w:tab/>
        </w:r>
        <w:r w:rsidRPr="00EC1852" w:rsidDel="00915AB6">
          <w:rPr>
            <w:rPrChange w:id="911" w:author="Admin" w:date="2015-07-08T08:55:00Z">
              <w:rPr>
                <w:rStyle w:val="Hyperlink"/>
                <w:noProof/>
              </w:rPr>
            </w:rPrChange>
          </w:rPr>
          <w:delText>Source Engine</w:delText>
        </w:r>
        <w:r w:rsidRPr="00EC1852" w:rsidDel="00915AB6">
          <w:rPr>
            <w:webHidden/>
            <w:rPrChange w:id="912" w:author="Admin" w:date="2015-07-08T08:55:00Z">
              <w:rPr>
                <w:noProof/>
                <w:webHidden/>
              </w:rPr>
            </w:rPrChange>
          </w:rPr>
          <w:tab/>
          <w:delText>3</w:delText>
        </w:r>
        <w:bookmarkStart w:id="913" w:name="_Toc424109340"/>
        <w:bookmarkStart w:id="914" w:name="_Toc424119128"/>
        <w:bookmarkStart w:id="915" w:name="_Toc424132713"/>
        <w:bookmarkEnd w:id="913"/>
        <w:bookmarkEnd w:id="914"/>
        <w:bookmarkEnd w:id="915"/>
      </w:del>
    </w:p>
    <w:p w14:paraId="12BC7EAF" w14:textId="77777777" w:rsidR="00487DC3" w:rsidRPr="00EC1852" w:rsidDel="00915AB6" w:rsidRDefault="00487DC3">
      <w:pPr>
        <w:pStyle w:val="berschrift1"/>
        <w:rPr>
          <w:del w:id="916" w:author="Maximilian Schmitz" w:date="2015-06-17T19:42:00Z"/>
          <w:rFonts w:eastAsiaTheme="minorEastAsia"/>
          <w:rPrChange w:id="917" w:author="Admin" w:date="2015-07-08T08:55:00Z">
            <w:rPr>
              <w:del w:id="918" w:author="Maximilian Schmitz" w:date="2015-06-17T19:42:00Z"/>
              <w:rFonts w:asciiTheme="minorHAnsi" w:eastAsiaTheme="minorEastAsia" w:hAnsiTheme="minorHAnsi" w:cstheme="minorBidi"/>
              <w:noProof/>
              <w:sz w:val="22"/>
              <w:szCs w:val="22"/>
            </w:rPr>
          </w:rPrChange>
        </w:rPr>
        <w:pPrChange w:id="919" w:author="Admin" w:date="2015-07-08T13:36:00Z">
          <w:pPr>
            <w:pStyle w:val="Verzeichnis3"/>
            <w:tabs>
              <w:tab w:val="left" w:pos="1200"/>
              <w:tab w:val="right" w:leader="dot" w:pos="9062"/>
            </w:tabs>
          </w:pPr>
        </w:pPrChange>
      </w:pPr>
      <w:del w:id="920" w:author="Maximilian Schmitz" w:date="2015-06-17T19:42:00Z">
        <w:r w:rsidRPr="00EC1852" w:rsidDel="00915AB6">
          <w:rPr>
            <w:rPrChange w:id="921" w:author="Admin" w:date="2015-07-08T08:55:00Z">
              <w:rPr>
                <w:rStyle w:val="Hyperlink"/>
                <w:noProof/>
              </w:rPr>
            </w:rPrChange>
          </w:rPr>
          <w:delText>3.2.3</w:delText>
        </w:r>
        <w:r w:rsidRPr="00EC1852" w:rsidDel="00915AB6">
          <w:rPr>
            <w:rFonts w:eastAsiaTheme="minorEastAsia"/>
            <w:rPrChange w:id="922" w:author="Admin" w:date="2015-07-08T08:55:00Z">
              <w:rPr>
                <w:rFonts w:asciiTheme="minorHAnsi" w:eastAsiaTheme="minorEastAsia" w:hAnsiTheme="minorHAnsi" w:cstheme="minorBidi"/>
                <w:noProof/>
                <w:sz w:val="22"/>
                <w:szCs w:val="22"/>
              </w:rPr>
            </w:rPrChange>
          </w:rPr>
          <w:tab/>
        </w:r>
        <w:r w:rsidRPr="00EC1852" w:rsidDel="00915AB6">
          <w:rPr>
            <w:rPrChange w:id="923" w:author="Admin" w:date="2015-07-08T08:55:00Z">
              <w:rPr>
                <w:rStyle w:val="Hyperlink"/>
                <w:noProof/>
              </w:rPr>
            </w:rPrChange>
          </w:rPr>
          <w:delText>Unity</w:delText>
        </w:r>
        <w:r w:rsidRPr="00EC1852" w:rsidDel="00915AB6">
          <w:rPr>
            <w:webHidden/>
            <w:rPrChange w:id="924" w:author="Admin" w:date="2015-07-08T08:55:00Z">
              <w:rPr>
                <w:noProof/>
                <w:webHidden/>
              </w:rPr>
            </w:rPrChange>
          </w:rPr>
          <w:tab/>
          <w:delText>4</w:delText>
        </w:r>
        <w:bookmarkStart w:id="925" w:name="_Toc424109341"/>
        <w:bookmarkStart w:id="926" w:name="_Toc424119129"/>
        <w:bookmarkStart w:id="927" w:name="_Toc424132714"/>
        <w:bookmarkEnd w:id="925"/>
        <w:bookmarkEnd w:id="926"/>
        <w:bookmarkEnd w:id="927"/>
      </w:del>
    </w:p>
    <w:p w14:paraId="6454BEF6" w14:textId="77777777" w:rsidR="00487DC3" w:rsidRPr="00EC1852" w:rsidDel="00915AB6" w:rsidRDefault="00487DC3">
      <w:pPr>
        <w:pStyle w:val="berschrift1"/>
        <w:rPr>
          <w:del w:id="928" w:author="Maximilian Schmitz" w:date="2015-06-17T19:42:00Z"/>
          <w:rFonts w:eastAsiaTheme="minorEastAsia"/>
          <w:rPrChange w:id="929" w:author="Admin" w:date="2015-07-08T08:55:00Z">
            <w:rPr>
              <w:del w:id="930" w:author="Maximilian Schmitz" w:date="2015-06-17T19:42:00Z"/>
              <w:rFonts w:asciiTheme="minorHAnsi" w:eastAsiaTheme="minorEastAsia" w:hAnsiTheme="minorHAnsi" w:cstheme="minorBidi"/>
              <w:noProof/>
              <w:sz w:val="22"/>
              <w:szCs w:val="22"/>
            </w:rPr>
          </w:rPrChange>
        </w:rPr>
        <w:pPrChange w:id="931" w:author="Admin" w:date="2015-07-08T13:36:00Z">
          <w:pPr>
            <w:pStyle w:val="Verzeichnis3"/>
            <w:tabs>
              <w:tab w:val="left" w:pos="1200"/>
              <w:tab w:val="right" w:leader="dot" w:pos="9062"/>
            </w:tabs>
          </w:pPr>
        </w:pPrChange>
      </w:pPr>
      <w:del w:id="932" w:author="Maximilian Schmitz" w:date="2015-06-17T19:42:00Z">
        <w:r w:rsidRPr="00EC1852" w:rsidDel="00915AB6">
          <w:rPr>
            <w:rPrChange w:id="933" w:author="Admin" w:date="2015-07-08T08:55:00Z">
              <w:rPr>
                <w:rStyle w:val="Hyperlink"/>
                <w:noProof/>
                <w:lang w:val="en-US"/>
              </w:rPr>
            </w:rPrChange>
          </w:rPr>
          <w:delText>3.2.4</w:delText>
        </w:r>
        <w:r w:rsidRPr="00EC1852" w:rsidDel="00915AB6">
          <w:rPr>
            <w:rFonts w:eastAsiaTheme="minorEastAsia"/>
            <w:rPrChange w:id="934" w:author="Admin" w:date="2015-07-08T08:55:00Z">
              <w:rPr>
                <w:rFonts w:asciiTheme="minorHAnsi" w:eastAsiaTheme="minorEastAsia" w:hAnsiTheme="minorHAnsi" w:cstheme="minorBidi"/>
                <w:noProof/>
                <w:sz w:val="22"/>
                <w:szCs w:val="22"/>
              </w:rPr>
            </w:rPrChange>
          </w:rPr>
          <w:tab/>
        </w:r>
        <w:r w:rsidRPr="00EC1852" w:rsidDel="00915AB6">
          <w:rPr>
            <w:rPrChange w:id="935" w:author="Admin" w:date="2015-07-08T08:55:00Z">
              <w:rPr>
                <w:rStyle w:val="Hyperlink"/>
                <w:noProof/>
                <w:lang w:val="en-US"/>
              </w:rPr>
            </w:rPrChange>
          </w:rPr>
          <w:delText>Unreal Engine 4</w:delText>
        </w:r>
        <w:r w:rsidRPr="00EC1852" w:rsidDel="00915AB6">
          <w:rPr>
            <w:webHidden/>
            <w:rPrChange w:id="936" w:author="Admin" w:date="2015-07-08T08:55:00Z">
              <w:rPr>
                <w:noProof/>
                <w:webHidden/>
              </w:rPr>
            </w:rPrChange>
          </w:rPr>
          <w:tab/>
          <w:delText>4</w:delText>
        </w:r>
        <w:bookmarkStart w:id="937" w:name="_Toc424109342"/>
        <w:bookmarkStart w:id="938" w:name="_Toc424119130"/>
        <w:bookmarkStart w:id="939" w:name="_Toc424132715"/>
        <w:bookmarkEnd w:id="937"/>
        <w:bookmarkEnd w:id="938"/>
        <w:bookmarkEnd w:id="939"/>
      </w:del>
    </w:p>
    <w:p w14:paraId="222ED6D5" w14:textId="77777777" w:rsidR="00487DC3" w:rsidRPr="00EC1852" w:rsidDel="00915AB6" w:rsidRDefault="00487DC3">
      <w:pPr>
        <w:pStyle w:val="berschrift1"/>
        <w:rPr>
          <w:del w:id="940" w:author="Maximilian Schmitz" w:date="2015-06-17T19:42:00Z"/>
          <w:rFonts w:eastAsiaTheme="minorEastAsia"/>
          <w:rPrChange w:id="941" w:author="Admin" w:date="2015-07-08T08:55:00Z">
            <w:rPr>
              <w:del w:id="942" w:author="Maximilian Schmitz" w:date="2015-06-17T19:42:00Z"/>
              <w:rFonts w:asciiTheme="minorHAnsi" w:eastAsiaTheme="minorEastAsia" w:hAnsiTheme="minorHAnsi" w:cstheme="minorBidi"/>
              <w:noProof/>
              <w:sz w:val="22"/>
              <w:szCs w:val="22"/>
            </w:rPr>
          </w:rPrChange>
        </w:rPr>
        <w:pPrChange w:id="943" w:author="Admin" w:date="2015-07-08T13:36:00Z">
          <w:pPr>
            <w:pStyle w:val="Verzeichnis3"/>
            <w:tabs>
              <w:tab w:val="left" w:pos="1200"/>
              <w:tab w:val="right" w:leader="dot" w:pos="9062"/>
            </w:tabs>
          </w:pPr>
        </w:pPrChange>
      </w:pPr>
      <w:del w:id="944" w:author="Maximilian Schmitz" w:date="2015-06-17T19:42:00Z">
        <w:r w:rsidRPr="00EC1852" w:rsidDel="00915AB6">
          <w:rPr>
            <w:rPrChange w:id="945" w:author="Admin" w:date="2015-07-08T08:55:00Z">
              <w:rPr>
                <w:rStyle w:val="Hyperlink"/>
                <w:noProof/>
              </w:rPr>
            </w:rPrChange>
          </w:rPr>
          <w:delText>3.2.5</w:delText>
        </w:r>
        <w:r w:rsidRPr="00EC1852" w:rsidDel="00915AB6">
          <w:rPr>
            <w:rFonts w:eastAsiaTheme="minorEastAsia"/>
            <w:rPrChange w:id="946" w:author="Admin" w:date="2015-07-08T08:55:00Z">
              <w:rPr>
                <w:rFonts w:asciiTheme="minorHAnsi" w:eastAsiaTheme="minorEastAsia" w:hAnsiTheme="minorHAnsi" w:cstheme="minorBidi"/>
                <w:noProof/>
                <w:sz w:val="22"/>
                <w:szCs w:val="22"/>
              </w:rPr>
            </w:rPrChange>
          </w:rPr>
          <w:tab/>
        </w:r>
        <w:r w:rsidRPr="00EC1852" w:rsidDel="00915AB6">
          <w:rPr>
            <w:rPrChange w:id="947" w:author="Admin" w:date="2015-07-08T08:55:00Z">
              <w:rPr>
                <w:rStyle w:val="Hyperlink"/>
                <w:noProof/>
              </w:rPr>
            </w:rPrChange>
          </w:rPr>
          <w:delText>Verwendung im Projekt</w:delText>
        </w:r>
        <w:r w:rsidRPr="00EC1852" w:rsidDel="00915AB6">
          <w:rPr>
            <w:webHidden/>
            <w:rPrChange w:id="948" w:author="Admin" w:date="2015-07-08T08:55:00Z">
              <w:rPr>
                <w:noProof/>
                <w:webHidden/>
              </w:rPr>
            </w:rPrChange>
          </w:rPr>
          <w:tab/>
          <w:delText>5</w:delText>
        </w:r>
        <w:bookmarkStart w:id="949" w:name="_Toc424109343"/>
        <w:bookmarkStart w:id="950" w:name="_Toc424119131"/>
        <w:bookmarkStart w:id="951" w:name="_Toc424132716"/>
        <w:bookmarkEnd w:id="949"/>
        <w:bookmarkEnd w:id="950"/>
        <w:bookmarkEnd w:id="951"/>
      </w:del>
    </w:p>
    <w:p w14:paraId="79F47FB1" w14:textId="77777777" w:rsidR="00487DC3" w:rsidRPr="00EC1852" w:rsidDel="00915AB6" w:rsidRDefault="00487DC3">
      <w:pPr>
        <w:pStyle w:val="berschrift1"/>
        <w:rPr>
          <w:del w:id="952" w:author="Maximilian Schmitz" w:date="2015-06-17T19:42:00Z"/>
          <w:rFonts w:eastAsiaTheme="minorEastAsia"/>
          <w:rPrChange w:id="953" w:author="Admin" w:date="2015-07-08T08:55:00Z">
            <w:rPr>
              <w:del w:id="954" w:author="Maximilian Schmitz" w:date="2015-06-17T19:42:00Z"/>
              <w:rFonts w:asciiTheme="minorHAnsi" w:eastAsiaTheme="minorEastAsia" w:hAnsiTheme="minorHAnsi" w:cstheme="minorBidi"/>
              <w:noProof/>
              <w:sz w:val="22"/>
              <w:szCs w:val="22"/>
            </w:rPr>
          </w:rPrChange>
        </w:rPr>
        <w:pPrChange w:id="955" w:author="Admin" w:date="2015-07-08T13:36:00Z">
          <w:pPr>
            <w:pStyle w:val="Verzeichnis2"/>
            <w:tabs>
              <w:tab w:val="left" w:pos="720"/>
              <w:tab w:val="right" w:leader="dot" w:pos="9062"/>
            </w:tabs>
          </w:pPr>
        </w:pPrChange>
      </w:pPr>
      <w:del w:id="956" w:author="Maximilian Schmitz" w:date="2015-06-17T19:42:00Z">
        <w:r w:rsidRPr="00EC1852" w:rsidDel="00915AB6">
          <w:rPr>
            <w:rPrChange w:id="957" w:author="Admin" w:date="2015-07-08T08:55:00Z">
              <w:rPr>
                <w:rStyle w:val="Hyperlink"/>
                <w:noProof/>
              </w:rPr>
            </w:rPrChange>
          </w:rPr>
          <w:delText>3.3</w:delText>
        </w:r>
        <w:r w:rsidRPr="00EC1852" w:rsidDel="00915AB6">
          <w:rPr>
            <w:rFonts w:eastAsiaTheme="minorEastAsia"/>
            <w:rPrChange w:id="958" w:author="Admin" w:date="2015-07-08T08:55:00Z">
              <w:rPr>
                <w:rFonts w:asciiTheme="minorHAnsi" w:eastAsiaTheme="minorEastAsia" w:hAnsiTheme="minorHAnsi" w:cstheme="minorBidi"/>
                <w:noProof/>
                <w:sz w:val="22"/>
                <w:szCs w:val="22"/>
              </w:rPr>
            </w:rPrChange>
          </w:rPr>
          <w:tab/>
        </w:r>
        <w:r w:rsidRPr="00EC1852" w:rsidDel="00915AB6">
          <w:rPr>
            <w:rPrChange w:id="959" w:author="Admin" w:date="2015-07-08T08:55:00Z">
              <w:rPr>
                <w:rStyle w:val="Hyperlink"/>
                <w:noProof/>
              </w:rPr>
            </w:rPrChange>
          </w:rPr>
          <w:delText>Scripting-Ansatz</w:delText>
        </w:r>
        <w:r w:rsidRPr="00EC1852" w:rsidDel="00915AB6">
          <w:rPr>
            <w:webHidden/>
            <w:rPrChange w:id="960" w:author="Admin" w:date="2015-07-08T08:55:00Z">
              <w:rPr>
                <w:noProof/>
                <w:webHidden/>
              </w:rPr>
            </w:rPrChange>
          </w:rPr>
          <w:tab/>
          <w:delText>5</w:delText>
        </w:r>
        <w:bookmarkStart w:id="961" w:name="_Toc424109344"/>
        <w:bookmarkStart w:id="962" w:name="_Toc424119132"/>
        <w:bookmarkStart w:id="963" w:name="_Toc424132717"/>
        <w:bookmarkEnd w:id="961"/>
        <w:bookmarkEnd w:id="962"/>
        <w:bookmarkEnd w:id="963"/>
      </w:del>
    </w:p>
    <w:p w14:paraId="33D3B318" w14:textId="77777777" w:rsidR="00487DC3" w:rsidRPr="00EC1852" w:rsidDel="00915AB6" w:rsidRDefault="00487DC3">
      <w:pPr>
        <w:pStyle w:val="berschrift1"/>
        <w:rPr>
          <w:del w:id="964" w:author="Maximilian Schmitz" w:date="2015-06-17T19:42:00Z"/>
          <w:rFonts w:eastAsiaTheme="minorEastAsia"/>
          <w:rPrChange w:id="965" w:author="Admin" w:date="2015-07-08T08:55:00Z">
            <w:rPr>
              <w:del w:id="966" w:author="Maximilian Schmitz" w:date="2015-06-17T19:42:00Z"/>
              <w:rFonts w:asciiTheme="minorHAnsi" w:eastAsiaTheme="minorEastAsia" w:hAnsiTheme="minorHAnsi" w:cstheme="minorBidi"/>
              <w:noProof/>
              <w:sz w:val="22"/>
              <w:szCs w:val="22"/>
            </w:rPr>
          </w:rPrChange>
        </w:rPr>
        <w:pPrChange w:id="967" w:author="Admin" w:date="2015-07-08T13:36:00Z">
          <w:pPr>
            <w:pStyle w:val="Verzeichnis3"/>
            <w:tabs>
              <w:tab w:val="left" w:pos="1200"/>
              <w:tab w:val="right" w:leader="dot" w:pos="9062"/>
            </w:tabs>
          </w:pPr>
        </w:pPrChange>
      </w:pPr>
      <w:del w:id="968" w:author="Maximilian Schmitz" w:date="2015-06-17T19:42:00Z">
        <w:r w:rsidRPr="00EC1852" w:rsidDel="00915AB6">
          <w:rPr>
            <w:rPrChange w:id="969" w:author="Admin" w:date="2015-07-08T08:55:00Z">
              <w:rPr>
                <w:rStyle w:val="Hyperlink"/>
                <w:noProof/>
              </w:rPr>
            </w:rPrChange>
          </w:rPr>
          <w:delText>3.3.1</w:delText>
        </w:r>
        <w:r w:rsidRPr="00EC1852" w:rsidDel="00915AB6">
          <w:rPr>
            <w:rFonts w:eastAsiaTheme="minorEastAsia"/>
            <w:rPrChange w:id="970" w:author="Admin" w:date="2015-07-08T08:55:00Z">
              <w:rPr>
                <w:rFonts w:asciiTheme="minorHAnsi" w:eastAsiaTheme="minorEastAsia" w:hAnsiTheme="minorHAnsi" w:cstheme="minorBidi"/>
                <w:noProof/>
                <w:sz w:val="22"/>
                <w:szCs w:val="22"/>
              </w:rPr>
            </w:rPrChange>
          </w:rPr>
          <w:tab/>
        </w:r>
        <w:r w:rsidRPr="00EC1852" w:rsidDel="00915AB6">
          <w:rPr>
            <w:rPrChange w:id="971" w:author="Admin" w:date="2015-07-08T08:55:00Z">
              <w:rPr>
                <w:rStyle w:val="Hyperlink"/>
                <w:noProof/>
              </w:rPr>
            </w:rPrChange>
          </w:rPr>
          <w:delText>Grundsätzliches</w:delText>
        </w:r>
        <w:r w:rsidRPr="00EC1852" w:rsidDel="00915AB6">
          <w:rPr>
            <w:webHidden/>
            <w:rPrChange w:id="972" w:author="Admin" w:date="2015-07-08T08:55:00Z">
              <w:rPr>
                <w:noProof/>
                <w:webHidden/>
              </w:rPr>
            </w:rPrChange>
          </w:rPr>
          <w:tab/>
          <w:delText>5</w:delText>
        </w:r>
        <w:bookmarkStart w:id="973" w:name="_Toc424109345"/>
        <w:bookmarkStart w:id="974" w:name="_Toc424119133"/>
        <w:bookmarkStart w:id="975" w:name="_Toc424132718"/>
        <w:bookmarkEnd w:id="973"/>
        <w:bookmarkEnd w:id="974"/>
        <w:bookmarkEnd w:id="975"/>
      </w:del>
    </w:p>
    <w:p w14:paraId="5B8A7B0E" w14:textId="77777777" w:rsidR="00487DC3" w:rsidRPr="00EC1852" w:rsidDel="00915AB6" w:rsidRDefault="00487DC3">
      <w:pPr>
        <w:pStyle w:val="berschrift1"/>
        <w:rPr>
          <w:del w:id="976" w:author="Maximilian Schmitz" w:date="2015-06-17T19:42:00Z"/>
          <w:rFonts w:eastAsiaTheme="minorEastAsia"/>
          <w:rPrChange w:id="977" w:author="Admin" w:date="2015-07-08T08:55:00Z">
            <w:rPr>
              <w:del w:id="978" w:author="Maximilian Schmitz" w:date="2015-06-17T19:42:00Z"/>
              <w:rFonts w:asciiTheme="minorHAnsi" w:eastAsiaTheme="minorEastAsia" w:hAnsiTheme="minorHAnsi" w:cstheme="minorBidi"/>
              <w:noProof/>
              <w:sz w:val="22"/>
              <w:szCs w:val="22"/>
            </w:rPr>
          </w:rPrChange>
        </w:rPr>
        <w:pPrChange w:id="979" w:author="Admin" w:date="2015-07-08T13:36:00Z">
          <w:pPr>
            <w:pStyle w:val="Verzeichnis3"/>
            <w:tabs>
              <w:tab w:val="left" w:pos="1200"/>
              <w:tab w:val="right" w:leader="dot" w:pos="9062"/>
            </w:tabs>
          </w:pPr>
        </w:pPrChange>
      </w:pPr>
      <w:del w:id="980" w:author="Maximilian Schmitz" w:date="2015-06-17T19:42:00Z">
        <w:r w:rsidRPr="00EC1852" w:rsidDel="00915AB6">
          <w:rPr>
            <w:rPrChange w:id="981" w:author="Admin" w:date="2015-07-08T08:55:00Z">
              <w:rPr>
                <w:rStyle w:val="Hyperlink"/>
                <w:noProof/>
              </w:rPr>
            </w:rPrChange>
          </w:rPr>
          <w:delText>3.3.2</w:delText>
        </w:r>
        <w:r w:rsidRPr="00EC1852" w:rsidDel="00915AB6">
          <w:rPr>
            <w:rFonts w:eastAsiaTheme="minorEastAsia"/>
            <w:rPrChange w:id="982" w:author="Admin" w:date="2015-07-08T08:55:00Z">
              <w:rPr>
                <w:rFonts w:asciiTheme="minorHAnsi" w:eastAsiaTheme="minorEastAsia" w:hAnsiTheme="minorHAnsi" w:cstheme="minorBidi"/>
                <w:noProof/>
                <w:sz w:val="22"/>
                <w:szCs w:val="22"/>
              </w:rPr>
            </w:rPrChange>
          </w:rPr>
          <w:tab/>
        </w:r>
        <w:r w:rsidRPr="00EC1852" w:rsidDel="00915AB6">
          <w:rPr>
            <w:rPrChange w:id="983" w:author="Admin" w:date="2015-07-08T08:55:00Z">
              <w:rPr>
                <w:rStyle w:val="Hyperlink"/>
                <w:noProof/>
              </w:rPr>
            </w:rPrChange>
          </w:rPr>
          <w:delText>Lua</w:delText>
        </w:r>
        <w:r w:rsidRPr="00EC1852" w:rsidDel="00915AB6">
          <w:rPr>
            <w:webHidden/>
            <w:rPrChange w:id="984" w:author="Admin" w:date="2015-07-08T08:55:00Z">
              <w:rPr>
                <w:noProof/>
                <w:webHidden/>
              </w:rPr>
            </w:rPrChange>
          </w:rPr>
          <w:tab/>
          <w:delText>5</w:delText>
        </w:r>
        <w:bookmarkStart w:id="985" w:name="_Toc424109346"/>
        <w:bookmarkStart w:id="986" w:name="_Toc424119134"/>
        <w:bookmarkStart w:id="987" w:name="_Toc424132719"/>
        <w:bookmarkEnd w:id="985"/>
        <w:bookmarkEnd w:id="986"/>
        <w:bookmarkEnd w:id="987"/>
      </w:del>
    </w:p>
    <w:p w14:paraId="6A9FB208" w14:textId="77777777" w:rsidR="00487DC3" w:rsidRPr="00EC1852" w:rsidDel="00915AB6" w:rsidRDefault="00487DC3">
      <w:pPr>
        <w:pStyle w:val="berschrift1"/>
        <w:rPr>
          <w:del w:id="988" w:author="Maximilian Schmitz" w:date="2015-06-17T19:42:00Z"/>
          <w:rFonts w:eastAsiaTheme="minorEastAsia"/>
          <w:rPrChange w:id="989" w:author="Admin" w:date="2015-07-08T08:55:00Z">
            <w:rPr>
              <w:del w:id="990" w:author="Maximilian Schmitz" w:date="2015-06-17T19:42:00Z"/>
              <w:rFonts w:asciiTheme="minorHAnsi" w:eastAsiaTheme="minorEastAsia" w:hAnsiTheme="minorHAnsi" w:cstheme="minorBidi"/>
              <w:noProof/>
              <w:sz w:val="22"/>
              <w:szCs w:val="22"/>
            </w:rPr>
          </w:rPrChange>
        </w:rPr>
        <w:pPrChange w:id="991" w:author="Admin" w:date="2015-07-08T13:36:00Z">
          <w:pPr>
            <w:pStyle w:val="Verzeichnis2"/>
            <w:tabs>
              <w:tab w:val="left" w:pos="720"/>
              <w:tab w:val="right" w:leader="dot" w:pos="9062"/>
            </w:tabs>
          </w:pPr>
        </w:pPrChange>
      </w:pPr>
      <w:del w:id="992" w:author="Maximilian Schmitz" w:date="2015-06-17T19:42:00Z">
        <w:r w:rsidRPr="00EC1852" w:rsidDel="00915AB6">
          <w:rPr>
            <w:rPrChange w:id="993" w:author="Admin" w:date="2015-07-08T08:55:00Z">
              <w:rPr>
                <w:rStyle w:val="Hyperlink"/>
                <w:noProof/>
              </w:rPr>
            </w:rPrChange>
          </w:rPr>
          <w:delText>3.4</w:delText>
        </w:r>
        <w:r w:rsidRPr="00EC1852" w:rsidDel="00915AB6">
          <w:rPr>
            <w:rFonts w:eastAsiaTheme="minorEastAsia"/>
            <w:rPrChange w:id="994" w:author="Admin" w:date="2015-07-08T08:55:00Z">
              <w:rPr>
                <w:rFonts w:asciiTheme="minorHAnsi" w:eastAsiaTheme="minorEastAsia" w:hAnsiTheme="minorHAnsi" w:cstheme="minorBidi"/>
                <w:noProof/>
                <w:sz w:val="22"/>
                <w:szCs w:val="22"/>
              </w:rPr>
            </w:rPrChange>
          </w:rPr>
          <w:tab/>
        </w:r>
        <w:r w:rsidRPr="00EC1852" w:rsidDel="00915AB6">
          <w:rPr>
            <w:rPrChange w:id="995" w:author="Admin" w:date="2015-07-08T08:55:00Z">
              <w:rPr>
                <w:rStyle w:val="Hyperlink"/>
                <w:noProof/>
              </w:rPr>
            </w:rPrChange>
          </w:rPr>
          <w:delText>Robo Cup</w:delText>
        </w:r>
        <w:r w:rsidR="00877FC2" w:rsidRPr="00EC1852" w:rsidDel="00915AB6">
          <w:rPr>
            <w:rPrChange w:id="996" w:author="Admin" w:date="2015-07-08T08:55:00Z">
              <w:rPr>
                <w:rStyle w:val="Hyperlink"/>
                <w:noProof/>
              </w:rPr>
            </w:rPrChange>
          </w:rPr>
          <w:delText xml:space="preserve"> (Kurz Halten)</w:delText>
        </w:r>
        <w:r w:rsidRPr="00EC1852" w:rsidDel="00915AB6">
          <w:rPr>
            <w:webHidden/>
            <w:rPrChange w:id="997" w:author="Admin" w:date="2015-07-08T08:55:00Z">
              <w:rPr>
                <w:noProof/>
                <w:webHidden/>
              </w:rPr>
            </w:rPrChange>
          </w:rPr>
          <w:tab/>
          <w:delText>6</w:delText>
        </w:r>
        <w:bookmarkStart w:id="998" w:name="_Toc424109347"/>
        <w:bookmarkStart w:id="999" w:name="_Toc424119135"/>
        <w:bookmarkStart w:id="1000" w:name="_Toc424132720"/>
        <w:bookmarkEnd w:id="998"/>
        <w:bookmarkEnd w:id="999"/>
        <w:bookmarkEnd w:id="1000"/>
      </w:del>
    </w:p>
    <w:p w14:paraId="0B7DD6F8" w14:textId="77777777" w:rsidR="00487DC3" w:rsidRPr="00EC1852" w:rsidDel="00915AB6" w:rsidRDefault="00487DC3">
      <w:pPr>
        <w:pStyle w:val="berschrift1"/>
        <w:rPr>
          <w:del w:id="1001" w:author="Maximilian Schmitz" w:date="2015-06-17T19:42:00Z"/>
          <w:rFonts w:eastAsiaTheme="minorEastAsia"/>
          <w:rPrChange w:id="1002" w:author="Admin" w:date="2015-07-08T08:55:00Z">
            <w:rPr>
              <w:del w:id="1003" w:author="Maximilian Schmitz" w:date="2015-06-17T19:42:00Z"/>
              <w:rFonts w:asciiTheme="minorHAnsi" w:eastAsiaTheme="minorEastAsia" w:hAnsiTheme="minorHAnsi" w:cstheme="minorBidi"/>
              <w:noProof/>
              <w:sz w:val="22"/>
              <w:szCs w:val="22"/>
            </w:rPr>
          </w:rPrChange>
        </w:rPr>
        <w:pPrChange w:id="1004" w:author="Admin" w:date="2015-07-08T13:36:00Z">
          <w:pPr>
            <w:pStyle w:val="Verzeichnis2"/>
            <w:tabs>
              <w:tab w:val="left" w:pos="720"/>
              <w:tab w:val="right" w:leader="dot" w:pos="9062"/>
            </w:tabs>
          </w:pPr>
        </w:pPrChange>
      </w:pPr>
      <w:del w:id="1005" w:author="Maximilian Schmitz" w:date="2015-06-17T19:42:00Z">
        <w:r w:rsidRPr="00EC1852" w:rsidDel="00915AB6">
          <w:rPr>
            <w:rPrChange w:id="1006" w:author="Admin" w:date="2015-07-08T08:55:00Z">
              <w:rPr>
                <w:rStyle w:val="Hyperlink"/>
                <w:noProof/>
              </w:rPr>
            </w:rPrChange>
          </w:rPr>
          <w:delText>3.5</w:delText>
        </w:r>
        <w:r w:rsidRPr="00EC1852" w:rsidDel="00915AB6">
          <w:rPr>
            <w:rFonts w:eastAsiaTheme="minorEastAsia"/>
            <w:rPrChange w:id="1007" w:author="Admin" w:date="2015-07-08T08:55:00Z">
              <w:rPr>
                <w:rFonts w:asciiTheme="minorHAnsi" w:eastAsiaTheme="minorEastAsia" w:hAnsiTheme="minorHAnsi" w:cstheme="minorBidi"/>
                <w:noProof/>
                <w:sz w:val="22"/>
                <w:szCs w:val="22"/>
              </w:rPr>
            </w:rPrChange>
          </w:rPr>
          <w:tab/>
        </w:r>
        <w:r w:rsidRPr="00EC1852" w:rsidDel="00915AB6">
          <w:rPr>
            <w:rPrChange w:id="1008" w:author="Admin" w:date="2015-07-08T08:55:00Z">
              <w:rPr>
                <w:rStyle w:val="Hyperlink"/>
                <w:noProof/>
              </w:rPr>
            </w:rPrChange>
          </w:rPr>
          <w:delText>Künstliche Intelligenz</w:delText>
        </w:r>
        <w:r w:rsidRPr="00EC1852" w:rsidDel="00915AB6">
          <w:rPr>
            <w:webHidden/>
            <w:rPrChange w:id="1009" w:author="Admin" w:date="2015-07-08T08:55:00Z">
              <w:rPr>
                <w:noProof/>
                <w:webHidden/>
              </w:rPr>
            </w:rPrChange>
          </w:rPr>
          <w:tab/>
          <w:delText>7</w:delText>
        </w:r>
        <w:bookmarkStart w:id="1010" w:name="_Toc424109348"/>
        <w:bookmarkStart w:id="1011" w:name="_Toc424119136"/>
        <w:bookmarkStart w:id="1012" w:name="_Toc424132721"/>
        <w:bookmarkEnd w:id="1010"/>
        <w:bookmarkEnd w:id="1011"/>
        <w:bookmarkEnd w:id="1012"/>
      </w:del>
    </w:p>
    <w:p w14:paraId="75AC9772" w14:textId="77777777" w:rsidR="00487DC3" w:rsidRPr="00EC1852" w:rsidDel="00915AB6" w:rsidRDefault="00487DC3">
      <w:pPr>
        <w:pStyle w:val="berschrift1"/>
        <w:rPr>
          <w:del w:id="1013" w:author="Maximilian Schmitz" w:date="2015-06-17T19:42:00Z"/>
          <w:rFonts w:eastAsiaTheme="minorEastAsia"/>
          <w:rPrChange w:id="1014" w:author="Admin" w:date="2015-07-08T08:55:00Z">
            <w:rPr>
              <w:del w:id="1015" w:author="Maximilian Schmitz" w:date="2015-06-17T19:42:00Z"/>
              <w:rFonts w:asciiTheme="minorHAnsi" w:eastAsiaTheme="minorEastAsia" w:hAnsiTheme="minorHAnsi" w:cstheme="minorBidi"/>
              <w:noProof/>
              <w:sz w:val="22"/>
              <w:szCs w:val="22"/>
            </w:rPr>
          </w:rPrChange>
        </w:rPr>
        <w:pPrChange w:id="1016" w:author="Admin" w:date="2015-07-08T13:36:00Z">
          <w:pPr>
            <w:pStyle w:val="Verzeichnis2"/>
            <w:tabs>
              <w:tab w:val="left" w:pos="720"/>
              <w:tab w:val="right" w:leader="dot" w:pos="9062"/>
            </w:tabs>
          </w:pPr>
        </w:pPrChange>
      </w:pPr>
      <w:del w:id="1017" w:author="Maximilian Schmitz" w:date="2015-06-17T19:42:00Z">
        <w:r w:rsidRPr="00EC1852" w:rsidDel="00915AB6">
          <w:rPr>
            <w:rPrChange w:id="1018" w:author="Admin" w:date="2015-07-08T08:55:00Z">
              <w:rPr>
                <w:rStyle w:val="Hyperlink"/>
                <w:noProof/>
              </w:rPr>
            </w:rPrChange>
          </w:rPr>
          <w:delText>3.6</w:delText>
        </w:r>
        <w:r w:rsidRPr="00EC1852" w:rsidDel="00915AB6">
          <w:rPr>
            <w:rFonts w:eastAsiaTheme="minorEastAsia"/>
            <w:rPrChange w:id="1019" w:author="Admin" w:date="2015-07-08T08:55:00Z">
              <w:rPr>
                <w:rFonts w:asciiTheme="minorHAnsi" w:eastAsiaTheme="minorEastAsia" w:hAnsiTheme="minorHAnsi" w:cstheme="minorBidi"/>
                <w:noProof/>
                <w:sz w:val="22"/>
                <w:szCs w:val="22"/>
              </w:rPr>
            </w:rPrChange>
          </w:rPr>
          <w:tab/>
        </w:r>
        <w:r w:rsidRPr="00EC1852" w:rsidDel="00915AB6">
          <w:rPr>
            <w:rPrChange w:id="1020" w:author="Admin" w:date="2015-07-08T08:55:00Z">
              <w:rPr>
                <w:rStyle w:val="Hyperlink"/>
                <w:noProof/>
              </w:rPr>
            </w:rPrChange>
          </w:rPr>
          <w:delText>Zusammenfassung</w:delText>
        </w:r>
        <w:r w:rsidRPr="00EC1852" w:rsidDel="00915AB6">
          <w:rPr>
            <w:webHidden/>
            <w:rPrChange w:id="1021" w:author="Admin" w:date="2015-07-08T08:55:00Z">
              <w:rPr>
                <w:noProof/>
                <w:webHidden/>
              </w:rPr>
            </w:rPrChange>
          </w:rPr>
          <w:tab/>
          <w:delText>9</w:delText>
        </w:r>
        <w:bookmarkStart w:id="1022" w:name="_Toc424109349"/>
        <w:bookmarkStart w:id="1023" w:name="_Toc424119137"/>
        <w:bookmarkStart w:id="1024" w:name="_Toc424132722"/>
        <w:bookmarkEnd w:id="1022"/>
        <w:bookmarkEnd w:id="1023"/>
        <w:bookmarkEnd w:id="1024"/>
      </w:del>
    </w:p>
    <w:p w14:paraId="793AE8D2" w14:textId="77777777" w:rsidR="00487DC3" w:rsidRPr="00EC1852" w:rsidDel="00915AB6" w:rsidRDefault="00487DC3">
      <w:pPr>
        <w:pStyle w:val="berschrift1"/>
        <w:rPr>
          <w:del w:id="1025" w:author="Maximilian Schmitz" w:date="2015-06-17T19:42:00Z"/>
          <w:rFonts w:eastAsiaTheme="minorEastAsia"/>
          <w:rPrChange w:id="1026" w:author="Admin" w:date="2015-07-08T08:55:00Z">
            <w:rPr>
              <w:del w:id="1027" w:author="Maximilian Schmitz" w:date="2015-06-17T19:42:00Z"/>
              <w:rFonts w:asciiTheme="minorHAnsi" w:eastAsiaTheme="minorEastAsia" w:hAnsiTheme="minorHAnsi" w:cstheme="minorBidi"/>
              <w:b w:val="0"/>
              <w:noProof/>
              <w:sz w:val="22"/>
              <w:szCs w:val="22"/>
            </w:rPr>
          </w:rPrChange>
        </w:rPr>
        <w:pPrChange w:id="1028" w:author="Admin" w:date="2015-07-08T13:36:00Z">
          <w:pPr>
            <w:pStyle w:val="Verzeichnis1"/>
            <w:tabs>
              <w:tab w:val="left" w:pos="480"/>
              <w:tab w:val="right" w:leader="dot" w:pos="9062"/>
            </w:tabs>
          </w:pPr>
        </w:pPrChange>
      </w:pPr>
      <w:del w:id="1029" w:author="Maximilian Schmitz" w:date="2015-06-17T19:42:00Z">
        <w:r w:rsidRPr="00EC1852" w:rsidDel="00915AB6">
          <w:rPr>
            <w:rPrChange w:id="1030" w:author="Admin" w:date="2015-07-08T08:55:00Z">
              <w:rPr>
                <w:rStyle w:val="Hyperlink"/>
                <w:noProof/>
              </w:rPr>
            </w:rPrChange>
          </w:rPr>
          <w:delText>4</w:delText>
        </w:r>
        <w:r w:rsidRPr="00EC1852" w:rsidDel="00915AB6">
          <w:rPr>
            <w:rFonts w:eastAsiaTheme="minorEastAsia"/>
            <w:b w:val="0"/>
            <w:rPrChange w:id="1031" w:author="Admin" w:date="2015-07-08T08:55:00Z">
              <w:rPr>
                <w:rFonts w:asciiTheme="minorHAnsi" w:eastAsiaTheme="minorEastAsia" w:hAnsiTheme="minorHAnsi" w:cstheme="minorBidi"/>
                <w:b w:val="0"/>
                <w:noProof/>
                <w:sz w:val="22"/>
                <w:szCs w:val="22"/>
              </w:rPr>
            </w:rPrChange>
          </w:rPr>
          <w:tab/>
        </w:r>
        <w:r w:rsidRPr="00EC1852" w:rsidDel="00915AB6">
          <w:rPr>
            <w:rPrChange w:id="1032" w:author="Admin" w:date="2015-07-08T08:55:00Z">
              <w:rPr>
                <w:rStyle w:val="Hyperlink"/>
                <w:noProof/>
              </w:rPr>
            </w:rPrChange>
          </w:rPr>
          <w:delText>Planung / Struktur</w:delText>
        </w:r>
        <w:r w:rsidRPr="00EC1852" w:rsidDel="00915AB6">
          <w:rPr>
            <w:webHidden/>
            <w:rPrChange w:id="1033" w:author="Admin" w:date="2015-07-08T08:55:00Z">
              <w:rPr>
                <w:noProof/>
                <w:webHidden/>
              </w:rPr>
            </w:rPrChange>
          </w:rPr>
          <w:tab/>
          <w:delText>10</w:delText>
        </w:r>
        <w:bookmarkStart w:id="1034" w:name="_Toc424109350"/>
        <w:bookmarkStart w:id="1035" w:name="_Toc424119138"/>
        <w:bookmarkStart w:id="1036" w:name="_Toc424132723"/>
        <w:bookmarkEnd w:id="1034"/>
        <w:bookmarkEnd w:id="1035"/>
        <w:bookmarkEnd w:id="1036"/>
      </w:del>
    </w:p>
    <w:p w14:paraId="6402BC98" w14:textId="77777777" w:rsidR="00487DC3" w:rsidRPr="00EC1852" w:rsidDel="00915AB6" w:rsidRDefault="00487DC3">
      <w:pPr>
        <w:pStyle w:val="berschrift1"/>
        <w:rPr>
          <w:del w:id="1037" w:author="Maximilian Schmitz" w:date="2015-06-17T19:42:00Z"/>
          <w:rFonts w:eastAsiaTheme="minorEastAsia"/>
          <w:rPrChange w:id="1038" w:author="Admin" w:date="2015-07-08T08:55:00Z">
            <w:rPr>
              <w:del w:id="1039" w:author="Maximilian Schmitz" w:date="2015-06-17T19:42:00Z"/>
              <w:rFonts w:asciiTheme="minorHAnsi" w:eastAsiaTheme="minorEastAsia" w:hAnsiTheme="minorHAnsi" w:cstheme="minorBidi"/>
              <w:noProof/>
              <w:sz w:val="22"/>
              <w:szCs w:val="22"/>
            </w:rPr>
          </w:rPrChange>
        </w:rPr>
        <w:pPrChange w:id="1040" w:author="Admin" w:date="2015-07-08T13:36:00Z">
          <w:pPr>
            <w:pStyle w:val="Verzeichnis2"/>
            <w:tabs>
              <w:tab w:val="left" w:pos="720"/>
              <w:tab w:val="right" w:leader="dot" w:pos="9062"/>
            </w:tabs>
          </w:pPr>
        </w:pPrChange>
      </w:pPr>
      <w:del w:id="1041" w:author="Maximilian Schmitz" w:date="2015-06-17T19:42:00Z">
        <w:r w:rsidRPr="00EC1852" w:rsidDel="00915AB6">
          <w:rPr>
            <w:rPrChange w:id="1042" w:author="Admin" w:date="2015-07-08T08:55:00Z">
              <w:rPr>
                <w:rStyle w:val="Hyperlink"/>
                <w:noProof/>
              </w:rPr>
            </w:rPrChange>
          </w:rPr>
          <w:delText>4.1</w:delText>
        </w:r>
        <w:r w:rsidRPr="00EC1852" w:rsidDel="00915AB6">
          <w:rPr>
            <w:rFonts w:eastAsiaTheme="minorEastAsia"/>
            <w:rPrChange w:id="1043" w:author="Admin" w:date="2015-07-08T08:55:00Z">
              <w:rPr>
                <w:rFonts w:asciiTheme="minorHAnsi" w:eastAsiaTheme="minorEastAsia" w:hAnsiTheme="minorHAnsi" w:cstheme="minorBidi"/>
                <w:noProof/>
                <w:sz w:val="22"/>
                <w:szCs w:val="22"/>
              </w:rPr>
            </w:rPrChange>
          </w:rPr>
          <w:tab/>
        </w:r>
        <w:r w:rsidRPr="00EC1852" w:rsidDel="00915AB6">
          <w:rPr>
            <w:rPrChange w:id="1044" w:author="Admin" w:date="2015-07-08T08:55:00Z">
              <w:rPr>
                <w:rStyle w:val="Hyperlink"/>
                <w:noProof/>
              </w:rPr>
            </w:rPrChange>
          </w:rPr>
          <w:delText>Projektmanagement</w:delText>
        </w:r>
        <w:r w:rsidRPr="00EC1852" w:rsidDel="00915AB6">
          <w:rPr>
            <w:webHidden/>
            <w:rPrChange w:id="1045" w:author="Admin" w:date="2015-07-08T08:55:00Z">
              <w:rPr>
                <w:noProof/>
                <w:webHidden/>
              </w:rPr>
            </w:rPrChange>
          </w:rPr>
          <w:tab/>
          <w:delText>10</w:delText>
        </w:r>
        <w:bookmarkStart w:id="1046" w:name="_Toc424109351"/>
        <w:bookmarkStart w:id="1047" w:name="_Toc424119139"/>
        <w:bookmarkStart w:id="1048" w:name="_Toc424132724"/>
        <w:bookmarkEnd w:id="1046"/>
        <w:bookmarkEnd w:id="1047"/>
        <w:bookmarkEnd w:id="1048"/>
      </w:del>
    </w:p>
    <w:p w14:paraId="5809FA3E" w14:textId="77777777" w:rsidR="00487DC3" w:rsidRPr="00EC1852" w:rsidDel="00915AB6" w:rsidRDefault="00487DC3">
      <w:pPr>
        <w:pStyle w:val="berschrift1"/>
        <w:rPr>
          <w:del w:id="1049" w:author="Maximilian Schmitz" w:date="2015-06-17T19:42:00Z"/>
          <w:rFonts w:eastAsiaTheme="minorEastAsia"/>
          <w:rPrChange w:id="1050" w:author="Admin" w:date="2015-07-08T08:55:00Z">
            <w:rPr>
              <w:del w:id="1051" w:author="Maximilian Schmitz" w:date="2015-06-17T19:42:00Z"/>
              <w:rFonts w:asciiTheme="minorHAnsi" w:eastAsiaTheme="minorEastAsia" w:hAnsiTheme="minorHAnsi" w:cstheme="minorBidi"/>
              <w:noProof/>
              <w:sz w:val="22"/>
              <w:szCs w:val="22"/>
            </w:rPr>
          </w:rPrChange>
        </w:rPr>
        <w:pPrChange w:id="1052" w:author="Admin" w:date="2015-07-08T13:36:00Z">
          <w:pPr>
            <w:pStyle w:val="Verzeichnis2"/>
            <w:tabs>
              <w:tab w:val="left" w:pos="720"/>
              <w:tab w:val="right" w:leader="dot" w:pos="9062"/>
            </w:tabs>
          </w:pPr>
        </w:pPrChange>
      </w:pPr>
      <w:del w:id="1053" w:author="Maximilian Schmitz" w:date="2015-06-17T19:42:00Z">
        <w:r w:rsidRPr="00EC1852" w:rsidDel="00915AB6">
          <w:rPr>
            <w:rPrChange w:id="1054" w:author="Admin" w:date="2015-07-08T08:55:00Z">
              <w:rPr>
                <w:rStyle w:val="Hyperlink"/>
                <w:noProof/>
              </w:rPr>
            </w:rPrChange>
          </w:rPr>
          <w:delText>4.2</w:delText>
        </w:r>
        <w:r w:rsidRPr="00EC1852" w:rsidDel="00915AB6">
          <w:rPr>
            <w:rFonts w:eastAsiaTheme="minorEastAsia"/>
            <w:rPrChange w:id="1055" w:author="Admin" w:date="2015-07-08T08:55:00Z">
              <w:rPr>
                <w:rFonts w:asciiTheme="minorHAnsi" w:eastAsiaTheme="minorEastAsia" w:hAnsiTheme="minorHAnsi" w:cstheme="minorBidi"/>
                <w:noProof/>
                <w:sz w:val="22"/>
                <w:szCs w:val="22"/>
              </w:rPr>
            </w:rPrChange>
          </w:rPr>
          <w:tab/>
        </w:r>
        <w:r w:rsidRPr="00EC1852" w:rsidDel="00915AB6">
          <w:rPr>
            <w:rPrChange w:id="1056" w:author="Admin" w:date="2015-07-08T08:55:00Z">
              <w:rPr>
                <w:rStyle w:val="Hyperlink"/>
                <w:noProof/>
              </w:rPr>
            </w:rPrChange>
          </w:rPr>
          <w:delText>Analyse der Aufgabenstellung</w:delText>
        </w:r>
        <w:r w:rsidRPr="00EC1852" w:rsidDel="00915AB6">
          <w:rPr>
            <w:webHidden/>
            <w:rPrChange w:id="1057" w:author="Admin" w:date="2015-07-08T08:55:00Z">
              <w:rPr>
                <w:noProof/>
                <w:webHidden/>
              </w:rPr>
            </w:rPrChange>
          </w:rPr>
          <w:tab/>
          <w:delText>10</w:delText>
        </w:r>
        <w:bookmarkStart w:id="1058" w:name="_Toc424109352"/>
        <w:bookmarkStart w:id="1059" w:name="_Toc424119140"/>
        <w:bookmarkStart w:id="1060" w:name="_Toc424132725"/>
        <w:bookmarkEnd w:id="1058"/>
        <w:bookmarkEnd w:id="1059"/>
        <w:bookmarkEnd w:id="1060"/>
      </w:del>
    </w:p>
    <w:p w14:paraId="11D2135D" w14:textId="77777777" w:rsidR="00487DC3" w:rsidRPr="00EC1852" w:rsidDel="00915AB6" w:rsidRDefault="00487DC3">
      <w:pPr>
        <w:pStyle w:val="berschrift1"/>
        <w:rPr>
          <w:del w:id="1061" w:author="Maximilian Schmitz" w:date="2015-06-17T19:42:00Z"/>
          <w:rFonts w:eastAsiaTheme="minorEastAsia"/>
          <w:rPrChange w:id="1062" w:author="Admin" w:date="2015-07-08T08:55:00Z">
            <w:rPr>
              <w:del w:id="1063" w:author="Maximilian Schmitz" w:date="2015-06-17T19:42:00Z"/>
              <w:rFonts w:asciiTheme="minorHAnsi" w:eastAsiaTheme="minorEastAsia" w:hAnsiTheme="minorHAnsi" w:cstheme="minorBidi"/>
              <w:noProof/>
              <w:sz w:val="22"/>
              <w:szCs w:val="22"/>
            </w:rPr>
          </w:rPrChange>
        </w:rPr>
        <w:pPrChange w:id="1064" w:author="Admin" w:date="2015-07-08T13:36:00Z">
          <w:pPr>
            <w:pStyle w:val="Verzeichnis3"/>
            <w:tabs>
              <w:tab w:val="left" w:pos="1200"/>
              <w:tab w:val="right" w:leader="dot" w:pos="9062"/>
            </w:tabs>
          </w:pPr>
        </w:pPrChange>
      </w:pPr>
      <w:del w:id="1065" w:author="Maximilian Schmitz" w:date="2015-06-17T19:42:00Z">
        <w:r w:rsidRPr="00EC1852" w:rsidDel="00915AB6">
          <w:rPr>
            <w:rPrChange w:id="1066" w:author="Admin" w:date="2015-07-08T08:55:00Z">
              <w:rPr>
                <w:rStyle w:val="Hyperlink"/>
                <w:noProof/>
              </w:rPr>
            </w:rPrChange>
          </w:rPr>
          <w:delText>4.2.1</w:delText>
        </w:r>
        <w:r w:rsidRPr="00EC1852" w:rsidDel="00915AB6">
          <w:rPr>
            <w:rFonts w:eastAsiaTheme="minorEastAsia"/>
            <w:rPrChange w:id="1067" w:author="Admin" w:date="2015-07-08T08:55:00Z">
              <w:rPr>
                <w:rFonts w:asciiTheme="minorHAnsi" w:eastAsiaTheme="minorEastAsia" w:hAnsiTheme="minorHAnsi" w:cstheme="minorBidi"/>
                <w:noProof/>
                <w:sz w:val="22"/>
                <w:szCs w:val="22"/>
              </w:rPr>
            </w:rPrChange>
          </w:rPr>
          <w:tab/>
        </w:r>
        <w:r w:rsidRPr="00EC1852" w:rsidDel="00915AB6">
          <w:rPr>
            <w:rPrChange w:id="1068" w:author="Admin" w:date="2015-07-08T08:55:00Z">
              <w:rPr>
                <w:rStyle w:val="Hyperlink"/>
                <w:noProof/>
              </w:rPr>
            </w:rPrChange>
          </w:rPr>
          <w:delText>Muss-Kriterien</w:delText>
        </w:r>
        <w:r w:rsidRPr="00EC1852" w:rsidDel="00915AB6">
          <w:rPr>
            <w:webHidden/>
            <w:rPrChange w:id="1069" w:author="Admin" w:date="2015-07-08T08:55:00Z">
              <w:rPr>
                <w:noProof/>
                <w:webHidden/>
              </w:rPr>
            </w:rPrChange>
          </w:rPr>
          <w:tab/>
          <w:delText>10</w:delText>
        </w:r>
        <w:bookmarkStart w:id="1070" w:name="_Toc424109353"/>
        <w:bookmarkStart w:id="1071" w:name="_Toc424119141"/>
        <w:bookmarkStart w:id="1072" w:name="_Toc424132726"/>
        <w:bookmarkEnd w:id="1070"/>
        <w:bookmarkEnd w:id="1071"/>
        <w:bookmarkEnd w:id="1072"/>
      </w:del>
    </w:p>
    <w:p w14:paraId="433D8D68" w14:textId="77777777" w:rsidR="00487DC3" w:rsidRPr="00EC1852" w:rsidDel="00915AB6" w:rsidRDefault="00487DC3">
      <w:pPr>
        <w:pStyle w:val="berschrift1"/>
        <w:rPr>
          <w:del w:id="1073" w:author="Maximilian Schmitz" w:date="2015-06-17T19:42:00Z"/>
          <w:rFonts w:eastAsiaTheme="minorEastAsia"/>
          <w:rPrChange w:id="1074" w:author="Admin" w:date="2015-07-08T08:55:00Z">
            <w:rPr>
              <w:del w:id="1075" w:author="Maximilian Schmitz" w:date="2015-06-17T19:42:00Z"/>
              <w:rFonts w:asciiTheme="minorHAnsi" w:eastAsiaTheme="minorEastAsia" w:hAnsiTheme="minorHAnsi" w:cstheme="minorBidi"/>
              <w:noProof/>
              <w:sz w:val="22"/>
              <w:szCs w:val="22"/>
            </w:rPr>
          </w:rPrChange>
        </w:rPr>
        <w:pPrChange w:id="1076" w:author="Admin" w:date="2015-07-08T13:36:00Z">
          <w:pPr>
            <w:pStyle w:val="Verzeichnis3"/>
            <w:tabs>
              <w:tab w:val="left" w:pos="1200"/>
              <w:tab w:val="right" w:leader="dot" w:pos="9062"/>
            </w:tabs>
          </w:pPr>
        </w:pPrChange>
      </w:pPr>
      <w:del w:id="1077" w:author="Maximilian Schmitz" w:date="2015-06-17T19:42:00Z">
        <w:r w:rsidRPr="00EC1852" w:rsidDel="00915AB6">
          <w:rPr>
            <w:rPrChange w:id="1078" w:author="Admin" w:date="2015-07-08T08:55:00Z">
              <w:rPr>
                <w:rStyle w:val="Hyperlink"/>
                <w:noProof/>
              </w:rPr>
            </w:rPrChange>
          </w:rPr>
          <w:delText>4.2.2</w:delText>
        </w:r>
        <w:r w:rsidRPr="00EC1852" w:rsidDel="00915AB6">
          <w:rPr>
            <w:rFonts w:eastAsiaTheme="minorEastAsia"/>
            <w:rPrChange w:id="1079" w:author="Admin" w:date="2015-07-08T08:55:00Z">
              <w:rPr>
                <w:rFonts w:asciiTheme="minorHAnsi" w:eastAsiaTheme="minorEastAsia" w:hAnsiTheme="minorHAnsi" w:cstheme="minorBidi"/>
                <w:noProof/>
                <w:sz w:val="22"/>
                <w:szCs w:val="22"/>
              </w:rPr>
            </w:rPrChange>
          </w:rPr>
          <w:tab/>
        </w:r>
        <w:r w:rsidRPr="00EC1852" w:rsidDel="00915AB6">
          <w:rPr>
            <w:rPrChange w:id="1080" w:author="Admin" w:date="2015-07-08T08:55:00Z">
              <w:rPr>
                <w:rStyle w:val="Hyperlink"/>
                <w:noProof/>
              </w:rPr>
            </w:rPrChange>
          </w:rPr>
          <w:delText>Soll-Kriterien</w:delText>
        </w:r>
        <w:r w:rsidRPr="00EC1852" w:rsidDel="00915AB6">
          <w:rPr>
            <w:webHidden/>
            <w:rPrChange w:id="1081" w:author="Admin" w:date="2015-07-08T08:55:00Z">
              <w:rPr>
                <w:noProof/>
                <w:webHidden/>
              </w:rPr>
            </w:rPrChange>
          </w:rPr>
          <w:tab/>
          <w:delText>11</w:delText>
        </w:r>
        <w:bookmarkStart w:id="1082" w:name="_Toc424109354"/>
        <w:bookmarkStart w:id="1083" w:name="_Toc424119142"/>
        <w:bookmarkStart w:id="1084" w:name="_Toc424132727"/>
        <w:bookmarkEnd w:id="1082"/>
        <w:bookmarkEnd w:id="1083"/>
        <w:bookmarkEnd w:id="1084"/>
      </w:del>
    </w:p>
    <w:p w14:paraId="2B66B895" w14:textId="77777777" w:rsidR="00487DC3" w:rsidRPr="00EC1852" w:rsidDel="00915AB6" w:rsidRDefault="00487DC3">
      <w:pPr>
        <w:pStyle w:val="berschrift1"/>
        <w:rPr>
          <w:del w:id="1085" w:author="Maximilian Schmitz" w:date="2015-06-17T19:42:00Z"/>
          <w:rFonts w:eastAsiaTheme="minorEastAsia"/>
          <w:rPrChange w:id="1086" w:author="Admin" w:date="2015-07-08T08:55:00Z">
            <w:rPr>
              <w:del w:id="1087" w:author="Maximilian Schmitz" w:date="2015-06-17T19:42:00Z"/>
              <w:rFonts w:asciiTheme="minorHAnsi" w:eastAsiaTheme="minorEastAsia" w:hAnsiTheme="minorHAnsi" w:cstheme="minorBidi"/>
              <w:noProof/>
              <w:sz w:val="22"/>
              <w:szCs w:val="22"/>
            </w:rPr>
          </w:rPrChange>
        </w:rPr>
        <w:pPrChange w:id="1088" w:author="Admin" w:date="2015-07-08T13:36:00Z">
          <w:pPr>
            <w:pStyle w:val="Verzeichnis3"/>
            <w:tabs>
              <w:tab w:val="left" w:pos="1200"/>
              <w:tab w:val="right" w:leader="dot" w:pos="9062"/>
            </w:tabs>
          </w:pPr>
        </w:pPrChange>
      </w:pPr>
      <w:del w:id="1089" w:author="Maximilian Schmitz" w:date="2015-06-17T19:42:00Z">
        <w:r w:rsidRPr="00EC1852" w:rsidDel="00915AB6">
          <w:rPr>
            <w:rPrChange w:id="1090" w:author="Admin" w:date="2015-07-08T08:55:00Z">
              <w:rPr>
                <w:rStyle w:val="Hyperlink"/>
                <w:noProof/>
              </w:rPr>
            </w:rPrChange>
          </w:rPr>
          <w:delText>4.2.3</w:delText>
        </w:r>
        <w:r w:rsidRPr="00EC1852" w:rsidDel="00915AB6">
          <w:rPr>
            <w:rFonts w:eastAsiaTheme="minorEastAsia"/>
            <w:rPrChange w:id="1091" w:author="Admin" w:date="2015-07-08T08:55:00Z">
              <w:rPr>
                <w:rFonts w:asciiTheme="minorHAnsi" w:eastAsiaTheme="minorEastAsia" w:hAnsiTheme="minorHAnsi" w:cstheme="minorBidi"/>
                <w:noProof/>
                <w:sz w:val="22"/>
                <w:szCs w:val="22"/>
              </w:rPr>
            </w:rPrChange>
          </w:rPr>
          <w:tab/>
        </w:r>
        <w:r w:rsidRPr="00EC1852" w:rsidDel="00915AB6">
          <w:rPr>
            <w:rPrChange w:id="1092" w:author="Admin" w:date="2015-07-08T08:55:00Z">
              <w:rPr>
                <w:rStyle w:val="Hyperlink"/>
                <w:noProof/>
              </w:rPr>
            </w:rPrChange>
          </w:rPr>
          <w:delText>Kann-Kriterien</w:delText>
        </w:r>
        <w:r w:rsidRPr="00EC1852" w:rsidDel="00915AB6">
          <w:rPr>
            <w:webHidden/>
            <w:rPrChange w:id="1093" w:author="Admin" w:date="2015-07-08T08:55:00Z">
              <w:rPr>
                <w:noProof/>
                <w:webHidden/>
              </w:rPr>
            </w:rPrChange>
          </w:rPr>
          <w:tab/>
          <w:delText>11</w:delText>
        </w:r>
        <w:bookmarkStart w:id="1094" w:name="_Toc424109355"/>
        <w:bookmarkStart w:id="1095" w:name="_Toc424119143"/>
        <w:bookmarkStart w:id="1096" w:name="_Toc424132728"/>
        <w:bookmarkEnd w:id="1094"/>
        <w:bookmarkEnd w:id="1095"/>
        <w:bookmarkEnd w:id="1096"/>
      </w:del>
    </w:p>
    <w:p w14:paraId="1EC3F1E4" w14:textId="77777777" w:rsidR="00487DC3" w:rsidRPr="00EC1852" w:rsidDel="00915AB6" w:rsidRDefault="00487DC3">
      <w:pPr>
        <w:pStyle w:val="berschrift1"/>
        <w:rPr>
          <w:del w:id="1097" w:author="Maximilian Schmitz" w:date="2015-06-17T19:42:00Z"/>
          <w:rFonts w:eastAsiaTheme="minorEastAsia"/>
          <w:rPrChange w:id="1098" w:author="Admin" w:date="2015-07-08T08:55:00Z">
            <w:rPr>
              <w:del w:id="1099" w:author="Maximilian Schmitz" w:date="2015-06-17T19:42:00Z"/>
              <w:rFonts w:asciiTheme="minorHAnsi" w:eastAsiaTheme="minorEastAsia" w:hAnsiTheme="minorHAnsi" w:cstheme="minorBidi"/>
              <w:noProof/>
              <w:sz w:val="22"/>
              <w:szCs w:val="22"/>
            </w:rPr>
          </w:rPrChange>
        </w:rPr>
        <w:pPrChange w:id="1100" w:author="Admin" w:date="2015-07-08T13:36:00Z">
          <w:pPr>
            <w:pStyle w:val="Verzeichnis3"/>
            <w:tabs>
              <w:tab w:val="left" w:pos="1200"/>
              <w:tab w:val="right" w:leader="dot" w:pos="9062"/>
            </w:tabs>
          </w:pPr>
        </w:pPrChange>
      </w:pPr>
      <w:del w:id="1101" w:author="Maximilian Schmitz" w:date="2015-06-17T19:42:00Z">
        <w:r w:rsidRPr="00EC1852" w:rsidDel="00915AB6">
          <w:rPr>
            <w:rPrChange w:id="1102" w:author="Admin" w:date="2015-07-08T08:55:00Z">
              <w:rPr>
                <w:rStyle w:val="Hyperlink"/>
                <w:noProof/>
              </w:rPr>
            </w:rPrChange>
          </w:rPr>
          <w:delText>4.2.4</w:delText>
        </w:r>
        <w:r w:rsidRPr="00EC1852" w:rsidDel="00915AB6">
          <w:rPr>
            <w:rFonts w:eastAsiaTheme="minorEastAsia"/>
            <w:rPrChange w:id="1103" w:author="Admin" w:date="2015-07-08T08:55:00Z">
              <w:rPr>
                <w:rFonts w:asciiTheme="minorHAnsi" w:eastAsiaTheme="minorEastAsia" w:hAnsiTheme="minorHAnsi" w:cstheme="minorBidi"/>
                <w:noProof/>
                <w:sz w:val="22"/>
                <w:szCs w:val="22"/>
              </w:rPr>
            </w:rPrChange>
          </w:rPr>
          <w:tab/>
        </w:r>
        <w:r w:rsidRPr="00EC1852" w:rsidDel="00915AB6">
          <w:rPr>
            <w:rPrChange w:id="1104" w:author="Admin" w:date="2015-07-08T08:55:00Z">
              <w:rPr>
                <w:rStyle w:val="Hyperlink"/>
                <w:noProof/>
              </w:rPr>
            </w:rPrChange>
          </w:rPr>
          <w:delText>Analyse der Kriterien</w:delText>
        </w:r>
        <w:r w:rsidRPr="00EC1852" w:rsidDel="00915AB6">
          <w:rPr>
            <w:webHidden/>
            <w:rPrChange w:id="1105" w:author="Admin" w:date="2015-07-08T08:55:00Z">
              <w:rPr>
                <w:noProof/>
                <w:webHidden/>
              </w:rPr>
            </w:rPrChange>
          </w:rPr>
          <w:tab/>
          <w:delText>11</w:delText>
        </w:r>
        <w:bookmarkStart w:id="1106" w:name="_Toc424109356"/>
        <w:bookmarkStart w:id="1107" w:name="_Toc424119144"/>
        <w:bookmarkStart w:id="1108" w:name="_Toc424132729"/>
        <w:bookmarkEnd w:id="1106"/>
        <w:bookmarkEnd w:id="1107"/>
        <w:bookmarkEnd w:id="1108"/>
      </w:del>
    </w:p>
    <w:p w14:paraId="5E236F6C" w14:textId="77777777" w:rsidR="00487DC3" w:rsidRPr="00EC1852" w:rsidDel="00915AB6" w:rsidRDefault="00487DC3">
      <w:pPr>
        <w:pStyle w:val="berschrift1"/>
        <w:rPr>
          <w:del w:id="1109" w:author="Maximilian Schmitz" w:date="2015-06-17T19:42:00Z"/>
          <w:rFonts w:eastAsiaTheme="minorEastAsia"/>
          <w:rPrChange w:id="1110" w:author="Admin" w:date="2015-07-08T08:55:00Z">
            <w:rPr>
              <w:del w:id="1111" w:author="Maximilian Schmitz" w:date="2015-06-17T19:42:00Z"/>
              <w:rFonts w:asciiTheme="minorHAnsi" w:eastAsiaTheme="minorEastAsia" w:hAnsiTheme="minorHAnsi" w:cstheme="minorBidi"/>
              <w:noProof/>
              <w:sz w:val="22"/>
              <w:szCs w:val="22"/>
            </w:rPr>
          </w:rPrChange>
        </w:rPr>
        <w:pPrChange w:id="1112" w:author="Admin" w:date="2015-07-08T13:36:00Z">
          <w:pPr>
            <w:pStyle w:val="Verzeichnis2"/>
            <w:tabs>
              <w:tab w:val="left" w:pos="720"/>
              <w:tab w:val="right" w:leader="dot" w:pos="9062"/>
            </w:tabs>
          </w:pPr>
        </w:pPrChange>
      </w:pPr>
      <w:del w:id="1113" w:author="Maximilian Schmitz" w:date="2015-06-17T19:42:00Z">
        <w:r w:rsidRPr="00EC1852" w:rsidDel="00915AB6">
          <w:rPr>
            <w:rPrChange w:id="1114" w:author="Admin" w:date="2015-07-08T08:55:00Z">
              <w:rPr>
                <w:rStyle w:val="Hyperlink"/>
                <w:noProof/>
              </w:rPr>
            </w:rPrChange>
          </w:rPr>
          <w:delText>4.3</w:delText>
        </w:r>
        <w:r w:rsidRPr="00EC1852" w:rsidDel="00915AB6">
          <w:rPr>
            <w:rFonts w:eastAsiaTheme="minorEastAsia"/>
            <w:rPrChange w:id="1115" w:author="Admin" w:date="2015-07-08T08:55:00Z">
              <w:rPr>
                <w:rFonts w:asciiTheme="minorHAnsi" w:eastAsiaTheme="minorEastAsia" w:hAnsiTheme="minorHAnsi" w:cstheme="minorBidi"/>
                <w:noProof/>
                <w:sz w:val="22"/>
                <w:szCs w:val="22"/>
              </w:rPr>
            </w:rPrChange>
          </w:rPr>
          <w:tab/>
        </w:r>
        <w:r w:rsidRPr="00EC1852" w:rsidDel="00915AB6">
          <w:rPr>
            <w:rPrChange w:id="1116" w:author="Admin" w:date="2015-07-08T08:55:00Z">
              <w:rPr>
                <w:rStyle w:val="Hyperlink"/>
                <w:noProof/>
              </w:rPr>
            </w:rPrChange>
          </w:rPr>
          <w:delText>Architektur</w:delText>
        </w:r>
        <w:r w:rsidRPr="00EC1852" w:rsidDel="00915AB6">
          <w:rPr>
            <w:webHidden/>
            <w:rPrChange w:id="1117" w:author="Admin" w:date="2015-07-08T08:55:00Z">
              <w:rPr>
                <w:noProof/>
                <w:webHidden/>
              </w:rPr>
            </w:rPrChange>
          </w:rPr>
          <w:tab/>
          <w:delText>12</w:delText>
        </w:r>
        <w:bookmarkStart w:id="1118" w:name="_Toc424109357"/>
        <w:bookmarkStart w:id="1119" w:name="_Toc424119145"/>
        <w:bookmarkStart w:id="1120" w:name="_Toc424132730"/>
        <w:bookmarkEnd w:id="1118"/>
        <w:bookmarkEnd w:id="1119"/>
        <w:bookmarkEnd w:id="1120"/>
      </w:del>
    </w:p>
    <w:p w14:paraId="107679E6" w14:textId="77777777" w:rsidR="00487DC3" w:rsidRPr="00EC1852" w:rsidDel="00915AB6" w:rsidRDefault="00487DC3">
      <w:pPr>
        <w:pStyle w:val="berschrift1"/>
        <w:rPr>
          <w:del w:id="1121" w:author="Maximilian Schmitz" w:date="2015-06-17T19:42:00Z"/>
          <w:rFonts w:eastAsiaTheme="minorEastAsia"/>
          <w:rPrChange w:id="1122" w:author="Admin" w:date="2015-07-08T08:55:00Z">
            <w:rPr>
              <w:del w:id="1123" w:author="Maximilian Schmitz" w:date="2015-06-17T19:42:00Z"/>
              <w:rFonts w:asciiTheme="minorHAnsi" w:eastAsiaTheme="minorEastAsia" w:hAnsiTheme="minorHAnsi" w:cstheme="minorBidi"/>
              <w:b w:val="0"/>
              <w:noProof/>
              <w:sz w:val="22"/>
              <w:szCs w:val="22"/>
            </w:rPr>
          </w:rPrChange>
        </w:rPr>
        <w:pPrChange w:id="1124" w:author="Admin" w:date="2015-07-08T13:36:00Z">
          <w:pPr>
            <w:pStyle w:val="Verzeichnis1"/>
            <w:tabs>
              <w:tab w:val="left" w:pos="480"/>
              <w:tab w:val="right" w:leader="dot" w:pos="9062"/>
            </w:tabs>
          </w:pPr>
        </w:pPrChange>
      </w:pPr>
      <w:del w:id="1125" w:author="Maximilian Schmitz" w:date="2015-06-17T19:42:00Z">
        <w:r w:rsidRPr="00EC1852" w:rsidDel="00915AB6">
          <w:rPr>
            <w:rPrChange w:id="1126" w:author="Admin" w:date="2015-07-08T08:55:00Z">
              <w:rPr>
                <w:rStyle w:val="Hyperlink"/>
                <w:noProof/>
              </w:rPr>
            </w:rPrChange>
          </w:rPr>
          <w:delText>5</w:delText>
        </w:r>
        <w:r w:rsidRPr="00EC1852" w:rsidDel="00915AB6">
          <w:rPr>
            <w:rFonts w:eastAsiaTheme="minorEastAsia"/>
            <w:b w:val="0"/>
            <w:rPrChange w:id="1127" w:author="Admin" w:date="2015-07-08T08:55:00Z">
              <w:rPr>
                <w:rFonts w:asciiTheme="minorHAnsi" w:eastAsiaTheme="minorEastAsia" w:hAnsiTheme="minorHAnsi" w:cstheme="minorBidi"/>
                <w:b w:val="0"/>
                <w:noProof/>
                <w:sz w:val="22"/>
                <w:szCs w:val="22"/>
              </w:rPr>
            </w:rPrChange>
          </w:rPr>
          <w:tab/>
        </w:r>
        <w:r w:rsidRPr="00EC1852" w:rsidDel="00915AB6">
          <w:rPr>
            <w:rPrChange w:id="1128" w:author="Admin" w:date="2015-07-08T08:55:00Z">
              <w:rPr>
                <w:rStyle w:val="Hyperlink"/>
                <w:noProof/>
              </w:rPr>
            </w:rPrChange>
          </w:rPr>
          <w:delText>Umsetzung</w:delText>
        </w:r>
        <w:r w:rsidRPr="00EC1852" w:rsidDel="00915AB6">
          <w:rPr>
            <w:webHidden/>
            <w:rPrChange w:id="1129" w:author="Admin" w:date="2015-07-08T08:55:00Z">
              <w:rPr>
                <w:noProof/>
                <w:webHidden/>
              </w:rPr>
            </w:rPrChange>
          </w:rPr>
          <w:tab/>
          <w:delText>14</w:delText>
        </w:r>
        <w:bookmarkStart w:id="1130" w:name="_Toc424109358"/>
        <w:bookmarkStart w:id="1131" w:name="_Toc424119146"/>
        <w:bookmarkStart w:id="1132" w:name="_Toc424132731"/>
        <w:bookmarkEnd w:id="1130"/>
        <w:bookmarkEnd w:id="1131"/>
        <w:bookmarkEnd w:id="1132"/>
      </w:del>
    </w:p>
    <w:p w14:paraId="2C2F231B" w14:textId="77777777" w:rsidR="00487DC3" w:rsidRPr="00EC1852" w:rsidDel="00915AB6" w:rsidRDefault="00487DC3">
      <w:pPr>
        <w:pStyle w:val="berschrift1"/>
        <w:rPr>
          <w:del w:id="1133" w:author="Maximilian Schmitz" w:date="2015-06-17T19:42:00Z"/>
          <w:rFonts w:eastAsiaTheme="minorEastAsia"/>
          <w:rPrChange w:id="1134" w:author="Admin" w:date="2015-07-08T08:55:00Z">
            <w:rPr>
              <w:del w:id="1135" w:author="Maximilian Schmitz" w:date="2015-06-17T19:42:00Z"/>
              <w:rFonts w:asciiTheme="minorHAnsi" w:eastAsiaTheme="minorEastAsia" w:hAnsiTheme="minorHAnsi" w:cstheme="minorBidi"/>
              <w:noProof/>
              <w:sz w:val="22"/>
              <w:szCs w:val="22"/>
            </w:rPr>
          </w:rPrChange>
        </w:rPr>
        <w:pPrChange w:id="1136" w:author="Admin" w:date="2015-07-08T13:36:00Z">
          <w:pPr>
            <w:pStyle w:val="Verzeichnis2"/>
            <w:tabs>
              <w:tab w:val="left" w:pos="720"/>
              <w:tab w:val="right" w:leader="dot" w:pos="9062"/>
            </w:tabs>
          </w:pPr>
        </w:pPrChange>
      </w:pPr>
      <w:del w:id="1137" w:author="Maximilian Schmitz" w:date="2015-06-17T19:42:00Z">
        <w:r w:rsidRPr="00EC1852" w:rsidDel="00915AB6">
          <w:rPr>
            <w:rPrChange w:id="1138" w:author="Admin" w:date="2015-07-08T08:55:00Z">
              <w:rPr>
                <w:rStyle w:val="Hyperlink"/>
                <w:noProof/>
              </w:rPr>
            </w:rPrChange>
          </w:rPr>
          <w:delText>5.1</w:delText>
        </w:r>
        <w:r w:rsidRPr="00EC1852" w:rsidDel="00915AB6">
          <w:rPr>
            <w:rFonts w:eastAsiaTheme="minorEastAsia"/>
            <w:rPrChange w:id="1139" w:author="Admin" w:date="2015-07-08T08:55:00Z">
              <w:rPr>
                <w:rFonts w:asciiTheme="minorHAnsi" w:eastAsiaTheme="minorEastAsia" w:hAnsiTheme="minorHAnsi" w:cstheme="minorBidi"/>
                <w:noProof/>
                <w:sz w:val="22"/>
                <w:szCs w:val="22"/>
              </w:rPr>
            </w:rPrChange>
          </w:rPr>
          <w:tab/>
        </w:r>
        <w:r w:rsidRPr="00EC1852" w:rsidDel="00915AB6">
          <w:rPr>
            <w:rPrChange w:id="1140" w:author="Admin" w:date="2015-07-08T08:55:00Z">
              <w:rPr>
                <w:rStyle w:val="Hyperlink"/>
                <w:noProof/>
              </w:rPr>
            </w:rPrChange>
          </w:rPr>
          <w:delText>Umsetzung der Simulationsumgebung</w:delText>
        </w:r>
        <w:r w:rsidRPr="00EC1852" w:rsidDel="00915AB6">
          <w:rPr>
            <w:webHidden/>
            <w:rPrChange w:id="1141" w:author="Admin" w:date="2015-07-08T08:55:00Z">
              <w:rPr>
                <w:noProof/>
                <w:webHidden/>
              </w:rPr>
            </w:rPrChange>
          </w:rPr>
          <w:tab/>
          <w:delText>14</w:delText>
        </w:r>
        <w:bookmarkStart w:id="1142" w:name="_Toc424109359"/>
        <w:bookmarkStart w:id="1143" w:name="_Toc424119147"/>
        <w:bookmarkStart w:id="1144" w:name="_Toc424132732"/>
        <w:bookmarkEnd w:id="1142"/>
        <w:bookmarkEnd w:id="1143"/>
        <w:bookmarkEnd w:id="1144"/>
      </w:del>
    </w:p>
    <w:p w14:paraId="27627F47" w14:textId="77777777" w:rsidR="00487DC3" w:rsidRPr="00EC1852" w:rsidDel="00915AB6" w:rsidRDefault="00487DC3">
      <w:pPr>
        <w:pStyle w:val="berschrift1"/>
        <w:rPr>
          <w:del w:id="1145" w:author="Maximilian Schmitz" w:date="2015-06-17T19:42:00Z"/>
          <w:rFonts w:eastAsiaTheme="minorEastAsia"/>
          <w:rPrChange w:id="1146" w:author="Admin" w:date="2015-07-08T08:55:00Z">
            <w:rPr>
              <w:del w:id="1147" w:author="Maximilian Schmitz" w:date="2015-06-17T19:42:00Z"/>
              <w:rFonts w:asciiTheme="minorHAnsi" w:eastAsiaTheme="minorEastAsia" w:hAnsiTheme="minorHAnsi" w:cstheme="minorBidi"/>
              <w:noProof/>
              <w:sz w:val="22"/>
              <w:szCs w:val="22"/>
            </w:rPr>
          </w:rPrChange>
        </w:rPr>
        <w:pPrChange w:id="1148" w:author="Admin" w:date="2015-07-08T13:36:00Z">
          <w:pPr>
            <w:pStyle w:val="Verzeichnis3"/>
            <w:tabs>
              <w:tab w:val="left" w:pos="1200"/>
              <w:tab w:val="right" w:leader="dot" w:pos="9062"/>
            </w:tabs>
          </w:pPr>
        </w:pPrChange>
      </w:pPr>
      <w:del w:id="1149" w:author="Maximilian Schmitz" w:date="2015-06-17T19:42:00Z">
        <w:r w:rsidRPr="00EC1852" w:rsidDel="00915AB6">
          <w:rPr>
            <w:rPrChange w:id="1150" w:author="Admin" w:date="2015-07-08T08:55:00Z">
              <w:rPr>
                <w:rStyle w:val="Hyperlink"/>
                <w:noProof/>
              </w:rPr>
            </w:rPrChange>
          </w:rPr>
          <w:delText>5.1.1</w:delText>
        </w:r>
        <w:r w:rsidRPr="00EC1852" w:rsidDel="00915AB6">
          <w:rPr>
            <w:rFonts w:eastAsiaTheme="minorEastAsia"/>
            <w:rPrChange w:id="1151" w:author="Admin" w:date="2015-07-08T08:55:00Z">
              <w:rPr>
                <w:rFonts w:asciiTheme="minorHAnsi" w:eastAsiaTheme="minorEastAsia" w:hAnsiTheme="minorHAnsi" w:cstheme="minorBidi"/>
                <w:noProof/>
                <w:sz w:val="22"/>
                <w:szCs w:val="22"/>
              </w:rPr>
            </w:rPrChange>
          </w:rPr>
          <w:tab/>
        </w:r>
        <w:r w:rsidRPr="00EC1852" w:rsidDel="00915AB6">
          <w:rPr>
            <w:rPrChange w:id="1152" w:author="Admin" w:date="2015-07-08T08:55:00Z">
              <w:rPr>
                <w:rStyle w:val="Hyperlink"/>
                <w:noProof/>
              </w:rPr>
            </w:rPrChange>
          </w:rPr>
          <w:delText>Grundsätzliches</w:delText>
        </w:r>
        <w:r w:rsidRPr="00EC1852" w:rsidDel="00915AB6">
          <w:rPr>
            <w:webHidden/>
            <w:rPrChange w:id="1153" w:author="Admin" w:date="2015-07-08T08:55:00Z">
              <w:rPr>
                <w:noProof/>
                <w:webHidden/>
              </w:rPr>
            </w:rPrChange>
          </w:rPr>
          <w:tab/>
          <w:delText>14</w:delText>
        </w:r>
        <w:bookmarkStart w:id="1154" w:name="_Toc424109360"/>
        <w:bookmarkStart w:id="1155" w:name="_Toc424119148"/>
        <w:bookmarkStart w:id="1156" w:name="_Toc424132733"/>
        <w:bookmarkEnd w:id="1154"/>
        <w:bookmarkEnd w:id="1155"/>
        <w:bookmarkEnd w:id="1156"/>
      </w:del>
    </w:p>
    <w:p w14:paraId="08B990AD" w14:textId="77777777" w:rsidR="00487DC3" w:rsidRPr="00EC1852" w:rsidDel="00915AB6" w:rsidRDefault="00487DC3">
      <w:pPr>
        <w:pStyle w:val="berschrift1"/>
        <w:rPr>
          <w:del w:id="1157" w:author="Maximilian Schmitz" w:date="2015-06-17T19:42:00Z"/>
          <w:rFonts w:eastAsiaTheme="minorEastAsia"/>
          <w:rPrChange w:id="1158" w:author="Admin" w:date="2015-07-08T08:55:00Z">
            <w:rPr>
              <w:del w:id="1159" w:author="Maximilian Schmitz" w:date="2015-06-17T19:42:00Z"/>
              <w:rFonts w:asciiTheme="minorHAnsi" w:eastAsiaTheme="minorEastAsia" w:hAnsiTheme="minorHAnsi" w:cstheme="minorBidi"/>
              <w:noProof/>
              <w:sz w:val="22"/>
              <w:szCs w:val="22"/>
            </w:rPr>
          </w:rPrChange>
        </w:rPr>
        <w:pPrChange w:id="1160" w:author="Admin" w:date="2015-07-08T13:36:00Z">
          <w:pPr>
            <w:pStyle w:val="Verzeichnis3"/>
            <w:tabs>
              <w:tab w:val="left" w:pos="1200"/>
              <w:tab w:val="right" w:leader="dot" w:pos="9062"/>
            </w:tabs>
          </w:pPr>
        </w:pPrChange>
      </w:pPr>
      <w:del w:id="1161" w:author="Maximilian Schmitz" w:date="2015-06-17T19:42:00Z">
        <w:r w:rsidRPr="00EC1852" w:rsidDel="00915AB6">
          <w:rPr>
            <w:rPrChange w:id="1162" w:author="Admin" w:date="2015-07-08T08:55:00Z">
              <w:rPr>
                <w:rStyle w:val="Hyperlink"/>
                <w:noProof/>
              </w:rPr>
            </w:rPrChange>
          </w:rPr>
          <w:delText>5.1.2</w:delText>
        </w:r>
        <w:r w:rsidRPr="00EC1852" w:rsidDel="00915AB6">
          <w:rPr>
            <w:rFonts w:eastAsiaTheme="minorEastAsia"/>
            <w:rPrChange w:id="1163" w:author="Admin" w:date="2015-07-08T08:55:00Z">
              <w:rPr>
                <w:rFonts w:asciiTheme="minorHAnsi" w:eastAsiaTheme="minorEastAsia" w:hAnsiTheme="minorHAnsi" w:cstheme="minorBidi"/>
                <w:noProof/>
                <w:sz w:val="22"/>
                <w:szCs w:val="22"/>
              </w:rPr>
            </w:rPrChange>
          </w:rPr>
          <w:tab/>
        </w:r>
        <w:r w:rsidRPr="00EC1852" w:rsidDel="00915AB6">
          <w:rPr>
            <w:rPrChange w:id="1164" w:author="Admin" w:date="2015-07-08T08:55:00Z">
              <w:rPr>
                <w:rStyle w:val="Hyperlink"/>
                <w:noProof/>
              </w:rPr>
            </w:rPrChange>
          </w:rPr>
          <w:delText>Regelimplementierung</w:delText>
        </w:r>
        <w:r w:rsidRPr="00EC1852" w:rsidDel="00915AB6">
          <w:rPr>
            <w:webHidden/>
            <w:rPrChange w:id="1165" w:author="Admin" w:date="2015-07-08T08:55:00Z">
              <w:rPr>
                <w:noProof/>
                <w:webHidden/>
              </w:rPr>
            </w:rPrChange>
          </w:rPr>
          <w:tab/>
          <w:delText>14</w:delText>
        </w:r>
        <w:bookmarkStart w:id="1166" w:name="_Toc424109361"/>
        <w:bookmarkStart w:id="1167" w:name="_Toc424119149"/>
        <w:bookmarkStart w:id="1168" w:name="_Toc424132734"/>
        <w:bookmarkEnd w:id="1166"/>
        <w:bookmarkEnd w:id="1167"/>
        <w:bookmarkEnd w:id="1168"/>
      </w:del>
    </w:p>
    <w:p w14:paraId="51EFF412" w14:textId="77777777" w:rsidR="00487DC3" w:rsidRPr="00EC1852" w:rsidDel="00915AB6" w:rsidRDefault="00487DC3">
      <w:pPr>
        <w:pStyle w:val="berschrift1"/>
        <w:rPr>
          <w:del w:id="1169" w:author="Maximilian Schmitz" w:date="2015-06-17T19:42:00Z"/>
          <w:rFonts w:eastAsiaTheme="minorEastAsia"/>
          <w:rPrChange w:id="1170" w:author="Admin" w:date="2015-07-08T08:55:00Z">
            <w:rPr>
              <w:del w:id="1171" w:author="Maximilian Schmitz" w:date="2015-06-17T19:42:00Z"/>
              <w:rFonts w:asciiTheme="minorHAnsi" w:eastAsiaTheme="minorEastAsia" w:hAnsiTheme="minorHAnsi" w:cstheme="minorBidi"/>
              <w:noProof/>
              <w:sz w:val="22"/>
              <w:szCs w:val="22"/>
            </w:rPr>
          </w:rPrChange>
        </w:rPr>
        <w:pPrChange w:id="1172" w:author="Admin" w:date="2015-07-08T13:36:00Z">
          <w:pPr>
            <w:pStyle w:val="Verzeichnis3"/>
            <w:tabs>
              <w:tab w:val="left" w:pos="1200"/>
              <w:tab w:val="right" w:leader="dot" w:pos="9062"/>
            </w:tabs>
          </w:pPr>
        </w:pPrChange>
      </w:pPr>
      <w:del w:id="1173" w:author="Maximilian Schmitz" w:date="2015-06-17T19:42:00Z">
        <w:r w:rsidRPr="00EC1852" w:rsidDel="00915AB6">
          <w:rPr>
            <w:rPrChange w:id="1174" w:author="Admin" w:date="2015-07-08T08:55:00Z">
              <w:rPr>
                <w:rStyle w:val="Hyperlink"/>
                <w:noProof/>
              </w:rPr>
            </w:rPrChange>
          </w:rPr>
          <w:delText>5.1.3</w:delText>
        </w:r>
        <w:r w:rsidRPr="00EC1852" w:rsidDel="00915AB6">
          <w:rPr>
            <w:rFonts w:eastAsiaTheme="minorEastAsia"/>
            <w:rPrChange w:id="1175" w:author="Admin" w:date="2015-07-08T08:55:00Z">
              <w:rPr>
                <w:rFonts w:asciiTheme="minorHAnsi" w:eastAsiaTheme="minorEastAsia" w:hAnsiTheme="minorHAnsi" w:cstheme="minorBidi"/>
                <w:noProof/>
                <w:sz w:val="22"/>
                <w:szCs w:val="22"/>
              </w:rPr>
            </w:rPrChange>
          </w:rPr>
          <w:tab/>
        </w:r>
        <w:r w:rsidRPr="00EC1852" w:rsidDel="00915AB6">
          <w:rPr>
            <w:rPrChange w:id="1176" w:author="Admin" w:date="2015-07-08T08:55:00Z">
              <w:rPr>
                <w:rStyle w:val="Hyperlink"/>
                <w:noProof/>
              </w:rPr>
            </w:rPrChange>
          </w:rPr>
          <w:delText>Scripschnittstelle</w:delText>
        </w:r>
        <w:r w:rsidRPr="00EC1852" w:rsidDel="00915AB6">
          <w:rPr>
            <w:webHidden/>
            <w:rPrChange w:id="1177" w:author="Admin" w:date="2015-07-08T08:55:00Z">
              <w:rPr>
                <w:noProof/>
                <w:webHidden/>
              </w:rPr>
            </w:rPrChange>
          </w:rPr>
          <w:tab/>
          <w:delText>14</w:delText>
        </w:r>
        <w:bookmarkStart w:id="1178" w:name="_Toc424109362"/>
        <w:bookmarkStart w:id="1179" w:name="_Toc424119150"/>
        <w:bookmarkStart w:id="1180" w:name="_Toc424132735"/>
        <w:bookmarkEnd w:id="1178"/>
        <w:bookmarkEnd w:id="1179"/>
        <w:bookmarkEnd w:id="1180"/>
      </w:del>
    </w:p>
    <w:p w14:paraId="7D732B5B" w14:textId="77777777" w:rsidR="00487DC3" w:rsidRPr="00EC1852" w:rsidDel="00915AB6" w:rsidRDefault="00487DC3">
      <w:pPr>
        <w:pStyle w:val="berschrift1"/>
        <w:rPr>
          <w:del w:id="1181" w:author="Maximilian Schmitz" w:date="2015-06-17T19:42:00Z"/>
          <w:rFonts w:eastAsiaTheme="minorEastAsia"/>
          <w:rPrChange w:id="1182" w:author="Admin" w:date="2015-07-08T08:55:00Z">
            <w:rPr>
              <w:del w:id="1183" w:author="Maximilian Schmitz" w:date="2015-06-17T19:42:00Z"/>
              <w:rFonts w:asciiTheme="minorHAnsi" w:eastAsiaTheme="minorEastAsia" w:hAnsiTheme="minorHAnsi" w:cstheme="minorBidi"/>
              <w:noProof/>
              <w:sz w:val="22"/>
              <w:szCs w:val="22"/>
            </w:rPr>
          </w:rPrChange>
        </w:rPr>
        <w:pPrChange w:id="1184" w:author="Admin" w:date="2015-07-08T13:36:00Z">
          <w:pPr>
            <w:pStyle w:val="Verzeichnis2"/>
            <w:tabs>
              <w:tab w:val="left" w:pos="720"/>
              <w:tab w:val="right" w:leader="dot" w:pos="9062"/>
            </w:tabs>
          </w:pPr>
        </w:pPrChange>
      </w:pPr>
      <w:del w:id="1185" w:author="Maximilian Schmitz" w:date="2015-06-17T19:42:00Z">
        <w:r w:rsidRPr="00EC1852" w:rsidDel="00915AB6">
          <w:rPr>
            <w:rPrChange w:id="1186" w:author="Admin" w:date="2015-07-08T08:55:00Z">
              <w:rPr>
                <w:rStyle w:val="Hyperlink"/>
                <w:noProof/>
              </w:rPr>
            </w:rPrChange>
          </w:rPr>
          <w:delText>5.2</w:delText>
        </w:r>
        <w:r w:rsidRPr="00EC1852" w:rsidDel="00915AB6">
          <w:rPr>
            <w:rFonts w:eastAsiaTheme="minorEastAsia"/>
            <w:rPrChange w:id="1187" w:author="Admin" w:date="2015-07-08T08:55:00Z">
              <w:rPr>
                <w:rFonts w:asciiTheme="minorHAnsi" w:eastAsiaTheme="minorEastAsia" w:hAnsiTheme="minorHAnsi" w:cstheme="minorBidi"/>
                <w:noProof/>
                <w:sz w:val="22"/>
                <w:szCs w:val="22"/>
              </w:rPr>
            </w:rPrChange>
          </w:rPr>
          <w:tab/>
        </w:r>
        <w:r w:rsidRPr="00EC1852" w:rsidDel="00915AB6">
          <w:rPr>
            <w:rPrChange w:id="1188" w:author="Admin" w:date="2015-07-08T08:55:00Z">
              <w:rPr>
                <w:rStyle w:val="Hyperlink"/>
                <w:noProof/>
              </w:rPr>
            </w:rPrChange>
          </w:rPr>
          <w:delText>Entwicklung der künstlichen Intelligenz</w:delText>
        </w:r>
        <w:r w:rsidRPr="00EC1852" w:rsidDel="00915AB6">
          <w:rPr>
            <w:webHidden/>
            <w:rPrChange w:id="1189" w:author="Admin" w:date="2015-07-08T08:55:00Z">
              <w:rPr>
                <w:noProof/>
                <w:webHidden/>
              </w:rPr>
            </w:rPrChange>
          </w:rPr>
          <w:tab/>
          <w:delText>14</w:delText>
        </w:r>
        <w:bookmarkStart w:id="1190" w:name="_Toc424109363"/>
        <w:bookmarkStart w:id="1191" w:name="_Toc424119151"/>
        <w:bookmarkStart w:id="1192" w:name="_Toc424132736"/>
        <w:bookmarkEnd w:id="1190"/>
        <w:bookmarkEnd w:id="1191"/>
        <w:bookmarkEnd w:id="1192"/>
      </w:del>
    </w:p>
    <w:p w14:paraId="46533393" w14:textId="77777777" w:rsidR="00487DC3" w:rsidRPr="00EC1852" w:rsidDel="00915AB6" w:rsidRDefault="00487DC3">
      <w:pPr>
        <w:pStyle w:val="berschrift1"/>
        <w:rPr>
          <w:del w:id="1193" w:author="Maximilian Schmitz" w:date="2015-06-17T19:42:00Z"/>
          <w:rFonts w:eastAsiaTheme="minorEastAsia"/>
          <w:rPrChange w:id="1194" w:author="Admin" w:date="2015-07-08T08:55:00Z">
            <w:rPr>
              <w:del w:id="1195" w:author="Maximilian Schmitz" w:date="2015-06-17T19:42:00Z"/>
              <w:rFonts w:asciiTheme="minorHAnsi" w:eastAsiaTheme="minorEastAsia" w:hAnsiTheme="minorHAnsi" w:cstheme="minorBidi"/>
              <w:b w:val="0"/>
              <w:noProof/>
              <w:sz w:val="22"/>
              <w:szCs w:val="22"/>
            </w:rPr>
          </w:rPrChange>
        </w:rPr>
        <w:pPrChange w:id="1196" w:author="Admin" w:date="2015-07-08T13:36:00Z">
          <w:pPr>
            <w:pStyle w:val="Verzeichnis1"/>
            <w:tabs>
              <w:tab w:val="left" w:pos="480"/>
              <w:tab w:val="right" w:leader="dot" w:pos="9062"/>
            </w:tabs>
          </w:pPr>
        </w:pPrChange>
      </w:pPr>
      <w:del w:id="1197" w:author="Maximilian Schmitz" w:date="2015-06-17T19:42:00Z">
        <w:r w:rsidRPr="00EC1852" w:rsidDel="00915AB6">
          <w:rPr>
            <w:rPrChange w:id="1198" w:author="Admin" w:date="2015-07-08T08:55:00Z">
              <w:rPr>
                <w:rStyle w:val="Hyperlink"/>
                <w:noProof/>
              </w:rPr>
            </w:rPrChange>
          </w:rPr>
          <w:delText>6</w:delText>
        </w:r>
        <w:r w:rsidRPr="00EC1852" w:rsidDel="00915AB6">
          <w:rPr>
            <w:rFonts w:eastAsiaTheme="minorEastAsia"/>
            <w:b w:val="0"/>
            <w:rPrChange w:id="1199" w:author="Admin" w:date="2015-07-08T08:55:00Z">
              <w:rPr>
                <w:rFonts w:asciiTheme="minorHAnsi" w:eastAsiaTheme="minorEastAsia" w:hAnsiTheme="minorHAnsi" w:cstheme="minorBidi"/>
                <w:b w:val="0"/>
                <w:noProof/>
                <w:sz w:val="22"/>
                <w:szCs w:val="22"/>
              </w:rPr>
            </w:rPrChange>
          </w:rPr>
          <w:tab/>
        </w:r>
        <w:r w:rsidRPr="00EC1852" w:rsidDel="00915AB6">
          <w:rPr>
            <w:rPrChange w:id="1200" w:author="Admin" w:date="2015-07-08T08:55:00Z">
              <w:rPr>
                <w:rStyle w:val="Hyperlink"/>
                <w:noProof/>
              </w:rPr>
            </w:rPrChange>
          </w:rPr>
          <w:delText>Ausblick</w:delText>
        </w:r>
        <w:r w:rsidRPr="00EC1852" w:rsidDel="00915AB6">
          <w:rPr>
            <w:webHidden/>
            <w:rPrChange w:id="1201" w:author="Admin" w:date="2015-07-08T08:55:00Z">
              <w:rPr>
                <w:noProof/>
                <w:webHidden/>
              </w:rPr>
            </w:rPrChange>
          </w:rPr>
          <w:tab/>
          <w:delText>15</w:delText>
        </w:r>
        <w:bookmarkStart w:id="1202" w:name="_Toc424109364"/>
        <w:bookmarkStart w:id="1203" w:name="_Toc424119152"/>
        <w:bookmarkStart w:id="1204" w:name="_Toc424132737"/>
        <w:bookmarkEnd w:id="1202"/>
        <w:bookmarkEnd w:id="1203"/>
        <w:bookmarkEnd w:id="1204"/>
      </w:del>
    </w:p>
    <w:p w14:paraId="00EE6F70" w14:textId="77777777" w:rsidR="00487DC3" w:rsidRPr="00EC1852" w:rsidDel="00915AB6" w:rsidRDefault="00487DC3">
      <w:pPr>
        <w:pStyle w:val="berschrift1"/>
        <w:rPr>
          <w:del w:id="1205" w:author="Maximilian Schmitz" w:date="2015-06-17T19:42:00Z"/>
          <w:rFonts w:eastAsiaTheme="minorEastAsia"/>
          <w:rPrChange w:id="1206" w:author="Admin" w:date="2015-07-08T08:55:00Z">
            <w:rPr>
              <w:del w:id="1207" w:author="Maximilian Schmitz" w:date="2015-06-17T19:42:00Z"/>
              <w:rFonts w:asciiTheme="minorHAnsi" w:eastAsiaTheme="minorEastAsia" w:hAnsiTheme="minorHAnsi" w:cstheme="minorBidi"/>
              <w:b w:val="0"/>
              <w:noProof/>
              <w:sz w:val="22"/>
              <w:szCs w:val="22"/>
            </w:rPr>
          </w:rPrChange>
        </w:rPr>
        <w:pPrChange w:id="1208" w:author="Admin" w:date="2015-07-08T13:36:00Z">
          <w:pPr>
            <w:pStyle w:val="Verzeichnis1"/>
            <w:tabs>
              <w:tab w:val="left" w:pos="480"/>
              <w:tab w:val="right" w:leader="dot" w:pos="9062"/>
            </w:tabs>
          </w:pPr>
        </w:pPrChange>
      </w:pPr>
      <w:del w:id="1209" w:author="Maximilian Schmitz" w:date="2015-06-17T19:42:00Z">
        <w:r w:rsidRPr="00EC1852" w:rsidDel="00915AB6">
          <w:rPr>
            <w:rPrChange w:id="1210" w:author="Admin" w:date="2015-07-08T08:55:00Z">
              <w:rPr>
                <w:rStyle w:val="Hyperlink"/>
                <w:noProof/>
              </w:rPr>
            </w:rPrChange>
          </w:rPr>
          <w:delText>7</w:delText>
        </w:r>
        <w:r w:rsidRPr="00EC1852" w:rsidDel="00915AB6">
          <w:rPr>
            <w:rFonts w:eastAsiaTheme="minorEastAsia"/>
            <w:b w:val="0"/>
            <w:rPrChange w:id="1211" w:author="Admin" w:date="2015-07-08T08:55:00Z">
              <w:rPr>
                <w:rFonts w:asciiTheme="minorHAnsi" w:eastAsiaTheme="minorEastAsia" w:hAnsiTheme="minorHAnsi" w:cstheme="minorBidi"/>
                <w:b w:val="0"/>
                <w:noProof/>
                <w:sz w:val="22"/>
                <w:szCs w:val="22"/>
              </w:rPr>
            </w:rPrChange>
          </w:rPr>
          <w:tab/>
        </w:r>
        <w:r w:rsidRPr="00EC1852" w:rsidDel="00915AB6">
          <w:rPr>
            <w:rPrChange w:id="1212" w:author="Admin" w:date="2015-07-08T08:55:00Z">
              <w:rPr>
                <w:rStyle w:val="Hyperlink"/>
                <w:noProof/>
              </w:rPr>
            </w:rPrChange>
          </w:rPr>
          <w:delText>Fazit</w:delText>
        </w:r>
        <w:r w:rsidRPr="00EC1852" w:rsidDel="00915AB6">
          <w:rPr>
            <w:webHidden/>
            <w:rPrChange w:id="1213" w:author="Admin" w:date="2015-07-08T08:55:00Z">
              <w:rPr>
                <w:noProof/>
                <w:webHidden/>
              </w:rPr>
            </w:rPrChange>
          </w:rPr>
          <w:tab/>
          <w:delText>16</w:delText>
        </w:r>
        <w:bookmarkStart w:id="1214" w:name="_Toc424109365"/>
        <w:bookmarkStart w:id="1215" w:name="_Toc424119153"/>
        <w:bookmarkStart w:id="1216" w:name="_Toc424132738"/>
        <w:bookmarkEnd w:id="1214"/>
        <w:bookmarkEnd w:id="1215"/>
        <w:bookmarkEnd w:id="1216"/>
      </w:del>
    </w:p>
    <w:p w14:paraId="5635D7C7" w14:textId="77777777" w:rsidR="00487DC3" w:rsidRPr="00EC1852" w:rsidDel="00915AB6" w:rsidRDefault="00487DC3">
      <w:pPr>
        <w:pStyle w:val="berschrift1"/>
        <w:rPr>
          <w:del w:id="1217" w:author="Maximilian Schmitz" w:date="2015-06-17T19:42:00Z"/>
          <w:rFonts w:eastAsiaTheme="minorEastAsia"/>
          <w:rPrChange w:id="1218" w:author="Admin" w:date="2015-07-08T08:55:00Z">
            <w:rPr>
              <w:del w:id="1219" w:author="Maximilian Schmitz" w:date="2015-06-17T19:42:00Z"/>
              <w:rFonts w:asciiTheme="minorHAnsi" w:eastAsiaTheme="minorEastAsia" w:hAnsiTheme="minorHAnsi" w:cstheme="minorBidi"/>
              <w:b w:val="0"/>
              <w:noProof/>
              <w:sz w:val="22"/>
              <w:szCs w:val="22"/>
            </w:rPr>
          </w:rPrChange>
        </w:rPr>
        <w:pPrChange w:id="1220" w:author="Admin" w:date="2015-07-08T13:36:00Z">
          <w:pPr>
            <w:pStyle w:val="Verzeichnis1"/>
            <w:tabs>
              <w:tab w:val="right" w:leader="dot" w:pos="9062"/>
            </w:tabs>
          </w:pPr>
        </w:pPrChange>
      </w:pPr>
      <w:del w:id="1221" w:author="Maximilian Schmitz" w:date="2015-06-17T19:42:00Z">
        <w:r w:rsidRPr="00EC1852" w:rsidDel="00915AB6">
          <w:rPr>
            <w:rPrChange w:id="1222" w:author="Admin" w:date="2015-07-08T08:55:00Z">
              <w:rPr>
                <w:rStyle w:val="Hyperlink"/>
                <w:noProof/>
              </w:rPr>
            </w:rPrChange>
          </w:rPr>
          <w:delText>Literaturverzeichnis</w:delText>
        </w:r>
        <w:r w:rsidR="006201A2" w:rsidRPr="00EC1852" w:rsidDel="00915AB6">
          <w:rPr>
            <w:rPrChange w:id="1223" w:author="Admin" w:date="2015-07-08T08:55:00Z">
              <w:rPr>
                <w:rStyle w:val="Hyperlink"/>
                <w:noProof/>
              </w:rPr>
            </w:rPrChange>
          </w:rPr>
          <w:delText xml:space="preserve"> (Grundlagenliteratur)</w:delText>
        </w:r>
        <w:r w:rsidRPr="00EC1852" w:rsidDel="00915AB6">
          <w:rPr>
            <w:webHidden/>
            <w:rPrChange w:id="1224" w:author="Admin" w:date="2015-07-08T08:55:00Z">
              <w:rPr>
                <w:noProof/>
                <w:webHidden/>
              </w:rPr>
            </w:rPrChange>
          </w:rPr>
          <w:tab/>
          <w:delText>I</w:delText>
        </w:r>
        <w:bookmarkStart w:id="1225" w:name="_Toc424109366"/>
        <w:bookmarkStart w:id="1226" w:name="_Toc424119154"/>
        <w:bookmarkStart w:id="1227" w:name="_Toc424132739"/>
        <w:bookmarkEnd w:id="1225"/>
        <w:bookmarkEnd w:id="1226"/>
        <w:bookmarkEnd w:id="1227"/>
      </w:del>
    </w:p>
    <w:p w14:paraId="6AA3E10E" w14:textId="77777777" w:rsidR="00487DC3" w:rsidRPr="00EC1852" w:rsidDel="00915AB6" w:rsidRDefault="00487DC3">
      <w:pPr>
        <w:pStyle w:val="berschrift1"/>
        <w:rPr>
          <w:del w:id="1228" w:author="Maximilian Schmitz" w:date="2015-06-17T19:42:00Z"/>
          <w:rFonts w:eastAsiaTheme="minorEastAsia"/>
          <w:rPrChange w:id="1229" w:author="Admin" w:date="2015-07-08T08:55:00Z">
            <w:rPr>
              <w:del w:id="1230" w:author="Maximilian Schmitz" w:date="2015-06-17T19:42:00Z"/>
              <w:rFonts w:asciiTheme="minorHAnsi" w:eastAsiaTheme="minorEastAsia" w:hAnsiTheme="minorHAnsi" w:cstheme="minorBidi"/>
              <w:b w:val="0"/>
              <w:noProof/>
              <w:sz w:val="22"/>
              <w:szCs w:val="22"/>
            </w:rPr>
          </w:rPrChange>
        </w:rPr>
        <w:pPrChange w:id="1231" w:author="Admin" w:date="2015-07-08T13:36:00Z">
          <w:pPr>
            <w:pStyle w:val="Verzeichnis1"/>
            <w:tabs>
              <w:tab w:val="right" w:leader="dot" w:pos="9062"/>
            </w:tabs>
          </w:pPr>
        </w:pPrChange>
      </w:pPr>
      <w:del w:id="1232" w:author="Maximilian Schmitz" w:date="2015-06-17T19:42:00Z">
        <w:r w:rsidRPr="00EC1852" w:rsidDel="00915AB6">
          <w:rPr>
            <w:rPrChange w:id="1233" w:author="Admin" w:date="2015-07-08T08:55:00Z">
              <w:rPr>
                <w:rStyle w:val="Hyperlink"/>
                <w:noProof/>
              </w:rPr>
            </w:rPrChange>
          </w:rPr>
          <w:delText>Abbildungsverzeichnis</w:delText>
        </w:r>
        <w:r w:rsidRPr="00EC1852" w:rsidDel="00915AB6">
          <w:rPr>
            <w:webHidden/>
            <w:rPrChange w:id="1234" w:author="Admin" w:date="2015-07-08T08:55:00Z">
              <w:rPr>
                <w:noProof/>
                <w:webHidden/>
              </w:rPr>
            </w:rPrChange>
          </w:rPr>
          <w:tab/>
          <w:delText>II</w:delText>
        </w:r>
        <w:bookmarkStart w:id="1235" w:name="_Toc424109367"/>
        <w:bookmarkStart w:id="1236" w:name="_Toc424119155"/>
        <w:bookmarkStart w:id="1237" w:name="_Toc424132740"/>
        <w:bookmarkEnd w:id="1235"/>
        <w:bookmarkEnd w:id="1236"/>
        <w:bookmarkEnd w:id="1237"/>
      </w:del>
    </w:p>
    <w:p w14:paraId="2BFDD3BE" w14:textId="77777777" w:rsidR="00487DC3" w:rsidRPr="00EC1852" w:rsidDel="00915AB6" w:rsidRDefault="00487DC3">
      <w:pPr>
        <w:pStyle w:val="berschrift1"/>
        <w:rPr>
          <w:del w:id="1238" w:author="Maximilian Schmitz" w:date="2015-06-17T19:42:00Z"/>
          <w:rFonts w:eastAsiaTheme="minorEastAsia"/>
          <w:rPrChange w:id="1239" w:author="Admin" w:date="2015-07-08T08:55:00Z">
            <w:rPr>
              <w:del w:id="1240" w:author="Maximilian Schmitz" w:date="2015-06-17T19:42:00Z"/>
              <w:rFonts w:asciiTheme="minorHAnsi" w:eastAsiaTheme="minorEastAsia" w:hAnsiTheme="minorHAnsi" w:cstheme="minorBidi"/>
              <w:b w:val="0"/>
              <w:noProof/>
              <w:sz w:val="22"/>
              <w:szCs w:val="22"/>
            </w:rPr>
          </w:rPrChange>
        </w:rPr>
        <w:pPrChange w:id="1241" w:author="Admin" w:date="2015-07-08T13:36:00Z">
          <w:pPr>
            <w:pStyle w:val="Verzeichnis1"/>
            <w:tabs>
              <w:tab w:val="right" w:leader="dot" w:pos="9062"/>
            </w:tabs>
          </w:pPr>
        </w:pPrChange>
      </w:pPr>
      <w:del w:id="1242" w:author="Maximilian Schmitz" w:date="2015-06-17T19:42:00Z">
        <w:r w:rsidRPr="00EC1852" w:rsidDel="00915AB6">
          <w:rPr>
            <w:rPrChange w:id="1243" w:author="Admin" w:date="2015-07-08T08:55:00Z">
              <w:rPr>
                <w:rStyle w:val="Hyperlink"/>
                <w:noProof/>
              </w:rPr>
            </w:rPrChange>
          </w:rPr>
          <w:delText>Abkürzungsverzeichnis</w:delText>
        </w:r>
        <w:r w:rsidRPr="00EC1852" w:rsidDel="00915AB6">
          <w:rPr>
            <w:webHidden/>
            <w:rPrChange w:id="1244" w:author="Admin" w:date="2015-07-08T08:55:00Z">
              <w:rPr>
                <w:noProof/>
                <w:webHidden/>
              </w:rPr>
            </w:rPrChange>
          </w:rPr>
          <w:tab/>
          <w:delText>III</w:delText>
        </w:r>
        <w:bookmarkStart w:id="1245" w:name="_Toc424109368"/>
        <w:bookmarkStart w:id="1246" w:name="_Toc424119156"/>
        <w:bookmarkStart w:id="1247" w:name="_Toc424132741"/>
        <w:bookmarkEnd w:id="1245"/>
        <w:bookmarkEnd w:id="1246"/>
        <w:bookmarkEnd w:id="1247"/>
      </w:del>
    </w:p>
    <w:p w14:paraId="43B0EAF4" w14:textId="77777777" w:rsidR="00487DC3" w:rsidRPr="00EC1852" w:rsidDel="00915AB6" w:rsidRDefault="00487DC3">
      <w:pPr>
        <w:pStyle w:val="berschrift1"/>
        <w:rPr>
          <w:del w:id="1248" w:author="Maximilian Schmitz" w:date="2015-06-17T19:42:00Z"/>
          <w:rFonts w:eastAsiaTheme="minorEastAsia"/>
          <w:rPrChange w:id="1249" w:author="Admin" w:date="2015-07-08T08:55:00Z">
            <w:rPr>
              <w:del w:id="1250" w:author="Maximilian Schmitz" w:date="2015-06-17T19:42:00Z"/>
              <w:rFonts w:asciiTheme="minorHAnsi" w:eastAsiaTheme="minorEastAsia" w:hAnsiTheme="minorHAnsi" w:cstheme="minorBidi"/>
              <w:b w:val="0"/>
              <w:noProof/>
              <w:sz w:val="22"/>
              <w:szCs w:val="22"/>
            </w:rPr>
          </w:rPrChange>
        </w:rPr>
        <w:pPrChange w:id="1251" w:author="Admin" w:date="2015-07-08T13:36:00Z">
          <w:pPr>
            <w:pStyle w:val="Verzeichnis1"/>
            <w:tabs>
              <w:tab w:val="right" w:leader="dot" w:pos="9062"/>
            </w:tabs>
          </w:pPr>
        </w:pPrChange>
      </w:pPr>
      <w:del w:id="1252" w:author="Maximilian Schmitz" w:date="2015-06-17T19:42:00Z">
        <w:r w:rsidRPr="00EC1852" w:rsidDel="00915AB6">
          <w:rPr>
            <w:rPrChange w:id="1253" w:author="Admin" w:date="2015-07-08T08:55:00Z">
              <w:rPr>
                <w:rStyle w:val="Hyperlink"/>
                <w:noProof/>
              </w:rPr>
            </w:rPrChange>
          </w:rPr>
          <w:delText>Glossar</w:delText>
        </w:r>
        <w:r w:rsidRPr="00EC1852" w:rsidDel="00915AB6">
          <w:rPr>
            <w:webHidden/>
            <w:rPrChange w:id="1254" w:author="Admin" w:date="2015-07-08T08:55:00Z">
              <w:rPr>
                <w:noProof/>
                <w:webHidden/>
              </w:rPr>
            </w:rPrChange>
          </w:rPr>
          <w:tab/>
          <w:delText>IV</w:delText>
        </w:r>
        <w:bookmarkStart w:id="1255" w:name="_Toc424109369"/>
        <w:bookmarkStart w:id="1256" w:name="_Toc424119157"/>
        <w:bookmarkStart w:id="1257" w:name="_Toc424132742"/>
        <w:bookmarkEnd w:id="1255"/>
        <w:bookmarkEnd w:id="1256"/>
        <w:bookmarkEnd w:id="1257"/>
      </w:del>
    </w:p>
    <w:p w14:paraId="75325EB1" w14:textId="2D3ED83D" w:rsidR="00692C03" w:rsidRPr="00715D94" w:rsidRDefault="008B6A1C">
      <w:pPr>
        <w:pStyle w:val="berschrift1"/>
        <w:rPr>
          <w:del w:id="1258" w:author="Maximilian Schmitz" w:date="2015-07-06T18:12:00Z"/>
          <w:cap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1259" w:author="Admin" w:date="2015-07-08T13:36:00Z">
          <w:pPr>
            <w:pStyle w:val="Verzeichnis1"/>
            <w:tabs>
              <w:tab w:val="right" w:leader="dot" w:pos="9062"/>
            </w:tabs>
          </w:pPr>
        </w:pPrChange>
      </w:pPr>
      <w:del w:id="1260" w:author="Maximilian Schmitz" w:date="2015-07-06T18:12:00Z">
        <w:r w:rsidRPr="00715D94" w:rsidDel="00D421B5">
          <w:fldChar w:fldCharType="end"/>
        </w:r>
        <w:bookmarkStart w:id="1261" w:name="_Toc424109370"/>
        <w:bookmarkStart w:id="1262" w:name="_Toc424119158"/>
        <w:bookmarkStart w:id="1263" w:name="_Toc424132743"/>
        <w:bookmarkEnd w:id="1261"/>
        <w:bookmarkEnd w:id="1262"/>
        <w:bookmarkEnd w:id="1263"/>
      </w:del>
    </w:p>
    <w:p w14:paraId="28679427" w14:textId="4671737F" w:rsidR="00683BB8" w:rsidRPr="00715D94" w:rsidDel="00D421B5" w:rsidRDefault="00683BB8">
      <w:pPr>
        <w:pStyle w:val="berschrift1"/>
        <w:rPr>
          <w:del w:id="1264" w:author="Maximilian Schmitz" w:date="2015-07-06T18:12:00Z"/>
        </w:rPr>
        <w:pPrChange w:id="1265" w:author="Admin" w:date="2015-07-08T13:36:00Z">
          <w:pPr/>
        </w:pPrChange>
      </w:pPr>
      <w:bookmarkStart w:id="1266" w:name="_Toc424109371"/>
      <w:bookmarkStart w:id="1267" w:name="_Toc424119159"/>
      <w:bookmarkStart w:id="1268" w:name="_Toc424132744"/>
      <w:bookmarkEnd w:id="1266"/>
      <w:bookmarkEnd w:id="1267"/>
      <w:bookmarkEnd w:id="1268"/>
    </w:p>
    <w:p w14:paraId="28AB6CB8" w14:textId="77777777" w:rsidR="000D5298" w:rsidRPr="00EC1852" w:rsidRDefault="00BE23E9">
      <w:pPr>
        <w:pStyle w:val="berschrift1"/>
        <w:pPrChange w:id="1269" w:author="Admin" w:date="2015-07-08T13:36:00Z">
          <w:pPr>
            <w:pStyle w:val="berschrift1"/>
            <w:numPr>
              <w:numId w:val="17"/>
            </w:numPr>
          </w:pPr>
        </w:pPrChange>
      </w:pPr>
      <w:bookmarkStart w:id="1270" w:name="_Toc424132745"/>
      <w:r w:rsidRPr="00EC1852">
        <w:t>Einleitung</w:t>
      </w:r>
      <w:bookmarkEnd w:id="1270"/>
    </w:p>
    <w:p w14:paraId="53768C6F" w14:textId="70DBBA13" w:rsidR="00945897" w:rsidRDefault="00945897">
      <w:r>
        <w:t>Simulationen wie die Robo</w:t>
      </w:r>
      <w:ins w:id="1271" w:author="Admin" w:date="2015-07-07T13:47:00Z">
        <w:r w:rsidR="00765681">
          <w:t>C</w:t>
        </w:r>
      </w:ins>
      <w:del w:id="1272"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64A03345" w:rsidR="00945897" w:rsidRDefault="00945897">
      <w:r>
        <w:t>D</w:t>
      </w:r>
      <w:r w:rsidR="003B7EDC">
        <w:t>as fertige Projekt soll auch dem</w:t>
      </w:r>
      <w:r>
        <w:t xml:space="preserve"> Spieler ein Gefühl für Logik vermitteln, die von der Aufmachung von Robo</w:t>
      </w:r>
      <w:ins w:id="1273" w:author="Admin" w:date="2015-07-07T13:46:00Z">
        <w:r w:rsidR="00765681">
          <w:t>C</w:t>
        </w:r>
      </w:ins>
      <w:del w:id="1274" w:author="Admin" w:date="2015-07-07T13:46:00Z">
        <w:r w:rsidDel="00765681">
          <w:delText>c</w:delText>
        </w:r>
      </w:del>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1275" w:name="_Toc424132746"/>
      <w:r w:rsidRPr="00EC1852">
        <w:lastRenderedPageBreak/>
        <w:t>Aufgabenstellung</w:t>
      </w:r>
      <w:bookmarkEnd w:id="1275"/>
    </w:p>
    <w:p w14:paraId="7F0718B3" w14:textId="77777777"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ins w:id="1276" w:author="Admin" w:date="2015-07-06T13:23:00Z">
        <w:r w:rsidR="00011EF1">
          <w:t>m</w:t>
        </w:r>
      </w:ins>
      <w:del w:id="1277"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1278" w:author="Admin" w:date="2015-07-06T13:27:00Z">
        <w:r w:rsidR="004540A2">
          <w:t xml:space="preserve"> mehrfach</w:t>
        </w:r>
      </w:ins>
      <w:r>
        <w:t xml:space="preserve"> in kurzer Zeit mit maximaler Kraft kickt.</w:t>
      </w:r>
    </w:p>
    <w:p w14:paraId="4E4B7AE5" w14:textId="77777777" w:rsidR="00945897" w:rsidRDefault="00945897"/>
    <w:p w14:paraId="40B68460" w14:textId="77777777" w:rsidR="00945897" w:rsidRDefault="00945897">
      <w:r>
        <w:t xml:space="preserve">Die Simulation </w:t>
      </w:r>
      <w:ins w:id="1279" w:author="Admin" w:date="2015-07-06T13:27:00Z">
        <w:r w:rsidR="004540A2">
          <w:t>soll</w:t>
        </w:r>
      </w:ins>
      <w:del w:id="1280" w:author="Admin" w:date="2015-07-06T13:27:00Z">
        <w:r w:rsidDel="004540A2">
          <w:delText>ist</w:delText>
        </w:r>
      </w:del>
      <w:r>
        <w:t xml:space="preserve"> komplett dreidimensional und </w:t>
      </w:r>
      <w:ins w:id="1281" w:author="Admin" w:date="2015-07-06T13:28:00Z">
        <w:r w:rsidR="004540A2">
          <w:t>mit</w:t>
        </w:r>
      </w:ins>
      <w:del w:id="1282" w:author="Admin" w:date="2015-07-06T13:28:00Z">
        <w:r w:rsidDel="004540A2">
          <w:delText>bietet</w:delText>
        </w:r>
      </w:del>
      <w:r>
        <w:t xml:space="preserve"> animierte</w:t>
      </w:r>
      <w:ins w:id="1283" w:author="Admin" w:date="2015-07-06T13:28:00Z">
        <w:r w:rsidR="004540A2">
          <w:t>n</w:t>
        </w:r>
      </w:ins>
      <w:r>
        <w:t xml:space="preserve"> Fußballspieler</w:t>
      </w:r>
      <w:ins w:id="1284" w:author="Admin" w:date="2015-07-06T13:28:00Z">
        <w:r w:rsidR="004540A2">
          <w:t xml:space="preserve"> </w:t>
        </w:r>
      </w:ins>
      <w:ins w:id="1285" w:author="Admin" w:date="2015-07-06T13:29:00Z">
        <w:r w:rsidR="004540A2">
          <w:t>gestaltet</w:t>
        </w:r>
      </w:ins>
      <w:ins w:id="1286" w:author="Admin" w:date="2015-07-06T13:28:00Z">
        <w:r w:rsidR="004540A2">
          <w:t xml:space="preserve"> werden.</w:t>
        </w:r>
      </w:ins>
      <w:del w:id="1287" w:author="Admin" w:date="2015-07-06T13:28:00Z">
        <w:r w:rsidDel="004540A2">
          <w:delText>,</w:delText>
        </w:r>
      </w:del>
      <w:r>
        <w:t xml:space="preserve"> </w:t>
      </w:r>
      <w:ins w:id="1288" w:author="Admin" w:date="2015-07-06T13:28:00Z">
        <w:r w:rsidR="004540A2">
          <w:t>W</w:t>
        </w:r>
      </w:ins>
      <w:del w:id="1289"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1290" w:name="_Ref422317454"/>
      <w:bookmarkStart w:id="1291" w:name="_Toc424132747"/>
      <w:r w:rsidR="00493EDB">
        <w:lastRenderedPageBreak/>
        <w:t>Stand der Technik</w:t>
      </w:r>
      <w:bookmarkEnd w:id="1290"/>
      <w:bookmarkEnd w:id="1291"/>
    </w:p>
    <w:p w14:paraId="5C3AA0A0" w14:textId="77777777" w:rsidR="008A0CF5" w:rsidRDefault="008A0CF5">
      <w:pPr>
        <w:pStyle w:val="berschrift2"/>
      </w:pPr>
      <w:bookmarkStart w:id="1292" w:name="_Toc406781343"/>
      <w:bookmarkStart w:id="1293" w:name="_Toc424132748"/>
      <w:r>
        <w:t>Einleitung</w:t>
      </w:r>
      <w:bookmarkEnd w:id="1292"/>
      <w:bookmarkEnd w:id="1293"/>
    </w:p>
    <w:p w14:paraId="50310C64" w14:textId="39D04BFB" w:rsidR="008A0CF5" w:rsidDel="00692C03" w:rsidRDefault="008A0CF5">
      <w:pPr>
        <w:rPr>
          <w:del w:id="1294" w:author="Admin" w:date="2015-07-08T10:20:00Z"/>
        </w:rPr>
      </w:pPr>
      <w:r>
        <w:t xml:space="preserve">Die Arbeit baut auf unterschiedlichen Technologien auf, deren Verständnis für die Projektbearbeitung unumgänglich ist. Da die Simulation, wie sie in Kapitel 2 beschrieben </w:t>
      </w:r>
      <w:del w:id="1295" w:author="Admin" w:date="2015-07-06T13:33:00Z">
        <w:r w:rsidDel="00EB1E9F">
          <w:delText>wurde</w:delText>
        </w:r>
      </w:del>
      <w:ins w:id="1296" w:author="Admin" w:date="2015-07-06T13:33:00Z">
        <w:r w:rsidR="00EB1E9F">
          <w:t>ist</w:t>
        </w:r>
      </w:ins>
      <w:r>
        <w:t>, nicht im gegebenen Zeitrahmen von Grund auf Programmiert werden kann, muss eine Game</w:t>
      </w:r>
      <w:ins w:id="1297" w:author="Maximilian Schmitz" w:date="2015-07-08T16:32:00Z">
        <w:r w:rsidR="007E5D8C">
          <w:t xml:space="preserve"> </w:t>
        </w:r>
      </w:ins>
      <w:del w:id="1298" w:author="Maximilian Schmitz" w:date="2015-07-08T16:32:00Z">
        <w:r w:rsidDel="007E5D8C">
          <w:delText>-</w:delText>
        </w:r>
      </w:del>
      <w:r>
        <w:t>Engine gewählt werden, die Grundlagen wie die 3D-Animation oder die Physik-Berechnungen bereitstellt.</w:t>
      </w:r>
      <w:ins w:id="1299" w:author="Admin" w:date="2015-07-08T10:20:00Z">
        <w:r w:rsidR="00692C03">
          <w:t xml:space="preserve"> </w:t>
        </w:r>
      </w:ins>
    </w:p>
    <w:p w14:paraId="04B5323F" w14:textId="77777777" w:rsidR="008A0CF5" w:rsidRDefault="008A0CF5">
      <w:r>
        <w:t>Des Weiteren muss eine Technologie gewählt werden, die die Steuerung der Charaktere über im Voraus erstellte Abläufe erlaubt.</w:t>
      </w:r>
    </w:p>
    <w:p w14:paraId="36554D2A" w14:textId="77777777" w:rsidR="008A0CF5" w:rsidDel="00692C03" w:rsidRDefault="008A0CF5">
      <w:pPr>
        <w:rPr>
          <w:del w:id="1300" w:author="Admin" w:date="2015-07-08T10:20:00Z"/>
        </w:rPr>
      </w:pPr>
    </w:p>
    <w:p w14:paraId="017E1988" w14:textId="77777777" w:rsidR="008A0CF5" w:rsidRDefault="008A0CF5">
      <w:pPr>
        <w:rPr>
          <w:ins w:id="1301" w:author="Admin" w:date="2015-07-08T10:17:00Z"/>
        </w:rPr>
      </w:pPr>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1302" w:name="_Ref422317407"/>
      <w:bookmarkStart w:id="1303" w:name="_Ref422317414"/>
      <w:bookmarkStart w:id="1304" w:name="_Toc424132749"/>
      <w:r>
        <w:t>Game Engine</w:t>
      </w:r>
      <w:bookmarkEnd w:id="1302"/>
      <w:bookmarkEnd w:id="1303"/>
      <w:bookmarkEnd w:id="1304"/>
    </w:p>
    <w:p w14:paraId="48F2682C" w14:textId="77777777" w:rsidR="008A0CF5" w:rsidRPr="0008785A" w:rsidDel="000E24A9" w:rsidRDefault="008A0CF5">
      <w:pPr>
        <w:pStyle w:val="berschrift3"/>
        <w:rPr>
          <w:del w:id="1305" w:author="Daene" w:date="2015-01-08T17:04:00Z"/>
        </w:rPr>
        <w:pPrChange w:id="1306" w:author="Admin" w:date="2015-07-08T13:36:00Z">
          <w:pPr/>
        </w:pPrChange>
      </w:pPr>
      <w:del w:id="1307" w:author="Daene" w:date="2015-01-08T17:04:00Z">
        <w:r w:rsidRPr="0008785A" w:rsidDel="000E24A9">
          <w:delText>http://de.wikipedia.org/wiki/Liste_von_Spiel-Engines</w:delText>
        </w:r>
        <w:bookmarkStart w:id="1308" w:name="_Toc408511943"/>
        <w:bookmarkStart w:id="1309" w:name="_Toc417977745"/>
        <w:bookmarkStart w:id="1310" w:name="_Toc418083327"/>
        <w:bookmarkStart w:id="1311" w:name="_Toc422333496"/>
        <w:bookmarkStart w:id="1312" w:name="_Toc422468939"/>
        <w:bookmarkStart w:id="1313" w:name="_Toc424040265"/>
        <w:bookmarkStart w:id="1314" w:name="_Toc424109377"/>
        <w:bookmarkStart w:id="1315" w:name="_Toc424119165"/>
        <w:bookmarkStart w:id="1316" w:name="_Toc424132750"/>
        <w:bookmarkEnd w:id="1308"/>
        <w:bookmarkEnd w:id="1309"/>
        <w:bookmarkEnd w:id="1310"/>
        <w:bookmarkEnd w:id="1311"/>
        <w:bookmarkEnd w:id="1312"/>
        <w:bookmarkEnd w:id="1313"/>
        <w:bookmarkEnd w:id="1314"/>
        <w:bookmarkEnd w:id="1315"/>
        <w:bookmarkEnd w:id="1316"/>
      </w:del>
    </w:p>
    <w:p w14:paraId="16934930" w14:textId="77777777" w:rsidR="008A0CF5" w:rsidRDefault="008A0CF5">
      <w:pPr>
        <w:pStyle w:val="berschrift3"/>
      </w:pPr>
      <w:bookmarkStart w:id="1317" w:name="_Toc424132751"/>
      <w:r>
        <w:t>Grundsätzliches</w:t>
      </w:r>
      <w:bookmarkEnd w:id="1317"/>
    </w:p>
    <w:p w14:paraId="2B6B6AD0" w14:textId="26B61A45" w:rsidR="008A0CF5" w:rsidRDefault="008A0CF5">
      <w:r>
        <w:t>Wie in Kapitel 3.1 angesprochen ist eine Game</w:t>
      </w:r>
      <w:ins w:id="1318" w:author="Maximilian Schmitz" w:date="2015-07-08T16:33:00Z">
        <w:r w:rsidR="007E5D8C">
          <w:t xml:space="preserve"> </w:t>
        </w:r>
      </w:ins>
      <w:del w:id="1319" w:author="Maximilian Schmitz" w:date="2015-07-08T16:33:00Z">
        <w:r w:rsidDel="007E5D8C">
          <w:delText>-</w:delText>
        </w:r>
      </w:del>
      <w:r>
        <w:t>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1320" w:name="_Toc424132752"/>
      <w:r>
        <w:t>Source Engine</w:t>
      </w:r>
      <w:bookmarkEnd w:id="1320"/>
    </w:p>
    <w:p w14:paraId="7D3F6E49" w14:textId="7E967405" w:rsidR="008A0CF5" w:rsidDel="00692C03" w:rsidRDefault="008A0CF5">
      <w:pPr>
        <w:rPr>
          <w:del w:id="1321" w:author="Admin" w:date="2015-07-08T10:20:00Z"/>
        </w:rPr>
      </w:pPr>
      <w:r>
        <w:t xml:space="preserve">Source Engine wird von Valve entwickelt und ist durch die weit verbreiteten Spiele, die mit ihr </w:t>
      </w:r>
      <w:ins w:id="1322" w:author="Maximilian Schmitz" w:date="2015-06-19T09:06:00Z">
        <w:r w:rsidR="002E3F67">
          <w:t>e</w:t>
        </w:r>
      </w:ins>
      <w:del w:id="1323" w:author="Maximilian Schmitz" w:date="2015-06-19T09:06:00Z">
        <w:r w:rsidDel="002E3F67">
          <w:delText>E</w:delText>
        </w:r>
      </w:del>
      <w:r>
        <w:t>ntwickelt wurden, bekannt. Dazu gehört neben Half Life 2 oder Counter Strike: Source auch Portal.</w:t>
      </w:r>
      <w:ins w:id="1324" w:author="Admin" w:date="2015-07-08T10:20:00Z">
        <w:r w:rsidR="00692C03">
          <w:t xml:space="preserve"> </w:t>
        </w:r>
      </w:ins>
    </w:p>
    <w:p w14:paraId="0576DF9C" w14:textId="642D0A61" w:rsidR="008A0CF5" w:rsidDel="00692C03" w:rsidRDefault="008A0CF5">
      <w:pPr>
        <w:rPr>
          <w:del w:id="1325" w:author="Admin" w:date="2015-07-08T10:20:00Z"/>
        </w:rPr>
      </w:pPr>
      <w:r>
        <w:t>Die Source Engine kann neben den Betriebssystemen Windows, Linux und MAC</w:t>
      </w:r>
      <w:ins w:id="1326" w:author="Admin" w:date="2015-07-08T13:31:00Z">
        <w:r w:rsidR="006A1F2A">
          <w:t xml:space="preserve"> OS</w:t>
        </w:r>
      </w:ins>
      <w:r>
        <w:t xml:space="preserve"> auch auf der Playstation 3 oder der Xbox360 verwendet werden.</w:t>
      </w:r>
      <w:ins w:id="1327" w:author="Admin" w:date="2015-07-08T10:20:00Z">
        <w:r w:rsidR="00692C03">
          <w:t xml:space="preserve"> </w:t>
        </w:r>
      </w:ins>
    </w:p>
    <w:p w14:paraId="3C6D052A" w14:textId="19B4E457" w:rsidR="008A0CF5" w:rsidRDefault="008A0CF5">
      <w:r>
        <w:t>Neben der Grafik</w:t>
      </w:r>
      <w:ins w:id="1328" w:author="Maximilian Schmitz" w:date="2015-07-08T16:32:00Z">
        <w:r w:rsidR="007E5D8C">
          <w:t xml:space="preserve"> </w:t>
        </w:r>
      </w:ins>
      <w:del w:id="1329" w:author="Maximilian Schmitz" w:date="2015-07-08T16:32:00Z">
        <w:r w:rsidDel="007E5D8C">
          <w:delText>-</w:delText>
        </w:r>
      </w:del>
      <w:r>
        <w:t>Engine beinhaltet dieses Framework auch eine Physik</w:t>
      </w:r>
      <w:ins w:id="1330" w:author="Maximilian Schmitz" w:date="2015-07-08T16:32:00Z">
        <w:r w:rsidR="007E5D8C">
          <w:t xml:space="preserve"> </w:t>
        </w:r>
      </w:ins>
      <w:del w:id="1331" w:author="Maximilian Schmitz" w:date="2015-07-08T16:32:00Z">
        <w:r w:rsidDel="007E5D8C">
          <w:delText>-</w:delText>
        </w:r>
      </w:del>
      <w:r>
        <w:t>Engine.</w:t>
      </w:r>
      <w:ins w:id="1332" w:author="Admin" w:date="2015-07-08T10:24:00Z">
        <w:r w:rsidR="00692C03">
          <w:t xml:space="preserve"> (vgl.</w:t>
        </w:r>
      </w:ins>
      <w:customXmlInsRangeStart w:id="1333" w:author="Admin" w:date="2015-07-08T10:24:00Z"/>
      <w:sdt>
        <w:sdtPr>
          <w:id w:val="-293523758"/>
          <w:citation/>
        </w:sdtPr>
        <w:sdtEndPr/>
        <w:sdtContent>
          <w:customXmlInsRangeEnd w:id="1333"/>
          <w:ins w:id="1334" w:author="Admin" w:date="2015-07-08T10:24:00Z">
            <w:r w:rsidR="00692C03">
              <w:fldChar w:fldCharType="begin"/>
            </w:r>
          </w:ins>
          <w:ins w:id="1335" w:author="Admin" w:date="2015-07-08T10:44:00Z">
            <w:r w:rsidR="00DD45F6">
              <w:instrText xml:space="preserve">CITATION Val15 \l 1031 </w:instrText>
            </w:r>
          </w:ins>
          <w:r w:rsidR="00692C03">
            <w:fldChar w:fldCharType="separate"/>
          </w:r>
          <w:ins w:id="1336" w:author="Maximilian Schmitz" w:date="2015-07-08T15:29:00Z">
            <w:r w:rsidR="00856522">
              <w:rPr>
                <w:noProof/>
              </w:rPr>
              <w:t xml:space="preserve"> </w:t>
            </w:r>
            <w:r w:rsidR="00856522">
              <w:rPr>
                <w:noProof/>
              </w:rPr>
              <w:t>[1]</w:t>
            </w:r>
          </w:ins>
          <w:del w:id="1337" w:author="Maximilian Schmitz" w:date="2015-07-08T15:29:00Z">
            <w:r w:rsidR="00715D94" w:rsidDel="00856522">
              <w:rPr>
                <w:noProof/>
              </w:rPr>
              <w:delText xml:space="preserve"> [1]</w:delText>
            </w:r>
          </w:del>
          <w:ins w:id="1338" w:author="Admin" w:date="2015-07-08T10:24:00Z">
            <w:r w:rsidR="00692C03">
              <w:fldChar w:fldCharType="end"/>
            </w:r>
          </w:ins>
          <w:customXmlInsRangeStart w:id="1339" w:author="Admin" w:date="2015-07-08T10:24:00Z"/>
        </w:sdtContent>
      </w:sdt>
      <w:customXmlInsRangeEnd w:id="1339"/>
      <w:ins w:id="1340" w:author="Admin" w:date="2015-07-08T10:24:00Z">
        <w:r w:rsidR="00692C03">
          <w:t>)</w:t>
        </w:r>
      </w:ins>
    </w:p>
    <w:p w14:paraId="3D6BFD84" w14:textId="77777777" w:rsidR="008A0CF5" w:rsidDel="00692C03" w:rsidRDefault="008A0CF5">
      <w:pPr>
        <w:rPr>
          <w:del w:id="1341" w:author="Admin" w:date="2015-07-08T10:20:00Z"/>
        </w:rPr>
      </w:pPr>
    </w:p>
    <w:p w14:paraId="72E981F3" w14:textId="5213D7C2" w:rsidR="008A0CF5" w:rsidRDefault="008A0CF5">
      <w:del w:id="1342" w:author="Admin" w:date="2015-07-06T13:36:00Z">
        <w:r w:rsidDel="009D3C5C">
          <w:delText xml:space="preserve">Ein </w:delText>
        </w:r>
      </w:del>
      <w:ins w:id="1343" w:author="Admin" w:date="2015-07-06T13:36:00Z">
        <w:r w:rsidR="009D3C5C">
          <w:t>Das Hauptp</w:t>
        </w:r>
      </w:ins>
      <w:del w:id="1344" w:author="Admin" w:date="2015-07-06T13:36:00Z">
        <w:r w:rsidDel="009D3C5C">
          <w:delText>P</w:delText>
        </w:r>
      </w:del>
      <w:r>
        <w:t>roblem</w:t>
      </w:r>
      <w:del w:id="1345" w:author="Admin" w:date="2015-07-06T13:35:00Z">
        <w:r w:rsidDel="009D3C5C">
          <w:delText xml:space="preserve"> mit</w:delText>
        </w:r>
      </w:del>
      <w:r>
        <w:t xml:space="preserve"> der Source Engine ist, dass sie </w:t>
      </w:r>
      <w:ins w:id="1346" w:author="Admin" w:date="2015-07-08T10:29:00Z">
        <w:r w:rsidR="00FB3835">
          <w:t xml:space="preserve">zum Zeitpunkt dieser Arbeit nicht </w:t>
        </w:r>
      </w:ins>
      <w:del w:id="1347" w:author="Admin" w:date="2015-07-08T10:29:00Z">
        <w:r w:rsidDel="00FB3835">
          <w:delText xml:space="preserve">nicht </w:delText>
        </w:r>
      </w:del>
      <w:del w:id="1348" w:author="Admin" w:date="2015-07-08T10:28:00Z">
        <w:r w:rsidDel="00FB3835">
          <w:delText xml:space="preserve">frei </w:delText>
        </w:r>
      </w:del>
      <w:ins w:id="1349" w:author="Admin" w:date="2015-07-08T10:28:00Z">
        <w:r w:rsidR="00FB3835">
          <w:t>mehr Lizenziert werden kann und der Nachfolger</w:t>
        </w:r>
      </w:ins>
      <w:ins w:id="1350"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1351" w:author="Admin" w:date="2015-07-08T10:30:00Z">
        <w:r w:rsidR="00FB3835">
          <w:t>angekündigt wurde</w:t>
        </w:r>
      </w:ins>
      <w:ins w:id="1352" w:author="Admin" w:date="2015-07-08T10:28:00Z">
        <w:r w:rsidR="00FB3835">
          <w:t>.</w:t>
        </w:r>
      </w:ins>
      <w:ins w:id="1353" w:author="Admin" w:date="2015-07-08T11:15:00Z">
        <w:r w:rsidR="0033472B">
          <w:t xml:space="preserve"> Die Source 2 Engine soll</w:t>
        </w:r>
      </w:ins>
      <w:ins w:id="1354" w:author="Admin" w:date="2015-07-08T11:16:00Z">
        <w:r w:rsidR="0033472B">
          <w:t xml:space="preserve"> nach aktuellen Aussagen</w:t>
        </w:r>
      </w:ins>
      <w:ins w:id="1355" w:author="Admin" w:date="2015-07-08T11:15:00Z">
        <w:r w:rsidR="0033472B">
          <w:t xml:space="preserve"> komplett kostenlos werden.</w:t>
        </w:r>
      </w:ins>
      <w:ins w:id="1356" w:author="Admin" w:date="2015-07-08T10:32:00Z">
        <w:r w:rsidR="00FB3835">
          <w:t xml:space="preserve"> (vgl.</w:t>
        </w:r>
      </w:ins>
      <w:customXmlInsRangeStart w:id="1357" w:author="Admin" w:date="2015-07-08T10:32:00Z"/>
      <w:sdt>
        <w:sdtPr>
          <w:id w:val="-1420787084"/>
          <w:citation/>
        </w:sdtPr>
        <w:sdtEndPr/>
        <w:sdtContent>
          <w:customXmlInsRangeEnd w:id="1357"/>
          <w:ins w:id="1358" w:author="Admin" w:date="2015-07-08T10:32:00Z">
            <w:r w:rsidR="00FB3835">
              <w:fldChar w:fldCharType="begin"/>
            </w:r>
          </w:ins>
          <w:ins w:id="1359" w:author="Admin" w:date="2015-07-08T10:44:00Z">
            <w:r w:rsidR="00DD45F6">
              <w:instrText xml:space="preserve">CITATION Val151 \l 1031 </w:instrText>
            </w:r>
          </w:ins>
          <w:r w:rsidR="00FB3835">
            <w:fldChar w:fldCharType="separate"/>
          </w:r>
          <w:ins w:id="1360" w:author="Maximilian Schmitz" w:date="2015-07-08T15:29:00Z">
            <w:r w:rsidR="00856522">
              <w:rPr>
                <w:noProof/>
              </w:rPr>
              <w:t xml:space="preserve"> </w:t>
            </w:r>
            <w:r w:rsidR="00856522">
              <w:rPr>
                <w:noProof/>
              </w:rPr>
              <w:t>[2]</w:t>
            </w:r>
          </w:ins>
          <w:del w:id="1361" w:author="Maximilian Schmitz" w:date="2015-07-08T15:29:00Z">
            <w:r w:rsidR="00715D94" w:rsidDel="00856522">
              <w:rPr>
                <w:noProof/>
              </w:rPr>
              <w:delText xml:space="preserve"> [2]</w:delText>
            </w:r>
          </w:del>
          <w:ins w:id="1362" w:author="Admin" w:date="2015-07-08T10:32:00Z">
            <w:r w:rsidR="00FB3835">
              <w:fldChar w:fldCharType="end"/>
            </w:r>
          </w:ins>
          <w:customXmlInsRangeStart w:id="1363" w:author="Admin" w:date="2015-07-08T10:32:00Z"/>
        </w:sdtContent>
      </w:sdt>
      <w:customXmlInsRangeEnd w:id="1363"/>
      <w:ins w:id="1364" w:author="Admin" w:date="2015-07-08T10:32:00Z">
        <w:r w:rsidR="00FB3835">
          <w:t>)</w:t>
        </w:r>
      </w:ins>
      <w:del w:id="1365" w:author="Admin" w:date="2015-07-08T10:29:00Z">
        <w:r w:rsidDel="00FB3835">
          <w:delText>verwendet werden kann sondern kostenpflichtig lizensiert werden muss.</w:delText>
        </w:r>
      </w:del>
    </w:p>
    <w:p w14:paraId="032B2EAF" w14:textId="73E7E40B" w:rsidR="008A0CF5" w:rsidRDefault="008A0CF5">
      <w:pPr>
        <w:pStyle w:val="berschrift3"/>
      </w:pPr>
      <w:bookmarkStart w:id="1366" w:name="_Toc424132753"/>
      <w:r>
        <w:t>Unity</w:t>
      </w:r>
      <w:bookmarkEnd w:id="1366"/>
    </w:p>
    <w:p w14:paraId="2AAA962A" w14:textId="77777777" w:rsidR="008A0CF5" w:rsidDel="000E24A9" w:rsidRDefault="00BF6D4D">
      <w:pPr>
        <w:rPr>
          <w:del w:id="1367" w:author="Daene" w:date="2015-01-08T17:04:00Z"/>
        </w:rPr>
      </w:pPr>
      <w:del w:id="1368"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pPr>
        <w:rPr>
          <w:del w:id="1369" w:author="Daene" w:date="2015-01-08T17:04:00Z"/>
        </w:rPr>
      </w:pPr>
      <w:del w:id="1370" w:author="Daene" w:date="2015-01-08T17:04:00Z">
        <w:r w:rsidRPr="00813F99" w:rsidDel="000E24A9">
          <w:delText>http://unity3d.com/unity/licenses</w:delText>
        </w:r>
      </w:del>
    </w:p>
    <w:p w14:paraId="20931CE4" w14:textId="6A2E88D1"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ins w:id="1371" w:author="Admin" w:date="2015-07-08T10:47:00Z">
        <w:r w:rsidR="00DD45F6">
          <w:t xml:space="preserve"> (vgl.</w:t>
        </w:r>
      </w:ins>
      <w:customXmlInsRangeStart w:id="1372" w:author="Admin" w:date="2015-07-08T10:47:00Z"/>
      <w:sdt>
        <w:sdtPr>
          <w:id w:val="-1858348920"/>
          <w:citation/>
        </w:sdtPr>
        <w:sdtEndPr/>
        <w:sdtContent>
          <w:customXmlInsRangeEnd w:id="1372"/>
          <w:ins w:id="1373" w:author="Admin" w:date="2015-07-08T10:47:00Z">
            <w:r w:rsidR="00DD45F6">
              <w:fldChar w:fldCharType="begin"/>
            </w:r>
            <w:r w:rsidR="00DD45F6">
              <w:instrText xml:space="preserve"> CITATION Uni151 \l 1031 </w:instrText>
            </w:r>
          </w:ins>
          <w:r w:rsidR="00DD45F6">
            <w:fldChar w:fldCharType="separate"/>
          </w:r>
          <w:ins w:id="1374" w:author="Maximilian Schmitz" w:date="2015-07-08T15:29:00Z">
            <w:r w:rsidR="00856522">
              <w:rPr>
                <w:noProof/>
              </w:rPr>
              <w:t xml:space="preserve"> </w:t>
            </w:r>
            <w:r w:rsidR="00856522">
              <w:rPr>
                <w:noProof/>
              </w:rPr>
              <w:t>[3]</w:t>
            </w:r>
          </w:ins>
          <w:del w:id="1375" w:author="Maximilian Schmitz" w:date="2015-07-08T15:29:00Z">
            <w:r w:rsidR="00715D94" w:rsidDel="00856522">
              <w:rPr>
                <w:noProof/>
              </w:rPr>
              <w:delText xml:space="preserve"> [3]</w:delText>
            </w:r>
          </w:del>
          <w:ins w:id="1376" w:author="Admin" w:date="2015-07-08T10:47:00Z">
            <w:r w:rsidR="00DD45F6">
              <w:fldChar w:fldCharType="end"/>
            </w:r>
          </w:ins>
          <w:customXmlInsRangeStart w:id="1377" w:author="Admin" w:date="2015-07-08T10:47:00Z"/>
        </w:sdtContent>
      </w:sdt>
      <w:customXmlInsRangeEnd w:id="1377"/>
      <w:ins w:id="1378" w:author="Admin" w:date="2015-07-08T10:47:00Z">
        <w:r w:rsidR="00DD45F6">
          <w:t>)</w:t>
        </w:r>
      </w:ins>
    </w:p>
    <w:p w14:paraId="46C82846" w14:textId="77777777" w:rsidR="008A0CF5" w:rsidDel="00692C03" w:rsidRDefault="008A0CF5">
      <w:pPr>
        <w:rPr>
          <w:del w:id="1379" w:author="Admin" w:date="2015-07-08T10:20:00Z"/>
        </w:rPr>
      </w:pPr>
    </w:p>
    <w:p w14:paraId="07BDF048" w14:textId="747CB314" w:rsidR="008A0CF5" w:rsidRPr="00F43F95" w:rsidRDefault="008A0CF5">
      <w:r>
        <w:t>Unity bietet</w:t>
      </w:r>
      <w:ins w:id="1380" w:author="Admin" w:date="2015-07-07T14:09:00Z">
        <w:r w:rsidR="005057C3">
          <w:t xml:space="preserve"> zum Zeitpunkt dieser Arbeit</w:t>
        </w:r>
      </w:ins>
      <w:r>
        <w:t xml:space="preserve"> eine Gratis</w:t>
      </w:r>
      <w:ins w:id="1381" w:author="Admin" w:date="2015-07-08T10:40:00Z">
        <w:r w:rsidR="00D65949">
          <w:t>-, Education- und</w:t>
        </w:r>
      </w:ins>
      <w:del w:id="1382" w:author="Admin" w:date="2015-07-08T10:40:00Z">
        <w:r w:rsidDel="00D65949">
          <w:delText>version und</w:delText>
        </w:r>
      </w:del>
      <w:r>
        <w:t xml:space="preserve"> eine Pro-Version an</w:t>
      </w:r>
      <w:ins w:id="1383" w:author="Admin" w:date="2015-07-08T10:40:00Z">
        <w:r w:rsidR="00D65949">
          <w:t>.</w:t>
        </w:r>
      </w:ins>
      <w:del w:id="1384" w:author="Admin" w:date="2015-07-08T10:40:00Z">
        <w:r w:rsidDel="00D65949">
          <w:delText>,</w:delText>
        </w:r>
      </w:del>
      <w:r>
        <w:t xml:space="preserve"> </w:t>
      </w:r>
      <w:ins w:id="1385" w:author="Admin" w:date="2015-07-08T10:40:00Z">
        <w:r w:rsidR="00D65949">
          <w:t>D</w:t>
        </w:r>
      </w:ins>
      <w:del w:id="1386" w:author="Admin" w:date="2015-07-08T10:40:00Z">
        <w:r w:rsidDel="00D65949">
          <w:delText>d</w:delText>
        </w:r>
      </w:del>
      <w:r>
        <w:t>ie</w:t>
      </w:r>
      <w:ins w:id="1387" w:author="Admin" w:date="2015-07-08T10:40:00Z">
        <w:r w:rsidR="00D65949">
          <w:t xml:space="preserve"> Pro Version kann</w:t>
        </w:r>
      </w:ins>
      <w:r>
        <w:t xml:space="preserve"> für 1500$ erworben werden</w:t>
      </w:r>
      <w:ins w:id="1388" w:author="Admin" w:date="2015-07-08T10:41:00Z">
        <w:r w:rsidR="00D65949">
          <w:t>, allerdings beinhaltet dieses Paket noch nicht alles, z.B. der Android</w:t>
        </w:r>
      </w:ins>
      <w:ins w:id="1389" w:author="Admin" w:date="2015-07-08T10:42:00Z">
        <w:r w:rsidR="00D65949">
          <w:t xml:space="preserve"> Pro</w:t>
        </w:r>
      </w:ins>
      <w:ins w:id="1390" w:author="Admin" w:date="2015-07-08T10:41:00Z">
        <w:r w:rsidR="00D65949">
          <w:t xml:space="preserve"> Support muss für weiter 1500$ erworben werden.</w:t>
        </w:r>
      </w:ins>
      <w:ins w:id="1391" w:author="Admin" w:date="2015-07-08T10:43:00Z">
        <w:r w:rsidR="00D65949">
          <w:t xml:space="preserve"> (vgl.</w:t>
        </w:r>
      </w:ins>
      <w:customXmlInsRangeStart w:id="1392" w:author="Admin" w:date="2015-07-08T10:43:00Z"/>
      <w:sdt>
        <w:sdtPr>
          <w:id w:val="-708647129"/>
          <w:citation/>
        </w:sdtPr>
        <w:sdtEndPr/>
        <w:sdtContent>
          <w:customXmlInsRangeEnd w:id="1392"/>
          <w:ins w:id="1393" w:author="Admin" w:date="2015-07-08T10:43:00Z">
            <w:r w:rsidR="00D65949">
              <w:fldChar w:fldCharType="begin"/>
            </w:r>
            <w:r w:rsidR="00D65949">
              <w:instrText xml:space="preserve"> CITATION Uni15 \l 1031 </w:instrText>
            </w:r>
          </w:ins>
          <w:r w:rsidR="00D65949">
            <w:fldChar w:fldCharType="separate"/>
          </w:r>
          <w:ins w:id="1394" w:author="Maximilian Schmitz" w:date="2015-07-08T15:29:00Z">
            <w:r w:rsidR="00856522">
              <w:rPr>
                <w:noProof/>
              </w:rPr>
              <w:t xml:space="preserve"> </w:t>
            </w:r>
            <w:r w:rsidR="00856522">
              <w:rPr>
                <w:noProof/>
              </w:rPr>
              <w:t>[4]</w:t>
            </w:r>
          </w:ins>
          <w:del w:id="1395" w:author="Maximilian Schmitz" w:date="2015-07-08T15:29:00Z">
            <w:r w:rsidR="00715D94" w:rsidDel="00856522">
              <w:rPr>
                <w:noProof/>
              </w:rPr>
              <w:delText xml:space="preserve"> [4]</w:delText>
            </w:r>
          </w:del>
          <w:ins w:id="1396" w:author="Admin" w:date="2015-07-08T10:43:00Z">
            <w:r w:rsidR="00D65949">
              <w:fldChar w:fldCharType="end"/>
            </w:r>
          </w:ins>
          <w:customXmlInsRangeStart w:id="1397" w:author="Admin" w:date="2015-07-08T10:43:00Z"/>
        </w:sdtContent>
      </w:sdt>
      <w:customXmlInsRangeEnd w:id="1397"/>
      <w:ins w:id="1398" w:author="Admin" w:date="2015-07-08T10:43:00Z">
        <w:r w:rsidR="00D65949">
          <w:t>)</w:t>
        </w:r>
      </w:ins>
      <w:del w:id="1399" w:author="Admin" w:date="2015-07-08T10:41:00Z">
        <w:r w:rsidDel="00D65949">
          <w:delText xml:space="preserve"> kann.</w:delText>
        </w:r>
      </w:del>
    </w:p>
    <w:p w14:paraId="1CB7AE62" w14:textId="77777777" w:rsidR="008A0CF5" w:rsidRPr="00380D23" w:rsidRDefault="008A0CF5">
      <w:pPr>
        <w:pStyle w:val="berschrift3"/>
        <w:rPr>
          <w:lang w:val="en-US"/>
        </w:rPr>
      </w:pPr>
      <w:bookmarkStart w:id="1400" w:name="_Toc406781344"/>
      <w:bookmarkStart w:id="1401" w:name="_Toc424132754"/>
      <w:r w:rsidRPr="00380D23">
        <w:rPr>
          <w:lang w:val="en-US"/>
        </w:rPr>
        <w:t>Unreal Engine 4</w:t>
      </w:r>
      <w:bookmarkEnd w:id="1400"/>
      <w:bookmarkEnd w:id="1401"/>
    </w:p>
    <w:p w14:paraId="4DA9B03B" w14:textId="77777777" w:rsidR="008A0CF5" w:rsidRPr="00380D23" w:rsidDel="000E24A9" w:rsidRDefault="008A0CF5">
      <w:pPr>
        <w:rPr>
          <w:del w:id="1402" w:author="Daene" w:date="2015-01-08T17:04:00Z"/>
          <w:lang w:val="en-US"/>
        </w:rPr>
      </w:pPr>
      <w:del w:id="1403" w:author="Daene" w:date="2015-01-08T17:04:00Z">
        <w:r w:rsidRPr="00380D23" w:rsidDel="000E24A9">
          <w:rPr>
            <w:lang w:val="en-US"/>
          </w:rPr>
          <w:delText>https://www.unrealengine.com/what-is-unreal-engine-4</w:delText>
        </w:r>
      </w:del>
    </w:p>
    <w:p w14:paraId="01DA9DFB" w14:textId="02035B82" w:rsidR="008A0CF5" w:rsidRDefault="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ins w:id="1404" w:author="Admin" w:date="2015-07-08T10:58:00Z">
        <w:r w:rsidR="002A344F">
          <w:t xml:space="preserve"> (vgl.</w:t>
        </w:r>
      </w:ins>
      <w:customXmlInsRangeStart w:id="1405" w:author="Admin" w:date="2015-07-08T10:58:00Z"/>
      <w:sdt>
        <w:sdtPr>
          <w:id w:val="-1408224426"/>
          <w:citation/>
        </w:sdtPr>
        <w:sdtEndPr/>
        <w:sdtContent>
          <w:customXmlInsRangeEnd w:id="1405"/>
          <w:ins w:id="1406" w:author="Admin" w:date="2015-07-08T10:58:00Z">
            <w:r w:rsidR="002A344F">
              <w:fldChar w:fldCharType="begin"/>
            </w:r>
            <w:r w:rsidR="002A344F">
              <w:instrText xml:space="preserve"> CITATION Epi15 \l 1031 </w:instrText>
            </w:r>
          </w:ins>
          <w:r w:rsidR="002A344F">
            <w:fldChar w:fldCharType="separate"/>
          </w:r>
          <w:ins w:id="1407" w:author="Maximilian Schmitz" w:date="2015-07-08T15:29:00Z">
            <w:r w:rsidR="00856522">
              <w:rPr>
                <w:noProof/>
              </w:rPr>
              <w:t xml:space="preserve"> </w:t>
            </w:r>
            <w:r w:rsidR="00856522">
              <w:rPr>
                <w:noProof/>
              </w:rPr>
              <w:t>[5]</w:t>
            </w:r>
          </w:ins>
          <w:del w:id="1408" w:author="Maximilian Schmitz" w:date="2015-07-08T15:29:00Z">
            <w:r w:rsidR="00715D94" w:rsidDel="00856522">
              <w:rPr>
                <w:noProof/>
              </w:rPr>
              <w:delText xml:space="preserve"> [5]</w:delText>
            </w:r>
          </w:del>
          <w:ins w:id="1409" w:author="Admin" w:date="2015-07-08T10:58:00Z">
            <w:r w:rsidR="002A344F">
              <w:fldChar w:fldCharType="end"/>
            </w:r>
          </w:ins>
          <w:customXmlInsRangeStart w:id="1410" w:author="Admin" w:date="2015-07-08T10:58:00Z"/>
        </w:sdtContent>
      </w:sdt>
      <w:customXmlInsRangeEnd w:id="1410"/>
      <w:ins w:id="1411" w:author="Admin" w:date="2015-07-08T10:58:00Z">
        <w:r w:rsidR="002A344F">
          <w:t>)</w:t>
        </w:r>
      </w:ins>
    </w:p>
    <w:p w14:paraId="3AEB51CB" w14:textId="77777777" w:rsidR="008A0CF5" w:rsidDel="00D65949" w:rsidRDefault="008A0CF5">
      <w:pPr>
        <w:rPr>
          <w:del w:id="1412" w:author="Admin" w:date="2015-07-08T10:39:00Z"/>
        </w:rPr>
      </w:pPr>
    </w:p>
    <w:p w14:paraId="70ADA7A5" w14:textId="38A11EE0" w:rsidR="008A0CF5" w:rsidRDefault="008A0CF5">
      <w:r>
        <w:t xml:space="preserve">Seit der erstmaligen Verwendung der Unreal Engine im </w:t>
      </w:r>
      <w:commentRangeStart w:id="1413"/>
      <w:r>
        <w:t>Computerspiel „Unreal“ im Jahr 1998</w:t>
      </w:r>
      <w:commentRangeEnd w:id="1413"/>
      <w:r w:rsidR="000E384E">
        <w:rPr>
          <w:rStyle w:val="Kommentarzeichen"/>
        </w:rPr>
        <w:commentReference w:id="1413"/>
      </w:r>
      <w:r>
        <w:t xml:space="preserve"> konnten viele, teilweise sehr bekannte Spiele erfolgreich auf der Engine aufbauen. Die Unreal Engine 4, das aktuellste Framework der Reihe, wurde in Spielen wie Tekken 7 oder </w:t>
      </w:r>
      <w:commentRangeStart w:id="1414"/>
      <w:r>
        <w:t xml:space="preserve">Kingdom Hearts 3 </w:t>
      </w:r>
      <w:commentRangeEnd w:id="1414"/>
      <w:r w:rsidR="000E384E">
        <w:rPr>
          <w:rStyle w:val="Kommentarzeichen"/>
        </w:rPr>
        <w:commentReference w:id="1414"/>
      </w:r>
      <w:r>
        <w:t>eingesetzt.</w:t>
      </w:r>
      <w:ins w:id="1415" w:author="Admin" w:date="2015-07-08T11:02:00Z">
        <w:r w:rsidR="000E384E">
          <w:t xml:space="preserve"> (vgl.</w:t>
        </w:r>
      </w:ins>
      <w:customXmlInsRangeStart w:id="1416" w:author="Admin" w:date="2015-07-08T11:02:00Z"/>
      <w:sdt>
        <w:sdtPr>
          <w:id w:val="-1820956770"/>
          <w:citation/>
        </w:sdtPr>
        <w:sdtEndPr/>
        <w:sdtContent>
          <w:customXmlInsRangeEnd w:id="1416"/>
          <w:ins w:id="1417" w:author="Admin" w:date="2015-07-08T11:02:00Z">
            <w:r w:rsidR="000E384E">
              <w:fldChar w:fldCharType="begin"/>
            </w:r>
            <w:r w:rsidR="000E384E">
              <w:instrText xml:space="preserve"> CITATION Epi151 \l 1031 </w:instrText>
            </w:r>
          </w:ins>
          <w:r w:rsidR="000E384E">
            <w:fldChar w:fldCharType="separate"/>
          </w:r>
          <w:ins w:id="1418" w:author="Maximilian Schmitz" w:date="2015-07-08T15:29:00Z">
            <w:r w:rsidR="00856522">
              <w:rPr>
                <w:noProof/>
              </w:rPr>
              <w:t xml:space="preserve"> </w:t>
            </w:r>
            <w:r w:rsidR="00856522">
              <w:rPr>
                <w:noProof/>
              </w:rPr>
              <w:t>[6]</w:t>
            </w:r>
          </w:ins>
          <w:del w:id="1419" w:author="Maximilian Schmitz" w:date="2015-07-08T15:29:00Z">
            <w:r w:rsidR="00715D94" w:rsidDel="00856522">
              <w:rPr>
                <w:noProof/>
              </w:rPr>
              <w:delText xml:space="preserve"> [6]</w:delText>
            </w:r>
          </w:del>
          <w:ins w:id="1420" w:author="Admin" w:date="2015-07-08T11:02:00Z">
            <w:r w:rsidR="000E384E">
              <w:fldChar w:fldCharType="end"/>
            </w:r>
          </w:ins>
          <w:customXmlInsRangeStart w:id="1421" w:author="Admin" w:date="2015-07-08T11:02:00Z"/>
        </w:sdtContent>
      </w:sdt>
      <w:customXmlInsRangeEnd w:id="1421"/>
      <w:ins w:id="1422" w:author="Admin" w:date="2015-07-08T11:02:00Z">
        <w:r w:rsidR="000E384E">
          <w:t>)</w:t>
        </w:r>
      </w:ins>
    </w:p>
    <w:p w14:paraId="5105600C" w14:textId="3D7D4D4F" w:rsidR="008A0CF5" w:rsidDel="00D65949" w:rsidRDefault="002A344F">
      <w:pPr>
        <w:rPr>
          <w:del w:id="1423" w:author="Admin" w:date="2015-07-08T10:39:00Z"/>
        </w:rPr>
      </w:pPr>
      <w:ins w:id="1424" w:author="Admin" w:date="2015-07-08T10:51:00Z">
        <w:r>
          <w:t xml:space="preserve">Die Engine konnte zunächst </w:t>
        </w:r>
        <w:commentRangeStart w:id="1425"/>
        <w:r>
          <w:t xml:space="preserve">für 19€ pro Monat </w:t>
        </w:r>
      </w:ins>
    </w:p>
    <w:p w14:paraId="564296FB" w14:textId="67983B03" w:rsidR="00627263" w:rsidRDefault="002A344F">
      <w:ins w:id="1426" w:author="Admin" w:date="2015-07-08T10:52:00Z">
        <w:r>
          <w:t>l</w:t>
        </w:r>
      </w:ins>
      <w:del w:id="1427" w:author="Admin" w:date="2015-07-08T10:52:00Z">
        <w:r w:rsidR="008A0CF5" w:rsidDel="002A344F">
          <w:delText>L</w:delText>
        </w:r>
      </w:del>
      <w:r w:rsidR="008A0CF5">
        <w:t xml:space="preserve">izensiert </w:t>
      </w:r>
      <w:del w:id="1428" w:author="Admin" w:date="2015-07-08T10:52:00Z">
        <w:r w:rsidR="00627263" w:rsidDel="002A344F">
          <w:delText>wurde</w:delText>
        </w:r>
        <w:r w:rsidR="008A0CF5" w:rsidDel="002A344F">
          <w:delText xml:space="preserve"> </w:delText>
        </w:r>
      </w:del>
      <w:ins w:id="1429" w:author="Admin" w:date="2015-07-08T10:52:00Z">
        <w:r>
          <w:t xml:space="preserve">werden. Anschließend entschloss sich </w:t>
        </w:r>
      </w:ins>
      <w:ins w:id="1430" w:author="Admin" w:date="2015-07-08T10:53:00Z">
        <w:r w:rsidRPr="002A344F">
          <w:t>Epic Games</w:t>
        </w:r>
      </w:ins>
      <w:ins w:id="1431" w:author="Admin" w:date="2015-07-08T10:54:00Z">
        <w:r>
          <w:t xml:space="preserve"> UE4</w:t>
        </w:r>
      </w:ins>
      <w:ins w:id="1432" w:author="Admin" w:date="2015-07-08T10:53:00Z">
        <w:r>
          <w:t xml:space="preserve"> </w:t>
        </w:r>
      </w:ins>
      <w:del w:id="1433"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434" w:author="Admin" w:date="2015-07-08T10:53:00Z">
        <w:r w:rsidR="00627263" w:rsidDel="002A344F">
          <w:delText xml:space="preserve">wobei sie </w:delText>
        </w:r>
      </w:del>
      <w:r w:rsidR="00627263">
        <w:t xml:space="preserve">für Studenten und Hochschulen kostenlos zur Verfügung </w:t>
      </w:r>
      <w:del w:id="1435" w:author="Admin" w:date="2015-07-08T10:53:00Z">
        <w:r w:rsidR="00627263" w:rsidDel="002A344F">
          <w:delText>gestellt wurde</w:delText>
        </w:r>
      </w:del>
      <w:ins w:id="1436" w:author="Admin" w:date="2015-07-08T10:53:00Z">
        <w:r>
          <w:t>zu stellen</w:t>
        </w:r>
      </w:ins>
      <w:commentRangeEnd w:id="1425"/>
      <w:ins w:id="1437" w:author="Admin" w:date="2015-07-08T11:23:00Z">
        <w:r w:rsidR="00A92A89">
          <w:rPr>
            <w:rStyle w:val="Kommentarzeichen"/>
          </w:rPr>
          <w:commentReference w:id="1425"/>
        </w:r>
      </w:ins>
      <w:r w:rsidR="00627263">
        <w:t xml:space="preserve">. Während des Projektzeitraums entfiel die monatliche Gebühr </w:t>
      </w:r>
      <w:ins w:id="1438" w:author="Admin" w:date="2015-07-08T10:54:00Z">
        <w:r>
          <w:t xml:space="preserve">dann </w:t>
        </w:r>
      </w:ins>
      <w:r w:rsidR="00627263">
        <w:t>generell, was die Verbreitung der Engine weiter fördert</w:t>
      </w:r>
      <w:del w:id="1439" w:author="Admin" w:date="2015-07-06T13:38:00Z">
        <w:r w:rsidR="00627263" w:rsidDel="009D3C5C">
          <w:delText>e</w:delText>
        </w:r>
      </w:del>
      <w:r w:rsidR="00627263">
        <w:t xml:space="preserve">. Bei </w:t>
      </w:r>
      <w:r w:rsidR="00752A13">
        <w:t>einem finanziellen Erfolg eines mit der Unreal Engine 4 erstelltem Produkts fordert Epic Games eine prozentuale</w:t>
      </w:r>
      <w:ins w:id="1440" w:author="Maximilian Schmitz" w:date="2015-06-19T09:06:00Z">
        <w:r w:rsidR="002E3F67">
          <w:t xml:space="preserve"> </w:t>
        </w:r>
      </w:ins>
      <w:r w:rsidR="00752A13">
        <w:t>Gewinnbeteiligung</w:t>
      </w:r>
      <w:ins w:id="1441" w:author="Admin" w:date="2015-07-08T10:55:00Z">
        <w:r>
          <w:t>(5% nach 3000$ Freibetrag)</w:t>
        </w:r>
      </w:ins>
      <w:r w:rsidR="00752A13">
        <w:t>.</w:t>
      </w:r>
      <w:ins w:id="1442" w:author="Admin" w:date="2015-07-08T10:59:00Z">
        <w:r w:rsidR="000E384E">
          <w:t xml:space="preserve"> (vgl.</w:t>
        </w:r>
      </w:ins>
      <w:customXmlInsRangeStart w:id="1443" w:author="Admin" w:date="2015-07-08T10:59:00Z"/>
      <w:sdt>
        <w:sdtPr>
          <w:id w:val="-180201433"/>
          <w:citation/>
        </w:sdtPr>
        <w:sdtEndPr/>
        <w:sdtContent>
          <w:customXmlInsRangeEnd w:id="1443"/>
          <w:ins w:id="1444" w:author="Admin" w:date="2015-07-08T10:59:00Z">
            <w:r w:rsidR="000E384E">
              <w:fldChar w:fldCharType="begin"/>
            </w:r>
            <w:r w:rsidR="000E384E">
              <w:instrText xml:space="preserve"> CITATION Epi15 \l 1031 </w:instrText>
            </w:r>
          </w:ins>
          <w:r w:rsidR="000E384E">
            <w:fldChar w:fldCharType="separate"/>
          </w:r>
          <w:ins w:id="1445" w:author="Maximilian Schmitz" w:date="2015-07-08T15:29:00Z">
            <w:r w:rsidR="00856522">
              <w:rPr>
                <w:noProof/>
              </w:rPr>
              <w:t xml:space="preserve"> </w:t>
            </w:r>
            <w:r w:rsidR="00856522">
              <w:rPr>
                <w:noProof/>
              </w:rPr>
              <w:t>[5]</w:t>
            </w:r>
          </w:ins>
          <w:del w:id="1446" w:author="Maximilian Schmitz" w:date="2015-07-08T15:29:00Z">
            <w:r w:rsidR="00715D94" w:rsidDel="00856522">
              <w:rPr>
                <w:noProof/>
              </w:rPr>
              <w:delText xml:space="preserve"> [5]</w:delText>
            </w:r>
          </w:del>
          <w:ins w:id="1447" w:author="Admin" w:date="2015-07-08T10:59:00Z">
            <w:r w:rsidR="000E384E">
              <w:fldChar w:fldCharType="end"/>
            </w:r>
          </w:ins>
          <w:customXmlInsRangeStart w:id="1448" w:author="Admin" w:date="2015-07-08T10:59:00Z"/>
        </w:sdtContent>
      </w:sdt>
      <w:customXmlInsRangeEnd w:id="1448"/>
      <w:ins w:id="1449" w:author="Admin" w:date="2015-07-08T10:59:00Z">
        <w:r w:rsidR="000E384E">
          <w:t>)</w:t>
        </w:r>
      </w:ins>
    </w:p>
    <w:p w14:paraId="53A7073B" w14:textId="77777777" w:rsidR="00627263" w:rsidRDefault="00627263">
      <w:r>
        <w:br w:type="page"/>
      </w:r>
    </w:p>
    <w:p w14:paraId="49CD396D" w14:textId="77777777" w:rsidR="008A0CF5" w:rsidRDefault="008A0CF5">
      <w:pPr>
        <w:pStyle w:val="berschrift3"/>
      </w:pPr>
      <w:bookmarkStart w:id="1450" w:name="_Toc424132755"/>
      <w:r>
        <w:lastRenderedPageBreak/>
        <w:t>Verwendung im Projekt</w:t>
      </w:r>
      <w:bookmarkEnd w:id="1450"/>
    </w:p>
    <w:p w14:paraId="6120E004" w14:textId="04306472" w:rsidR="008A0CF5" w:rsidDel="00A92A89" w:rsidRDefault="008A0CF5">
      <w:pPr>
        <w:rPr>
          <w:del w:id="1451" w:author="Admin" w:date="2015-07-08T11:21:00Z"/>
        </w:rPr>
      </w:pPr>
      <w:r>
        <w:t>Da die erwähnten Frameworks sich im</w:t>
      </w:r>
      <w:ins w:id="1452" w:author="Admin" w:date="2015-07-08T11:14:00Z">
        <w:r w:rsidR="0033472B">
          <w:t xml:space="preserve"> benötigten</w:t>
        </w:r>
      </w:ins>
      <w:r>
        <w:t xml:space="preserve"> Funktionsumfang kaum bis überhaupt nicht unterscheiden war die Auswahl der geeigneten Engine nicht ohne weiteres möglich.</w:t>
      </w:r>
      <w:ins w:id="1453" w:author="Admin" w:date="2015-07-08T11:21:00Z">
        <w:r w:rsidR="00A92A89">
          <w:t xml:space="preserve"> </w:t>
        </w:r>
      </w:ins>
      <w:del w:id="1454" w:author="Admin" w:date="2015-07-08T11:21:00Z">
        <w:r w:rsidDel="00A92A89">
          <w:delText xml:space="preserve"> </w:delText>
        </w:r>
      </w:del>
    </w:p>
    <w:p w14:paraId="1B02891D" w14:textId="77777777" w:rsidR="00E52F93" w:rsidRDefault="008A0CF5">
      <w:pPr>
        <w:rPr>
          <w:ins w:id="1455" w:author="Maximilian Schmitz" w:date="2015-07-06T17:35:00Z"/>
        </w:rPr>
        <w:pPrChange w:id="1456" w:author="Admin" w:date="2015-07-08T13:36:00Z">
          <w:pPr>
            <w:tabs>
              <w:tab w:val="left" w:pos="2940"/>
            </w:tabs>
          </w:pPr>
        </w:pPrChange>
      </w:pPr>
      <w:r>
        <w:t>Eines der Hauptmerkmale, die für die Entscheidung relevant waren, war der Preis und die Lizensierung des Produkts.</w:t>
      </w:r>
    </w:p>
    <w:p w14:paraId="05BA3738" w14:textId="062F2BBE" w:rsidR="0033472B" w:rsidRDefault="008A0CF5">
      <w:pPr>
        <w:tabs>
          <w:tab w:val="left" w:pos="2940"/>
        </w:tabs>
        <w:rPr>
          <w:ins w:id="1457" w:author="Admin" w:date="2015-07-08T11:16:00Z"/>
        </w:rPr>
      </w:pPr>
      <w:del w:id="1458" w:author="Maximilian Schmitz" w:date="2015-06-19T09:06:00Z">
        <w:r w:rsidDel="00B77DBC">
          <w:br/>
        </w:r>
      </w:del>
      <w:r>
        <w:t xml:space="preserve">Durch diese Betrachtung wurde schnell klar, dass die Source Engine für dieses Projekt nicht in Frage kommt, da hier </w:t>
      </w:r>
      <w:del w:id="1459" w:author="Admin" w:date="2015-07-08T11:16:00Z">
        <w:r w:rsidDel="0033472B">
          <w:delText xml:space="preserve">keine </w:delText>
        </w:r>
      </w:del>
      <w:ins w:id="1460" w:author="Admin" w:date="2015-07-08T11:16:00Z">
        <w:r w:rsidR="0033472B">
          <w:t xml:space="preserve">momentan keine </w:t>
        </w:r>
      </w:ins>
      <w:r>
        <w:t xml:space="preserve">Möglichkeit zur </w:t>
      </w:r>
      <w:del w:id="1461" w:author="Admin" w:date="2015-07-08T11:16:00Z">
        <w:r w:rsidDel="0033472B">
          <w:delText xml:space="preserve">freien </w:delText>
        </w:r>
      </w:del>
      <w:r>
        <w:t>Verwendung existiert.</w:t>
      </w:r>
      <w:ins w:id="1462" w:author="Admin" w:date="2015-07-08T11:16:00Z">
        <w:r w:rsidR="0033472B">
          <w:t xml:space="preserve"> Die Source Engine kann nicht mehr </w:t>
        </w:r>
      </w:ins>
      <w:ins w:id="1463" w:author="Admin" w:date="2015-07-08T11:17:00Z">
        <w:r w:rsidR="0033472B">
          <w:t>l</w:t>
        </w:r>
      </w:ins>
      <w:ins w:id="1464" w:author="Admin" w:date="2015-07-08T11:16:00Z">
        <w:r w:rsidR="0033472B">
          <w:t>izenziert und die neue noch nicht genutzt werden.</w:t>
        </w:r>
      </w:ins>
    </w:p>
    <w:p w14:paraId="2A88C9BA" w14:textId="53E50D59" w:rsidR="00E52F93" w:rsidRDefault="008A0CF5">
      <w:pPr>
        <w:tabs>
          <w:tab w:val="left" w:pos="2940"/>
        </w:tabs>
        <w:rPr>
          <w:ins w:id="1465" w:author="Maximilian Schmitz" w:date="2015-07-06T17:35:00Z"/>
        </w:rPr>
      </w:pPr>
      <w:del w:id="1466" w:author="Admin" w:date="2015-07-08T11:17:00Z">
        <w:r w:rsidDel="0033472B">
          <w:br/>
        </w:r>
      </w:del>
      <w:del w:id="1467"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1EBA9D89" w:rsidR="008A0CF5" w:rsidDel="00692C03" w:rsidRDefault="008A0CF5">
      <w:pPr>
        <w:tabs>
          <w:tab w:val="left" w:pos="2940"/>
        </w:tabs>
        <w:rPr>
          <w:del w:id="1468" w:author="Admin" w:date="2015-07-08T10:17:00Z"/>
        </w:rPr>
      </w:pPr>
      <w:del w:id="1469" w:author="Maximilian Schmitz" w:date="2015-06-19T09:06:00Z">
        <w:r w:rsidDel="00B77DBC">
          <w:br/>
        </w:r>
      </w:del>
      <w:r>
        <w:t>Aus diesem Grund muss der Code der Game</w:t>
      </w:r>
      <w:ins w:id="1470" w:author="Maximilian Schmitz" w:date="2015-07-08T16:33:00Z">
        <w:r w:rsidR="007E5D8C">
          <w:t xml:space="preserve"> </w:t>
        </w:r>
      </w:ins>
      <w:del w:id="1471" w:author="Maximilian Schmitz" w:date="2015-07-08T16:33:00Z">
        <w:r w:rsidDel="007E5D8C">
          <w:delText>-</w:delText>
        </w:r>
      </w:del>
      <w:r>
        <w:t>Engine um eine Schnittstelle erweitert werden, die die Befehle von der KI entgegennimmt. Bei der Unity</w:t>
      </w:r>
      <w:ins w:id="1472" w:author="Maximilian Schmitz" w:date="2015-07-08T16:34:00Z">
        <w:r w:rsidR="007E5D8C">
          <w:t xml:space="preserve"> </w:t>
        </w:r>
      </w:ins>
      <w:del w:id="1473" w:author="Maximilian Schmitz" w:date="2015-07-08T16:34:00Z">
        <w:r w:rsidDel="007E5D8C">
          <w:delText>-</w:delText>
        </w:r>
      </w:del>
      <w:r>
        <w:t>Engine ist dies nicht möglich, da dieses Framework in der Gratis-Version keine Erweiterung des Quellcodes um Plugins zulässt.</w:t>
      </w:r>
    </w:p>
    <w:p w14:paraId="67063B5D" w14:textId="77777777" w:rsidR="008A0CF5" w:rsidRDefault="008A0CF5">
      <w:pPr>
        <w:tabs>
          <w:tab w:val="left" w:pos="2940"/>
        </w:tabs>
        <w:pPrChange w:id="1474" w:author="Admin" w:date="2015-07-08T13:36:00Z">
          <w:pPr/>
        </w:pPrChange>
      </w:pPr>
    </w:p>
    <w:p w14:paraId="75204536" w14:textId="01C59BEA" w:rsidR="008A0CF5" w:rsidRDefault="008A0CF5">
      <w:pPr>
        <w:rPr>
          <w:ins w:id="1475" w:author="Maximilian Schmitz" w:date="2015-06-14T09:51:00Z"/>
        </w:rPr>
      </w:pPr>
      <w:r>
        <w:t>Aus den oben genannten Gründen fiel die Wahl auf die Unreal Engine 4.</w:t>
      </w:r>
      <w:ins w:id="1476" w:author="Admin" w:date="2015-07-08T11:18:00Z">
        <w:r w:rsidR="0033472B">
          <w:t xml:space="preserve"> Diese Engine ist sowohl unter Windows als auch Linux verwendbar und bietet</w:t>
        </w:r>
      </w:ins>
      <w:ins w:id="1477" w:author="Admin" w:date="2015-07-08T11:19:00Z">
        <w:r w:rsidR="0033472B">
          <w:t xml:space="preserve"> die nötigen Funktionen </w:t>
        </w:r>
      </w:ins>
      <w:ins w:id="1478" w:author="Admin" w:date="2015-07-08T11:20:00Z">
        <w:r w:rsidR="0033472B">
          <w:t>plattform</w:t>
        </w:r>
      </w:ins>
      <w:ins w:id="1479" w:author="Admin" w:date="2015-07-08T11:19:00Z">
        <w:r w:rsidR="0033472B">
          <w:t>unabhängig an.</w:t>
        </w:r>
      </w:ins>
      <w:ins w:id="1480" w:author="Admin" w:date="2015-07-08T11:18:00Z">
        <w:r w:rsidR="0033472B">
          <w:t xml:space="preserve"> </w:t>
        </w:r>
      </w:ins>
      <w:ins w:id="1481" w:author="Admin" w:date="2015-07-08T11:20:00Z">
        <w:r w:rsidR="0033472B">
          <w:t>Des Weiteren ermöglicht sie</w:t>
        </w:r>
      </w:ins>
      <w:ins w:id="1482" w:author="Admin" w:date="2015-07-08T11:21:00Z">
        <w:r w:rsidR="00A92A89">
          <w:t xml:space="preserve"> </w:t>
        </w:r>
      </w:ins>
      <w:ins w:id="1483" w:author="Admin" w:date="2015-07-08T11:20:00Z">
        <w:r w:rsidR="0033472B">
          <w:t xml:space="preserve">den </w:t>
        </w:r>
      </w:ins>
      <w:ins w:id="1484" w:author="Admin" w:date="2015-07-08T11:19:00Z">
        <w:r w:rsidR="0033472B">
          <w:t>kostenlos</w:t>
        </w:r>
      </w:ins>
      <w:ins w:id="1485" w:author="Admin" w:date="2015-07-08T11:20:00Z">
        <w:r w:rsidR="0033472B">
          <w:t>en</w:t>
        </w:r>
      </w:ins>
      <w:ins w:id="1486" w:author="Admin" w:date="2015-07-08T11:19:00Z">
        <w:r w:rsidR="0033472B">
          <w:t xml:space="preserve"> Zugriff auf alle </w:t>
        </w:r>
      </w:ins>
      <w:ins w:id="1487" w:author="Admin" w:date="2015-07-08T11:21:00Z">
        <w:r w:rsidR="00A92A89">
          <w:t>Funktionen</w:t>
        </w:r>
      </w:ins>
      <w:ins w:id="1488" w:author="Admin" w:date="2015-07-08T11:19:00Z">
        <w:r w:rsidR="0033472B">
          <w:t>, sogar den Quellcode</w:t>
        </w:r>
        <w:r w:rsidR="00A92A89">
          <w:t>, der Engine.</w:t>
        </w:r>
      </w:ins>
    </w:p>
    <w:p w14:paraId="720C0E11" w14:textId="77777777" w:rsidR="005E65D5" w:rsidRDefault="005E65D5"/>
    <w:p w14:paraId="5384A047" w14:textId="77777777" w:rsidR="008A0CF5" w:rsidRDefault="008A0CF5">
      <w:pPr>
        <w:pStyle w:val="berschrift2"/>
      </w:pPr>
      <w:bookmarkStart w:id="1489" w:name="_Ref422468197"/>
      <w:bookmarkStart w:id="1490" w:name="_Toc424132756"/>
      <w:r>
        <w:t>Scripting-Ans</w:t>
      </w:r>
      <w:ins w:id="1491" w:author="Daene" w:date="2015-01-08T17:05:00Z">
        <w:r w:rsidR="000E24A9">
          <w:t>a</w:t>
        </w:r>
      </w:ins>
      <w:del w:id="1492" w:author="Daene" w:date="2015-01-08T17:05:00Z">
        <w:r w:rsidDel="000E24A9">
          <w:delText>ä</w:delText>
        </w:r>
      </w:del>
      <w:r>
        <w:t>tz</w:t>
      </w:r>
      <w:bookmarkEnd w:id="1489"/>
      <w:bookmarkEnd w:id="1490"/>
      <w:del w:id="1493" w:author="Daene" w:date="2015-01-08T17:05:00Z">
        <w:r w:rsidDel="000E24A9">
          <w:delText>e</w:delText>
        </w:r>
      </w:del>
    </w:p>
    <w:p w14:paraId="2205B89C" w14:textId="77777777" w:rsidR="008A0CF5" w:rsidRDefault="008A0CF5">
      <w:pPr>
        <w:pStyle w:val="berschrift3"/>
      </w:pPr>
      <w:bookmarkStart w:id="1494" w:name="_Toc424132757"/>
      <w:r>
        <w:t>Grundsätzliches</w:t>
      </w:r>
      <w:bookmarkEnd w:id="1494"/>
    </w:p>
    <w:p w14:paraId="5087F2F7" w14:textId="64945DC4"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1495" w:author="Admin" w:date="2015-07-08T11:24:00Z">
        <w:r w:rsidR="00A92A89">
          <w:t xml:space="preserve"> Hierbei darf kein</w:t>
        </w:r>
      </w:ins>
      <w:ins w:id="1496" w:author="Maximilian Schmitz" w:date="2015-07-08T15:25:00Z">
        <w:r w:rsidR="00C85FB4">
          <w:t xml:space="preserve"> </w:t>
        </w:r>
      </w:ins>
      <w:ins w:id="1497" w:author="Admin" w:date="2015-07-08T11:25:00Z">
        <w:del w:id="1498" w:author="Maximilian Schmitz" w:date="2015-07-08T15:25:00Z">
          <w:r w:rsidR="00A92A89" w:rsidDel="00C85FB4">
            <w:delText>e</w:delText>
          </w:r>
        </w:del>
      </w:ins>
      <w:ins w:id="1499" w:author="Admin" w:date="2015-07-08T11:24:00Z">
        <w:del w:id="1500" w:author="Maximilian Schmitz" w:date="2015-07-08T15:25:00Z">
          <w:r w:rsidR="00A92A89" w:rsidDel="00C85FB4">
            <w:delText xml:space="preserve"> </w:delText>
          </w:r>
        </w:del>
        <w:r w:rsidR="00A92A89">
          <w:t>Neukompilieren der Simulation nötig werden</w:t>
        </w:r>
      </w:ins>
      <w:ins w:id="1501" w:author="Admin" w:date="2015-07-08T11:25:00Z">
        <w:r w:rsidR="00A92A89">
          <w:t>.</w:t>
        </w:r>
      </w:ins>
    </w:p>
    <w:p w14:paraId="0A80D3B6" w14:textId="050D5CF5" w:rsidR="008A0CF5" w:rsidRDefault="008A0CF5">
      <w:pPr>
        <w:rPr>
          <w:ins w:id="1502" w:author="Maximilian Schmitz" w:date="2015-07-06T17:44:00Z"/>
        </w:rPr>
      </w:pPr>
      <w:r>
        <w:t>Hierbei fiel die Wahl auf eine S</w:t>
      </w:r>
      <w:ins w:id="1503" w:author="Maximilian Schmitz" w:date="2015-07-06T17:45:00Z">
        <w:r w:rsidR="002A4E09">
          <w:t>k</w:t>
        </w:r>
      </w:ins>
      <w:del w:id="1504" w:author="Maximilian Schmitz" w:date="2015-07-06T17:45:00Z">
        <w:r w:rsidDel="002A4E09">
          <w:delText>c</w:delText>
        </w:r>
      </w:del>
      <w:r>
        <w:t>riptsprache, da diese typischerweise leichtgewichtig und einfach zu erlernen sind.</w:t>
      </w:r>
    </w:p>
    <w:p w14:paraId="62093F3D" w14:textId="56ED404C" w:rsidR="002A4E09" w:rsidRDefault="002A4E09">
      <w:pPr>
        <w:rPr>
          <w:ins w:id="1505" w:author="Maximilian Schmitz" w:date="2015-07-06T17:47:00Z"/>
        </w:rPr>
      </w:pPr>
      <w:ins w:id="1506" w:author="Maximilian Schmitz" w:date="2015-07-06T17:44:00Z">
        <w:r>
          <w:lastRenderedPageBreak/>
          <w:t xml:space="preserve">Alternativ wäre ein Client-Server Ansatz denkbar. </w:t>
        </w:r>
      </w:ins>
      <w:ins w:id="1507" w:author="Maximilian Schmitz" w:date="2015-07-06T17:45:00Z">
        <w:r>
          <w:t xml:space="preserve">Der Nachteil hierbei ist, dass für jeden Spieler ein eigener Client implementiert werden muss. </w:t>
        </w:r>
      </w:ins>
      <w:ins w:id="1508" w:author="Maximilian Schmitz" w:date="2015-07-06T17:46:00Z">
        <w:r>
          <w:t xml:space="preserve">Der Aufwand und die Komplexität liegen für Client Implementierung höher als beim Erarbeiten eines Skriptes zur Steuerung </w:t>
        </w:r>
      </w:ins>
      <w:ins w:id="1509" w:author="Maximilian Schmitz" w:date="2015-07-06T17:47:00Z">
        <w:r>
          <w:t>der Spieler.</w:t>
        </w:r>
      </w:ins>
    </w:p>
    <w:p w14:paraId="4B13F00F" w14:textId="4337C9BD" w:rsidR="002A4E09" w:rsidRDefault="002A4E09">
      <w:pPr>
        <w:rPr>
          <w:ins w:id="1510" w:author="Admin" w:date="2015-07-08T10:18:00Z"/>
        </w:rPr>
      </w:pPr>
      <w:ins w:id="1511" w:author="Maximilian Schmitz" w:date="2015-07-06T17:47:00Z">
        <w:r>
          <w:t>Da die Erstellung einer künstlichen Intelligenz für die Spieler auch für Personen ohne größere Programmierkenntnisse möglich sein soll,</w:t>
        </w:r>
      </w:ins>
      <w:ins w:id="1512" w:author="Maximilian Schmitz" w:date="2015-07-06T17:49:00Z">
        <w:r>
          <w:t xml:space="preserve"> ist eine Skriptsprache der geeignetere Ansatz.</w:t>
        </w:r>
      </w:ins>
    </w:p>
    <w:p w14:paraId="68FAC226" w14:textId="77777777" w:rsidR="00692C03" w:rsidRDefault="00692C03"/>
    <w:p w14:paraId="0B46A8C3" w14:textId="193FF0C1" w:rsidR="008A0CF5" w:rsidRDefault="00D421B5">
      <w:pPr>
        <w:pStyle w:val="berschrift3"/>
      </w:pPr>
      <w:bookmarkStart w:id="1513" w:name="_Toc424132758"/>
      <w:ins w:id="1514" w:author="Maximilian Schmitz" w:date="2015-07-06T18:12:00Z">
        <w:r>
          <w:t>LUA</w:t>
        </w:r>
      </w:ins>
      <w:del w:id="1515" w:author="Maximilian Schmitz" w:date="2015-07-06T18:12:00Z">
        <w:r w:rsidR="008A0CF5" w:rsidDel="00D421B5">
          <w:delText>Lua</w:delText>
        </w:r>
      </w:del>
      <w:bookmarkEnd w:id="1513"/>
    </w:p>
    <w:p w14:paraId="30C50ACC" w14:textId="77777777" w:rsidR="008A0CF5" w:rsidRPr="00E30ACE" w:rsidDel="000E24A9" w:rsidRDefault="008A0CF5">
      <w:pPr>
        <w:rPr>
          <w:del w:id="1516" w:author="Daene" w:date="2015-01-08T17:05:00Z"/>
        </w:rPr>
      </w:pPr>
      <w:del w:id="1517" w:author="Daene" w:date="2015-01-08T17:05:00Z">
        <w:r w:rsidRPr="00E30ACE" w:rsidDel="000E24A9">
          <w:delText>https://en.wikipedia.org/wiki/Lua_%28programming_language%29</w:delText>
        </w:r>
      </w:del>
    </w:p>
    <w:p w14:paraId="0865BCFF" w14:textId="47123AFF" w:rsidR="00DB727D" w:rsidRDefault="008A0CF5">
      <w:pPr>
        <w:rPr>
          <w:ins w:id="1518" w:author="Maximilian Schmitz" w:date="2015-07-06T17:50:00Z"/>
        </w:rPr>
      </w:pPr>
      <w:del w:id="1519" w:author="Maximilian Schmitz" w:date="2015-07-06T18:12:00Z">
        <w:r w:rsidDel="00D421B5">
          <w:delText>Lua</w:delText>
        </w:r>
      </w:del>
      <w:ins w:id="1520" w:author="Maximilian Schmitz" w:date="2015-07-06T18:12:00Z">
        <w:r w:rsidR="00D421B5">
          <w:t>LUA</w:t>
        </w:r>
      </w:ins>
      <w:r>
        <w:t xml:space="preserve"> ist eine leichtgewichtige S</w:t>
      </w:r>
      <w:ins w:id="1521" w:author="Maximilian Schmitz" w:date="2015-07-06T18:12:00Z">
        <w:r w:rsidR="00D421B5">
          <w:t>k</w:t>
        </w:r>
      </w:ins>
      <w:del w:id="1522" w:author="Maximilian Schmitz" w:date="2015-07-06T18:12:00Z">
        <w:r w:rsidDel="00D421B5">
          <w:delText>c</w:delText>
        </w:r>
      </w:del>
      <w:r>
        <w:t xml:space="preserve">riptsprache und kann auf verschiedenen Plattformen eingesetzt werden. Dabei bietet </w:t>
      </w:r>
      <w:ins w:id="1523" w:author="Maximilian Schmitz" w:date="2015-07-06T18:12:00Z">
        <w:r w:rsidR="00D421B5">
          <w:t xml:space="preserve">LUA </w:t>
        </w:r>
      </w:ins>
      <w:del w:id="1524" w:author="Maximilian Schmitz" w:date="2015-07-06T18:12:00Z">
        <w:r w:rsidDel="00D421B5">
          <w:delText xml:space="preserve">Lua </w:delText>
        </w:r>
      </w:del>
      <w:r>
        <w:t>eine Menge von Basisfunktionen die zur Behandlung eines Problems erweitert werden können.</w:t>
      </w:r>
      <w:ins w:id="1525" w:author="Admin" w:date="2015-07-08T11:28:00Z">
        <w:r w:rsidR="00A92A89">
          <w:t xml:space="preserve"> Zu den Basisfunktionen gehören beispielsweise die üblichen mathematischen Befehle.</w:t>
        </w:r>
      </w:ins>
    </w:p>
    <w:p w14:paraId="04DBB27C" w14:textId="529055A1" w:rsidR="00DB727D" w:rsidRDefault="00DB727D">
      <w:pPr>
        <w:rPr>
          <w:ins w:id="1526" w:author="Maximilian Schmitz" w:date="2015-07-06T17:51:00Z"/>
        </w:rPr>
      </w:pPr>
      <w:ins w:id="1527" w:author="Maximilian Schmitz" w:date="2015-07-06T17:50:00Z">
        <w:r>
          <w:t xml:space="preserve">Der Aufbau von </w:t>
        </w:r>
      </w:ins>
      <w:ins w:id="1528" w:author="Maximilian Schmitz" w:date="2015-07-06T18:12:00Z">
        <w:r w:rsidR="00D421B5">
          <w:t xml:space="preserve">LUA </w:t>
        </w:r>
      </w:ins>
      <w:ins w:id="1529" w:author="Maximilian Schmitz" w:date="2015-07-06T17:50:00Z">
        <w:r>
          <w:t xml:space="preserve">ermöglicht das </w:t>
        </w:r>
        <w:r w:rsidR="00C33097">
          <w:t xml:space="preserve">einfache </w:t>
        </w:r>
      </w:ins>
      <w:ins w:id="1530" w:author="Maximilian Schmitz" w:date="2015-07-06T17:51:00Z">
        <w:r w:rsidR="00C33097">
          <w:t>E</w:t>
        </w:r>
      </w:ins>
      <w:ins w:id="1531" w:author="Maximilian Schmitz" w:date="2015-07-06T17:50:00Z">
        <w:r w:rsidR="00C33097">
          <w:t xml:space="preserve">inbinden der Skriptsprache in größere Projekte. Das </w:t>
        </w:r>
      </w:ins>
      <w:ins w:id="1532" w:author="Maximilian Schmitz" w:date="2015-07-06T17:51:00Z">
        <w:r w:rsidR="00C33097">
          <w:t xml:space="preserve">liegt darin begründet, dass </w:t>
        </w:r>
      </w:ins>
      <w:ins w:id="1533" w:author="Maximilian Schmitz" w:date="2015-07-06T18:12:00Z">
        <w:r w:rsidR="00D421B5">
          <w:t xml:space="preserve">LUA </w:t>
        </w:r>
      </w:ins>
      <w:ins w:id="1534" w:author="Maximilian Schmitz" w:date="2015-07-06T17:51:00Z">
        <w:r w:rsidR="00C33097">
          <w:t>in reinem ANSI C Code geschrieben ist und die Bibliothek keine weiteren Abhängigkeiten besitzt</w:t>
        </w:r>
      </w:ins>
      <w:ins w:id="1535" w:author="Maximilian Schmitz" w:date="2015-07-08T16:00:00Z">
        <w:r w:rsidR="006D6684">
          <w:t xml:space="preserve"> (vgl. </w:t>
        </w:r>
      </w:ins>
      <w:customXmlInsRangeStart w:id="1536" w:author="Maximilian Schmitz" w:date="2015-07-08T16:02:00Z"/>
      <w:sdt>
        <w:sdtPr>
          <w:id w:val="816617493"/>
          <w:citation/>
        </w:sdtPr>
        <w:sdtContent>
          <w:customXmlInsRangeEnd w:id="1536"/>
          <w:ins w:id="1537" w:author="Maximilian Schmitz" w:date="2015-07-08T16:02:00Z">
            <w:r w:rsidR="006D6684">
              <w:fldChar w:fldCharType="begin"/>
            </w:r>
          </w:ins>
          <w:ins w:id="1538" w:author="Maximilian Schmitz" w:date="2015-07-08T16:03:00Z">
            <w:r w:rsidR="006D6684">
              <w:instrText xml:space="preserve">CITATION nn15 \l 1031 </w:instrText>
            </w:r>
          </w:ins>
          <w:r w:rsidR="006D6684">
            <w:fldChar w:fldCharType="separate"/>
          </w:r>
          <w:ins w:id="1539" w:author="Maximilian Schmitz" w:date="2015-07-08T16:03:00Z">
            <w:r w:rsidR="006D6684">
              <w:rPr>
                <w:noProof/>
              </w:rPr>
              <w:t>[7]</w:t>
            </w:r>
          </w:ins>
          <w:ins w:id="1540" w:author="Maximilian Schmitz" w:date="2015-07-08T16:02:00Z">
            <w:r w:rsidR="006D6684">
              <w:fldChar w:fldCharType="end"/>
            </w:r>
          </w:ins>
          <w:customXmlInsRangeStart w:id="1541" w:author="Maximilian Schmitz" w:date="2015-07-08T16:02:00Z"/>
        </w:sdtContent>
      </w:sdt>
      <w:customXmlInsRangeEnd w:id="1541"/>
      <w:ins w:id="1542" w:author="Maximilian Schmitz" w:date="2015-07-08T16:03:00Z">
        <w:r w:rsidR="007B3A85">
          <w:t>)</w:t>
        </w:r>
      </w:ins>
      <w:ins w:id="1543" w:author="Maximilian Schmitz" w:date="2015-07-06T17:51:00Z">
        <w:r w:rsidR="00C33097">
          <w:t>.</w:t>
        </w:r>
      </w:ins>
    </w:p>
    <w:p w14:paraId="123BF24E" w14:textId="1F312457" w:rsidR="008A0CF5" w:rsidRDefault="00C33097">
      <w:pPr>
        <w:rPr>
          <w:ins w:id="1544" w:author="Maximilian Schmitz" w:date="2015-07-06T17:53:00Z"/>
        </w:rPr>
      </w:pPr>
      <w:ins w:id="1545" w:author="Maximilian Schmitz" w:date="2015-07-06T17:52:00Z">
        <w:r>
          <w:t>Zudem ist die Sprache leicht zu erlernen</w:t>
        </w:r>
      </w:ins>
      <w:ins w:id="1546" w:author="Admin" w:date="2015-07-08T11:29:00Z">
        <w:r w:rsidR="00A92A89">
          <w:t xml:space="preserve">, da sie </w:t>
        </w:r>
      </w:ins>
      <w:ins w:id="1547" w:author="Admin" w:date="2015-07-08T11:31:00Z">
        <w:r w:rsidR="00CA5361">
          <w:t>einen C ähnliche Syntax besitzt und es bereits sehr viele Bücher und Webseiten darüber gibt.</w:t>
        </w:r>
      </w:ins>
      <w:ins w:id="1548" w:author="Maximilian Schmitz" w:date="2015-07-06T17:52:00Z">
        <w:del w:id="1549" w:author="Admin" w:date="2015-07-08T11:35:00Z">
          <w:r w:rsidDel="00CA5361">
            <w:delText xml:space="preserve"> </w:delText>
          </w:r>
        </w:del>
      </w:ins>
      <w:ins w:id="1550" w:author="Admin" w:date="2015-07-08T11:39:00Z">
        <w:r w:rsidR="00CA5361">
          <w:t xml:space="preserve"> </w:t>
        </w:r>
      </w:ins>
      <w:ins w:id="1551" w:author="Admin" w:date="2015-07-08T11:31:00Z">
        <w:r w:rsidR="00CA5361">
          <w:t xml:space="preserve">Die Bibliothek selbst ist sehr gut getestet </w:t>
        </w:r>
      </w:ins>
      <w:del w:id="1552" w:author="Maximilian Schmitz" w:date="2015-07-06T17:52:00Z">
        <w:r w:rsidR="008A0CF5" w:rsidDel="00C33097">
          <w:delText xml:space="preserve"> Da Lua leicht einzubinden und zu erlernen ist</w:delText>
        </w:r>
      </w:del>
      <w:ins w:id="1553" w:author="Maximilian Schmitz" w:date="2015-07-06T17:52:00Z">
        <w:r>
          <w:t>und</w:t>
        </w:r>
      </w:ins>
      <w:r w:rsidR="008A0CF5">
        <w:t xml:space="preserve"> wird</w:t>
      </w:r>
      <w:del w:id="1554" w:author="Admin" w:date="2015-07-08T11:38:00Z">
        <w:r w:rsidR="008A0CF5" w:rsidDel="00CA5361">
          <w:delText xml:space="preserve"> die Sprache bereits</w:delText>
        </w:r>
      </w:del>
      <w:r w:rsidR="008A0CF5">
        <w:t xml:space="preserve"> in vielen Programmen, unter anderem in Videospielen wie Garrys Mod</w:t>
      </w:r>
      <w:del w:id="1555" w:author="Admin" w:date="2015-07-08T11:38:00Z">
        <w:r w:rsidR="008A0CF5" w:rsidDel="00CA5361">
          <w:delText>,</w:delText>
        </w:r>
      </w:del>
      <w:r w:rsidR="008A0CF5">
        <w:t xml:space="preserve"> </w:t>
      </w:r>
      <w:commentRangeStart w:id="1556"/>
      <w:r w:rsidR="008A0CF5">
        <w:t>eingesetzt</w:t>
      </w:r>
      <w:commentRangeEnd w:id="1556"/>
      <w:r w:rsidR="00EE0391">
        <w:rPr>
          <w:rStyle w:val="Kommentarzeichen"/>
        </w:rPr>
        <w:commentReference w:id="1556"/>
      </w:r>
      <w:r w:rsidR="008A0CF5">
        <w:t>.</w:t>
      </w:r>
    </w:p>
    <w:p w14:paraId="256EEB13" w14:textId="77777777" w:rsidR="00C33097" w:rsidRDefault="00C33097">
      <w:pPr>
        <w:rPr>
          <w:ins w:id="1557" w:author="Maximilian Schmitz" w:date="2015-07-06T17:53:00Z"/>
        </w:rPr>
      </w:pPr>
    </w:p>
    <w:p w14:paraId="2B3CEEFA" w14:textId="415E2EFF" w:rsidR="00C33097" w:rsidRDefault="00C33097">
      <w:pPr>
        <w:pStyle w:val="berschrift3"/>
        <w:rPr>
          <w:ins w:id="1558" w:author="Maximilian Schmitz" w:date="2015-07-06T17:53:00Z"/>
        </w:rPr>
        <w:pPrChange w:id="1559" w:author="Admin" w:date="2015-07-08T13:36:00Z">
          <w:pPr/>
        </w:pPrChange>
      </w:pPr>
      <w:bookmarkStart w:id="1560" w:name="_Toc424132759"/>
      <w:ins w:id="1561" w:author="Maximilian Schmitz" w:date="2015-07-06T17:53:00Z">
        <w:r>
          <w:t>Alternative Skriptsprachen</w:t>
        </w:r>
        <w:bookmarkEnd w:id="1560"/>
      </w:ins>
    </w:p>
    <w:p w14:paraId="03F3F72D" w14:textId="7187E67B" w:rsidR="00C33097" w:rsidRDefault="00C33097">
      <w:pPr>
        <w:rPr>
          <w:ins w:id="1562" w:author="Maximilian Schmitz" w:date="2015-07-06T17:56:00Z"/>
        </w:rPr>
      </w:pPr>
      <w:ins w:id="1563" w:author="Maximilian Schmitz" w:date="2015-07-06T17:53:00Z">
        <w:r>
          <w:t xml:space="preserve">Außer </w:t>
        </w:r>
      </w:ins>
      <w:ins w:id="1564" w:author="Maximilian Schmitz" w:date="2015-07-06T18:12:00Z">
        <w:r w:rsidR="00D421B5">
          <w:t xml:space="preserve">LUA </w:t>
        </w:r>
      </w:ins>
      <w:ins w:id="1565" w:author="Maximilian Schmitz" w:date="2015-07-06T17:53:00Z">
        <w:r>
          <w:t>stehen noch andere Skri</w:t>
        </w:r>
      </w:ins>
      <w:ins w:id="1566" w:author="Maximilian Schmitz" w:date="2015-07-06T17:54:00Z">
        <w:r>
          <w:t>p</w:t>
        </w:r>
      </w:ins>
      <w:ins w:id="1567" w:author="Maximilian Schmitz" w:date="2015-07-06T17:53:00Z">
        <w:r>
          <w:t xml:space="preserve">tsprachen zur Verfügung. </w:t>
        </w:r>
      </w:ins>
      <w:ins w:id="1568" w:author="Maximilian Schmitz" w:date="2015-07-06T17:54:00Z">
        <w:r>
          <w:t xml:space="preserve">Bekannte und wichtige Vertreter sind JavaScript, Python oder Perl. </w:t>
        </w:r>
      </w:ins>
      <w:ins w:id="1569" w:author="Maximilian Schmitz" w:date="2015-07-06T17:55:00Z">
        <w:r w:rsidR="001B0871">
          <w:t xml:space="preserve">Diese sind zwar mächtiger als </w:t>
        </w:r>
      </w:ins>
      <w:ins w:id="1570" w:author="Maximilian Schmitz" w:date="2015-07-06T18:12:00Z">
        <w:r w:rsidR="00D421B5">
          <w:t>LUA</w:t>
        </w:r>
      </w:ins>
      <w:ins w:id="1571" w:author="Maximilian Schmitz" w:date="2015-07-06T17:55:00Z">
        <w:r w:rsidR="001B0871">
          <w:t xml:space="preserve">, aber auch </w:t>
        </w:r>
      </w:ins>
      <w:ins w:id="1572" w:author="Maximilian Schmitz" w:date="2015-07-06T17:56:00Z">
        <w:r w:rsidR="001B0871">
          <w:t>dementsprechend</w:t>
        </w:r>
      </w:ins>
      <w:ins w:id="1573" w:author="Maximilian Schmitz" w:date="2015-07-06T17:55:00Z">
        <w:r w:rsidR="001B0871">
          <w:t xml:space="preserve"> komplexer.</w:t>
        </w:r>
      </w:ins>
    </w:p>
    <w:p w14:paraId="4C36CE83" w14:textId="7C2C6D1D" w:rsidR="001B0871" w:rsidRPr="00C33097" w:rsidRDefault="001B0871">
      <w:ins w:id="1574" w:author="Maximilian Schmitz" w:date="2015-07-06T17:56:00Z">
        <w:r>
          <w:t xml:space="preserve">Da das Augenmerk auf der einfachen Integration und der unproblematischen Verwendung lag, fiel die Entscheidung auf </w:t>
        </w:r>
      </w:ins>
      <w:ins w:id="1575" w:author="Maximilian Schmitz" w:date="2015-07-06T18:12:00Z">
        <w:r w:rsidR="00D421B5">
          <w:t>LUA</w:t>
        </w:r>
      </w:ins>
      <w:ins w:id="1576" w:author="Maximilian Schmitz" w:date="2015-07-06T17:56:00Z">
        <w:r>
          <w:t>. Hier treten, wie oben genannt, bei der Integration keine weiteren Abhängigke</w:t>
        </w:r>
        <w:r w:rsidR="00D421B5">
          <w:t>itsprobleme auf. Außerdem genügen</w:t>
        </w:r>
        <w:r>
          <w:t xml:space="preserve"> der </w:t>
        </w:r>
        <w:r>
          <w:lastRenderedPageBreak/>
          <w:t xml:space="preserve">Umfang und die Möglichkeiten von </w:t>
        </w:r>
      </w:ins>
      <w:ins w:id="1577" w:author="Maximilian Schmitz" w:date="2015-07-06T18:12:00Z">
        <w:r w:rsidR="00D421B5">
          <w:t xml:space="preserve">LUA </w:t>
        </w:r>
      </w:ins>
      <w:ins w:id="1578"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1579" w:name="_Toc424132760"/>
      <w:r>
        <w:t>Robo Cup</w:t>
      </w:r>
      <w:bookmarkEnd w:id="1579"/>
    </w:p>
    <w:p w14:paraId="3E88BE87" w14:textId="77777777" w:rsidR="000B4070" w:rsidRDefault="001463FE">
      <w:pPr>
        <w:rPr>
          <w:ins w:id="1580"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1581" w:author="Kekeisen Michael" w:date="2015-01-07T23:16:00Z">
        <w:r w:rsidR="002C4A71">
          <w:t xml:space="preserve">es </w:t>
        </w:r>
      </w:ins>
      <w:r>
        <w:t>darum geht Roboter autonom Fußball spielen zu lassen.</w:t>
      </w:r>
      <w:del w:id="1582" w:author="Maximilian Schmitz" w:date="2015-06-14T09:52:00Z">
        <w:r w:rsidDel="000B4070">
          <w:br/>
        </w:r>
      </w:del>
    </w:p>
    <w:p w14:paraId="1F0207ED" w14:textId="77777777" w:rsidR="000B4070" w:rsidRDefault="001463FE">
      <w:pPr>
        <w:rPr>
          <w:ins w:id="1583" w:author="Maximilian Schmitz" w:date="2015-06-14T09:52:00Z"/>
        </w:rPr>
      </w:pPr>
      <w:r>
        <w:t>In den meisten Kategorien steht das Entwickeln und Konstruieren der Roboter im Vordergrund. Die</w:t>
      </w:r>
      <w:del w:id="1584" w:author="Admin" w:date="2015-07-06T13:46:00Z">
        <w:r w:rsidDel="00EE0391">
          <w:delText>se</w:delText>
        </w:r>
      </w:del>
      <w:r>
        <w:t xml:space="preserve"> Kategorien unterscheiden sich in der Größe und den Eigenschaften der Roboter, sowie in der Größe der Teams.</w:t>
      </w:r>
      <w:del w:id="1585"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r w:rsidR="00856522">
            <w:rPr>
              <w:noProof/>
            </w:rPr>
            <w:t>[7, p. 2f]</w:t>
          </w:r>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18A71BE3" w:rsidR="001463FE" w:rsidRDefault="001463FE">
      <w:r>
        <w:t>Die 3D-Version bietet eine komplexere Physik</w:t>
      </w:r>
      <w:ins w:id="1586" w:author="Admin" w:date="2015-07-07T10:50:00Z">
        <w:del w:id="1587" w:author="Maximilian Schmitz" w:date="2015-07-08T16:30:00Z">
          <w:r w:rsidR="00CA0B27" w:rsidDel="007E5D8C">
            <w:delText xml:space="preserve"> </w:delText>
          </w:r>
        </w:del>
      </w:ins>
      <w:ins w:id="1588" w:author="Maximilian Schmitz" w:date="2015-07-08T16:30:00Z">
        <w:r w:rsidR="007E5D8C">
          <w:t xml:space="preserve"> </w:t>
        </w:r>
      </w:ins>
      <w:ins w:id="1589" w:author="Admin" w:date="2015-07-07T10:50:00Z">
        <w:r w:rsidR="00CA0B27">
          <w:t>E</w:t>
        </w:r>
      </w:ins>
      <w:del w:id="1590" w:author="Admin" w:date="2015-07-07T10:50:00Z">
        <w:r w:rsidDel="00CA0B27">
          <w:delText>e</w:delText>
        </w:r>
      </w:del>
      <w:r>
        <w:t>ngine,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r w:rsidR="00856522">
            <w:rPr>
              <w:noProof/>
            </w:rPr>
            <w:t>[7, p. 11]</w:t>
          </w:r>
          <w:r>
            <w:fldChar w:fldCharType="end"/>
          </w:r>
        </w:sdtContent>
      </w:sdt>
      <w:r>
        <w:t xml:space="preserve">). Der Server kontrolliert die Simulation und Implementiert die Regeln und die Physik. Die Spielerintelligenz wird von den Clients realisiert. Pro </w:t>
      </w:r>
      <w:r>
        <w:lastRenderedPageBreak/>
        <w:t>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1591"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1592" w:name="_Toc424132761"/>
      <w:r>
        <w:t>Künstliche Intelligenz</w:t>
      </w:r>
      <w:bookmarkEnd w:id="1592"/>
    </w:p>
    <w:p w14:paraId="53D19287" w14:textId="33C5CA79" w:rsidR="001463FE" w:rsidRDefault="001463FE">
      <w:r>
        <w:t xml:space="preserve">Künstliche Intelligenz beschäftigt sich mit </w:t>
      </w:r>
      <w:del w:id="1593" w:author="Kekeisen Michael" w:date="2015-01-07T23:18:00Z">
        <w:r w:rsidDel="002C4A71">
          <w:delText xml:space="preserve">Wegen </w:delText>
        </w:r>
      </w:del>
      <w:ins w:id="1594"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r w:rsidR="00856522">
            <w:rPr>
              <w:noProof/>
            </w:rPr>
            <w:t>[8, p. 13f]</w:t>
          </w:r>
          <w:r>
            <w:fldChar w:fldCharType="end"/>
          </w:r>
        </w:sdtContent>
      </w:sdt>
      <w:r>
        <w:t xml:space="preserve">). Wobei es nicht direkt um den Vergleich mit der menschlichen Denkweise geht, sondern darum mit den nachgebildeten menschlichen Fähigkeiten </w:t>
      </w:r>
      <w:del w:id="1595" w:author="Maximilian Schmitz" w:date="2015-07-06T17:37:00Z">
        <w:r w:rsidDel="00E52F93">
          <w:delText>zur Problemlösung die Leistungsfähigkeit von Computern zu erhöhen.</w:delText>
        </w:r>
      </w:del>
      <w:ins w:id="1596" w:author="Maximilian Schmitz" w:date="2015-07-06T17:37:00Z">
        <w:r w:rsidR="00E52F93">
          <w:t>komplexe Problemstellungen zu lösen. Dabei handelt es sich um Probleme, die von klassischen Computerprogr</w:t>
        </w:r>
      </w:ins>
      <w:ins w:id="1597"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598" w:author="Admin" w:date="2015-07-06T13:57:00Z">
        <w:r w:rsidDel="005E3E9C">
          <w:delText>Generieren</w:delText>
        </w:r>
      </w:del>
      <w:ins w:id="1599"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1600" w:author="Admin" w:date="2015-07-06T13:58:00Z">
        <w:r w:rsidR="005E3E9C">
          <w:t>Hirns</w:t>
        </w:r>
      </w:ins>
      <w:del w:id="1601"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r w:rsidR="00856522">
            <w:rPr>
              <w:noProof/>
            </w:rPr>
            <w:t>[8, p. 16]</w:t>
          </w:r>
          <w:r>
            <w:fldChar w:fldCharType="end"/>
          </w:r>
        </w:sdtContent>
      </w:sdt>
      <w:r>
        <w:t>).</w:t>
      </w:r>
    </w:p>
    <w:p w14:paraId="67FBA518" w14:textId="77777777" w:rsidR="001463FE" w:rsidRDefault="001463FE"/>
    <w:p w14:paraId="3BF98A5F" w14:textId="77777777" w:rsidR="001463FE" w:rsidRDefault="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1602" w:name="_Toc424132762"/>
      <w:r>
        <w:t>Zusammenfassung</w:t>
      </w:r>
      <w:bookmarkEnd w:id="1602"/>
    </w:p>
    <w:p w14:paraId="0739B85B" w14:textId="77777777" w:rsidR="00BA23E1" w:rsidRDefault="00BA23E1">
      <w:pPr>
        <w:rPr>
          <w:ins w:id="1603" w:author="Maximilian Schmitz" w:date="2015-07-06T22:26:00Z"/>
        </w:rPr>
      </w:pPr>
      <w:ins w:id="1604" w:author="Maximilian Schmitz" w:date="2015-07-06T22:26:00Z">
        <w:r>
          <w:t>Insgesamt kann gesagt werden, dass bereits technologische Grundlagen für die Umsetzung der Aufgabenstellung bestehen.</w:t>
        </w:r>
      </w:ins>
    </w:p>
    <w:p w14:paraId="4C622D56" w14:textId="77777777" w:rsidR="00BA23E1" w:rsidRDefault="00BA23E1">
      <w:pPr>
        <w:rPr>
          <w:ins w:id="1605" w:author="Maximilian Schmitz" w:date="2015-07-06T22:26:00Z"/>
        </w:rPr>
      </w:pPr>
      <w:ins w:id="1606"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1607" w:author="Maximilian Schmitz" w:date="2015-07-06T22:26:00Z"/>
        </w:rPr>
      </w:pPr>
      <w:ins w:id="1608"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1609" w:author="Maximilian Schmitz" w:date="2015-07-06T22:26:00Z"/>
        </w:rPr>
      </w:pPr>
      <w:ins w:id="1610" w:author="Maximilian Schmitz" w:date="2015-07-06T22:26:00Z">
        <w:r>
          <w:t>Das Vorbild, die RoboCup Simulation League, enthält einige Ansätze, die für dieses Projekt geeignet sind.</w:t>
        </w:r>
      </w:ins>
    </w:p>
    <w:p w14:paraId="1A99291C" w14:textId="77777777" w:rsidR="00BA23E1" w:rsidRDefault="00BA23E1">
      <w:pPr>
        <w:rPr>
          <w:ins w:id="1611" w:author="Maximilian Schmitz" w:date="2015-07-06T22:26:00Z"/>
        </w:rPr>
      </w:pPr>
      <w:ins w:id="1612"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1613" w:author="Maximilian Schmitz" w:date="2015-07-06T22:26:00Z"/>
        </w:rPr>
      </w:pPr>
      <w:ins w:id="1614" w:author="Michael K." w:date="2015-07-06T21:56:00Z">
        <w:del w:id="1615"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1616" w:name="_Toc424132763"/>
      <w:r>
        <w:lastRenderedPageBreak/>
        <w:t>Planung / Struktur</w:t>
      </w:r>
      <w:bookmarkEnd w:id="1616"/>
    </w:p>
    <w:p w14:paraId="64A6117F" w14:textId="77777777" w:rsidR="00493EDB" w:rsidRDefault="00493EDB">
      <w:pPr>
        <w:pStyle w:val="berschrift2"/>
      </w:pPr>
      <w:bookmarkStart w:id="1617" w:name="_Toc424132764"/>
      <w:r>
        <w:t>Projektmanagement</w:t>
      </w:r>
      <w:bookmarkEnd w:id="1617"/>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618" w:author="Kekeisen Michael" w:date="2015-01-07T23:19:00Z">
        <w:r w:rsidR="005C4DD2" w:rsidDel="002C4A71">
          <w:delText>wird</w:delText>
        </w:r>
      </w:del>
      <w:ins w:id="1619"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620"/>
      <w:r>
        <w:t xml:space="preserve">Auftraggeber </w:t>
      </w:r>
      <w:commentRangeEnd w:id="1620"/>
      <w:r w:rsidR="004D1D56">
        <w:rPr>
          <w:rStyle w:val="Kommentarzeichen"/>
        </w:rPr>
        <w:commentReference w:id="1620"/>
      </w:r>
      <w:r>
        <w:t xml:space="preserve">statt. Hierbei wird über den aktuellen Stand berichtet und weitere Ziele diskutiert. </w:t>
      </w:r>
      <w:r w:rsidRPr="006F3D3F">
        <w:rPr>
          <w:highlight w:val="yellow"/>
          <w:rPrChange w:id="1621" w:author="Maximilian Schmitz" w:date="2015-06-05T06:24:00Z">
            <w:rPr/>
          </w:rPrChange>
        </w:rPr>
        <w:t>(Siehe Anhang XX Meetings-Protokolle)</w:t>
      </w:r>
    </w:p>
    <w:p w14:paraId="4ECD1203" w14:textId="77777777" w:rsidR="00663C59" w:rsidDel="00C126C5" w:rsidRDefault="000A4915">
      <w:pPr>
        <w:rPr>
          <w:del w:id="1622" w:author="Maximilian Schmitz" w:date="2015-06-05T06:24:00Z"/>
        </w:rPr>
      </w:pPr>
      <w:r>
        <w:t xml:space="preserve">Aufgrund dieser agilen Softwareentwicklung entstehen </w:t>
      </w:r>
      <w:commentRangeStart w:id="1623"/>
      <w:commentRangeStart w:id="1624"/>
      <w:commentRangeStart w:id="1625"/>
      <w:r>
        <w:t>nur grobe Zeitpläne und Meilensteine</w:t>
      </w:r>
      <w:commentRangeEnd w:id="1623"/>
      <w:r w:rsidR="004D1D56">
        <w:rPr>
          <w:rStyle w:val="Kommentarzeichen"/>
        </w:rPr>
        <w:commentReference w:id="1623"/>
      </w:r>
      <w:commentRangeEnd w:id="1624"/>
      <w:r w:rsidR="00480820">
        <w:rPr>
          <w:rStyle w:val="Kommentarzeichen"/>
        </w:rPr>
        <w:commentReference w:id="1624"/>
      </w:r>
      <w:commentRangeEnd w:id="1625"/>
      <w:r w:rsidR="003817E8">
        <w:rPr>
          <w:rStyle w:val="Kommentarzeichen"/>
        </w:rPr>
        <w:commentReference w:id="1625"/>
      </w:r>
      <w:r>
        <w:t>.</w:t>
      </w:r>
    </w:p>
    <w:p w14:paraId="2C38CB2B" w14:textId="77777777" w:rsidR="000A4915" w:rsidRDefault="000A4915"/>
    <w:p w14:paraId="19D70571" w14:textId="77777777" w:rsidR="008D4A71" w:rsidRDefault="008D4A71"/>
    <w:p w14:paraId="68F88B34" w14:textId="77777777" w:rsidR="00493EDB" w:rsidRDefault="00493EDB">
      <w:pPr>
        <w:pStyle w:val="berschrift2"/>
      </w:pPr>
      <w:bookmarkStart w:id="1626" w:name="_Toc424132765"/>
      <w:r>
        <w:t>Analyse der Aufgabenstellung</w:t>
      </w:r>
      <w:bookmarkEnd w:id="1626"/>
    </w:p>
    <w:p w14:paraId="22012ADA" w14:textId="77777777" w:rsidR="00493EDB" w:rsidRDefault="0003593F">
      <w:r>
        <w:t xml:space="preserve">Aus der </w:t>
      </w:r>
      <w:ins w:id="1627" w:author="Maximilian Schmitz" w:date="2015-06-05T06:23:00Z">
        <w:r w:rsidR="006F3D3F">
          <w:t>v</w:t>
        </w:r>
      </w:ins>
      <w:del w:id="1628"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1629" w:name="_Toc424132766"/>
      <w:r>
        <w:t>Muss</w:t>
      </w:r>
      <w:r w:rsidR="00587C32">
        <w:t>-K</w:t>
      </w:r>
      <w:r>
        <w:t>riterien</w:t>
      </w:r>
      <w:bookmarkEnd w:id="1629"/>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rPr>
          <w:ins w:id="1630" w:author="Maximilian Schmitz" w:date="2015-07-08T16:13:00Z"/>
        </w:rPr>
      </w:pPr>
      <w:r>
        <w:lastRenderedPageBreak/>
        <w:t>Nachträgliches erstellen neuer KIs</w:t>
      </w:r>
      <w:r w:rsidR="00C52B2A">
        <w:t xml:space="preserve"> ermöglichen</w:t>
      </w:r>
    </w:p>
    <w:p w14:paraId="4B178E0A" w14:textId="77777777" w:rsidR="008F4565" w:rsidRDefault="008F4565" w:rsidP="008F4565">
      <w:pPr>
        <w:pStyle w:val="Listenabsatz"/>
        <w:pPrChange w:id="1631" w:author="Maximilian Schmitz" w:date="2015-07-08T16:13:00Z">
          <w:pPr>
            <w:pStyle w:val="Listenabsatz"/>
            <w:numPr>
              <w:numId w:val="21"/>
            </w:numPr>
            <w:ind w:hanging="360"/>
          </w:pPr>
        </w:pPrChange>
      </w:pPr>
    </w:p>
    <w:p w14:paraId="3CBDB026" w14:textId="77777777" w:rsidR="00E321B8" w:rsidRDefault="00587C32">
      <w:pPr>
        <w:pStyle w:val="berschrift3"/>
      </w:pPr>
      <w:bookmarkStart w:id="1632" w:name="_Toc424132767"/>
      <w:r>
        <w:t>Soll-Kriterien</w:t>
      </w:r>
      <w:bookmarkEnd w:id="1632"/>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rPr>
          <w:ins w:id="1633" w:author="Maximilian Schmitz" w:date="2015-07-08T16:13:00Z"/>
        </w:rPr>
      </w:pPr>
      <w:r>
        <w:t>3D-Darstellung</w:t>
      </w:r>
    </w:p>
    <w:p w14:paraId="6C35129A" w14:textId="77777777" w:rsidR="008F4565" w:rsidRDefault="008F4565" w:rsidP="008F4565">
      <w:pPr>
        <w:pStyle w:val="Listenabsatz"/>
        <w:pPrChange w:id="1634" w:author="Maximilian Schmitz" w:date="2015-07-08T16:13:00Z">
          <w:pPr>
            <w:pStyle w:val="Listenabsatz"/>
            <w:numPr>
              <w:numId w:val="22"/>
            </w:numPr>
            <w:ind w:hanging="360"/>
          </w:pPr>
        </w:pPrChange>
      </w:pPr>
    </w:p>
    <w:p w14:paraId="1EDF8D31" w14:textId="77777777" w:rsidR="00587C32" w:rsidRDefault="00587C32">
      <w:pPr>
        <w:pStyle w:val="berschrift3"/>
      </w:pPr>
      <w:bookmarkStart w:id="1635" w:name="_Toc424132768"/>
      <w:r>
        <w:t>Kann-Kriterien</w:t>
      </w:r>
      <w:bookmarkEnd w:id="1635"/>
    </w:p>
    <w:p w14:paraId="01385C68" w14:textId="77777777" w:rsidR="00587C32" w:rsidRDefault="00587C32">
      <w:pPr>
        <w:pStyle w:val="Listenabsatz"/>
        <w:numPr>
          <w:ilvl w:val="0"/>
          <w:numId w:val="22"/>
        </w:numPr>
        <w:rPr>
          <w:ins w:id="1636" w:author="Maximilian Schmitz" w:date="2015-07-08T16:13:00Z"/>
        </w:rPr>
      </w:pPr>
      <w:r>
        <w:t>Grafischer Editor zur Erstellung von einer KI</w:t>
      </w:r>
    </w:p>
    <w:p w14:paraId="1D6BA6C0" w14:textId="77777777" w:rsidR="008F4565" w:rsidRPr="00587C32" w:rsidRDefault="008F4565" w:rsidP="008F4565">
      <w:pPr>
        <w:pStyle w:val="Listenabsatz"/>
        <w:pPrChange w:id="1637" w:author="Maximilian Schmitz" w:date="2015-07-08T16:13:00Z">
          <w:pPr>
            <w:pStyle w:val="Listenabsatz"/>
            <w:numPr>
              <w:numId w:val="22"/>
            </w:numPr>
            <w:ind w:hanging="360"/>
          </w:pPr>
        </w:pPrChange>
      </w:pPr>
    </w:p>
    <w:p w14:paraId="6A3DBFD2" w14:textId="77777777" w:rsidR="003A2697" w:rsidRDefault="003A2697">
      <w:pPr>
        <w:pStyle w:val="berschrift3"/>
      </w:pPr>
      <w:bookmarkStart w:id="1638" w:name="_Toc424132769"/>
      <w:r>
        <w:t>Analyse der Kriterien</w:t>
      </w:r>
      <w:bookmarkEnd w:id="1638"/>
    </w:p>
    <w:p w14:paraId="5DF4C46A" w14:textId="1CEF6303" w:rsidR="006D630E" w:rsidRDefault="00F54542">
      <w:r>
        <w:t>Die Anforderung einer physikalisch korrekten 3D Simulation wird über eine Game</w:t>
      </w:r>
      <w:ins w:id="1639" w:author="Maximilian Schmitz" w:date="2015-07-08T16:33:00Z">
        <w:r w:rsidR="007E5D8C">
          <w:t xml:space="preserve"> </w:t>
        </w:r>
      </w:ins>
      <w:del w:id="1640" w:author="Maximilian Schmitz" w:date="2015-07-08T16:33:00Z">
        <w:r w:rsidDel="007E5D8C">
          <w:delText>-</w:delText>
        </w:r>
      </w:del>
      <w:r>
        <w:t xml:space="preserve">Engine realisiert, da diese eine eingebaute </w:t>
      </w:r>
      <w:commentRangeStart w:id="1641"/>
      <w:r>
        <w:t>Physik</w:t>
      </w:r>
      <w:ins w:id="1642" w:author="Maximilian Schmitz" w:date="2015-07-08T16:31:00Z">
        <w:r w:rsidR="007E5D8C">
          <w:t xml:space="preserve"> </w:t>
        </w:r>
      </w:ins>
      <w:del w:id="1643" w:author="Maximilian Schmitz" w:date="2015-07-08T16:31:00Z">
        <w:r w:rsidDel="007E5D8C">
          <w:delText>-</w:delText>
        </w:r>
      </w:del>
      <w:r>
        <w:t xml:space="preserve">Engine </w:t>
      </w:r>
      <w:commentRangeEnd w:id="1641"/>
      <w:r w:rsidR="004D1D56">
        <w:rPr>
          <w:rStyle w:val="Kommentarzeichen"/>
        </w:rPr>
        <w:commentReference w:id="1641"/>
      </w:r>
      <w:r>
        <w:t>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644" w:author="Maximilian Schmitz" w:date="2015-07-06T18:13:00Z">
        <w:r w:rsidR="00D421B5" w:rsidRPr="00D421B5">
          <w:t xml:space="preserve"> </w:t>
        </w:r>
        <w:r w:rsidR="00D421B5">
          <w:t xml:space="preserve">LUA </w:t>
        </w:r>
      </w:ins>
      <w:del w:id="1645" w:author="Maximilian Schmitz" w:date="2015-07-06T18:13:00Z">
        <w:r w:rsidDel="00D421B5">
          <w:delText>L</w:delText>
        </w:r>
      </w:del>
      <w:del w:id="1646" w:author="Maximilian Schmitz" w:date="2015-07-06T18:11:00Z">
        <w:r w:rsidDel="00DF0DC7">
          <w:delText>UA</w:delText>
        </w:r>
      </w:del>
      <w:del w:id="1647"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1648" w:name="_Ref422318518"/>
      <w:bookmarkStart w:id="1649" w:name="_Toc424132770"/>
      <w:r>
        <w:lastRenderedPageBreak/>
        <w:t>Architektur</w:t>
      </w:r>
      <w:bookmarkEnd w:id="1648"/>
      <w:bookmarkEnd w:id="1649"/>
    </w:p>
    <w:p w14:paraId="32FAC8CC" w14:textId="0134EACC" w:rsidR="006D630E" w:rsidRDefault="005D608F">
      <w:r>
        <w:t xml:space="preserve">Die Architektur baut auf der Unreal Engine auf und wird aus diesem Grund vollständig in C++ entwickelt. Das Projekt greift auf existierende Technologien wie XML und </w:t>
      </w:r>
      <w:del w:id="1650" w:author="Maximilian Schmitz" w:date="2015-07-06T18:11:00Z">
        <w:r w:rsidDel="00DF0DC7">
          <w:delText>L</w:delText>
        </w:r>
      </w:del>
      <w:ins w:id="1651" w:author="Maximilian Schmitz" w:date="2015-07-06T18:11:00Z">
        <w:r w:rsidR="00DF0DC7">
          <w:t xml:space="preserve">LUA </w:t>
        </w:r>
      </w:ins>
      <w:del w:id="1652" w:author="Maximilian Schmitz" w:date="2015-07-06T18:11:00Z">
        <w:r w:rsidDel="00DF0DC7">
          <w:delText xml:space="preserve">UA </w:delText>
        </w:r>
      </w:del>
      <w:r>
        <w:t>zurück:</w:t>
      </w:r>
    </w:p>
    <w:p w14:paraId="59F60E8D" w14:textId="77777777" w:rsidR="004B4A71" w:rsidRDefault="003E190E">
      <w:pPr>
        <w:keepNext/>
        <w:jc w:val="center"/>
        <w:rPr>
          <w:ins w:id="1653" w:author="Maximilian Schmitz" w:date="2015-06-15T21:18:00Z"/>
        </w:rPr>
        <w:pPrChange w:id="1654"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75pt;height:158.25pt">
            <v:imagedata r:id="rId16" o:title="UnrealCup_Architektur"/>
          </v:shape>
        </w:pict>
      </w:r>
    </w:p>
    <w:p w14:paraId="4F992C43" w14:textId="77777777" w:rsidR="00493EDB" w:rsidRDefault="004B4A71">
      <w:pPr>
        <w:pStyle w:val="Beschriftung"/>
        <w:jc w:val="center"/>
        <w:pPrChange w:id="1655" w:author="Admin" w:date="2015-07-08T13:36:00Z">
          <w:pPr>
            <w:jc w:val="center"/>
          </w:pPr>
        </w:pPrChange>
      </w:pPr>
      <w:bookmarkStart w:id="1656" w:name="_Ref422166503"/>
      <w:bookmarkStart w:id="1657" w:name="_Toc424132785"/>
      <w:ins w:id="1658" w:author="Maximilian Schmitz" w:date="2015-06-15T21:18:00Z">
        <w:r>
          <w:t xml:space="preserve">Abbildung </w:t>
        </w:r>
        <w:r>
          <w:fldChar w:fldCharType="begin"/>
        </w:r>
        <w:r>
          <w:instrText xml:space="preserve"> SEQ Abbildung \* ARABIC </w:instrText>
        </w:r>
      </w:ins>
      <w:r>
        <w:fldChar w:fldCharType="separate"/>
      </w:r>
      <w:ins w:id="1659" w:author="Maximilian Schmitz" w:date="2015-07-08T15:29:00Z">
        <w:r w:rsidR="00856522">
          <w:rPr>
            <w:noProof/>
          </w:rPr>
          <w:t>1</w:t>
        </w:r>
      </w:ins>
      <w:ins w:id="1660" w:author="Maximilian Schmitz" w:date="2015-06-15T21:18:00Z">
        <w:r>
          <w:fldChar w:fldCharType="end"/>
        </w:r>
        <w:bookmarkEnd w:id="1656"/>
        <w:r>
          <w:t>: Architektur Übersicht</w:t>
        </w:r>
      </w:ins>
      <w:bookmarkEnd w:id="1657"/>
    </w:p>
    <w:p w14:paraId="4243D58A" w14:textId="77777777" w:rsidR="00E46381" w:rsidRDefault="00E46381"/>
    <w:p w14:paraId="3F63E8BF" w14:textId="08C363E6" w:rsidR="00D47AE2" w:rsidRDefault="00A06E1D">
      <w:pPr>
        <w:rPr>
          <w:ins w:id="1661" w:author="Maximilian Schmitz" w:date="2015-06-04T10:22:00Z"/>
        </w:rPr>
      </w:pPr>
      <w:r>
        <w:t xml:space="preserve">Der wichtigste Teil der Architektur ist die Schnittstelle zwischen den LUA-Skripten und den </w:t>
      </w:r>
      <w:del w:id="1662" w:author="Maximilian Schmitz" w:date="2015-07-06T17:39:00Z">
        <w:r w:rsidDel="00011F96">
          <w:delText>Robotern</w:delText>
        </w:r>
      </w:del>
      <w:ins w:id="1663"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1664" w:author="Maximilian Schmitz" w:date="2015-07-06T22:27:00Z"/>
        </w:rPr>
      </w:pPr>
      <w:del w:id="1665" w:author="Maximilian Schmitz" w:date="2015-06-04T10:22:00Z">
        <w:r w:rsidDel="00D47AE2">
          <w:delText xml:space="preserve"> </w:delText>
        </w:r>
        <w:r w:rsidR="00F1001F" w:rsidDel="00D47AE2">
          <w:br/>
        </w:r>
      </w:del>
      <w:r w:rsidR="00F1001F">
        <w:t>Um die Schnittstelle zwischen den Workern und dem Hauptthread zu ermöglichen</w:t>
      </w:r>
      <w:ins w:id="1666" w:author="Maximilian Schmitz" w:date="2015-06-19T08:41:00Z">
        <w:r w:rsidR="002D4BC8">
          <w:t>,</w:t>
        </w:r>
      </w:ins>
      <w:r w:rsidR="00F1001F">
        <w:t xml:space="preserve"> wird ein vereinfachtes Remote Procedure Call</w:t>
      </w:r>
      <w:r w:rsidR="009D1104">
        <w:t xml:space="preserve"> V</w:t>
      </w:r>
      <w:r w:rsidR="00F1001F">
        <w:t>erfahren verwendet</w:t>
      </w:r>
      <w:ins w:id="1667" w:author="Maximilian Schmitz" w:date="2015-07-08T15:45:00Z">
        <w:r w:rsidR="001A71D6">
          <w:t xml:space="preserve"> (vgl. </w:t>
        </w:r>
      </w:ins>
      <w:customXmlInsRangeStart w:id="1668" w:author="Maximilian Schmitz" w:date="2015-07-08T15:47:00Z"/>
      <w:sdt>
        <w:sdtPr>
          <w:id w:val="2017959566"/>
          <w:citation/>
        </w:sdtPr>
        <w:sdtContent>
          <w:customXmlInsRangeEnd w:id="1668"/>
          <w:ins w:id="1669" w:author="Maximilian Schmitz" w:date="2015-07-08T15:47:00Z">
            <w:r w:rsidR="001A71D6">
              <w:fldChar w:fldCharType="begin"/>
            </w:r>
            <w:r w:rsidR="001A71D6">
              <w:instrText xml:space="preserve">CITATION Müh92 \p 71ff. \l 1031 </w:instrText>
            </w:r>
          </w:ins>
          <w:r w:rsidR="001A71D6">
            <w:fldChar w:fldCharType="separate"/>
          </w:r>
          <w:ins w:id="1670" w:author="Maximilian Schmitz" w:date="2015-07-08T15:47:00Z">
            <w:r w:rsidR="001A71D6">
              <w:rPr>
                <w:noProof/>
              </w:rPr>
              <w:t>[9, p. 71ff.]</w:t>
            </w:r>
            <w:r w:rsidR="001A71D6">
              <w:fldChar w:fldCharType="end"/>
            </w:r>
          </w:ins>
          <w:customXmlInsRangeStart w:id="1671" w:author="Maximilian Schmitz" w:date="2015-07-08T15:47:00Z"/>
        </w:sdtContent>
      </w:sdt>
      <w:customXmlInsRangeEnd w:id="1671"/>
      <w:ins w:id="1672" w:author="Maximilian Schmitz" w:date="2015-07-08T15:45:00Z">
        <w:r w:rsidR="001A71D6">
          <w:t>)</w:t>
        </w:r>
      </w:ins>
      <w:del w:id="1673"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1674" w:author="Maximilian Schmitz" w:date="2015-07-06T22:27:00Z"/>
        </w:rPr>
      </w:pPr>
      <w:ins w:id="1675"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1676" w:author="Maximilian Schmitz" w:date="2015-07-06T22:27:00Z">
        <w:r>
          <w:fldChar w:fldCharType="separate"/>
        </w:r>
      </w:ins>
      <w:ins w:id="1677" w:author="Maximilian Schmitz" w:date="2015-07-08T15:29:00Z">
        <w:r w:rsidR="00856522">
          <w:t xml:space="preserve">Abbildung </w:t>
        </w:r>
        <w:r w:rsidR="00856522">
          <w:rPr>
            <w:noProof/>
          </w:rPr>
          <w:t>2</w:t>
        </w:r>
      </w:ins>
      <w:ins w:id="1678"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1679" w:author="Maximilian Schmitz" w:date="2015-07-06T22:27:00Z"/>
        </w:rPr>
      </w:pPr>
    </w:p>
    <w:p w14:paraId="7BB601BC" w14:textId="6CD8329B" w:rsidR="00AB1E79" w:rsidRDefault="00AB1E79">
      <w:pPr>
        <w:keepNext/>
        <w:jc w:val="center"/>
        <w:rPr>
          <w:ins w:id="1680" w:author="Maximilian Schmitz" w:date="2015-07-06T22:27:00Z"/>
        </w:rPr>
      </w:pPr>
      <w:ins w:id="1681"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Pr="005E22A4" w:rsidRDefault="00AB1E79">
      <w:pPr>
        <w:pStyle w:val="Beschriftung"/>
        <w:jc w:val="left"/>
        <w:rPr>
          <w:ins w:id="1682" w:author="Maximilian Schmitz" w:date="2015-07-06T22:27:00Z"/>
          <w:lang w:val="en-GB"/>
          <w:rPrChange w:id="1683" w:author="Maximilian Schmitz" w:date="2015-07-08T16:04:00Z">
            <w:rPr>
              <w:ins w:id="1684" w:author="Maximilian Schmitz" w:date="2015-07-06T22:27:00Z"/>
            </w:rPr>
          </w:rPrChange>
        </w:rPr>
      </w:pPr>
      <w:bookmarkStart w:id="1685" w:name="_Ref423984075"/>
      <w:bookmarkStart w:id="1686" w:name="_Toc424132786"/>
      <w:ins w:id="1687" w:author="Maximilian Schmitz" w:date="2015-07-06T22:27:00Z">
        <w:r w:rsidRPr="005E22A4">
          <w:rPr>
            <w:lang w:val="en-GB"/>
            <w:rPrChange w:id="1688" w:author="Maximilian Schmitz" w:date="2015-07-08T16:04:00Z">
              <w:rPr/>
            </w:rPrChange>
          </w:rPr>
          <w:t xml:space="preserve">Abbildung </w:t>
        </w:r>
        <w:r>
          <w:fldChar w:fldCharType="begin"/>
        </w:r>
        <w:r w:rsidRPr="005E22A4">
          <w:rPr>
            <w:lang w:val="en-GB"/>
            <w:rPrChange w:id="1689" w:author="Maximilian Schmitz" w:date="2015-07-08T16:04:00Z">
              <w:rPr/>
            </w:rPrChange>
          </w:rPr>
          <w:instrText xml:space="preserve"> SEQ Abbildung \* ARABIC </w:instrText>
        </w:r>
        <w:r>
          <w:fldChar w:fldCharType="separate"/>
        </w:r>
      </w:ins>
      <w:ins w:id="1690" w:author="Maximilian Schmitz" w:date="2015-07-08T15:29:00Z">
        <w:r w:rsidR="00856522" w:rsidRPr="005E22A4">
          <w:rPr>
            <w:noProof/>
            <w:lang w:val="en-GB"/>
            <w:rPrChange w:id="1691" w:author="Maximilian Schmitz" w:date="2015-07-08T16:04:00Z">
              <w:rPr>
                <w:noProof/>
              </w:rPr>
            </w:rPrChange>
          </w:rPr>
          <w:t>2</w:t>
        </w:r>
      </w:ins>
      <w:ins w:id="1692" w:author="Maximilian Schmitz" w:date="2015-07-06T22:27:00Z">
        <w:r>
          <w:fldChar w:fldCharType="end"/>
        </w:r>
        <w:bookmarkEnd w:id="1685"/>
        <w:r w:rsidRPr="005E22A4">
          <w:rPr>
            <w:lang w:val="en-GB"/>
            <w:rPrChange w:id="1693" w:author="Maximilian Schmitz" w:date="2015-07-08T16:04:00Z">
              <w:rPr/>
            </w:rPrChange>
          </w:rPr>
          <w:t>: Remote Procedure Call Umsetzung</w:t>
        </w:r>
        <w:bookmarkEnd w:id="1686"/>
      </w:ins>
    </w:p>
    <w:p w14:paraId="76E4CA84" w14:textId="7D1998E0" w:rsidR="00F1001F" w:rsidRDefault="00C5128C">
      <w:pPr>
        <w:rPr>
          <w:ins w:id="1694" w:author="Maximilian Schmitz" w:date="2015-06-04T21:09:00Z"/>
        </w:rPr>
      </w:pPr>
      <w:r w:rsidRPr="005E22A4">
        <w:rPr>
          <w:lang w:val="en-GB"/>
          <w:rPrChange w:id="1695" w:author="Maximilian Schmitz" w:date="2015-07-08T16:04:00Z">
            <w:rPr/>
          </w:rPrChange>
        </w:rPr>
        <w:br/>
      </w:r>
      <w:r>
        <w:t>Die 22 Threads</w:t>
      </w:r>
      <w:ins w:id="1696" w:author="Admin" w:date="2015-07-06T14:10:00Z">
        <w:r w:rsidR="00F31991">
          <w:t xml:space="preserve"> der Spieler</w:t>
        </w:r>
      </w:ins>
      <w:r>
        <w:t xml:space="preserve"> müssen</w:t>
      </w:r>
      <w:ins w:id="1697" w:author="Admin" w:date="2015-07-06T14:10:00Z">
        <w:r w:rsidR="00F31991">
          <w:t xml:space="preserve"> </w:t>
        </w:r>
      </w:ins>
      <w:ins w:id="1698" w:author="Admin" w:date="2015-07-07T10:39:00Z">
        <w:r w:rsidR="003817E8" w:rsidRPr="003817E8">
          <w:t>gescheduled</w:t>
        </w:r>
        <w:r w:rsidR="003817E8">
          <w:t xml:space="preserve"> </w:t>
        </w:r>
      </w:ins>
      <w:ins w:id="1699" w:author="Admin" w:date="2015-07-06T14:10:00Z">
        <w:r w:rsidR="00F31991">
          <w:t>und</w:t>
        </w:r>
      </w:ins>
      <w:ins w:id="1700" w:author="Admin" w:date="2015-07-06T14:09:00Z">
        <w:r w:rsidR="00F31991">
          <w:t xml:space="preserve"> </w:t>
        </w:r>
      </w:ins>
      <w:del w:id="1701"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702"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3E190E">
      <w:pPr>
        <w:keepNext/>
        <w:pPrChange w:id="1703"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704" w:name="_Toc424132787"/>
      <w:r>
        <w:t xml:space="preserve">Abbildung </w:t>
      </w:r>
      <w:r w:rsidR="00EE0FD8">
        <w:fldChar w:fldCharType="begin"/>
      </w:r>
      <w:r w:rsidR="00EE0FD8">
        <w:instrText xml:space="preserve"> SEQ Abbildung \* ARABIC </w:instrText>
      </w:r>
      <w:r w:rsidR="00EE0FD8">
        <w:fldChar w:fldCharType="separate"/>
      </w:r>
      <w:ins w:id="1705" w:author="Maximilian Schmitz" w:date="2015-07-08T15:29:00Z">
        <w:r w:rsidR="00856522">
          <w:rPr>
            <w:noProof/>
          </w:rPr>
          <w:t>3</w:t>
        </w:r>
      </w:ins>
      <w:ins w:id="1706" w:author="Admin" w:date="2015-07-08T09:03:00Z">
        <w:del w:id="1707" w:author="Maximilian Schmitz" w:date="2015-07-08T15:29:00Z">
          <w:r w:rsidR="000E14AF" w:rsidDel="00856522">
            <w:rPr>
              <w:noProof/>
            </w:rPr>
            <w:delText>3</w:delText>
          </w:r>
        </w:del>
      </w:ins>
      <w:del w:id="1708" w:author="Maximilian Schmitz" w:date="2015-07-08T15:29:00Z">
        <w:r w:rsidR="00867956" w:rsidDel="00856522">
          <w:rPr>
            <w:noProof/>
          </w:rPr>
          <w:delText>2</w:delText>
        </w:r>
      </w:del>
      <w:r w:rsidR="00EE0FD8">
        <w:rPr>
          <w:noProof/>
        </w:rPr>
        <w:fldChar w:fldCharType="end"/>
      </w:r>
      <w:r>
        <w:t>: Architektur als Klassendiagramm</w:t>
      </w:r>
      <w:bookmarkEnd w:id="1704"/>
    </w:p>
    <w:p w14:paraId="01898A97" w14:textId="77777777" w:rsidR="00E64F9C" w:rsidRDefault="00E64F9C">
      <w:r>
        <w:br w:type="page"/>
      </w:r>
    </w:p>
    <w:p w14:paraId="14967895" w14:textId="77777777" w:rsidR="00493EDB" w:rsidRDefault="00493EDB">
      <w:pPr>
        <w:pStyle w:val="berschrift1"/>
      </w:pPr>
      <w:bookmarkStart w:id="1709" w:name="_Toc424132771"/>
      <w:r>
        <w:lastRenderedPageBreak/>
        <w:t>Umsetzung</w:t>
      </w:r>
      <w:bookmarkEnd w:id="1709"/>
    </w:p>
    <w:p w14:paraId="6B9CA8AB" w14:textId="77777777" w:rsidR="00096735" w:rsidRDefault="00DC17D6">
      <w:pPr>
        <w:pStyle w:val="berschrift2"/>
      </w:pPr>
      <w:bookmarkStart w:id="1710" w:name="_Toc424132772"/>
      <w:r>
        <w:t>Umsetzung der Simulationsumgebung</w:t>
      </w:r>
      <w:bookmarkEnd w:id="1710"/>
    </w:p>
    <w:p w14:paraId="73FFAAD5" w14:textId="77777777" w:rsidR="00DC17D6" w:rsidRDefault="00794EB6">
      <w:pPr>
        <w:pStyle w:val="berschrift3"/>
        <w:rPr>
          <w:ins w:id="1711" w:author="Maximilian Schmitz" w:date="2015-06-04T10:21:00Z"/>
        </w:rPr>
      </w:pPr>
      <w:bookmarkStart w:id="1712" w:name="_Toc424132773"/>
      <w:r>
        <w:t>Grundsätzliches</w:t>
      </w:r>
      <w:bookmarkEnd w:id="1712"/>
    </w:p>
    <w:p w14:paraId="3249959B" w14:textId="097124E4" w:rsidR="00D47AE2" w:rsidRDefault="006179F5">
      <w:pPr>
        <w:rPr>
          <w:ins w:id="1713" w:author="Maximilian Schmitz" w:date="2015-06-17T15:03:00Z"/>
        </w:rPr>
        <w:pPrChange w:id="1714" w:author="Admin" w:date="2015-07-08T13:36:00Z">
          <w:pPr>
            <w:pStyle w:val="berschrift3"/>
          </w:pPr>
        </w:pPrChange>
      </w:pPr>
      <w:ins w:id="1715" w:author="Maximilian Schmitz" w:date="2015-06-17T14:59:00Z">
        <w:r>
          <w:t>Die Umsetzung der Simulationsumgebung basiert auf der Unreal Engine 4</w:t>
        </w:r>
      </w:ins>
      <w:ins w:id="1716" w:author="Maximilian Schmitz" w:date="2015-06-17T15:00:00Z">
        <w:r>
          <w:t xml:space="preserve">. Die </w:t>
        </w:r>
      </w:ins>
      <w:ins w:id="1717" w:author="Maximilian Schmitz" w:date="2015-06-17T15:01:00Z">
        <w:r>
          <w:t xml:space="preserve">Unreal Engine 4 ist eine </w:t>
        </w:r>
      </w:ins>
      <w:ins w:id="1718" w:author="Maximilian Schmitz" w:date="2015-06-17T15:02:00Z">
        <w:r w:rsidR="007E5D8C">
          <w:t xml:space="preserve">Game </w:t>
        </w:r>
        <w:r>
          <w:t>Engine</w:t>
        </w:r>
      </w:ins>
      <w:ins w:id="1719" w:author="Maximilian Schmitz" w:date="2015-06-17T15:01:00Z">
        <w:r>
          <w:t xml:space="preserve">, also ein Framework um Computerspiele zu erstellen. </w:t>
        </w:r>
      </w:ins>
      <w:ins w:id="1720" w:author="Maximilian Schmitz" w:date="2015-06-17T15:02:00Z">
        <w:r>
          <w:t xml:space="preserve">Sie bietet bereits </w:t>
        </w:r>
      </w:ins>
      <w:ins w:id="1721" w:author="Maximilian Schmitz" w:date="2015-06-17T15:03:00Z">
        <w:r>
          <w:t>viele vorgefertigte Funktionen an, auf die bei der Eigenentwicklung aufgesetzt werden können.</w:t>
        </w:r>
      </w:ins>
    </w:p>
    <w:p w14:paraId="4BFD2842" w14:textId="77777777" w:rsidR="00CE7C45" w:rsidRDefault="00CE7C45">
      <w:pPr>
        <w:rPr>
          <w:ins w:id="1722" w:author="Maximilian Schmitz" w:date="2015-06-17T15:07:00Z"/>
        </w:rPr>
        <w:pPrChange w:id="1723" w:author="Admin" w:date="2015-07-08T13:36:00Z">
          <w:pPr>
            <w:pStyle w:val="berschrift3"/>
          </w:pPr>
        </w:pPrChange>
      </w:pPr>
      <w:ins w:id="1724" w:author="Maximilian Schmitz" w:date="2015-06-17T15:03:00Z">
        <w:r>
          <w:t>Der große Vorteil eines solchen Frameworks besteht darin, dass die Entwicklung nicht von Null an begonnen werden muss, sondern au</w:t>
        </w:r>
      </w:ins>
      <w:ins w:id="1725" w:author="Maximilian Schmitz" w:date="2015-06-17T15:04:00Z">
        <w:r>
          <w:t xml:space="preserve">f ein breites Spektrum von Basisfunktionen zugegriffen werden kann. </w:t>
        </w:r>
        <w:r w:rsidR="00993018">
          <w:t xml:space="preserve">Gerade im Hinblick auf die Implementierung einer </w:t>
        </w:r>
      </w:ins>
      <w:ins w:id="1726"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727" w:author="Maximilian Schmitz" w:date="2015-06-17T15:11:00Z"/>
        </w:rPr>
        <w:pPrChange w:id="1728" w:author="Admin" w:date="2015-07-08T13:36:00Z">
          <w:pPr>
            <w:pStyle w:val="berschrift3"/>
          </w:pPr>
        </w:pPrChange>
      </w:pPr>
      <w:ins w:id="1729" w:author="Maximilian Schmitz" w:date="2015-06-17T15:07:00Z">
        <w:r>
          <w:t>Nicht nur bei der Entwicklung bietet</w:t>
        </w:r>
        <w:r w:rsidR="00512263">
          <w:t xml:space="preserve"> ein Framework große Vorteile. D</w:t>
        </w:r>
      </w:ins>
      <w:ins w:id="1730" w:author="Maximilian Schmitz" w:date="2015-06-17T15:08:00Z">
        <w:r w:rsidR="00512263">
          <w:t>urch den modularen, komponentenbasierten Aufbau von Frameworks, können eigene Teile einfache</w:t>
        </w:r>
      </w:ins>
      <w:ins w:id="1731" w:author="Admin" w:date="2015-07-06T14:14:00Z">
        <w:r w:rsidR="00E34D1B">
          <w:t>r</w:t>
        </w:r>
      </w:ins>
      <w:ins w:id="1732" w:author="Maximilian Schmitz" w:date="2015-06-17T15:08:00Z">
        <w:del w:id="1733" w:author="Admin" w:date="2015-07-06T14:14:00Z">
          <w:r w:rsidR="00512263" w:rsidDel="00E34D1B">
            <w:delText>s</w:delText>
          </w:r>
        </w:del>
        <w:r w:rsidR="00512263">
          <w:t xml:space="preserve"> und besser getestet werden.</w:t>
        </w:r>
      </w:ins>
      <w:ins w:id="1734" w:author="Maximilian Schmitz" w:date="2015-06-17T15:11:00Z">
        <w:r w:rsidR="002020AD">
          <w:t xml:space="preserve"> Das liegt daran, dass bereits eine grundlegende Architektur vorgegeben ist und Schnittstellen klar spezifiziert sind.</w:t>
        </w:r>
      </w:ins>
      <w:ins w:id="1735" w:author="Maximilian Schmitz" w:date="2015-06-17T15:08:00Z">
        <w:r w:rsidR="00512263">
          <w:t xml:space="preserve"> </w:t>
        </w:r>
      </w:ins>
      <w:ins w:id="1736" w:author="Maximilian Schmitz" w:date="2015-06-17T15:09:00Z">
        <w:r w:rsidR="00512263">
          <w:t xml:space="preserve">Auch die spätere Weiterentwicklung durch andere Teams wird durch die Nutzung </w:t>
        </w:r>
      </w:ins>
      <w:ins w:id="1737" w:author="Maximilian Schmitz" w:date="2015-06-17T15:10:00Z">
        <w:r w:rsidR="00512263">
          <w:t>eines Frameworks vereinfacht.</w:t>
        </w:r>
      </w:ins>
    </w:p>
    <w:p w14:paraId="3DEB3084" w14:textId="3EBB7DA7" w:rsidR="002020AD" w:rsidRDefault="002020AD">
      <w:pPr>
        <w:rPr>
          <w:ins w:id="1738" w:author="Maximilian Schmitz" w:date="2015-06-17T15:13:00Z"/>
        </w:rPr>
        <w:pPrChange w:id="1739" w:author="Admin" w:date="2015-07-08T13:36:00Z">
          <w:pPr>
            <w:pStyle w:val="berschrift3"/>
          </w:pPr>
        </w:pPrChange>
      </w:pPr>
      <w:ins w:id="1740" w:author="Maximilian Schmitz" w:date="2015-06-17T15:11:00Z">
        <w:r>
          <w:t>Der Einarbeitungsaufwand in ein solches Framework darf nic</w:t>
        </w:r>
        <w:r w:rsidR="007E5D8C">
          <w:t xml:space="preserve">ht unterschätzt werden, da Game </w:t>
        </w:r>
        <w:r>
          <w:t>Engines sehr umfangreich sind und deutlich mehr Funktionalität bereitstellen, als</w:t>
        </w:r>
      </w:ins>
      <w:ins w:id="1741" w:author="Maximilian Schmitz" w:date="2015-06-17T15:12:00Z">
        <w:r>
          <w:t xml:space="preserve"> für dieses Projekt notwendig ist. </w:t>
        </w:r>
      </w:ins>
      <w:ins w:id="1742"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743" w:author="Maximilian Schmitz" w:date="2015-06-17T15:13:00Z"/>
        </w:rPr>
        <w:pPrChange w:id="1744" w:author="Admin" w:date="2015-07-08T13:36:00Z">
          <w:pPr>
            <w:pStyle w:val="berschrift3"/>
          </w:pPr>
        </w:pPrChange>
      </w:pPr>
    </w:p>
    <w:p w14:paraId="5E1E4941" w14:textId="3C2C39B1" w:rsidR="00575FED" w:rsidRDefault="001C3431">
      <w:pPr>
        <w:rPr>
          <w:ins w:id="1745" w:author="Maximilian Schmitz" w:date="2015-06-17T15:25:00Z"/>
        </w:rPr>
        <w:pPrChange w:id="1746" w:author="Admin" w:date="2015-07-08T13:36:00Z">
          <w:pPr>
            <w:pStyle w:val="berschrift3"/>
          </w:pPr>
        </w:pPrChange>
      </w:pPr>
      <w:ins w:id="1747" w:author="Maximilian Schmitz" w:date="2015-06-17T15:13:00Z">
        <w:r>
          <w:t xml:space="preserve">Die Gründe warum auf die Unreal Engine 4 gesetzt wird, wurden bereits im </w:t>
        </w:r>
      </w:ins>
      <w:ins w:id="1748" w:author="Maximilian Schmitz" w:date="2015-06-17T15:15:00Z">
        <w:r>
          <w:t>Teil</w:t>
        </w:r>
      </w:ins>
      <w:ins w:id="1749" w:author="Maximilian Schmitz" w:date="2015-06-17T15:13:00Z">
        <w:r>
          <w:t xml:space="preserve"> </w:t>
        </w:r>
      </w:ins>
      <w:ins w:id="1750" w:author="Maximilian Schmitz" w:date="2015-06-17T15:14:00Z">
        <w:r>
          <w:fldChar w:fldCharType="begin"/>
        </w:r>
        <w:r>
          <w:instrText xml:space="preserve"> REF _Ref422317414 \h </w:instrText>
        </w:r>
      </w:ins>
      <w:r w:rsidR="006A1F2A">
        <w:instrText xml:space="preserve"> \* MERGEFORMAT </w:instrText>
      </w:r>
      <w:r>
        <w:fldChar w:fldCharType="separate"/>
      </w:r>
      <w:ins w:id="1751" w:author="Maximilian Schmitz" w:date="2015-07-08T15:29:00Z">
        <w:r w:rsidR="00856522">
          <w:t>Game Engine</w:t>
        </w:r>
      </w:ins>
      <w:ins w:id="1752" w:author="Maximilian Schmitz" w:date="2015-06-17T15:14:00Z">
        <w:r>
          <w:fldChar w:fldCharType="end"/>
        </w:r>
        <w:r>
          <w:t xml:space="preserve"> im Kapitel </w:t>
        </w:r>
      </w:ins>
      <w:ins w:id="1753" w:author="Maximilian Schmitz" w:date="2015-06-17T15:15:00Z">
        <w:r>
          <w:fldChar w:fldCharType="begin"/>
        </w:r>
        <w:r>
          <w:instrText xml:space="preserve"> REF _Ref422317454 \h </w:instrText>
        </w:r>
      </w:ins>
      <w:r w:rsidR="006A1F2A">
        <w:instrText xml:space="preserve"> \* MERGEFORMAT </w:instrText>
      </w:r>
      <w:r>
        <w:fldChar w:fldCharType="separate"/>
      </w:r>
      <w:ins w:id="1754" w:author="Maximilian Schmitz" w:date="2015-07-08T15:29:00Z">
        <w:r w:rsidR="00856522">
          <w:t>Stand der Technik</w:t>
        </w:r>
      </w:ins>
      <w:ins w:id="1755" w:author="Maximilian Schmitz" w:date="2015-06-17T15:15:00Z">
        <w:r>
          <w:fldChar w:fldCharType="end"/>
        </w:r>
        <w:r>
          <w:t xml:space="preserve"> angesprochen.</w:t>
        </w:r>
        <w:r w:rsidR="001634F9">
          <w:t xml:space="preserve"> D</w:t>
        </w:r>
      </w:ins>
      <w:ins w:id="1756" w:author="Admin" w:date="2015-07-06T14:15:00Z">
        <w:r w:rsidR="00601564">
          <w:t>er</w:t>
        </w:r>
      </w:ins>
      <w:ins w:id="1757" w:author="Maximilian Schmitz" w:date="2015-06-17T15:15:00Z">
        <w:del w:id="1758" w:author="Admin" w:date="2015-07-06T14:15:00Z">
          <w:r w:rsidR="001634F9" w:rsidDel="00601564">
            <w:delText>ie</w:delText>
          </w:r>
        </w:del>
        <w:r w:rsidR="001634F9">
          <w:t xml:space="preserve"> wichtigste</w:t>
        </w:r>
        <w:del w:id="1759" w:author="Admin" w:date="2015-07-06T14:15:00Z">
          <w:r w:rsidR="001634F9" w:rsidDel="00601564">
            <w:delText>n</w:delText>
          </w:r>
        </w:del>
        <w:r w:rsidR="001634F9">
          <w:t xml:space="preserve"> Vorteile </w:t>
        </w:r>
        <w:del w:id="1760" w:author="Admin" w:date="2015-07-06T14:15:00Z">
          <w:r w:rsidR="001634F9" w:rsidDel="00601564">
            <w:delText>sind</w:delText>
          </w:r>
        </w:del>
      </w:ins>
      <w:ins w:id="1761" w:author="Admin" w:date="2015-07-06T14:15:00Z">
        <w:r w:rsidR="00601564">
          <w:t>ist</w:t>
        </w:r>
      </w:ins>
      <w:ins w:id="1762" w:author="Maximilian Schmitz" w:date="2015-06-17T15:15:00Z">
        <w:r w:rsidR="001634F9">
          <w:t xml:space="preserve"> die kostenfreie Verfügbarkeit für studentische Projekte wie dieses. </w:t>
        </w:r>
      </w:ins>
      <w:ins w:id="1763" w:author="Maximilian Schmitz" w:date="2015-06-17T15:16:00Z">
        <w:r w:rsidR="001634F9">
          <w:t xml:space="preserve">Zudem ist die Unreal Engine 4 im Gegensatz zu anderen Engines quelltextoffen. </w:t>
        </w:r>
      </w:ins>
      <w:ins w:id="1764"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765" w:author="Maximilian Schmitz" w:date="2015-06-17T15:21:00Z">
        <w:r w:rsidR="004109D3">
          <w:t>Das Framework</w:t>
        </w:r>
      </w:ins>
      <w:ins w:id="1766" w:author="Admin" w:date="2015-07-06T14:16:00Z">
        <w:r w:rsidR="00601564">
          <w:t xml:space="preserve"> </w:t>
        </w:r>
      </w:ins>
      <w:ins w:id="1767" w:author="Maximilian Schmitz" w:date="2015-06-17T15:21:00Z">
        <w:del w:id="1768" w:author="Admin" w:date="2015-07-06T14:16:00Z">
          <w:r w:rsidR="004109D3" w:rsidDel="00601564">
            <w:delText xml:space="preserve"> existiert </w:delText>
          </w:r>
        </w:del>
        <w:r w:rsidR="004109D3">
          <w:t>wu</w:t>
        </w:r>
        <w:r w:rsidR="00477EB9">
          <w:t>rde</w:t>
        </w:r>
      </w:ins>
      <w:ins w:id="1769" w:author="Admin" w:date="2015-07-06T14:16:00Z">
        <w:r w:rsidR="00601564">
          <w:t xml:space="preserve"> erstmals</w:t>
        </w:r>
      </w:ins>
      <w:ins w:id="1770" w:author="Maximilian Schmitz" w:date="2015-06-17T15:21:00Z">
        <w:r w:rsidR="00477EB9">
          <w:t xml:space="preserve"> im März 2014 veröffentlicht und</w:t>
        </w:r>
      </w:ins>
      <w:ins w:id="1771" w:author="Admin" w:date="2015-07-06T14:16:00Z">
        <w:r w:rsidR="00601564">
          <w:t xml:space="preserve"> seither</w:t>
        </w:r>
      </w:ins>
      <w:ins w:id="1772" w:author="Maximilian Schmitz" w:date="2015-06-17T15:21:00Z">
        <w:r w:rsidR="00477EB9">
          <w:t xml:space="preserve"> regelmäßig mit Updates versorgt. </w:t>
        </w:r>
      </w:ins>
      <w:ins w:id="1773"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774" w:author="Maximilian Schmitz" w:date="2015-06-17T15:24:00Z">
        <w:r w:rsidR="00AA1509">
          <w:t xml:space="preserve"> Auch Anpassungsprobleme durch Updates</w:t>
        </w:r>
      </w:ins>
      <w:ins w:id="1775" w:author="Admin" w:date="2015-07-06T14:17:00Z">
        <w:r w:rsidR="00601564">
          <w:t xml:space="preserve"> </w:t>
        </w:r>
      </w:ins>
      <w:ins w:id="1776" w:author="Maximilian Schmitz" w:date="2015-06-17T15:24:00Z">
        <w:del w:id="1777" w:author="Admin" w:date="2015-07-06T14:19:00Z">
          <w:r w:rsidR="00AA1509" w:rsidDel="00601564">
            <w:delText xml:space="preserve"> </w:delText>
          </w:r>
        </w:del>
        <w:r w:rsidR="00AA1509">
          <w:t>sind ein Thema</w:t>
        </w:r>
      </w:ins>
      <w:ins w:id="1778" w:author="Admin" w:date="2015-07-06T14:18:00Z">
        <w:r w:rsidR="00601564">
          <w:t>. Während der Bearbeitung wurden Teilweise die Schnittstellendefinitionen</w:t>
        </w:r>
      </w:ins>
      <w:ins w:id="1779" w:author="Admin" w:date="2015-07-06T14:19:00Z">
        <w:r w:rsidR="00601564">
          <w:t xml:space="preserve"> des Frameworks </w:t>
        </w:r>
      </w:ins>
      <w:ins w:id="1780" w:author="Admin" w:date="2015-07-06T14:18:00Z">
        <w:r w:rsidR="00601564">
          <w:t xml:space="preserve">geändert. </w:t>
        </w:r>
      </w:ins>
      <w:ins w:id="1781" w:author="Maximilian Schmitz" w:date="2015-06-17T15:24:00Z">
        <w:del w:id="1782" w:author="Admin" w:date="2015-07-06T14:18:00Z">
          <w:r w:rsidR="00AA1509" w:rsidDel="00601564">
            <w:delText xml:space="preserve"> und während der Bearbeitung aufgetreten.</w:delText>
          </w:r>
        </w:del>
      </w:ins>
    </w:p>
    <w:p w14:paraId="4AED1D47" w14:textId="77777777" w:rsidR="00D374F3" w:rsidRDefault="00D374F3">
      <w:pPr>
        <w:rPr>
          <w:ins w:id="1783" w:author="Maximilian Schmitz" w:date="2015-06-17T15:25:00Z"/>
        </w:rPr>
        <w:pPrChange w:id="1784" w:author="Admin" w:date="2015-07-08T13:36:00Z">
          <w:pPr>
            <w:pStyle w:val="berschrift3"/>
          </w:pPr>
        </w:pPrChange>
      </w:pPr>
    </w:p>
    <w:p w14:paraId="05891566" w14:textId="77777777" w:rsidR="00D374F3" w:rsidRDefault="00D374F3">
      <w:pPr>
        <w:rPr>
          <w:ins w:id="1785" w:author="Maximilian Schmitz" w:date="2015-06-17T15:28:00Z"/>
        </w:rPr>
        <w:pPrChange w:id="1786" w:author="Admin" w:date="2015-07-08T13:36:00Z">
          <w:pPr>
            <w:pStyle w:val="berschrift3"/>
          </w:pPr>
        </w:pPrChange>
      </w:pPr>
      <w:ins w:id="1787" w:author="Maximilian Schmitz" w:date="2015-06-17T15:25:00Z">
        <w:r>
          <w:t>Insgesamt teilt sich die Umsetzung der Simulationsumgebung in drei Teile:</w:t>
        </w:r>
      </w:ins>
    </w:p>
    <w:p w14:paraId="77068D0B" w14:textId="77777777" w:rsidR="00D374F3" w:rsidRDefault="00D374F3">
      <w:pPr>
        <w:rPr>
          <w:ins w:id="1788" w:author="Maximilian Schmitz" w:date="2015-06-17T15:28:00Z"/>
        </w:rPr>
        <w:pPrChange w:id="1789" w:author="Admin" w:date="2015-07-08T13:36:00Z">
          <w:pPr>
            <w:pStyle w:val="berschrift3"/>
          </w:pPr>
        </w:pPrChange>
      </w:pPr>
      <w:ins w:id="1790" w:author="Maximilian Schmitz" w:date="2015-06-17T15:27:00Z">
        <w:r>
          <w:t xml:space="preserve">Zum einen in die Erstellung des Spielrahmens mit dem Spielfeld und vor allem der Regelimplementierung.  </w:t>
        </w:r>
      </w:ins>
      <w:ins w:id="1791" w:author="Maximilian Schmitz" w:date="2015-06-17T15:28:00Z">
        <w:r>
          <w:t>Dieser Teil ist die Steuerungskomponente der Simulationsumgebung.</w:t>
        </w:r>
      </w:ins>
    </w:p>
    <w:p w14:paraId="515DD887" w14:textId="77777777" w:rsidR="00D374F3" w:rsidRDefault="00D374F3">
      <w:pPr>
        <w:rPr>
          <w:ins w:id="1792" w:author="Maximilian Schmitz" w:date="2015-06-17T15:30:00Z"/>
        </w:rPr>
        <w:pPrChange w:id="1793" w:author="Admin" w:date="2015-07-08T13:36:00Z">
          <w:pPr>
            <w:pStyle w:val="berschrift3"/>
          </w:pPr>
        </w:pPrChange>
      </w:pPr>
      <w:ins w:id="1794" w:author="Maximilian Schmitz" w:date="2015-06-17T15:28:00Z">
        <w:r>
          <w:t xml:space="preserve">Ein weiterer Teil ist die Implementierung der Spieler innerhalb der Simulationsumgebung. </w:t>
        </w:r>
      </w:ins>
      <w:ins w:id="1795" w:author="Maximilian Schmitz" w:date="2015-06-17T15:29:00Z">
        <w:r>
          <w:t xml:space="preserve">Hier gehört die Implementierung der Funktionen </w:t>
        </w:r>
        <w:r w:rsidR="003227D0">
          <w:t>der Spieler, auf die über die Sk</w:t>
        </w:r>
        <w:r>
          <w:t>riptschnittstelle zugegriffen werden kann.</w:t>
        </w:r>
      </w:ins>
    </w:p>
    <w:p w14:paraId="1848A4DD" w14:textId="28694A9C" w:rsidR="003227D0" w:rsidRDefault="003227D0">
      <w:pPr>
        <w:rPr>
          <w:ins w:id="1796" w:author="Maximilian Schmitz" w:date="2015-07-08T16:13:00Z"/>
        </w:rPr>
        <w:pPrChange w:id="1797" w:author="Admin" w:date="2015-07-08T13:36:00Z">
          <w:pPr>
            <w:pStyle w:val="berschrift3"/>
          </w:pPr>
        </w:pPrChange>
      </w:pPr>
      <w:ins w:id="1798" w:author="Maximilian Schmitz" w:date="2015-06-17T15:30:00Z">
        <w:r>
          <w:t xml:space="preserve">Der letzte Teil ist die Skriptschnittstelle, die die Weitergabe der Spielerfunktionalitäten an die KI-Skripte </w:t>
        </w:r>
      </w:ins>
      <w:ins w:id="1799" w:author="Maximilian Schmitz" w:date="2015-06-17T15:32:00Z">
        <w:r w:rsidR="005E22A4">
          <w:t>vornimmt. Dazu gehört auch der</w:t>
        </w:r>
        <w:r>
          <w:t xml:space="preserve"> im Kapitel </w:t>
        </w:r>
      </w:ins>
      <w:ins w:id="1800" w:author="Maximilian Schmitz" w:date="2015-06-17T15:33:00Z">
        <w:r>
          <w:fldChar w:fldCharType="begin"/>
        </w:r>
        <w:r>
          <w:instrText xml:space="preserve"> REF _Ref422318518 \h </w:instrText>
        </w:r>
      </w:ins>
      <w:r w:rsidR="006A1F2A">
        <w:instrText xml:space="preserve"> \* MERGEFORMAT </w:instrText>
      </w:r>
      <w:r>
        <w:fldChar w:fldCharType="separate"/>
      </w:r>
      <w:ins w:id="1801" w:author="Maximilian Schmitz" w:date="2015-07-08T15:29:00Z">
        <w:r w:rsidR="00856522">
          <w:t>Architektur</w:t>
        </w:r>
      </w:ins>
      <w:ins w:id="1802" w:author="Maximilian Schmitz" w:date="2015-06-17T15:33:00Z">
        <w:r>
          <w:fldChar w:fldCharType="end"/>
        </w:r>
        <w:r>
          <w:t xml:space="preserve"> beschriebenen Remote-Procedure-Call, der </w:t>
        </w:r>
        <w:r w:rsidR="00D869A0">
          <w:t>die internen Spielerfunktionen im Spiel-Thread aufruft.</w:t>
        </w:r>
      </w:ins>
    </w:p>
    <w:p w14:paraId="44F0F8C0" w14:textId="77777777" w:rsidR="008F4565" w:rsidRPr="00201692" w:rsidRDefault="008F4565">
      <w:pPr>
        <w:pPrChange w:id="1803" w:author="Admin" w:date="2015-07-08T13:36:00Z">
          <w:pPr>
            <w:pStyle w:val="berschrift3"/>
          </w:pPr>
        </w:pPrChange>
      </w:pPr>
    </w:p>
    <w:p w14:paraId="35E96264" w14:textId="77777777" w:rsidR="00794EB6" w:rsidRDefault="00794EB6">
      <w:pPr>
        <w:pStyle w:val="berschrift3"/>
      </w:pPr>
      <w:bookmarkStart w:id="1804" w:name="_Toc424132774"/>
      <w:r>
        <w:t>Regel</w:t>
      </w:r>
      <w:ins w:id="1805" w:author="Maximilian Schmitz" w:date="2015-06-17T19:42:00Z">
        <w:r w:rsidR="00915AB6">
          <w:t>- und Spiel</w:t>
        </w:r>
      </w:ins>
      <w:r>
        <w:t>implementierung</w:t>
      </w:r>
      <w:bookmarkEnd w:id="1804"/>
    </w:p>
    <w:p w14:paraId="55706155" w14:textId="77777777" w:rsidR="00211020" w:rsidRDefault="00915AB6">
      <w:pPr>
        <w:pPrChange w:id="1806"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1807"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1808" w:author="Admin" w:date="2015-07-08T13:36:00Z">
          <w:pPr>
            <w:pStyle w:val="berschrift3"/>
          </w:pPr>
        </w:pPrChange>
      </w:pPr>
      <w:r>
        <w:lastRenderedPageBreak/>
        <w:t xml:space="preserve">Zum großen Teil kommen von der Unreal Engine mitgelieferte 3D-Modelle zum Einsatz. Stellvertretend seien hier die Spieler </w:t>
      </w:r>
      <w:del w:id="1809"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1810" w:author="Maximilian Schmitz" w:date="2015-07-08T15:29:00Z">
        <w:r w:rsidR="00856522">
          <w:t xml:space="preserve">Abbildung </w:t>
        </w:r>
        <w:r w:rsidR="00856522">
          <w:rPr>
            <w:noProof/>
          </w:rPr>
          <w:t>4</w:t>
        </w:r>
      </w:ins>
      <w:del w:id="1811"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1812" w:author="Admin" w:date="2015-07-08T13:36:00Z">
          <w:pPr>
            <w:pStyle w:val="berschrift3"/>
          </w:pPr>
        </w:pPrChange>
      </w:pPr>
    </w:p>
    <w:p w14:paraId="20BA9BBF" w14:textId="77777777" w:rsidR="00313D31" w:rsidRDefault="00915AB6">
      <w:pPr>
        <w:keepNext/>
        <w:pPrChange w:id="1813"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1814" w:name="_Ref422334156"/>
      <w:bookmarkStart w:id="1815" w:name="_Toc424132788"/>
      <w:r>
        <w:t xml:space="preserve">Abbildung </w:t>
      </w:r>
      <w:r w:rsidR="00EE0FD8">
        <w:fldChar w:fldCharType="begin"/>
      </w:r>
      <w:r w:rsidR="00EE0FD8">
        <w:instrText xml:space="preserve"> SEQ Abbildung \* ARABIC </w:instrText>
      </w:r>
      <w:r w:rsidR="00EE0FD8">
        <w:fldChar w:fldCharType="separate"/>
      </w:r>
      <w:ins w:id="1816" w:author="Maximilian Schmitz" w:date="2015-07-08T15:29:00Z">
        <w:r w:rsidR="00856522">
          <w:rPr>
            <w:noProof/>
          </w:rPr>
          <w:t>4</w:t>
        </w:r>
      </w:ins>
      <w:ins w:id="1817" w:author="Admin" w:date="2015-07-08T09:03:00Z">
        <w:del w:id="1818" w:author="Maximilian Schmitz" w:date="2015-07-08T15:29:00Z">
          <w:r w:rsidR="000E14AF" w:rsidDel="00856522">
            <w:rPr>
              <w:noProof/>
            </w:rPr>
            <w:delText>4</w:delText>
          </w:r>
        </w:del>
      </w:ins>
      <w:del w:id="1819" w:author="Maximilian Schmitz" w:date="2015-07-08T15:29:00Z">
        <w:r w:rsidR="00867956" w:rsidDel="00856522">
          <w:rPr>
            <w:noProof/>
          </w:rPr>
          <w:delText>3</w:delText>
        </w:r>
      </w:del>
      <w:r w:rsidR="00EE0FD8">
        <w:rPr>
          <w:noProof/>
        </w:rPr>
        <w:fldChar w:fldCharType="end"/>
      </w:r>
      <w:bookmarkEnd w:id="1814"/>
      <w:r>
        <w:t>: Modelliertes Spielfeld</w:t>
      </w:r>
      <w:bookmarkEnd w:id="1815"/>
    </w:p>
    <w:p w14:paraId="373B4DDD" w14:textId="77777777" w:rsidR="00270303" w:rsidRDefault="00270303"/>
    <w:p w14:paraId="7926E728" w14:textId="79FE6313" w:rsidR="00270303" w:rsidRPr="00EC6D6C" w:rsidRDefault="00270303">
      <w:pPr>
        <w:rPr>
          <w:ins w:id="1820" w:author="Maximilian Schmitz" w:date="2015-06-17T19:54:00Z"/>
        </w:rPr>
      </w:pPr>
      <w:r>
        <w:t>Das Spiel verwendet ein kartesisches Koordinatensystem, dessen Ursprung sich im Mittelpunkt</w:t>
      </w:r>
      <w:ins w:id="1821" w:author="Admin" w:date="2015-07-06T14:22:00Z">
        <w:r w:rsidR="00601564">
          <w:t>(</w:t>
        </w:r>
        <w:r w:rsidR="00601564" w:rsidRPr="00601564">
          <w:t>Anstoßpunkt</w:t>
        </w:r>
        <w:r w:rsidR="00601564">
          <w:t>)</w:t>
        </w:r>
      </w:ins>
      <w:ins w:id="1822" w:author="Maximilian Schmitz" w:date="2015-06-18T20:08:00Z">
        <w:r>
          <w:t xml:space="preserve"> befindet.</w:t>
        </w:r>
      </w:ins>
    </w:p>
    <w:p w14:paraId="647EDB7F" w14:textId="77777777" w:rsidR="00036FA5" w:rsidRPr="00EC6D6C" w:rsidRDefault="00036FA5">
      <w:pPr>
        <w:rPr>
          <w:ins w:id="1823" w:author="Maximilian Schmitz" w:date="2015-06-17T19:43:00Z"/>
        </w:rPr>
      </w:pPr>
    </w:p>
    <w:p w14:paraId="71B77B9D" w14:textId="241F4CCB" w:rsidR="00915AB6" w:rsidRDefault="00D85DF2">
      <w:pPr>
        <w:rPr>
          <w:ins w:id="1824" w:author="Maximilian Schmitz" w:date="2015-06-17T19:43:00Z"/>
        </w:rPr>
      </w:pPr>
      <w:ins w:id="1825" w:author="Maximilian Schmitz" w:date="2015-06-17T20:00:00Z">
        <w:r>
          <w:t xml:space="preserve">Die Implementierung der Fußballregeln wird zum einen über die Gestaltung der 3D-Modellierung realisiert. </w:t>
        </w:r>
      </w:ins>
      <w:ins w:id="1826" w:author="Maximilian Schmitz" w:date="2015-06-17T20:01:00Z">
        <w:r>
          <w:t xml:space="preserve">Um den Aufwand für die Implementierung der Fußballregeln zu reduzieren, wird mit Banden gespielt. </w:t>
        </w:r>
      </w:ins>
      <w:ins w:id="1827" w:author="Maximilian Schmitz" w:date="2015-06-17T20:02:00Z">
        <w:r>
          <w:t xml:space="preserve">Diese wurden als Kollisionsboxen modelliert und umgeben das gesamte Spielfeld. </w:t>
        </w:r>
      </w:ins>
      <w:ins w:id="1828" w:author="Maximilian Schmitz" w:date="2015-06-17T20:04:00Z">
        <w:r>
          <w:t xml:space="preserve">Die Kollisionsboxen sind weder für die Spieler, noch für den Ball durchlässig. Alle Objekte prallen daran ab wie es bei einer Bande der Fall wäre. </w:t>
        </w:r>
      </w:ins>
      <w:ins w:id="1829" w:author="Maximilian Schmitz" w:date="2015-06-17T20:05:00Z">
        <w:r>
          <w:t xml:space="preserve">Diese Entscheidung wurde getroffen um der Implementierung von Seiten- und Toraus, sowie Einwurf und Eckball aus dem Weg zu gehen. </w:t>
        </w:r>
      </w:ins>
      <w:ins w:id="1830"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1831" w:author="Maximilian Schmitz" w:date="2015-06-17T20:08:00Z">
        <w:r>
          <w:fldChar w:fldCharType="begin"/>
        </w:r>
        <w:r>
          <w:instrText xml:space="preserve"> REF _Ref422335038 \h </w:instrText>
        </w:r>
      </w:ins>
      <w:r w:rsidR="006A1F2A">
        <w:instrText xml:space="preserve"> \* MERGEFORMAT </w:instrText>
      </w:r>
      <w:r>
        <w:fldChar w:fldCharType="separate"/>
      </w:r>
      <w:ins w:id="1832" w:author="Maximilian Schmitz" w:date="2015-07-08T15:29:00Z">
        <w:r w:rsidR="00856522">
          <w:t xml:space="preserve">Abbildung </w:t>
        </w:r>
        <w:r w:rsidR="00856522">
          <w:rPr>
            <w:noProof/>
          </w:rPr>
          <w:t>5</w:t>
        </w:r>
      </w:ins>
      <w:ins w:id="1833" w:author="Maximilian Schmitz" w:date="2015-06-17T20:08:00Z">
        <w:r>
          <w:fldChar w:fldCharType="end"/>
        </w:r>
        <w:r>
          <w:t xml:space="preserve"> zeigt das Spielfeld</w:t>
        </w:r>
      </w:ins>
      <w:ins w:id="1834" w:author="Maximilian Schmitz" w:date="2015-06-17T20:09:00Z">
        <w:r>
          <w:t xml:space="preserve"> </w:t>
        </w:r>
      </w:ins>
      <w:ins w:id="1835" w:author="Maximilian Schmitz" w:date="2015-06-17T20:08:00Z">
        <w:r>
          <w:t>mit den modellierten Kollisionsboxen</w:t>
        </w:r>
      </w:ins>
      <w:ins w:id="1836" w:author="Maximilian Schmitz" w:date="2015-06-17T20:09:00Z">
        <w:r w:rsidRPr="00D85DF2">
          <w:t xml:space="preserve"> </w:t>
        </w:r>
        <w:r>
          <w:t>im Editor</w:t>
        </w:r>
      </w:ins>
      <w:ins w:id="1837" w:author="Maximilian Schmitz" w:date="2015-06-17T20:08:00Z">
        <w:r>
          <w:t xml:space="preserve">. Diese sind </w:t>
        </w:r>
      </w:ins>
      <w:ins w:id="1838" w:author="Maximilian Schmitz" w:date="2015-06-17T20:09:00Z">
        <w:r>
          <w:t>als transparente Rechtecke im Hintergrund zu erkennen.</w:t>
        </w:r>
      </w:ins>
    </w:p>
    <w:p w14:paraId="270E2621" w14:textId="77777777" w:rsidR="00D85DF2" w:rsidRDefault="00915AB6">
      <w:pPr>
        <w:keepNext/>
        <w:rPr>
          <w:ins w:id="1839" w:author="Maximilian Schmitz" w:date="2015-06-17T20:08:00Z"/>
        </w:rPr>
        <w:pPrChange w:id="1840" w:author="Admin" w:date="2015-07-08T13:36:00Z">
          <w:pPr/>
        </w:pPrChange>
      </w:pPr>
      <w:ins w:id="1841"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1842" w:author="Maximilian Schmitz" w:date="2015-06-17T19:55:00Z"/>
        </w:rPr>
        <w:pPrChange w:id="1843" w:author="Admin" w:date="2015-07-08T13:36:00Z">
          <w:pPr>
            <w:pStyle w:val="berschrift3"/>
          </w:pPr>
        </w:pPrChange>
      </w:pPr>
      <w:bookmarkStart w:id="1844" w:name="_Ref422335038"/>
      <w:bookmarkStart w:id="1845" w:name="_Toc424132789"/>
      <w:ins w:id="1846" w:author="Maximilian Schmitz" w:date="2015-06-17T20:08:00Z">
        <w:r>
          <w:t xml:space="preserve">Abbildung </w:t>
        </w:r>
        <w:r>
          <w:fldChar w:fldCharType="begin"/>
        </w:r>
        <w:r>
          <w:instrText xml:space="preserve"> SEQ Abbildung \* ARABIC </w:instrText>
        </w:r>
      </w:ins>
      <w:r>
        <w:fldChar w:fldCharType="separate"/>
      </w:r>
      <w:ins w:id="1847" w:author="Maximilian Schmitz" w:date="2015-07-08T15:29:00Z">
        <w:r w:rsidR="00856522">
          <w:rPr>
            <w:noProof/>
          </w:rPr>
          <w:t>5</w:t>
        </w:r>
      </w:ins>
      <w:ins w:id="1848" w:author="Maximilian Schmitz" w:date="2015-06-17T20:08:00Z">
        <w:r>
          <w:fldChar w:fldCharType="end"/>
        </w:r>
        <w:bookmarkEnd w:id="1844"/>
        <w:r>
          <w:t>: Spielfeld mit Kollisionsboxen</w:t>
        </w:r>
      </w:ins>
      <w:bookmarkEnd w:id="1845"/>
    </w:p>
    <w:p w14:paraId="09683D48" w14:textId="77777777" w:rsidR="00036FA5" w:rsidRDefault="00036FA5">
      <w:pPr>
        <w:rPr>
          <w:ins w:id="1849" w:author="Maximilian Schmitz" w:date="2015-06-17T19:55:00Z"/>
        </w:rPr>
        <w:pPrChange w:id="1850" w:author="Admin" w:date="2015-07-08T13:36:00Z">
          <w:pPr>
            <w:pStyle w:val="berschrift3"/>
          </w:pPr>
        </w:pPrChange>
      </w:pPr>
    </w:p>
    <w:p w14:paraId="7F039731" w14:textId="77777777" w:rsidR="00036FA5" w:rsidRDefault="00D359A1">
      <w:pPr>
        <w:rPr>
          <w:ins w:id="1851" w:author="Maximilian Schmitz" w:date="2015-06-17T20:26:00Z"/>
        </w:rPr>
        <w:pPrChange w:id="1852" w:author="Admin" w:date="2015-07-08T13:36:00Z">
          <w:pPr>
            <w:pStyle w:val="berschrift3"/>
          </w:pPr>
        </w:pPrChange>
      </w:pPr>
      <w:ins w:id="1853" w:author="Maximilian Schmitz" w:date="2015-06-17T20:10:00Z">
        <w:r>
          <w:t xml:space="preserve">Weiterhin </w:t>
        </w:r>
      </w:ins>
      <w:ins w:id="1854" w:author="Maximilian Schmitz" w:date="2015-06-17T20:25:00Z">
        <w:r w:rsidR="00B93913">
          <w:t xml:space="preserve">ist im Spiel eine Torerkennung und daraufhin das Ausführen eines Anstoß implementiert. </w:t>
        </w:r>
      </w:ins>
      <w:ins w:id="1855" w:author="Maximilian Schmitz" w:date="2015-06-17T20:26:00Z">
        <w:r w:rsidR="00B93913">
          <w:t>Diese sind in einer für die Unreal Engine spezifischen Technologie, die sich Blueprint nennt, umgesetzt.</w:t>
        </w:r>
      </w:ins>
    </w:p>
    <w:p w14:paraId="47CC412A" w14:textId="77777777" w:rsidR="00B93913" w:rsidRDefault="00B93913">
      <w:pPr>
        <w:rPr>
          <w:ins w:id="1856" w:author="Maximilian Schmitz" w:date="2015-06-17T20:29:00Z"/>
        </w:rPr>
        <w:pPrChange w:id="1857" w:author="Admin" w:date="2015-07-08T13:36:00Z">
          <w:pPr>
            <w:pStyle w:val="berschrift3"/>
          </w:pPr>
        </w:pPrChange>
      </w:pPr>
      <w:ins w:id="1858" w:author="Maximilian Schmitz" w:date="2015-06-17T20:27:00Z">
        <w:r>
          <w:t xml:space="preserve">Blueprints sind ein Ansatz der grafischen Programmierung. </w:t>
        </w:r>
      </w:ins>
      <w:ins w:id="1859" w:author="Maximilian Schmitz" w:date="2015-06-17T20:28:00Z">
        <w:r>
          <w:t xml:space="preserve">Darin lassen sich relativ komfortabel Funktionen modellieren. </w:t>
        </w:r>
      </w:ins>
      <w:ins w:id="1860"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1861" w:author="Maximilian Schmitz" w:date="2015-06-17T20:43:00Z"/>
        </w:rPr>
        <w:pPrChange w:id="1862" w:author="Admin" w:date="2015-07-08T13:36:00Z">
          <w:pPr>
            <w:pStyle w:val="berschrift3"/>
          </w:pPr>
        </w:pPrChange>
      </w:pPr>
      <w:ins w:id="1863" w:author="Maximilian Schmitz" w:date="2015-06-17T20:30:00Z">
        <w:r>
          <w:t xml:space="preserve">Ein Blueprint kann eine oder mehrere logische Funktionalitäten enthalten. </w:t>
        </w:r>
      </w:ins>
      <w:ins w:id="1864" w:author="Maximilian Schmitz" w:date="2015-06-17T20:32:00Z">
        <w:r>
          <w:t>Funktionsaufrufe oder Events sind als Rechtecke dargestellt. Verbunden sind diese Rechtecke über verschiedenfarbige Linien. Diese Linien repräsentieren Kontroll</w:t>
        </w:r>
      </w:ins>
      <w:ins w:id="1865" w:author="Admin" w:date="2015-07-06T14:25:00Z">
        <w:r w:rsidR="00601564">
          <w:t>-</w:t>
        </w:r>
      </w:ins>
      <w:ins w:id="1866" w:author="Maximilian Schmitz" w:date="2015-06-17T20:32:00Z">
        <w:del w:id="1867" w:author="Admin" w:date="2015-07-06T14:25:00Z">
          <w:r w:rsidDel="00601564">
            <w:delText>flüssen</w:delText>
          </w:r>
        </w:del>
      </w:ins>
      <w:ins w:id="1868" w:author="Admin" w:date="2015-07-06T14:24:00Z">
        <w:r w:rsidR="00601564">
          <w:t xml:space="preserve"> und Datenflüsse</w:t>
        </w:r>
      </w:ins>
      <w:ins w:id="1869" w:author="Maximilian Schmitz" w:date="2015-06-17T20:32:00Z">
        <w:r>
          <w:t>. D</w:t>
        </w:r>
      </w:ins>
      <w:ins w:id="1870" w:author="Admin" w:date="2015-07-06T14:25:00Z">
        <w:r w:rsidR="00373351">
          <w:t>ie</w:t>
        </w:r>
      </w:ins>
      <w:ins w:id="1871" w:author="Maximilian Schmitz" w:date="2015-06-17T20:32:00Z">
        <w:del w:id="1872" w:author="Admin" w:date="2015-07-06T14:25:00Z">
          <w:r w:rsidDel="00373351">
            <w:delText>as sind zum einen</w:delText>
          </w:r>
        </w:del>
        <w:r>
          <w:t xml:space="preserve"> </w:t>
        </w:r>
      </w:ins>
      <w:ins w:id="1873" w:author="Maximilian Schmitz" w:date="2015-06-17T20:33:00Z">
        <w:r>
          <w:t>Kontrollflüsse</w:t>
        </w:r>
      </w:ins>
      <w:ins w:id="1874" w:author="Admin" w:date="2015-07-06T14:25:00Z">
        <w:r w:rsidR="00373351">
          <w:t xml:space="preserve"> bestimmen die Reihenfolge</w:t>
        </w:r>
      </w:ins>
      <w:ins w:id="1875" w:author="Maximilian Schmitz" w:date="2015-06-17T20:33:00Z">
        <w:del w:id="1876" w:author="Admin" w:date="2015-07-06T14:25:00Z">
          <w:r w:rsidDel="00373351">
            <w:delText>,</w:delText>
          </w:r>
        </w:del>
        <w:r>
          <w:t xml:space="preserve"> d</w:t>
        </w:r>
      </w:ins>
      <w:ins w:id="1877" w:author="Admin" w:date="2015-07-06T14:25:00Z">
        <w:r w:rsidR="00373351">
          <w:t>er</w:t>
        </w:r>
      </w:ins>
      <w:ins w:id="1878" w:author="Maximilian Schmitz" w:date="2015-06-17T20:33:00Z">
        <w:del w:id="1879" w:author="Admin" w:date="2015-07-06T14:25:00Z">
          <w:r w:rsidDel="00373351">
            <w:delText>ie</w:delText>
          </w:r>
        </w:del>
        <w:r>
          <w:t xml:space="preserve"> Methodenaufrufe</w:t>
        </w:r>
        <w:del w:id="1880" w:author="Admin" w:date="2015-07-06T14:25:00Z">
          <w:r w:rsidDel="00373351">
            <w:delText xml:space="preserve"> weitergeben</w:delText>
          </w:r>
        </w:del>
        <w:r>
          <w:t xml:space="preserve">. </w:t>
        </w:r>
      </w:ins>
      <w:ins w:id="1881" w:author="Maximilian Schmitz" w:date="2015-06-17T20:34:00Z">
        <w:r>
          <w:t xml:space="preserve">Zum anderen </w:t>
        </w:r>
        <w:del w:id="1882" w:author="Admin" w:date="2015-07-06T14:27:00Z">
          <w:r w:rsidDel="00373351">
            <w:delText>sind</w:delText>
          </w:r>
        </w:del>
      </w:ins>
      <w:ins w:id="1883" w:author="Admin" w:date="2015-07-06T14:27:00Z">
        <w:r w:rsidR="00373351">
          <w:t>werden</w:t>
        </w:r>
      </w:ins>
      <w:ins w:id="1884" w:author="Maximilian Schmitz" w:date="2015-06-17T20:34:00Z">
        <w:r>
          <w:t xml:space="preserve"> die</w:t>
        </w:r>
      </w:ins>
      <w:ins w:id="1885" w:author="Admin" w:date="2015-07-06T14:26:00Z">
        <w:r w:rsidR="00373351">
          <w:t xml:space="preserve"> Datenflüsse zum Austausch von </w:t>
        </w:r>
      </w:ins>
      <w:ins w:id="1886" w:author="Maximilian Schmitz" w:date="2015-06-17T20:34:00Z">
        <w:del w:id="1887" w:author="Admin" w:date="2015-07-06T14:26:00Z">
          <w:r w:rsidDel="00373351">
            <w:delText xml:space="preserve">se Kontrollflüsse </w:delText>
          </w:r>
        </w:del>
        <w:r>
          <w:t xml:space="preserve">Variablen, </w:t>
        </w:r>
        <w:del w:id="1888" w:author="Admin" w:date="2015-07-06T14:27:00Z">
          <w:r w:rsidDel="00373351">
            <w:delText xml:space="preserve">die </w:delText>
          </w:r>
        </w:del>
        <w:r>
          <w:t>als Rückgabewerte einer Funktion</w:t>
        </w:r>
      </w:ins>
      <w:ins w:id="1889" w:author="Admin" w:date="2015-07-06T14:27:00Z">
        <w:r w:rsidR="00373351">
          <w:t xml:space="preserve"> oder</w:t>
        </w:r>
      </w:ins>
      <w:ins w:id="1890" w:author="Maximilian Schmitz" w:date="2015-06-17T20:34:00Z">
        <w:r>
          <w:t xml:space="preserve"> als Übergabeparameter an eine andere Funktion </w:t>
        </w:r>
      </w:ins>
      <w:ins w:id="1891" w:author="Admin" w:date="2015-07-06T14:27:00Z">
        <w:r w:rsidR="00373351">
          <w:lastRenderedPageBreak/>
          <w:t>verwendet</w:t>
        </w:r>
      </w:ins>
      <w:ins w:id="1892" w:author="Maximilian Schmitz" w:date="2015-06-17T20:34:00Z">
        <w:del w:id="1893" w:author="Admin" w:date="2015-07-06T14:27:00Z">
          <w:r w:rsidDel="00373351">
            <w:delText>übergeben werden</w:delText>
          </w:r>
        </w:del>
        <w:r>
          <w:t xml:space="preserve">. </w:t>
        </w:r>
      </w:ins>
      <w:ins w:id="1894"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1895" w:author="Maximilian Schmitz" w:date="2015-06-17T20:43:00Z"/>
        </w:rPr>
        <w:pPrChange w:id="1896" w:author="Admin" w:date="2015-07-08T13:36:00Z">
          <w:pPr>
            <w:pStyle w:val="berschrift3"/>
          </w:pPr>
        </w:pPrChange>
      </w:pPr>
      <w:ins w:id="1897" w:author="Maximilian Schmitz" w:date="2015-06-17T20:44:00Z">
        <w:r>
          <w:t xml:space="preserve">In </w:t>
        </w:r>
      </w:ins>
      <w:ins w:id="1898" w:author="Maximilian Schmitz" w:date="2015-06-17T20:45:00Z">
        <w:r>
          <w:fldChar w:fldCharType="begin"/>
        </w:r>
        <w:r>
          <w:instrText xml:space="preserve"> REF _Ref422337232 \h </w:instrText>
        </w:r>
      </w:ins>
      <w:r w:rsidR="006A1F2A">
        <w:instrText xml:space="preserve"> \* MERGEFORMAT </w:instrText>
      </w:r>
      <w:r>
        <w:fldChar w:fldCharType="separate"/>
      </w:r>
      <w:ins w:id="1899" w:author="Maximilian Schmitz" w:date="2015-07-08T15:29:00Z">
        <w:r w:rsidR="00856522">
          <w:t xml:space="preserve">Abbildung </w:t>
        </w:r>
        <w:r w:rsidR="00856522">
          <w:rPr>
            <w:noProof/>
          </w:rPr>
          <w:t>6</w:t>
        </w:r>
      </w:ins>
      <w:ins w:id="1900"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1901" w:author="Maximilian Schmitz" w:date="2015-06-17T20:46:00Z">
        <w:r w:rsidR="00C74556">
          <w:t xml:space="preserve">Dann wird geprüft welches Team das Tor erzielt hat und die Durchführung eines </w:t>
        </w:r>
      </w:ins>
      <w:ins w:id="1902" w:author="Maximilian Schmitz" w:date="2015-06-17T20:47:00Z">
        <w:r w:rsidR="00C74556">
          <w:t>Anstoßes</w:t>
        </w:r>
      </w:ins>
      <w:ins w:id="1903" w:author="Maximilian Schmitz" w:date="2015-06-17T20:46:00Z">
        <w:r w:rsidR="00C74556">
          <w:t xml:space="preserve"> angestoßen.</w:t>
        </w:r>
      </w:ins>
    </w:p>
    <w:p w14:paraId="4A2D38F2" w14:textId="77777777" w:rsidR="0098221C" w:rsidRDefault="0098221C">
      <w:pPr>
        <w:keepNext/>
        <w:rPr>
          <w:ins w:id="1904" w:author="Maximilian Schmitz" w:date="2015-06-17T20:44:00Z"/>
        </w:rPr>
        <w:pPrChange w:id="1905" w:author="Admin" w:date="2015-07-08T13:36:00Z">
          <w:pPr/>
        </w:pPrChange>
      </w:pPr>
      <w:ins w:id="1906"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1907" w:author="Maximilian Schmitz" w:date="2015-06-17T20:47:00Z"/>
        </w:rPr>
        <w:pPrChange w:id="1908" w:author="Admin" w:date="2015-07-08T13:36:00Z">
          <w:pPr>
            <w:pStyle w:val="berschrift3"/>
          </w:pPr>
        </w:pPrChange>
      </w:pPr>
      <w:bookmarkStart w:id="1909" w:name="_Ref422337232"/>
      <w:bookmarkStart w:id="1910" w:name="_Toc424132790"/>
      <w:ins w:id="1911" w:author="Maximilian Schmitz" w:date="2015-06-17T20:44:00Z">
        <w:r>
          <w:t xml:space="preserve">Abbildung </w:t>
        </w:r>
        <w:r>
          <w:fldChar w:fldCharType="begin"/>
        </w:r>
        <w:r>
          <w:instrText xml:space="preserve"> SEQ Abbildung \* ARABIC </w:instrText>
        </w:r>
      </w:ins>
      <w:r>
        <w:fldChar w:fldCharType="separate"/>
      </w:r>
      <w:ins w:id="1912" w:author="Maximilian Schmitz" w:date="2015-07-08T15:29:00Z">
        <w:r w:rsidR="00856522">
          <w:rPr>
            <w:noProof/>
          </w:rPr>
          <w:t>6</w:t>
        </w:r>
      </w:ins>
      <w:ins w:id="1913" w:author="Maximilian Schmitz" w:date="2015-06-17T20:44:00Z">
        <w:r>
          <w:fldChar w:fldCharType="end"/>
        </w:r>
        <w:bookmarkEnd w:id="1909"/>
        <w:r>
          <w:t>: Blueprint für die Torerkennung</w:t>
        </w:r>
      </w:ins>
      <w:bookmarkEnd w:id="1910"/>
    </w:p>
    <w:p w14:paraId="2D7BC68C" w14:textId="77777777" w:rsidR="00C74556" w:rsidRDefault="00C74556">
      <w:pPr>
        <w:rPr>
          <w:ins w:id="1914" w:author="Maximilian Schmitz" w:date="2015-06-17T20:47:00Z"/>
        </w:rPr>
        <w:pPrChange w:id="1915" w:author="Admin" w:date="2015-07-08T13:36:00Z">
          <w:pPr>
            <w:pStyle w:val="berschrift3"/>
          </w:pPr>
        </w:pPrChange>
      </w:pPr>
    </w:p>
    <w:p w14:paraId="007CACF9" w14:textId="77777777" w:rsidR="00A75BD7" w:rsidRDefault="00C74556">
      <w:pPr>
        <w:rPr>
          <w:ins w:id="1916" w:author="Maximilian Schmitz" w:date="2015-06-18T10:34:00Z"/>
        </w:rPr>
        <w:pPrChange w:id="1917" w:author="Admin" w:date="2015-07-08T13:36:00Z">
          <w:pPr>
            <w:pStyle w:val="berschrift3"/>
          </w:pPr>
        </w:pPrChange>
      </w:pPr>
      <w:ins w:id="1918" w:author="Maximilian Schmitz" w:date="2015-06-17T20:51:00Z">
        <w:r>
          <w:t xml:space="preserve">Genauso sind weitere Funktionalitäten, die </w:t>
        </w:r>
      </w:ins>
      <w:ins w:id="1919" w:author="Maximilian Schmitz" w:date="2015-06-17T20:52:00Z">
        <w:r>
          <w:t>das Zurücksetzen des Balls nach Ablauf eines Timer</w:t>
        </w:r>
      </w:ins>
      <w:ins w:id="1920" w:author="Maximilian Schmitz" w:date="2015-06-17T20:53:00Z">
        <w:r>
          <w:t>s</w:t>
        </w:r>
      </w:ins>
      <w:ins w:id="1921" w:author="Maximilian Schmitz" w:date="2015-06-17T20:52:00Z">
        <w:r>
          <w:t xml:space="preserve"> von 10 Sekunden </w:t>
        </w:r>
      </w:ins>
      <w:ins w:id="1922" w:author="Maximilian Schmitz" w:date="2015-06-17T20:53:00Z">
        <w:r>
          <w:t>oder die Messung der Spie</w:t>
        </w:r>
        <w:r w:rsidR="00922210">
          <w:t>lzeit in Blueprints realisiert.</w:t>
        </w:r>
      </w:ins>
    </w:p>
    <w:p w14:paraId="4A048434" w14:textId="77777777" w:rsidR="00922210" w:rsidRDefault="00922210">
      <w:pPr>
        <w:rPr>
          <w:ins w:id="1923" w:author="Maximilian Schmitz" w:date="2015-06-18T10:31:00Z"/>
        </w:rPr>
        <w:pPrChange w:id="1924" w:author="Admin" w:date="2015-07-08T13:36:00Z">
          <w:pPr>
            <w:pStyle w:val="berschrift3"/>
          </w:pPr>
        </w:pPrChange>
      </w:pPr>
    </w:p>
    <w:p w14:paraId="2A509E21" w14:textId="77777777" w:rsidR="00922210" w:rsidRDefault="00922210">
      <w:pPr>
        <w:rPr>
          <w:ins w:id="1925" w:author="Maximilian Schmitz" w:date="2015-06-18T10:35:00Z"/>
        </w:rPr>
        <w:pPrChange w:id="1926" w:author="Admin" w:date="2015-07-08T13:36:00Z">
          <w:pPr>
            <w:pStyle w:val="berschrift3"/>
          </w:pPr>
        </w:pPrChange>
      </w:pPr>
      <w:ins w:id="1927" w:author="Maximilian Schmitz" w:date="2015-06-18T10:31:00Z">
        <w:r>
          <w:t xml:space="preserve">Die Konfiguration des Spiels wird </w:t>
        </w:r>
      </w:ins>
      <w:ins w:id="1928" w:author="Maximilian Schmitz" w:date="2015-06-18T10:32:00Z">
        <w:r>
          <w:t xml:space="preserve">aus der Datei </w:t>
        </w:r>
      </w:ins>
      <w:ins w:id="1929" w:author="Maximilian Schmitz" w:date="2015-06-18T10:34:00Z">
        <w:r>
          <w:t xml:space="preserve">„Teams.xml“ eingelesen. Darin ist spezifiziert aus welchen XML-Dateien die </w:t>
        </w:r>
      </w:ins>
      <w:ins w:id="1930" w:author="Maximilian Schmitz" w:date="2015-06-18T10:35:00Z">
        <w:r>
          <w:t>Konfiguration</w:t>
        </w:r>
      </w:ins>
      <w:ins w:id="1931" w:author="Maximilian Schmitz" w:date="2015-06-18T10:34:00Z">
        <w:r>
          <w:t xml:space="preserve"> der beiden Teams gelesen werden soll. </w:t>
        </w:r>
      </w:ins>
      <w:ins w:id="1932" w:author="Maximilian Schmitz" w:date="2015-06-18T10:35:00Z">
        <w:r>
          <w:t>Außerdem wird hier die Spieldauer für ein Spiel festgelegt.</w:t>
        </w:r>
      </w:ins>
    </w:p>
    <w:p w14:paraId="71CF11C1" w14:textId="6DFCF1DE" w:rsidR="00922210" w:rsidRDefault="00922210">
      <w:pPr>
        <w:rPr>
          <w:ins w:id="1933" w:author="Maximilian Schmitz" w:date="2015-06-18T10:37:00Z"/>
        </w:rPr>
        <w:pPrChange w:id="1934" w:author="Admin" w:date="2015-07-08T13:36:00Z">
          <w:pPr>
            <w:pStyle w:val="berschrift3"/>
          </w:pPr>
        </w:pPrChange>
      </w:pPr>
      <w:ins w:id="1935" w:author="Maximilian Schmitz" w:date="2015-06-18T10:36:00Z">
        <w:r>
          <w:t xml:space="preserve">In den Konfigurationsdateien der einzelnen Teams </w:t>
        </w:r>
      </w:ins>
      <w:ins w:id="1936" w:author="Maximilian Schmitz" w:date="2015-06-18T10:37:00Z">
        <w:r w:rsidR="00462BD4">
          <w:t>werden</w:t>
        </w:r>
      </w:ins>
      <w:ins w:id="1937" w:author="Maximilian Schmitz" w:date="2015-06-18T10:36:00Z">
        <w:r w:rsidR="00462BD4">
          <w:t xml:space="preserve"> für jeden Spieler ein KI-Skript, ein Name und die Startposition angegeben.</w:t>
        </w:r>
      </w:ins>
      <w:ins w:id="1938" w:author="Maximilian Schmitz" w:date="2015-06-18T10:38:00Z">
        <w:r w:rsidR="00462BD4">
          <w:t xml:space="preserve"> </w:t>
        </w:r>
        <w:del w:id="1939"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1940" w:author="Admin" w:date="2015-07-06T14:29:00Z">
        <w:r w:rsidR="00462BD4" w:rsidDel="00373351">
          <w:fldChar w:fldCharType="separate"/>
        </w:r>
      </w:del>
      <w:ins w:id="1941" w:author="Maximilian Schmitz" w:date="2015-06-19T09:20:00Z">
        <w:del w:id="1942" w:author="Admin" w:date="2015-07-06T14:29:00Z">
          <w:r w:rsidR="00867956" w:rsidDel="00373351">
            <w:delText xml:space="preserve">Abbildung </w:delText>
          </w:r>
          <w:r w:rsidR="00867956" w:rsidDel="00373351">
            <w:rPr>
              <w:noProof/>
            </w:rPr>
            <w:delText>1</w:delText>
          </w:r>
        </w:del>
      </w:ins>
      <w:del w:id="1943" w:author="Admin" w:date="2015-07-06T14:29:00Z">
        <w:r w:rsidR="00462BD4" w:rsidDel="00373351">
          <w:fldChar w:fldCharType="end"/>
        </w:r>
      </w:del>
      <w:ins w:id="1944"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1945" w:author="Maximilian Schmitz" w:date="2015-07-08T15:29:00Z">
        <w:r w:rsidR="00856522">
          <w:t xml:space="preserve">Abbildung </w:t>
        </w:r>
        <w:r w:rsidR="00856522">
          <w:rPr>
            <w:noProof/>
          </w:rPr>
          <w:t>7</w:t>
        </w:r>
      </w:ins>
      <w:ins w:id="1946" w:author="Maximilian Schmitz" w:date="2015-06-18T10:38:00Z">
        <w:r w:rsidR="00462BD4">
          <w:fldChar w:fldCharType="end"/>
        </w:r>
        <w:r w:rsidR="00462BD4">
          <w:t xml:space="preserve"> zeigt eine solche </w:t>
        </w:r>
        <w:del w:id="1947" w:author="Admin" w:date="2015-07-06T14:30:00Z">
          <w:r w:rsidR="00462BD4" w:rsidDel="00373351">
            <w:delText>Datei</w:delText>
          </w:r>
        </w:del>
      </w:ins>
      <w:ins w:id="1948" w:author="Admin" w:date="2015-07-06T14:30:00Z">
        <w:r w:rsidR="00373351">
          <w:t>Teamkonfiguration</w:t>
        </w:r>
      </w:ins>
      <w:ins w:id="1949" w:author="Maximilian Schmitz" w:date="2015-06-18T10:38:00Z">
        <w:r w:rsidR="00462BD4">
          <w:t>.</w:t>
        </w:r>
      </w:ins>
    </w:p>
    <w:p w14:paraId="2FE91B0A" w14:textId="77777777" w:rsidR="00462BD4" w:rsidRDefault="00462BD4">
      <w:pPr>
        <w:rPr>
          <w:ins w:id="1950" w:author="Maximilian Schmitz" w:date="2015-06-18T10:37:00Z"/>
        </w:rPr>
        <w:pPrChange w:id="1951" w:author="Admin" w:date="2015-07-08T13:36:00Z">
          <w:pPr>
            <w:pStyle w:val="berschrift3"/>
          </w:pPr>
        </w:pPrChange>
      </w:pPr>
    </w:p>
    <w:p w14:paraId="1CBF2747" w14:textId="77777777" w:rsidR="00462BD4" w:rsidRDefault="00462BD4">
      <w:pPr>
        <w:keepNext/>
        <w:rPr>
          <w:ins w:id="1952" w:author="Maximilian Schmitz" w:date="2015-06-18T10:38:00Z"/>
        </w:rPr>
        <w:pPrChange w:id="1953" w:author="Admin" w:date="2015-07-08T13:36:00Z">
          <w:pPr/>
        </w:pPrChange>
      </w:pPr>
      <w:ins w:id="1954"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1955" w:author="Maximilian Schmitz" w:date="2015-06-18T10:38:00Z"/>
        </w:rPr>
        <w:pPrChange w:id="1956" w:author="Admin" w:date="2015-07-08T13:36:00Z">
          <w:pPr>
            <w:pStyle w:val="berschrift3"/>
          </w:pPr>
        </w:pPrChange>
      </w:pPr>
      <w:bookmarkStart w:id="1957" w:name="_Ref422387246"/>
      <w:bookmarkStart w:id="1958" w:name="_Toc424132791"/>
      <w:ins w:id="1959" w:author="Maximilian Schmitz" w:date="2015-06-18T10:38:00Z">
        <w:r>
          <w:t xml:space="preserve">Abbildung </w:t>
        </w:r>
        <w:r>
          <w:fldChar w:fldCharType="begin"/>
        </w:r>
        <w:r>
          <w:instrText xml:space="preserve"> SEQ Abbildung \* ARABIC </w:instrText>
        </w:r>
      </w:ins>
      <w:r>
        <w:fldChar w:fldCharType="separate"/>
      </w:r>
      <w:ins w:id="1960" w:author="Maximilian Schmitz" w:date="2015-07-08T15:29:00Z">
        <w:r w:rsidR="00856522">
          <w:rPr>
            <w:noProof/>
          </w:rPr>
          <w:t>7</w:t>
        </w:r>
      </w:ins>
      <w:ins w:id="1961" w:author="Maximilian Schmitz" w:date="2015-06-18T10:38:00Z">
        <w:r>
          <w:fldChar w:fldCharType="end"/>
        </w:r>
        <w:bookmarkEnd w:id="1957"/>
        <w:r>
          <w:t>: Konfiguration eines Teams</w:t>
        </w:r>
        <w:bookmarkEnd w:id="1958"/>
      </w:ins>
    </w:p>
    <w:p w14:paraId="33AD0AA1" w14:textId="3FD8F8E5" w:rsidR="00462BD4" w:rsidRPr="00EC6D6C" w:rsidRDefault="00462BD4">
      <w:pPr>
        <w:rPr>
          <w:ins w:id="1962" w:author="Maximilian Schmitz" w:date="2015-06-17T20:53:00Z"/>
        </w:rPr>
        <w:pPrChange w:id="1963" w:author="Admin" w:date="2015-07-08T13:36:00Z">
          <w:pPr>
            <w:pStyle w:val="berschrift3"/>
          </w:pPr>
        </w:pPrChange>
      </w:pPr>
      <w:ins w:id="1964" w:author="Maximilian Schmitz" w:date="2015-06-18T10:39:00Z">
        <w:r>
          <w:t xml:space="preserve">Das Auslesen der XML-Dateien erfolgt über einen in C++ realisierten Parser beim Starten des Programms. </w:t>
        </w:r>
      </w:ins>
      <w:ins w:id="1965" w:author="Maximilian Schmitz" w:date="2015-06-18T10:41:00Z">
        <w:r>
          <w:t xml:space="preserve">Die Konfiguration über XML-Dateien ist sinnvoll, da XML auch von Menschen gut </w:t>
        </w:r>
        <w:del w:id="1966" w:author="Admin" w:date="2015-07-06T14:30:00Z">
          <w:r w:rsidDel="00373351">
            <w:delText>gelesen</w:delText>
          </w:r>
        </w:del>
      </w:ins>
      <w:ins w:id="1967" w:author="Admin" w:date="2015-07-06T14:30:00Z">
        <w:r w:rsidR="00373351">
          <w:t>bearbeitet</w:t>
        </w:r>
      </w:ins>
      <w:ins w:id="1968" w:author="Maximilian Schmitz" w:date="2015-06-18T10:41:00Z">
        <w:r>
          <w:t xml:space="preserve"> werden kann und weit verbreitet ist. Es wird ermöglicht, dass bei der Erstellung der künstlichen Intelligenzen für jeden Spieler eine spezielle Version erstellt werden kann. </w:t>
        </w:r>
      </w:ins>
      <w:ins w:id="1969"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1970" w:author="Maximilian Schmitz" w:date="2015-06-17T20:54:00Z"/>
        </w:rPr>
        <w:pPrChange w:id="1971" w:author="Admin" w:date="2015-07-08T13:36:00Z">
          <w:pPr>
            <w:pStyle w:val="berschrift3"/>
          </w:pPr>
        </w:pPrChange>
      </w:pPr>
    </w:p>
    <w:p w14:paraId="3B427273" w14:textId="77777777" w:rsidR="00C74556" w:rsidRDefault="00C74556">
      <w:pPr>
        <w:rPr>
          <w:ins w:id="1972" w:author="Maximilian Schmitz" w:date="2015-07-08T16:13:00Z"/>
        </w:rPr>
        <w:pPrChange w:id="1973" w:author="Admin" w:date="2015-07-08T13:36:00Z">
          <w:pPr>
            <w:pStyle w:val="berschrift3"/>
          </w:pPr>
        </w:pPrChange>
      </w:pPr>
      <w:ins w:id="1974" w:author="Maximilian Schmitz" w:date="2015-06-17T20:54:00Z">
        <w:r>
          <w:t xml:space="preserve">Im Bereich der Regelimplementierung gibt es noch einige Möglichkeiten zur Erweiterung. </w:t>
        </w:r>
      </w:ins>
      <w:ins w:id="1975" w:author="Maximilian Schmitz" w:date="2015-06-17T20:55:00Z">
        <w:r>
          <w:t xml:space="preserve">Beispielsweise </w:t>
        </w:r>
        <w:r w:rsidR="00AF56BA">
          <w:t xml:space="preserve">fehlt die Erkennung der Abseitsregel oder die Erkennung von Fouls. Wobei hier </w:t>
        </w:r>
      </w:ins>
      <w:ins w:id="1976" w:author="Maximilian Schmitz" w:date="2015-06-17T20:56:00Z">
        <w:r w:rsidR="00AF56BA">
          <w:t xml:space="preserve">vor allem die Erkennung desjenigen Spielers, der ein Foul begeht schwierig zu lösen ist. </w:t>
        </w:r>
      </w:ins>
      <w:ins w:id="1977" w:author="Maximilian Schmitz" w:date="2015-06-17T20:57:00Z">
        <w:r w:rsidR="00AF56BA">
          <w:t>Ebenfalls fehlen die oben angesprochenen Seiten- und Toraus Erkennung mit dazugehörigem Einwurf beziehungsweise Eckball.</w:t>
        </w:r>
      </w:ins>
    </w:p>
    <w:p w14:paraId="1F166305" w14:textId="77777777" w:rsidR="008F4565" w:rsidRPr="00EC6D6C" w:rsidRDefault="008F4565">
      <w:pPr>
        <w:rPr>
          <w:ins w:id="1978" w:author="Maximilian Schmitz" w:date="2015-06-17T15:00:00Z"/>
        </w:rPr>
        <w:pPrChange w:id="1979" w:author="Admin" w:date="2015-07-08T13:36:00Z">
          <w:pPr>
            <w:pStyle w:val="berschrift3"/>
          </w:pPr>
        </w:pPrChange>
      </w:pPr>
    </w:p>
    <w:p w14:paraId="7F2D8469" w14:textId="77777777" w:rsidR="006179F5" w:rsidRDefault="006179F5">
      <w:pPr>
        <w:pStyle w:val="berschrift3"/>
        <w:rPr>
          <w:ins w:id="1980" w:author="Maximilian Schmitz" w:date="2015-06-18T20:28:00Z"/>
        </w:rPr>
      </w:pPr>
      <w:bookmarkStart w:id="1981" w:name="_Toc424132775"/>
      <w:ins w:id="1982" w:author="Maximilian Schmitz" w:date="2015-06-17T15:00:00Z">
        <w:r>
          <w:t>Spielerimplementierung</w:t>
        </w:r>
      </w:ins>
      <w:bookmarkEnd w:id="1981"/>
    </w:p>
    <w:p w14:paraId="103D99CC" w14:textId="77777777" w:rsidR="00F908E2" w:rsidRPr="00321258" w:rsidRDefault="00F908E2">
      <w:pPr>
        <w:rPr>
          <w:ins w:id="1983" w:author="Maximilian Schmitz" w:date="2015-06-17T20:54:00Z"/>
        </w:rPr>
        <w:pPrChange w:id="1984" w:author="Admin" w:date="2015-07-08T13:36:00Z">
          <w:pPr>
            <w:pStyle w:val="berschrift3"/>
          </w:pPr>
        </w:pPrChange>
      </w:pPr>
      <w:ins w:id="1985" w:author="Maximilian Schmitz" w:date="2015-06-18T20:28:00Z">
        <w:r>
          <w:t xml:space="preserve">In diesem Unterkapitel wird die Umsetzung des menschlichen Fußballspielers in der Simulation beschrieben. </w:t>
        </w:r>
      </w:ins>
      <w:ins w:id="1986"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1987" w:author="Maximilian Schmitz" w:date="2015-06-18T10:29:00Z"/>
        </w:rPr>
        <w:pPrChange w:id="1988" w:author="Admin" w:date="2015-07-08T13:36:00Z">
          <w:pPr>
            <w:pStyle w:val="berschrift3"/>
          </w:pPr>
        </w:pPrChange>
      </w:pPr>
      <w:ins w:id="1989" w:author="Maximilian Schmitz" w:date="2015-06-18T10:27:00Z">
        <w:r>
          <w:lastRenderedPageBreak/>
          <w:t xml:space="preserve">Die Implementierung der Funktionen des Spielers ist zum großen Teil im C++ Code vorgenommen. </w:t>
        </w:r>
      </w:ins>
      <w:ins w:id="1990" w:author="Maximilian Schmitz" w:date="2015-06-18T10:29:00Z">
        <w:r>
          <w:t>Kleine Teile sind wie die Implementierung der Spielregeln im Blueprint umgesetzt.</w:t>
        </w:r>
      </w:ins>
    </w:p>
    <w:p w14:paraId="4817F668" w14:textId="77777777" w:rsidR="007D3074" w:rsidRDefault="007D3074">
      <w:pPr>
        <w:rPr>
          <w:ins w:id="1991" w:author="Maximilian Schmitz" w:date="2015-06-18T10:31:00Z"/>
        </w:rPr>
        <w:pPrChange w:id="1992" w:author="Admin" w:date="2015-07-08T13:36:00Z">
          <w:pPr>
            <w:pStyle w:val="berschrift3"/>
            <w:numPr>
              <w:numId w:val="23"/>
            </w:numPr>
          </w:pPr>
        </w:pPrChange>
      </w:pPr>
      <w:ins w:id="1993" w:author="Maximilian Schmitz" w:date="2015-06-18T10:30:00Z">
        <w:r>
          <w:t xml:space="preserve">Die hier beschriebenen Spielerfunktionalitäten können über die </w:t>
        </w:r>
      </w:ins>
      <w:ins w:id="1994" w:author="Maximilian Schmitz" w:date="2015-06-18T10:31:00Z">
        <w:r>
          <w:t>Skriptschnittstelle</w:t>
        </w:r>
      </w:ins>
    </w:p>
    <w:p w14:paraId="5A54BC16" w14:textId="77777777" w:rsidR="007D3074" w:rsidRDefault="007D3074">
      <w:pPr>
        <w:rPr>
          <w:ins w:id="1995" w:author="Maximilian Schmitz" w:date="2015-06-18T10:44:00Z"/>
        </w:rPr>
        <w:pPrChange w:id="1996" w:author="Admin" w:date="2015-07-08T13:36:00Z">
          <w:pPr>
            <w:pStyle w:val="berschrift3"/>
          </w:pPr>
        </w:pPrChange>
      </w:pPr>
      <w:ins w:id="1997" w:author="Maximilian Schmitz" w:date="2015-06-18T10:30:00Z">
        <w:r>
          <w:t xml:space="preserve">durch </w:t>
        </w:r>
      </w:ins>
      <w:ins w:id="1998" w:author="Maximilian Schmitz" w:date="2015-06-18T10:31:00Z">
        <w:r>
          <w:t>die künstliche Intelligenz aufgerufen werden.</w:t>
        </w:r>
      </w:ins>
    </w:p>
    <w:p w14:paraId="7FC07CB1" w14:textId="77777777" w:rsidR="00AF627C" w:rsidRDefault="00AF627C">
      <w:pPr>
        <w:rPr>
          <w:ins w:id="1999" w:author="Maximilian Schmitz" w:date="2015-06-18T10:44:00Z"/>
        </w:rPr>
        <w:pPrChange w:id="2000" w:author="Admin" w:date="2015-07-08T13:36:00Z">
          <w:pPr>
            <w:pStyle w:val="berschrift3"/>
          </w:pPr>
        </w:pPrChange>
      </w:pPr>
    </w:p>
    <w:p w14:paraId="722B5305" w14:textId="77777777" w:rsidR="00C5179B" w:rsidRDefault="00AF627C">
      <w:pPr>
        <w:rPr>
          <w:ins w:id="2001" w:author="Maximilian Schmitz" w:date="2015-07-06T18:04:00Z"/>
        </w:rPr>
        <w:pPrChange w:id="2002" w:author="Admin" w:date="2015-07-08T13:36:00Z">
          <w:pPr>
            <w:pStyle w:val="berschrift3"/>
          </w:pPr>
        </w:pPrChange>
      </w:pPr>
      <w:ins w:id="2003" w:author="Maximilian Schmitz" w:date="2015-06-18T10:44:00Z">
        <w:r>
          <w:t>Die im Blueprint umgesetzten Funktionen</w:t>
        </w:r>
      </w:ins>
      <w:ins w:id="2004" w:author="Maximilian Schmitz" w:date="2015-06-18T10:49:00Z">
        <w:r w:rsidR="00FC3779">
          <w:t xml:space="preserve"> sind das Annehmen des Balls, die Erkennung, ob der Spieler den Ball hat und die Bewegung zu einer bestimmten Position. </w:t>
        </w:r>
      </w:ins>
      <w:ins w:id="2005" w:author="Maximilian Schmitz" w:date="2015-06-18T10:50:00Z">
        <w:r w:rsidR="00FC3779">
          <w:t xml:space="preserve">Diese Funktionalitäten sind nicht im C++ Code umgesetzt, da sich die Umsetzung hier deutlich komplizierter gestaltet hätte als im Blueprint. </w:t>
        </w:r>
      </w:ins>
      <w:ins w:id="2006" w:author="Maximilian Schmitz" w:date="2015-06-18T10:51:00Z">
        <w:r w:rsidR="00FC3779">
          <w:t xml:space="preserve">Das liegt vor allem daran, dass auf Objekte zugegriffen werden muss, die innerhalb des verwendeten Basisspielers der Unreal Engine 4 liegen. </w:t>
        </w:r>
      </w:ins>
      <w:ins w:id="2007" w:author="Maximilian Schmitz" w:date="2015-06-18T10:53:00Z">
        <w:r w:rsidR="00FC3779">
          <w:t>Der Zugriff darauf ist im Blueprint deutlich einfacher gestaltet. Die Blueprint-Funktionen werden durch Events, die von Funktionen im C++ Code gesendet werden, aufgerufen.</w:t>
        </w:r>
      </w:ins>
      <w:ins w:id="2008"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2009" w:author="Maximilian Schmitz" w:date="2015-07-06T18:03:00Z">
        <w:r w:rsidR="00C5179B">
          <w:t xml:space="preserve">kompiliert. Durch diese Übersetzung in Machinencode </w:t>
        </w:r>
      </w:ins>
      <w:ins w:id="2010"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2011" w:author="Maximilian Schmitz" w:date="2015-06-17T15:00:00Z"/>
        </w:rPr>
        <w:pPrChange w:id="2012" w:author="Admin" w:date="2015-07-08T13:36:00Z">
          <w:pPr>
            <w:pStyle w:val="berschrift3"/>
          </w:pPr>
        </w:pPrChange>
      </w:pPr>
      <w:ins w:id="2013" w:author="Maximilian Schmitz" w:date="2015-06-18T10:53:00Z">
        <w:r>
          <w:t xml:space="preserve"> </w:t>
        </w:r>
      </w:ins>
      <w:ins w:id="2014"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2015" w:author="Maximilian Schmitz" w:date="2015-07-08T15:29:00Z">
        <w:r w:rsidR="00856522">
          <w:t xml:space="preserve">Abbildung </w:t>
        </w:r>
        <w:r w:rsidR="00856522">
          <w:rPr>
            <w:noProof/>
          </w:rPr>
          <w:t>8</w:t>
        </w:r>
      </w:ins>
      <w:ins w:id="2016" w:author="Maximilian Schmitz" w:date="2015-06-18T10:54:00Z">
        <w:r>
          <w:fldChar w:fldCharType="end"/>
        </w:r>
        <w:r>
          <w:t xml:space="preserve"> sind Teile der umgesetzten Funktionalitäten zu sehen. Es ist zu erkennen, dass diese Funktionen relativ klein sind. </w:t>
        </w:r>
      </w:ins>
      <w:ins w:id="2017" w:author="Maximilian Schmitz" w:date="2015-06-18T10:55:00Z">
        <w:r>
          <w:t>Eine Entsprechung im C++ Code wäre viel größer.</w:t>
        </w:r>
      </w:ins>
    </w:p>
    <w:p w14:paraId="44C52855" w14:textId="77777777" w:rsidR="00915AB6" w:rsidRDefault="00915AB6">
      <w:pPr>
        <w:keepNext/>
        <w:rPr>
          <w:ins w:id="2018" w:author="Maximilian Schmitz" w:date="2015-06-17T19:44:00Z"/>
        </w:rPr>
        <w:pPrChange w:id="2019" w:author="Admin" w:date="2015-07-08T13:36:00Z">
          <w:pPr/>
        </w:pPrChange>
      </w:pPr>
      <w:ins w:id="2020"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2021" w:author="Maximilian Schmitz" w:date="2015-06-18T10:55:00Z"/>
        </w:rPr>
        <w:pPrChange w:id="2022" w:author="Admin" w:date="2015-07-08T13:36:00Z">
          <w:pPr>
            <w:pStyle w:val="berschrift3"/>
          </w:pPr>
        </w:pPrChange>
      </w:pPr>
      <w:bookmarkStart w:id="2023" w:name="_Ref422388188"/>
      <w:bookmarkStart w:id="2024" w:name="_Toc424132792"/>
      <w:ins w:id="2025" w:author="Maximilian Schmitz" w:date="2015-06-17T19:44:00Z">
        <w:r>
          <w:t xml:space="preserve">Abbildung </w:t>
        </w:r>
        <w:r>
          <w:fldChar w:fldCharType="begin"/>
        </w:r>
        <w:r>
          <w:instrText xml:space="preserve"> SEQ Abbildung \* ARABIC </w:instrText>
        </w:r>
      </w:ins>
      <w:r>
        <w:fldChar w:fldCharType="separate"/>
      </w:r>
      <w:ins w:id="2026" w:author="Maximilian Schmitz" w:date="2015-07-08T15:29:00Z">
        <w:r w:rsidR="00856522">
          <w:rPr>
            <w:noProof/>
          </w:rPr>
          <w:t>8</w:t>
        </w:r>
      </w:ins>
      <w:ins w:id="2027" w:author="Maximilian Schmitz" w:date="2015-06-17T19:44:00Z">
        <w:r>
          <w:fldChar w:fldCharType="end"/>
        </w:r>
        <w:bookmarkEnd w:id="2023"/>
        <w:r>
          <w:t>: Blueprint-Funktionen des Spielers</w:t>
        </w:r>
      </w:ins>
      <w:bookmarkEnd w:id="2024"/>
    </w:p>
    <w:p w14:paraId="26BE56FD" w14:textId="77777777" w:rsidR="00467292" w:rsidRDefault="00467292">
      <w:pPr>
        <w:rPr>
          <w:ins w:id="2028" w:author="Maximilian Schmitz" w:date="2015-06-18T10:55:00Z"/>
        </w:rPr>
        <w:pPrChange w:id="2029" w:author="Admin" w:date="2015-07-08T13:36:00Z">
          <w:pPr>
            <w:pStyle w:val="berschrift3"/>
          </w:pPr>
        </w:pPrChange>
      </w:pPr>
    </w:p>
    <w:p w14:paraId="6F1BF8D5" w14:textId="77777777" w:rsidR="00E818EB" w:rsidRDefault="00A847DF">
      <w:pPr>
        <w:rPr>
          <w:ins w:id="2030" w:author="Maximilian Schmitz" w:date="2015-06-18T20:02:00Z"/>
        </w:rPr>
        <w:pPrChange w:id="2031" w:author="Admin" w:date="2015-07-08T13:36:00Z">
          <w:pPr>
            <w:pStyle w:val="berschrift3"/>
          </w:pPr>
        </w:pPrChange>
      </w:pPr>
      <w:ins w:id="2032" w:author="Maximilian Schmitz" w:date="2015-06-18T15:40:00Z">
        <w:r>
          <w:t xml:space="preserve">Die weiteren Funktionen des Spielers sind direkt im C++ Code entwickelt. </w:t>
        </w:r>
      </w:ins>
      <w:ins w:id="2033" w:author="Maximilian Schmitz" w:date="2015-06-18T15:41:00Z">
        <w:r>
          <w:t>Diese finden sich</w:t>
        </w:r>
        <w:r w:rsidR="00E818EB">
          <w:t xml:space="preserve"> alle in der Datei „robot.cpp“.</w:t>
        </w:r>
      </w:ins>
    </w:p>
    <w:p w14:paraId="1F25E3D0" w14:textId="77777777" w:rsidR="00270303" w:rsidRDefault="00270303">
      <w:pPr>
        <w:rPr>
          <w:ins w:id="2034" w:author="Maximilian Schmitz" w:date="2015-06-18T19:43:00Z"/>
        </w:rPr>
        <w:pPrChange w:id="2035" w:author="Admin" w:date="2015-07-08T13:36:00Z">
          <w:pPr>
            <w:pStyle w:val="berschrift3"/>
          </w:pPr>
        </w:pPrChange>
      </w:pPr>
    </w:p>
    <w:p w14:paraId="0BA173B7" w14:textId="77777777" w:rsidR="00E818EB" w:rsidRDefault="00E818EB">
      <w:pPr>
        <w:rPr>
          <w:ins w:id="2036" w:author="Maximilian Schmitz" w:date="2015-06-18T19:46:00Z"/>
        </w:rPr>
        <w:pPrChange w:id="2037" w:author="Admin" w:date="2015-07-08T13:36:00Z">
          <w:pPr>
            <w:pStyle w:val="berschrift3"/>
          </w:pPr>
        </w:pPrChange>
      </w:pPr>
      <w:ins w:id="2038"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2039" w:author="Maximilian Schmitz" w:date="2015-06-18T19:44:00Z">
        <w:r>
          <w:t xml:space="preserve"> Für diese Funktion werden im C++ Code Berechnungen für die Geschwindigkeit und die Rotation in Bewegungsrichtung durchgeführt.</w:t>
        </w:r>
      </w:ins>
      <w:ins w:id="2040" w:author="Maximilian Schmitz" w:date="2015-06-18T19:46:00Z">
        <w:r>
          <w:t xml:space="preserve"> Mit diesen Werten wird dann die Bewegungsfunktion im Blueprint aufgerufen.</w:t>
        </w:r>
      </w:ins>
    </w:p>
    <w:p w14:paraId="4BE0DC17" w14:textId="77777777" w:rsidR="00E818EB" w:rsidRDefault="00E818EB">
      <w:pPr>
        <w:rPr>
          <w:ins w:id="2041" w:author="Maximilian Schmitz" w:date="2015-06-18T20:02:00Z"/>
        </w:rPr>
        <w:pPrChange w:id="2042" w:author="Admin" w:date="2015-07-08T13:36:00Z">
          <w:pPr>
            <w:pStyle w:val="berschrift3"/>
          </w:pPr>
        </w:pPrChange>
      </w:pPr>
      <w:ins w:id="2043" w:author="Maximilian Schmitz" w:date="2015-06-18T19:46:00Z">
        <w:r>
          <w:t xml:space="preserve">Bei allen </w:t>
        </w:r>
      </w:ins>
      <w:ins w:id="2044" w:author="Maximilian Schmitz" w:date="2015-06-18T19:38:00Z">
        <w:r>
          <w:t xml:space="preserve"> </w:t>
        </w:r>
      </w:ins>
      <w:ins w:id="2045" w:author="Maximilian Schmitz" w:date="2015-06-18T19:48:00Z">
        <w:r>
          <w:t xml:space="preserve">Bewegungsfunktionen wird der Ausdauerwert des Spielers abhängig von der Geschwindigkeit </w:t>
        </w:r>
        <w:r w:rsidR="00A75BD7">
          <w:t xml:space="preserve">und der zurückzulegenden Distanz </w:t>
        </w:r>
      </w:ins>
      <w:ins w:id="2046" w:author="Maximilian Schmitz" w:date="2015-06-18T19:49:00Z">
        <w:r w:rsidR="00A75BD7">
          <w:t>verringert</w:t>
        </w:r>
      </w:ins>
      <w:ins w:id="2047" w:author="Maximilian Schmitz" w:date="2015-06-18T19:48:00Z">
        <w:r w:rsidR="00A75BD7">
          <w:t xml:space="preserve">. </w:t>
        </w:r>
      </w:ins>
      <w:ins w:id="2048" w:author="Maximilian Schmitz" w:date="2015-06-18T20:01:00Z">
        <w:r w:rsidR="00482F55">
          <w:t xml:space="preserve">Hat der Spieler nicht genug Ausdauer um die Strecke mit der angegebenen Geschwindigkeit zurückzulegen, wird die Geschwindigkeit reduziert. </w:t>
        </w:r>
      </w:ins>
      <w:ins w:id="2049" w:author="Maximilian Schmitz" w:date="2015-06-18T19:49:00Z">
        <w:r w:rsidR="00A75BD7">
          <w:t xml:space="preserve">Damit wird verhindert, dass Spieler sich unbegrenzt mit voller Geschwindigkeit über das Spielfeld bewegen. </w:t>
        </w:r>
      </w:ins>
      <w:ins w:id="2050"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2051" w:author="Maximilian Schmitz" w:date="2015-06-18T19:50:00Z"/>
        </w:rPr>
        <w:pPrChange w:id="2052" w:author="Admin" w:date="2015-07-08T13:36:00Z">
          <w:pPr>
            <w:pStyle w:val="berschrift3"/>
          </w:pPr>
        </w:pPrChange>
      </w:pPr>
    </w:p>
    <w:p w14:paraId="17D5CA18" w14:textId="77777777" w:rsidR="00A75BD7" w:rsidRDefault="00A75BD7">
      <w:pPr>
        <w:rPr>
          <w:ins w:id="2053" w:author="Maximilian Schmitz" w:date="2015-06-18T20:02:00Z"/>
        </w:rPr>
        <w:pPrChange w:id="2054" w:author="Admin" w:date="2015-07-08T13:36:00Z">
          <w:pPr>
            <w:pStyle w:val="berschrift3"/>
          </w:pPr>
        </w:pPrChange>
      </w:pPr>
      <w:ins w:id="2055" w:author="Maximilian Schmitz" w:date="2015-06-18T19:51:00Z">
        <w:r>
          <w:t xml:space="preserve">Der Ausdauerwert des Spielers wird </w:t>
        </w:r>
      </w:ins>
      <w:ins w:id="2056" w:author="Maximilian Schmitz" w:date="2015-06-18T19:53:00Z">
        <w:r>
          <w:t>mit einem bestimmten Intervall wieder erhöht.</w:t>
        </w:r>
      </w:ins>
      <w:ins w:id="2057" w:author="Maximilian Schmitz" w:date="2015-06-18T19:54:00Z">
        <w:r>
          <w:t xml:space="preserve"> Damit ist eine Erholung des Spielers von einer Anstrengung möglich.</w:t>
        </w:r>
      </w:ins>
    </w:p>
    <w:p w14:paraId="7FB6B8FB" w14:textId="77777777" w:rsidR="00270303" w:rsidRDefault="00270303">
      <w:pPr>
        <w:rPr>
          <w:ins w:id="2058" w:author="Maximilian Schmitz" w:date="2015-06-18T19:54:00Z"/>
        </w:rPr>
        <w:pPrChange w:id="2059" w:author="Admin" w:date="2015-07-08T13:36:00Z">
          <w:pPr>
            <w:pStyle w:val="berschrift3"/>
          </w:pPr>
        </w:pPrChange>
      </w:pPr>
    </w:p>
    <w:p w14:paraId="1FE37337" w14:textId="77777777" w:rsidR="00A75BD7" w:rsidRDefault="00A75BD7">
      <w:pPr>
        <w:rPr>
          <w:ins w:id="2060" w:author="Maximilian Schmitz" w:date="2015-06-18T20:02:00Z"/>
        </w:rPr>
        <w:pPrChange w:id="2061" w:author="Admin" w:date="2015-07-08T13:36:00Z">
          <w:pPr>
            <w:pStyle w:val="berschrift3"/>
          </w:pPr>
        </w:pPrChange>
      </w:pPr>
      <w:ins w:id="2062" w:author="Maximilian Schmitz" w:date="2015-06-18T19:55:00Z">
        <w:r>
          <w:t>Im C++ Code ist die Kick-Funktion, die den Spieler den Ball kicken lässt implementiert.</w:t>
        </w:r>
      </w:ins>
      <w:ins w:id="2063" w:author="Maximilian Schmitz" w:date="2015-06-18T19:56:00Z">
        <w:r>
          <w:t xml:space="preserve"> Diese Funktion </w:t>
        </w:r>
      </w:ins>
      <w:ins w:id="2064" w:author="Maximilian Schmitz" w:date="2015-06-18T19:59:00Z">
        <w:r w:rsidR="00482F55">
          <w:t xml:space="preserve">ruft eine Funktion im Blueprint des Balls auf, über die eine Kraft auf den Ball eingewirkt wird. Dieser bewegt sich dann aufgrund der simulierten Physik. </w:t>
        </w:r>
      </w:ins>
      <w:ins w:id="2065" w:author="Maximilian Schmitz" w:date="2015-06-18T19:53:00Z">
        <w:r>
          <w:t xml:space="preserve"> </w:t>
        </w:r>
      </w:ins>
      <w:ins w:id="2066" w:author="Maximilian Schmitz" w:date="2015-06-18T20:00:00Z">
        <w:r w:rsidR="00482F55">
          <w:t>Innerhalb der Kick-Funktion wird abhängig von der Stärke des Schusses der Ausdauerwert reduziert.</w:t>
        </w:r>
      </w:ins>
      <w:ins w:id="2067"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2068" w:author="Maximilian Schmitz" w:date="2015-06-18T20:02:00Z"/>
        </w:rPr>
        <w:pPrChange w:id="2069" w:author="Admin" w:date="2015-07-08T13:36:00Z">
          <w:pPr>
            <w:pStyle w:val="berschrift3"/>
          </w:pPr>
        </w:pPrChange>
      </w:pPr>
    </w:p>
    <w:p w14:paraId="52FE8F84" w14:textId="77777777" w:rsidR="00270303" w:rsidRDefault="00270303">
      <w:pPr>
        <w:rPr>
          <w:ins w:id="2070" w:author="Maximilian Schmitz" w:date="2015-06-18T20:04:00Z"/>
        </w:rPr>
        <w:pPrChange w:id="2071" w:author="Admin" w:date="2015-07-08T13:36:00Z">
          <w:pPr>
            <w:pStyle w:val="berschrift3"/>
          </w:pPr>
        </w:pPrChange>
      </w:pPr>
      <w:ins w:id="2072" w:author="Maximilian Schmitz" w:date="2015-06-18T20:03:00Z">
        <w:r>
          <w:t xml:space="preserve">Eine weitere Gruppe von Funktionen liefert Positionen von Objekten zurück. </w:t>
        </w:r>
      </w:ins>
      <w:ins w:id="2073" w:author="Maximilian Schmitz" w:date="2015-06-18T20:04:00Z">
        <w:r>
          <w:t>Die Position des Spielers und der beiden Tore sind hierbei zu jeder Zeit bekannt und werden zurückgeliefert.</w:t>
        </w:r>
      </w:ins>
    </w:p>
    <w:p w14:paraId="0AD49C97" w14:textId="77777777" w:rsidR="00270303" w:rsidRDefault="00270303">
      <w:pPr>
        <w:rPr>
          <w:ins w:id="2074" w:author="Maximilian Schmitz" w:date="2015-07-06T18:05:00Z"/>
        </w:rPr>
        <w:pPrChange w:id="2075" w:author="Admin" w:date="2015-07-08T13:36:00Z">
          <w:pPr>
            <w:pStyle w:val="berschrift3"/>
          </w:pPr>
        </w:pPrChange>
      </w:pPr>
      <w:ins w:id="2076" w:author="Maximilian Schmitz" w:date="2015-06-18T20:04:00Z">
        <w:r>
          <w:t xml:space="preserve">Die Position des Balls und anderer Spieler ist nur bekannt, wenn diese sich im Sichtfeld des Spielers befinden. </w:t>
        </w:r>
      </w:ins>
      <w:ins w:id="2077" w:author="Maximilian Schmitz" w:date="2015-06-18T20:05:00Z">
        <w:r>
          <w:t>Ist das nicht der Fall werden die Spielerpositionen gar nicht zurückgeliefert. Das ist möglich, da diese als Liste zurückgegeben werden. Beim Ball wird hier die Null-Position zurückgegeben.</w:t>
        </w:r>
      </w:ins>
      <w:ins w:id="2078"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2079" w:author="Maximilian Schmitz" w:date="2015-06-18T20:10:00Z">
        <w:r w:rsidR="004C4941">
          <w:t xml:space="preserve">Auch ein negativer Wert ist nicht möglich, da diese Werte durch die Wahl des Koordinatensystems während des Spiels auftreten. </w:t>
        </w:r>
      </w:ins>
      <w:ins w:id="2080"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2081" w:author="Maximilian Schmitz" w:date="2015-06-18T20:27:00Z"/>
        </w:rPr>
        <w:pPrChange w:id="2082" w:author="Admin" w:date="2015-07-08T13:36:00Z">
          <w:pPr>
            <w:pStyle w:val="berschrift3"/>
          </w:pPr>
        </w:pPrChange>
      </w:pPr>
      <w:ins w:id="2083" w:author="Maximilian Schmitz" w:date="2015-07-06T18:05:00Z">
        <w:r>
          <w:t xml:space="preserve">Die Wahrnehmung des Spielers ist so konfiguriert, dass er alle Objekte </w:t>
        </w:r>
      </w:ins>
      <w:ins w:id="2084" w:author="Maximilian Schmitz" w:date="2015-06-18T20:14:00Z">
        <w:r w:rsidR="00EB2EF1">
          <w:t xml:space="preserve">in einem Radius von 5 Metern </w:t>
        </w:r>
      </w:ins>
      <w:ins w:id="2085" w:author="Maximilian Schmitz" w:date="2015-07-06T18:06:00Z">
        <w:r>
          <w:t>wahrnehmen kann. Diese Wahrnehmung simuliert je nach Position des Objekts die Sinne Hören, Fühlen oder Sehen.</w:t>
        </w:r>
      </w:ins>
      <w:ins w:id="2086" w:author="Maximilian Schmitz" w:date="2015-06-18T20:14:00Z">
        <w:r w:rsidR="00EB2EF1">
          <w:t xml:space="preserve"> Zusätzlich kann er beliebig weit entfernte Objekte in einem Horizontalen Sichtfeld von 120 Grad sehen. </w:t>
        </w:r>
      </w:ins>
      <w:ins w:id="2087"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2088"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2089" w:author="Maximilian Schmitz" w:date="2015-06-18T20:20:00Z">
        <w:r w:rsidR="00A90563">
          <w:t xml:space="preserve">Aus diesen Gründen wurde das Sichtsystem mit 120 Grad modelliert, in dem der Spieler alle Objekte scharf erkennen kann. </w:t>
        </w:r>
      </w:ins>
      <w:ins w:id="2090"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2091" w:author="Maximilian Schmitz" w:date="2015-06-18T20:27:00Z"/>
        </w:rPr>
        <w:pPrChange w:id="2092" w:author="Admin" w:date="2015-07-08T13:36:00Z">
          <w:pPr>
            <w:pStyle w:val="berschrift3"/>
          </w:pPr>
        </w:pPrChange>
      </w:pPr>
    </w:p>
    <w:p w14:paraId="1EE450A8" w14:textId="77777777" w:rsidR="00EC6D6C" w:rsidRDefault="00EC6D6C">
      <w:pPr>
        <w:rPr>
          <w:ins w:id="2093" w:author="Maximilian Schmitz" w:date="2015-06-18T20:22:00Z"/>
        </w:rPr>
        <w:pPrChange w:id="2094" w:author="Admin" w:date="2015-07-08T13:36:00Z">
          <w:pPr>
            <w:pStyle w:val="berschrift3"/>
          </w:pPr>
        </w:pPrChange>
      </w:pPr>
      <w:ins w:id="2095" w:author="Maximilian Schmitz" w:date="2015-06-18T20:27:00Z">
        <w:r>
          <w:t xml:space="preserve">Im Spieler sind auch Methoden zur Kommunikation implementiert. </w:t>
        </w:r>
      </w:ins>
      <w:ins w:id="2096" w:author="Maximilian Schmitz" w:date="2015-06-18T20:30:00Z">
        <w:r w:rsidR="00F908E2">
          <w:t xml:space="preserve">Die Spieler besitzen eine Funktion um eine Nachricht zu sprechen. </w:t>
        </w:r>
      </w:ins>
      <w:ins w:id="2097"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2098"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2099" w:author="Maximilian Schmitz" w:date="2015-06-18T20:22:00Z"/>
        </w:rPr>
        <w:pPrChange w:id="2100" w:author="Admin" w:date="2015-07-08T13:36:00Z">
          <w:pPr>
            <w:pStyle w:val="berschrift3"/>
          </w:pPr>
        </w:pPrChange>
      </w:pPr>
    </w:p>
    <w:p w14:paraId="17F3F736" w14:textId="77777777" w:rsidR="00EC6D6C" w:rsidRDefault="00EC6D6C">
      <w:pPr>
        <w:rPr>
          <w:ins w:id="2101" w:author="Maximilian Schmitz" w:date="2015-06-18T20:24:00Z"/>
        </w:rPr>
        <w:pPrChange w:id="2102" w:author="Admin" w:date="2015-07-08T13:36:00Z">
          <w:pPr>
            <w:pStyle w:val="berschrift3"/>
          </w:pPr>
        </w:pPrChange>
      </w:pPr>
      <w:ins w:id="2103"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2104" w:author="Maximilian Schmitz" w:date="2015-06-18T20:25:00Z"/>
        </w:rPr>
        <w:pPrChange w:id="2105" w:author="Admin" w:date="2015-07-08T13:36:00Z">
          <w:pPr>
            <w:pStyle w:val="berschrift3"/>
          </w:pPr>
        </w:pPrChange>
      </w:pPr>
    </w:p>
    <w:p w14:paraId="3E294710" w14:textId="77777777" w:rsidR="00EC6D6C" w:rsidRDefault="00EC6D6C">
      <w:pPr>
        <w:rPr>
          <w:ins w:id="2106" w:author="Maximilian Schmitz" w:date="2015-07-08T16:13:00Z"/>
        </w:rPr>
        <w:pPrChange w:id="2107" w:author="Admin" w:date="2015-07-08T13:36:00Z">
          <w:pPr>
            <w:pStyle w:val="berschrift3"/>
          </w:pPr>
        </w:pPrChange>
      </w:pPr>
      <w:ins w:id="2108" w:author="Maximilian Schmitz" w:date="2015-06-18T20:25:00Z">
        <w:r>
          <w:t>Die Funktionen des Spielers, sind Funktionen innerhalb des Spiels. Sie werden über die Skrip</w:t>
        </w:r>
      </w:ins>
      <w:ins w:id="2109" w:author="Maximilian Schmitz" w:date="2015-06-18T20:26:00Z">
        <w:r>
          <w:t>t</w:t>
        </w:r>
      </w:ins>
      <w:ins w:id="2110" w:author="Maximilian Schmitz" w:date="2015-06-18T20:25:00Z">
        <w:r>
          <w:t>schnittstelle an die künstliche Intelligenz weitergereicht und von dort aus aufgerufen</w:t>
        </w:r>
      </w:ins>
      <w:ins w:id="2111" w:author="Maximilian Schmitz" w:date="2015-06-18T20:27:00Z">
        <w:r>
          <w:t>.</w:t>
        </w:r>
      </w:ins>
    </w:p>
    <w:p w14:paraId="1348A7B2" w14:textId="77777777" w:rsidR="008F4565" w:rsidRPr="00EC6D6C" w:rsidRDefault="008F4565">
      <w:pPr>
        <w:pPrChange w:id="2112" w:author="Admin" w:date="2015-07-08T13:36:00Z">
          <w:pPr>
            <w:pStyle w:val="berschrift3"/>
          </w:pPr>
        </w:pPrChange>
      </w:pPr>
    </w:p>
    <w:p w14:paraId="5097FB11" w14:textId="77777777" w:rsidR="00DC17D6" w:rsidRDefault="00DC17D6">
      <w:pPr>
        <w:pStyle w:val="berschrift3"/>
        <w:rPr>
          <w:ins w:id="2113" w:author="Maximilian Schmitz" w:date="2015-06-04T19:48:00Z"/>
        </w:rPr>
      </w:pPr>
      <w:bookmarkStart w:id="2114" w:name="_Ref422041281"/>
      <w:bookmarkStart w:id="2115" w:name="_Ref422043249"/>
      <w:bookmarkStart w:id="2116" w:name="_Toc424132776"/>
      <w:r>
        <w:t>S</w:t>
      </w:r>
      <w:ins w:id="2117" w:author="Maximilian Schmitz" w:date="2015-06-17T15:31:00Z">
        <w:r w:rsidR="003227D0">
          <w:t>k</w:t>
        </w:r>
      </w:ins>
      <w:del w:id="2118" w:author="Maximilian Schmitz" w:date="2015-06-17T15:31:00Z">
        <w:r w:rsidDel="003227D0">
          <w:delText>c</w:delText>
        </w:r>
      </w:del>
      <w:r>
        <w:t>rip</w:t>
      </w:r>
      <w:ins w:id="2119" w:author="Maximilian Schmitz" w:date="2015-06-04T10:21:00Z">
        <w:r w:rsidR="008F74F3">
          <w:t>t</w:t>
        </w:r>
      </w:ins>
      <w:r>
        <w:t>schnittstelle</w:t>
      </w:r>
      <w:bookmarkEnd w:id="2114"/>
      <w:bookmarkEnd w:id="2115"/>
      <w:bookmarkEnd w:id="2116"/>
    </w:p>
    <w:p w14:paraId="7187953D" w14:textId="3F8981BD" w:rsidR="002D4BC8" w:rsidRDefault="002D4BC8">
      <w:pPr>
        <w:rPr>
          <w:ins w:id="2120" w:author="Maximilian Schmitz" w:date="2015-06-19T08:44:00Z"/>
        </w:rPr>
        <w:pPrChange w:id="2121" w:author="Admin" w:date="2015-07-08T13:36:00Z">
          <w:pPr>
            <w:pStyle w:val="berschrift3"/>
          </w:pPr>
        </w:pPrChange>
      </w:pPr>
      <w:ins w:id="2122" w:author="Maximilian Schmitz" w:date="2015-06-19T08:35:00Z">
        <w:r>
          <w:t xml:space="preserve">Die Skriptschnittstelle ist die </w:t>
        </w:r>
      </w:ins>
      <w:ins w:id="2123" w:author="Maximilian Schmitz" w:date="2015-06-19T08:42:00Z">
        <w:r>
          <w:t>Implementierung</w:t>
        </w:r>
      </w:ins>
      <w:ins w:id="2124" w:author="Maximilian Schmitz" w:date="2015-06-19T08:35:00Z">
        <w:r>
          <w:t xml:space="preserve"> </w:t>
        </w:r>
      </w:ins>
      <w:ins w:id="2125"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2126" w:author="Maximilian Schmitz" w:date="2015-07-08T15:29:00Z">
        <w:r w:rsidR="00856522">
          <w:t>Architektur</w:t>
        </w:r>
      </w:ins>
      <w:ins w:id="2127" w:author="Maximilian Schmitz" w:date="2015-06-19T08:42:00Z">
        <w:r>
          <w:fldChar w:fldCharType="end"/>
        </w:r>
        <w:r>
          <w:t xml:space="preserve"> beschriebenen Remote-Procedure-Calls.</w:t>
        </w:r>
      </w:ins>
    </w:p>
    <w:p w14:paraId="79752BBC" w14:textId="77777777" w:rsidR="002D4BC8" w:rsidRDefault="002D4BC8">
      <w:pPr>
        <w:rPr>
          <w:ins w:id="2128" w:author="Maximilian Schmitz" w:date="2015-06-19T08:47:00Z"/>
        </w:rPr>
        <w:pPrChange w:id="2129" w:author="Admin" w:date="2015-07-08T13:36:00Z">
          <w:pPr>
            <w:pStyle w:val="berschrift3"/>
          </w:pPr>
        </w:pPrChange>
      </w:pPr>
      <w:ins w:id="2130" w:author="Maximilian Schmitz" w:date="2015-06-19T08:44:00Z">
        <w:r>
          <w:t xml:space="preserve">Die von der künstlichen Intelligenz kommenden Funktionsaufrufe werden in der </w:t>
        </w:r>
      </w:ins>
      <w:ins w:id="2131" w:author="Maximilian Schmitz" w:date="2015-06-19T08:45:00Z">
        <w:r>
          <w:t>„RobotControl“ gespeichert. Von dieser werden sie, wenn Rechenzeit für den Spieler zu Verfügung steht, im Spiel</w:t>
        </w:r>
        <w:del w:id="2132" w:author="Admin" w:date="2015-07-06T14:39:00Z">
          <w:r w:rsidDel="004F7130">
            <w:delText>er</w:delText>
          </w:r>
        </w:del>
        <w:r>
          <w:t xml:space="preserve"> aufgerufen. </w:t>
        </w:r>
      </w:ins>
      <w:ins w:id="2133"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2134" w:author="Maximilian Schmitz" w:date="2015-06-19T08:48:00Z"/>
        </w:rPr>
        <w:pPrChange w:id="2135" w:author="Admin" w:date="2015-07-08T13:36:00Z">
          <w:pPr>
            <w:pStyle w:val="berschrift3"/>
          </w:pPr>
        </w:pPrChange>
      </w:pPr>
      <w:ins w:id="2136" w:author="Maximilian Schmitz" w:date="2015-06-19T08:47:00Z">
        <w:r>
          <w:t xml:space="preserve">Die KI-Skripte werden so gescheduled, dass </w:t>
        </w:r>
      </w:ins>
      <w:ins w:id="2137"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2138" w:author="Maximilian Schmitz" w:date="2015-06-19T08:49:00Z"/>
        </w:rPr>
        <w:pPrChange w:id="2139" w:author="Admin" w:date="2015-07-08T13:36:00Z">
          <w:pPr>
            <w:pStyle w:val="berschrift3"/>
          </w:pPr>
        </w:pPrChange>
      </w:pPr>
    </w:p>
    <w:p w14:paraId="61A562D4" w14:textId="2A3FCE75" w:rsidR="000246BB" w:rsidRDefault="000246BB">
      <w:pPr>
        <w:rPr>
          <w:ins w:id="2140" w:author="Maximilian Schmitz" w:date="2015-06-19T09:05:00Z"/>
        </w:rPr>
        <w:pPrChange w:id="2141" w:author="Admin" w:date="2015-07-08T13:36:00Z">
          <w:pPr>
            <w:pStyle w:val="berschrift3"/>
          </w:pPr>
        </w:pPrChange>
      </w:pPr>
      <w:ins w:id="2142" w:author="Maximilian Schmitz" w:date="2015-06-19T08:54:00Z">
        <w:r>
          <w:t>Die Verwendung des Entwurfsmusters Remote-Procedure-Call macht es notwendig die 22 KI-Threads mit dem Haupt</w:t>
        </w:r>
      </w:ins>
      <w:ins w:id="2143" w:author="Maximilian Schmitz" w:date="2015-06-19T09:02:00Z">
        <w:r w:rsidR="00376E89">
          <w:t>t</w:t>
        </w:r>
      </w:ins>
      <w:ins w:id="2144" w:author="Maximilian Schmitz" w:date="2015-06-19T08:54:00Z">
        <w:r>
          <w:t xml:space="preserve">hread des Spiels zu synchronisieren. </w:t>
        </w:r>
      </w:ins>
      <w:ins w:id="2145" w:author="Maximilian Schmitz" w:date="2015-06-19T08:55:00Z">
        <w:r>
          <w:t xml:space="preserve">Dazu muss ein geeignetes Schutzverfahren verwendet werden. </w:t>
        </w:r>
      </w:ins>
      <w:ins w:id="2146" w:author="Maximilian Schmitz" w:date="2015-06-19T09:01:00Z">
        <w:r w:rsidR="00376E89">
          <w:t xml:space="preserve">Hierzu wird in der „RobotControl“ eine CriticalSection verwendet, die den Datenaustausch mit dem Hauptthread </w:t>
        </w:r>
      </w:ins>
      <w:ins w:id="2147" w:author="Maximilian Schmitz" w:date="2015-06-19T09:02:00Z">
        <w:r w:rsidR="00376E89">
          <w:t xml:space="preserve">synchronisiert. </w:t>
        </w:r>
      </w:ins>
      <w:ins w:id="2148" w:author="Maximilian Schmitz" w:date="2015-06-19T09:03:00Z">
        <w:r w:rsidR="00376E89">
          <w:t>Das ist notwendig, um einen sicheren Funktionsaufruf aus den Skripten zu ermöglichen. Ohne Schutzmechanismen</w:t>
        </w:r>
        <w:del w:id="2149" w:author="Michael K." w:date="2015-07-06T22:06:00Z">
          <w:r w:rsidR="00376E89" w:rsidDel="00480820">
            <w:delText>,</w:delText>
          </w:r>
        </w:del>
        <w:r w:rsidR="00376E89">
          <w:t xml:space="preserve"> könnten Daten unkontrolliert verändert werden, da von </w:t>
        </w:r>
      </w:ins>
      <w:ins w:id="2150" w:author="Maximilian Schmitz" w:date="2015-06-19T09:05:00Z">
        <w:r w:rsidR="00376E89">
          <w:t>mehreren</w:t>
        </w:r>
      </w:ins>
      <w:ins w:id="2151" w:author="Maximilian Schmitz" w:date="2015-06-19T09:03:00Z">
        <w:r w:rsidR="00376E89">
          <w:t xml:space="preserve"> Threads gleichzeitig auf gemeinsamen Speicher zugegriffen wird.</w:t>
        </w:r>
      </w:ins>
    </w:p>
    <w:p w14:paraId="20CD5C86" w14:textId="77777777" w:rsidR="00376E89" w:rsidRDefault="00376E89">
      <w:pPr>
        <w:rPr>
          <w:ins w:id="2152" w:author="Maximilian Schmitz" w:date="2015-06-19T09:05:00Z"/>
        </w:rPr>
        <w:pPrChange w:id="2153" w:author="Admin" w:date="2015-07-08T13:36:00Z">
          <w:pPr>
            <w:pStyle w:val="berschrift3"/>
          </w:pPr>
        </w:pPrChange>
      </w:pPr>
    </w:p>
    <w:p w14:paraId="01633DAD" w14:textId="19430707" w:rsidR="00376E89" w:rsidRDefault="00376E89">
      <w:pPr>
        <w:rPr>
          <w:ins w:id="2154" w:author="Maximilian Schmitz" w:date="2015-06-19T09:08:00Z"/>
        </w:rPr>
        <w:pPrChange w:id="2155" w:author="Admin" w:date="2015-07-08T13:36:00Z">
          <w:pPr>
            <w:pStyle w:val="berschrift3"/>
          </w:pPr>
        </w:pPrChange>
      </w:pPr>
      <w:ins w:id="2156" w:author="Maximilian Schmitz" w:date="2015-06-19T09:05:00Z">
        <w:r>
          <w:t>Auf der anderen Seite der Skriptschnittstelle ist die Skriptsprache LUA in die Engine eingebunden.</w:t>
        </w:r>
        <w:r w:rsidR="002E3F67">
          <w:t xml:space="preserve"> </w:t>
        </w:r>
      </w:ins>
      <w:ins w:id="2157"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2158" w:author="Maximilian Schmitz" w:date="2015-07-08T15:29:00Z">
        <w:r w:rsidR="00856522">
          <w:t>Scripting-Ansatz</w:t>
        </w:r>
      </w:ins>
      <w:ins w:id="2159" w:author="Maximilian Schmitz" w:date="2015-06-19T09:07:00Z">
        <w:r w:rsidR="000202B5">
          <w:fldChar w:fldCharType="end"/>
        </w:r>
        <w:r w:rsidR="000202B5">
          <w:t xml:space="preserve">. Hauptsächlich sind das der geringe Implementierungsaufwand, die Kompaktheit der </w:t>
        </w:r>
      </w:ins>
      <w:ins w:id="2160" w:author="Maximilian Schmitz" w:date="2015-06-19T09:08:00Z">
        <w:r w:rsidR="000202B5">
          <w:t>Bibliothek</w:t>
        </w:r>
      </w:ins>
      <w:ins w:id="2161" w:author="Maximilian Schmitz" w:date="2015-06-19T09:07:00Z">
        <w:r w:rsidR="000202B5">
          <w:t xml:space="preserve"> und die MIT-Lizenz.</w:t>
        </w:r>
      </w:ins>
    </w:p>
    <w:p w14:paraId="5741C3C7" w14:textId="77777777" w:rsidR="000202B5" w:rsidRDefault="000202B5">
      <w:pPr>
        <w:rPr>
          <w:ins w:id="2162" w:author="Maximilian Schmitz" w:date="2015-06-19T09:13:00Z"/>
        </w:rPr>
        <w:pPrChange w:id="2163" w:author="Admin" w:date="2015-07-08T13:36:00Z">
          <w:pPr>
            <w:pStyle w:val="berschrift3"/>
          </w:pPr>
        </w:pPrChange>
      </w:pPr>
      <w:ins w:id="2164" w:author="Maximilian Schmitz" w:date="2015-06-19T09:10:00Z">
        <w:r>
          <w:t>Die Einbindung der Skrip</w:t>
        </w:r>
      </w:ins>
      <w:ins w:id="2165" w:author="Maximilian Schmitz" w:date="2015-06-19T09:11:00Z">
        <w:r>
          <w:t>t</w:t>
        </w:r>
      </w:ins>
      <w:ins w:id="2166" w:author="Maximilian Schmitz" w:date="2015-06-19T09:10:00Z">
        <w:r>
          <w:t>bibliothek</w:t>
        </w:r>
      </w:ins>
      <w:ins w:id="2167" w:author="Maximilian Schmitz" w:date="2015-06-19T09:11:00Z">
        <w:r>
          <w:t xml:space="preserve"> findet im „LUAScriptWorker“, der vom allgemeinen „ScriptWorker</w:t>
        </w:r>
      </w:ins>
      <w:ins w:id="2168"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2169" w:author="Maximilian Schmitz" w:date="2015-06-19T09:13:00Z">
        <w:r w:rsidR="00486056">
          <w:t>wären hier mächtigere Sprachen wie JavaScript oder Python.</w:t>
        </w:r>
      </w:ins>
    </w:p>
    <w:p w14:paraId="11009066" w14:textId="77777777" w:rsidR="00486056" w:rsidRDefault="00486056">
      <w:pPr>
        <w:rPr>
          <w:ins w:id="2170" w:author="Maximilian Schmitz" w:date="2015-06-19T09:13:00Z"/>
        </w:rPr>
        <w:pPrChange w:id="2171" w:author="Admin" w:date="2015-07-08T13:36:00Z">
          <w:pPr>
            <w:pStyle w:val="berschrift3"/>
          </w:pPr>
        </w:pPrChange>
      </w:pPr>
    </w:p>
    <w:p w14:paraId="5DB05598" w14:textId="3B716971" w:rsidR="00F73840" w:rsidRDefault="00C64312">
      <w:pPr>
        <w:rPr>
          <w:ins w:id="2172" w:author="Maximilian Schmitz" w:date="2015-06-19T09:22:00Z"/>
        </w:rPr>
      </w:pPr>
      <w:ins w:id="2173" w:author="Maximilian Schmitz" w:date="2015-06-19T09:13:00Z">
        <w:r>
          <w:t xml:space="preserve">Über den „LUAScriptworker“ werden die Funktionen des Spielers zur Verwendung in einem LUA-Skript gemappt. </w:t>
        </w:r>
      </w:ins>
      <w:ins w:id="2174" w:author="Maximilian Schmitz" w:date="2015-06-19T09:14:00Z">
        <w:r>
          <w:t xml:space="preserve">Der Austausch von Parametern </w:t>
        </w:r>
        <w:r w:rsidR="00334724">
          <w:t xml:space="preserve">wird über </w:t>
        </w:r>
        <w:del w:id="2175" w:author="Admin" w:date="2015-07-06T14:42:00Z">
          <w:r w:rsidR="00334724" w:rsidDel="004F7130">
            <w:delText>den</w:delText>
          </w:r>
        </w:del>
      </w:ins>
      <w:ins w:id="2176" w:author="Admin" w:date="2015-07-06T14:42:00Z">
        <w:r w:rsidR="004F7130">
          <w:t>einen</w:t>
        </w:r>
      </w:ins>
      <w:ins w:id="2177" w:author="Maximilian Schmitz" w:date="2015-06-19T09:14:00Z">
        <w:r w:rsidR="00334724">
          <w:t xml:space="preserve"> Stack realisiert.</w:t>
        </w:r>
      </w:ins>
      <w:ins w:id="2178"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2179" w:author="Maximilian Schmitz" w:date="2015-07-08T15:29:00Z">
        <w:r w:rsidR="00856522">
          <w:t xml:space="preserve">Tabelle </w:t>
        </w:r>
        <w:r w:rsidR="00856522">
          <w:rPr>
            <w:noProof/>
          </w:rPr>
          <w:t>1</w:t>
        </w:r>
      </w:ins>
      <w:ins w:id="2180" w:author="Maximilian Schmitz" w:date="2015-06-19T09:20:00Z">
        <w:r w:rsidR="009C20AF">
          <w:fldChar w:fldCharType="end"/>
        </w:r>
        <w:r w:rsidR="009C20AF">
          <w:t xml:space="preserve"> sind alle Funktionen mit ihren Rück- und Übergabeparametern aufgelistet. </w:t>
        </w:r>
      </w:ins>
      <w:ins w:id="2181" w:author="Maximilian Schmitz" w:date="2015-06-19T09:21:00Z">
        <w:r w:rsidR="009C20AF">
          <w:t>In der Skriptsprache LUA ist es möglich, dass eine Funktion mehrere Parameter zurückgibt.</w:t>
        </w:r>
      </w:ins>
      <w:ins w:id="2182" w:author="Maximilian Schmitz" w:date="2015-06-19T09:28:00Z">
        <w:r w:rsidR="00706CBF">
          <w:t xml:space="preserve"> Die Datentypen in der Tabelle sind nicht zwangsweise notwendig, da LUA keine explizite Angabe von Datentypen verwendet. </w:t>
        </w:r>
      </w:ins>
      <w:ins w:id="2183" w:author="Maximilian Schmitz" w:date="2015-06-19T09:29:00Z">
        <w:r w:rsidR="00706CBF">
          <w:t>Der Übersichtlichkeit halber sind sie hier mit angegeben.</w:t>
        </w:r>
      </w:ins>
    </w:p>
    <w:p w14:paraId="50D09F6E" w14:textId="77777777" w:rsidR="003B0213" w:rsidRDefault="003B0213">
      <w:pPr>
        <w:rPr>
          <w:ins w:id="2184" w:author="Maximilian Schmitz" w:date="2015-06-19T09:17:00Z"/>
        </w:rPr>
      </w:pPr>
    </w:p>
    <w:tbl>
      <w:tblPr>
        <w:tblStyle w:val="Gitternetztabelle1hell"/>
        <w:tblW w:w="9453" w:type="dxa"/>
        <w:tblLayout w:type="fixed"/>
        <w:tblLook w:val="04A0" w:firstRow="1" w:lastRow="0" w:firstColumn="1" w:lastColumn="0" w:noHBand="0" w:noVBand="1"/>
        <w:tblPrChange w:id="2185"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2186">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2187"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188"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2189" w:author="Maximilian Schmitz" w:date="2015-06-19T09:15:00Z"/>
              </w:rPr>
              <w:pPrChange w:id="2190" w:author="Admin" w:date="2015-07-08T13:36:00Z">
                <w:pPr>
                  <w:cnfStyle w:val="101000000000" w:firstRow="1" w:lastRow="0" w:firstColumn="1" w:lastColumn="0" w:oddVBand="0" w:evenVBand="0" w:oddHBand="0" w:evenHBand="0" w:firstRowFirstColumn="0" w:firstRowLastColumn="0" w:lastRowFirstColumn="0" w:lastRowLastColumn="0"/>
                </w:pPr>
              </w:pPrChange>
            </w:pPr>
            <w:ins w:id="2191" w:author="Maximilian Schmitz" w:date="2015-06-19T09:16:00Z">
              <w:r>
                <w:t>Funktion</w:t>
              </w:r>
            </w:ins>
          </w:p>
        </w:tc>
        <w:tc>
          <w:tcPr>
            <w:tcW w:w="1431" w:type="dxa"/>
            <w:tcPrChange w:id="2192"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193" w:author="Maximilian Schmitz" w:date="2015-06-19T09:15:00Z"/>
              </w:rPr>
              <w:pPrChange w:id="2194" w:author="Admin" w:date="2015-07-08T13:36:00Z">
                <w:pPr>
                  <w:cnfStyle w:val="100000000000" w:firstRow="1" w:lastRow="0" w:firstColumn="0" w:lastColumn="0" w:oddVBand="0" w:evenVBand="0" w:oddHBand="0" w:evenHBand="0" w:firstRowFirstColumn="0" w:firstRowLastColumn="0" w:lastRowFirstColumn="0" w:lastRowLastColumn="0"/>
                </w:pPr>
              </w:pPrChange>
            </w:pPr>
            <w:ins w:id="2195" w:author="Maximilian Schmitz" w:date="2015-06-19T09:16:00Z">
              <w:r>
                <w:t>Übergabeparameter</w:t>
              </w:r>
            </w:ins>
          </w:p>
        </w:tc>
        <w:tc>
          <w:tcPr>
            <w:tcW w:w="1536" w:type="dxa"/>
            <w:tcPrChange w:id="2196"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197" w:author="Maximilian Schmitz" w:date="2015-06-19T09:15:00Z"/>
              </w:rPr>
              <w:pPrChange w:id="2198" w:author="Admin" w:date="2015-07-08T13:36:00Z">
                <w:pPr>
                  <w:cnfStyle w:val="100000000000" w:firstRow="1" w:lastRow="0" w:firstColumn="0" w:lastColumn="0" w:oddVBand="0" w:evenVBand="0" w:oddHBand="0" w:evenHBand="0" w:firstRowFirstColumn="0" w:firstRowLastColumn="0" w:lastRowFirstColumn="0" w:lastRowLastColumn="0"/>
                </w:pPr>
              </w:pPrChange>
            </w:pPr>
            <w:ins w:id="2199" w:author="Maximilian Schmitz" w:date="2015-06-19T09:16:00Z">
              <w:r>
                <w:t>Rückgabeparameter</w:t>
              </w:r>
            </w:ins>
          </w:p>
        </w:tc>
        <w:tc>
          <w:tcPr>
            <w:tcW w:w="4242" w:type="dxa"/>
            <w:tcPrChange w:id="2200"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201" w:author="Maximilian Schmitz" w:date="2015-06-19T09:15:00Z"/>
              </w:rPr>
              <w:pPrChange w:id="2202" w:author="Admin" w:date="2015-07-08T13:36:00Z">
                <w:pPr>
                  <w:cnfStyle w:val="100000000000" w:firstRow="1" w:lastRow="0" w:firstColumn="0" w:lastColumn="0" w:oddVBand="0" w:evenVBand="0" w:oddHBand="0" w:evenHBand="0" w:firstRowFirstColumn="0" w:firstRowLastColumn="0" w:lastRowFirstColumn="0" w:lastRowLastColumn="0"/>
                </w:pPr>
              </w:pPrChange>
            </w:pPr>
            <w:ins w:id="2203" w:author="Maximilian Schmitz" w:date="2015-06-19T09:16:00Z">
              <w:r>
                <w:t>Beschreibung</w:t>
              </w:r>
            </w:ins>
          </w:p>
        </w:tc>
      </w:tr>
      <w:tr w:rsidR="00B16FE4" w14:paraId="1F7B4136" w14:textId="77777777" w:rsidTr="00B16FE4">
        <w:tblPrEx>
          <w:tblPrExChange w:id="2204" w:author="Maximilian Schmitz" w:date="2015-06-19T09:39:00Z">
            <w:tblPrEx>
              <w:tblLook w:val="00A0" w:firstRow="1" w:lastRow="0" w:firstColumn="1" w:lastColumn="0" w:noHBand="0" w:noVBand="0"/>
            </w:tblPrEx>
          </w:tblPrExChange>
        </w:tblPrEx>
        <w:trPr>
          <w:ins w:id="220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06" w:author="Maximilian Schmitz" w:date="2015-06-19T09:39:00Z">
              <w:tcPr>
                <w:tcW w:w="2244" w:type="dxa"/>
                <w:gridSpan w:val="2"/>
              </w:tcPr>
            </w:tcPrChange>
          </w:tcPr>
          <w:p w14:paraId="7AB97875" w14:textId="77777777" w:rsidR="002210D9" w:rsidRPr="004C3433" w:rsidRDefault="002210D9">
            <w:pPr>
              <w:spacing w:line="360" w:lineRule="auto"/>
              <w:rPr>
                <w:ins w:id="2207" w:author="Maximilian Schmitz" w:date="2015-06-19T09:15:00Z"/>
                <w:b w:val="0"/>
                <w:rPrChange w:id="2208" w:author="Maximilian Schmitz" w:date="2015-06-19T09:25:00Z">
                  <w:rPr>
                    <w:ins w:id="2209" w:author="Maximilian Schmitz" w:date="2015-06-19T09:15:00Z"/>
                  </w:rPr>
                </w:rPrChange>
              </w:rPr>
              <w:pPrChange w:id="2210" w:author="Admin" w:date="2015-07-08T13:36:00Z">
                <w:pPr/>
              </w:pPrChange>
            </w:pPr>
            <w:ins w:id="2211" w:author="Maximilian Schmitz" w:date="2015-06-19T09:22:00Z">
              <w:r w:rsidRPr="004C3433">
                <w:t>MoveForward</w:t>
              </w:r>
            </w:ins>
          </w:p>
        </w:tc>
        <w:tc>
          <w:tcPr>
            <w:tcW w:w="1431" w:type="dxa"/>
            <w:tcPrChange w:id="2212"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13" w:author="Maximilian Schmitz" w:date="2015-06-19T09:15:00Z"/>
              </w:rPr>
              <w:pPrChange w:id="2214" w:author="Admin" w:date="2015-07-08T13:36:00Z">
                <w:pPr>
                  <w:cnfStyle w:val="000000000000" w:firstRow="0" w:lastRow="0" w:firstColumn="0" w:lastColumn="0" w:oddVBand="0" w:evenVBand="0" w:oddHBand="0" w:evenHBand="0" w:firstRowFirstColumn="0" w:firstRowLastColumn="0" w:lastRowFirstColumn="0" w:lastRowLastColumn="0"/>
                </w:pPr>
              </w:pPrChange>
            </w:pPr>
            <w:ins w:id="2215" w:author="Maximilian Schmitz" w:date="2015-06-19T09:38:00Z">
              <w:r>
                <w:t>Double: Way</w:t>
              </w:r>
            </w:ins>
          </w:p>
        </w:tc>
        <w:tc>
          <w:tcPr>
            <w:tcW w:w="1536" w:type="dxa"/>
            <w:tcPrChange w:id="2216"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17" w:author="Maximilian Schmitz" w:date="2015-06-19T09:15:00Z"/>
              </w:rPr>
              <w:pPrChange w:id="2218" w:author="Admin" w:date="2015-07-08T13:36:00Z">
                <w:pPr>
                  <w:cnfStyle w:val="000000000000" w:firstRow="0" w:lastRow="0" w:firstColumn="0" w:lastColumn="0" w:oddVBand="0" w:evenVBand="0" w:oddHBand="0" w:evenHBand="0" w:firstRowFirstColumn="0" w:firstRowLastColumn="0" w:lastRowFirstColumn="0" w:lastRowLastColumn="0"/>
                </w:pPr>
              </w:pPrChange>
            </w:pPr>
            <w:ins w:id="2219" w:author="Maximilian Schmitz" w:date="2015-06-19T09:37:00Z">
              <w:r>
                <w:t>-</w:t>
              </w:r>
            </w:ins>
          </w:p>
        </w:tc>
        <w:tc>
          <w:tcPr>
            <w:tcW w:w="4242" w:type="dxa"/>
            <w:tcPrChange w:id="2220"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21" w:author="Maximilian Schmitz" w:date="2015-06-19T09:15:00Z"/>
              </w:rPr>
              <w:pPrChange w:id="2222" w:author="Admin" w:date="2015-07-08T13:36:00Z">
                <w:pPr>
                  <w:cnfStyle w:val="000000000000" w:firstRow="0" w:lastRow="0" w:firstColumn="0" w:lastColumn="0" w:oddVBand="0" w:evenVBand="0" w:oddHBand="0" w:evenHBand="0" w:firstRowFirstColumn="0" w:firstRowLastColumn="0" w:lastRowFirstColumn="0" w:lastRowLastColumn="0"/>
                </w:pPr>
              </w:pPrChange>
            </w:pPr>
            <w:ins w:id="2223" w:author="Maximilian Schmitz" w:date="2015-06-19T09:22:00Z">
              <w:r>
                <w:t>Vorwärtsbewegen des Spielers</w:t>
              </w:r>
            </w:ins>
          </w:p>
        </w:tc>
      </w:tr>
      <w:tr w:rsidR="00B16FE4" w14:paraId="4415B706" w14:textId="77777777" w:rsidTr="00B16FE4">
        <w:tblPrEx>
          <w:tblPrExChange w:id="2224" w:author="Maximilian Schmitz" w:date="2015-06-19T09:39:00Z">
            <w:tblPrEx>
              <w:tblLook w:val="00A0" w:firstRow="1" w:lastRow="0" w:firstColumn="1" w:lastColumn="0" w:noHBand="0" w:noVBand="0"/>
            </w:tblPrEx>
          </w:tblPrExChange>
        </w:tblPrEx>
        <w:trPr>
          <w:ins w:id="222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26" w:author="Maximilian Schmitz" w:date="2015-06-19T09:39:00Z">
              <w:tcPr>
                <w:tcW w:w="2244" w:type="dxa"/>
                <w:gridSpan w:val="2"/>
              </w:tcPr>
            </w:tcPrChange>
          </w:tcPr>
          <w:p w14:paraId="568186E3" w14:textId="77777777" w:rsidR="002210D9" w:rsidRPr="004C3433" w:rsidRDefault="002210D9">
            <w:pPr>
              <w:spacing w:line="360" w:lineRule="auto"/>
              <w:rPr>
                <w:ins w:id="2227" w:author="Maximilian Schmitz" w:date="2015-06-19T09:15:00Z"/>
                <w:b w:val="0"/>
                <w:rPrChange w:id="2228" w:author="Maximilian Schmitz" w:date="2015-06-19T09:25:00Z">
                  <w:rPr>
                    <w:ins w:id="2229" w:author="Maximilian Schmitz" w:date="2015-06-19T09:15:00Z"/>
                  </w:rPr>
                </w:rPrChange>
              </w:rPr>
              <w:pPrChange w:id="2230" w:author="Admin" w:date="2015-07-08T13:36:00Z">
                <w:pPr/>
              </w:pPrChange>
            </w:pPr>
            <w:ins w:id="2231" w:author="Maximilian Schmitz" w:date="2015-06-19T09:22:00Z">
              <w:r w:rsidRPr="004C3433">
                <w:t>MoveTo</w:t>
              </w:r>
            </w:ins>
          </w:p>
        </w:tc>
        <w:tc>
          <w:tcPr>
            <w:tcW w:w="1431" w:type="dxa"/>
            <w:tcPrChange w:id="2232"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33" w:author="Maximilian Schmitz" w:date="2015-06-19T09:15:00Z"/>
              </w:rPr>
              <w:pPrChange w:id="2234" w:author="Admin" w:date="2015-07-08T13:36:00Z">
                <w:pPr>
                  <w:cnfStyle w:val="000000000000" w:firstRow="0" w:lastRow="0" w:firstColumn="0" w:lastColumn="0" w:oddVBand="0" w:evenVBand="0" w:oddHBand="0" w:evenHBand="0" w:firstRowFirstColumn="0" w:firstRowLastColumn="0" w:lastRowFirstColumn="0" w:lastRowLastColumn="0"/>
                </w:pPr>
              </w:pPrChange>
            </w:pPr>
            <w:ins w:id="2235" w:author="Maximilian Schmitz" w:date="2015-06-19T09:38:00Z">
              <w:r>
                <w:t>Double: PosX, PosY, Speed</w:t>
              </w:r>
            </w:ins>
          </w:p>
        </w:tc>
        <w:tc>
          <w:tcPr>
            <w:tcW w:w="1536" w:type="dxa"/>
            <w:tcPrChange w:id="2236"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37" w:author="Maximilian Schmitz" w:date="2015-06-19T09:15:00Z"/>
              </w:rPr>
              <w:pPrChange w:id="2238" w:author="Admin" w:date="2015-07-08T13:36:00Z">
                <w:pPr>
                  <w:cnfStyle w:val="000000000000" w:firstRow="0" w:lastRow="0" w:firstColumn="0" w:lastColumn="0" w:oddVBand="0" w:evenVBand="0" w:oddHBand="0" w:evenHBand="0" w:firstRowFirstColumn="0" w:firstRowLastColumn="0" w:lastRowFirstColumn="0" w:lastRowLastColumn="0"/>
                </w:pPr>
              </w:pPrChange>
            </w:pPr>
            <w:ins w:id="2239" w:author="Maximilian Schmitz" w:date="2015-06-19T09:37:00Z">
              <w:r>
                <w:t>-</w:t>
              </w:r>
            </w:ins>
          </w:p>
        </w:tc>
        <w:tc>
          <w:tcPr>
            <w:tcW w:w="4242" w:type="dxa"/>
            <w:tcPrChange w:id="2240"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41" w:author="Maximilian Schmitz" w:date="2015-06-19T09:15:00Z"/>
              </w:rPr>
              <w:pPrChange w:id="2242" w:author="Admin" w:date="2015-07-08T13:36:00Z">
                <w:pPr>
                  <w:cnfStyle w:val="000000000000" w:firstRow="0" w:lastRow="0" w:firstColumn="0" w:lastColumn="0" w:oddVBand="0" w:evenVBand="0" w:oddHBand="0" w:evenHBand="0" w:firstRowFirstColumn="0" w:firstRowLastColumn="0" w:lastRowFirstColumn="0" w:lastRowLastColumn="0"/>
                </w:pPr>
              </w:pPrChange>
            </w:pPr>
            <w:ins w:id="2243" w:author="Maximilian Schmitz" w:date="2015-06-19T09:22:00Z">
              <w:r>
                <w:t>Spieler an eine bestimmte Position bewegen</w:t>
              </w:r>
            </w:ins>
          </w:p>
        </w:tc>
      </w:tr>
      <w:tr w:rsidR="00B16FE4" w14:paraId="7E6C0054" w14:textId="77777777" w:rsidTr="00B16FE4">
        <w:tblPrEx>
          <w:tblPrExChange w:id="2244" w:author="Maximilian Schmitz" w:date="2015-06-19T09:39:00Z">
            <w:tblPrEx>
              <w:tblLook w:val="00A0" w:firstRow="1" w:lastRow="0" w:firstColumn="1" w:lastColumn="0" w:noHBand="0" w:noVBand="0"/>
            </w:tblPrEx>
          </w:tblPrExChange>
        </w:tblPrEx>
        <w:trPr>
          <w:ins w:id="224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46" w:author="Maximilian Schmitz" w:date="2015-06-19T09:39:00Z">
              <w:tcPr>
                <w:tcW w:w="2244" w:type="dxa"/>
                <w:gridSpan w:val="2"/>
              </w:tcPr>
            </w:tcPrChange>
          </w:tcPr>
          <w:p w14:paraId="101B3DA5" w14:textId="77777777" w:rsidR="002210D9" w:rsidRPr="004C3433" w:rsidRDefault="002210D9">
            <w:pPr>
              <w:spacing w:line="360" w:lineRule="auto"/>
              <w:rPr>
                <w:ins w:id="2247" w:author="Maximilian Schmitz" w:date="2015-06-19T09:15:00Z"/>
                <w:b w:val="0"/>
                <w:rPrChange w:id="2248" w:author="Maximilian Schmitz" w:date="2015-06-19T09:25:00Z">
                  <w:rPr>
                    <w:ins w:id="2249" w:author="Maximilian Schmitz" w:date="2015-06-19T09:15:00Z"/>
                  </w:rPr>
                </w:rPrChange>
              </w:rPr>
              <w:pPrChange w:id="2250" w:author="Admin" w:date="2015-07-08T13:36:00Z">
                <w:pPr/>
              </w:pPrChange>
            </w:pPr>
            <w:ins w:id="2251" w:author="Maximilian Schmitz" w:date="2015-06-19T09:22:00Z">
              <w:r w:rsidRPr="004C3433">
                <w:t>Rotate</w:t>
              </w:r>
            </w:ins>
          </w:p>
        </w:tc>
        <w:tc>
          <w:tcPr>
            <w:tcW w:w="1431" w:type="dxa"/>
            <w:tcPrChange w:id="2252"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53" w:author="Maximilian Schmitz" w:date="2015-06-19T09:15:00Z"/>
              </w:rPr>
              <w:pPrChange w:id="2254" w:author="Admin" w:date="2015-07-08T13:36:00Z">
                <w:pPr>
                  <w:cnfStyle w:val="000000000000" w:firstRow="0" w:lastRow="0" w:firstColumn="0" w:lastColumn="0" w:oddVBand="0" w:evenVBand="0" w:oddHBand="0" w:evenHBand="0" w:firstRowFirstColumn="0" w:firstRowLastColumn="0" w:lastRowFirstColumn="0" w:lastRowLastColumn="0"/>
                </w:pPr>
              </w:pPrChange>
            </w:pPr>
            <w:ins w:id="2255" w:author="Maximilian Schmitz" w:date="2015-06-19T09:38:00Z">
              <w:r>
                <w:t>Double: Angle</w:t>
              </w:r>
            </w:ins>
          </w:p>
        </w:tc>
        <w:tc>
          <w:tcPr>
            <w:tcW w:w="1536" w:type="dxa"/>
            <w:tcPrChange w:id="2256"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57" w:author="Maximilian Schmitz" w:date="2015-06-19T09:15:00Z"/>
              </w:rPr>
              <w:pPrChange w:id="2258" w:author="Admin" w:date="2015-07-08T13:36:00Z">
                <w:pPr>
                  <w:cnfStyle w:val="000000000000" w:firstRow="0" w:lastRow="0" w:firstColumn="0" w:lastColumn="0" w:oddVBand="0" w:evenVBand="0" w:oddHBand="0" w:evenHBand="0" w:firstRowFirstColumn="0" w:firstRowLastColumn="0" w:lastRowFirstColumn="0" w:lastRowLastColumn="0"/>
                </w:pPr>
              </w:pPrChange>
            </w:pPr>
            <w:ins w:id="2259" w:author="Maximilian Schmitz" w:date="2015-06-19T09:37:00Z">
              <w:r>
                <w:t>-</w:t>
              </w:r>
            </w:ins>
          </w:p>
        </w:tc>
        <w:tc>
          <w:tcPr>
            <w:tcW w:w="4242" w:type="dxa"/>
            <w:tcPrChange w:id="2260"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61" w:author="Maximilian Schmitz" w:date="2015-06-19T09:15:00Z"/>
              </w:rPr>
              <w:pPrChange w:id="2262" w:author="Admin" w:date="2015-07-08T13:36:00Z">
                <w:pPr>
                  <w:cnfStyle w:val="000000000000" w:firstRow="0" w:lastRow="0" w:firstColumn="0" w:lastColumn="0" w:oddVBand="0" w:evenVBand="0" w:oddHBand="0" w:evenHBand="0" w:firstRowFirstColumn="0" w:firstRowLastColumn="0" w:lastRowFirstColumn="0" w:lastRowLastColumn="0"/>
                </w:pPr>
              </w:pPrChange>
            </w:pPr>
            <w:ins w:id="2263" w:author="Maximilian Schmitz" w:date="2015-06-19T09:23:00Z">
              <w:r>
                <w:t>Spieler um seine Achse drehen</w:t>
              </w:r>
            </w:ins>
          </w:p>
        </w:tc>
      </w:tr>
      <w:tr w:rsidR="00B16FE4" w14:paraId="0378F403" w14:textId="77777777" w:rsidTr="00B16FE4">
        <w:tblPrEx>
          <w:tblPrExChange w:id="2264" w:author="Maximilian Schmitz" w:date="2015-06-19T09:39:00Z">
            <w:tblPrEx>
              <w:tblLook w:val="00A0" w:firstRow="1" w:lastRow="0" w:firstColumn="1" w:lastColumn="0" w:noHBand="0" w:noVBand="0"/>
            </w:tblPrEx>
          </w:tblPrExChange>
        </w:tblPrEx>
        <w:trPr>
          <w:ins w:id="226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66" w:author="Maximilian Schmitz" w:date="2015-06-19T09:39:00Z">
              <w:tcPr>
                <w:tcW w:w="2244" w:type="dxa"/>
                <w:gridSpan w:val="2"/>
              </w:tcPr>
            </w:tcPrChange>
          </w:tcPr>
          <w:p w14:paraId="105592D3" w14:textId="77777777" w:rsidR="002210D9" w:rsidRPr="004C3433" w:rsidRDefault="002210D9">
            <w:pPr>
              <w:spacing w:line="360" w:lineRule="auto"/>
              <w:rPr>
                <w:ins w:id="2267" w:author="Maximilian Schmitz" w:date="2015-06-19T09:15:00Z"/>
                <w:b w:val="0"/>
                <w:rPrChange w:id="2268" w:author="Maximilian Schmitz" w:date="2015-06-19T09:25:00Z">
                  <w:rPr>
                    <w:ins w:id="2269" w:author="Maximilian Schmitz" w:date="2015-06-19T09:15:00Z"/>
                  </w:rPr>
                </w:rPrChange>
              </w:rPr>
              <w:pPrChange w:id="2270" w:author="Admin" w:date="2015-07-08T13:36:00Z">
                <w:pPr/>
              </w:pPrChange>
            </w:pPr>
            <w:ins w:id="2271" w:author="Maximilian Schmitz" w:date="2015-06-19T09:22:00Z">
              <w:r w:rsidRPr="004C3433">
                <w:t>Kick</w:t>
              </w:r>
            </w:ins>
          </w:p>
        </w:tc>
        <w:tc>
          <w:tcPr>
            <w:tcW w:w="1431" w:type="dxa"/>
            <w:tcPrChange w:id="2272"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73" w:author="Maximilian Schmitz" w:date="2015-06-19T09:15:00Z"/>
                <w:lang w:val="en-GB"/>
                <w:rPrChange w:id="2274" w:author="Maximilian Schmitz" w:date="2015-06-19T09:38:00Z">
                  <w:rPr>
                    <w:ins w:id="2275" w:author="Maximilian Schmitz" w:date="2015-06-19T09:15:00Z"/>
                  </w:rPr>
                </w:rPrChange>
              </w:rPr>
              <w:pPrChange w:id="2276" w:author="Admin" w:date="2015-07-08T13:36:00Z">
                <w:pPr>
                  <w:cnfStyle w:val="000000000000" w:firstRow="0" w:lastRow="0" w:firstColumn="0" w:lastColumn="0" w:oddVBand="0" w:evenVBand="0" w:oddHBand="0" w:evenHBand="0" w:firstRowFirstColumn="0" w:firstRowLastColumn="0" w:lastRowFirstColumn="0" w:lastRowLastColumn="0"/>
                </w:pPr>
              </w:pPrChange>
            </w:pPr>
            <w:ins w:id="2277" w:author="Maximilian Schmitz" w:date="2015-06-19T09:37:00Z">
              <w:r w:rsidRPr="005D1843">
                <w:rPr>
                  <w:lang w:val="en-GB"/>
                  <w:rPrChange w:id="2278" w:author="Maximilian Schmitz" w:date="2015-06-19T09:38:00Z">
                    <w:rPr/>
                  </w:rPrChange>
                </w:rPr>
                <w:t>Double: DirX, DirY, DirZ</w:t>
              </w:r>
            </w:ins>
            <w:ins w:id="2279" w:author="Maximilian Schmitz" w:date="2015-06-19T09:38:00Z">
              <w:r w:rsidRPr="005D1843">
                <w:rPr>
                  <w:lang w:val="en-GB"/>
                  <w:rPrChange w:id="2280" w:author="Maximilian Schmitz" w:date="2015-06-19T09:38:00Z">
                    <w:rPr/>
                  </w:rPrChange>
                </w:rPr>
                <w:t>, Force</w:t>
              </w:r>
            </w:ins>
          </w:p>
        </w:tc>
        <w:tc>
          <w:tcPr>
            <w:tcW w:w="1536" w:type="dxa"/>
            <w:tcPrChange w:id="2281"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82" w:author="Maximilian Schmitz" w:date="2015-06-19T09:15:00Z"/>
              </w:rPr>
              <w:pPrChange w:id="2283" w:author="Admin" w:date="2015-07-08T13:36:00Z">
                <w:pPr>
                  <w:cnfStyle w:val="000000000000" w:firstRow="0" w:lastRow="0" w:firstColumn="0" w:lastColumn="0" w:oddVBand="0" w:evenVBand="0" w:oddHBand="0" w:evenHBand="0" w:firstRowFirstColumn="0" w:firstRowLastColumn="0" w:lastRowFirstColumn="0" w:lastRowLastColumn="0"/>
                </w:pPr>
              </w:pPrChange>
            </w:pPr>
            <w:ins w:id="2284" w:author="Maximilian Schmitz" w:date="2015-06-19T09:36:00Z">
              <w:r>
                <w:t>-</w:t>
              </w:r>
            </w:ins>
          </w:p>
        </w:tc>
        <w:tc>
          <w:tcPr>
            <w:tcW w:w="4242" w:type="dxa"/>
            <w:tcPrChange w:id="2285"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86" w:author="Maximilian Schmitz" w:date="2015-06-19T09:15:00Z"/>
              </w:rPr>
              <w:pPrChange w:id="2287" w:author="Admin" w:date="2015-07-08T13:36:00Z">
                <w:pPr>
                  <w:cnfStyle w:val="000000000000" w:firstRow="0" w:lastRow="0" w:firstColumn="0" w:lastColumn="0" w:oddVBand="0" w:evenVBand="0" w:oddHBand="0" w:evenHBand="0" w:firstRowFirstColumn="0" w:firstRowLastColumn="0" w:lastRowFirstColumn="0" w:lastRowLastColumn="0"/>
                </w:pPr>
              </w:pPrChange>
            </w:pPr>
            <w:ins w:id="2288" w:author="Maximilian Schmitz" w:date="2015-06-19T09:23:00Z">
              <w:r>
                <w:t>Den Ball in eine Richtung kicken</w:t>
              </w:r>
            </w:ins>
          </w:p>
        </w:tc>
      </w:tr>
      <w:tr w:rsidR="00B16FE4" w14:paraId="0D718C3F" w14:textId="77777777" w:rsidTr="00B16FE4">
        <w:tblPrEx>
          <w:tblPrExChange w:id="2289" w:author="Maximilian Schmitz" w:date="2015-06-19T09:39:00Z">
            <w:tblPrEx>
              <w:tblLook w:val="00A0" w:firstRow="1" w:lastRow="0" w:firstColumn="1" w:lastColumn="0" w:noHBand="0" w:noVBand="0"/>
            </w:tblPrEx>
          </w:tblPrExChange>
        </w:tblPrEx>
        <w:trPr>
          <w:ins w:id="229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91" w:author="Maximilian Schmitz" w:date="2015-06-19T09:39:00Z">
              <w:tcPr>
                <w:tcW w:w="2244" w:type="dxa"/>
                <w:gridSpan w:val="2"/>
              </w:tcPr>
            </w:tcPrChange>
          </w:tcPr>
          <w:p w14:paraId="5235BD74" w14:textId="77777777" w:rsidR="002210D9" w:rsidRPr="004C3433" w:rsidRDefault="002210D9">
            <w:pPr>
              <w:spacing w:line="360" w:lineRule="auto"/>
              <w:rPr>
                <w:ins w:id="2292" w:author="Maximilian Schmitz" w:date="2015-06-19T09:15:00Z"/>
                <w:b w:val="0"/>
                <w:rPrChange w:id="2293" w:author="Maximilian Schmitz" w:date="2015-06-19T09:25:00Z">
                  <w:rPr>
                    <w:ins w:id="2294" w:author="Maximilian Schmitz" w:date="2015-06-19T09:15:00Z"/>
                  </w:rPr>
                </w:rPrChange>
              </w:rPr>
              <w:pPrChange w:id="2295" w:author="Admin" w:date="2015-07-08T13:36:00Z">
                <w:pPr/>
              </w:pPrChange>
            </w:pPr>
            <w:ins w:id="2296" w:author="Maximilian Schmitz" w:date="2015-06-19T09:22:00Z">
              <w:r w:rsidRPr="004C3433">
                <w:t>StopBall</w:t>
              </w:r>
            </w:ins>
          </w:p>
        </w:tc>
        <w:tc>
          <w:tcPr>
            <w:tcW w:w="1431" w:type="dxa"/>
            <w:tcPrChange w:id="2297"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98" w:author="Maximilian Schmitz" w:date="2015-06-19T09:15:00Z"/>
              </w:rPr>
              <w:pPrChange w:id="2299" w:author="Admin" w:date="2015-07-08T13:36:00Z">
                <w:pPr>
                  <w:cnfStyle w:val="000000000000" w:firstRow="0" w:lastRow="0" w:firstColumn="0" w:lastColumn="0" w:oddVBand="0" w:evenVBand="0" w:oddHBand="0" w:evenHBand="0" w:firstRowFirstColumn="0" w:firstRowLastColumn="0" w:lastRowFirstColumn="0" w:lastRowLastColumn="0"/>
                </w:pPr>
              </w:pPrChange>
            </w:pPr>
            <w:ins w:id="2300" w:author="Maximilian Schmitz" w:date="2015-06-19T09:37:00Z">
              <w:r>
                <w:t>-</w:t>
              </w:r>
            </w:ins>
          </w:p>
        </w:tc>
        <w:tc>
          <w:tcPr>
            <w:tcW w:w="1536" w:type="dxa"/>
            <w:tcPrChange w:id="2301"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02" w:author="Maximilian Schmitz" w:date="2015-06-19T09:15:00Z"/>
              </w:rPr>
              <w:pPrChange w:id="2303" w:author="Admin" w:date="2015-07-08T13:36:00Z">
                <w:pPr>
                  <w:cnfStyle w:val="000000000000" w:firstRow="0" w:lastRow="0" w:firstColumn="0" w:lastColumn="0" w:oddVBand="0" w:evenVBand="0" w:oddHBand="0" w:evenHBand="0" w:firstRowFirstColumn="0" w:firstRowLastColumn="0" w:lastRowFirstColumn="0" w:lastRowLastColumn="0"/>
                </w:pPr>
              </w:pPrChange>
            </w:pPr>
            <w:ins w:id="2304" w:author="Maximilian Schmitz" w:date="2015-06-19T09:36:00Z">
              <w:r>
                <w:t>-</w:t>
              </w:r>
            </w:ins>
          </w:p>
        </w:tc>
        <w:tc>
          <w:tcPr>
            <w:tcW w:w="4242" w:type="dxa"/>
            <w:tcPrChange w:id="2305"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06" w:author="Maximilian Schmitz" w:date="2015-06-19T09:15:00Z"/>
              </w:rPr>
              <w:pPrChange w:id="2307" w:author="Admin" w:date="2015-07-08T13:36:00Z">
                <w:pPr>
                  <w:cnfStyle w:val="000000000000" w:firstRow="0" w:lastRow="0" w:firstColumn="0" w:lastColumn="0" w:oddVBand="0" w:evenVBand="0" w:oddHBand="0" w:evenHBand="0" w:firstRowFirstColumn="0" w:firstRowLastColumn="0" w:lastRowFirstColumn="0" w:lastRowLastColumn="0"/>
                </w:pPr>
              </w:pPrChange>
            </w:pPr>
            <w:ins w:id="2308" w:author="Maximilian Schmitz" w:date="2015-06-19T09:23:00Z">
              <w:r>
                <w:t>Den Ball stoppen</w:t>
              </w:r>
            </w:ins>
          </w:p>
        </w:tc>
      </w:tr>
      <w:tr w:rsidR="00B16FE4" w14:paraId="2CCDBD54" w14:textId="77777777" w:rsidTr="00B16FE4">
        <w:tblPrEx>
          <w:tblPrExChange w:id="2309" w:author="Maximilian Schmitz" w:date="2015-06-19T09:39:00Z">
            <w:tblPrEx>
              <w:tblLook w:val="00A0" w:firstRow="1" w:lastRow="0" w:firstColumn="1" w:lastColumn="0" w:noHBand="0" w:noVBand="0"/>
            </w:tblPrEx>
          </w:tblPrExChange>
        </w:tblPrEx>
        <w:trPr>
          <w:ins w:id="2310"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311" w:author="Maximilian Schmitz" w:date="2015-06-19T09:39:00Z">
              <w:tcPr>
                <w:tcW w:w="2244" w:type="dxa"/>
                <w:gridSpan w:val="2"/>
              </w:tcPr>
            </w:tcPrChange>
          </w:tcPr>
          <w:p w14:paraId="581E108C" w14:textId="77777777" w:rsidR="002210D9" w:rsidRPr="004C3433" w:rsidRDefault="002210D9">
            <w:pPr>
              <w:spacing w:line="360" w:lineRule="auto"/>
              <w:rPr>
                <w:ins w:id="2312" w:author="Maximilian Schmitz" w:date="2015-06-19T09:22:00Z"/>
                <w:b w:val="0"/>
                <w:rPrChange w:id="2313" w:author="Maximilian Schmitz" w:date="2015-06-19T09:25:00Z">
                  <w:rPr>
                    <w:ins w:id="2314" w:author="Maximilian Schmitz" w:date="2015-06-19T09:22:00Z"/>
                  </w:rPr>
                </w:rPrChange>
              </w:rPr>
              <w:pPrChange w:id="2315" w:author="Admin" w:date="2015-07-08T13:36:00Z">
                <w:pPr/>
              </w:pPrChange>
            </w:pPr>
            <w:ins w:id="2316" w:author="Maximilian Schmitz" w:date="2015-06-19T09:22:00Z">
              <w:r w:rsidRPr="004C3433">
                <w:t>Speak</w:t>
              </w:r>
            </w:ins>
          </w:p>
        </w:tc>
        <w:tc>
          <w:tcPr>
            <w:tcW w:w="1431" w:type="dxa"/>
            <w:tcPrChange w:id="2317"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18" w:author="Maximilian Schmitz" w:date="2015-06-19T09:22:00Z"/>
              </w:rPr>
              <w:pPrChange w:id="2319" w:author="Admin" w:date="2015-07-08T13:36:00Z">
                <w:pPr>
                  <w:cnfStyle w:val="000000000000" w:firstRow="0" w:lastRow="0" w:firstColumn="0" w:lastColumn="0" w:oddVBand="0" w:evenVBand="0" w:oddHBand="0" w:evenHBand="0" w:firstRowFirstColumn="0" w:firstRowLastColumn="0" w:lastRowFirstColumn="0" w:lastRowLastColumn="0"/>
                </w:pPr>
              </w:pPrChange>
            </w:pPr>
            <w:ins w:id="2320" w:author="Maximilian Schmitz" w:date="2015-06-19T09:28:00Z">
              <w:r>
                <w:t xml:space="preserve">String: </w:t>
              </w:r>
            </w:ins>
            <w:ins w:id="2321" w:author="Maximilian Schmitz" w:date="2015-06-19T09:33:00Z">
              <w:r w:rsidR="0042223A">
                <w:t>Message</w:t>
              </w:r>
            </w:ins>
          </w:p>
        </w:tc>
        <w:tc>
          <w:tcPr>
            <w:tcW w:w="1536" w:type="dxa"/>
            <w:tcPrChange w:id="2322"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23" w:author="Maximilian Schmitz" w:date="2015-06-19T09:22:00Z"/>
              </w:rPr>
              <w:pPrChange w:id="2324" w:author="Admin" w:date="2015-07-08T13:36:00Z">
                <w:pPr>
                  <w:cnfStyle w:val="000000000000" w:firstRow="0" w:lastRow="0" w:firstColumn="0" w:lastColumn="0" w:oddVBand="0" w:evenVBand="0" w:oddHBand="0" w:evenHBand="0" w:firstRowFirstColumn="0" w:firstRowLastColumn="0" w:lastRowFirstColumn="0" w:lastRowLastColumn="0"/>
                </w:pPr>
              </w:pPrChange>
            </w:pPr>
            <w:ins w:id="2325" w:author="Maximilian Schmitz" w:date="2015-06-19T09:28:00Z">
              <w:r>
                <w:t>-</w:t>
              </w:r>
            </w:ins>
          </w:p>
        </w:tc>
        <w:tc>
          <w:tcPr>
            <w:tcW w:w="4242" w:type="dxa"/>
            <w:tcPrChange w:id="2326"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27" w:author="Maximilian Schmitz" w:date="2015-06-19T09:22:00Z"/>
              </w:rPr>
              <w:pPrChange w:id="2328"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329" w:author="Maximilian Schmitz" w:date="2015-06-19T09:23:00Z">
              <w:r>
                <w:t>Mit anderen Spielern kommunizieren</w:t>
              </w:r>
            </w:ins>
          </w:p>
        </w:tc>
      </w:tr>
      <w:tr w:rsidR="00B16FE4" w14:paraId="285CEBED" w14:textId="77777777" w:rsidTr="00B16FE4">
        <w:tblPrEx>
          <w:tblPrExChange w:id="2330" w:author="Maximilian Schmitz" w:date="2015-06-19T09:39:00Z">
            <w:tblPrEx>
              <w:tblLook w:val="00A0" w:firstRow="1" w:lastRow="0" w:firstColumn="1" w:lastColumn="0" w:noHBand="0" w:noVBand="0"/>
            </w:tblPrEx>
          </w:tblPrExChange>
        </w:tblPrEx>
        <w:trPr>
          <w:ins w:id="2331"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332" w:author="Maximilian Schmitz" w:date="2015-06-19T09:39:00Z">
              <w:tcPr>
                <w:tcW w:w="2244" w:type="dxa"/>
                <w:gridSpan w:val="2"/>
              </w:tcPr>
            </w:tcPrChange>
          </w:tcPr>
          <w:p w14:paraId="6BE50AF7" w14:textId="77777777" w:rsidR="002210D9" w:rsidRPr="004C3433" w:rsidRDefault="002210D9">
            <w:pPr>
              <w:spacing w:line="360" w:lineRule="auto"/>
              <w:rPr>
                <w:ins w:id="2333" w:author="Maximilian Schmitz" w:date="2015-06-19T09:22:00Z"/>
                <w:b w:val="0"/>
                <w:rPrChange w:id="2334" w:author="Maximilian Schmitz" w:date="2015-06-19T09:25:00Z">
                  <w:rPr>
                    <w:ins w:id="2335" w:author="Maximilian Schmitz" w:date="2015-06-19T09:22:00Z"/>
                  </w:rPr>
                </w:rPrChange>
              </w:rPr>
              <w:pPrChange w:id="2336" w:author="Admin" w:date="2015-07-08T13:36:00Z">
                <w:pPr/>
              </w:pPrChange>
            </w:pPr>
            <w:ins w:id="2337" w:author="Maximilian Schmitz" w:date="2015-06-19T09:22:00Z">
              <w:r w:rsidRPr="004C3433">
                <w:t>Listen</w:t>
              </w:r>
            </w:ins>
          </w:p>
        </w:tc>
        <w:tc>
          <w:tcPr>
            <w:tcW w:w="1431" w:type="dxa"/>
            <w:tcPrChange w:id="2338"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39" w:author="Maximilian Schmitz" w:date="2015-06-19T09:22:00Z"/>
              </w:rPr>
              <w:pPrChange w:id="2340" w:author="Admin" w:date="2015-07-08T13:36:00Z">
                <w:pPr>
                  <w:cnfStyle w:val="000000000000" w:firstRow="0" w:lastRow="0" w:firstColumn="0" w:lastColumn="0" w:oddVBand="0" w:evenVBand="0" w:oddHBand="0" w:evenHBand="0" w:firstRowFirstColumn="0" w:firstRowLastColumn="0" w:lastRowFirstColumn="0" w:lastRowLastColumn="0"/>
                </w:pPr>
              </w:pPrChange>
            </w:pPr>
            <w:ins w:id="2341" w:author="Maximilian Schmitz" w:date="2015-06-19T09:27:00Z">
              <w:r>
                <w:t>-</w:t>
              </w:r>
            </w:ins>
          </w:p>
        </w:tc>
        <w:tc>
          <w:tcPr>
            <w:tcW w:w="1536" w:type="dxa"/>
            <w:tcPrChange w:id="2342"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43" w:author="Maximilian Schmitz" w:date="2015-06-19T09:22:00Z"/>
              </w:rPr>
              <w:pPrChange w:id="2344" w:author="Admin" w:date="2015-07-08T13:36:00Z">
                <w:pPr>
                  <w:cnfStyle w:val="000000000000" w:firstRow="0" w:lastRow="0" w:firstColumn="0" w:lastColumn="0" w:oddVBand="0" w:evenVBand="0" w:oddHBand="0" w:evenHBand="0" w:firstRowFirstColumn="0" w:firstRowLastColumn="0" w:lastRowFirstColumn="0" w:lastRowLastColumn="0"/>
                </w:pPr>
              </w:pPrChange>
            </w:pPr>
            <w:ins w:id="2345" w:author="Maximilian Schmitz" w:date="2015-06-19T09:27:00Z">
              <w:r>
                <w:t xml:space="preserve">String: </w:t>
              </w:r>
            </w:ins>
            <w:ins w:id="2346" w:author="Maximilian Schmitz" w:date="2015-06-19T09:32:00Z">
              <w:r w:rsidR="0042223A">
                <w:t>Message</w:t>
              </w:r>
            </w:ins>
          </w:p>
        </w:tc>
        <w:tc>
          <w:tcPr>
            <w:tcW w:w="4242" w:type="dxa"/>
            <w:tcPrChange w:id="2347"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48" w:author="Maximilian Schmitz" w:date="2015-06-19T09:22:00Z"/>
              </w:rPr>
              <w:pPrChange w:id="2349"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350" w:author="Maximilian Schmitz" w:date="2015-06-19T09:23:00Z">
              <w:r>
                <w:t>Hören, ob ein anderer Spieler kommuniziert</w:t>
              </w:r>
            </w:ins>
          </w:p>
        </w:tc>
      </w:tr>
      <w:tr w:rsidR="004C3433" w14:paraId="7378BCC0" w14:textId="77777777" w:rsidTr="00B16FE4">
        <w:tblPrEx>
          <w:tblPrExChange w:id="2351" w:author="Maximilian Schmitz" w:date="2015-06-19T09:39:00Z">
            <w:tblPrEx>
              <w:tblW w:w="0" w:type="auto"/>
            </w:tblPrEx>
          </w:tblPrExChange>
        </w:tblPrEx>
        <w:trPr>
          <w:ins w:id="2352" w:author="Maximilian Schmitz" w:date="2015-06-19T09:24:00Z"/>
          <w:trPrChange w:id="235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54" w:author="Maximilian Schmitz" w:date="2015-06-19T09:39:00Z">
              <w:tcPr>
                <w:tcW w:w="2079" w:type="dxa"/>
              </w:tcPr>
            </w:tcPrChange>
          </w:tcPr>
          <w:p w14:paraId="0FD3B49F" w14:textId="77777777" w:rsidR="004C3433" w:rsidRPr="00D62BC2" w:rsidRDefault="004C3433">
            <w:pPr>
              <w:spacing w:line="360" w:lineRule="auto"/>
              <w:rPr>
                <w:ins w:id="2355" w:author="Maximilian Schmitz" w:date="2015-06-19T09:24:00Z"/>
              </w:rPr>
              <w:pPrChange w:id="2356" w:author="Admin" w:date="2015-07-08T13:36:00Z">
                <w:pPr/>
              </w:pPrChange>
            </w:pPr>
            <w:ins w:id="2357" w:author="Maximilian Schmitz" w:date="2015-06-19T09:25:00Z">
              <w:r>
                <w:rPr>
                  <w:b w:val="0"/>
                </w:rPr>
                <w:t>AllowedToRun</w:t>
              </w:r>
            </w:ins>
          </w:p>
        </w:tc>
        <w:tc>
          <w:tcPr>
            <w:tcW w:w="1431" w:type="dxa"/>
            <w:tcPrChange w:id="2358"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359" w:author="Maximilian Schmitz" w:date="2015-06-19T09:24:00Z"/>
              </w:rPr>
              <w:pPrChange w:id="2360" w:author="Admin" w:date="2015-07-08T13:36:00Z">
                <w:pPr>
                  <w:cnfStyle w:val="000000000000" w:firstRow="0" w:lastRow="0" w:firstColumn="0" w:lastColumn="0" w:oddVBand="0" w:evenVBand="0" w:oddHBand="0" w:evenHBand="0" w:firstRowFirstColumn="0" w:firstRowLastColumn="0" w:lastRowFirstColumn="0" w:lastRowLastColumn="0"/>
                </w:pPr>
              </w:pPrChange>
            </w:pPr>
            <w:ins w:id="2361" w:author="Maximilian Schmitz" w:date="2015-06-19T09:30:00Z">
              <w:r>
                <w:t>-</w:t>
              </w:r>
            </w:ins>
          </w:p>
        </w:tc>
        <w:tc>
          <w:tcPr>
            <w:tcW w:w="1536" w:type="dxa"/>
            <w:tcPrChange w:id="2362"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363" w:author="Maximilian Schmitz" w:date="2015-06-19T09:24:00Z"/>
              </w:rPr>
              <w:pPrChange w:id="2364" w:author="Admin" w:date="2015-07-08T13:36:00Z">
                <w:pPr>
                  <w:cnfStyle w:val="000000000000" w:firstRow="0" w:lastRow="0" w:firstColumn="0" w:lastColumn="0" w:oddVBand="0" w:evenVBand="0" w:oddHBand="0" w:evenHBand="0" w:firstRowFirstColumn="0" w:firstRowLastColumn="0" w:lastRowFirstColumn="0" w:lastRowLastColumn="0"/>
                </w:pPr>
              </w:pPrChange>
            </w:pPr>
            <w:ins w:id="2365" w:author="Maximilian Schmitz" w:date="2015-06-19T09:30:00Z">
              <w:r>
                <w:t>Boolean: Active</w:t>
              </w:r>
            </w:ins>
          </w:p>
        </w:tc>
        <w:tc>
          <w:tcPr>
            <w:tcW w:w="4242" w:type="dxa"/>
            <w:tcPrChange w:id="2366"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67" w:author="Maximilian Schmitz" w:date="2015-06-19T09:24:00Z"/>
              </w:rPr>
              <w:pPrChange w:id="236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69" w:author="Maximilian Schmitz" w:date="2015-06-19T09:25:00Z">
              <w:r>
                <w:t>Gibt zurück, ob die künstliche Intelligenz ausgeführt werden darf</w:t>
              </w:r>
            </w:ins>
          </w:p>
        </w:tc>
      </w:tr>
      <w:tr w:rsidR="004C3433" w14:paraId="0D5F19E5" w14:textId="77777777" w:rsidTr="00B16FE4">
        <w:tblPrEx>
          <w:tblPrExChange w:id="2370" w:author="Maximilian Schmitz" w:date="2015-06-19T09:39:00Z">
            <w:tblPrEx>
              <w:tblW w:w="0" w:type="auto"/>
            </w:tblPrEx>
          </w:tblPrExChange>
        </w:tblPrEx>
        <w:trPr>
          <w:ins w:id="2371" w:author="Maximilian Schmitz" w:date="2015-06-19T09:25:00Z"/>
          <w:trPrChange w:id="237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73" w:author="Maximilian Schmitz" w:date="2015-06-19T09:39:00Z">
              <w:tcPr>
                <w:tcW w:w="2079" w:type="dxa"/>
              </w:tcPr>
            </w:tcPrChange>
          </w:tcPr>
          <w:p w14:paraId="79EDFC72" w14:textId="77777777" w:rsidR="004C3433" w:rsidRDefault="004C3433">
            <w:pPr>
              <w:spacing w:line="360" w:lineRule="auto"/>
              <w:rPr>
                <w:ins w:id="2374" w:author="Maximilian Schmitz" w:date="2015-06-19T09:25:00Z"/>
                <w:b w:val="0"/>
              </w:rPr>
              <w:pPrChange w:id="2375" w:author="Admin" w:date="2015-07-08T13:36:00Z">
                <w:pPr/>
              </w:pPrChange>
            </w:pPr>
            <w:ins w:id="2376" w:author="Maximilian Schmitz" w:date="2015-06-19T09:25:00Z">
              <w:r>
                <w:rPr>
                  <w:b w:val="0"/>
                </w:rPr>
                <w:t>TimePlayed</w:t>
              </w:r>
            </w:ins>
          </w:p>
        </w:tc>
        <w:tc>
          <w:tcPr>
            <w:tcW w:w="1431" w:type="dxa"/>
            <w:tcPrChange w:id="2377"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78" w:author="Maximilian Schmitz" w:date="2015-06-19T09:25:00Z"/>
              </w:rPr>
              <w:pPrChange w:id="2379" w:author="Admin" w:date="2015-07-08T13:36:00Z">
                <w:pPr>
                  <w:cnfStyle w:val="000000000000" w:firstRow="0" w:lastRow="0" w:firstColumn="0" w:lastColumn="0" w:oddVBand="0" w:evenVBand="0" w:oddHBand="0" w:evenHBand="0" w:firstRowFirstColumn="0" w:firstRowLastColumn="0" w:lastRowFirstColumn="0" w:lastRowLastColumn="0"/>
                </w:pPr>
              </w:pPrChange>
            </w:pPr>
            <w:ins w:id="2380" w:author="Maximilian Schmitz" w:date="2015-06-19T09:36:00Z">
              <w:r>
                <w:t>-</w:t>
              </w:r>
            </w:ins>
          </w:p>
        </w:tc>
        <w:tc>
          <w:tcPr>
            <w:tcW w:w="1536" w:type="dxa"/>
            <w:tcPrChange w:id="2381"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82" w:author="Maximilian Schmitz" w:date="2015-06-19T09:25:00Z"/>
              </w:rPr>
              <w:pPrChange w:id="2383" w:author="Admin" w:date="2015-07-08T13:36:00Z">
                <w:pPr>
                  <w:cnfStyle w:val="000000000000" w:firstRow="0" w:lastRow="0" w:firstColumn="0" w:lastColumn="0" w:oddVBand="0" w:evenVBand="0" w:oddHBand="0" w:evenHBand="0" w:firstRowFirstColumn="0" w:firstRowLastColumn="0" w:lastRowFirstColumn="0" w:lastRowLastColumn="0"/>
                </w:pPr>
              </w:pPrChange>
            </w:pPr>
            <w:ins w:id="2384" w:author="Maximilian Schmitz" w:date="2015-06-19T09:36:00Z">
              <w:r>
                <w:t>Double: TimePlayed</w:t>
              </w:r>
            </w:ins>
          </w:p>
        </w:tc>
        <w:tc>
          <w:tcPr>
            <w:tcW w:w="4242" w:type="dxa"/>
            <w:tcPrChange w:id="2385"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86" w:author="Maximilian Schmitz" w:date="2015-06-19T09:25:00Z"/>
              </w:rPr>
              <w:pPrChange w:id="238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88" w:author="Maximilian Schmitz" w:date="2015-06-19T09:25:00Z">
              <w:r>
                <w:t>Gibt die aktuelle Spielzeit in Prozent zurück</w:t>
              </w:r>
            </w:ins>
          </w:p>
        </w:tc>
      </w:tr>
      <w:tr w:rsidR="004C3433" w14:paraId="3A27694D" w14:textId="77777777" w:rsidTr="00B16FE4">
        <w:tblPrEx>
          <w:tblPrExChange w:id="2389" w:author="Maximilian Schmitz" w:date="2015-06-19T09:39:00Z">
            <w:tblPrEx>
              <w:tblW w:w="0" w:type="auto"/>
            </w:tblPrEx>
          </w:tblPrExChange>
        </w:tblPrEx>
        <w:trPr>
          <w:ins w:id="2390" w:author="Maximilian Schmitz" w:date="2015-06-19T09:25:00Z"/>
          <w:trPrChange w:id="239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92" w:author="Maximilian Schmitz" w:date="2015-06-19T09:39:00Z">
              <w:tcPr>
                <w:tcW w:w="2079" w:type="dxa"/>
              </w:tcPr>
            </w:tcPrChange>
          </w:tcPr>
          <w:p w14:paraId="147111F4" w14:textId="77777777" w:rsidR="004C3433" w:rsidRDefault="004C3433">
            <w:pPr>
              <w:spacing w:line="360" w:lineRule="auto"/>
              <w:rPr>
                <w:ins w:id="2393" w:author="Maximilian Schmitz" w:date="2015-06-19T09:25:00Z"/>
                <w:b w:val="0"/>
              </w:rPr>
              <w:pPrChange w:id="2394" w:author="Admin" w:date="2015-07-08T13:36:00Z">
                <w:pPr/>
              </w:pPrChange>
            </w:pPr>
            <w:ins w:id="2395" w:author="Maximilian Schmitz" w:date="2015-06-19T09:25:00Z">
              <w:r>
                <w:rPr>
                  <w:b w:val="0"/>
                </w:rPr>
                <w:t>IsKickoff</w:t>
              </w:r>
            </w:ins>
          </w:p>
        </w:tc>
        <w:tc>
          <w:tcPr>
            <w:tcW w:w="1431" w:type="dxa"/>
            <w:tcPrChange w:id="2396"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97" w:author="Maximilian Schmitz" w:date="2015-06-19T09:25:00Z"/>
              </w:rPr>
              <w:pPrChange w:id="2398" w:author="Admin" w:date="2015-07-08T13:36:00Z">
                <w:pPr>
                  <w:cnfStyle w:val="000000000000" w:firstRow="0" w:lastRow="0" w:firstColumn="0" w:lastColumn="0" w:oddVBand="0" w:evenVBand="0" w:oddHBand="0" w:evenHBand="0" w:firstRowFirstColumn="0" w:firstRowLastColumn="0" w:lastRowFirstColumn="0" w:lastRowLastColumn="0"/>
                </w:pPr>
              </w:pPrChange>
            </w:pPr>
            <w:ins w:id="2399" w:author="Maximilian Schmitz" w:date="2015-06-19T09:36:00Z">
              <w:r>
                <w:t>-</w:t>
              </w:r>
            </w:ins>
          </w:p>
        </w:tc>
        <w:tc>
          <w:tcPr>
            <w:tcW w:w="1536" w:type="dxa"/>
            <w:tcPrChange w:id="2400"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01" w:author="Maximilian Schmitz" w:date="2015-06-19T09:25:00Z"/>
              </w:rPr>
              <w:pPrChange w:id="2402" w:author="Admin" w:date="2015-07-08T13:36:00Z">
                <w:pPr>
                  <w:cnfStyle w:val="000000000000" w:firstRow="0" w:lastRow="0" w:firstColumn="0" w:lastColumn="0" w:oddVBand="0" w:evenVBand="0" w:oddHBand="0" w:evenHBand="0" w:firstRowFirstColumn="0" w:firstRowLastColumn="0" w:lastRowFirstColumn="0" w:lastRowLastColumn="0"/>
                </w:pPr>
              </w:pPrChange>
            </w:pPr>
            <w:ins w:id="2403" w:author="Maximilian Schmitz" w:date="2015-06-19T09:36:00Z">
              <w:r>
                <w:t>Boolean: Kickoff</w:t>
              </w:r>
            </w:ins>
          </w:p>
        </w:tc>
        <w:tc>
          <w:tcPr>
            <w:tcW w:w="4242" w:type="dxa"/>
            <w:tcPrChange w:id="2404"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05" w:author="Maximilian Schmitz" w:date="2015-06-19T09:25:00Z"/>
              </w:rPr>
              <w:pPrChange w:id="240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07" w:author="Maximilian Schmitz" w:date="2015-06-19T09:25:00Z">
              <w:r>
                <w:t>Gibt zurück, ob ein Anstoß stattfindet</w:t>
              </w:r>
            </w:ins>
          </w:p>
        </w:tc>
      </w:tr>
      <w:tr w:rsidR="004C3433" w14:paraId="4A423DDB" w14:textId="77777777" w:rsidTr="00B16FE4">
        <w:tblPrEx>
          <w:tblPrExChange w:id="2408" w:author="Maximilian Schmitz" w:date="2015-06-19T09:39:00Z">
            <w:tblPrEx>
              <w:tblW w:w="0" w:type="auto"/>
            </w:tblPrEx>
          </w:tblPrExChange>
        </w:tblPrEx>
        <w:trPr>
          <w:ins w:id="2409" w:author="Maximilian Schmitz" w:date="2015-06-19T09:25:00Z"/>
          <w:trPrChange w:id="241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11" w:author="Maximilian Schmitz" w:date="2015-06-19T09:39:00Z">
              <w:tcPr>
                <w:tcW w:w="2079" w:type="dxa"/>
              </w:tcPr>
            </w:tcPrChange>
          </w:tcPr>
          <w:p w14:paraId="14FF7808" w14:textId="77777777" w:rsidR="004C3433" w:rsidRDefault="004C3433">
            <w:pPr>
              <w:spacing w:line="360" w:lineRule="auto"/>
              <w:rPr>
                <w:ins w:id="2412" w:author="Maximilian Schmitz" w:date="2015-06-19T09:25:00Z"/>
                <w:b w:val="0"/>
              </w:rPr>
              <w:pPrChange w:id="2413" w:author="Admin" w:date="2015-07-08T13:36:00Z">
                <w:pPr/>
              </w:pPrChange>
            </w:pPr>
            <w:ins w:id="2414" w:author="Maximilian Schmitz" w:date="2015-06-19T09:25:00Z">
              <w:r>
                <w:rPr>
                  <w:b w:val="0"/>
                </w:rPr>
                <w:t>GetTeamId</w:t>
              </w:r>
            </w:ins>
          </w:p>
        </w:tc>
        <w:tc>
          <w:tcPr>
            <w:tcW w:w="1431" w:type="dxa"/>
            <w:tcPrChange w:id="2415"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16" w:author="Maximilian Schmitz" w:date="2015-06-19T09:25:00Z"/>
              </w:rPr>
              <w:pPrChange w:id="2417" w:author="Admin" w:date="2015-07-08T13:36:00Z">
                <w:pPr>
                  <w:cnfStyle w:val="000000000000" w:firstRow="0" w:lastRow="0" w:firstColumn="0" w:lastColumn="0" w:oddVBand="0" w:evenVBand="0" w:oddHBand="0" w:evenHBand="0" w:firstRowFirstColumn="0" w:firstRowLastColumn="0" w:lastRowFirstColumn="0" w:lastRowLastColumn="0"/>
                </w:pPr>
              </w:pPrChange>
            </w:pPr>
            <w:ins w:id="2418" w:author="Maximilian Schmitz" w:date="2015-06-19T09:35:00Z">
              <w:r>
                <w:t>-</w:t>
              </w:r>
            </w:ins>
          </w:p>
        </w:tc>
        <w:tc>
          <w:tcPr>
            <w:tcW w:w="1536" w:type="dxa"/>
            <w:tcPrChange w:id="2419"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20" w:author="Maximilian Schmitz" w:date="2015-06-19T09:25:00Z"/>
              </w:rPr>
              <w:pPrChange w:id="2421" w:author="Admin" w:date="2015-07-08T13:36:00Z">
                <w:pPr>
                  <w:cnfStyle w:val="000000000000" w:firstRow="0" w:lastRow="0" w:firstColumn="0" w:lastColumn="0" w:oddVBand="0" w:evenVBand="0" w:oddHBand="0" w:evenHBand="0" w:firstRowFirstColumn="0" w:firstRowLastColumn="0" w:lastRowFirstColumn="0" w:lastRowLastColumn="0"/>
                </w:pPr>
              </w:pPrChange>
            </w:pPr>
            <w:ins w:id="2422" w:author="Maximilian Schmitz" w:date="2015-06-19T09:36:00Z">
              <w:r>
                <w:t>Int: Team-Id</w:t>
              </w:r>
            </w:ins>
          </w:p>
        </w:tc>
        <w:tc>
          <w:tcPr>
            <w:tcW w:w="4242" w:type="dxa"/>
            <w:tcPrChange w:id="2423"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24" w:author="Maximilian Schmitz" w:date="2015-06-19T09:25:00Z"/>
              </w:rPr>
              <w:pPrChange w:id="242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26" w:author="Maximilian Schmitz" w:date="2015-06-19T09:25:00Z">
              <w:r>
                <w:t>Gibt die Team-Id des Spielers zurück</w:t>
              </w:r>
            </w:ins>
          </w:p>
        </w:tc>
      </w:tr>
      <w:tr w:rsidR="004C3433" w14:paraId="0943C5F2" w14:textId="77777777" w:rsidTr="00B16FE4">
        <w:tblPrEx>
          <w:tblPrExChange w:id="2427" w:author="Maximilian Schmitz" w:date="2015-06-19T09:39:00Z">
            <w:tblPrEx>
              <w:tblW w:w="0" w:type="auto"/>
            </w:tblPrEx>
          </w:tblPrExChange>
        </w:tblPrEx>
        <w:trPr>
          <w:ins w:id="2428" w:author="Maximilian Schmitz" w:date="2015-06-19T09:25:00Z"/>
          <w:trPrChange w:id="242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30" w:author="Maximilian Schmitz" w:date="2015-06-19T09:39:00Z">
              <w:tcPr>
                <w:tcW w:w="2079" w:type="dxa"/>
              </w:tcPr>
            </w:tcPrChange>
          </w:tcPr>
          <w:p w14:paraId="6A4BD286" w14:textId="77777777" w:rsidR="004C3433" w:rsidRDefault="004C3433">
            <w:pPr>
              <w:spacing w:line="360" w:lineRule="auto"/>
              <w:rPr>
                <w:ins w:id="2431" w:author="Maximilian Schmitz" w:date="2015-06-19T09:25:00Z"/>
                <w:b w:val="0"/>
              </w:rPr>
              <w:pPrChange w:id="2432" w:author="Admin" w:date="2015-07-08T13:36:00Z">
                <w:pPr/>
              </w:pPrChange>
            </w:pPr>
            <w:ins w:id="2433" w:author="Maximilian Schmitz" w:date="2015-06-19T09:25:00Z">
              <w:r>
                <w:rPr>
                  <w:b w:val="0"/>
                </w:rPr>
                <w:t>HasBall</w:t>
              </w:r>
            </w:ins>
          </w:p>
        </w:tc>
        <w:tc>
          <w:tcPr>
            <w:tcW w:w="1431" w:type="dxa"/>
            <w:tcPrChange w:id="2434"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35" w:author="Maximilian Schmitz" w:date="2015-06-19T09:25:00Z"/>
              </w:rPr>
              <w:pPrChange w:id="2436" w:author="Admin" w:date="2015-07-08T13:36:00Z">
                <w:pPr>
                  <w:cnfStyle w:val="000000000000" w:firstRow="0" w:lastRow="0" w:firstColumn="0" w:lastColumn="0" w:oddVBand="0" w:evenVBand="0" w:oddHBand="0" w:evenHBand="0" w:firstRowFirstColumn="0" w:firstRowLastColumn="0" w:lastRowFirstColumn="0" w:lastRowLastColumn="0"/>
                </w:pPr>
              </w:pPrChange>
            </w:pPr>
            <w:ins w:id="2437" w:author="Maximilian Schmitz" w:date="2015-06-19T09:32:00Z">
              <w:r>
                <w:t>-</w:t>
              </w:r>
            </w:ins>
          </w:p>
        </w:tc>
        <w:tc>
          <w:tcPr>
            <w:tcW w:w="1536" w:type="dxa"/>
            <w:tcPrChange w:id="2438"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39" w:author="Maximilian Schmitz" w:date="2015-06-19T09:25:00Z"/>
              </w:rPr>
              <w:pPrChange w:id="2440" w:author="Admin" w:date="2015-07-08T13:36:00Z">
                <w:pPr>
                  <w:cnfStyle w:val="000000000000" w:firstRow="0" w:lastRow="0" w:firstColumn="0" w:lastColumn="0" w:oddVBand="0" w:evenVBand="0" w:oddHBand="0" w:evenHBand="0" w:firstRowFirstColumn="0" w:firstRowLastColumn="0" w:lastRowFirstColumn="0" w:lastRowLastColumn="0"/>
                </w:pPr>
              </w:pPrChange>
            </w:pPr>
            <w:ins w:id="2441" w:author="Maximilian Schmitz" w:date="2015-06-19T09:32:00Z">
              <w:r>
                <w:t>Boolean: HasBall</w:t>
              </w:r>
            </w:ins>
          </w:p>
        </w:tc>
        <w:tc>
          <w:tcPr>
            <w:tcW w:w="4242" w:type="dxa"/>
            <w:tcPrChange w:id="2442"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43" w:author="Maximilian Schmitz" w:date="2015-06-19T09:25:00Z"/>
              </w:rPr>
              <w:pPrChange w:id="244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45" w:author="Maximilian Schmitz" w:date="2015-06-19T09:25:00Z">
              <w:r>
                <w:t>Gibt zurück, ob der Spieler am Ball ist</w:t>
              </w:r>
            </w:ins>
          </w:p>
        </w:tc>
      </w:tr>
      <w:tr w:rsidR="004C3433" w14:paraId="3F3010F5" w14:textId="77777777" w:rsidTr="00B16FE4">
        <w:tblPrEx>
          <w:tblPrExChange w:id="2446" w:author="Maximilian Schmitz" w:date="2015-06-19T09:39:00Z">
            <w:tblPrEx>
              <w:tblW w:w="0" w:type="auto"/>
            </w:tblPrEx>
          </w:tblPrExChange>
        </w:tblPrEx>
        <w:trPr>
          <w:ins w:id="2447" w:author="Maximilian Schmitz" w:date="2015-06-19T09:25:00Z"/>
          <w:trPrChange w:id="244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49" w:author="Maximilian Schmitz" w:date="2015-06-19T09:39:00Z">
              <w:tcPr>
                <w:tcW w:w="2079" w:type="dxa"/>
              </w:tcPr>
            </w:tcPrChange>
          </w:tcPr>
          <w:p w14:paraId="080D86E5" w14:textId="77777777" w:rsidR="004C3433" w:rsidRDefault="004C3433">
            <w:pPr>
              <w:spacing w:line="360" w:lineRule="auto"/>
              <w:rPr>
                <w:ins w:id="2450" w:author="Maximilian Schmitz" w:date="2015-06-19T09:25:00Z"/>
                <w:b w:val="0"/>
              </w:rPr>
              <w:pPrChange w:id="2451" w:author="Admin" w:date="2015-07-08T13:36:00Z">
                <w:pPr/>
              </w:pPrChange>
            </w:pPr>
            <w:ins w:id="2452" w:author="Maximilian Schmitz" w:date="2015-06-19T09:25:00Z">
              <w:r>
                <w:rPr>
                  <w:b w:val="0"/>
                </w:rPr>
                <w:t>GetStamina</w:t>
              </w:r>
            </w:ins>
          </w:p>
        </w:tc>
        <w:tc>
          <w:tcPr>
            <w:tcW w:w="1431" w:type="dxa"/>
            <w:tcPrChange w:id="2453"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54" w:author="Maximilian Schmitz" w:date="2015-06-19T09:25:00Z"/>
              </w:rPr>
              <w:pPrChange w:id="2455" w:author="Admin" w:date="2015-07-08T13:36:00Z">
                <w:pPr>
                  <w:cnfStyle w:val="000000000000" w:firstRow="0" w:lastRow="0" w:firstColumn="0" w:lastColumn="0" w:oddVBand="0" w:evenVBand="0" w:oddHBand="0" w:evenHBand="0" w:firstRowFirstColumn="0" w:firstRowLastColumn="0" w:lastRowFirstColumn="0" w:lastRowLastColumn="0"/>
                </w:pPr>
              </w:pPrChange>
            </w:pPr>
            <w:ins w:id="2456" w:author="Maximilian Schmitz" w:date="2015-06-19T09:31:00Z">
              <w:r>
                <w:t>-</w:t>
              </w:r>
            </w:ins>
          </w:p>
        </w:tc>
        <w:tc>
          <w:tcPr>
            <w:tcW w:w="1536" w:type="dxa"/>
            <w:tcPrChange w:id="2457"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58" w:author="Maximilian Schmitz" w:date="2015-06-19T09:25:00Z"/>
              </w:rPr>
              <w:pPrChange w:id="2459" w:author="Admin" w:date="2015-07-08T13:36:00Z">
                <w:pPr>
                  <w:cnfStyle w:val="000000000000" w:firstRow="0" w:lastRow="0" w:firstColumn="0" w:lastColumn="0" w:oddVBand="0" w:evenVBand="0" w:oddHBand="0" w:evenHBand="0" w:firstRowFirstColumn="0" w:firstRowLastColumn="0" w:lastRowFirstColumn="0" w:lastRowLastColumn="0"/>
                </w:pPr>
              </w:pPrChange>
            </w:pPr>
            <w:ins w:id="2460" w:author="Maximilian Schmitz" w:date="2015-06-19T09:31:00Z">
              <w:r>
                <w:t>Double: Stamina</w:t>
              </w:r>
            </w:ins>
          </w:p>
        </w:tc>
        <w:tc>
          <w:tcPr>
            <w:tcW w:w="4242" w:type="dxa"/>
            <w:tcPrChange w:id="2461"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62" w:author="Maximilian Schmitz" w:date="2015-06-19T09:25:00Z"/>
              </w:rPr>
              <w:pPrChange w:id="246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64" w:author="Maximilian Schmitz" w:date="2015-06-19T09:25:00Z">
              <w:r>
                <w:t>Gibt die aktuelle Ausdauer des Spielers zurück</w:t>
              </w:r>
            </w:ins>
          </w:p>
        </w:tc>
      </w:tr>
      <w:tr w:rsidR="004C3433" w14:paraId="43D553FF" w14:textId="77777777" w:rsidTr="00B16FE4">
        <w:tblPrEx>
          <w:tblPrExChange w:id="2465" w:author="Maximilian Schmitz" w:date="2015-06-19T09:39:00Z">
            <w:tblPrEx>
              <w:tblW w:w="0" w:type="auto"/>
            </w:tblPrEx>
          </w:tblPrExChange>
        </w:tblPrEx>
        <w:trPr>
          <w:ins w:id="2466" w:author="Maximilian Schmitz" w:date="2015-06-19T09:25:00Z"/>
          <w:trPrChange w:id="246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68" w:author="Maximilian Schmitz" w:date="2015-06-19T09:39:00Z">
              <w:tcPr>
                <w:tcW w:w="2079" w:type="dxa"/>
              </w:tcPr>
            </w:tcPrChange>
          </w:tcPr>
          <w:p w14:paraId="32076F75" w14:textId="77777777" w:rsidR="004C3433" w:rsidRDefault="004C3433">
            <w:pPr>
              <w:spacing w:line="360" w:lineRule="auto"/>
              <w:rPr>
                <w:ins w:id="2469" w:author="Maximilian Schmitz" w:date="2015-06-19T09:25:00Z"/>
                <w:b w:val="0"/>
              </w:rPr>
              <w:pPrChange w:id="2470" w:author="Admin" w:date="2015-07-08T13:36:00Z">
                <w:pPr/>
              </w:pPrChange>
            </w:pPr>
            <w:ins w:id="2471" w:author="Maximilian Schmitz" w:date="2015-06-19T09:25:00Z">
              <w:r>
                <w:rPr>
                  <w:b w:val="0"/>
                </w:rPr>
                <w:lastRenderedPageBreak/>
                <w:t>GetOwnLocation</w:t>
              </w:r>
            </w:ins>
          </w:p>
        </w:tc>
        <w:tc>
          <w:tcPr>
            <w:tcW w:w="1431" w:type="dxa"/>
            <w:tcPrChange w:id="2472"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73" w:author="Maximilian Schmitz" w:date="2015-06-19T09:25:00Z"/>
              </w:rPr>
              <w:pPrChange w:id="2474" w:author="Admin" w:date="2015-07-08T13:36:00Z">
                <w:pPr>
                  <w:cnfStyle w:val="000000000000" w:firstRow="0" w:lastRow="0" w:firstColumn="0" w:lastColumn="0" w:oddVBand="0" w:evenVBand="0" w:oddHBand="0" w:evenHBand="0" w:firstRowFirstColumn="0" w:firstRowLastColumn="0" w:lastRowFirstColumn="0" w:lastRowLastColumn="0"/>
                </w:pPr>
              </w:pPrChange>
            </w:pPr>
            <w:ins w:id="2475" w:author="Maximilian Schmitz" w:date="2015-06-19T09:32:00Z">
              <w:r>
                <w:t>-</w:t>
              </w:r>
            </w:ins>
          </w:p>
        </w:tc>
        <w:tc>
          <w:tcPr>
            <w:tcW w:w="1536" w:type="dxa"/>
            <w:tcPrChange w:id="2476"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77" w:author="Maximilian Schmitz" w:date="2015-06-19T09:25:00Z"/>
              </w:rPr>
              <w:pPrChange w:id="2478" w:author="Admin" w:date="2015-07-08T13:36:00Z">
                <w:pPr>
                  <w:cnfStyle w:val="000000000000" w:firstRow="0" w:lastRow="0" w:firstColumn="0" w:lastColumn="0" w:oddVBand="0" w:evenVBand="0" w:oddHBand="0" w:evenHBand="0" w:firstRowFirstColumn="0" w:firstRowLastColumn="0" w:lastRowFirstColumn="0" w:lastRowLastColumn="0"/>
                </w:pPr>
              </w:pPrChange>
            </w:pPr>
            <w:ins w:id="2479" w:author="Maximilian Schmitz" w:date="2015-06-19T09:32:00Z">
              <w:r>
                <w:t>Double: PosX, PosY, PosZ</w:t>
              </w:r>
            </w:ins>
          </w:p>
        </w:tc>
        <w:tc>
          <w:tcPr>
            <w:tcW w:w="4242" w:type="dxa"/>
            <w:tcPrChange w:id="2480"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81" w:author="Maximilian Schmitz" w:date="2015-06-19T09:25:00Z"/>
              </w:rPr>
              <w:pPrChange w:id="248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83" w:author="Maximilian Schmitz" w:date="2015-06-19T09:25:00Z">
              <w:r>
                <w:t>Gibt die aktuelle Position des Spielers zurück</w:t>
              </w:r>
            </w:ins>
          </w:p>
        </w:tc>
      </w:tr>
      <w:tr w:rsidR="004C3433" w14:paraId="30ED9F00" w14:textId="77777777" w:rsidTr="00B16FE4">
        <w:tblPrEx>
          <w:tblPrExChange w:id="2484" w:author="Maximilian Schmitz" w:date="2015-06-19T09:39:00Z">
            <w:tblPrEx>
              <w:tblW w:w="0" w:type="auto"/>
            </w:tblPrEx>
          </w:tblPrExChange>
        </w:tblPrEx>
        <w:trPr>
          <w:ins w:id="2485" w:author="Maximilian Schmitz" w:date="2015-06-19T09:25:00Z"/>
          <w:trPrChange w:id="248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87" w:author="Maximilian Schmitz" w:date="2015-06-19T09:39:00Z">
              <w:tcPr>
                <w:tcW w:w="2079" w:type="dxa"/>
              </w:tcPr>
            </w:tcPrChange>
          </w:tcPr>
          <w:p w14:paraId="6A0433BA" w14:textId="77777777" w:rsidR="004C3433" w:rsidRDefault="004C3433">
            <w:pPr>
              <w:spacing w:line="360" w:lineRule="auto"/>
              <w:rPr>
                <w:ins w:id="2488" w:author="Maximilian Schmitz" w:date="2015-06-19T09:25:00Z"/>
                <w:b w:val="0"/>
              </w:rPr>
              <w:pPrChange w:id="2489" w:author="Admin" w:date="2015-07-08T13:36:00Z">
                <w:pPr/>
              </w:pPrChange>
            </w:pPr>
            <w:ins w:id="2490" w:author="Maximilian Schmitz" w:date="2015-06-19T09:25:00Z">
              <w:r>
                <w:rPr>
                  <w:b w:val="0"/>
                </w:rPr>
                <w:t>GetBallLocation</w:t>
              </w:r>
            </w:ins>
          </w:p>
        </w:tc>
        <w:tc>
          <w:tcPr>
            <w:tcW w:w="1431" w:type="dxa"/>
            <w:tcPrChange w:id="2491"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92" w:author="Maximilian Schmitz" w:date="2015-06-19T09:25:00Z"/>
              </w:rPr>
              <w:pPrChange w:id="2493" w:author="Admin" w:date="2015-07-08T13:36:00Z">
                <w:pPr>
                  <w:cnfStyle w:val="000000000000" w:firstRow="0" w:lastRow="0" w:firstColumn="0" w:lastColumn="0" w:oddVBand="0" w:evenVBand="0" w:oddHBand="0" w:evenHBand="0" w:firstRowFirstColumn="0" w:firstRowLastColumn="0" w:lastRowFirstColumn="0" w:lastRowLastColumn="0"/>
                </w:pPr>
              </w:pPrChange>
            </w:pPr>
            <w:ins w:id="2494" w:author="Maximilian Schmitz" w:date="2015-06-19T09:32:00Z">
              <w:r>
                <w:t>-</w:t>
              </w:r>
            </w:ins>
          </w:p>
        </w:tc>
        <w:tc>
          <w:tcPr>
            <w:tcW w:w="1536" w:type="dxa"/>
            <w:tcPrChange w:id="2495"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96" w:author="Maximilian Schmitz" w:date="2015-06-19T09:25:00Z"/>
              </w:rPr>
              <w:pPrChange w:id="2497" w:author="Admin" w:date="2015-07-08T13:36:00Z">
                <w:pPr>
                  <w:cnfStyle w:val="000000000000" w:firstRow="0" w:lastRow="0" w:firstColumn="0" w:lastColumn="0" w:oddVBand="0" w:evenVBand="0" w:oddHBand="0" w:evenHBand="0" w:firstRowFirstColumn="0" w:firstRowLastColumn="0" w:lastRowFirstColumn="0" w:lastRowLastColumn="0"/>
                </w:pPr>
              </w:pPrChange>
            </w:pPr>
            <w:ins w:id="2498" w:author="Maximilian Schmitz" w:date="2015-06-19T09:32:00Z">
              <w:r>
                <w:t>Double: PosX, PosY, PosZ</w:t>
              </w:r>
            </w:ins>
          </w:p>
        </w:tc>
        <w:tc>
          <w:tcPr>
            <w:tcW w:w="4242" w:type="dxa"/>
            <w:tcPrChange w:id="2499"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00" w:author="Maximilian Schmitz" w:date="2015-06-19T09:25:00Z"/>
              </w:rPr>
              <w:pPrChange w:id="250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02" w:author="Maximilian Schmitz" w:date="2015-06-19T09:25:00Z">
              <w:r>
                <w:t>Gibt die aktuelle Ballposition zurück, wenn sichtbar</w:t>
              </w:r>
            </w:ins>
          </w:p>
        </w:tc>
      </w:tr>
      <w:tr w:rsidR="004C3433" w14:paraId="23F69839" w14:textId="77777777" w:rsidTr="00B16FE4">
        <w:tblPrEx>
          <w:tblPrExChange w:id="2503" w:author="Maximilian Schmitz" w:date="2015-06-19T09:39:00Z">
            <w:tblPrEx>
              <w:tblW w:w="0" w:type="auto"/>
            </w:tblPrEx>
          </w:tblPrExChange>
        </w:tblPrEx>
        <w:trPr>
          <w:ins w:id="2504" w:author="Maximilian Schmitz" w:date="2015-06-19T09:25:00Z"/>
          <w:trPrChange w:id="250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06" w:author="Maximilian Schmitz" w:date="2015-06-19T09:39:00Z">
              <w:tcPr>
                <w:tcW w:w="2079" w:type="dxa"/>
              </w:tcPr>
            </w:tcPrChange>
          </w:tcPr>
          <w:p w14:paraId="26F9975F" w14:textId="77777777" w:rsidR="004C3433" w:rsidRDefault="004C3433">
            <w:pPr>
              <w:spacing w:line="360" w:lineRule="auto"/>
              <w:rPr>
                <w:ins w:id="2507" w:author="Maximilian Schmitz" w:date="2015-06-19T09:25:00Z"/>
                <w:b w:val="0"/>
              </w:rPr>
              <w:pPrChange w:id="2508" w:author="Admin" w:date="2015-07-08T13:36:00Z">
                <w:pPr/>
              </w:pPrChange>
            </w:pPr>
            <w:ins w:id="2509" w:author="Maximilian Schmitz" w:date="2015-06-19T09:25:00Z">
              <w:r>
                <w:rPr>
                  <w:b w:val="0"/>
                </w:rPr>
                <w:t>GetVisiblePlayers</w:t>
              </w:r>
            </w:ins>
          </w:p>
        </w:tc>
        <w:tc>
          <w:tcPr>
            <w:tcW w:w="1431" w:type="dxa"/>
            <w:tcPrChange w:id="2510"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11" w:author="Maximilian Schmitz" w:date="2015-06-19T09:25:00Z"/>
              </w:rPr>
              <w:pPrChange w:id="2512" w:author="Admin" w:date="2015-07-08T13:36:00Z">
                <w:pPr>
                  <w:cnfStyle w:val="000000000000" w:firstRow="0" w:lastRow="0" w:firstColumn="0" w:lastColumn="0" w:oddVBand="0" w:evenVBand="0" w:oddHBand="0" w:evenHBand="0" w:firstRowFirstColumn="0" w:firstRowLastColumn="0" w:lastRowFirstColumn="0" w:lastRowLastColumn="0"/>
                </w:pPr>
              </w:pPrChange>
            </w:pPr>
            <w:ins w:id="2513" w:author="Maximilian Schmitz" w:date="2015-06-19T09:35:00Z">
              <w:r>
                <w:t>-</w:t>
              </w:r>
            </w:ins>
          </w:p>
        </w:tc>
        <w:tc>
          <w:tcPr>
            <w:tcW w:w="1536" w:type="dxa"/>
            <w:tcPrChange w:id="2514"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2515" w:author="Maximilian Schmitz" w:date="2015-06-19T09:25:00Z"/>
                <w:lang w:val="en-GB"/>
                <w:rPrChange w:id="2516" w:author="Maximilian Schmitz" w:date="2015-06-19T09:35:00Z">
                  <w:rPr>
                    <w:ins w:id="2517" w:author="Maximilian Schmitz" w:date="2015-06-19T09:25:00Z"/>
                  </w:rPr>
                </w:rPrChange>
              </w:rPr>
              <w:pPrChange w:id="2518" w:author="Admin" w:date="2015-07-08T13:36:00Z">
                <w:pPr>
                  <w:cnfStyle w:val="000000000000" w:firstRow="0" w:lastRow="0" w:firstColumn="0" w:lastColumn="0" w:oddVBand="0" w:evenVBand="0" w:oddHBand="0" w:evenHBand="0" w:firstRowFirstColumn="0" w:firstRowLastColumn="0" w:lastRowFirstColumn="0" w:lastRowLastColumn="0"/>
                </w:pPr>
              </w:pPrChange>
            </w:pPr>
            <w:ins w:id="2519" w:author="Maximilian Schmitz" w:date="2015-06-19T09:33:00Z">
              <w:r w:rsidRPr="00E81113">
                <w:rPr>
                  <w:lang w:val="en-GB"/>
                  <w:rPrChange w:id="2520" w:author="Maximilian Schmitz" w:date="2015-06-19T09:35:00Z">
                    <w:rPr/>
                  </w:rPrChange>
                </w:rPr>
                <w:t>Array[Int Team-Id; Int Player-Id; Double PosX; Double PosY]</w:t>
              </w:r>
            </w:ins>
          </w:p>
        </w:tc>
        <w:tc>
          <w:tcPr>
            <w:tcW w:w="4242" w:type="dxa"/>
            <w:tcPrChange w:id="2521"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22" w:author="Maximilian Schmitz" w:date="2015-06-19T09:25:00Z"/>
              </w:rPr>
              <w:pPrChange w:id="252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24" w:author="Maximilian Schmitz" w:date="2015-06-19T09:25:00Z">
              <w:r>
                <w:t>Gibt Positionen der sichtbaren Spieler</w:t>
              </w:r>
            </w:ins>
            <w:ins w:id="2525" w:author="Maximilian Schmitz" w:date="2015-06-19T09:26:00Z">
              <w:r>
                <w:t xml:space="preserve"> zurück</w:t>
              </w:r>
            </w:ins>
          </w:p>
        </w:tc>
      </w:tr>
      <w:tr w:rsidR="004C3433" w14:paraId="6AF4B94A" w14:textId="77777777" w:rsidTr="00B16FE4">
        <w:tblPrEx>
          <w:tblPrExChange w:id="2526" w:author="Maximilian Schmitz" w:date="2015-06-19T09:39:00Z">
            <w:tblPrEx>
              <w:tblW w:w="0" w:type="auto"/>
            </w:tblPrEx>
          </w:tblPrExChange>
        </w:tblPrEx>
        <w:trPr>
          <w:ins w:id="2527" w:author="Maximilian Schmitz" w:date="2015-06-19T09:25:00Z"/>
          <w:trPrChange w:id="252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29" w:author="Maximilian Schmitz" w:date="2015-06-19T09:39:00Z">
              <w:tcPr>
                <w:tcW w:w="2079" w:type="dxa"/>
              </w:tcPr>
            </w:tcPrChange>
          </w:tcPr>
          <w:p w14:paraId="463A8C5D" w14:textId="77777777" w:rsidR="004C3433" w:rsidRDefault="004C3433">
            <w:pPr>
              <w:spacing w:line="360" w:lineRule="auto"/>
              <w:rPr>
                <w:ins w:id="2530" w:author="Maximilian Schmitz" w:date="2015-06-19T09:25:00Z"/>
                <w:b w:val="0"/>
              </w:rPr>
              <w:pPrChange w:id="2531" w:author="Admin" w:date="2015-07-08T13:36:00Z">
                <w:pPr/>
              </w:pPrChange>
            </w:pPr>
            <w:ins w:id="2532" w:author="Maximilian Schmitz" w:date="2015-06-19T09:25:00Z">
              <w:r>
                <w:rPr>
                  <w:b w:val="0"/>
                </w:rPr>
                <w:t>GetGoal1Position</w:t>
              </w:r>
            </w:ins>
          </w:p>
        </w:tc>
        <w:tc>
          <w:tcPr>
            <w:tcW w:w="1431" w:type="dxa"/>
            <w:tcPrChange w:id="2533"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34" w:author="Maximilian Schmitz" w:date="2015-06-19T09:25:00Z"/>
              </w:rPr>
              <w:pPrChange w:id="2535" w:author="Admin" w:date="2015-07-08T13:36:00Z">
                <w:pPr>
                  <w:cnfStyle w:val="000000000000" w:firstRow="0" w:lastRow="0" w:firstColumn="0" w:lastColumn="0" w:oddVBand="0" w:evenVBand="0" w:oddHBand="0" w:evenHBand="0" w:firstRowFirstColumn="0" w:firstRowLastColumn="0" w:lastRowFirstColumn="0" w:lastRowLastColumn="0"/>
                </w:pPr>
              </w:pPrChange>
            </w:pPr>
            <w:ins w:id="2536" w:author="Maximilian Schmitz" w:date="2015-06-19T09:31:00Z">
              <w:r>
                <w:t>-</w:t>
              </w:r>
            </w:ins>
          </w:p>
        </w:tc>
        <w:tc>
          <w:tcPr>
            <w:tcW w:w="1536" w:type="dxa"/>
            <w:tcPrChange w:id="2537"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38" w:author="Maximilian Schmitz" w:date="2015-06-19T09:25:00Z"/>
              </w:rPr>
              <w:pPrChange w:id="2539" w:author="Admin" w:date="2015-07-08T13:36:00Z">
                <w:pPr>
                  <w:cnfStyle w:val="000000000000" w:firstRow="0" w:lastRow="0" w:firstColumn="0" w:lastColumn="0" w:oddVBand="0" w:evenVBand="0" w:oddHBand="0" w:evenHBand="0" w:firstRowFirstColumn="0" w:firstRowLastColumn="0" w:lastRowFirstColumn="0" w:lastRowLastColumn="0"/>
                </w:pPr>
              </w:pPrChange>
            </w:pPr>
            <w:ins w:id="2540" w:author="Maximilian Schmitz" w:date="2015-06-19T09:31:00Z">
              <w:r>
                <w:t xml:space="preserve">Double: PosX, </w:t>
              </w:r>
            </w:ins>
            <w:ins w:id="2541" w:author="Maximilian Schmitz" w:date="2015-06-19T09:36:00Z">
              <w:r w:rsidR="00E81113">
                <w:t>P</w:t>
              </w:r>
            </w:ins>
            <w:ins w:id="2542" w:author="Maximilian Schmitz" w:date="2015-06-19T09:31:00Z">
              <w:r>
                <w:t>osY, PosZ</w:t>
              </w:r>
            </w:ins>
          </w:p>
        </w:tc>
        <w:tc>
          <w:tcPr>
            <w:tcW w:w="4242" w:type="dxa"/>
            <w:tcPrChange w:id="2543"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44" w:author="Maximilian Schmitz" w:date="2015-06-19T09:25:00Z"/>
              </w:rPr>
              <w:pPrChange w:id="254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46" w:author="Maximilian Schmitz" w:date="2015-06-19T09:26:00Z">
              <w:r>
                <w:t>Gibt die Position des 1. Tors zurück</w:t>
              </w:r>
            </w:ins>
          </w:p>
        </w:tc>
      </w:tr>
      <w:tr w:rsidR="004C3433" w14:paraId="59D7FEC0" w14:textId="77777777" w:rsidTr="00B16FE4">
        <w:tblPrEx>
          <w:tblPrExChange w:id="2547" w:author="Maximilian Schmitz" w:date="2015-06-19T09:39:00Z">
            <w:tblPrEx>
              <w:tblW w:w="0" w:type="auto"/>
            </w:tblPrEx>
          </w:tblPrExChange>
        </w:tblPrEx>
        <w:trPr>
          <w:ins w:id="2548" w:author="Maximilian Schmitz" w:date="2015-06-19T09:25:00Z"/>
          <w:trPrChange w:id="254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50" w:author="Maximilian Schmitz" w:date="2015-06-19T09:39:00Z">
              <w:tcPr>
                <w:tcW w:w="2079" w:type="dxa"/>
              </w:tcPr>
            </w:tcPrChange>
          </w:tcPr>
          <w:p w14:paraId="49753ED3" w14:textId="77777777" w:rsidR="004C3433" w:rsidRDefault="004C3433">
            <w:pPr>
              <w:spacing w:line="360" w:lineRule="auto"/>
              <w:rPr>
                <w:ins w:id="2551" w:author="Maximilian Schmitz" w:date="2015-06-19T09:25:00Z"/>
                <w:b w:val="0"/>
              </w:rPr>
              <w:pPrChange w:id="2552" w:author="Admin" w:date="2015-07-08T13:36:00Z">
                <w:pPr/>
              </w:pPrChange>
            </w:pPr>
            <w:ins w:id="2553" w:author="Maximilian Schmitz" w:date="2015-06-19T09:25:00Z">
              <w:r>
                <w:rPr>
                  <w:b w:val="0"/>
                </w:rPr>
                <w:t>GetGoal2Position</w:t>
              </w:r>
            </w:ins>
          </w:p>
        </w:tc>
        <w:tc>
          <w:tcPr>
            <w:tcW w:w="1431" w:type="dxa"/>
            <w:tcPrChange w:id="2554"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55" w:author="Maximilian Schmitz" w:date="2015-06-19T09:25:00Z"/>
              </w:rPr>
              <w:pPrChange w:id="2556" w:author="Admin" w:date="2015-07-08T13:36:00Z">
                <w:pPr>
                  <w:cnfStyle w:val="000000000000" w:firstRow="0" w:lastRow="0" w:firstColumn="0" w:lastColumn="0" w:oddVBand="0" w:evenVBand="0" w:oddHBand="0" w:evenHBand="0" w:firstRowFirstColumn="0" w:firstRowLastColumn="0" w:lastRowFirstColumn="0" w:lastRowLastColumn="0"/>
                </w:pPr>
              </w:pPrChange>
            </w:pPr>
            <w:ins w:id="2557" w:author="Maximilian Schmitz" w:date="2015-06-19T09:32:00Z">
              <w:r>
                <w:t>-</w:t>
              </w:r>
            </w:ins>
          </w:p>
        </w:tc>
        <w:tc>
          <w:tcPr>
            <w:tcW w:w="1536" w:type="dxa"/>
            <w:tcPrChange w:id="2558"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59" w:author="Maximilian Schmitz" w:date="2015-06-19T09:25:00Z"/>
              </w:rPr>
              <w:pPrChange w:id="2560" w:author="Admin" w:date="2015-07-08T13:36:00Z">
                <w:pPr>
                  <w:cnfStyle w:val="000000000000" w:firstRow="0" w:lastRow="0" w:firstColumn="0" w:lastColumn="0" w:oddVBand="0" w:evenVBand="0" w:oddHBand="0" w:evenHBand="0" w:firstRowFirstColumn="0" w:firstRowLastColumn="0" w:lastRowFirstColumn="0" w:lastRowLastColumn="0"/>
                </w:pPr>
              </w:pPrChange>
            </w:pPr>
            <w:ins w:id="2561" w:author="Maximilian Schmitz" w:date="2015-06-19T09:32:00Z">
              <w:r>
                <w:t>Double: PosX, PosY, PosZ</w:t>
              </w:r>
            </w:ins>
          </w:p>
        </w:tc>
        <w:tc>
          <w:tcPr>
            <w:tcW w:w="4242" w:type="dxa"/>
            <w:tcPrChange w:id="2562"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63" w:author="Maximilian Schmitz" w:date="2015-06-19T09:25:00Z"/>
              </w:rPr>
              <w:pPrChange w:id="256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65" w:author="Maximilian Schmitz" w:date="2015-06-19T09:26:00Z">
              <w:r>
                <w:t>Gibt die Position des 2. Tors zurück</w:t>
              </w:r>
            </w:ins>
          </w:p>
        </w:tc>
      </w:tr>
    </w:tbl>
    <w:p w14:paraId="4E54F9AB" w14:textId="77777777" w:rsidR="00334724" w:rsidRDefault="00F73840">
      <w:pPr>
        <w:pStyle w:val="Beschriftung"/>
        <w:rPr>
          <w:ins w:id="2566" w:author="Maximilian Schmitz" w:date="2015-06-19T09:40:00Z"/>
        </w:rPr>
        <w:pPrChange w:id="2567" w:author="Admin" w:date="2015-07-08T13:36:00Z">
          <w:pPr>
            <w:pStyle w:val="berschrift3"/>
          </w:pPr>
        </w:pPrChange>
      </w:pPr>
      <w:bookmarkStart w:id="2568" w:name="_Ref422468984"/>
      <w:bookmarkStart w:id="2569" w:name="_Toc424132794"/>
      <w:ins w:id="2570" w:author="Maximilian Schmitz" w:date="2015-06-19T09:18:00Z">
        <w:r>
          <w:t xml:space="preserve">Tabelle </w:t>
        </w:r>
        <w:r>
          <w:fldChar w:fldCharType="begin"/>
        </w:r>
        <w:r>
          <w:instrText xml:space="preserve"> SEQ Tabelle \* ARABIC </w:instrText>
        </w:r>
      </w:ins>
      <w:r>
        <w:fldChar w:fldCharType="separate"/>
      </w:r>
      <w:ins w:id="2571" w:author="Maximilian Schmitz" w:date="2015-07-08T15:29:00Z">
        <w:r w:rsidR="00856522">
          <w:rPr>
            <w:noProof/>
          </w:rPr>
          <w:t>1</w:t>
        </w:r>
      </w:ins>
      <w:ins w:id="2572" w:author="Maximilian Schmitz" w:date="2015-06-19T09:18:00Z">
        <w:r>
          <w:fldChar w:fldCharType="end"/>
        </w:r>
        <w:bookmarkEnd w:id="2568"/>
        <w:r>
          <w:t xml:space="preserve">: </w:t>
        </w:r>
        <w:r w:rsidRPr="000358A4">
          <w:t>Funktionen im LUA-Skript</w:t>
        </w:r>
      </w:ins>
      <w:bookmarkEnd w:id="2569"/>
    </w:p>
    <w:p w14:paraId="2CFB00DF" w14:textId="77777777" w:rsidR="00B16FE4" w:rsidRDefault="00B16FE4">
      <w:pPr>
        <w:rPr>
          <w:ins w:id="2573" w:author="Maximilian Schmitz" w:date="2015-06-19T09:41:00Z"/>
        </w:rPr>
        <w:pPrChange w:id="2574" w:author="Admin" w:date="2015-07-08T13:36:00Z">
          <w:pPr>
            <w:pStyle w:val="berschrift3"/>
          </w:pPr>
        </w:pPrChange>
      </w:pPr>
    </w:p>
    <w:p w14:paraId="345D2622" w14:textId="77777777" w:rsidR="00B16FE4" w:rsidRDefault="00B16FE4">
      <w:pPr>
        <w:rPr>
          <w:ins w:id="2575" w:author="Maximilian Schmitz" w:date="2015-06-19T09:43:00Z"/>
        </w:rPr>
        <w:pPrChange w:id="2576" w:author="Admin" w:date="2015-07-08T13:36:00Z">
          <w:pPr>
            <w:pStyle w:val="berschrift3"/>
          </w:pPr>
        </w:pPrChange>
      </w:pPr>
      <w:ins w:id="2577" w:author="Maximilian Schmitz" w:date="2015-06-19T09:41:00Z">
        <w:r>
          <w:t xml:space="preserve">Alle Funktionen, die über das LUA-Skript aufgerufen werden, rufen Funktionen des implementierten Spielers auf. </w:t>
        </w:r>
      </w:ins>
      <w:ins w:id="2578" w:author="Maximilian Schmitz" w:date="2015-06-19T09:42:00Z">
        <w:r>
          <w:t xml:space="preserve">Im </w:t>
        </w:r>
      </w:ins>
      <w:ins w:id="2579" w:author="Maximilian Schmitz" w:date="2015-06-19T09:43:00Z">
        <w:r w:rsidR="00417BF0">
          <w:t>Weiteren</w:t>
        </w:r>
      </w:ins>
      <w:ins w:id="2580"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581" w:author="Maximilian Schmitz" w:date="2015-06-19T09:40:00Z"/>
        </w:rPr>
        <w:pPrChange w:id="2582" w:author="Admin" w:date="2015-07-08T13:36:00Z">
          <w:pPr>
            <w:pStyle w:val="berschrift3"/>
          </w:pPr>
        </w:pPrChange>
      </w:pPr>
    </w:p>
    <w:p w14:paraId="52C4F6DD" w14:textId="77777777" w:rsidR="00B16FE4" w:rsidRDefault="00B16FE4">
      <w:pPr>
        <w:rPr>
          <w:ins w:id="2583" w:author="Maximilian Schmitz" w:date="2015-06-19T09:40:00Z"/>
        </w:rPr>
        <w:pPrChange w:id="2584" w:author="Admin" w:date="2015-07-08T13:36:00Z">
          <w:pPr>
            <w:pStyle w:val="berschrift3"/>
          </w:pPr>
        </w:pPrChange>
      </w:pPr>
      <w:ins w:id="2585" w:author="Maximilian Schmitz" w:date="2015-06-19T09:40:00Z">
        <w:r>
          <w:t>Über die Funktion „MoveForward“ wird der Spieler um eine angegebene Strecke vorwärts bewegt.</w:t>
        </w:r>
      </w:ins>
    </w:p>
    <w:p w14:paraId="693F70CC" w14:textId="77777777" w:rsidR="00B16FE4" w:rsidRDefault="00B16FE4">
      <w:pPr>
        <w:rPr>
          <w:ins w:id="2586" w:author="Maximilian Schmitz" w:date="2015-06-19T09:43:00Z"/>
        </w:rPr>
        <w:pPrChange w:id="2587" w:author="Admin" w:date="2015-07-08T13:36:00Z">
          <w:pPr>
            <w:pStyle w:val="berschrift3"/>
          </w:pPr>
        </w:pPrChange>
      </w:pPr>
      <w:ins w:id="2588" w:author="Maximilian Schmitz" w:date="2015-06-19T09:41:00Z">
        <w:r>
          <w:t>Die Funktion</w:t>
        </w:r>
      </w:ins>
      <w:ins w:id="2589"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2590" w:author="Maximilian Schmitz" w:date="2015-06-19T09:50:00Z"/>
        </w:rPr>
        <w:pPrChange w:id="2591" w:author="Admin" w:date="2015-07-08T13:36:00Z">
          <w:pPr>
            <w:pStyle w:val="berschrift3"/>
          </w:pPr>
        </w:pPrChange>
      </w:pPr>
      <w:ins w:id="2592" w:author="Maximilian Schmitz" w:date="2015-06-19T09:44:00Z">
        <w:r>
          <w:lastRenderedPageBreak/>
          <w:t xml:space="preserve">Mit „Rotate“ wird der Spieler in eine angegebene Richtung gedreht. </w:t>
        </w:r>
      </w:ins>
      <w:ins w:id="2593" w:author="Maximilian Schmitz" w:date="2015-06-19T09:45:00Z">
        <w:r w:rsidR="006D2F66">
          <w:t xml:space="preserve">Der Drehwinkel muss als absoluter Winkel angegeben werden. Eine Drehung relativ zur letzten Rotation ist nicht möglich. </w:t>
        </w:r>
      </w:ins>
      <w:ins w:id="2594"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595" w:author="Maximilian Schmitz" w:date="2015-06-19T09:57:00Z"/>
        </w:rPr>
        <w:pPrChange w:id="2596" w:author="Admin" w:date="2015-07-08T13:36:00Z">
          <w:pPr>
            <w:pStyle w:val="berschrift3"/>
          </w:pPr>
        </w:pPrChange>
      </w:pPr>
      <w:ins w:id="2597" w:author="Maximilian Schmitz" w:date="2015-06-19T09:50:00Z">
        <w:r>
          <w:t xml:space="preserve">Die Funktion „Kick“ lässt den Spieler den Ball in eine angegebene Richtung mit </w:t>
        </w:r>
      </w:ins>
      <w:ins w:id="2598" w:author="Maximilian Schmitz" w:date="2015-06-19T09:51:00Z">
        <w:r>
          <w:t>angegebener</w:t>
        </w:r>
      </w:ins>
      <w:ins w:id="2599" w:author="Maximilian Schmitz" w:date="2015-06-19T09:50:00Z">
        <w:r>
          <w:t xml:space="preserve"> Kraft kicken. </w:t>
        </w:r>
      </w:ins>
      <w:ins w:id="2600" w:author="Maximilian Schmitz" w:date="2015-06-19T09:51:00Z">
        <w:r>
          <w:t xml:space="preserve">Die Kraft wird im Bereich von 0 bis 100 Prozent angegeben. </w:t>
        </w:r>
      </w:ins>
      <w:ins w:id="2601" w:author="Maximilian Schmitz" w:date="2015-06-19T09:55:00Z">
        <w:r>
          <w:t xml:space="preserve">Der Richtungsvektor ist in den definierten Achsenrichtungen des globalen Koordinatensystems anzugeben. </w:t>
        </w:r>
      </w:ins>
      <w:ins w:id="2602" w:author="Maximilian Schmitz" w:date="2015-06-19T09:56:00Z">
        <w:r>
          <w:t xml:space="preserve">Die Funktion kann nur aufgerufen werden, wenn der Spieler </w:t>
        </w:r>
      </w:ins>
      <w:ins w:id="2603" w:author="Maximilian Schmitz" w:date="2015-06-19T09:57:00Z">
        <w:r>
          <w:t>in Ballbesitz ist.</w:t>
        </w:r>
      </w:ins>
    </w:p>
    <w:p w14:paraId="72327268" w14:textId="77777777" w:rsidR="00FB75CB" w:rsidRDefault="00FB75CB">
      <w:pPr>
        <w:rPr>
          <w:ins w:id="2604" w:author="Maximilian Schmitz" w:date="2015-06-19T09:57:00Z"/>
        </w:rPr>
        <w:pPrChange w:id="2605" w:author="Admin" w:date="2015-07-08T13:36:00Z">
          <w:pPr>
            <w:pStyle w:val="berschrift3"/>
          </w:pPr>
        </w:pPrChange>
      </w:pPr>
      <w:ins w:id="2606" w:author="Maximilian Schmitz" w:date="2015-06-19T09:57:00Z">
        <w:r>
          <w:t>Über die Funktion „StopBall“ nimmt der Spieler den Ball an, wenn dieser in der Nähe ist.</w:t>
        </w:r>
      </w:ins>
    </w:p>
    <w:p w14:paraId="145BFE30" w14:textId="77777777" w:rsidR="00FB75CB" w:rsidRDefault="00C76A6C">
      <w:pPr>
        <w:rPr>
          <w:ins w:id="2607" w:author="Maximilian Schmitz" w:date="2015-06-19T10:01:00Z"/>
        </w:rPr>
        <w:pPrChange w:id="2608" w:author="Admin" w:date="2015-07-08T13:36:00Z">
          <w:pPr>
            <w:pStyle w:val="berschrift3"/>
          </w:pPr>
        </w:pPrChange>
      </w:pPr>
      <w:ins w:id="2609" w:author="Maximilian Schmitz" w:date="2015-06-19T09:58:00Z">
        <w:r>
          <w:t xml:space="preserve">Die Funktion „Speak“ lässt den Spieler </w:t>
        </w:r>
      </w:ins>
      <w:ins w:id="2610"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611" w:author="Maximilian Schmitz" w:date="2015-06-19T10:02:00Z"/>
        </w:rPr>
        <w:pPrChange w:id="2612" w:author="Admin" w:date="2015-07-08T13:36:00Z">
          <w:pPr>
            <w:pStyle w:val="berschrift3"/>
          </w:pPr>
        </w:pPrChange>
      </w:pPr>
      <w:ins w:id="2613" w:author="Maximilian Schmitz" w:date="2015-06-19T10:02:00Z">
        <w:r>
          <w:t>Die Funktion „AllowedToRun“ gibt wahr zurück, sobald das Spiel bereit ist und das LUA-Skript ausgeführt werden kann.</w:t>
        </w:r>
      </w:ins>
    </w:p>
    <w:p w14:paraId="507A883A" w14:textId="77777777" w:rsidR="00C76A6C" w:rsidRDefault="00C76A6C">
      <w:pPr>
        <w:rPr>
          <w:ins w:id="2614" w:author="Maximilian Schmitz" w:date="2015-06-19T10:03:00Z"/>
        </w:rPr>
        <w:pPrChange w:id="2615" w:author="Admin" w:date="2015-07-08T13:36:00Z">
          <w:pPr>
            <w:pStyle w:val="berschrift3"/>
          </w:pPr>
        </w:pPrChange>
      </w:pPr>
      <w:ins w:id="2616" w:author="Maximilian Schmitz" w:date="2015-06-19T10:03:00Z">
        <w:r>
          <w:t>Über die Funktion „</w:t>
        </w:r>
        <w:r w:rsidRPr="00C76A6C">
          <w:t>TimePlayed</w:t>
        </w:r>
        <w:r>
          <w:t>“ wird die aktuelle Spielzeit in Prozent abgefragt.</w:t>
        </w:r>
      </w:ins>
    </w:p>
    <w:p w14:paraId="07C9008D" w14:textId="77777777" w:rsidR="00C76A6C" w:rsidRDefault="00C76A6C">
      <w:pPr>
        <w:rPr>
          <w:ins w:id="2617" w:author="Maximilian Schmitz" w:date="2015-06-19T10:04:00Z"/>
        </w:rPr>
        <w:pPrChange w:id="2618" w:author="Admin" w:date="2015-07-08T13:36:00Z">
          <w:pPr>
            <w:pStyle w:val="berschrift3"/>
          </w:pPr>
        </w:pPrChange>
      </w:pPr>
      <w:ins w:id="2619"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2620" w:author="Maximilian Schmitz" w:date="2015-06-19T10:05:00Z"/>
        </w:rPr>
        <w:pPrChange w:id="2621" w:author="Admin" w:date="2015-07-08T13:36:00Z">
          <w:pPr>
            <w:pStyle w:val="berschrift3"/>
          </w:pPr>
        </w:pPrChange>
      </w:pPr>
      <w:ins w:id="2622" w:author="Maximilian Schmitz" w:date="2015-06-19T10:05:00Z">
        <w:r>
          <w:t>Die Funktion „GetTeamId“ gibt die Id des Teams zurück, zu dem der Spieler gehört.</w:t>
        </w:r>
      </w:ins>
    </w:p>
    <w:p w14:paraId="7CD792EA" w14:textId="77777777" w:rsidR="00C76A6C" w:rsidRDefault="00C76A6C">
      <w:pPr>
        <w:rPr>
          <w:ins w:id="2623" w:author="Maximilian Schmitz" w:date="2015-06-19T10:06:00Z"/>
        </w:rPr>
        <w:pPrChange w:id="2624" w:author="Admin" w:date="2015-07-08T13:36:00Z">
          <w:pPr>
            <w:pStyle w:val="berschrift3"/>
          </w:pPr>
        </w:pPrChange>
      </w:pPr>
      <w:ins w:id="2625" w:author="Maximilian Schmitz" w:date="2015-06-19T10:06:00Z">
        <w:r>
          <w:t>Über „HasBall“ kann geprüft werden, ob der Spieler in Ballbesitz ist.</w:t>
        </w:r>
      </w:ins>
    </w:p>
    <w:p w14:paraId="752C070D" w14:textId="77777777" w:rsidR="00C76A6C" w:rsidRDefault="00C76A6C">
      <w:pPr>
        <w:rPr>
          <w:ins w:id="2626" w:author="Maximilian Schmitz" w:date="2015-06-19T10:06:00Z"/>
        </w:rPr>
        <w:pPrChange w:id="2627" w:author="Admin" w:date="2015-07-08T13:36:00Z">
          <w:pPr>
            <w:pStyle w:val="berschrift3"/>
          </w:pPr>
        </w:pPrChange>
      </w:pPr>
      <w:ins w:id="2628" w:author="Maximilian Schmitz" w:date="2015-06-19T10:06:00Z">
        <w:r>
          <w:t>Die Funktion „GetStamina“ liefert den aktuellen Ausdauerwert des Spielers in Prozent zurück.</w:t>
        </w:r>
      </w:ins>
    </w:p>
    <w:p w14:paraId="35177B3B" w14:textId="77777777" w:rsidR="00C76A6C" w:rsidRDefault="00C76A6C">
      <w:pPr>
        <w:rPr>
          <w:ins w:id="2629" w:author="Maximilian Schmitz" w:date="2015-06-19T10:09:00Z"/>
        </w:rPr>
        <w:pPrChange w:id="2630" w:author="Admin" w:date="2015-07-08T13:36:00Z">
          <w:pPr>
            <w:pStyle w:val="berschrift3"/>
          </w:pPr>
        </w:pPrChange>
      </w:pPr>
      <w:ins w:id="2631" w:author="Maximilian Schmitz" w:date="2015-06-19T10:07:00Z">
        <w:r>
          <w:t xml:space="preserve">Mit der Funktion „GetOwnLocation“ wird die aktuelle Position des Spielers abgefragt. </w:t>
        </w:r>
      </w:ins>
      <w:ins w:id="2632" w:author="Maximilian Schmitz" w:date="2015-06-19T10:08:00Z">
        <w:r w:rsidR="0072334D">
          <w:t>Die Rückgabeparameter sind die Spielerposition in X-, Y- und Z-Richtung des globalen Koordinatensystems.</w:t>
        </w:r>
      </w:ins>
    </w:p>
    <w:p w14:paraId="60DF4380" w14:textId="77777777" w:rsidR="00D56143" w:rsidRDefault="00D56143">
      <w:pPr>
        <w:rPr>
          <w:ins w:id="2633" w:author="Maximilian Schmitz" w:date="2015-06-19T10:10:00Z"/>
        </w:rPr>
        <w:pPrChange w:id="2634" w:author="Admin" w:date="2015-07-08T13:36:00Z">
          <w:pPr>
            <w:pStyle w:val="berschrift3"/>
          </w:pPr>
        </w:pPrChange>
      </w:pPr>
      <w:ins w:id="2635"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2636" w:author="Maximilian Schmitz" w:date="2015-06-19T10:12:00Z"/>
        </w:rPr>
        <w:pPrChange w:id="2637" w:author="Admin" w:date="2015-07-08T13:36:00Z">
          <w:pPr>
            <w:pStyle w:val="berschrift3"/>
          </w:pPr>
        </w:pPrChange>
      </w:pPr>
      <w:ins w:id="2638" w:author="Maximilian Schmitz" w:date="2015-06-19T10:11:00Z">
        <w:r>
          <w:t xml:space="preserve">Die Funktion „GetVisiblePlayers“ liefert ein Array der vom Spieler sichtbaren Mitspieler zurück. </w:t>
        </w:r>
      </w:ins>
      <w:ins w:id="2639"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14:paraId="17E5FBD3" w14:textId="77777777" w:rsidR="00D56143" w:rsidRDefault="00D56143">
      <w:pPr>
        <w:rPr>
          <w:ins w:id="2640" w:author="Maximilian Schmitz" w:date="2015-06-19T09:46:00Z"/>
        </w:rPr>
        <w:pPrChange w:id="2641" w:author="Admin" w:date="2015-07-08T13:36:00Z">
          <w:pPr>
            <w:pStyle w:val="berschrift3"/>
          </w:pPr>
        </w:pPrChange>
      </w:pPr>
      <w:ins w:id="2642" w:author="Maximilian Schmitz" w:date="2015-06-19T10:13:00Z">
        <w:r>
          <w:t>Die Funktionen „GetGoal1Position“ und „GetGoal2Position“ geben die Positionen der beiden Tore auf dem S</w:t>
        </w:r>
      </w:ins>
      <w:ins w:id="2643" w:author="Maximilian Schmitz" w:date="2015-06-19T10:14:00Z">
        <w:r>
          <w:t>pielfeld zurück.</w:t>
        </w:r>
      </w:ins>
    </w:p>
    <w:p w14:paraId="6CFA7F2D" w14:textId="77777777" w:rsidR="006D2F66" w:rsidRDefault="006D2F66">
      <w:pPr>
        <w:rPr>
          <w:ins w:id="2644" w:author="Maximilian Schmitz" w:date="2015-06-19T09:46:00Z"/>
        </w:rPr>
        <w:pPrChange w:id="2645" w:author="Admin" w:date="2015-07-08T13:36:00Z">
          <w:pPr>
            <w:pStyle w:val="berschrift3"/>
          </w:pPr>
        </w:pPrChange>
      </w:pPr>
    </w:p>
    <w:p w14:paraId="60EDE405" w14:textId="77777777" w:rsidR="006D2F66" w:rsidRPr="00321258" w:rsidRDefault="006D2F66">
      <w:pPr>
        <w:pPrChange w:id="2646" w:author="Admin" w:date="2015-07-08T13:36:00Z">
          <w:pPr>
            <w:pStyle w:val="berschrift3"/>
          </w:pPr>
        </w:pPrChange>
      </w:pPr>
      <w:ins w:id="2647" w:author="Maximilian Schmitz" w:date="2015-06-19T09:46:00Z">
        <w:r>
          <w:t>Die aufgeführten Funktionen stehen im LUA-Skript zur Verfügung und können zur Entwicklung einer künstlichen Intelligenz verwendet werden.</w:t>
        </w:r>
      </w:ins>
      <w:ins w:id="2648"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2649" w:author="Maximilian Schmitz" w:date="2015-06-04T10:34:00Z"/>
        </w:rPr>
      </w:pPr>
      <w:bookmarkStart w:id="2650" w:name="_Toc424132777"/>
      <w:r>
        <w:t>Entwicklung der künstlichen Intelligenz</w:t>
      </w:r>
      <w:bookmarkEnd w:id="2650"/>
    </w:p>
    <w:p w14:paraId="0316220D" w14:textId="77777777" w:rsidR="00E12CD0" w:rsidRDefault="00C210CA" w:rsidP="00856522">
      <w:pPr>
        <w:rPr>
          <w:ins w:id="2651" w:author="Maximilian Schmitz" w:date="2015-06-04T10:59:00Z"/>
        </w:rPr>
      </w:pPr>
      <w:ins w:id="2652"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653" w:author="Maximilian Schmitz" w:date="2015-06-04T10:53:00Z">
        <w:r w:rsidR="003A2403">
          <w:t xml:space="preserve"> und menschlichem Verhalten </w:t>
        </w:r>
      </w:ins>
      <w:ins w:id="2654" w:author="Maximilian Schmitz" w:date="2015-06-04T10:50:00Z">
        <w:r w:rsidR="003A2403">
          <w:t xml:space="preserve">in Computerprogrammen (vgl. </w:t>
        </w:r>
      </w:ins>
      <w:customXmlInsRangeStart w:id="2655" w:author="Maximilian Schmitz" w:date="2015-06-04T10:56:00Z"/>
      <w:sdt>
        <w:sdtPr>
          <w:id w:val="996455497"/>
          <w:citation/>
        </w:sdtPr>
        <w:sdtEndPr/>
        <w:sdtContent>
          <w:customXmlInsRangeEnd w:id="2655"/>
          <w:ins w:id="2656" w:author="Maximilian Schmitz" w:date="2015-06-04T10:56:00Z">
            <w:r w:rsidR="003A2403">
              <w:fldChar w:fldCharType="begin"/>
            </w:r>
          </w:ins>
          <w:ins w:id="2657" w:author="Maximilian Schmitz" w:date="2015-06-04T10:57:00Z">
            <w:r w:rsidR="003A2403">
              <w:instrText xml:space="preserve">CITATION Nor04 \p 17f. \l 1031 </w:instrText>
            </w:r>
          </w:ins>
          <w:r w:rsidR="003A2403">
            <w:fldChar w:fldCharType="separate"/>
          </w:r>
          <w:r w:rsidR="00856522">
            <w:rPr>
              <w:noProof/>
            </w:rPr>
            <w:t>[9, p. 17f.]</w:t>
          </w:r>
          <w:ins w:id="2658" w:author="Maximilian Schmitz" w:date="2015-06-04T10:56:00Z">
            <w:r w:rsidR="003A2403">
              <w:fldChar w:fldCharType="end"/>
            </w:r>
          </w:ins>
          <w:customXmlInsRangeStart w:id="2659" w:author="Maximilian Schmitz" w:date="2015-06-04T10:56:00Z"/>
        </w:sdtContent>
      </w:sdt>
      <w:customXmlInsRangeEnd w:id="2659"/>
      <w:ins w:id="2660" w:author="Maximilian Schmitz" w:date="2015-06-04T10:56:00Z">
        <w:r w:rsidR="003A2403">
          <w:t>).</w:t>
        </w:r>
      </w:ins>
    </w:p>
    <w:p w14:paraId="0324F0FE" w14:textId="77777777" w:rsidR="00FD106D" w:rsidRDefault="003A2403">
      <w:pPr>
        <w:rPr>
          <w:ins w:id="2661" w:author="Maximilian Schmitz" w:date="2015-06-04T20:57:00Z"/>
        </w:rPr>
        <w:pPrChange w:id="2662" w:author="Admin" w:date="2015-07-08T13:36:00Z">
          <w:pPr>
            <w:pStyle w:val="berschrift2"/>
          </w:pPr>
        </w:pPrChange>
      </w:pPr>
      <w:ins w:id="2663" w:author="Maximilian Schmitz" w:date="2015-06-04T10:58:00Z">
        <w:r>
          <w:t>Im speziellen Fall hier geht es darum, die Intelligenz und das Verhalten eines Fußballspielers bzw. einer ganzen Fußballmannschaft nachzubilden.</w:t>
        </w:r>
      </w:ins>
      <w:ins w:id="2664" w:author="Maximilian Schmitz" w:date="2015-06-04T10:59:00Z">
        <w:r w:rsidR="00E12CD0">
          <w:t xml:space="preserve"> </w:t>
        </w:r>
      </w:ins>
      <w:ins w:id="2665"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666" w:author="Maximilian Schmitz" w:date="2015-06-04T11:09:00Z">
        <w:r w:rsidR="004D7C7E">
          <w:t>die</w:t>
        </w:r>
      </w:ins>
      <w:ins w:id="2667" w:author="Maximilian Schmitz" w:date="2015-06-04T11:06:00Z">
        <w:r w:rsidR="004D7C7E">
          <w:t xml:space="preserve"> Mannschaft ergänzen.</w:t>
        </w:r>
      </w:ins>
      <w:ins w:id="2668" w:author="Maximilian Schmitz" w:date="2015-06-04T11:09:00Z">
        <w:r w:rsidR="00457DF0">
          <w:t xml:space="preserve"> </w:t>
        </w:r>
      </w:ins>
      <w:ins w:id="2669" w:author="Maximilian Schmitz" w:date="2015-06-04T11:10:00Z">
        <w:r w:rsidR="00457DF0">
          <w:t>Da Fußball ein M</w:t>
        </w:r>
        <w:r w:rsidR="00FD106D">
          <w:t xml:space="preserve">annschaftssport ist, ist diese Zusammenarbeit der einzelnen Spieler ein zentraler Punkt für die </w:t>
        </w:r>
      </w:ins>
      <w:ins w:id="2670" w:author="Maximilian Schmitz" w:date="2015-06-04T11:11:00Z">
        <w:r w:rsidR="00FD106D">
          <w:t>E</w:t>
        </w:r>
      </w:ins>
      <w:ins w:id="2671" w:author="Maximilian Schmitz" w:date="2015-06-04T11:10:00Z">
        <w:r w:rsidR="00FD106D">
          <w:t>ntwicklung der künstlichen Intelligenz.</w:t>
        </w:r>
      </w:ins>
    </w:p>
    <w:p w14:paraId="3B3DF075" w14:textId="77777777" w:rsidR="005D4339" w:rsidRDefault="005D4339">
      <w:pPr>
        <w:rPr>
          <w:ins w:id="2672" w:author="Maximilian Schmitz" w:date="2015-06-04T20:29:00Z"/>
        </w:rPr>
        <w:pPrChange w:id="2673" w:author="Admin" w:date="2015-07-08T13:36:00Z">
          <w:pPr>
            <w:pStyle w:val="berschrift2"/>
          </w:pPr>
        </w:pPrChange>
      </w:pPr>
    </w:p>
    <w:p w14:paraId="523E7B1C" w14:textId="2789C297" w:rsidR="009C4199" w:rsidDel="00480820" w:rsidRDefault="00EC44E1">
      <w:pPr>
        <w:rPr>
          <w:ins w:id="2674" w:author="Maximilian Schmitz" w:date="2015-06-04T21:04:00Z"/>
          <w:del w:id="2675" w:author="Michael K." w:date="2015-07-06T22:09:00Z"/>
        </w:rPr>
        <w:pPrChange w:id="2676" w:author="Admin" w:date="2015-07-08T13:36:00Z">
          <w:pPr>
            <w:pStyle w:val="berschrift2"/>
          </w:pPr>
        </w:pPrChange>
      </w:pPr>
      <w:ins w:id="2677" w:author="Maximilian Schmitz" w:date="2015-06-04T20:30:00Z">
        <w:r>
          <w:t xml:space="preserve">Eine Simulation der Fußballmannschaft kann daher als ein verteiltes, wissensverarbeitendes System </w:t>
        </w:r>
      </w:ins>
      <w:ins w:id="2678" w:author="Maximilian Schmitz" w:date="2015-06-04T20:31:00Z">
        <w:r>
          <w:t>angesehen werden.</w:t>
        </w:r>
        <w:r w:rsidR="00052E5C">
          <w:t xml:space="preserve"> </w:t>
        </w:r>
      </w:ins>
      <w:ins w:id="2679"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680" w:author="Maximilian Schmitz" w:date="2015-06-04T20:49:00Z">
        <w:r w:rsidR="00E60B91">
          <w:t xml:space="preserve"> Zudem wird oft die Forderung gestellt, dass ein verteiltes System für den Benutzer nicht als solches erkennbar sein darf. </w:t>
        </w:r>
      </w:ins>
      <w:ins w:id="2681" w:author="Maximilian Schmitz" w:date="2015-06-04T20:50:00Z">
        <w:r w:rsidR="00E60B91">
          <w:t xml:space="preserve">Das </w:t>
        </w:r>
        <w:r w:rsidR="00E60B91">
          <w:lastRenderedPageBreak/>
          <w:t xml:space="preserve">bedeutet, der Benutzer sieht nur ein einzelnes System und </w:t>
        </w:r>
        <w:r w:rsidR="004239A1">
          <w:t xml:space="preserve">kann die individuellen Systeme nicht erkennen. </w:t>
        </w:r>
        <w:r w:rsidR="004239A1" w:rsidRPr="004239A1">
          <w:rPr>
            <w:highlight w:val="yellow"/>
            <w:rPrChange w:id="2682" w:author="Maximilian Schmitz" w:date="2015-06-04T20:51:00Z">
              <w:rPr/>
            </w:rPrChange>
          </w:rPr>
          <w:t>&lt;</w:t>
        </w:r>
      </w:ins>
      <w:ins w:id="2683" w:author="Maximilian Schmitz" w:date="2015-06-04T20:51:00Z">
        <w:r w:rsidR="004239A1">
          <w:rPr>
            <w:highlight w:val="yellow"/>
          </w:rPr>
          <w:t xml:space="preserve">TODO: </w:t>
        </w:r>
      </w:ins>
      <w:ins w:id="2684" w:author="Maximilian Schmitz" w:date="2015-06-04T20:50:00Z">
        <w:r w:rsidR="004239A1" w:rsidRPr="00201692">
          <w:rPr>
            <w:highlight w:val="yellow"/>
          </w:rPr>
          <w:t xml:space="preserve">Quellen </w:t>
        </w:r>
      </w:ins>
      <w:ins w:id="2685" w:author="Maximilian Schmitz" w:date="2015-06-04T20:51:00Z">
        <w:r w:rsidR="004239A1" w:rsidRPr="004239A1">
          <w:rPr>
            <w:highlight w:val="yellow"/>
          </w:rPr>
          <w:sym w:font="Wingdings" w:char="F0E0"/>
        </w:r>
      </w:ins>
      <w:ins w:id="2686" w:author="Maximilian Schmitz" w:date="2015-06-04T20:50:00Z">
        <w:r w:rsidR="004239A1" w:rsidRPr="004239A1">
          <w:rPr>
            <w:highlight w:val="yellow"/>
            <w:rPrChange w:id="2687" w:author="Maximilian Schmitz" w:date="2015-06-04T20:51:00Z">
              <w:rPr/>
            </w:rPrChange>
          </w:rPr>
          <w:t xml:space="preserve"> </w:t>
        </w:r>
      </w:ins>
      <w:ins w:id="2688" w:author="Maximilian Schmitz" w:date="2015-06-04T20:51:00Z">
        <w:r w:rsidR="004239A1" w:rsidRPr="004239A1">
          <w:rPr>
            <w:highlight w:val="yellow"/>
            <w:rPrChange w:id="2689" w:author="Maximilian Schmitz" w:date="2015-06-04T20:51:00Z">
              <w:rPr/>
            </w:rPrChange>
          </w:rPr>
          <w:t xml:space="preserve">Andrew </w:t>
        </w:r>
      </w:ins>
      <w:ins w:id="2690" w:author="Maximilian Schmitz" w:date="2015-06-04T20:50:00Z">
        <w:r w:rsidR="004239A1" w:rsidRPr="004239A1">
          <w:rPr>
            <w:highlight w:val="yellow"/>
            <w:rPrChange w:id="2691" w:author="Maximilian Schmitz" w:date="2015-06-04T20:51:00Z">
              <w:rPr/>
            </w:rPrChange>
          </w:rPr>
          <w:t xml:space="preserve">Tannenbaum, </w:t>
        </w:r>
      </w:ins>
      <w:ins w:id="2692" w:author="Maximilian Schmitz" w:date="2015-06-04T20:51:00Z">
        <w:r w:rsidR="004239A1" w:rsidRPr="004239A1">
          <w:rPr>
            <w:highlight w:val="yellow"/>
            <w:rPrChange w:id="2693" w:author="Maximilian Schmitz" w:date="2015-06-04T20:51:00Z">
              <w:rPr/>
            </w:rPrChange>
          </w:rPr>
          <w:t>Peter Löhr&gt;</w:t>
        </w:r>
      </w:ins>
      <w:ins w:id="2694" w:author="Maximilian Schmitz" w:date="2015-06-04T20:52:00Z">
        <w:r w:rsidR="004239A1">
          <w:t xml:space="preserve"> Die Umsetzung einer Fußballmannschaft in künstlicher Intelligenz erfüllt im Fall dieser Studienarbeit die allgemeine Definition. Jeder Spieler wird durch einen eigenständigen </w:t>
        </w:r>
        <w:del w:id="2695" w:author="Admin" w:date="2015-07-06T14:47:00Z">
          <w:r w:rsidR="004239A1" w:rsidDel="0041383A">
            <w:delText>Prozess</w:delText>
          </w:r>
        </w:del>
      </w:ins>
      <w:ins w:id="2696" w:author="Admin" w:date="2015-07-06T14:47:00Z">
        <w:r w:rsidR="0041383A">
          <w:t>Thread</w:t>
        </w:r>
      </w:ins>
      <w:ins w:id="2697" w:author="Maximilian Schmitz" w:date="2015-06-04T20:52:00Z">
        <w:r w:rsidR="004239A1">
          <w:t xml:space="preserve"> repräsentiert. Die Kommunikation mit der Simulationsumgebung erfolgt über entfernte Funktionsaufrufe. Eine Kommunikation der Spieler untereinander ist ebenfalls über </w:t>
        </w:r>
      </w:ins>
      <w:ins w:id="2698" w:author="Maximilian Schmitz" w:date="2015-06-04T20:55:00Z">
        <w:r w:rsidR="004239A1">
          <w:t>entfernte</w:t>
        </w:r>
      </w:ins>
      <w:ins w:id="2699" w:author="Maximilian Schmitz" w:date="2015-06-04T20:52:00Z">
        <w:r w:rsidR="004239A1">
          <w:t xml:space="preserve"> Funktionsaufrufe über die Simulationsumgebung möglich. </w:t>
        </w:r>
      </w:ins>
      <w:ins w:id="2700" w:author="Maximilian Schmitz" w:date="2015-06-04T20:55:00Z">
        <w:r w:rsidR="004239A1">
          <w:t>Es besteht also kein gemeinsamer Speicher. Dass die einzelnen Prozesse ein gemeinsames</w:t>
        </w:r>
      </w:ins>
      <w:ins w:id="2701"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702" w:author="Maximilian Schmitz" w:date="2015-06-04T20:57:00Z">
        <w:r w:rsidR="00531F63">
          <w:t xml:space="preserve">Die Forderung nach der Erkennbarkeit der einzelnen Prozesse ist schwer zu beantworten. Auf der einen Seite ist jeder Spieler klar als Individuum </w:t>
        </w:r>
      </w:ins>
      <w:ins w:id="2703" w:author="Maximilian Schmitz" w:date="2015-06-04T20:58:00Z">
        <w:r w:rsidR="00531F63">
          <w:t xml:space="preserve">mit individuellem Verhalten </w:t>
        </w:r>
      </w:ins>
      <w:ins w:id="2704" w:author="Maximilian Schmitz" w:date="2015-06-04T20:57:00Z">
        <w:r w:rsidR="00531F63">
          <w:t>zu erkennen</w:t>
        </w:r>
      </w:ins>
      <w:ins w:id="2705"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706" w:author="Maximilian Schmitz" w:date="2015-06-04T21:01:00Z"/>
        </w:rPr>
        <w:pPrChange w:id="2707" w:author="Admin" w:date="2015-07-08T13:36:00Z">
          <w:pPr>
            <w:pStyle w:val="berschrift2"/>
          </w:pPr>
        </w:pPrChange>
      </w:pPr>
    </w:p>
    <w:p w14:paraId="727F4144" w14:textId="77777777" w:rsidR="00FD106D" w:rsidRDefault="009C4199">
      <w:pPr>
        <w:rPr>
          <w:ins w:id="2708" w:author="Maximilian Schmitz" w:date="2015-06-04T11:29:00Z"/>
        </w:rPr>
        <w:pPrChange w:id="2709" w:author="Admin" w:date="2015-07-08T13:36:00Z">
          <w:pPr>
            <w:pStyle w:val="berschrift2"/>
          </w:pPr>
        </w:pPrChange>
      </w:pPr>
      <w:ins w:id="2710" w:author="Maximilian Schmitz" w:date="2015-06-04T21:01:00Z">
        <w:r>
          <w:t xml:space="preserve">Nach der Betrachtung als </w:t>
        </w:r>
      </w:ins>
      <w:ins w:id="2711" w:author="Maximilian Schmitz" w:date="2015-06-04T21:02:00Z">
        <w:r>
          <w:t>verteiltes, wissensverarbeitendes</w:t>
        </w:r>
      </w:ins>
      <w:ins w:id="2712" w:author="Maximilian Schmitz" w:date="2015-06-04T21:01:00Z">
        <w:r>
          <w:t xml:space="preserve"> System, muss ein geeigneter Ansatz gefunden werden um dieses umzusetzen.</w:t>
        </w:r>
      </w:ins>
      <w:ins w:id="2713" w:author="Maximilian Schmitz" w:date="2015-06-04T21:02:00Z">
        <w:r>
          <w:t xml:space="preserve"> </w:t>
        </w:r>
      </w:ins>
      <w:ins w:id="2714" w:author="Maximilian Schmitz" w:date="2015-06-04T11:12:00Z">
        <w:r w:rsidR="00FD106D">
          <w:t xml:space="preserve">Im Gebiet der </w:t>
        </w:r>
      </w:ins>
      <w:ins w:id="2715" w:author="Maximilian Schmitz" w:date="2015-06-04T11:13:00Z">
        <w:r w:rsidR="00FD106D">
          <w:t xml:space="preserve">computerbasierten Wissensverarbeitung </w:t>
        </w:r>
      </w:ins>
      <w:ins w:id="2716" w:author="Maximilian Schmitz" w:date="2015-06-04T11:12:00Z">
        <w:r w:rsidR="00FD106D">
          <w:t xml:space="preserve">stehen verschiedene Ansätze </w:t>
        </w:r>
      </w:ins>
      <w:ins w:id="2717" w:author="Maximilian Schmitz" w:date="2015-06-04T11:13:00Z">
        <w:r w:rsidR="00FD106D">
          <w:t>zur Entwicklung von intelligentem Verhalten zur Verfügung.</w:t>
        </w:r>
      </w:ins>
    </w:p>
    <w:p w14:paraId="16F7BF99" w14:textId="77777777" w:rsidR="00A76AC5" w:rsidRDefault="00915CC7">
      <w:pPr>
        <w:rPr>
          <w:ins w:id="2718" w:author="Maximilian Schmitz" w:date="2015-06-04T11:38:00Z"/>
        </w:rPr>
        <w:pPrChange w:id="2719" w:author="Admin" w:date="2015-07-08T13:36:00Z">
          <w:pPr>
            <w:pStyle w:val="berschrift2"/>
          </w:pPr>
        </w:pPrChange>
      </w:pPr>
      <w:commentRangeStart w:id="2720"/>
      <w:ins w:id="2721"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17B77B01" w:rsidR="002F66B8" w:rsidRDefault="00A76AC5">
      <w:pPr>
        <w:rPr>
          <w:ins w:id="2722" w:author="Maximilian Schmitz" w:date="2015-06-04T21:07:00Z"/>
        </w:rPr>
        <w:pPrChange w:id="2723" w:author="Admin" w:date="2015-07-08T13:36:00Z">
          <w:pPr>
            <w:pStyle w:val="berschrift2"/>
          </w:pPr>
        </w:pPrChange>
      </w:pPr>
      <w:ins w:id="2724" w:author="Maximilian Schmitz" w:date="2015-06-04T11:38:00Z">
        <w:r>
          <w:t xml:space="preserve">Im Gegensatz dazu kommen implizite Ansätze ohne eine explizite Definition von Regeln aus. </w:t>
        </w:r>
      </w:ins>
      <w:ins w:id="2725"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2720"/>
      <w:r w:rsidR="00562016">
        <w:rPr>
          <w:rStyle w:val="Kommentarzeichen"/>
        </w:rPr>
        <w:commentReference w:id="2720"/>
      </w:r>
      <w:ins w:id="2726" w:author="Maximilian Schmitz" w:date="2015-06-04T19:56:00Z">
        <w:r w:rsidR="00A13FC6">
          <w:t xml:space="preserve"> Der wichtigste Vertreter für einen solchen Ansatz ist das neuronale </w:t>
        </w:r>
      </w:ins>
      <w:ins w:id="2727" w:author="Maximilian Schmitz" w:date="2015-06-04T20:26:00Z">
        <w:r w:rsidR="00660FAA">
          <w:t>Netz</w:t>
        </w:r>
      </w:ins>
      <w:ins w:id="2728" w:author="Maximilian Schmitz" w:date="2015-06-04T19:57:00Z">
        <w:r w:rsidR="00716ACB">
          <w:t xml:space="preserve">. </w:t>
        </w:r>
      </w:ins>
      <w:ins w:id="2729" w:author="Maximilian Schmitz" w:date="2015-06-04T20:26:00Z">
        <w:r w:rsidR="00660FAA">
          <w:t xml:space="preserve">Neuronale Netze </w:t>
        </w:r>
      </w:ins>
      <w:ins w:id="2730" w:author="Maximilian Schmitz" w:date="2015-06-04T20:27:00Z">
        <w:r w:rsidR="00660FAA">
          <w:t xml:space="preserve">bilden die Neuronenstruktur des menschlichen Gehirns nach. </w:t>
        </w:r>
        <w:r w:rsidR="00FC10CC">
          <w:t>Es werden die Neuronen mit ihren Verbindungen, den Synapsen, simuliert</w:t>
        </w:r>
      </w:ins>
      <w:ins w:id="2731" w:author="Maximilian Schmitz" w:date="2015-07-08T16:19:00Z">
        <w:r w:rsidR="00AA7B0E">
          <w:t xml:space="preserve"> (vgl. </w:t>
        </w:r>
      </w:ins>
      <w:customXmlInsRangeStart w:id="2732" w:author="Maximilian Schmitz" w:date="2015-07-08T16:22:00Z"/>
      <w:sdt>
        <w:sdtPr>
          <w:id w:val="404262767"/>
          <w:citation/>
        </w:sdtPr>
        <w:sdtContent>
          <w:customXmlInsRangeEnd w:id="2732"/>
          <w:ins w:id="2733" w:author="Maximilian Schmitz" w:date="2015-07-08T16:22:00Z">
            <w:r w:rsidR="00AA7B0E">
              <w:fldChar w:fldCharType="begin"/>
            </w:r>
            <w:r w:rsidR="00AA7B0E">
              <w:instrText xml:space="preserve">CITATION Kri05 \p 3ff. \l 1031 </w:instrText>
            </w:r>
          </w:ins>
          <w:r w:rsidR="00AA7B0E">
            <w:fldChar w:fldCharType="separate"/>
          </w:r>
          <w:ins w:id="2734" w:author="Maximilian Schmitz" w:date="2015-07-08T16:22:00Z">
            <w:r w:rsidR="00AA7B0E">
              <w:rPr>
                <w:noProof/>
              </w:rPr>
              <w:t>[12, p. 3ff.]</w:t>
            </w:r>
            <w:r w:rsidR="00AA7B0E">
              <w:fldChar w:fldCharType="end"/>
            </w:r>
          </w:ins>
          <w:customXmlInsRangeStart w:id="2735" w:author="Maximilian Schmitz" w:date="2015-07-08T16:22:00Z"/>
        </w:sdtContent>
      </w:sdt>
      <w:customXmlInsRangeEnd w:id="2735"/>
      <w:ins w:id="2736" w:author="Maximilian Schmitz" w:date="2015-07-08T16:22:00Z">
        <w:r w:rsidR="00AA7B0E">
          <w:t>)</w:t>
        </w:r>
      </w:ins>
      <w:ins w:id="2737" w:author="Maximilian Schmitz" w:date="2015-06-04T20:27:00Z">
        <w:r w:rsidR="00FC10CC">
          <w:t>.</w:t>
        </w:r>
      </w:ins>
      <w:ins w:id="2738" w:author="Maximilian Schmitz" w:date="2015-06-04T20:29:00Z">
        <w:r w:rsidR="006E5783">
          <w:t xml:space="preserve"> </w:t>
        </w:r>
      </w:ins>
      <w:ins w:id="2739" w:author="Maximilian Schmitz" w:date="2015-06-04T20:28:00Z">
        <w:r w:rsidR="006E5783">
          <w:t xml:space="preserve">Neuronale Netze und </w:t>
        </w:r>
        <w:r w:rsidR="006E5783">
          <w:lastRenderedPageBreak/>
          <w:t xml:space="preserve">andere implizite Ansätze werden </w:t>
        </w:r>
      </w:ins>
      <w:ins w:id="2740" w:author="Maximilian Schmitz" w:date="2015-06-04T20:29:00Z">
        <w:r w:rsidR="006E5783">
          <w:t>in diesem Dokument nicht weiter betrachtet, da sie für diese Studienarbeit zu weit führen würden.</w:t>
        </w:r>
      </w:ins>
      <w:ins w:id="2741" w:author="Maximilian Schmitz" w:date="2015-06-04T21:04:00Z">
        <w:r w:rsidR="00C872C7">
          <w:t xml:space="preserve"> </w:t>
        </w:r>
        <w:r w:rsidR="00EB4EF0">
          <w:t xml:space="preserve">Außerdem ist </w:t>
        </w:r>
      </w:ins>
      <w:ins w:id="2742"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743" w:author="Maximilian Schmitz" w:date="2015-06-04T21:08:00Z"/>
        </w:rPr>
        <w:pPrChange w:id="2744" w:author="Admin" w:date="2015-07-08T13:36:00Z">
          <w:pPr>
            <w:pStyle w:val="berschrift2"/>
          </w:pPr>
        </w:pPrChange>
      </w:pPr>
    </w:p>
    <w:p w14:paraId="0229AA68" w14:textId="78CAAD51" w:rsidR="00EB4EF0" w:rsidDel="009D51C3" w:rsidRDefault="00EB4EF0">
      <w:pPr>
        <w:rPr>
          <w:del w:id="2745" w:author="Maximilian Schmitz" w:date="2015-06-05T06:53:00Z"/>
        </w:rPr>
        <w:pPrChange w:id="2746" w:author="Admin" w:date="2015-07-08T13:36:00Z">
          <w:pPr>
            <w:pStyle w:val="berschrift1"/>
          </w:pPr>
        </w:pPrChange>
      </w:pPr>
      <w:ins w:id="2747" w:author="Maximilian Schmitz" w:date="2015-06-04T21:08:00Z">
        <w:r>
          <w:t xml:space="preserve">Im </w:t>
        </w:r>
      </w:ins>
      <w:ins w:id="2748" w:author="Maximilian Schmitz" w:date="2015-06-04T21:09:00Z">
        <w:r w:rsidR="00B3716F">
          <w:t>W</w:t>
        </w:r>
      </w:ins>
      <w:ins w:id="2749" w:author="Maximilian Schmitz" w:date="2015-06-04T21:08:00Z">
        <w:r>
          <w:t xml:space="preserve">eiteren spielen daher nur noch explizite, wissensverarbeitende Systeme eine Rolle. </w:t>
        </w:r>
      </w:ins>
      <w:ins w:id="2750" w:author="Maximilian Schmitz" w:date="2015-06-05T07:04:00Z">
        <w:r w:rsidR="006E1E5F">
          <w:t xml:space="preserve">Ansätze die auf reiner </w:t>
        </w:r>
      </w:ins>
      <w:ins w:id="2751" w:author="Maximilian Schmitz" w:date="2015-06-05T07:14:00Z">
        <w:r w:rsidR="00CD30B3">
          <w:t>Logik</w:t>
        </w:r>
      </w:ins>
      <w:ins w:id="2752" w:author="Maximilian Schmitz" w:date="2015-06-05T07:04:00Z">
        <w:r w:rsidR="006E1E5F">
          <w:t xml:space="preserve"> basieren sind wegen der Implementierung problematisch. Durch die implementierte </w:t>
        </w:r>
      </w:ins>
      <w:ins w:id="2753" w:author="Maximilian Schmitz" w:date="2015-06-17T15:31:00Z">
        <w:r w:rsidR="003227D0">
          <w:t xml:space="preserve">Skriptschnittstelle </w:t>
        </w:r>
      </w:ins>
      <w:ins w:id="2754" w:author="Maximilian Schmitz" w:date="2015-06-05T07:05:00Z">
        <w:r w:rsidR="00011F96">
          <w:t>wird mit LUA-Sk</w:t>
        </w:r>
        <w:r w:rsidR="006E1E5F">
          <w:t>ript eine prozedurale Sprache verwendet. Darin lassen sich logische Aussagen und Regeln nur schwer formulieren.</w:t>
        </w:r>
      </w:ins>
      <w:ins w:id="2755" w:author="Maximilian Schmitz" w:date="2015-06-05T07:06:00Z">
        <w:r w:rsidR="001550E6">
          <w:t xml:space="preserve"> Deklarative Sprachen wie Prolog </w:t>
        </w:r>
      </w:ins>
      <w:ins w:id="2756" w:author="Maximilian Schmitz" w:date="2015-06-05T07:08:00Z">
        <w:r w:rsidR="001550E6">
          <w:t>oder Lisp sind zum Umsetzen von Aussagenlogik deutlich besser geeignet.</w:t>
        </w:r>
      </w:ins>
      <w:ins w:id="2757" w:author="Maximilian Schmitz" w:date="2015-06-05T07:10:00Z">
        <w:r w:rsidR="00CC1C24">
          <w:t xml:space="preserve"> Das gilt auch für die Prädikatenlogik.</w:t>
        </w:r>
      </w:ins>
    </w:p>
    <w:p w14:paraId="137B11A1" w14:textId="77777777" w:rsidR="00FC5721" w:rsidRDefault="00FC5721">
      <w:pPr>
        <w:rPr>
          <w:ins w:id="2758" w:author="Maximilian Schmitz" w:date="2015-06-05T07:11:00Z"/>
        </w:rPr>
        <w:pPrChange w:id="2759" w:author="Admin" w:date="2015-07-08T13:36:00Z">
          <w:pPr>
            <w:pStyle w:val="berschrift1"/>
          </w:pPr>
        </w:pPrChange>
      </w:pPr>
    </w:p>
    <w:p w14:paraId="736009A8" w14:textId="77777777" w:rsidR="001033A1" w:rsidRDefault="005E6029">
      <w:pPr>
        <w:tabs>
          <w:tab w:val="right" w:pos="9072"/>
        </w:tabs>
        <w:rPr>
          <w:ins w:id="2760" w:author="Maximilian Schmitz" w:date="2015-06-14T10:31:00Z"/>
        </w:rPr>
        <w:pPrChange w:id="2761" w:author="Admin" w:date="2015-07-08T13:36:00Z">
          <w:pPr>
            <w:pStyle w:val="berschrift1"/>
          </w:pPr>
        </w:pPrChange>
      </w:pPr>
      <w:ins w:id="2762" w:author="Maximilian Schmitz" w:date="2015-06-05T07:12:00Z">
        <w:r>
          <w:t>In dieser Studienarbeit wurde mit einfachen Entscheidungsbäumen gearbeitet.</w:t>
        </w:r>
        <w:r w:rsidR="00CD30B3">
          <w:t xml:space="preserve"> </w:t>
        </w:r>
      </w:ins>
      <w:ins w:id="2763" w:author="Maximilian Schmitz" w:date="2015-06-05T07:19:00Z">
        <w:r w:rsidR="00575101">
          <w:t xml:space="preserve">Die Entscheidungen basieren auf Daten, die die Spieler von der Simulationsumgebung erhalten. </w:t>
        </w:r>
      </w:ins>
      <w:ins w:id="2764"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765" w:author="Maximilian Schmitz" w:date="2015-06-14T11:10:00Z"/>
        </w:rPr>
        <w:pPrChange w:id="2766" w:author="Admin" w:date="2015-07-08T13:36:00Z">
          <w:pPr>
            <w:pStyle w:val="berschrift1"/>
          </w:pPr>
        </w:pPrChange>
      </w:pPr>
      <w:ins w:id="2767" w:author="Maximilian Schmitz" w:date="2015-06-14T10:32:00Z">
        <w:r>
          <w:t xml:space="preserve">Wie im Kapitel </w:t>
        </w:r>
      </w:ins>
      <w:ins w:id="2768" w:author="Maximilian Schmitz" w:date="2015-06-17T15:31:00Z">
        <w:r w:rsidR="003227D0">
          <w:t xml:space="preserve">Skriptschnittstelle </w:t>
        </w:r>
      </w:ins>
      <w:ins w:id="2769" w:author="Maximilian Schmitz" w:date="2015-06-14T10:32:00Z">
        <w:r>
          <w:t xml:space="preserve">bereits beschrieben, stehen für die Programmierung der künstlichen Intelligenz </w:t>
        </w:r>
      </w:ins>
      <w:ins w:id="2770" w:author="Maximilian Schmitz" w:date="2015-06-14T10:33:00Z">
        <w:r>
          <w:t xml:space="preserve">wichtige Informationen über den aktuellen </w:t>
        </w:r>
      </w:ins>
      <w:ins w:id="2771" w:author="Maximilian Schmitz" w:date="2015-06-14T10:34:00Z">
        <w:r w:rsidR="003A3B00">
          <w:t>Spielstatus</w:t>
        </w:r>
      </w:ins>
      <w:ins w:id="2772" w:author="Maximilian Schmitz" w:date="2015-06-14T10:33:00Z">
        <w:r>
          <w:t xml:space="preserve"> zur Verfügung.</w:t>
        </w:r>
      </w:ins>
      <w:ins w:id="2773" w:author="Maximilian Schmitz" w:date="2015-06-14T10:34:00Z">
        <w:r w:rsidR="003A3B00">
          <w:t xml:space="preserve"> </w:t>
        </w:r>
      </w:ins>
      <w:ins w:id="2774" w:author="Maximilian Schmitz" w:date="2015-06-14T10:47:00Z">
        <w:r w:rsidR="003474E5">
          <w:t xml:space="preserve">In folgender Tabelle ist eine Übersicht über die von der </w:t>
        </w:r>
      </w:ins>
      <w:ins w:id="2775" w:author="Maximilian Schmitz" w:date="2015-06-17T15:31:00Z">
        <w:r w:rsidR="003227D0">
          <w:t xml:space="preserve">Skriptschnittstelle </w:t>
        </w:r>
      </w:ins>
      <w:ins w:id="2776" w:author="Maximilian Schmitz" w:date="2015-06-14T10:47:00Z">
        <w:r w:rsidR="003474E5">
          <w:t>angebotenen Funktionen zu sehen</w:t>
        </w:r>
      </w:ins>
      <w:ins w:id="2777" w:author="Maximilian Schmitz" w:date="2015-06-14T11:04:00Z">
        <w:r w:rsidR="00D62BC2">
          <w:t xml:space="preserve">. Eine ausführliche Übersicht mit Übergabeparametern und Verwendungshinweisen findet sich im Kapitel </w:t>
        </w:r>
      </w:ins>
      <w:ins w:id="2778" w:author="Maximilian Schmitz" w:date="2015-06-17T15:31:00Z">
        <w:r w:rsidR="003227D0">
          <w:t>Skriptschnittstelle</w:t>
        </w:r>
      </w:ins>
      <w:ins w:id="2779" w:author="Maximilian Schmitz" w:date="2015-06-14T11:05:00Z">
        <w:r w:rsidR="00D62BC2">
          <w:t>.</w:t>
        </w:r>
      </w:ins>
    </w:p>
    <w:p w14:paraId="538F1D7F" w14:textId="77777777" w:rsidR="00842C5C" w:rsidRDefault="00842C5C">
      <w:pPr>
        <w:tabs>
          <w:tab w:val="right" w:pos="9072"/>
        </w:tabs>
        <w:rPr>
          <w:ins w:id="2780" w:author="Maximilian Schmitz" w:date="2015-06-14T10:35:00Z"/>
        </w:rPr>
        <w:pPrChange w:id="2781" w:author="Admin" w:date="2015-07-08T13:36:00Z">
          <w:pPr>
            <w:pStyle w:val="berschrift1"/>
          </w:pPr>
        </w:pPrChange>
      </w:pPr>
    </w:p>
    <w:tbl>
      <w:tblPr>
        <w:tblStyle w:val="Gitternetztabelle1hell"/>
        <w:tblW w:w="9421" w:type="dxa"/>
        <w:tblLook w:val="04A0" w:firstRow="1" w:lastRow="0" w:firstColumn="1" w:lastColumn="0" w:noHBand="0" w:noVBand="1"/>
        <w:tblPrChange w:id="2782" w:author="Maximilian Schmitz" w:date="2015-06-14T11:01:00Z">
          <w:tblPr>
            <w:tblStyle w:val="Tabellenraster"/>
            <w:tblW w:w="0" w:type="auto"/>
            <w:tblLook w:val="04A0" w:firstRow="1" w:lastRow="0" w:firstColumn="1" w:lastColumn="0" w:noHBand="0" w:noVBand="1"/>
          </w:tblPr>
        </w:tblPrChange>
      </w:tblPr>
      <w:tblGrid>
        <w:gridCol w:w="2244"/>
        <w:gridCol w:w="7177"/>
        <w:tblGridChange w:id="2783">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784" w:author="Maximilian Schmitz" w:date="2015-06-14T10:36:00Z"/>
          <w:trPrChange w:id="278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86"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787" w:author="Maximilian Schmitz" w:date="2015-06-14T10:36:00Z"/>
              </w:rPr>
              <w:pPrChange w:id="2788"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789" w:author="Maximilian Schmitz" w:date="2015-06-14T10:36:00Z">
              <w:r>
                <w:t>Funktion</w:t>
              </w:r>
            </w:ins>
          </w:p>
        </w:tc>
        <w:tc>
          <w:tcPr>
            <w:tcW w:w="7177" w:type="dxa"/>
            <w:tcPrChange w:id="2790"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791" w:author="Maximilian Schmitz" w:date="2015-06-14T10:36:00Z"/>
              </w:rPr>
              <w:pPrChange w:id="2792"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793" w:author="Maximilian Schmitz" w:date="2015-06-14T10:36:00Z">
              <w:r>
                <w:t>Beschreibung</w:t>
              </w:r>
            </w:ins>
          </w:p>
        </w:tc>
      </w:tr>
      <w:tr w:rsidR="00457E53" w14:paraId="461407DC" w14:textId="77777777" w:rsidTr="00D62BC2">
        <w:trPr>
          <w:ins w:id="2794" w:author="Maximilian Schmitz" w:date="2015-06-14T10:36:00Z"/>
          <w:trPrChange w:id="279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96" w:author="Maximilian Schmitz" w:date="2015-06-14T11:01:00Z">
              <w:tcPr>
                <w:tcW w:w="1809" w:type="dxa"/>
              </w:tcPr>
            </w:tcPrChange>
          </w:tcPr>
          <w:p w14:paraId="63F8F5EE" w14:textId="77777777" w:rsidR="00457E53" w:rsidRPr="00457E53" w:rsidRDefault="00457E53">
            <w:pPr>
              <w:tabs>
                <w:tab w:val="right" w:pos="9072"/>
              </w:tabs>
              <w:spacing w:line="360" w:lineRule="auto"/>
              <w:rPr>
                <w:ins w:id="2797" w:author="Maximilian Schmitz" w:date="2015-06-14T10:36:00Z"/>
                <w:b w:val="0"/>
                <w:rPrChange w:id="2798" w:author="Maximilian Schmitz" w:date="2015-06-14T10:36:00Z">
                  <w:rPr>
                    <w:ins w:id="2799" w:author="Maximilian Schmitz" w:date="2015-06-14T10:36:00Z"/>
                  </w:rPr>
                </w:rPrChange>
              </w:rPr>
              <w:pPrChange w:id="2800" w:author="Admin" w:date="2015-07-08T13:36:00Z">
                <w:pPr>
                  <w:tabs>
                    <w:tab w:val="right" w:pos="9072"/>
                  </w:tabs>
                </w:pPr>
              </w:pPrChange>
            </w:pPr>
            <w:ins w:id="2801" w:author="Maximilian Schmitz" w:date="2015-06-14T10:41:00Z">
              <w:r>
                <w:rPr>
                  <w:b w:val="0"/>
                </w:rPr>
                <w:t>AllowedToRun</w:t>
              </w:r>
            </w:ins>
          </w:p>
        </w:tc>
        <w:tc>
          <w:tcPr>
            <w:tcW w:w="7177" w:type="dxa"/>
            <w:tcPrChange w:id="2802"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03" w:author="Maximilian Schmitz" w:date="2015-06-14T10:36:00Z"/>
              </w:rPr>
              <w:pPrChange w:id="280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05" w:author="Maximilian Schmitz" w:date="2015-06-14T10:43:00Z">
              <w:r>
                <w:t xml:space="preserve">Gibt zurück, ob </w:t>
              </w:r>
            </w:ins>
            <w:ins w:id="2806" w:author="Maximilian Schmitz" w:date="2015-06-14T10:44:00Z">
              <w:r>
                <w:t>die künstliche Intelligenz ausgeführt werden darf</w:t>
              </w:r>
            </w:ins>
          </w:p>
        </w:tc>
      </w:tr>
      <w:tr w:rsidR="00457E53" w14:paraId="1CF13E37" w14:textId="77777777" w:rsidTr="00D62BC2">
        <w:tblPrEx>
          <w:tblPrExChange w:id="280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08" w:author="Maximilian Schmitz" w:date="2015-06-14T10:37:00Z"/>
          <w:trPrChange w:id="280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10" w:author="Maximilian Schmitz" w:date="2015-06-14T11:01:00Z">
              <w:tcPr>
                <w:tcW w:w="2093" w:type="dxa"/>
                <w:gridSpan w:val="2"/>
              </w:tcPr>
            </w:tcPrChange>
          </w:tcPr>
          <w:p w14:paraId="097E5D4A" w14:textId="77777777" w:rsidR="00457E53" w:rsidRDefault="00457E53">
            <w:pPr>
              <w:tabs>
                <w:tab w:val="right" w:pos="9072"/>
              </w:tabs>
              <w:spacing w:line="360" w:lineRule="auto"/>
              <w:rPr>
                <w:ins w:id="2811" w:author="Maximilian Schmitz" w:date="2015-06-14T10:37:00Z"/>
                <w:b w:val="0"/>
              </w:rPr>
              <w:pPrChange w:id="2812" w:author="Admin" w:date="2015-07-08T13:36:00Z">
                <w:pPr>
                  <w:tabs>
                    <w:tab w:val="right" w:pos="9072"/>
                  </w:tabs>
                </w:pPr>
              </w:pPrChange>
            </w:pPr>
            <w:ins w:id="2813" w:author="Maximilian Schmitz" w:date="2015-06-14T10:38:00Z">
              <w:r>
                <w:rPr>
                  <w:b w:val="0"/>
                </w:rPr>
                <w:t>TimePlayed</w:t>
              </w:r>
            </w:ins>
          </w:p>
        </w:tc>
        <w:tc>
          <w:tcPr>
            <w:tcW w:w="7177" w:type="dxa"/>
            <w:tcPrChange w:id="2814"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15" w:author="Maximilian Schmitz" w:date="2015-06-14T10:37:00Z"/>
              </w:rPr>
              <w:pPrChange w:id="281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17" w:author="Maximilian Schmitz" w:date="2015-06-14T10:44:00Z">
              <w:r>
                <w:t>Gibt die aktuelle Spielzeit in Prozent zurück</w:t>
              </w:r>
            </w:ins>
          </w:p>
        </w:tc>
      </w:tr>
      <w:tr w:rsidR="00457E53" w14:paraId="7DCCDE06" w14:textId="77777777" w:rsidTr="00D62BC2">
        <w:tblPrEx>
          <w:tblPrExChange w:id="281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19" w:author="Maximilian Schmitz" w:date="2015-06-14T10:38:00Z"/>
          <w:trPrChange w:id="282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21" w:author="Maximilian Schmitz" w:date="2015-06-14T11:01:00Z">
              <w:tcPr>
                <w:tcW w:w="2093" w:type="dxa"/>
                <w:gridSpan w:val="2"/>
              </w:tcPr>
            </w:tcPrChange>
          </w:tcPr>
          <w:p w14:paraId="6DEC94D3" w14:textId="77777777" w:rsidR="00457E53" w:rsidRDefault="00457E53">
            <w:pPr>
              <w:tabs>
                <w:tab w:val="right" w:pos="9072"/>
              </w:tabs>
              <w:spacing w:line="360" w:lineRule="auto"/>
              <w:rPr>
                <w:ins w:id="2822" w:author="Maximilian Schmitz" w:date="2015-06-14T10:38:00Z"/>
                <w:b w:val="0"/>
              </w:rPr>
              <w:pPrChange w:id="2823" w:author="Admin" w:date="2015-07-08T13:36:00Z">
                <w:pPr>
                  <w:tabs>
                    <w:tab w:val="right" w:pos="9072"/>
                  </w:tabs>
                </w:pPr>
              </w:pPrChange>
            </w:pPr>
            <w:ins w:id="2824" w:author="Maximilian Schmitz" w:date="2015-06-14T10:42:00Z">
              <w:r>
                <w:rPr>
                  <w:b w:val="0"/>
                </w:rPr>
                <w:t>IsKickoff</w:t>
              </w:r>
            </w:ins>
          </w:p>
        </w:tc>
        <w:tc>
          <w:tcPr>
            <w:tcW w:w="7177" w:type="dxa"/>
            <w:tcPrChange w:id="2825"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26" w:author="Maximilian Schmitz" w:date="2015-06-14T10:38:00Z"/>
              </w:rPr>
              <w:pPrChange w:id="282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28" w:author="Maximilian Schmitz" w:date="2015-06-14T10:44:00Z">
              <w:r>
                <w:t>Gibt zurück, ob ein Anstoß stattfindet</w:t>
              </w:r>
            </w:ins>
          </w:p>
        </w:tc>
      </w:tr>
      <w:tr w:rsidR="00457E53" w14:paraId="12BB4BCC" w14:textId="77777777" w:rsidTr="00D62BC2">
        <w:tblPrEx>
          <w:tblPrExChange w:id="282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30" w:author="Maximilian Schmitz" w:date="2015-06-14T10:38:00Z"/>
          <w:trPrChange w:id="283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32" w:author="Maximilian Schmitz" w:date="2015-06-14T11:01:00Z">
              <w:tcPr>
                <w:tcW w:w="2093" w:type="dxa"/>
                <w:gridSpan w:val="2"/>
              </w:tcPr>
            </w:tcPrChange>
          </w:tcPr>
          <w:p w14:paraId="376E881D" w14:textId="77777777" w:rsidR="00457E53" w:rsidRDefault="00457E53">
            <w:pPr>
              <w:tabs>
                <w:tab w:val="right" w:pos="9072"/>
              </w:tabs>
              <w:spacing w:line="360" w:lineRule="auto"/>
              <w:rPr>
                <w:ins w:id="2833" w:author="Maximilian Schmitz" w:date="2015-06-14T10:38:00Z"/>
                <w:b w:val="0"/>
              </w:rPr>
              <w:pPrChange w:id="2834" w:author="Admin" w:date="2015-07-08T13:36:00Z">
                <w:pPr>
                  <w:tabs>
                    <w:tab w:val="right" w:pos="9072"/>
                  </w:tabs>
                </w:pPr>
              </w:pPrChange>
            </w:pPr>
            <w:ins w:id="2835" w:author="Maximilian Schmitz" w:date="2015-06-14T10:42:00Z">
              <w:r>
                <w:rPr>
                  <w:b w:val="0"/>
                </w:rPr>
                <w:t>GetTeamId</w:t>
              </w:r>
            </w:ins>
          </w:p>
        </w:tc>
        <w:tc>
          <w:tcPr>
            <w:tcW w:w="7177" w:type="dxa"/>
            <w:tcPrChange w:id="2836"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37" w:author="Maximilian Schmitz" w:date="2015-06-14T10:38:00Z"/>
              </w:rPr>
              <w:pPrChange w:id="283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39" w:author="Maximilian Schmitz" w:date="2015-06-14T10:44:00Z">
              <w:r>
                <w:t>Gibt die Team-Id des Spielers zurück</w:t>
              </w:r>
            </w:ins>
          </w:p>
        </w:tc>
      </w:tr>
      <w:tr w:rsidR="00457E53" w14:paraId="18E4ACCE" w14:textId="77777777" w:rsidTr="00D62BC2">
        <w:tblPrEx>
          <w:tblPrExChange w:id="284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41" w:author="Maximilian Schmitz" w:date="2015-06-14T10:40:00Z"/>
          <w:trPrChange w:id="284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43" w:author="Maximilian Schmitz" w:date="2015-06-14T11:01:00Z">
              <w:tcPr>
                <w:tcW w:w="2093" w:type="dxa"/>
                <w:gridSpan w:val="2"/>
              </w:tcPr>
            </w:tcPrChange>
          </w:tcPr>
          <w:p w14:paraId="365781BD" w14:textId="77777777" w:rsidR="00457E53" w:rsidRDefault="00457E53">
            <w:pPr>
              <w:tabs>
                <w:tab w:val="right" w:pos="9072"/>
              </w:tabs>
              <w:spacing w:line="360" w:lineRule="auto"/>
              <w:rPr>
                <w:ins w:id="2844" w:author="Maximilian Schmitz" w:date="2015-06-14T10:40:00Z"/>
                <w:b w:val="0"/>
              </w:rPr>
              <w:pPrChange w:id="2845" w:author="Admin" w:date="2015-07-08T13:36:00Z">
                <w:pPr>
                  <w:tabs>
                    <w:tab w:val="right" w:pos="9072"/>
                  </w:tabs>
                </w:pPr>
              </w:pPrChange>
            </w:pPr>
            <w:ins w:id="2846" w:author="Maximilian Schmitz" w:date="2015-06-14T10:42:00Z">
              <w:r>
                <w:rPr>
                  <w:b w:val="0"/>
                </w:rPr>
                <w:t>HasBall</w:t>
              </w:r>
            </w:ins>
          </w:p>
        </w:tc>
        <w:tc>
          <w:tcPr>
            <w:tcW w:w="7177" w:type="dxa"/>
            <w:tcPrChange w:id="2847"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48" w:author="Maximilian Schmitz" w:date="2015-06-14T10:40:00Z"/>
              </w:rPr>
              <w:pPrChange w:id="284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50" w:author="Maximilian Schmitz" w:date="2015-06-14T10:45:00Z">
              <w:r>
                <w:t>Gibt zurück, ob der Spieler am Ball ist</w:t>
              </w:r>
            </w:ins>
          </w:p>
        </w:tc>
      </w:tr>
      <w:tr w:rsidR="00457E53" w14:paraId="6685ED6D" w14:textId="77777777" w:rsidTr="00D62BC2">
        <w:tblPrEx>
          <w:tblPrExChange w:id="2851"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52"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2853" w:author="Maximilian Schmitz" w:date="2015-06-14T11:01:00Z">
              <w:tcPr>
                <w:tcW w:w="2244" w:type="dxa"/>
                <w:gridSpan w:val="3"/>
              </w:tcPr>
            </w:tcPrChange>
          </w:tcPr>
          <w:p w14:paraId="17C61AD4" w14:textId="77777777" w:rsidR="00457E53" w:rsidRDefault="00457E53">
            <w:pPr>
              <w:tabs>
                <w:tab w:val="right" w:pos="9072"/>
              </w:tabs>
              <w:spacing w:line="360" w:lineRule="auto"/>
              <w:rPr>
                <w:ins w:id="2854" w:author="Maximilian Schmitz" w:date="2015-06-14T10:42:00Z"/>
                <w:b w:val="0"/>
              </w:rPr>
              <w:pPrChange w:id="2855" w:author="Admin" w:date="2015-07-08T13:36:00Z">
                <w:pPr>
                  <w:tabs>
                    <w:tab w:val="right" w:pos="9072"/>
                  </w:tabs>
                </w:pPr>
              </w:pPrChange>
            </w:pPr>
            <w:ins w:id="2856" w:author="Maximilian Schmitz" w:date="2015-06-14T10:42:00Z">
              <w:r>
                <w:rPr>
                  <w:b w:val="0"/>
                </w:rPr>
                <w:lastRenderedPageBreak/>
                <w:t>GetStamina</w:t>
              </w:r>
            </w:ins>
          </w:p>
        </w:tc>
        <w:tc>
          <w:tcPr>
            <w:tcW w:w="7177" w:type="dxa"/>
            <w:tcPrChange w:id="2857"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58" w:author="Maximilian Schmitz" w:date="2015-06-14T10:42:00Z"/>
              </w:rPr>
              <w:pPrChange w:id="285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60" w:author="Maximilian Schmitz" w:date="2015-06-14T10:45:00Z">
              <w:r>
                <w:t>Gibt die aktuelle Ausdauer des Spielers zurück</w:t>
              </w:r>
            </w:ins>
          </w:p>
        </w:tc>
      </w:tr>
      <w:tr w:rsidR="00457E53" w14:paraId="174F9A72" w14:textId="77777777" w:rsidTr="00D62BC2">
        <w:tblPrEx>
          <w:tblPrExChange w:id="286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62" w:author="Maximilian Schmitz" w:date="2015-06-14T10:39:00Z"/>
          <w:trPrChange w:id="286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64" w:author="Maximilian Schmitz" w:date="2015-06-14T11:01:00Z">
              <w:tcPr>
                <w:tcW w:w="2093" w:type="dxa"/>
                <w:gridSpan w:val="2"/>
              </w:tcPr>
            </w:tcPrChange>
          </w:tcPr>
          <w:p w14:paraId="3AF25506" w14:textId="77777777" w:rsidR="00457E53" w:rsidRDefault="00457E53">
            <w:pPr>
              <w:tabs>
                <w:tab w:val="right" w:pos="9072"/>
              </w:tabs>
              <w:spacing w:line="360" w:lineRule="auto"/>
              <w:rPr>
                <w:ins w:id="2865" w:author="Maximilian Schmitz" w:date="2015-06-14T10:39:00Z"/>
                <w:b w:val="0"/>
              </w:rPr>
              <w:pPrChange w:id="2866" w:author="Admin" w:date="2015-07-08T13:36:00Z">
                <w:pPr>
                  <w:tabs>
                    <w:tab w:val="right" w:pos="9072"/>
                  </w:tabs>
                </w:pPr>
              </w:pPrChange>
            </w:pPr>
            <w:ins w:id="2867" w:author="Maximilian Schmitz" w:date="2015-06-14T10:41:00Z">
              <w:r>
                <w:rPr>
                  <w:b w:val="0"/>
                </w:rPr>
                <w:t>GetOwnLocation</w:t>
              </w:r>
            </w:ins>
          </w:p>
        </w:tc>
        <w:tc>
          <w:tcPr>
            <w:tcW w:w="7177" w:type="dxa"/>
            <w:tcPrChange w:id="2868"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69" w:author="Maximilian Schmitz" w:date="2015-06-14T10:39:00Z"/>
              </w:rPr>
              <w:pPrChange w:id="287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71" w:author="Maximilian Schmitz" w:date="2015-06-14T10:45:00Z">
              <w:r>
                <w:t>Gibt die aktuelle Position des Spielers zurück</w:t>
              </w:r>
            </w:ins>
          </w:p>
        </w:tc>
      </w:tr>
      <w:tr w:rsidR="00457E53" w14:paraId="7A5D96DD" w14:textId="77777777" w:rsidTr="00D62BC2">
        <w:tblPrEx>
          <w:tblPrExChange w:id="287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73" w:author="Maximilian Schmitz" w:date="2015-06-14T10:39:00Z"/>
          <w:trPrChange w:id="287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75" w:author="Maximilian Schmitz" w:date="2015-06-14T11:01:00Z">
              <w:tcPr>
                <w:tcW w:w="2093" w:type="dxa"/>
                <w:gridSpan w:val="2"/>
              </w:tcPr>
            </w:tcPrChange>
          </w:tcPr>
          <w:p w14:paraId="63E4C7ED" w14:textId="77777777" w:rsidR="00457E53" w:rsidRDefault="00457E53">
            <w:pPr>
              <w:tabs>
                <w:tab w:val="right" w:pos="9072"/>
              </w:tabs>
              <w:spacing w:line="360" w:lineRule="auto"/>
              <w:rPr>
                <w:ins w:id="2876" w:author="Maximilian Schmitz" w:date="2015-06-14T10:39:00Z"/>
                <w:b w:val="0"/>
              </w:rPr>
              <w:pPrChange w:id="2877" w:author="Admin" w:date="2015-07-08T13:36:00Z">
                <w:pPr>
                  <w:tabs>
                    <w:tab w:val="right" w:pos="9072"/>
                  </w:tabs>
                </w:pPr>
              </w:pPrChange>
            </w:pPr>
            <w:ins w:id="2878" w:author="Maximilian Schmitz" w:date="2015-06-14T10:39:00Z">
              <w:r>
                <w:rPr>
                  <w:b w:val="0"/>
                </w:rPr>
                <w:t>GetBallLocation</w:t>
              </w:r>
            </w:ins>
          </w:p>
        </w:tc>
        <w:tc>
          <w:tcPr>
            <w:tcW w:w="7177" w:type="dxa"/>
            <w:tcPrChange w:id="2879"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80" w:author="Maximilian Schmitz" w:date="2015-06-14T10:39:00Z"/>
              </w:rPr>
              <w:pPrChange w:id="288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82" w:author="Maximilian Schmitz" w:date="2015-06-14T10:46:00Z">
              <w:r>
                <w:t>Gibt die aktuelle Ballposition zurück, wenn sichtbar</w:t>
              </w:r>
            </w:ins>
          </w:p>
        </w:tc>
      </w:tr>
      <w:tr w:rsidR="00457E53" w14:paraId="71DBA39E" w14:textId="77777777" w:rsidTr="00D62BC2">
        <w:tblPrEx>
          <w:tblPrExChange w:id="288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84" w:author="Maximilian Schmitz" w:date="2015-06-14T10:39:00Z"/>
          <w:trPrChange w:id="288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86" w:author="Maximilian Schmitz" w:date="2015-06-14T11:01:00Z">
              <w:tcPr>
                <w:tcW w:w="2093" w:type="dxa"/>
                <w:gridSpan w:val="2"/>
              </w:tcPr>
            </w:tcPrChange>
          </w:tcPr>
          <w:p w14:paraId="73718555" w14:textId="77777777" w:rsidR="00457E53" w:rsidRDefault="00457E53">
            <w:pPr>
              <w:tabs>
                <w:tab w:val="right" w:pos="9072"/>
              </w:tabs>
              <w:spacing w:line="360" w:lineRule="auto"/>
              <w:rPr>
                <w:ins w:id="2887" w:author="Maximilian Schmitz" w:date="2015-06-14T10:39:00Z"/>
                <w:b w:val="0"/>
              </w:rPr>
              <w:pPrChange w:id="2888" w:author="Admin" w:date="2015-07-08T13:36:00Z">
                <w:pPr>
                  <w:tabs>
                    <w:tab w:val="right" w:pos="9072"/>
                  </w:tabs>
                </w:pPr>
              </w:pPrChange>
            </w:pPr>
            <w:ins w:id="2889" w:author="Maximilian Schmitz" w:date="2015-06-14T10:39:00Z">
              <w:r>
                <w:rPr>
                  <w:b w:val="0"/>
                </w:rPr>
                <w:t>GetVisiblePlayers</w:t>
              </w:r>
            </w:ins>
          </w:p>
        </w:tc>
        <w:tc>
          <w:tcPr>
            <w:tcW w:w="7177" w:type="dxa"/>
            <w:tcPrChange w:id="2890"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91" w:author="Maximilian Schmitz" w:date="2015-06-14T10:39:00Z"/>
              </w:rPr>
              <w:pPrChange w:id="289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93" w:author="Maximilian Schmitz" w:date="2015-06-14T10:46:00Z">
              <w:r>
                <w:t>Gibt Positionen der sichtbaren Spieler zurück</w:t>
              </w:r>
            </w:ins>
          </w:p>
        </w:tc>
      </w:tr>
      <w:tr w:rsidR="00457E53" w14:paraId="73909D51" w14:textId="77777777" w:rsidTr="00D62BC2">
        <w:tblPrEx>
          <w:tblPrExChange w:id="289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95" w:author="Maximilian Schmitz" w:date="2015-06-14T10:39:00Z"/>
          <w:trPrChange w:id="289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97" w:author="Maximilian Schmitz" w:date="2015-06-14T11:01:00Z">
              <w:tcPr>
                <w:tcW w:w="2093" w:type="dxa"/>
                <w:gridSpan w:val="2"/>
              </w:tcPr>
            </w:tcPrChange>
          </w:tcPr>
          <w:p w14:paraId="1220D70B" w14:textId="77777777" w:rsidR="00457E53" w:rsidRDefault="00457E53">
            <w:pPr>
              <w:tabs>
                <w:tab w:val="right" w:pos="9072"/>
              </w:tabs>
              <w:spacing w:line="360" w:lineRule="auto"/>
              <w:rPr>
                <w:ins w:id="2898" w:author="Maximilian Schmitz" w:date="2015-06-14T10:39:00Z"/>
                <w:b w:val="0"/>
              </w:rPr>
              <w:pPrChange w:id="2899" w:author="Admin" w:date="2015-07-08T13:36:00Z">
                <w:pPr>
                  <w:tabs>
                    <w:tab w:val="right" w:pos="9072"/>
                  </w:tabs>
                </w:pPr>
              </w:pPrChange>
            </w:pPr>
            <w:ins w:id="2900" w:author="Maximilian Schmitz" w:date="2015-06-14T10:39:00Z">
              <w:r>
                <w:rPr>
                  <w:b w:val="0"/>
                </w:rPr>
                <w:t>GetGoal</w:t>
              </w:r>
            </w:ins>
            <w:ins w:id="2901" w:author="Maximilian Schmitz" w:date="2015-06-14T10:40:00Z">
              <w:r>
                <w:rPr>
                  <w:b w:val="0"/>
                </w:rPr>
                <w:t>1</w:t>
              </w:r>
            </w:ins>
            <w:ins w:id="2902" w:author="Maximilian Schmitz" w:date="2015-06-14T10:39:00Z">
              <w:r>
                <w:rPr>
                  <w:b w:val="0"/>
                </w:rPr>
                <w:t>Position</w:t>
              </w:r>
            </w:ins>
          </w:p>
        </w:tc>
        <w:tc>
          <w:tcPr>
            <w:tcW w:w="7177" w:type="dxa"/>
            <w:tcPrChange w:id="2903"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04" w:author="Maximilian Schmitz" w:date="2015-06-14T10:39:00Z"/>
              </w:rPr>
              <w:pPrChange w:id="290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06" w:author="Maximilian Schmitz" w:date="2015-06-14T10:46:00Z">
              <w:r>
                <w:t xml:space="preserve">Gibt die Position des 1. Tors </w:t>
              </w:r>
              <w:r w:rsidR="00557673">
                <w:t>zurück</w:t>
              </w:r>
            </w:ins>
          </w:p>
        </w:tc>
      </w:tr>
      <w:tr w:rsidR="00457E53" w14:paraId="2553F01F" w14:textId="77777777" w:rsidTr="00D62BC2">
        <w:tblPrEx>
          <w:tblPrExChange w:id="290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08" w:author="Maximilian Schmitz" w:date="2015-06-14T10:39:00Z"/>
          <w:trPrChange w:id="290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10" w:author="Maximilian Schmitz" w:date="2015-06-14T11:01:00Z">
              <w:tcPr>
                <w:tcW w:w="2093" w:type="dxa"/>
                <w:gridSpan w:val="2"/>
              </w:tcPr>
            </w:tcPrChange>
          </w:tcPr>
          <w:p w14:paraId="0DF021B1" w14:textId="77777777" w:rsidR="00457E53" w:rsidRDefault="00457E53">
            <w:pPr>
              <w:tabs>
                <w:tab w:val="right" w:pos="9072"/>
              </w:tabs>
              <w:spacing w:line="360" w:lineRule="auto"/>
              <w:rPr>
                <w:ins w:id="2911" w:author="Maximilian Schmitz" w:date="2015-06-14T10:39:00Z"/>
                <w:b w:val="0"/>
              </w:rPr>
              <w:pPrChange w:id="2912" w:author="Admin" w:date="2015-07-08T13:36:00Z">
                <w:pPr>
                  <w:tabs>
                    <w:tab w:val="right" w:pos="9072"/>
                  </w:tabs>
                </w:pPr>
              </w:pPrChange>
            </w:pPr>
            <w:ins w:id="2913" w:author="Maximilian Schmitz" w:date="2015-06-14T10:39:00Z">
              <w:r>
                <w:rPr>
                  <w:b w:val="0"/>
                </w:rPr>
                <w:t>GetGoal</w:t>
              </w:r>
            </w:ins>
            <w:ins w:id="2914" w:author="Maximilian Schmitz" w:date="2015-06-14T10:40:00Z">
              <w:r>
                <w:rPr>
                  <w:b w:val="0"/>
                </w:rPr>
                <w:t>2</w:t>
              </w:r>
            </w:ins>
            <w:ins w:id="2915" w:author="Maximilian Schmitz" w:date="2015-06-14T10:39:00Z">
              <w:r>
                <w:rPr>
                  <w:b w:val="0"/>
                </w:rPr>
                <w:t>Position</w:t>
              </w:r>
            </w:ins>
          </w:p>
        </w:tc>
        <w:tc>
          <w:tcPr>
            <w:tcW w:w="7177" w:type="dxa"/>
            <w:tcPrChange w:id="2916"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17" w:author="Maximilian Schmitz" w:date="2015-06-14T10:39:00Z"/>
              </w:rPr>
              <w:pPrChange w:id="291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19" w:author="Maximilian Schmitz" w:date="2015-06-14T10:46:00Z">
              <w:r>
                <w:t>Gibt die Position des 2</w:t>
              </w:r>
              <w:r w:rsidR="00557673">
                <w:t>. Tors zurück</w:t>
              </w:r>
            </w:ins>
          </w:p>
        </w:tc>
      </w:tr>
    </w:tbl>
    <w:p w14:paraId="202F8F09" w14:textId="77777777" w:rsidR="00457E53" w:rsidRDefault="00D62BC2">
      <w:pPr>
        <w:pStyle w:val="Beschriftung"/>
        <w:rPr>
          <w:ins w:id="2920" w:author="Maximilian Schmitz" w:date="2015-06-14T21:17:00Z"/>
        </w:rPr>
        <w:pPrChange w:id="2921" w:author="Admin" w:date="2015-07-08T13:36:00Z">
          <w:pPr>
            <w:pStyle w:val="berschrift1"/>
          </w:pPr>
        </w:pPrChange>
      </w:pPr>
      <w:bookmarkStart w:id="2922" w:name="_Toc424132795"/>
      <w:ins w:id="2923" w:author="Maximilian Schmitz" w:date="2015-06-14T11:03:00Z">
        <w:r>
          <w:t xml:space="preserve">Tabelle </w:t>
        </w:r>
      </w:ins>
      <w:ins w:id="2924" w:author="Maximilian Schmitz" w:date="2015-06-19T09:18:00Z">
        <w:r w:rsidR="00F73840">
          <w:fldChar w:fldCharType="begin"/>
        </w:r>
        <w:r w:rsidR="00F73840">
          <w:instrText xml:space="preserve"> SEQ Tabelle \* ARABIC </w:instrText>
        </w:r>
      </w:ins>
      <w:r w:rsidR="00F73840">
        <w:fldChar w:fldCharType="separate"/>
      </w:r>
      <w:ins w:id="2925" w:author="Maximilian Schmitz" w:date="2015-07-08T15:29:00Z">
        <w:r w:rsidR="00856522">
          <w:rPr>
            <w:noProof/>
          </w:rPr>
          <w:t>2</w:t>
        </w:r>
      </w:ins>
      <w:ins w:id="2926" w:author="Maximilian Schmitz" w:date="2015-06-19T09:18:00Z">
        <w:r w:rsidR="00F73840">
          <w:fldChar w:fldCharType="end"/>
        </w:r>
      </w:ins>
      <w:ins w:id="2927" w:author="Maximilian Schmitz" w:date="2015-06-14T11:03:00Z">
        <w:r>
          <w:t xml:space="preserve">: Passive Funktionen der </w:t>
        </w:r>
      </w:ins>
      <w:ins w:id="2928" w:author="Maximilian Schmitz" w:date="2015-06-17T15:32:00Z">
        <w:r w:rsidR="003227D0">
          <w:t>Skriptschnittstelle</w:t>
        </w:r>
      </w:ins>
      <w:bookmarkEnd w:id="2922"/>
    </w:p>
    <w:p w14:paraId="5B8F0178" w14:textId="77777777" w:rsidR="00201692" w:rsidRPr="00915AB6" w:rsidRDefault="00201692">
      <w:pPr>
        <w:rPr>
          <w:ins w:id="2929" w:author="Maximilian Schmitz" w:date="2015-06-14T10:47:00Z"/>
        </w:rPr>
        <w:pPrChange w:id="2930" w:author="Admin" w:date="2015-07-08T13:36:00Z">
          <w:pPr>
            <w:pStyle w:val="berschrift1"/>
          </w:pPr>
        </w:pPrChange>
      </w:pPr>
    </w:p>
    <w:p w14:paraId="18383116" w14:textId="77777777" w:rsidR="003474E5" w:rsidRDefault="003474E5">
      <w:pPr>
        <w:tabs>
          <w:tab w:val="right" w:pos="9072"/>
        </w:tabs>
        <w:rPr>
          <w:ins w:id="2931" w:author="Maximilian Schmitz" w:date="2015-06-14T10:50:00Z"/>
        </w:rPr>
        <w:pPrChange w:id="2932" w:author="Admin" w:date="2015-07-08T13:36:00Z">
          <w:pPr>
            <w:pStyle w:val="berschrift1"/>
          </w:pPr>
        </w:pPrChange>
      </w:pPr>
      <w:ins w:id="2933" w:author="Maximilian Schmitz" w:date="2015-06-14T10:48:00Z">
        <w:r>
          <w:t>Es ist zu sehen, dass der künstlichen Intelligenz Informationen über das Spiel selbst in Form der aktuellen Spielzeit oder der Information über den</w:t>
        </w:r>
      </w:ins>
      <w:ins w:id="2934" w:author="Maximilian Schmitz" w:date="2015-06-14T10:49:00Z">
        <w:r>
          <w:t xml:space="preserve"> </w:t>
        </w:r>
      </w:ins>
      <w:ins w:id="2935" w:author="Maximilian Schmitz" w:date="2015-06-14T10:48:00Z">
        <w:r>
          <w:t xml:space="preserve">Anstoß </w:t>
        </w:r>
      </w:ins>
      <w:ins w:id="2936"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2937" w:author="Maximilian Schmitz" w:date="2015-06-14T10:53:00Z"/>
        </w:rPr>
        <w:pPrChange w:id="2938" w:author="Admin" w:date="2015-07-08T13:36:00Z">
          <w:pPr>
            <w:pStyle w:val="berschrift1"/>
          </w:pPr>
        </w:pPrChange>
      </w:pPr>
      <w:ins w:id="2939" w:author="Maximilian Schmitz" w:date="2015-06-14T10:50:00Z">
        <w:r>
          <w:t xml:space="preserve">Besonders wichtig um Entscheidungen treffen zu können sind die Daten über den Spieler selbst. </w:t>
        </w:r>
      </w:ins>
      <w:ins w:id="2940" w:author="Maximilian Schmitz" w:date="2015-06-14T10:51:00Z">
        <w:r>
          <w:t xml:space="preserve">Dazu gehören seine Teamzugehörigkeit, sein aktueller Ausdauerwert und seine aktuelle Position auf dem Spielfeld. </w:t>
        </w:r>
      </w:ins>
      <w:ins w:id="2941" w:author="Maximilian Schmitz" w:date="2015-06-14T10:52:00Z">
        <w:r w:rsidR="00A97A7C">
          <w:t xml:space="preserve">Außerdem werden noch Informationen über vom Spieler gesehene Objekte bereitgestellt. </w:t>
        </w:r>
      </w:ins>
      <w:ins w:id="2942"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2943" w:author="Maximilian Schmitz" w:date="2015-06-14T10:55:00Z"/>
        </w:rPr>
        <w:pPrChange w:id="2944" w:author="Admin" w:date="2015-07-08T13:36:00Z">
          <w:pPr>
            <w:pStyle w:val="berschrift1"/>
          </w:pPr>
        </w:pPrChange>
      </w:pPr>
      <w:ins w:id="2945" w:author="Maximilian Schmitz" w:date="2015-06-14T10:54:00Z">
        <w:r>
          <w:t>Auf Basis dieser Informationen kann die künstliche Intelligenz weitere Daten wie die Aufstellung der Teammitglieder oder die Bewegun</w:t>
        </w:r>
      </w:ins>
      <w:ins w:id="2946" w:author="Maximilian Schmitz" w:date="2015-06-14T10:55:00Z">
        <w:r>
          <w:t>g</w:t>
        </w:r>
      </w:ins>
      <w:ins w:id="2947" w:author="Maximilian Schmitz" w:date="2015-06-14T10:54:00Z">
        <w:r>
          <w:t>srichtung des Balls ableiten.</w:t>
        </w:r>
      </w:ins>
      <w:ins w:id="2948"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2949" w:author="Maximilian Schmitz" w:date="2015-06-14T10:56:00Z"/>
        </w:rPr>
        <w:pPrChange w:id="2950" w:author="Admin" w:date="2015-07-08T13:36:00Z">
          <w:pPr>
            <w:pStyle w:val="berschrift1"/>
          </w:pPr>
        </w:pPrChange>
      </w:pPr>
    </w:p>
    <w:p w14:paraId="7890FFAD" w14:textId="77777777" w:rsidR="00D62BC2" w:rsidRDefault="00D62BC2">
      <w:pPr>
        <w:tabs>
          <w:tab w:val="right" w:pos="9072"/>
        </w:tabs>
        <w:rPr>
          <w:ins w:id="2951" w:author="Maximilian Schmitz" w:date="2015-06-14T11:10:00Z"/>
        </w:rPr>
        <w:pPrChange w:id="2952" w:author="Admin" w:date="2015-07-08T13:36:00Z">
          <w:pPr/>
        </w:pPrChange>
      </w:pPr>
      <w:ins w:id="2953" w:author="Maximilian Schmitz" w:date="2015-06-14T10:57:00Z">
        <w:r>
          <w:t xml:space="preserve">Abgesehen von den Informationen bietet die </w:t>
        </w:r>
      </w:ins>
      <w:ins w:id="2954" w:author="Maximilian Schmitz" w:date="2015-06-17T15:32:00Z">
        <w:r w:rsidR="003227D0">
          <w:t xml:space="preserve">Skriptschnittstelle </w:t>
        </w:r>
      </w:ins>
      <w:ins w:id="2955" w:author="Maximilian Schmitz" w:date="2015-06-14T10:57:00Z">
        <w:r>
          <w:t xml:space="preserve">natürlich auch die Möglichkeit Aktionen des Spielers über die künstliche Intelligenz zu steuern. </w:t>
        </w:r>
      </w:ins>
      <w:ins w:id="2956" w:author="Maximilian Schmitz" w:date="2015-06-14T10:58:00Z">
        <w:r>
          <w:t xml:space="preserve">In der nachfolgenden Tabelle sind die zu Verfügung stehenden Funktionen aufgelistet. </w:t>
        </w:r>
      </w:ins>
      <w:ins w:id="2957" w:author="Maximilian Schmitz" w:date="2015-06-14T11:05:00Z">
        <w:r>
          <w:t xml:space="preserve">Die ausführliche Übersicht ist wieder im Kapitel </w:t>
        </w:r>
      </w:ins>
      <w:ins w:id="2958" w:author="Maximilian Schmitz" w:date="2015-06-17T15:32:00Z">
        <w:r w:rsidR="003227D0">
          <w:t xml:space="preserve">Skriptschnittstelle </w:t>
        </w:r>
      </w:ins>
      <w:ins w:id="2959" w:author="Maximilian Schmitz" w:date="2015-06-14T11:06:00Z">
        <w:r>
          <w:t>zu finden.</w:t>
        </w:r>
      </w:ins>
    </w:p>
    <w:p w14:paraId="6DAD7573" w14:textId="77777777" w:rsidR="00842C5C" w:rsidRDefault="00842C5C">
      <w:pPr>
        <w:tabs>
          <w:tab w:val="right" w:pos="9072"/>
        </w:tabs>
        <w:rPr>
          <w:ins w:id="2960" w:author="Maximilian Schmitz" w:date="2015-06-14T11:03:00Z"/>
        </w:rPr>
        <w:pPrChange w:id="2961" w:author="Admin" w:date="2015-07-08T13:36:00Z">
          <w:pPr/>
        </w:pPrChange>
      </w:pPr>
    </w:p>
    <w:tbl>
      <w:tblPr>
        <w:tblStyle w:val="Gitternetztabelle1hell"/>
        <w:tblW w:w="9464" w:type="dxa"/>
        <w:tblLook w:val="04A0" w:firstRow="1" w:lastRow="0" w:firstColumn="1" w:lastColumn="0" w:noHBand="0" w:noVBand="1"/>
        <w:tblPrChange w:id="2962" w:author="Maximilian Schmitz" w:date="2015-06-14T11:01:00Z">
          <w:tblPr>
            <w:tblStyle w:val="Tabellenraster"/>
            <w:tblW w:w="0" w:type="auto"/>
            <w:tblLook w:val="04A0" w:firstRow="1" w:lastRow="0" w:firstColumn="1" w:lastColumn="0" w:noHBand="0" w:noVBand="1"/>
          </w:tblPr>
        </w:tblPrChange>
      </w:tblPr>
      <w:tblGrid>
        <w:gridCol w:w="1817"/>
        <w:gridCol w:w="7647"/>
        <w:tblGridChange w:id="2963">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2964"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65"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966" w:author="Maximilian Schmitz" w:date="2015-06-14T10:58:00Z"/>
              </w:rPr>
              <w:pPrChange w:id="2967"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968" w:author="Maximilian Schmitz" w:date="2015-06-14T10:58:00Z">
              <w:r>
                <w:t>Funktion</w:t>
              </w:r>
            </w:ins>
          </w:p>
        </w:tc>
        <w:tc>
          <w:tcPr>
            <w:tcW w:w="7647" w:type="dxa"/>
            <w:tcPrChange w:id="2969"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970" w:author="Maximilian Schmitz" w:date="2015-06-14T10:58:00Z"/>
              </w:rPr>
              <w:pPrChange w:id="2971"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972" w:author="Maximilian Schmitz" w:date="2015-06-14T10:58:00Z">
              <w:r>
                <w:t>Beschreibung</w:t>
              </w:r>
            </w:ins>
          </w:p>
        </w:tc>
      </w:tr>
      <w:tr w:rsidR="00D62BC2" w14:paraId="726C0A0D" w14:textId="77777777" w:rsidTr="00D62BC2">
        <w:trPr>
          <w:ins w:id="2973"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74" w:author="Maximilian Schmitz" w:date="2015-06-14T11:01:00Z">
              <w:tcPr>
                <w:tcW w:w="3070" w:type="dxa"/>
              </w:tcPr>
            </w:tcPrChange>
          </w:tcPr>
          <w:p w14:paraId="7D57E634" w14:textId="77777777" w:rsidR="00D62BC2" w:rsidRPr="00D62BC2" w:rsidRDefault="00D62BC2">
            <w:pPr>
              <w:tabs>
                <w:tab w:val="right" w:pos="9072"/>
              </w:tabs>
              <w:spacing w:line="360" w:lineRule="auto"/>
              <w:rPr>
                <w:ins w:id="2975" w:author="Maximilian Schmitz" w:date="2015-06-14T10:58:00Z"/>
                <w:b w:val="0"/>
                <w:rPrChange w:id="2976" w:author="Maximilian Schmitz" w:date="2015-06-14T11:01:00Z">
                  <w:rPr>
                    <w:ins w:id="2977" w:author="Maximilian Schmitz" w:date="2015-06-14T10:58:00Z"/>
                  </w:rPr>
                </w:rPrChange>
              </w:rPr>
              <w:pPrChange w:id="2978" w:author="Admin" w:date="2015-07-08T13:36:00Z">
                <w:pPr>
                  <w:tabs>
                    <w:tab w:val="right" w:pos="9072"/>
                  </w:tabs>
                </w:pPr>
              </w:pPrChange>
            </w:pPr>
            <w:ins w:id="2979" w:author="Maximilian Schmitz" w:date="2015-06-14T10:59:00Z">
              <w:r w:rsidRPr="00D62BC2">
                <w:lastRenderedPageBreak/>
                <w:t>MoveForward</w:t>
              </w:r>
            </w:ins>
          </w:p>
        </w:tc>
        <w:tc>
          <w:tcPr>
            <w:tcW w:w="7647" w:type="dxa"/>
            <w:tcPrChange w:id="2980"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81" w:author="Maximilian Schmitz" w:date="2015-06-14T10:58:00Z"/>
              </w:rPr>
              <w:pPrChange w:id="298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83" w:author="Maximilian Schmitz" w:date="2015-06-14T11:06:00Z">
              <w:r>
                <w:t>Vorwärtsbewegen des Spielers</w:t>
              </w:r>
            </w:ins>
          </w:p>
        </w:tc>
      </w:tr>
      <w:tr w:rsidR="00D62BC2" w14:paraId="79FD42EA" w14:textId="77777777" w:rsidTr="00D62BC2">
        <w:trPr>
          <w:ins w:id="298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85" w:author="Maximilian Schmitz" w:date="2015-06-14T11:01:00Z">
              <w:tcPr>
                <w:tcW w:w="3070" w:type="dxa"/>
              </w:tcPr>
            </w:tcPrChange>
          </w:tcPr>
          <w:p w14:paraId="35CA78AE" w14:textId="77777777" w:rsidR="00D62BC2" w:rsidRPr="00D62BC2" w:rsidRDefault="00D62BC2">
            <w:pPr>
              <w:tabs>
                <w:tab w:val="right" w:pos="9072"/>
              </w:tabs>
              <w:spacing w:line="360" w:lineRule="auto"/>
              <w:rPr>
                <w:ins w:id="2986" w:author="Maximilian Schmitz" w:date="2015-06-14T10:59:00Z"/>
                <w:b w:val="0"/>
                <w:rPrChange w:id="2987" w:author="Maximilian Schmitz" w:date="2015-06-14T11:01:00Z">
                  <w:rPr>
                    <w:ins w:id="2988" w:author="Maximilian Schmitz" w:date="2015-06-14T10:59:00Z"/>
                  </w:rPr>
                </w:rPrChange>
              </w:rPr>
              <w:pPrChange w:id="2989" w:author="Admin" w:date="2015-07-08T13:36:00Z">
                <w:pPr>
                  <w:tabs>
                    <w:tab w:val="right" w:pos="9072"/>
                  </w:tabs>
                </w:pPr>
              </w:pPrChange>
            </w:pPr>
            <w:ins w:id="2990" w:author="Maximilian Schmitz" w:date="2015-06-14T10:59:00Z">
              <w:r w:rsidRPr="00D62BC2">
                <w:t>MoveTo</w:t>
              </w:r>
            </w:ins>
          </w:p>
        </w:tc>
        <w:tc>
          <w:tcPr>
            <w:tcW w:w="7647" w:type="dxa"/>
            <w:tcPrChange w:id="2991"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92" w:author="Maximilian Schmitz" w:date="2015-06-14T10:59:00Z"/>
              </w:rPr>
              <w:pPrChange w:id="299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94" w:author="Maximilian Schmitz" w:date="2015-06-14T11:07:00Z">
              <w:r>
                <w:t>Spieler an eine bestimmte Position bewegen</w:t>
              </w:r>
            </w:ins>
          </w:p>
        </w:tc>
      </w:tr>
      <w:tr w:rsidR="00D62BC2" w14:paraId="4407E74C" w14:textId="77777777" w:rsidTr="00D62BC2">
        <w:trPr>
          <w:ins w:id="299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96" w:author="Maximilian Schmitz" w:date="2015-06-14T11:01:00Z">
              <w:tcPr>
                <w:tcW w:w="3070" w:type="dxa"/>
              </w:tcPr>
            </w:tcPrChange>
          </w:tcPr>
          <w:p w14:paraId="03FD0392" w14:textId="77777777" w:rsidR="00D62BC2" w:rsidRPr="00D62BC2" w:rsidRDefault="00D62BC2">
            <w:pPr>
              <w:tabs>
                <w:tab w:val="right" w:pos="9072"/>
              </w:tabs>
              <w:spacing w:line="360" w:lineRule="auto"/>
              <w:rPr>
                <w:ins w:id="2997" w:author="Maximilian Schmitz" w:date="2015-06-14T10:59:00Z"/>
                <w:b w:val="0"/>
                <w:rPrChange w:id="2998" w:author="Maximilian Schmitz" w:date="2015-06-14T11:01:00Z">
                  <w:rPr>
                    <w:ins w:id="2999" w:author="Maximilian Schmitz" w:date="2015-06-14T10:59:00Z"/>
                  </w:rPr>
                </w:rPrChange>
              </w:rPr>
              <w:pPrChange w:id="3000" w:author="Admin" w:date="2015-07-08T13:36:00Z">
                <w:pPr>
                  <w:tabs>
                    <w:tab w:val="right" w:pos="9072"/>
                  </w:tabs>
                </w:pPr>
              </w:pPrChange>
            </w:pPr>
            <w:ins w:id="3001" w:author="Maximilian Schmitz" w:date="2015-06-14T10:59:00Z">
              <w:r w:rsidRPr="00D62BC2">
                <w:t>Rotate</w:t>
              </w:r>
            </w:ins>
          </w:p>
        </w:tc>
        <w:tc>
          <w:tcPr>
            <w:tcW w:w="7647" w:type="dxa"/>
            <w:tcPrChange w:id="3002"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03" w:author="Maximilian Schmitz" w:date="2015-06-14T10:59:00Z"/>
              </w:rPr>
              <w:pPrChange w:id="300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05" w:author="Maximilian Schmitz" w:date="2015-06-14T11:07:00Z">
              <w:r>
                <w:t>Spieler um seine Achse drehen</w:t>
              </w:r>
            </w:ins>
          </w:p>
        </w:tc>
      </w:tr>
      <w:tr w:rsidR="00D62BC2" w14:paraId="65712D0F" w14:textId="77777777" w:rsidTr="00D62BC2">
        <w:trPr>
          <w:ins w:id="300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07" w:author="Maximilian Schmitz" w:date="2015-06-14T11:01:00Z">
              <w:tcPr>
                <w:tcW w:w="3070" w:type="dxa"/>
              </w:tcPr>
            </w:tcPrChange>
          </w:tcPr>
          <w:p w14:paraId="7E4118DC" w14:textId="77777777" w:rsidR="00D62BC2" w:rsidRPr="00D62BC2" w:rsidRDefault="00D62BC2">
            <w:pPr>
              <w:tabs>
                <w:tab w:val="right" w:pos="9072"/>
              </w:tabs>
              <w:spacing w:line="360" w:lineRule="auto"/>
              <w:rPr>
                <w:ins w:id="3008" w:author="Maximilian Schmitz" w:date="2015-06-14T10:59:00Z"/>
                <w:b w:val="0"/>
                <w:rPrChange w:id="3009" w:author="Maximilian Schmitz" w:date="2015-06-14T11:01:00Z">
                  <w:rPr>
                    <w:ins w:id="3010" w:author="Maximilian Schmitz" w:date="2015-06-14T10:59:00Z"/>
                  </w:rPr>
                </w:rPrChange>
              </w:rPr>
              <w:pPrChange w:id="3011" w:author="Admin" w:date="2015-07-08T13:36:00Z">
                <w:pPr>
                  <w:tabs>
                    <w:tab w:val="right" w:pos="9072"/>
                  </w:tabs>
                </w:pPr>
              </w:pPrChange>
            </w:pPr>
            <w:ins w:id="3012" w:author="Maximilian Schmitz" w:date="2015-06-14T10:59:00Z">
              <w:r w:rsidRPr="00D62BC2">
                <w:t>Kick</w:t>
              </w:r>
            </w:ins>
          </w:p>
        </w:tc>
        <w:tc>
          <w:tcPr>
            <w:tcW w:w="7647" w:type="dxa"/>
            <w:tcPrChange w:id="3013"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14" w:author="Maximilian Schmitz" w:date="2015-06-14T10:59:00Z"/>
              </w:rPr>
              <w:pPrChange w:id="301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16" w:author="Maximilian Schmitz" w:date="2015-06-14T11:07:00Z">
              <w:r>
                <w:t>Den Ball in eine Richtung kicken</w:t>
              </w:r>
            </w:ins>
          </w:p>
        </w:tc>
      </w:tr>
      <w:tr w:rsidR="00D62BC2" w14:paraId="7E0F1F55" w14:textId="77777777" w:rsidTr="00D62BC2">
        <w:trPr>
          <w:ins w:id="301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18" w:author="Maximilian Schmitz" w:date="2015-06-14T11:01:00Z">
              <w:tcPr>
                <w:tcW w:w="3070" w:type="dxa"/>
              </w:tcPr>
            </w:tcPrChange>
          </w:tcPr>
          <w:p w14:paraId="41DA736A" w14:textId="77777777" w:rsidR="00D62BC2" w:rsidRPr="00D62BC2" w:rsidRDefault="00D62BC2">
            <w:pPr>
              <w:tabs>
                <w:tab w:val="right" w:pos="9072"/>
              </w:tabs>
              <w:spacing w:line="360" w:lineRule="auto"/>
              <w:rPr>
                <w:ins w:id="3019" w:author="Maximilian Schmitz" w:date="2015-06-14T10:59:00Z"/>
                <w:b w:val="0"/>
                <w:rPrChange w:id="3020" w:author="Maximilian Schmitz" w:date="2015-06-14T11:01:00Z">
                  <w:rPr>
                    <w:ins w:id="3021" w:author="Maximilian Schmitz" w:date="2015-06-14T10:59:00Z"/>
                  </w:rPr>
                </w:rPrChange>
              </w:rPr>
              <w:pPrChange w:id="3022" w:author="Admin" w:date="2015-07-08T13:36:00Z">
                <w:pPr>
                  <w:tabs>
                    <w:tab w:val="right" w:pos="9072"/>
                  </w:tabs>
                </w:pPr>
              </w:pPrChange>
            </w:pPr>
            <w:ins w:id="3023" w:author="Maximilian Schmitz" w:date="2015-06-14T10:59:00Z">
              <w:r w:rsidRPr="00D62BC2">
                <w:t>StopBall</w:t>
              </w:r>
            </w:ins>
          </w:p>
        </w:tc>
        <w:tc>
          <w:tcPr>
            <w:tcW w:w="7647" w:type="dxa"/>
            <w:tcPrChange w:id="3024"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25" w:author="Maximilian Schmitz" w:date="2015-06-14T10:59:00Z"/>
              </w:rPr>
              <w:pPrChange w:id="302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27" w:author="Maximilian Schmitz" w:date="2015-06-14T11:08:00Z">
              <w:r>
                <w:t>Den Ball stoppen</w:t>
              </w:r>
            </w:ins>
          </w:p>
        </w:tc>
      </w:tr>
      <w:tr w:rsidR="00D62BC2" w14:paraId="76D2E6FA" w14:textId="77777777" w:rsidTr="00D62BC2">
        <w:trPr>
          <w:ins w:id="302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29" w:author="Maximilian Schmitz" w:date="2015-06-14T11:01:00Z">
              <w:tcPr>
                <w:tcW w:w="3070" w:type="dxa"/>
              </w:tcPr>
            </w:tcPrChange>
          </w:tcPr>
          <w:p w14:paraId="2531FA17" w14:textId="77777777" w:rsidR="00D62BC2" w:rsidRPr="00D62BC2" w:rsidRDefault="00D62BC2">
            <w:pPr>
              <w:tabs>
                <w:tab w:val="right" w:pos="9072"/>
              </w:tabs>
              <w:spacing w:line="360" w:lineRule="auto"/>
              <w:rPr>
                <w:ins w:id="3030" w:author="Maximilian Schmitz" w:date="2015-06-14T10:59:00Z"/>
                <w:b w:val="0"/>
                <w:rPrChange w:id="3031" w:author="Maximilian Schmitz" w:date="2015-06-14T11:01:00Z">
                  <w:rPr>
                    <w:ins w:id="3032" w:author="Maximilian Schmitz" w:date="2015-06-14T10:59:00Z"/>
                  </w:rPr>
                </w:rPrChange>
              </w:rPr>
              <w:pPrChange w:id="3033" w:author="Admin" w:date="2015-07-08T13:36:00Z">
                <w:pPr>
                  <w:tabs>
                    <w:tab w:val="right" w:pos="9072"/>
                  </w:tabs>
                </w:pPr>
              </w:pPrChange>
            </w:pPr>
            <w:ins w:id="3034" w:author="Maximilian Schmitz" w:date="2015-06-14T11:00:00Z">
              <w:r w:rsidRPr="00D62BC2">
                <w:t>Speak</w:t>
              </w:r>
            </w:ins>
          </w:p>
        </w:tc>
        <w:tc>
          <w:tcPr>
            <w:tcW w:w="7647" w:type="dxa"/>
            <w:tcPrChange w:id="3035"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36" w:author="Maximilian Schmitz" w:date="2015-06-14T10:59:00Z"/>
              </w:rPr>
              <w:pPrChange w:id="303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38" w:author="Maximilian Schmitz" w:date="2015-06-14T11:09:00Z">
              <w:r>
                <w:t>Mit anderen Spielern kommunizieren</w:t>
              </w:r>
            </w:ins>
          </w:p>
        </w:tc>
      </w:tr>
      <w:tr w:rsidR="00D62BC2" w14:paraId="4EAA432B" w14:textId="77777777" w:rsidTr="00D62BC2">
        <w:trPr>
          <w:ins w:id="3039"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3040" w:author="Maximilian Schmitz" w:date="2015-06-14T11:01:00Z">
              <w:tcPr>
                <w:tcW w:w="3070" w:type="dxa"/>
              </w:tcPr>
            </w:tcPrChange>
          </w:tcPr>
          <w:p w14:paraId="13F3FDAF" w14:textId="77777777" w:rsidR="00D62BC2" w:rsidRPr="00D62BC2" w:rsidRDefault="00D62BC2">
            <w:pPr>
              <w:tabs>
                <w:tab w:val="right" w:pos="9072"/>
              </w:tabs>
              <w:spacing w:line="360" w:lineRule="auto"/>
              <w:rPr>
                <w:ins w:id="3041" w:author="Maximilian Schmitz" w:date="2015-06-14T11:00:00Z"/>
                <w:b w:val="0"/>
                <w:rPrChange w:id="3042" w:author="Maximilian Schmitz" w:date="2015-06-14T11:01:00Z">
                  <w:rPr>
                    <w:ins w:id="3043" w:author="Maximilian Schmitz" w:date="2015-06-14T11:00:00Z"/>
                  </w:rPr>
                </w:rPrChange>
              </w:rPr>
              <w:pPrChange w:id="3044" w:author="Admin" w:date="2015-07-08T13:36:00Z">
                <w:pPr>
                  <w:tabs>
                    <w:tab w:val="right" w:pos="9072"/>
                  </w:tabs>
                </w:pPr>
              </w:pPrChange>
            </w:pPr>
            <w:ins w:id="3045" w:author="Maximilian Schmitz" w:date="2015-06-14T11:00:00Z">
              <w:r w:rsidRPr="00D62BC2">
                <w:t>Listen</w:t>
              </w:r>
            </w:ins>
          </w:p>
        </w:tc>
        <w:tc>
          <w:tcPr>
            <w:tcW w:w="7647" w:type="dxa"/>
            <w:tcPrChange w:id="3046"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47" w:author="Maximilian Schmitz" w:date="2015-06-14T11:00:00Z"/>
              </w:rPr>
              <w:pPrChange w:id="304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49" w:author="Maximilian Schmitz" w:date="2015-06-14T11:09:00Z">
              <w:r>
                <w:t>Hören, ob ein anderer Spieler k</w:t>
              </w:r>
              <w:r w:rsidR="007119C0">
                <w:t>o</w:t>
              </w:r>
              <w:r>
                <w:t>mmuniziert</w:t>
              </w:r>
            </w:ins>
          </w:p>
        </w:tc>
      </w:tr>
    </w:tbl>
    <w:p w14:paraId="74DFBABC" w14:textId="77777777" w:rsidR="00D62BC2" w:rsidRDefault="00D62BC2">
      <w:pPr>
        <w:pStyle w:val="Beschriftung"/>
        <w:rPr>
          <w:ins w:id="3050" w:author="Maximilian Schmitz" w:date="2015-06-14T21:17:00Z"/>
        </w:rPr>
        <w:pPrChange w:id="3051" w:author="Admin" w:date="2015-07-08T13:36:00Z">
          <w:pPr>
            <w:pStyle w:val="berschrift1"/>
          </w:pPr>
        </w:pPrChange>
      </w:pPr>
      <w:bookmarkStart w:id="3052" w:name="_Toc424132796"/>
      <w:ins w:id="3053" w:author="Maximilian Schmitz" w:date="2015-06-14T11:04:00Z">
        <w:r>
          <w:t xml:space="preserve">Tabelle </w:t>
        </w:r>
      </w:ins>
      <w:ins w:id="3054" w:author="Maximilian Schmitz" w:date="2015-06-19T09:18:00Z">
        <w:r w:rsidR="00F73840">
          <w:fldChar w:fldCharType="begin"/>
        </w:r>
        <w:r w:rsidR="00F73840">
          <w:instrText xml:space="preserve"> SEQ Tabelle \* ARABIC </w:instrText>
        </w:r>
      </w:ins>
      <w:r w:rsidR="00F73840">
        <w:fldChar w:fldCharType="separate"/>
      </w:r>
      <w:ins w:id="3055" w:author="Maximilian Schmitz" w:date="2015-07-08T15:29:00Z">
        <w:r w:rsidR="00856522">
          <w:rPr>
            <w:noProof/>
          </w:rPr>
          <w:t>3</w:t>
        </w:r>
      </w:ins>
      <w:ins w:id="3056" w:author="Maximilian Schmitz" w:date="2015-06-19T09:18:00Z">
        <w:r w:rsidR="00F73840">
          <w:fldChar w:fldCharType="end"/>
        </w:r>
      </w:ins>
      <w:ins w:id="3057" w:author="Maximilian Schmitz" w:date="2015-06-14T11:04:00Z">
        <w:r>
          <w:t xml:space="preserve">: Aktive Funktionen der </w:t>
        </w:r>
      </w:ins>
      <w:ins w:id="3058" w:author="Maximilian Schmitz" w:date="2015-06-17T15:32:00Z">
        <w:r w:rsidR="003227D0">
          <w:t>Skriptschnittstelle</w:t>
        </w:r>
      </w:ins>
      <w:bookmarkEnd w:id="3052"/>
    </w:p>
    <w:p w14:paraId="460BB0A3" w14:textId="77777777" w:rsidR="00201692" w:rsidRPr="00915AB6" w:rsidRDefault="00201692">
      <w:pPr>
        <w:rPr>
          <w:ins w:id="3059" w:author="Maximilian Schmitz" w:date="2015-06-14T11:09:00Z"/>
        </w:rPr>
        <w:pPrChange w:id="3060" w:author="Admin" w:date="2015-07-08T13:36:00Z">
          <w:pPr>
            <w:pStyle w:val="berschrift1"/>
          </w:pPr>
        </w:pPrChange>
      </w:pPr>
    </w:p>
    <w:p w14:paraId="49843E3F" w14:textId="77777777" w:rsidR="007119C0" w:rsidRDefault="00201692">
      <w:pPr>
        <w:rPr>
          <w:ins w:id="3061" w:author="Maximilian Schmitz" w:date="2015-06-14T21:09:00Z"/>
        </w:rPr>
        <w:pPrChange w:id="3062" w:author="Admin" w:date="2015-07-08T13:36:00Z">
          <w:pPr>
            <w:pStyle w:val="berschrift1"/>
          </w:pPr>
        </w:pPrChange>
      </w:pPr>
      <w:ins w:id="3063"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3064" w:author="Maximilian Schmitz" w:date="2015-06-14T21:09:00Z"/>
        </w:rPr>
        <w:pPrChange w:id="3065" w:author="Admin" w:date="2015-07-08T13:36:00Z">
          <w:pPr>
            <w:pStyle w:val="berschrift1"/>
          </w:pPr>
        </w:pPrChange>
      </w:pPr>
      <w:ins w:id="3066"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3067" w:author="Maximilian Schmitz" w:date="2015-06-14T21:13:00Z"/>
        </w:rPr>
        <w:pPrChange w:id="3068" w:author="Admin" w:date="2015-07-08T13:36:00Z">
          <w:pPr>
            <w:pStyle w:val="berschrift1"/>
          </w:pPr>
        </w:pPrChange>
      </w:pPr>
      <w:ins w:id="3069" w:author="Maximilian Schmitz" w:date="2015-06-14T21:12:00Z">
        <w:r>
          <w:t xml:space="preserve">Auch die Kommunikation zwischen den Spielern </w:t>
        </w:r>
      </w:ins>
      <w:ins w:id="3070"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3071" w:author="Maximilian Schmitz" w:date="2015-06-14T21:16:00Z"/>
        </w:rPr>
        <w:pPrChange w:id="3072" w:author="Admin" w:date="2015-07-08T13:36:00Z">
          <w:pPr>
            <w:pStyle w:val="berschrift1"/>
          </w:pPr>
        </w:pPrChange>
      </w:pPr>
    </w:p>
    <w:p w14:paraId="0C7F866D" w14:textId="77777777" w:rsidR="00D176AD" w:rsidRDefault="000036F2">
      <w:pPr>
        <w:rPr>
          <w:ins w:id="3073" w:author="Maximilian Schmitz" w:date="2015-06-14T21:36:00Z"/>
        </w:rPr>
        <w:pPrChange w:id="3074" w:author="Admin" w:date="2015-07-08T13:36:00Z">
          <w:pPr>
            <w:pStyle w:val="berschrift1"/>
          </w:pPr>
        </w:pPrChange>
      </w:pPr>
      <w:ins w:id="3075" w:author="Maximilian Schmitz" w:date="2015-06-14T21:30:00Z">
        <w:r>
          <w:t xml:space="preserve">Mit den oben vorgestellten Funktionen </w:t>
        </w:r>
      </w:ins>
      <w:ins w:id="3076"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3077" w:author="Maximilian Schmitz" w:date="2015-06-14T21:36:00Z">
        <w:r w:rsidR="00D176AD">
          <w:t>dieser Daten kann entschieden werden welche Aktion des Spielers ausgelöst werden sollte.</w:t>
        </w:r>
      </w:ins>
    </w:p>
    <w:p w14:paraId="1354B5E1" w14:textId="77777777" w:rsidR="00201692" w:rsidRDefault="00D176AD">
      <w:pPr>
        <w:rPr>
          <w:ins w:id="3078" w:author="Maximilian Schmitz" w:date="2015-06-14T21:44:00Z"/>
        </w:rPr>
        <w:pPrChange w:id="3079" w:author="Admin" w:date="2015-07-08T13:36:00Z">
          <w:pPr>
            <w:pStyle w:val="berschrift1"/>
          </w:pPr>
        </w:pPrChange>
      </w:pPr>
      <w:ins w:id="3080" w:author="Maximilian Schmitz" w:date="2015-06-14T21:36:00Z">
        <w:r>
          <w:t xml:space="preserve">Der Vorteil eines Entscheidungsbaums liegt darin, dass er einfach verständlich und nachvollziehbar ist. Somit lässt er sich auch verhältnismäßig leicht formulieren. </w:t>
        </w:r>
      </w:ins>
      <w:ins w:id="3081" w:author="Maximilian Schmitz" w:date="2015-06-14T21:38:00Z">
        <w:r>
          <w:t xml:space="preserve">Dieser Vorteil relativiert sich allerdings durch die Tatsache, dass auch </w:t>
        </w:r>
        <w:r>
          <w:lastRenderedPageBreak/>
          <w:t xml:space="preserve">Entscheidungsbäume bei steigender Komplexität an Übersichtlichkeit verlieren. </w:t>
        </w:r>
      </w:ins>
      <w:ins w:id="3082" w:author="Maximilian Schmitz" w:date="2015-06-14T21:39:00Z">
        <w:r>
          <w:t xml:space="preserve">Vor allem dadurch, dass hier nicht nur binäre Entscheidungsbäume eingesetzt werden, lassen </w:t>
        </w:r>
      </w:ins>
      <w:ins w:id="3083" w:author="Maximilian Schmitz" w:date="2015-06-14T21:42:00Z">
        <w:r>
          <w:t>unüberschaubare, stark verzweigte Bäume zu. Binäre Entscheidungsbäume verzweig</w:t>
        </w:r>
        <w:r w:rsidR="00E71BBD">
          <w:t>en sich an jedem Kno</w:t>
        </w:r>
        <w:r>
          <w:t>ten in genau zwei Richtungen</w:t>
        </w:r>
      </w:ins>
      <w:ins w:id="3084" w:author="Maximilian Schmitz" w:date="2015-06-14T21:44:00Z">
        <w:r w:rsidR="00E71BBD">
          <w:t>.</w:t>
        </w:r>
      </w:ins>
      <w:ins w:id="3085" w:author="Maximilian Schmitz" w:date="2015-06-14T21:46:00Z">
        <w:r w:rsidR="00E71BBD">
          <w:t xml:space="preserve"> Dadurch entstehen in der Regel </w:t>
        </w:r>
      </w:ins>
      <w:ins w:id="3086" w:author="Maximilian Schmitz" w:date="2015-06-14T21:47:00Z">
        <w:r w:rsidR="00E71BBD">
          <w:t>schmale, tiefe Bäume.</w:t>
        </w:r>
      </w:ins>
    </w:p>
    <w:p w14:paraId="33D227A5" w14:textId="77777777" w:rsidR="00E71BBD" w:rsidRDefault="00E71BBD">
      <w:pPr>
        <w:rPr>
          <w:ins w:id="3087" w:author="Maximilian Schmitz" w:date="2015-06-14T21:47:00Z"/>
        </w:rPr>
        <w:pPrChange w:id="3088" w:author="Admin" w:date="2015-07-08T13:36:00Z">
          <w:pPr>
            <w:pStyle w:val="berschrift1"/>
          </w:pPr>
        </w:pPrChange>
      </w:pPr>
      <w:ins w:id="3089" w:author="Maximilian Schmitz" w:date="2015-06-14T21:45:00Z">
        <w:r>
          <w:t xml:space="preserve">Die hier für die Entscheidungen herangezogenen Informationen </w:t>
        </w:r>
      </w:ins>
      <w:ins w:id="3090" w:author="Maximilian Schmitz" w:date="2015-06-14T21:46:00Z">
        <w:r>
          <w:t xml:space="preserve">lassen </w:t>
        </w:r>
      </w:ins>
      <w:ins w:id="3091"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3092" w:author="Maximilian Schmitz" w:date="2015-06-14T21:48:00Z"/>
        </w:rPr>
        <w:pPrChange w:id="3093" w:author="Admin" w:date="2015-07-08T13:36:00Z">
          <w:pPr>
            <w:pStyle w:val="berschrift1"/>
          </w:pPr>
        </w:pPrChange>
      </w:pPr>
    </w:p>
    <w:p w14:paraId="79BFA3B9" w14:textId="08E6DBFC" w:rsidR="00986767" w:rsidRDefault="003D5A6B">
      <w:pPr>
        <w:rPr>
          <w:ins w:id="3094" w:author="Maximilian Schmitz" w:date="2015-06-15T21:20:00Z"/>
        </w:rPr>
        <w:pPrChange w:id="3095" w:author="Admin" w:date="2015-07-08T13:36:00Z">
          <w:pPr>
            <w:pStyle w:val="berschrift1"/>
          </w:pPr>
        </w:pPrChange>
      </w:pPr>
      <w:ins w:id="3096" w:author="Maximilian Schmitz" w:date="2015-06-14T21:48:00Z">
        <w:r>
          <w:t xml:space="preserve">Im Folgenden wird beispielhaft ein Teil eines Entscheidungsbaums vorgestellt, der feststellt, </w:t>
        </w:r>
      </w:ins>
      <w:ins w:id="3097"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3098" w:author="Maximilian Schmitz" w:date="2015-07-08T15:29:00Z">
        <w:r w:rsidR="00856522">
          <w:t xml:space="preserve">Abbildung </w:t>
        </w:r>
        <w:r w:rsidR="00856522">
          <w:rPr>
            <w:noProof/>
          </w:rPr>
          <w:t>1</w:t>
        </w:r>
      </w:ins>
      <w:ins w:id="3099"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3100" w:author="Maximilian Schmitz" w:date="2015-06-16T21:37:00Z"/>
        </w:rPr>
        <w:pPrChange w:id="3101" w:author="Admin" w:date="2015-07-08T13:36:00Z">
          <w:pPr>
            <w:pStyle w:val="berschrift1"/>
          </w:pPr>
        </w:pPrChange>
      </w:pPr>
      <w:ins w:id="3102" w:author="Maximilian Schmitz" w:date="2015-06-16T21:24:00Z">
        <w:r>
          <w:t>Zunächst wird geprüft, ob der Ball in einer bestimmten Entfernung zum Spieler ist. Der Spieler soll daraufhin den Ball annehmen</w:t>
        </w:r>
      </w:ins>
      <w:ins w:id="3103" w:author="Maximilian Schmitz" w:date="2015-06-16T21:25:00Z">
        <w:r>
          <w:t xml:space="preserve">. </w:t>
        </w:r>
      </w:ins>
      <w:ins w:id="3104"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3105" w:author="Maximilian Schmitz" w:date="2015-06-16T21:33:00Z">
        <w:r w:rsidR="004267D3">
          <w:t xml:space="preserve">die Position </w:t>
        </w:r>
      </w:ins>
      <w:ins w:id="3106" w:author="Maximilian Schmitz" w:date="2015-06-16T21:34:00Z">
        <w:r w:rsidR="004267D3">
          <w:t>des am nächsten zum Tor gelegenen Spielers</w:t>
        </w:r>
      </w:ins>
      <w:ins w:id="3107" w:author="Maximilian Schmitz" w:date="2015-06-16T21:33:00Z">
        <w:r w:rsidR="004267D3">
          <w:t xml:space="preserve"> gespeichert. Diese Position wird für einen späteren Pass benötigt.</w:t>
        </w:r>
      </w:ins>
      <w:ins w:id="3108" w:author="Maximilian Schmitz" w:date="2015-06-16T21:35:00Z">
        <w:r w:rsidR="004267D3">
          <w:t xml:space="preserve"> Die Überlegung dabei ist, dass ein Spieler</w:t>
        </w:r>
      </w:ins>
      <w:ins w:id="3109" w:author="Maximilian Schmitz" w:date="2015-06-16T21:36:00Z">
        <w:r w:rsidR="004267D3">
          <w:t>,</w:t>
        </w:r>
      </w:ins>
      <w:ins w:id="3110" w:author="Maximilian Schmitz" w:date="2015-06-16T21:35:00Z">
        <w:r w:rsidR="004267D3">
          <w:t xml:space="preserve"> der schon näher am gegnerischen Tor steht,</w:t>
        </w:r>
      </w:ins>
      <w:ins w:id="3111" w:author="Maximilian Schmitz" w:date="2015-06-16T21:36:00Z">
        <w:r w:rsidR="004267D3">
          <w:t xml:space="preserve"> nicht mehr so weit laufen muss mit dem Ball</w:t>
        </w:r>
      </w:ins>
      <w:ins w:id="3112" w:author="Maximilian Schmitz" w:date="2015-06-16T21:37:00Z">
        <w:r w:rsidR="004267D3">
          <w:t>. Dabei sinkt das Risiko den Ball zu verlieren und somit steigt die Chance ein Tor zu erzielen.</w:t>
        </w:r>
      </w:ins>
    </w:p>
    <w:p w14:paraId="34C1372B" w14:textId="77777777" w:rsidR="004267D3" w:rsidRDefault="004267D3">
      <w:pPr>
        <w:rPr>
          <w:ins w:id="3113" w:author="Maximilian Schmitz" w:date="2015-06-16T21:45:00Z"/>
        </w:rPr>
        <w:pPrChange w:id="3114" w:author="Admin" w:date="2015-07-08T13:36:00Z">
          <w:pPr>
            <w:pStyle w:val="berschrift1"/>
          </w:pPr>
        </w:pPrChange>
      </w:pPr>
      <w:ins w:id="3115" w:author="Maximilian Schmitz" w:date="2015-06-16T21:37:00Z">
        <w:r>
          <w:t xml:space="preserve">Wenn ermittelt wird, dass der Spieler bereits </w:t>
        </w:r>
      </w:ins>
      <w:ins w:id="3116" w:author="Maximilian Schmitz" w:date="2015-06-16T21:38:00Z">
        <w:r>
          <w:t>derjenige</w:t>
        </w:r>
      </w:ins>
      <w:ins w:id="3117" w:author="Maximilian Schmitz" w:date="2015-06-16T21:37:00Z">
        <w:r>
          <w:t xml:space="preserve"> ist, der am näch</w:t>
        </w:r>
      </w:ins>
      <w:ins w:id="3118" w:author="Maximilian Schmitz" w:date="2015-06-16T21:38:00Z">
        <w:r>
          <w:t>s</w:t>
        </w:r>
      </w:ins>
      <w:ins w:id="3119" w:author="Maximilian Schmitz" w:date="2015-06-16T21:37:00Z">
        <w:r>
          <w:t>ten am Tor ist</w:t>
        </w:r>
      </w:ins>
      <w:ins w:id="3120" w:author="Maximilian Schmitz" w:date="2015-06-16T21:40:00Z">
        <w:r>
          <w:t xml:space="preserve">, wird geprüft, ob ein gegnerischer Spieler in unmittelbarer Nähe befindet. </w:t>
        </w:r>
      </w:ins>
      <w:ins w:id="3121"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3122" w:author="Maximilian Schmitz" w:date="2015-06-16T21:44:00Z">
        <w:r w:rsidR="00F776C9">
          <w:t>der hier gesteuerte Spieler.</w:t>
        </w:r>
      </w:ins>
    </w:p>
    <w:p w14:paraId="736E367F" w14:textId="77777777" w:rsidR="00AA653A" w:rsidRDefault="00AA653A">
      <w:pPr>
        <w:rPr>
          <w:ins w:id="3123" w:author="Maximilian Schmitz" w:date="2015-06-16T21:47:00Z"/>
        </w:rPr>
        <w:pPrChange w:id="3124" w:author="Admin" w:date="2015-07-08T13:36:00Z">
          <w:pPr>
            <w:pStyle w:val="berschrift1"/>
          </w:pPr>
        </w:pPrChange>
      </w:pPr>
      <w:ins w:id="3125"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3126" w:author="Maximilian Schmitz" w:date="2015-06-15T21:16:00Z"/>
        </w:rPr>
        <w:pPrChange w:id="3127" w:author="Admin" w:date="2015-07-08T13:36:00Z">
          <w:pPr>
            <w:pStyle w:val="berschrift1"/>
          </w:pPr>
        </w:pPrChange>
      </w:pPr>
      <w:ins w:id="3128" w:author="Maximilian Schmitz" w:date="2015-06-16T21:47:00Z">
        <w:r>
          <w:t xml:space="preserve">Wenn der Spieler nicht abspielen soll, prüft er seine Distanz zum Tor und wagt daraufhin einen Torschuss oder </w:t>
        </w:r>
      </w:ins>
      <w:ins w:id="3129" w:author="Maximilian Schmitz" w:date="2015-06-16T21:48:00Z">
        <w:r>
          <w:t>spielt den Ball leicht Richtung Tor um dann nachzulaufen.</w:t>
        </w:r>
      </w:ins>
    </w:p>
    <w:p w14:paraId="00E2E2E4" w14:textId="77777777" w:rsidR="004B4A71" w:rsidRDefault="003E190E">
      <w:pPr>
        <w:keepNext/>
        <w:rPr>
          <w:ins w:id="3130" w:author="Maximilian Schmitz" w:date="2015-06-15T21:17:00Z"/>
        </w:rPr>
        <w:pPrChange w:id="3131" w:author="Admin" w:date="2015-07-08T13:36:00Z">
          <w:pPr/>
        </w:pPrChange>
      </w:pPr>
      <w:ins w:id="3132" w:author="Maximilian Schmitz" w:date="2015-06-15T21:16:00Z">
        <w:r>
          <w:lastRenderedPageBreak/>
          <w:pict w14:anchorId="005BC6E2">
            <v:shape id="_x0000_i1027" type="#_x0000_t75" style="width:453.75pt;height:511.55pt">
              <v:imagedata r:id="rId25" o:title="Unbenannt"/>
            </v:shape>
          </w:pict>
        </w:r>
      </w:ins>
    </w:p>
    <w:p w14:paraId="1B26F097" w14:textId="77777777" w:rsidR="004B4A71" w:rsidRDefault="004B4A71">
      <w:pPr>
        <w:pStyle w:val="Beschriftung"/>
        <w:rPr>
          <w:ins w:id="3133" w:author="Maximilian Schmitz" w:date="2015-06-16T21:49:00Z"/>
        </w:rPr>
        <w:pPrChange w:id="3134" w:author="Admin" w:date="2015-07-08T13:36:00Z">
          <w:pPr>
            <w:pStyle w:val="berschrift1"/>
          </w:pPr>
        </w:pPrChange>
      </w:pPr>
      <w:bookmarkStart w:id="3135" w:name="_Toc424132793"/>
      <w:ins w:id="3136" w:author="Maximilian Schmitz" w:date="2015-06-15T21:17:00Z">
        <w:r>
          <w:t xml:space="preserve">Abbildung </w:t>
        </w:r>
        <w:r>
          <w:fldChar w:fldCharType="begin"/>
        </w:r>
        <w:r>
          <w:instrText xml:space="preserve"> SEQ Abbildung \* ARABIC </w:instrText>
        </w:r>
      </w:ins>
      <w:r>
        <w:fldChar w:fldCharType="separate"/>
      </w:r>
      <w:ins w:id="3137" w:author="Maximilian Schmitz" w:date="2015-07-08T15:29:00Z">
        <w:r w:rsidR="00856522">
          <w:rPr>
            <w:noProof/>
          </w:rPr>
          <w:t>9</w:t>
        </w:r>
      </w:ins>
      <w:ins w:id="3138" w:author="Maximilian Schmitz" w:date="2015-06-15T21:17:00Z">
        <w:r>
          <w:fldChar w:fldCharType="end"/>
        </w:r>
        <w:r>
          <w:t>: Beispiel einer künstlichen Intelligenz</w:t>
        </w:r>
      </w:ins>
      <w:bookmarkEnd w:id="3135"/>
    </w:p>
    <w:p w14:paraId="3FE88754" w14:textId="77777777" w:rsidR="000226C9" w:rsidRDefault="000226C9">
      <w:pPr>
        <w:rPr>
          <w:ins w:id="3139" w:author="Maximilian Schmitz" w:date="2015-06-16T21:49:00Z"/>
        </w:rPr>
        <w:pPrChange w:id="3140" w:author="Admin" w:date="2015-07-08T13:36:00Z">
          <w:pPr>
            <w:pStyle w:val="berschrift1"/>
          </w:pPr>
        </w:pPrChange>
      </w:pPr>
    </w:p>
    <w:p w14:paraId="569C88E1" w14:textId="77777777" w:rsidR="000226C9" w:rsidRDefault="000226C9">
      <w:pPr>
        <w:rPr>
          <w:ins w:id="3141" w:author="Maximilian Schmitz" w:date="2015-06-16T21:54:00Z"/>
        </w:rPr>
        <w:pPrChange w:id="3142" w:author="Admin" w:date="2015-07-08T13:36:00Z">
          <w:pPr>
            <w:pStyle w:val="berschrift1"/>
          </w:pPr>
        </w:pPrChange>
      </w:pPr>
      <w:ins w:id="3143" w:author="Maximilian Schmitz" w:date="2015-06-16T21:49:00Z">
        <w:r>
          <w:t xml:space="preserve">Der oben beschriebene Entscheidungsbaum ist verhältnismäßig klein und übersichtlich. Außerdem arbeitet er nur </w:t>
        </w:r>
      </w:ins>
      <w:ins w:id="3144" w:author="Maximilian Schmitz" w:date="2015-06-16T21:50:00Z">
        <w:r>
          <w:t xml:space="preserve">eine einzelne Situation ab. Um die gesamt Intelligenz des Spielers zu beschreiben sind deutlich mehr Prüfungen zu machen und </w:t>
        </w:r>
        <w:r>
          <w:lastRenderedPageBreak/>
          <w:t xml:space="preserve">mehr </w:t>
        </w:r>
      </w:ins>
      <w:ins w:id="3145" w:author="Maximilian Schmitz" w:date="2015-06-16T21:52:00Z">
        <w:r>
          <w:t xml:space="preserve">Informationen zu berücksichtigt. </w:t>
        </w:r>
      </w:ins>
      <w:ins w:id="3146" w:author="Maximilian Schmitz" w:date="2015-06-16T21:53:00Z">
        <w:r w:rsidR="00A12EBB">
          <w:t>Der oben gezeigt Ausschnitt ist deshalb nur als Beispiel für einen möglichen Entscheidungsbaum zu sehen und soll die grundlegende</w:t>
        </w:r>
      </w:ins>
      <w:ins w:id="3147" w:author="Maximilian Schmitz" w:date="2015-06-16T21:54:00Z">
        <w:r w:rsidR="009E1F6B">
          <w:t>n Möglichkeiten demonstrieren.</w:t>
        </w:r>
      </w:ins>
      <w:ins w:id="3148" w:author="Maximilian Schmitz" w:date="2015-06-16T21:57:00Z">
        <w:r w:rsidR="00FA6895">
          <w:t xml:space="preserve"> Dieses Beispiel berücksichtigt zwar schon Interaktionen zwischen den Spielern, es kann aber noch nicht von einer gemeins</w:t>
        </w:r>
      </w:ins>
      <w:ins w:id="3149" w:author="Maximilian Schmitz" w:date="2015-06-16T21:58:00Z">
        <w:r w:rsidR="00FA6895">
          <w:t>amen Strategie oder gar von einer verteilten künstlichen Intelligenz gesprochen werden.</w:t>
        </w:r>
      </w:ins>
    </w:p>
    <w:p w14:paraId="4E3BFC59" w14:textId="77777777" w:rsidR="004C35F2" w:rsidRDefault="004C35F2">
      <w:pPr>
        <w:rPr>
          <w:ins w:id="3150" w:author="Maximilian Schmitz" w:date="2015-06-16T21:54:00Z"/>
        </w:rPr>
        <w:pPrChange w:id="3151" w:author="Admin" w:date="2015-07-08T13:36:00Z">
          <w:pPr>
            <w:pStyle w:val="berschrift1"/>
          </w:pPr>
        </w:pPrChange>
      </w:pPr>
    </w:p>
    <w:p w14:paraId="6E4CCFA6" w14:textId="77777777" w:rsidR="004C35F2" w:rsidRPr="00915AB6" w:rsidRDefault="004C35F2">
      <w:pPr>
        <w:rPr>
          <w:ins w:id="3152" w:author="Maximilian Schmitz" w:date="2015-06-05T06:51:00Z"/>
        </w:rPr>
        <w:pPrChange w:id="3153" w:author="Admin" w:date="2015-07-08T13:36:00Z">
          <w:pPr>
            <w:pStyle w:val="berschrift1"/>
          </w:pPr>
        </w:pPrChange>
      </w:pPr>
      <w:ins w:id="3154"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pPr>
        <w:pStyle w:val="berschrift1"/>
        <w:rPr>
          <w:ins w:id="3155" w:author="Michael K." w:date="2015-07-02T13:52:00Z"/>
        </w:rPr>
      </w:pPr>
      <w:r w:rsidRPr="00FC5721">
        <w:br w:type="page"/>
      </w:r>
      <w:bookmarkStart w:id="3156" w:name="_Toc424132778"/>
      <w:r w:rsidR="003D51AD">
        <w:lastRenderedPageBreak/>
        <w:t>Ausblick</w:t>
      </w:r>
      <w:bookmarkEnd w:id="3156"/>
    </w:p>
    <w:p w14:paraId="57585324" w14:textId="2AB40E2D" w:rsidR="003971A1" w:rsidRDefault="003971A1">
      <w:pPr>
        <w:rPr>
          <w:ins w:id="3157" w:author="Michael K." w:date="2015-07-02T13:54:00Z"/>
        </w:rPr>
        <w:pPrChange w:id="3158" w:author="Admin" w:date="2015-07-08T13:36:00Z">
          <w:pPr>
            <w:pStyle w:val="berschrift1"/>
            <w:numPr>
              <w:numId w:val="0"/>
            </w:numPr>
          </w:pPr>
        </w:pPrChange>
      </w:pPr>
      <w:ins w:id="3159" w:author="Michael K." w:date="2015-07-02T13:52:00Z">
        <w:r>
          <w:t xml:space="preserve">Im folgenden Kapitel wird aufgezeigt, welche Erweiterungsmöglichkeiten es für zukünftige Studienarbeiten gibt, </w:t>
        </w:r>
      </w:ins>
      <w:ins w:id="3160" w:author="Michael K." w:date="2015-07-02T13:54:00Z">
        <w:r>
          <w:t>welche sich mit dem Thema Unreal</w:t>
        </w:r>
      </w:ins>
      <w:ins w:id="3161" w:author="Admin" w:date="2015-07-06T14:55:00Z">
        <w:r w:rsidR="0041383A">
          <w:t>C</w:t>
        </w:r>
      </w:ins>
      <w:ins w:id="3162" w:author="Michael K." w:date="2015-07-02T13:54:00Z">
        <w:del w:id="3163" w:author="Admin" w:date="2015-07-06T14:55:00Z">
          <w:r w:rsidDel="0041383A">
            <w:delText>c</w:delText>
          </w:r>
        </w:del>
        <w:r>
          <w:t>up beschäftigen.</w:t>
        </w:r>
      </w:ins>
    </w:p>
    <w:p w14:paraId="727A7CEB" w14:textId="77777777" w:rsidR="003971A1" w:rsidDel="00AF2C97" w:rsidRDefault="003971A1">
      <w:pPr>
        <w:rPr>
          <w:del w:id="3164" w:author="Maximilian Schmitz" w:date="2015-07-08T15:27:00Z"/>
        </w:rPr>
      </w:pPr>
    </w:p>
    <w:p w14:paraId="0D317229" w14:textId="77777777" w:rsidR="00AF2C97" w:rsidRPr="003971A1" w:rsidRDefault="00AF2C97">
      <w:pPr>
        <w:rPr>
          <w:ins w:id="3165" w:author="Maximilian Schmitz" w:date="2015-07-08T15:27:00Z"/>
        </w:rPr>
        <w:pPrChange w:id="3166" w:author="Admin" w:date="2015-07-08T13:36:00Z">
          <w:pPr>
            <w:pStyle w:val="berschrift1"/>
            <w:numPr>
              <w:numId w:val="0"/>
            </w:numPr>
          </w:pPr>
        </w:pPrChange>
      </w:pPr>
    </w:p>
    <w:p w14:paraId="60173257" w14:textId="7924A095" w:rsidR="00321258" w:rsidDel="00AF2C97" w:rsidRDefault="00321258">
      <w:pPr>
        <w:rPr>
          <w:ins w:id="3167" w:author="Michael K." w:date="2015-07-01T14:39:00Z"/>
          <w:del w:id="3168" w:author="Maximilian Schmitz" w:date="2015-07-08T15:27:00Z"/>
        </w:rPr>
      </w:pPr>
      <w:commentRangeStart w:id="3169"/>
      <w:ins w:id="3170" w:author="Michael K." w:date="2015-07-01T14:39:00Z">
        <w:del w:id="3171" w:author="Maximilian Schmitz" w:date="2015-07-08T15:27:00Z">
          <w:r w:rsidDel="00AF2C97">
            <w:delText>Regeln</w:delText>
          </w:r>
        </w:del>
      </w:ins>
      <w:commentRangeEnd w:id="3169"/>
      <w:del w:id="3172" w:author="Maximilian Schmitz" w:date="2015-07-08T15:27:00Z">
        <w:r w:rsidR="0041383A" w:rsidDel="00AF2C97">
          <w:rPr>
            <w:rStyle w:val="Kommentarzeichen"/>
          </w:rPr>
          <w:commentReference w:id="3169"/>
        </w:r>
      </w:del>
      <w:ins w:id="3173" w:author="Michael K." w:date="2015-07-01T14:39:00Z">
        <w:del w:id="3174" w:author="Maximilian Schmitz" w:date="2015-07-08T15:27:00Z">
          <w:r w:rsidDel="00AF2C97">
            <w:delText>:</w:delText>
          </w:r>
        </w:del>
      </w:ins>
    </w:p>
    <w:p w14:paraId="74F30DE4" w14:textId="66052E25" w:rsidR="00321258" w:rsidRDefault="00321258">
      <w:pPr>
        <w:rPr>
          <w:ins w:id="3175" w:author="Michael K." w:date="2015-07-01T14:39:00Z"/>
        </w:rPr>
      </w:pPr>
      <w:ins w:id="3176"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3177" w:author="Michael K." w:date="2015-07-01T14:40:00Z">
        <w:r>
          <w:t>läuft</w:t>
        </w:r>
      </w:ins>
      <w:ins w:id="3178"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3179" w:author="Michael K." w:date="2015-07-01T14:39:00Z"/>
        </w:rPr>
      </w:pPr>
    </w:p>
    <w:p w14:paraId="714BC0B9" w14:textId="2B026587" w:rsidR="00321258" w:rsidDel="00AF2C97" w:rsidRDefault="00321258">
      <w:pPr>
        <w:rPr>
          <w:ins w:id="3180" w:author="Michael K." w:date="2015-07-01T14:39:00Z"/>
          <w:del w:id="3181" w:author="Maximilian Schmitz" w:date="2015-07-08T15:27:00Z"/>
        </w:rPr>
      </w:pPr>
      <w:ins w:id="3182" w:author="Michael K." w:date="2015-07-01T14:39:00Z">
        <w:del w:id="3183" w:author="Maximilian Schmitz" w:date="2015-07-08T15:27:00Z">
          <w:r w:rsidDel="00AF2C97">
            <w:delText>Grafik:</w:delText>
          </w:r>
        </w:del>
      </w:ins>
    </w:p>
    <w:p w14:paraId="022D700C" w14:textId="331A9B0A" w:rsidR="00321258" w:rsidRDefault="00321258">
      <w:pPr>
        <w:rPr>
          <w:ins w:id="3184" w:author="Michael K." w:date="2015-07-01T14:54:00Z"/>
        </w:rPr>
      </w:pPr>
      <w:ins w:id="3185" w:author="Michael K." w:date="2015-07-01T14:39:00Z">
        <w:r>
          <w:t xml:space="preserve">Da bei der Entwicklung des UnrealCups die Funktionalität der Anwendung im Vordergrund stand ist die Optik noch eher zweckgemäß. </w:t>
        </w:r>
      </w:ins>
      <w:ins w:id="3186" w:author="Michael K." w:date="2015-07-01T14:41:00Z">
        <w:r>
          <w:t xml:space="preserve">Die verwendete Unreal Engine 4 </w:t>
        </w:r>
      </w:ins>
      <w:ins w:id="3187" w:author="Michael K." w:date="2015-07-01T14:44:00Z">
        <w:r>
          <w:t>ist eines der neusten und fortschrittlichsten Produkte im Bereich der Spiele</w:t>
        </w:r>
      </w:ins>
      <w:ins w:id="3188" w:author="Maximilian Schmitz" w:date="2015-07-08T16:33:00Z">
        <w:r w:rsidR="007E5D8C">
          <w:t xml:space="preserve"> </w:t>
        </w:r>
      </w:ins>
      <w:ins w:id="3189" w:author="Michael K." w:date="2015-07-01T14:45:00Z">
        <w:del w:id="3190" w:author="Maximilian Schmitz" w:date="2015-07-08T16:33:00Z">
          <w:r w:rsidDel="007E5D8C">
            <w:delText>-</w:delText>
          </w:r>
        </w:del>
        <w:r>
          <w:t xml:space="preserve">Engines und bietet daher die Möglichkeit aufwendige Effekte, Animationen und </w:t>
        </w:r>
      </w:ins>
      <w:ins w:id="3191" w:author="Michael K." w:date="2015-07-01T14:46:00Z">
        <w:r>
          <w:t>detaillierte</w:t>
        </w:r>
      </w:ins>
      <w:ins w:id="3192" w:author="Michael K." w:date="2015-07-01T14:45:00Z">
        <w:r>
          <w:t xml:space="preserve"> Umgebungen </w:t>
        </w:r>
      </w:ins>
      <w:ins w:id="3193" w:author="Michael K." w:date="2015-07-01T14:44:00Z">
        <w:r>
          <w:t xml:space="preserve"> </w:t>
        </w:r>
      </w:ins>
      <w:ins w:id="3194" w:author="Michael K." w:date="2015-07-01T14:46:00Z">
        <w:r>
          <w:t>darzustellen. So könnte das Aussehen der Spieler individuell gestaltet werden, jeweils mit aufwendiger Simulation der Haare oder realistische Bewegungen seines Triko</w:t>
        </w:r>
      </w:ins>
      <w:ins w:id="3195" w:author="Michael K." w:date="2015-07-01T14:47:00Z">
        <w:r>
          <w:t>t</w:t>
        </w:r>
      </w:ins>
      <w:ins w:id="3196" w:author="Michael K." w:date="2015-07-01T14:46:00Z">
        <w:r>
          <w:t xml:space="preserve">s. </w:t>
        </w:r>
      </w:ins>
      <w:ins w:id="3197" w:author="Michael K." w:date="2015-07-01T14:47:00Z">
        <w:r>
          <w:t xml:space="preserve">Sogenannte Shadereffekte können die Beleuchtung und die allgemeine Lichtstimmung drastisch beeinflussen </w:t>
        </w:r>
      </w:ins>
      <w:ins w:id="3198" w:author="Michael K." w:date="2015-07-01T14:48:00Z">
        <w:r>
          <w:t>und</w:t>
        </w:r>
      </w:ins>
      <w:ins w:id="3199" w:author="Michael K." w:date="2015-07-01T14:47:00Z">
        <w:r>
          <w:t xml:space="preserve"> </w:t>
        </w:r>
      </w:ins>
      <w:ins w:id="3200" w:author="Michael K." w:date="2015-07-01T14:48:00Z">
        <w:r>
          <w:t xml:space="preserve">so ein realistischeres Spielgefühl vermitteln. Mit dem Ausbau der Umgebung auf ein vollwertiges Fußballstadium </w:t>
        </w:r>
      </w:ins>
      <w:ins w:id="3201" w:author="Michael K." w:date="2015-07-01T14:49:00Z">
        <w:r w:rsidR="00230FED">
          <w:t xml:space="preserve">können in diesem Zuge die statische Lichtquelle durch dynamische, wie z.B. die </w:t>
        </w:r>
      </w:ins>
      <w:ins w:id="3202"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3203" w:author="Michael K." w:date="2015-07-01T14:51:00Z">
        <w:r w:rsidR="00230FED">
          <w:t>mehrerer</w:t>
        </w:r>
      </w:ins>
      <w:ins w:id="3204" w:author="Michael K." w:date="2015-07-01T14:50:00Z">
        <w:r w:rsidR="00230FED">
          <w:t xml:space="preserve"> </w:t>
        </w:r>
      </w:ins>
      <w:ins w:id="3205" w:author="Michael K." w:date="2015-07-01T14:51:00Z">
        <w:r w:rsidR="00230FED">
          <w:t>Schatten geworfen werden.</w:t>
        </w:r>
      </w:ins>
    </w:p>
    <w:p w14:paraId="24303322" w14:textId="77777777" w:rsidR="00230FED" w:rsidRDefault="00230FED">
      <w:pPr>
        <w:rPr>
          <w:ins w:id="3206" w:author="Michael K." w:date="2015-07-01T14:51:00Z"/>
        </w:rPr>
      </w:pPr>
      <w:ins w:id="3207" w:author="Michael K." w:date="2015-07-01T14:54:00Z">
        <w:r>
          <w:t xml:space="preserve">Ein weiterer wichtiger Punkt bei einer möglichst glaubhaften Simulation sind die Bewegungen der einzelnen </w:t>
        </w:r>
      </w:ins>
      <w:ins w:id="3208" w:author="Michael K." w:date="2015-07-01T14:55:00Z">
        <w:r>
          <w:t>A</w:t>
        </w:r>
        <w:r w:rsidRPr="00230FED">
          <w:t>kteure</w:t>
        </w:r>
      </w:ins>
      <w:ins w:id="3209" w:author="Michael K." w:date="2015-07-01T14:54:00Z">
        <w:r>
          <w:t xml:space="preserve">, </w:t>
        </w:r>
      </w:ins>
      <w:ins w:id="3210" w:author="Michael K." w:date="2015-07-01T14:55:00Z">
        <w:r w:rsidR="003B6537">
          <w:t xml:space="preserve">in unserem Fall die Spieler. </w:t>
        </w:r>
      </w:ins>
      <w:ins w:id="3211" w:author="Michael K." w:date="2015-07-01T19:37:00Z">
        <w:r w:rsidR="003B6537">
          <w:t>Diese besitzen aktuell hauptsächlich Laufanimationen</w:t>
        </w:r>
      </w:ins>
      <w:ins w:id="3212" w:author="Michael K." w:date="2015-07-01T19:38:00Z">
        <w:r w:rsidR="00980EC9">
          <w:t xml:space="preserve">. </w:t>
        </w:r>
      </w:ins>
      <w:ins w:id="3213" w:author="Michael K." w:date="2015-07-02T12:33:00Z">
        <w:r w:rsidR="006440B1">
          <w:t>Weitere Animationen für die einzelnen Aktionen der Spieler sind möglich und würden z.B. die Effizient</w:t>
        </w:r>
        <w:r w:rsidR="00F40141">
          <w:t xml:space="preserve"> des Torwarts </w:t>
        </w:r>
      </w:ins>
      <w:ins w:id="3214" w:author="Michael K." w:date="2015-07-02T12:36:00Z">
        <w:r w:rsidR="00F40141">
          <w:t xml:space="preserve">durch die Möglichkeit von komplexen Sprungaktionen </w:t>
        </w:r>
      </w:ins>
      <w:ins w:id="3215" w:author="Michael K." w:date="2015-07-02T12:33:00Z">
        <w:r w:rsidR="00F40141">
          <w:t>deutlich erhöhen</w:t>
        </w:r>
      </w:ins>
      <w:ins w:id="3216" w:author="Michael K." w:date="2015-07-02T12:36:00Z">
        <w:r w:rsidR="00F40141">
          <w:t>.</w:t>
        </w:r>
      </w:ins>
    </w:p>
    <w:p w14:paraId="682670B9" w14:textId="77777777" w:rsidR="00321258" w:rsidRDefault="00321258">
      <w:pPr>
        <w:rPr>
          <w:ins w:id="3217" w:author="Michael K." w:date="2015-07-02T13:55:00Z"/>
        </w:rPr>
      </w:pPr>
    </w:p>
    <w:p w14:paraId="25BF6417" w14:textId="3F02B5CC" w:rsidR="003971A1" w:rsidDel="00AF2C97" w:rsidRDefault="003971A1">
      <w:pPr>
        <w:rPr>
          <w:ins w:id="3218" w:author="Michael K." w:date="2015-07-01T14:44:00Z"/>
          <w:del w:id="3219" w:author="Maximilian Schmitz" w:date="2015-07-08T15:27:00Z"/>
        </w:rPr>
      </w:pPr>
      <w:ins w:id="3220" w:author="Michael K." w:date="2015-07-02T13:55:00Z">
        <w:del w:id="3221" w:author="Maximilian Schmitz" w:date="2015-07-08T15:27:00Z">
          <w:r w:rsidDel="00AF2C97">
            <w:delText>Bedienung:</w:delText>
          </w:r>
        </w:del>
      </w:ins>
    </w:p>
    <w:p w14:paraId="3A6F9C00" w14:textId="0AFD9E71" w:rsidR="00D0056B" w:rsidRDefault="00D0056B">
      <w:pPr>
        <w:rPr>
          <w:ins w:id="3222" w:author="Michael K." w:date="2015-07-02T13:59:00Z"/>
        </w:rPr>
      </w:pPr>
      <w:ins w:id="3223" w:author="Michael K." w:date="2015-07-02T12:37:00Z">
        <w:r>
          <w:t>Ein Punkt, in dem der Unreal</w:t>
        </w:r>
      </w:ins>
      <w:ins w:id="3224" w:author="Admin" w:date="2015-07-06T14:58:00Z">
        <w:r w:rsidR="00D47FB4">
          <w:t>C</w:t>
        </w:r>
      </w:ins>
      <w:ins w:id="3225" w:author="Michael K." w:date="2015-07-02T12:37:00Z">
        <w:del w:id="3226" w:author="Admin" w:date="2015-07-06T14:57:00Z">
          <w:r w:rsidDel="00D47FB4">
            <w:delText>c</w:delText>
          </w:r>
        </w:del>
        <w:r>
          <w:t xml:space="preserve">up erweitert werden könnte ist die sogenannte Usability. </w:t>
        </w:r>
      </w:ins>
      <w:ins w:id="3227"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3228" w:author="Michael K." w:date="2015-07-02T13:59:00Z">
        <w:r w:rsidR="00962E1A">
          <w:t>zu kontrollieren.</w:t>
        </w:r>
      </w:ins>
    </w:p>
    <w:p w14:paraId="66C07713" w14:textId="77777777" w:rsidR="00962E1A" w:rsidRDefault="00962E1A">
      <w:pPr>
        <w:rPr>
          <w:ins w:id="3229" w:author="Michael K." w:date="2015-07-02T14:00:00Z"/>
        </w:rPr>
      </w:pPr>
    </w:p>
    <w:p w14:paraId="00A51442" w14:textId="75A39E1B" w:rsidR="00962E1A" w:rsidDel="00AF2C97" w:rsidRDefault="00962E1A">
      <w:pPr>
        <w:rPr>
          <w:ins w:id="3230" w:author="Michael K." w:date="2015-07-02T14:00:00Z"/>
          <w:del w:id="3231" w:author="Maximilian Schmitz" w:date="2015-07-08T15:27:00Z"/>
        </w:rPr>
      </w:pPr>
      <w:ins w:id="3232" w:author="Michael K." w:date="2015-07-02T14:00:00Z">
        <w:del w:id="3233" w:author="Maximilian Schmitz" w:date="2015-07-08T15:27:00Z">
          <w:r w:rsidDel="00AF2C97">
            <w:delText>Alternative Skriptsprachen:</w:delText>
          </w:r>
        </w:del>
      </w:ins>
    </w:p>
    <w:p w14:paraId="5806E138" w14:textId="6E3B37DB" w:rsidR="00962E1A" w:rsidRDefault="00962E1A">
      <w:pPr>
        <w:rPr>
          <w:ins w:id="3234" w:author="Michael K." w:date="2015-07-02T14:06:00Z"/>
        </w:rPr>
      </w:pPr>
      <w:ins w:id="3235" w:author="Michael K." w:date="2015-07-02T14:00:00Z">
        <w:r>
          <w:t>Durch die Verwendete Architektur ist es möglich, neue Schnittstellen zu anderen Skriptsprachen zu implementieren.</w:t>
        </w:r>
      </w:ins>
      <w:ins w:id="3236" w:author="Michael K." w:date="2015-07-02T14:04:00Z">
        <w:r>
          <w:t xml:space="preserve"> </w:t>
        </w:r>
      </w:ins>
      <w:ins w:id="3237" w:author="Michael K." w:date="2015-07-02T14:05:00Z">
        <w:r>
          <w:t xml:space="preserve">Beispiele wären hier </w:t>
        </w:r>
      </w:ins>
      <w:ins w:id="3238" w:author="Admin" w:date="2015-07-07T13:44:00Z">
        <w:r w:rsidR="004535F5" w:rsidRPr="004535F5">
          <w:t xml:space="preserve">Python </w:t>
        </w:r>
      </w:ins>
      <w:ins w:id="3239" w:author="Michael K." w:date="2015-07-02T14:05:00Z">
        <w:del w:id="3240" w:author="Admin" w:date="2015-07-07T13:44:00Z">
          <w:r w:rsidDel="004535F5">
            <w:delText xml:space="preserve">Phyton </w:delText>
          </w:r>
        </w:del>
        <w:r>
          <w:t>oder sogar Java</w:t>
        </w:r>
      </w:ins>
      <w:ins w:id="3241" w:author="Maximilian Schmitz" w:date="2015-07-06T17:42:00Z">
        <w:r w:rsidR="009038E4">
          <w:t>S</w:t>
        </w:r>
      </w:ins>
      <w:ins w:id="3242" w:author="Michael K." w:date="2015-07-02T14:05:00Z">
        <w:del w:id="3243" w:author="Maximilian Schmitz" w:date="2015-07-06T17:42:00Z">
          <w:r w:rsidDel="009038E4">
            <w:delText>s</w:delText>
          </w:r>
        </w:del>
        <w:r>
          <w:t xml:space="preserve">cript.  Dadurch kann eine größere Zielgruppe erreicht werden, da die Hürde des </w:t>
        </w:r>
      </w:ins>
      <w:ins w:id="3244" w:author="Michael K." w:date="2015-07-02T14:06:00Z">
        <w:r>
          <w:t>Lernens</w:t>
        </w:r>
      </w:ins>
      <w:ins w:id="3245" w:author="Michael K." w:date="2015-07-02T14:05:00Z">
        <w:r>
          <w:t xml:space="preserve"> einer neuen Skriptsprache entfällt.</w:t>
        </w:r>
      </w:ins>
      <w:ins w:id="3246" w:author="Michael K." w:date="2015-07-02T14:04:00Z">
        <w:r>
          <w:t xml:space="preserve"> </w:t>
        </w:r>
      </w:ins>
    </w:p>
    <w:p w14:paraId="1AFB18DC" w14:textId="77777777" w:rsidR="00C73DE4" w:rsidRDefault="00C73DE4">
      <w:pPr>
        <w:rPr>
          <w:ins w:id="3247" w:author="Michael K." w:date="2015-07-02T14:06:00Z"/>
        </w:rPr>
      </w:pPr>
    </w:p>
    <w:p w14:paraId="2DF56400" w14:textId="027456CE" w:rsidR="00C73DE4" w:rsidDel="00AF2C97" w:rsidRDefault="00C73DE4">
      <w:pPr>
        <w:rPr>
          <w:ins w:id="3248" w:author="Michael K." w:date="2015-07-02T14:06:00Z"/>
          <w:del w:id="3249" w:author="Maximilian Schmitz" w:date="2015-07-08T15:27:00Z"/>
        </w:rPr>
      </w:pPr>
      <w:ins w:id="3250" w:author="Michael K." w:date="2015-07-02T14:06:00Z">
        <w:del w:id="3251" w:author="Maximilian Schmitz" w:date="2015-07-08T15:27:00Z">
          <w:r w:rsidDel="00AF2C97">
            <w:delText>Komplexere KIs:</w:delText>
          </w:r>
        </w:del>
      </w:ins>
    </w:p>
    <w:p w14:paraId="3A0A10B1" w14:textId="77777777" w:rsidR="00BB6D24" w:rsidRPr="00BB6D24" w:rsidRDefault="0007038A">
      <w:ins w:id="3252" w:author="Michael K." w:date="2015-07-02T14:18:00Z">
        <w:r>
          <w:t xml:space="preserve">Die mit dem Spiel eingereichten KIs haben einen nur sehr eingeschränkten Umfang. So spielen z.B. alle Spieler einer Mannschaft mit der gleichen Logik. </w:t>
        </w:r>
      </w:ins>
      <w:ins w:id="3253" w:author="Michael K." w:date="2015-07-02T14:21:00Z">
        <w:r>
          <w:t xml:space="preserve">Es wäre möglich die einzelnen Spieler mit unterschiedlichen KIs </w:t>
        </w:r>
      </w:ins>
      <w:ins w:id="3254" w:author="Michael K." w:date="2015-07-02T14:22:00Z">
        <w:r>
          <w:t xml:space="preserve">für die jeweiligen Positionen auszustatten. </w:t>
        </w:r>
      </w:ins>
      <w:ins w:id="3255" w:author="Michael K." w:date="2015-07-02T15:08:00Z">
        <w:r w:rsidR="00AC4DD5">
          <w:t>Dadurch können Rollen wie Torwart, Mittelfeldspieler oder Stürmer ermöglicht werden</w:t>
        </w:r>
      </w:ins>
    </w:p>
    <w:p w14:paraId="2F2F3516" w14:textId="77777777" w:rsidR="002D643B" w:rsidRDefault="00B317AE">
      <w:pPr>
        <w:pStyle w:val="berschrift1"/>
        <w:rPr>
          <w:ins w:id="3256" w:author="Maximilian Schmitz" w:date="2015-07-08T15:29:00Z"/>
        </w:rPr>
      </w:pPr>
      <w:r>
        <w:br w:type="page"/>
      </w:r>
      <w:bookmarkStart w:id="3257" w:name="_Toc424132779"/>
      <w:r w:rsidR="002D643B">
        <w:lastRenderedPageBreak/>
        <w:t>Fazit</w:t>
      </w:r>
      <w:bookmarkEnd w:id="3257"/>
    </w:p>
    <w:p w14:paraId="4CD4B8D7" w14:textId="311779B4" w:rsidR="006B43F2" w:rsidRDefault="006B43F2" w:rsidP="006B43F2">
      <w:pPr>
        <w:pStyle w:val="berschrift2"/>
        <w:rPr>
          <w:ins w:id="3258" w:author="Maximilian Schmitz" w:date="2015-07-08T15:30:00Z"/>
        </w:rPr>
        <w:pPrChange w:id="3259" w:author="Maximilian Schmitz" w:date="2015-07-08T15:29:00Z">
          <w:pPr>
            <w:pStyle w:val="berschrift1"/>
          </w:pPr>
        </w:pPrChange>
      </w:pPr>
      <w:ins w:id="3260" w:author="Maximilian Schmitz" w:date="2015-07-08T15:29:00Z">
        <w:r>
          <w:t>Bewertung der Ergebnisse</w:t>
        </w:r>
      </w:ins>
    </w:p>
    <w:p w14:paraId="0B1210C0" w14:textId="77777777" w:rsidR="00914B68" w:rsidRPr="006D6684" w:rsidRDefault="00914B68" w:rsidP="00914B68">
      <w:pPr>
        <w:rPr>
          <w:ins w:id="3261" w:author="Maximilian Schmitz" w:date="2015-07-08T15:29:00Z"/>
        </w:rPr>
        <w:pPrChange w:id="3262" w:author="Maximilian Schmitz" w:date="2015-07-08T15:30:00Z">
          <w:pPr>
            <w:pStyle w:val="berschrift1"/>
          </w:pPr>
        </w:pPrChange>
      </w:pPr>
    </w:p>
    <w:p w14:paraId="501E2FAA" w14:textId="77777777" w:rsidR="006B43F2" w:rsidRDefault="006B43F2" w:rsidP="006B43F2">
      <w:pPr>
        <w:rPr>
          <w:ins w:id="3263" w:author="Maximilian Schmitz" w:date="2015-07-08T15:30:00Z"/>
        </w:rPr>
        <w:pPrChange w:id="3264" w:author="Maximilian Schmitz" w:date="2015-07-08T15:30:00Z">
          <w:pPr>
            <w:pStyle w:val="berschrift1"/>
          </w:pPr>
        </w:pPrChange>
      </w:pPr>
    </w:p>
    <w:p w14:paraId="6CA4CC46" w14:textId="308D27B4" w:rsidR="006B43F2" w:rsidRPr="006D6684" w:rsidRDefault="006B43F2" w:rsidP="006B43F2">
      <w:pPr>
        <w:pStyle w:val="berschrift2"/>
        <w:rPr>
          <w:ins w:id="3265" w:author="Michael K." w:date="2015-07-02T15:13:00Z"/>
        </w:rPr>
        <w:pPrChange w:id="3266" w:author="Maximilian Schmitz" w:date="2015-07-08T15:30:00Z">
          <w:pPr>
            <w:pStyle w:val="berschrift1"/>
          </w:pPr>
        </w:pPrChange>
      </w:pPr>
      <w:ins w:id="3267" w:author="Maximilian Schmitz" w:date="2015-07-08T15:30:00Z">
        <w:r>
          <w:t>Persönliches Fazit</w:t>
        </w:r>
      </w:ins>
    </w:p>
    <w:p w14:paraId="59CBD621" w14:textId="43B56401" w:rsidR="00D613CB" w:rsidDel="00E966B4" w:rsidRDefault="00683D1B">
      <w:pPr>
        <w:rPr>
          <w:del w:id="3268" w:author="Michael K." w:date="2015-07-06T19:52:00Z"/>
        </w:rPr>
        <w:pPrChange w:id="3269" w:author="Admin" w:date="2015-07-08T13:36:00Z">
          <w:pPr>
            <w:pStyle w:val="berschrift1"/>
            <w:numPr>
              <w:numId w:val="0"/>
            </w:numPr>
          </w:pPr>
        </w:pPrChange>
      </w:pPr>
      <w:ins w:id="3270" w:author="Michael K." w:date="2015-07-06T19:53:00Z">
        <w:r>
          <w:t xml:space="preserve">Der </w:t>
        </w:r>
      </w:ins>
      <w:ins w:id="3271" w:author="Michael K." w:date="2015-07-06T19:52:00Z">
        <w:r>
          <w:t xml:space="preserve">UnrealCup ist trotz der thematischen und auch namentlichen Nähe zum RoboCup </w:t>
        </w:r>
      </w:ins>
      <w:ins w:id="3272" w:author="Michael K." w:date="2015-07-06T20:17:00Z">
        <w:del w:id="3273" w:author="Admin" w:date="2015-07-07T10:46:00Z">
          <w:r w:rsidR="00620C68" w:rsidDel="003817E8">
            <w:delText>schießlich</w:delText>
          </w:r>
        </w:del>
      </w:ins>
      <w:ins w:id="3274" w:author="Admin" w:date="2015-07-07T10:46:00Z">
        <w:r w:rsidR="003817E8">
          <w:t>schließlich</w:t>
        </w:r>
      </w:ins>
      <w:ins w:id="3275" w:author="Michael K." w:date="2015-07-06T20:17:00Z">
        <w:r w:rsidR="00620C68">
          <w:t xml:space="preserve"> </w:t>
        </w:r>
      </w:ins>
      <w:ins w:id="3276" w:author="Michael K." w:date="2015-07-06T19:52:00Z">
        <w:r>
          <w:t>ein eigenständiges Projekt</w:t>
        </w:r>
      </w:ins>
      <w:ins w:id="3277" w:author="Michael K." w:date="2015-07-06T19:54:00Z">
        <w:r>
          <w:t xml:space="preserve"> mit völlig unterschiedlichen Zielen geworden. </w:t>
        </w:r>
      </w:ins>
      <w:ins w:id="3278" w:author="Michael K." w:date="2015-07-06T20:17:00Z">
        <w:r w:rsidR="00620C68">
          <w:t xml:space="preserve">Besonders positiv ist die Verwendung </w:t>
        </w:r>
      </w:ins>
      <w:ins w:id="3279" w:author="Michael K." w:date="2015-07-06T20:20:00Z">
        <w:r w:rsidR="00620C68">
          <w:t xml:space="preserve">modernster Technologien in Form der Unreal Engine zu erwähnen. Hierbei </w:t>
        </w:r>
      </w:ins>
      <w:ins w:id="3280" w:author="Michael K." w:date="2015-07-06T20:23:00Z">
        <w:r w:rsidR="00550B80">
          <w:t xml:space="preserve">entstand </w:t>
        </w:r>
        <w:r w:rsidR="00E966B4">
          <w:t xml:space="preserve">ein erfrischender Gegensatz zu den sonst vermittelten Technologien, da diese im Laufe der Projektzeit wiederholt </w:t>
        </w:r>
      </w:ins>
      <w:ins w:id="3281" w:author="Michael K." w:date="2015-07-06T21:22:00Z">
        <w:r w:rsidR="00E966B4">
          <w:t>Updates</w:t>
        </w:r>
      </w:ins>
      <w:ins w:id="3282" w:author="Michael K." w:date="2015-07-06T20:23:00Z">
        <w:r w:rsidR="00E966B4">
          <w:t xml:space="preserve"> er</w:t>
        </w:r>
      </w:ins>
      <w:ins w:id="3283" w:author="Michael K." w:date="2015-07-06T21:22:00Z">
        <w:r w:rsidR="00E966B4">
          <w:t xml:space="preserve">fahren hat und </w:t>
        </w:r>
      </w:ins>
      <w:ins w:id="3284" w:author="Michael K." w:date="2015-07-06T21:46:00Z">
        <w:r w:rsidR="001F48E6">
          <w:t xml:space="preserve">so </w:t>
        </w:r>
      </w:ins>
      <w:ins w:id="3285" w:author="Michael K." w:date="2015-07-06T21:22:00Z">
        <w:r w:rsidR="00E966B4">
          <w:t>die Entwicklung mitverfolg</w:t>
        </w:r>
      </w:ins>
      <w:ins w:id="3286" w:author="Michael K." w:date="2015-07-06T21:46:00Z">
        <w:r w:rsidR="001F48E6">
          <w:t>t werden</w:t>
        </w:r>
      </w:ins>
      <w:ins w:id="3287" w:author="Michael K." w:date="2015-07-06T21:22:00Z">
        <w:r w:rsidR="00E966B4">
          <w:t xml:space="preserve"> konnte.</w:t>
        </w:r>
      </w:ins>
    </w:p>
    <w:p w14:paraId="0043122A" w14:textId="77777777" w:rsidR="00E966B4" w:rsidRDefault="00E966B4">
      <w:pPr>
        <w:rPr>
          <w:ins w:id="3288" w:author="Michael K." w:date="2015-07-06T21:26:00Z"/>
        </w:rPr>
        <w:pPrChange w:id="3289" w:author="Admin" w:date="2015-07-08T13:36:00Z">
          <w:pPr>
            <w:pStyle w:val="berschrift1"/>
            <w:numPr>
              <w:numId w:val="0"/>
            </w:numPr>
          </w:pPr>
        </w:pPrChange>
      </w:pPr>
    </w:p>
    <w:p w14:paraId="281C9207" w14:textId="5A91FCB9" w:rsidR="00E966B4" w:rsidRDefault="00E966B4">
      <w:pPr>
        <w:rPr>
          <w:ins w:id="3290" w:author="Michael K." w:date="2015-07-06T21:30:00Z"/>
        </w:rPr>
        <w:pPrChange w:id="3291" w:author="Admin" w:date="2015-07-08T13:36:00Z">
          <w:pPr>
            <w:pStyle w:val="berschrift1"/>
            <w:numPr>
              <w:numId w:val="0"/>
            </w:numPr>
          </w:pPr>
        </w:pPrChange>
      </w:pPr>
      <w:ins w:id="3292" w:author="Michael K." w:date="2015-07-06T21:26:00Z">
        <w:r>
          <w:t xml:space="preserve">Ein kleines </w:t>
        </w:r>
      </w:ins>
      <w:ins w:id="3293" w:author="Michael K." w:date="2015-07-06T21:27:00Z">
        <w:r>
          <w:t xml:space="preserve">Highlight </w:t>
        </w:r>
      </w:ins>
      <w:ins w:id="3294" w:author="Michael K." w:date="2015-07-06T21:28:00Z">
        <w:r>
          <w:t xml:space="preserve">war die Teilnahme des Microsofts Imagine Cup’s 2015 in der Kategorie Gaming. Hierbei sind wir mit Prof. Dr. Judt als Mentor angetreten und haben den dritten Platz im </w:t>
        </w:r>
      </w:ins>
      <w:ins w:id="3295" w:author="Michael K." w:date="2015-07-06T21:29:00Z">
        <w:r>
          <w:t>Deutschland</w:t>
        </w:r>
      </w:ins>
      <w:ins w:id="3296" w:author="Michael K." w:date="2015-07-06T21:28:00Z">
        <w:r>
          <w:t xml:space="preserve"> Finale </w:t>
        </w:r>
      </w:ins>
      <w:ins w:id="3297" w:author="Michael K." w:date="2015-07-06T21:29:00Z">
        <w:r>
          <w:t>erreicht.</w:t>
        </w:r>
      </w:ins>
      <w:ins w:id="3298" w:author="Michael K." w:date="2015-07-06T21:30:00Z">
        <w:r>
          <w:t xml:space="preserve"> Diese Teilnahme führte zwar zu Mehraufwand in Form von Dokumenten und Videos, welche </w:t>
        </w:r>
        <w:r w:rsidR="00103CE3">
          <w:t xml:space="preserve">aber teilweise in diese Dokumentation mit </w:t>
        </w:r>
      </w:ins>
      <w:ins w:id="3299" w:author="Michael K." w:date="2015-07-06T21:37:00Z">
        <w:r w:rsidR="00103CE3">
          <w:t>einflossen</w:t>
        </w:r>
      </w:ins>
      <w:ins w:id="3300" w:author="Michael K." w:date="2015-07-06T21:30:00Z">
        <w:r w:rsidR="00103CE3">
          <w:t xml:space="preserve">. </w:t>
        </w:r>
      </w:ins>
    </w:p>
    <w:p w14:paraId="2F97EFCC" w14:textId="77777777" w:rsidR="00103CE3" w:rsidRDefault="00103CE3">
      <w:pPr>
        <w:rPr>
          <w:ins w:id="3301" w:author="Michael K." w:date="2015-07-06T21:37:00Z"/>
        </w:rPr>
        <w:pPrChange w:id="3302" w:author="Admin" w:date="2015-07-08T13:36:00Z">
          <w:pPr>
            <w:pStyle w:val="berschrift1"/>
            <w:numPr>
              <w:numId w:val="0"/>
            </w:numPr>
          </w:pPr>
        </w:pPrChange>
      </w:pPr>
    </w:p>
    <w:p w14:paraId="63937380" w14:textId="543AF01D" w:rsidR="00222D37" w:rsidRDefault="00103CE3">
      <w:pPr>
        <w:rPr>
          <w:ins w:id="3303" w:author="Michael K." w:date="2015-07-06T21:46:00Z"/>
        </w:rPr>
        <w:pPrChange w:id="3304" w:author="Admin" w:date="2015-07-08T13:36:00Z">
          <w:pPr>
            <w:pStyle w:val="berschrift1"/>
            <w:numPr>
              <w:numId w:val="0"/>
            </w:numPr>
          </w:pPr>
        </w:pPrChange>
      </w:pPr>
      <w:ins w:id="3305" w:author="Michael K." w:date="2015-07-06T21:37:00Z">
        <w:r>
          <w:t xml:space="preserve">Des Weiteren war es </w:t>
        </w:r>
      </w:ins>
      <w:ins w:id="3306" w:author="Michael K." w:date="2015-07-06T21:40:00Z">
        <w:r>
          <w:t xml:space="preserve">Möglich Vorlesungsinhalte im Laufe des Projektes anzuwenden: Dazu gehören die </w:t>
        </w:r>
        <w:del w:id="3307" w:author="Maximilian Schmitz" w:date="2015-07-08T16:34:00Z">
          <w:r w:rsidDel="005E3B65">
            <w:delText>Basislogikvorlesungen</w:delText>
          </w:r>
        </w:del>
      </w:ins>
      <w:ins w:id="3308" w:author="Maximilian Schmitz" w:date="2015-07-08T16:34:00Z">
        <w:r w:rsidR="005E3B65">
          <w:t>Vorlesungen im Bereich „Theoretische Informatik“</w:t>
        </w:r>
      </w:ins>
      <w:ins w:id="3309" w:author="Michael K." w:date="2015-07-06T21:40:00Z">
        <w:r>
          <w:t xml:space="preserve"> von Prof. Fahr</w:t>
        </w:r>
      </w:ins>
      <w:ins w:id="3310" w:author="Maximilian Schmitz" w:date="2015-07-08T16:34:00Z">
        <w:r w:rsidR="005E3B65">
          <w:t>. D</w:t>
        </w:r>
      </w:ins>
      <w:ins w:id="3311" w:author="Maximilian Schmitz" w:date="2015-07-08T16:35:00Z">
        <w:r w:rsidR="005E3B65">
          <w:t>iese beinhalten die logischen Grundlagen,</w:t>
        </w:r>
      </w:ins>
      <w:ins w:id="3312" w:author="Michael K." w:date="2015-07-06T21:40:00Z">
        <w:del w:id="3313" w:author="Maximilian Schmitz" w:date="2015-07-08T16:34:00Z">
          <w:r w:rsidDel="005E3B65">
            <w:delText>,</w:delText>
          </w:r>
        </w:del>
        <w:del w:id="3314" w:author="Maximilian Schmitz" w:date="2015-07-08T16:35:00Z">
          <w:r w:rsidDel="005E3B65">
            <w:delText xml:space="preserve"> </w:delText>
          </w:r>
        </w:del>
      </w:ins>
      <w:ins w:id="3315" w:author="Maximilian Schmitz" w:date="2015-07-08T16:35:00Z">
        <w:r w:rsidR="005E3B65">
          <w:t xml:space="preserve"> </w:t>
        </w:r>
      </w:ins>
      <w:ins w:id="3316" w:author="Michael K." w:date="2015-07-06T21:43:00Z">
        <w:r w:rsidR="00222D37">
          <w:t xml:space="preserve">welche bei der Einbindung und Erstellung der künstlichen Intelligenz </w:t>
        </w:r>
      </w:ins>
      <w:ins w:id="3317" w:author="Michael K." w:date="2015-07-06T21:44:00Z">
        <w:r w:rsidR="00222D37">
          <w:t xml:space="preserve">von Hilfe waren. Auch die </w:t>
        </w:r>
      </w:ins>
      <w:ins w:id="3318" w:author="Admin" w:date="2015-07-07T10:44:00Z">
        <w:r w:rsidR="003817E8">
          <w:t xml:space="preserve">Anwendung von </w:t>
        </w:r>
      </w:ins>
      <w:ins w:id="3319" w:author="Michael K." w:date="2015-07-06T21:44:00Z">
        <w:r w:rsidR="00222D37">
          <w:t xml:space="preserve">Design Pattern </w:t>
        </w:r>
      </w:ins>
      <w:ins w:id="3320" w:author="Michael K." w:date="2015-07-06T21:45:00Z">
        <w:r w:rsidR="00222D37">
          <w:t xml:space="preserve">aus der Vorlesung </w:t>
        </w:r>
      </w:ins>
      <w:ins w:id="3321" w:author="Maximilian Schmitz" w:date="2015-07-08T16:35:00Z">
        <w:r w:rsidR="005E3B65">
          <w:t>„</w:t>
        </w:r>
      </w:ins>
      <w:ins w:id="3322" w:author="Michael K." w:date="2015-07-06T21:45:00Z">
        <w:r w:rsidR="00222D37" w:rsidRPr="00222D37">
          <w:t>Software Engineering</w:t>
        </w:r>
      </w:ins>
      <w:ins w:id="3323" w:author="Maximilian Schmitz" w:date="2015-07-08T16:35:00Z">
        <w:r w:rsidR="005E3B65">
          <w:t>“</w:t>
        </w:r>
      </w:ins>
      <w:bookmarkStart w:id="3324" w:name="_GoBack"/>
      <w:bookmarkEnd w:id="3324"/>
      <w:ins w:id="3325" w:author="Michael K." w:date="2015-07-06T21:44:00Z">
        <w:r w:rsidR="00222D37">
          <w:t xml:space="preserve"> von Prof. Dr. Judt wurde</w:t>
        </w:r>
        <w:del w:id="3326" w:author="Admin" w:date="2015-07-07T10:44:00Z">
          <w:r w:rsidR="00222D37" w:rsidDel="003817E8">
            <w:delText>n</w:delText>
          </w:r>
        </w:del>
        <w:r w:rsidR="00222D37">
          <w:t xml:space="preserve"> </w:t>
        </w:r>
        <w:del w:id="3327" w:author="Admin" w:date="2015-07-07T10:44:00Z">
          <w:r w:rsidR="00222D37" w:rsidDel="003817E8">
            <w:delText>eingesetzt</w:delText>
          </w:r>
        </w:del>
      </w:ins>
      <w:ins w:id="3328" w:author="Admin" w:date="2015-07-07T10:45:00Z">
        <w:r w:rsidR="003817E8">
          <w:t>berücksichtigt</w:t>
        </w:r>
      </w:ins>
      <w:ins w:id="3329" w:author="Michael K." w:date="2015-07-06T21:44:00Z">
        <w:r w:rsidR="00222D37">
          <w:t xml:space="preserve">. </w:t>
        </w:r>
      </w:ins>
    </w:p>
    <w:p w14:paraId="1CFE1812" w14:textId="77777777" w:rsidR="001F48E6" w:rsidRDefault="001F48E6">
      <w:pPr>
        <w:rPr>
          <w:ins w:id="3330" w:author="Michael K." w:date="2015-07-06T21:46:00Z"/>
        </w:rPr>
        <w:pPrChange w:id="3331" w:author="Admin" w:date="2015-07-08T13:36:00Z">
          <w:pPr>
            <w:pStyle w:val="berschrift1"/>
            <w:numPr>
              <w:numId w:val="0"/>
            </w:numPr>
          </w:pPr>
        </w:pPrChange>
      </w:pPr>
    </w:p>
    <w:p w14:paraId="5AEE237C" w14:textId="05C1245A" w:rsidR="001F48E6" w:rsidRDefault="001F48E6">
      <w:pPr>
        <w:rPr>
          <w:ins w:id="3332" w:author="Michael K." w:date="2015-07-06T21:43:00Z"/>
        </w:rPr>
        <w:pPrChange w:id="3333" w:author="Admin" w:date="2015-07-08T13:36:00Z">
          <w:pPr>
            <w:pStyle w:val="berschrift1"/>
            <w:numPr>
              <w:numId w:val="0"/>
            </w:numPr>
          </w:pPr>
        </w:pPrChange>
      </w:pPr>
      <w:ins w:id="3334" w:author="Michael K." w:date="2015-07-06T21:46:00Z">
        <w:r>
          <w:t xml:space="preserve">Im Rückblick sind wir mit unserem Fortschritt zufrieden: Das Spiel ist lauffähig, bietet alle Basisfunktionalitäten und bietet noch viel für </w:t>
        </w:r>
      </w:ins>
      <w:ins w:id="3335" w:author="Michael K." w:date="2015-07-06T21:47:00Z">
        <w:r>
          <w:t>zukünftige Entwicklungen.</w:t>
        </w:r>
      </w:ins>
    </w:p>
    <w:p w14:paraId="1D3E5C71" w14:textId="77777777" w:rsidR="00E966B4" w:rsidRPr="00AC4DD5" w:rsidRDefault="00E966B4">
      <w:pPr>
        <w:rPr>
          <w:ins w:id="3336" w:author="Michael K." w:date="2015-07-06T21:23:00Z"/>
        </w:rPr>
        <w:pPrChange w:id="3337"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EndPr/>
      <w:sdtContent>
        <w:p w14:paraId="4E309E71" w14:textId="2F824E6A" w:rsidR="00235CFC" w:rsidRDefault="00235CFC">
          <w:pPr>
            <w:pStyle w:val="berschrift1"/>
            <w:numPr>
              <w:ilvl w:val="0"/>
              <w:numId w:val="0"/>
            </w:numPr>
            <w:jc w:val="left"/>
          </w:pPr>
          <w:del w:id="3338" w:author="Admin" w:date="2015-07-08T08:59:00Z">
            <w:r w:rsidDel="000E14AF">
              <w:delText>L</w:delText>
            </w:r>
          </w:del>
          <w:bookmarkStart w:id="3339" w:name="_Toc424132780"/>
          <w:ins w:id="3340" w:author="Admin" w:date="2015-07-08T08:59:00Z">
            <w:r w:rsidR="000E14AF">
              <w:t>L</w:t>
            </w:r>
          </w:ins>
          <w:r>
            <w:t>iteraturverzeichnis</w:t>
          </w:r>
          <w:bookmarkEnd w:id="3339"/>
        </w:p>
        <w:sdt>
          <w:sdtPr>
            <w:id w:val="111145805"/>
            <w:bibliography/>
          </w:sdtPr>
          <w:sdtEndPr/>
          <w:sdtContent>
            <w:p w14:paraId="198A3C54" w14:textId="77777777" w:rsidR="00856522"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56522" w14:paraId="3EADF470" w14:textId="77777777">
                <w:trPr>
                  <w:divId w:val="841511743"/>
                  <w:tblCellSpacing w:w="15" w:type="dxa"/>
                  <w:ins w:id="3341" w:author="Maximilian Schmitz" w:date="2015-07-08T15:29:00Z"/>
                </w:trPr>
                <w:tc>
                  <w:tcPr>
                    <w:tcW w:w="50" w:type="pct"/>
                    <w:hideMark/>
                  </w:tcPr>
                  <w:p w14:paraId="6976E12A" w14:textId="77777777" w:rsidR="00856522" w:rsidRDefault="00856522">
                    <w:pPr>
                      <w:pStyle w:val="Literaturverzeichnis"/>
                      <w:rPr>
                        <w:ins w:id="3342" w:author="Maximilian Schmitz" w:date="2015-07-08T15:29:00Z"/>
                        <w:noProof/>
                        <w:szCs w:val="24"/>
                      </w:rPr>
                    </w:pPr>
                    <w:ins w:id="3343" w:author="Maximilian Schmitz" w:date="2015-07-08T15:29:00Z">
                      <w:r>
                        <w:rPr>
                          <w:noProof/>
                        </w:rPr>
                        <w:t xml:space="preserve">[1] </w:t>
                      </w:r>
                    </w:ins>
                  </w:p>
                </w:tc>
                <w:tc>
                  <w:tcPr>
                    <w:tcW w:w="0" w:type="auto"/>
                    <w:hideMark/>
                  </w:tcPr>
                  <w:p w14:paraId="10A90192" w14:textId="77777777" w:rsidR="00856522" w:rsidRDefault="00856522">
                    <w:pPr>
                      <w:pStyle w:val="Literaturverzeichnis"/>
                      <w:rPr>
                        <w:ins w:id="3344" w:author="Maximilian Schmitz" w:date="2015-07-08T15:29:00Z"/>
                        <w:noProof/>
                      </w:rPr>
                    </w:pPr>
                    <w:ins w:id="3345" w:author="Maximilian Schmitz" w:date="2015-07-08T15:29:00Z">
                      <w:r w:rsidRPr="006B43F2">
                        <w:rPr>
                          <w:noProof/>
                          <w:lang w:val="en-GB"/>
                          <w:rPrChange w:id="3346" w:author="Maximilian Schmitz" w:date="2015-07-08T15:29:00Z">
                            <w:rPr>
                              <w:noProof/>
                            </w:rPr>
                          </w:rPrChange>
                        </w:rPr>
                        <w:t xml:space="preserve">Valve, „Valve Technology,“ [Online]. Available: https://developer.valvesoftware.com/wiki/Valve_Technology. </w:t>
                      </w:r>
                      <w:r>
                        <w:rPr>
                          <w:noProof/>
                        </w:rPr>
                        <w:t>[Zugriff am 2 Juli 2015].</w:t>
                      </w:r>
                    </w:ins>
                  </w:p>
                </w:tc>
              </w:tr>
              <w:tr w:rsidR="00856522" w14:paraId="34AE4B16" w14:textId="77777777">
                <w:trPr>
                  <w:divId w:val="841511743"/>
                  <w:tblCellSpacing w:w="15" w:type="dxa"/>
                  <w:ins w:id="3347" w:author="Maximilian Schmitz" w:date="2015-07-08T15:29:00Z"/>
                </w:trPr>
                <w:tc>
                  <w:tcPr>
                    <w:tcW w:w="50" w:type="pct"/>
                    <w:hideMark/>
                  </w:tcPr>
                  <w:p w14:paraId="32874195" w14:textId="77777777" w:rsidR="00856522" w:rsidRDefault="00856522">
                    <w:pPr>
                      <w:pStyle w:val="Literaturverzeichnis"/>
                      <w:rPr>
                        <w:ins w:id="3348" w:author="Maximilian Schmitz" w:date="2015-07-08T15:29:00Z"/>
                        <w:noProof/>
                      </w:rPr>
                    </w:pPr>
                    <w:ins w:id="3349" w:author="Maximilian Schmitz" w:date="2015-07-08T15:29:00Z">
                      <w:r>
                        <w:rPr>
                          <w:noProof/>
                        </w:rPr>
                        <w:t xml:space="preserve">[2] </w:t>
                      </w:r>
                    </w:ins>
                  </w:p>
                </w:tc>
                <w:tc>
                  <w:tcPr>
                    <w:tcW w:w="0" w:type="auto"/>
                    <w:hideMark/>
                  </w:tcPr>
                  <w:p w14:paraId="09EBC341" w14:textId="77777777" w:rsidR="00856522" w:rsidRDefault="00856522">
                    <w:pPr>
                      <w:pStyle w:val="Literaturverzeichnis"/>
                      <w:rPr>
                        <w:ins w:id="3350" w:author="Maximilian Schmitz" w:date="2015-07-08T15:29:00Z"/>
                        <w:noProof/>
                      </w:rPr>
                    </w:pPr>
                    <w:ins w:id="3351" w:author="Maximilian Schmitz" w:date="2015-07-08T15:29:00Z">
                      <w:r w:rsidRPr="006B43F2">
                        <w:rPr>
                          <w:noProof/>
                          <w:lang w:val="en-GB"/>
                          <w:rPrChange w:id="3352" w:author="Maximilian Schmitz" w:date="2015-07-08T15:29:00Z">
                            <w:rPr>
                              <w:noProof/>
                            </w:rPr>
                          </w:rPrChange>
                        </w:rPr>
                        <w:t xml:space="preserve">Valve, „Valve Software,“ [Online]. Available: http://www.valvesoftware.com/news/. </w:t>
                      </w:r>
                      <w:r>
                        <w:rPr>
                          <w:noProof/>
                        </w:rPr>
                        <w:t>[Zugriff am 2 Juli 2015].</w:t>
                      </w:r>
                    </w:ins>
                  </w:p>
                </w:tc>
              </w:tr>
              <w:tr w:rsidR="00856522" w14:paraId="08C8242A" w14:textId="77777777">
                <w:trPr>
                  <w:divId w:val="841511743"/>
                  <w:tblCellSpacing w:w="15" w:type="dxa"/>
                  <w:ins w:id="3353" w:author="Maximilian Schmitz" w:date="2015-07-08T15:29:00Z"/>
                </w:trPr>
                <w:tc>
                  <w:tcPr>
                    <w:tcW w:w="50" w:type="pct"/>
                    <w:hideMark/>
                  </w:tcPr>
                  <w:p w14:paraId="1D8366DB" w14:textId="77777777" w:rsidR="00856522" w:rsidRDefault="00856522">
                    <w:pPr>
                      <w:pStyle w:val="Literaturverzeichnis"/>
                      <w:rPr>
                        <w:ins w:id="3354" w:author="Maximilian Schmitz" w:date="2015-07-08T15:29:00Z"/>
                        <w:noProof/>
                      </w:rPr>
                    </w:pPr>
                    <w:ins w:id="3355" w:author="Maximilian Schmitz" w:date="2015-07-08T15:29:00Z">
                      <w:r>
                        <w:rPr>
                          <w:noProof/>
                        </w:rPr>
                        <w:t xml:space="preserve">[3] </w:t>
                      </w:r>
                    </w:ins>
                  </w:p>
                </w:tc>
                <w:tc>
                  <w:tcPr>
                    <w:tcW w:w="0" w:type="auto"/>
                    <w:hideMark/>
                  </w:tcPr>
                  <w:p w14:paraId="550DAD8F" w14:textId="77777777" w:rsidR="00856522" w:rsidRDefault="00856522">
                    <w:pPr>
                      <w:pStyle w:val="Literaturverzeichnis"/>
                      <w:rPr>
                        <w:ins w:id="3356" w:author="Maximilian Schmitz" w:date="2015-07-08T15:29:00Z"/>
                        <w:noProof/>
                      </w:rPr>
                    </w:pPr>
                    <w:ins w:id="3357" w:author="Maximilian Schmitz" w:date="2015-07-08T15:29:00Z">
                      <w:r w:rsidRPr="006B43F2">
                        <w:rPr>
                          <w:noProof/>
                          <w:lang w:val="en-GB"/>
                          <w:rPrChange w:id="3358" w:author="Maximilian Schmitz" w:date="2015-07-08T15:29:00Z">
                            <w:rPr>
                              <w:noProof/>
                            </w:rPr>
                          </w:rPrChange>
                        </w:rPr>
                        <w:t xml:space="preserve">Unity Technologies, „Unity,“ [Online]. Available: http://unity3d.com/unity. </w:t>
                      </w:r>
                      <w:r>
                        <w:rPr>
                          <w:noProof/>
                        </w:rPr>
                        <w:t>[Zugriff am 3 Juni 2015].</w:t>
                      </w:r>
                    </w:ins>
                  </w:p>
                </w:tc>
              </w:tr>
              <w:tr w:rsidR="00856522" w14:paraId="6E9BC8AB" w14:textId="77777777">
                <w:trPr>
                  <w:divId w:val="841511743"/>
                  <w:tblCellSpacing w:w="15" w:type="dxa"/>
                  <w:ins w:id="3359" w:author="Maximilian Schmitz" w:date="2015-07-08T15:29:00Z"/>
                </w:trPr>
                <w:tc>
                  <w:tcPr>
                    <w:tcW w:w="50" w:type="pct"/>
                    <w:hideMark/>
                  </w:tcPr>
                  <w:p w14:paraId="0120113D" w14:textId="77777777" w:rsidR="00856522" w:rsidRDefault="00856522">
                    <w:pPr>
                      <w:pStyle w:val="Literaturverzeichnis"/>
                      <w:rPr>
                        <w:ins w:id="3360" w:author="Maximilian Schmitz" w:date="2015-07-08T15:29:00Z"/>
                        <w:noProof/>
                      </w:rPr>
                    </w:pPr>
                    <w:ins w:id="3361" w:author="Maximilian Schmitz" w:date="2015-07-08T15:29:00Z">
                      <w:r>
                        <w:rPr>
                          <w:noProof/>
                        </w:rPr>
                        <w:t xml:space="preserve">[4] </w:t>
                      </w:r>
                    </w:ins>
                  </w:p>
                </w:tc>
                <w:tc>
                  <w:tcPr>
                    <w:tcW w:w="0" w:type="auto"/>
                    <w:hideMark/>
                  </w:tcPr>
                  <w:p w14:paraId="46420A8E" w14:textId="77777777" w:rsidR="00856522" w:rsidRDefault="00856522">
                    <w:pPr>
                      <w:pStyle w:val="Literaturverzeichnis"/>
                      <w:rPr>
                        <w:ins w:id="3362" w:author="Maximilian Schmitz" w:date="2015-07-08T15:29:00Z"/>
                        <w:noProof/>
                      </w:rPr>
                    </w:pPr>
                    <w:ins w:id="3363" w:author="Maximilian Schmitz" w:date="2015-07-08T15:29:00Z">
                      <w:r w:rsidRPr="006B43F2">
                        <w:rPr>
                          <w:noProof/>
                          <w:lang w:val="en-GB"/>
                          <w:rPrChange w:id="3364" w:author="Maximilian Schmitz" w:date="2015-07-08T15:29:00Z">
                            <w:rPr>
                              <w:noProof/>
                            </w:rPr>
                          </w:rPrChange>
                        </w:rPr>
                        <w:t xml:space="preserve">Unity Technologies, „Unity,“ [Online]. Available: https://store.unity3d.com/products. </w:t>
                      </w:r>
                      <w:r>
                        <w:rPr>
                          <w:noProof/>
                        </w:rPr>
                        <w:t>[Zugriff am 3 Juni 2015].</w:t>
                      </w:r>
                    </w:ins>
                  </w:p>
                </w:tc>
              </w:tr>
              <w:tr w:rsidR="00856522" w14:paraId="2DB24C11" w14:textId="77777777">
                <w:trPr>
                  <w:divId w:val="841511743"/>
                  <w:tblCellSpacing w:w="15" w:type="dxa"/>
                  <w:ins w:id="3365" w:author="Maximilian Schmitz" w:date="2015-07-08T15:29:00Z"/>
                </w:trPr>
                <w:tc>
                  <w:tcPr>
                    <w:tcW w:w="50" w:type="pct"/>
                    <w:hideMark/>
                  </w:tcPr>
                  <w:p w14:paraId="696E40AE" w14:textId="77777777" w:rsidR="00856522" w:rsidRDefault="00856522">
                    <w:pPr>
                      <w:pStyle w:val="Literaturverzeichnis"/>
                      <w:rPr>
                        <w:ins w:id="3366" w:author="Maximilian Schmitz" w:date="2015-07-08T15:29:00Z"/>
                        <w:noProof/>
                      </w:rPr>
                    </w:pPr>
                    <w:ins w:id="3367" w:author="Maximilian Schmitz" w:date="2015-07-08T15:29:00Z">
                      <w:r>
                        <w:rPr>
                          <w:noProof/>
                        </w:rPr>
                        <w:t xml:space="preserve">[5] </w:t>
                      </w:r>
                    </w:ins>
                  </w:p>
                </w:tc>
                <w:tc>
                  <w:tcPr>
                    <w:tcW w:w="0" w:type="auto"/>
                    <w:hideMark/>
                  </w:tcPr>
                  <w:p w14:paraId="45B43717" w14:textId="77777777" w:rsidR="00856522" w:rsidRDefault="00856522">
                    <w:pPr>
                      <w:pStyle w:val="Literaturverzeichnis"/>
                      <w:rPr>
                        <w:ins w:id="3368" w:author="Maximilian Schmitz" w:date="2015-07-08T15:29:00Z"/>
                        <w:noProof/>
                      </w:rPr>
                    </w:pPr>
                    <w:ins w:id="3369" w:author="Maximilian Schmitz" w:date="2015-07-08T15:29:00Z">
                      <w:r w:rsidRPr="006B43F2">
                        <w:rPr>
                          <w:noProof/>
                          <w:lang w:val="en-GB"/>
                          <w:rPrChange w:id="3370" w:author="Maximilian Schmitz" w:date="2015-07-08T15:29:00Z">
                            <w:rPr>
                              <w:noProof/>
                            </w:rPr>
                          </w:rPrChange>
                        </w:rPr>
                        <w:t xml:space="preserve">Epic Games, „Unreal Engine 4,“ [Online]. Available: https://www.unrealengine.com/what-is-unreal-engine-4. </w:t>
                      </w:r>
                      <w:r>
                        <w:rPr>
                          <w:noProof/>
                        </w:rPr>
                        <w:t>[Zugriff am 10 Juni 2015].</w:t>
                      </w:r>
                    </w:ins>
                  </w:p>
                </w:tc>
              </w:tr>
              <w:tr w:rsidR="00856522" w14:paraId="5EDE0CC1" w14:textId="77777777">
                <w:trPr>
                  <w:divId w:val="841511743"/>
                  <w:tblCellSpacing w:w="15" w:type="dxa"/>
                  <w:ins w:id="3371" w:author="Maximilian Schmitz" w:date="2015-07-08T15:29:00Z"/>
                </w:trPr>
                <w:tc>
                  <w:tcPr>
                    <w:tcW w:w="50" w:type="pct"/>
                    <w:hideMark/>
                  </w:tcPr>
                  <w:p w14:paraId="2C1CF26E" w14:textId="77777777" w:rsidR="00856522" w:rsidRDefault="00856522">
                    <w:pPr>
                      <w:pStyle w:val="Literaturverzeichnis"/>
                      <w:rPr>
                        <w:ins w:id="3372" w:author="Maximilian Schmitz" w:date="2015-07-08T15:29:00Z"/>
                        <w:noProof/>
                      </w:rPr>
                    </w:pPr>
                    <w:ins w:id="3373" w:author="Maximilian Schmitz" w:date="2015-07-08T15:29:00Z">
                      <w:r>
                        <w:rPr>
                          <w:noProof/>
                        </w:rPr>
                        <w:t xml:space="preserve">[6] </w:t>
                      </w:r>
                    </w:ins>
                  </w:p>
                </w:tc>
                <w:tc>
                  <w:tcPr>
                    <w:tcW w:w="0" w:type="auto"/>
                    <w:hideMark/>
                  </w:tcPr>
                  <w:p w14:paraId="6D8D4006" w14:textId="77777777" w:rsidR="00856522" w:rsidRDefault="00856522">
                    <w:pPr>
                      <w:pStyle w:val="Literaturverzeichnis"/>
                      <w:rPr>
                        <w:ins w:id="3374" w:author="Maximilian Schmitz" w:date="2015-07-08T15:29:00Z"/>
                        <w:noProof/>
                      </w:rPr>
                    </w:pPr>
                    <w:ins w:id="3375" w:author="Maximilian Schmitz" w:date="2015-07-08T15:29:00Z">
                      <w:r w:rsidRPr="006B43F2">
                        <w:rPr>
                          <w:noProof/>
                          <w:lang w:val="en-GB"/>
                          <w:rPrChange w:id="3376" w:author="Maximilian Schmitz" w:date="2015-07-08T15:29:00Z">
                            <w:rPr>
                              <w:noProof/>
                            </w:rPr>
                          </w:rPrChange>
                        </w:rPr>
                        <w:t xml:space="preserve">Epic Games, „Unreal Engine 4,“ [Online]. Available: https://www.unrealengine.com/blog/ue4-powered-tekken-7-announced-at-evo-2014. </w:t>
                      </w:r>
                      <w:r>
                        <w:rPr>
                          <w:noProof/>
                        </w:rPr>
                        <w:t>[Zugriff am 10 Juni 2015].</w:t>
                      </w:r>
                    </w:ins>
                  </w:p>
                </w:tc>
              </w:tr>
              <w:tr w:rsidR="00856522" w:rsidRPr="006B43F2" w14:paraId="7F99D00E" w14:textId="77777777">
                <w:trPr>
                  <w:divId w:val="841511743"/>
                  <w:tblCellSpacing w:w="15" w:type="dxa"/>
                  <w:ins w:id="3377" w:author="Maximilian Schmitz" w:date="2015-07-08T15:29:00Z"/>
                </w:trPr>
                <w:tc>
                  <w:tcPr>
                    <w:tcW w:w="50" w:type="pct"/>
                    <w:hideMark/>
                  </w:tcPr>
                  <w:p w14:paraId="079C3B95" w14:textId="77777777" w:rsidR="00856522" w:rsidRDefault="00856522">
                    <w:pPr>
                      <w:pStyle w:val="Literaturverzeichnis"/>
                      <w:rPr>
                        <w:ins w:id="3378" w:author="Maximilian Schmitz" w:date="2015-07-08T15:29:00Z"/>
                        <w:noProof/>
                      </w:rPr>
                    </w:pPr>
                    <w:ins w:id="3379" w:author="Maximilian Schmitz" w:date="2015-07-08T15:29:00Z">
                      <w:r>
                        <w:rPr>
                          <w:noProof/>
                        </w:rPr>
                        <w:t xml:space="preserve">[7] </w:t>
                      </w:r>
                    </w:ins>
                  </w:p>
                </w:tc>
                <w:tc>
                  <w:tcPr>
                    <w:tcW w:w="0" w:type="auto"/>
                    <w:hideMark/>
                  </w:tcPr>
                  <w:p w14:paraId="0FA67316" w14:textId="77777777" w:rsidR="00856522" w:rsidRPr="006B43F2" w:rsidRDefault="00856522">
                    <w:pPr>
                      <w:pStyle w:val="Literaturverzeichnis"/>
                      <w:rPr>
                        <w:ins w:id="3380" w:author="Maximilian Schmitz" w:date="2015-07-08T15:29:00Z"/>
                        <w:noProof/>
                        <w:lang w:val="en-GB"/>
                        <w:rPrChange w:id="3381" w:author="Maximilian Schmitz" w:date="2015-07-08T15:29:00Z">
                          <w:rPr>
                            <w:ins w:id="3382" w:author="Maximilian Schmitz" w:date="2015-07-08T15:29:00Z"/>
                            <w:noProof/>
                          </w:rPr>
                        </w:rPrChange>
                      </w:rPr>
                    </w:pPr>
                    <w:ins w:id="3383" w:author="Maximilian Schmitz" w:date="2015-07-08T15:29:00Z">
                      <w:r w:rsidRPr="006B43F2">
                        <w:rPr>
                          <w:noProof/>
                          <w:lang w:val="en-GB"/>
                          <w:rPrChange w:id="3384" w:author="Maximilian Schmitz" w:date="2015-07-08T15:29:00Z">
                            <w:rPr>
                              <w:noProof/>
                            </w:rPr>
                          </w:rPrChange>
                        </w:rPr>
                        <w:t>RoboCup Federation, „RoboCup Soccer Server Users Manual,“ RoboCup Federation, 2003.</w:t>
                      </w:r>
                    </w:ins>
                  </w:p>
                </w:tc>
              </w:tr>
              <w:tr w:rsidR="00856522" w14:paraId="5251B5A3" w14:textId="77777777">
                <w:trPr>
                  <w:divId w:val="841511743"/>
                  <w:tblCellSpacing w:w="15" w:type="dxa"/>
                  <w:ins w:id="3385" w:author="Maximilian Schmitz" w:date="2015-07-08T15:29:00Z"/>
                </w:trPr>
                <w:tc>
                  <w:tcPr>
                    <w:tcW w:w="50" w:type="pct"/>
                    <w:hideMark/>
                  </w:tcPr>
                  <w:p w14:paraId="4ACFAAB6" w14:textId="77777777" w:rsidR="00856522" w:rsidRDefault="00856522">
                    <w:pPr>
                      <w:pStyle w:val="Literaturverzeichnis"/>
                      <w:rPr>
                        <w:ins w:id="3386" w:author="Maximilian Schmitz" w:date="2015-07-08T15:29:00Z"/>
                        <w:noProof/>
                      </w:rPr>
                    </w:pPr>
                    <w:ins w:id="3387" w:author="Maximilian Schmitz" w:date="2015-07-08T15:29:00Z">
                      <w:r>
                        <w:rPr>
                          <w:noProof/>
                        </w:rPr>
                        <w:t xml:space="preserve">[8] </w:t>
                      </w:r>
                    </w:ins>
                  </w:p>
                </w:tc>
                <w:tc>
                  <w:tcPr>
                    <w:tcW w:w="0" w:type="auto"/>
                    <w:hideMark/>
                  </w:tcPr>
                  <w:p w14:paraId="1BD4EB40" w14:textId="77777777" w:rsidR="00856522" w:rsidRDefault="00856522">
                    <w:pPr>
                      <w:pStyle w:val="Literaturverzeichnis"/>
                      <w:rPr>
                        <w:ins w:id="3388" w:author="Maximilian Schmitz" w:date="2015-07-08T15:29:00Z"/>
                        <w:noProof/>
                      </w:rPr>
                    </w:pPr>
                    <w:ins w:id="3389" w:author="Maximilian Schmitz" w:date="2015-07-08T15:29:00Z">
                      <w:r>
                        <w:rPr>
                          <w:noProof/>
                        </w:rPr>
                        <w:t xml:space="preserve">Lämmel, U., Cleve, J., Künstliche Intelligenz, München: Hanser, 2012. </w:t>
                      </w:r>
                    </w:ins>
                  </w:p>
                </w:tc>
              </w:tr>
              <w:tr w:rsidR="00856522" w14:paraId="6712AC79" w14:textId="77777777">
                <w:trPr>
                  <w:divId w:val="841511743"/>
                  <w:tblCellSpacing w:w="15" w:type="dxa"/>
                  <w:ins w:id="3390" w:author="Maximilian Schmitz" w:date="2015-07-08T15:29:00Z"/>
                </w:trPr>
                <w:tc>
                  <w:tcPr>
                    <w:tcW w:w="50" w:type="pct"/>
                    <w:hideMark/>
                  </w:tcPr>
                  <w:p w14:paraId="23B221AE" w14:textId="77777777" w:rsidR="00856522" w:rsidRDefault="00856522">
                    <w:pPr>
                      <w:pStyle w:val="Literaturverzeichnis"/>
                      <w:rPr>
                        <w:ins w:id="3391" w:author="Maximilian Schmitz" w:date="2015-07-08T15:29:00Z"/>
                        <w:noProof/>
                      </w:rPr>
                    </w:pPr>
                    <w:ins w:id="3392" w:author="Maximilian Schmitz" w:date="2015-07-08T15:29:00Z">
                      <w:r>
                        <w:rPr>
                          <w:noProof/>
                        </w:rPr>
                        <w:t xml:space="preserve">[9] </w:t>
                      </w:r>
                    </w:ins>
                  </w:p>
                </w:tc>
                <w:tc>
                  <w:tcPr>
                    <w:tcW w:w="0" w:type="auto"/>
                    <w:hideMark/>
                  </w:tcPr>
                  <w:p w14:paraId="03C2E688" w14:textId="77777777" w:rsidR="00856522" w:rsidRDefault="00856522">
                    <w:pPr>
                      <w:pStyle w:val="Literaturverzeichnis"/>
                      <w:rPr>
                        <w:ins w:id="3393" w:author="Maximilian Schmitz" w:date="2015-07-08T15:29:00Z"/>
                        <w:noProof/>
                      </w:rPr>
                    </w:pPr>
                    <w:ins w:id="3394" w:author="Maximilian Schmitz" w:date="2015-07-08T15:29:00Z">
                      <w:r>
                        <w:rPr>
                          <w:noProof/>
                        </w:rPr>
                        <w:t xml:space="preserve">Norvig, R., Russel, S., Künstliche Intelligenz - Ein moderner Ansatz - 2. Auflage, München: Pearson Studium, 2004. </w:t>
                      </w:r>
                    </w:ins>
                  </w:p>
                </w:tc>
              </w:tr>
            </w:tbl>
            <w:p w14:paraId="526F7938" w14:textId="77777777" w:rsidR="00856522" w:rsidRDefault="00856522">
              <w:pPr>
                <w:divId w:val="841511743"/>
                <w:rPr>
                  <w:ins w:id="3395" w:author="Maximilian Schmitz" w:date="2015-07-08T15:29:00Z"/>
                  <w:noProof/>
                </w:rPr>
              </w:pPr>
            </w:p>
            <w:p w14:paraId="1AB4956C" w14:textId="77777777" w:rsidR="00715D94" w:rsidDel="00856522" w:rsidRDefault="00715D94">
              <w:pPr>
                <w:jc w:val="left"/>
                <w:rPr>
                  <w:del w:id="3396" w:author="Maximilian Schmitz" w:date="2015-07-08T15:29: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rsidDel="00856522" w14:paraId="16EC3CD8" w14:textId="77777777">
                <w:trPr>
                  <w:divId w:val="1206332679"/>
                  <w:tblCellSpacing w:w="15" w:type="dxa"/>
                  <w:del w:id="3397" w:author="Maximilian Schmitz" w:date="2015-07-08T15:29:00Z"/>
                </w:trPr>
                <w:tc>
                  <w:tcPr>
                    <w:tcW w:w="50" w:type="pct"/>
                    <w:hideMark/>
                  </w:tcPr>
                  <w:p w14:paraId="6D548AF6" w14:textId="77777777" w:rsidR="00715D94" w:rsidDel="00856522" w:rsidRDefault="00715D94">
                    <w:pPr>
                      <w:pStyle w:val="Literaturverzeichnis"/>
                      <w:rPr>
                        <w:del w:id="3398" w:author="Maximilian Schmitz" w:date="2015-07-08T15:29:00Z"/>
                        <w:noProof/>
                        <w:szCs w:val="24"/>
                      </w:rPr>
                    </w:pPr>
                    <w:del w:id="3399" w:author="Maximilian Schmitz" w:date="2015-07-08T15:29:00Z">
                      <w:r w:rsidDel="00856522">
                        <w:rPr>
                          <w:noProof/>
                        </w:rPr>
                        <w:delText xml:space="preserve">[1] </w:delText>
                      </w:r>
                    </w:del>
                  </w:p>
                </w:tc>
                <w:tc>
                  <w:tcPr>
                    <w:tcW w:w="0" w:type="auto"/>
                    <w:hideMark/>
                  </w:tcPr>
                  <w:p w14:paraId="5F63E8F1" w14:textId="77777777" w:rsidR="00715D94" w:rsidDel="00856522" w:rsidRDefault="00715D94" w:rsidP="00856522">
                    <w:pPr>
                      <w:pStyle w:val="Literaturverzeichnis"/>
                      <w:jc w:val="left"/>
                      <w:rPr>
                        <w:del w:id="3400" w:author="Maximilian Schmitz" w:date="2015-07-08T15:29:00Z"/>
                        <w:noProof/>
                      </w:rPr>
                      <w:pPrChange w:id="3401" w:author="Maximilian Schmitz" w:date="2015-07-08T15:28:00Z">
                        <w:pPr>
                          <w:pStyle w:val="Literaturverzeichnis"/>
                        </w:pPr>
                      </w:pPrChange>
                    </w:pPr>
                    <w:del w:id="3402" w:author="Maximilian Schmitz" w:date="2015-07-08T15:29:00Z">
                      <w:r w:rsidRPr="003E190E" w:rsidDel="00856522">
                        <w:rPr>
                          <w:noProof/>
                          <w:lang w:val="en-GB"/>
                          <w:rPrChange w:id="3403" w:author="Maximilian Schmitz" w:date="2015-07-08T15:22:00Z">
                            <w:rPr>
                              <w:noProof/>
                            </w:rPr>
                          </w:rPrChange>
                        </w:rPr>
                        <w:delText xml:space="preserve">Valve, „Valve Technology,“ [Online]. Available: https://developer.valvesoftware.com/wiki/Valve_Technology. </w:delText>
                      </w:r>
                      <w:r w:rsidDel="00856522">
                        <w:rPr>
                          <w:noProof/>
                        </w:rPr>
                        <w:delText>[Zugriff am 2 Juli 2015].</w:delText>
                      </w:r>
                    </w:del>
                  </w:p>
                </w:tc>
              </w:tr>
              <w:tr w:rsidR="00715D94" w:rsidDel="00856522" w14:paraId="5999F1BC" w14:textId="77777777">
                <w:trPr>
                  <w:divId w:val="1206332679"/>
                  <w:tblCellSpacing w:w="15" w:type="dxa"/>
                  <w:del w:id="3404" w:author="Maximilian Schmitz" w:date="2015-07-08T15:29:00Z"/>
                </w:trPr>
                <w:tc>
                  <w:tcPr>
                    <w:tcW w:w="50" w:type="pct"/>
                    <w:hideMark/>
                  </w:tcPr>
                  <w:p w14:paraId="7FE6F565" w14:textId="77777777" w:rsidR="00715D94" w:rsidDel="00856522" w:rsidRDefault="00715D94">
                    <w:pPr>
                      <w:pStyle w:val="Literaturverzeichnis"/>
                      <w:rPr>
                        <w:del w:id="3405" w:author="Maximilian Schmitz" w:date="2015-07-08T15:29:00Z"/>
                        <w:noProof/>
                      </w:rPr>
                    </w:pPr>
                    <w:del w:id="3406" w:author="Maximilian Schmitz" w:date="2015-07-08T15:29:00Z">
                      <w:r w:rsidDel="00856522">
                        <w:rPr>
                          <w:noProof/>
                        </w:rPr>
                        <w:delText xml:space="preserve">[2] </w:delText>
                      </w:r>
                    </w:del>
                  </w:p>
                </w:tc>
                <w:tc>
                  <w:tcPr>
                    <w:tcW w:w="0" w:type="auto"/>
                    <w:hideMark/>
                  </w:tcPr>
                  <w:p w14:paraId="5A61161B" w14:textId="77777777" w:rsidR="00715D94" w:rsidDel="00856522" w:rsidRDefault="00715D94">
                    <w:pPr>
                      <w:pStyle w:val="Literaturverzeichnis"/>
                      <w:rPr>
                        <w:del w:id="3407" w:author="Maximilian Schmitz" w:date="2015-07-08T15:29:00Z"/>
                        <w:noProof/>
                      </w:rPr>
                    </w:pPr>
                    <w:del w:id="3408" w:author="Maximilian Schmitz" w:date="2015-07-08T15:29:00Z">
                      <w:r w:rsidRPr="003E190E" w:rsidDel="00856522">
                        <w:rPr>
                          <w:noProof/>
                          <w:lang w:val="en-GB"/>
                          <w:rPrChange w:id="3409" w:author="Maximilian Schmitz" w:date="2015-07-08T15:22:00Z">
                            <w:rPr>
                              <w:noProof/>
                            </w:rPr>
                          </w:rPrChange>
                        </w:rPr>
                        <w:delText xml:space="preserve">Valve, „Valve Software,“ [Online]. Available: http://www.valvesoftware.com/news/. </w:delText>
                      </w:r>
                      <w:r w:rsidDel="00856522">
                        <w:rPr>
                          <w:noProof/>
                        </w:rPr>
                        <w:delText>[Zugriff am 2 Juli 2015].</w:delText>
                      </w:r>
                    </w:del>
                  </w:p>
                </w:tc>
              </w:tr>
              <w:tr w:rsidR="00715D94" w:rsidDel="00856522" w14:paraId="25E543F7" w14:textId="77777777">
                <w:trPr>
                  <w:divId w:val="1206332679"/>
                  <w:tblCellSpacing w:w="15" w:type="dxa"/>
                  <w:del w:id="3410" w:author="Maximilian Schmitz" w:date="2015-07-08T15:29:00Z"/>
                </w:trPr>
                <w:tc>
                  <w:tcPr>
                    <w:tcW w:w="50" w:type="pct"/>
                    <w:hideMark/>
                  </w:tcPr>
                  <w:p w14:paraId="01DB90AB" w14:textId="77777777" w:rsidR="00715D94" w:rsidDel="00856522" w:rsidRDefault="00715D94">
                    <w:pPr>
                      <w:pStyle w:val="Literaturverzeichnis"/>
                      <w:rPr>
                        <w:del w:id="3411" w:author="Maximilian Schmitz" w:date="2015-07-08T15:29:00Z"/>
                        <w:noProof/>
                      </w:rPr>
                    </w:pPr>
                    <w:del w:id="3412" w:author="Maximilian Schmitz" w:date="2015-07-08T15:29:00Z">
                      <w:r w:rsidDel="00856522">
                        <w:rPr>
                          <w:noProof/>
                        </w:rPr>
                        <w:delText xml:space="preserve">[3] </w:delText>
                      </w:r>
                    </w:del>
                  </w:p>
                </w:tc>
                <w:tc>
                  <w:tcPr>
                    <w:tcW w:w="0" w:type="auto"/>
                    <w:hideMark/>
                  </w:tcPr>
                  <w:p w14:paraId="5F499BA7" w14:textId="77777777" w:rsidR="00715D94" w:rsidDel="00856522" w:rsidRDefault="00715D94">
                    <w:pPr>
                      <w:pStyle w:val="Literaturverzeichnis"/>
                      <w:rPr>
                        <w:del w:id="3413" w:author="Maximilian Schmitz" w:date="2015-07-08T15:29:00Z"/>
                        <w:noProof/>
                      </w:rPr>
                    </w:pPr>
                    <w:del w:id="3414" w:author="Maximilian Schmitz" w:date="2015-07-08T15:29:00Z">
                      <w:r w:rsidRPr="003E190E" w:rsidDel="00856522">
                        <w:rPr>
                          <w:noProof/>
                          <w:lang w:val="en-GB"/>
                          <w:rPrChange w:id="3415" w:author="Maximilian Schmitz" w:date="2015-07-08T15:22:00Z">
                            <w:rPr>
                              <w:noProof/>
                            </w:rPr>
                          </w:rPrChange>
                        </w:rPr>
                        <w:delText xml:space="preserve">Unity Technologies, „Unity,“ [Online]. Available: http://unity3d.com/unity. </w:delText>
                      </w:r>
                      <w:r w:rsidDel="00856522">
                        <w:rPr>
                          <w:noProof/>
                        </w:rPr>
                        <w:delText>[Zugriff am 3 Juni 2015].</w:delText>
                      </w:r>
                    </w:del>
                  </w:p>
                </w:tc>
              </w:tr>
              <w:tr w:rsidR="00715D94" w:rsidDel="00856522" w14:paraId="23BD3CEE" w14:textId="77777777">
                <w:trPr>
                  <w:divId w:val="1206332679"/>
                  <w:tblCellSpacing w:w="15" w:type="dxa"/>
                  <w:del w:id="3416" w:author="Maximilian Schmitz" w:date="2015-07-08T15:29:00Z"/>
                </w:trPr>
                <w:tc>
                  <w:tcPr>
                    <w:tcW w:w="50" w:type="pct"/>
                    <w:hideMark/>
                  </w:tcPr>
                  <w:p w14:paraId="676D3398" w14:textId="77777777" w:rsidR="00715D94" w:rsidDel="00856522" w:rsidRDefault="00715D94">
                    <w:pPr>
                      <w:pStyle w:val="Literaturverzeichnis"/>
                      <w:rPr>
                        <w:del w:id="3417" w:author="Maximilian Schmitz" w:date="2015-07-08T15:29:00Z"/>
                        <w:noProof/>
                      </w:rPr>
                    </w:pPr>
                    <w:del w:id="3418" w:author="Maximilian Schmitz" w:date="2015-07-08T15:29:00Z">
                      <w:r w:rsidDel="00856522">
                        <w:rPr>
                          <w:noProof/>
                        </w:rPr>
                        <w:delText xml:space="preserve">[4] </w:delText>
                      </w:r>
                    </w:del>
                  </w:p>
                </w:tc>
                <w:tc>
                  <w:tcPr>
                    <w:tcW w:w="0" w:type="auto"/>
                    <w:hideMark/>
                  </w:tcPr>
                  <w:p w14:paraId="63613864" w14:textId="77777777" w:rsidR="00715D94" w:rsidDel="00856522" w:rsidRDefault="00715D94">
                    <w:pPr>
                      <w:pStyle w:val="Literaturverzeichnis"/>
                      <w:rPr>
                        <w:del w:id="3419" w:author="Maximilian Schmitz" w:date="2015-07-08T15:29:00Z"/>
                        <w:noProof/>
                      </w:rPr>
                    </w:pPr>
                    <w:del w:id="3420" w:author="Maximilian Schmitz" w:date="2015-07-08T15:29:00Z">
                      <w:r w:rsidRPr="003E190E" w:rsidDel="00856522">
                        <w:rPr>
                          <w:noProof/>
                          <w:lang w:val="en-GB"/>
                          <w:rPrChange w:id="3421" w:author="Maximilian Schmitz" w:date="2015-07-08T15:22:00Z">
                            <w:rPr>
                              <w:noProof/>
                            </w:rPr>
                          </w:rPrChange>
                        </w:rPr>
                        <w:delText xml:space="preserve">Unity Technologies, „Unity,“ [Online]. Available: https://store.unity3d.com/products. </w:delText>
                      </w:r>
                      <w:r w:rsidDel="00856522">
                        <w:rPr>
                          <w:noProof/>
                        </w:rPr>
                        <w:delText>[Zugriff am 3 Juni 2015].</w:delText>
                      </w:r>
                    </w:del>
                  </w:p>
                </w:tc>
              </w:tr>
              <w:tr w:rsidR="00715D94" w:rsidDel="00856522" w14:paraId="701B7262" w14:textId="77777777">
                <w:trPr>
                  <w:divId w:val="1206332679"/>
                  <w:tblCellSpacing w:w="15" w:type="dxa"/>
                  <w:del w:id="3422" w:author="Maximilian Schmitz" w:date="2015-07-08T15:29:00Z"/>
                </w:trPr>
                <w:tc>
                  <w:tcPr>
                    <w:tcW w:w="50" w:type="pct"/>
                    <w:hideMark/>
                  </w:tcPr>
                  <w:p w14:paraId="2DD73FD1" w14:textId="77777777" w:rsidR="00715D94" w:rsidDel="00856522" w:rsidRDefault="00715D94">
                    <w:pPr>
                      <w:pStyle w:val="Literaturverzeichnis"/>
                      <w:rPr>
                        <w:del w:id="3423" w:author="Maximilian Schmitz" w:date="2015-07-08T15:29:00Z"/>
                        <w:noProof/>
                      </w:rPr>
                    </w:pPr>
                    <w:del w:id="3424" w:author="Maximilian Schmitz" w:date="2015-07-08T15:29:00Z">
                      <w:r w:rsidDel="00856522">
                        <w:rPr>
                          <w:noProof/>
                        </w:rPr>
                        <w:delText xml:space="preserve">[5] </w:delText>
                      </w:r>
                    </w:del>
                  </w:p>
                </w:tc>
                <w:tc>
                  <w:tcPr>
                    <w:tcW w:w="0" w:type="auto"/>
                    <w:hideMark/>
                  </w:tcPr>
                  <w:p w14:paraId="35B80819" w14:textId="77777777" w:rsidR="00715D94" w:rsidDel="00856522" w:rsidRDefault="00715D94">
                    <w:pPr>
                      <w:pStyle w:val="Literaturverzeichnis"/>
                      <w:rPr>
                        <w:del w:id="3425" w:author="Maximilian Schmitz" w:date="2015-07-08T15:29:00Z"/>
                        <w:noProof/>
                      </w:rPr>
                    </w:pPr>
                    <w:del w:id="3426" w:author="Maximilian Schmitz" w:date="2015-07-08T15:29:00Z">
                      <w:r w:rsidRPr="003E190E" w:rsidDel="00856522">
                        <w:rPr>
                          <w:noProof/>
                          <w:lang w:val="en-GB"/>
                          <w:rPrChange w:id="3427" w:author="Maximilian Schmitz" w:date="2015-07-08T15:22:00Z">
                            <w:rPr>
                              <w:noProof/>
                            </w:rPr>
                          </w:rPrChange>
                        </w:rPr>
                        <w:delText xml:space="preserve">Epic Games, „Unreal Engine 4,“ [Online]. Available: https://www.unrealengine.com/what-is-unreal-engine-4. </w:delText>
                      </w:r>
                      <w:r w:rsidDel="00856522">
                        <w:rPr>
                          <w:noProof/>
                        </w:rPr>
                        <w:delText>[Zugriff am 10 Juni 2015].</w:delText>
                      </w:r>
                    </w:del>
                  </w:p>
                </w:tc>
              </w:tr>
              <w:tr w:rsidR="00715D94" w:rsidDel="00856522" w14:paraId="561E58DF" w14:textId="77777777">
                <w:trPr>
                  <w:divId w:val="1206332679"/>
                  <w:tblCellSpacing w:w="15" w:type="dxa"/>
                  <w:del w:id="3428" w:author="Maximilian Schmitz" w:date="2015-07-08T15:29:00Z"/>
                </w:trPr>
                <w:tc>
                  <w:tcPr>
                    <w:tcW w:w="50" w:type="pct"/>
                    <w:hideMark/>
                  </w:tcPr>
                  <w:p w14:paraId="6800087E" w14:textId="77777777" w:rsidR="00715D94" w:rsidDel="00856522" w:rsidRDefault="00715D94">
                    <w:pPr>
                      <w:pStyle w:val="Literaturverzeichnis"/>
                      <w:rPr>
                        <w:del w:id="3429" w:author="Maximilian Schmitz" w:date="2015-07-08T15:29:00Z"/>
                        <w:noProof/>
                      </w:rPr>
                    </w:pPr>
                    <w:del w:id="3430" w:author="Maximilian Schmitz" w:date="2015-07-08T15:29:00Z">
                      <w:r w:rsidDel="00856522">
                        <w:rPr>
                          <w:noProof/>
                        </w:rPr>
                        <w:delText xml:space="preserve">[6] </w:delText>
                      </w:r>
                    </w:del>
                  </w:p>
                </w:tc>
                <w:tc>
                  <w:tcPr>
                    <w:tcW w:w="0" w:type="auto"/>
                    <w:hideMark/>
                  </w:tcPr>
                  <w:p w14:paraId="6452C361" w14:textId="77777777" w:rsidR="00715D94" w:rsidDel="00856522" w:rsidRDefault="00715D94">
                    <w:pPr>
                      <w:pStyle w:val="Literaturverzeichnis"/>
                      <w:rPr>
                        <w:del w:id="3431" w:author="Maximilian Schmitz" w:date="2015-07-08T15:29:00Z"/>
                        <w:noProof/>
                      </w:rPr>
                    </w:pPr>
                    <w:del w:id="3432" w:author="Maximilian Schmitz" w:date="2015-07-08T15:29:00Z">
                      <w:r w:rsidRPr="003E190E" w:rsidDel="00856522">
                        <w:rPr>
                          <w:noProof/>
                          <w:lang w:val="en-GB"/>
                          <w:rPrChange w:id="3433" w:author="Maximilian Schmitz" w:date="2015-07-08T15:22:00Z">
                            <w:rPr>
                              <w:noProof/>
                            </w:rPr>
                          </w:rPrChange>
                        </w:rPr>
                        <w:delText xml:space="preserve">Epic Games, „Unreal Engine 4,“ [Online]. Available: https://www.unrealengine.com/blog/ue4-powered-tekken-7-announced-at-evo-2014. </w:delText>
                      </w:r>
                      <w:r w:rsidDel="00856522">
                        <w:rPr>
                          <w:noProof/>
                        </w:rPr>
                        <w:delText>[Zugriff am 10 Juni 2015].</w:delText>
                      </w:r>
                    </w:del>
                  </w:p>
                </w:tc>
              </w:tr>
              <w:tr w:rsidR="00715D94" w:rsidRPr="003E190E" w:rsidDel="00856522" w14:paraId="3C24C154" w14:textId="77777777">
                <w:trPr>
                  <w:divId w:val="1206332679"/>
                  <w:tblCellSpacing w:w="15" w:type="dxa"/>
                  <w:del w:id="3434" w:author="Maximilian Schmitz" w:date="2015-07-08T15:29:00Z"/>
                </w:trPr>
                <w:tc>
                  <w:tcPr>
                    <w:tcW w:w="50" w:type="pct"/>
                    <w:hideMark/>
                  </w:tcPr>
                  <w:p w14:paraId="65444DC8" w14:textId="77777777" w:rsidR="00715D94" w:rsidDel="00856522" w:rsidRDefault="00715D94">
                    <w:pPr>
                      <w:pStyle w:val="Literaturverzeichnis"/>
                      <w:rPr>
                        <w:del w:id="3435" w:author="Maximilian Schmitz" w:date="2015-07-08T15:29:00Z"/>
                        <w:noProof/>
                      </w:rPr>
                    </w:pPr>
                    <w:del w:id="3436" w:author="Maximilian Schmitz" w:date="2015-07-08T15:29:00Z">
                      <w:r w:rsidDel="00856522">
                        <w:rPr>
                          <w:noProof/>
                        </w:rPr>
                        <w:delText xml:space="preserve">[7] </w:delText>
                      </w:r>
                    </w:del>
                  </w:p>
                </w:tc>
                <w:tc>
                  <w:tcPr>
                    <w:tcW w:w="0" w:type="auto"/>
                    <w:hideMark/>
                  </w:tcPr>
                  <w:p w14:paraId="0868EBA5" w14:textId="77777777" w:rsidR="00715D94" w:rsidRPr="003E190E" w:rsidDel="00856522" w:rsidRDefault="00715D94">
                    <w:pPr>
                      <w:pStyle w:val="Literaturverzeichnis"/>
                      <w:rPr>
                        <w:del w:id="3437" w:author="Maximilian Schmitz" w:date="2015-07-08T15:29:00Z"/>
                        <w:noProof/>
                        <w:lang w:val="en-GB"/>
                        <w:rPrChange w:id="3438" w:author="Maximilian Schmitz" w:date="2015-07-08T15:22:00Z">
                          <w:rPr>
                            <w:del w:id="3439" w:author="Maximilian Schmitz" w:date="2015-07-08T15:29:00Z"/>
                            <w:noProof/>
                          </w:rPr>
                        </w:rPrChange>
                      </w:rPr>
                    </w:pPr>
                    <w:del w:id="3440" w:author="Maximilian Schmitz" w:date="2015-07-08T15:29:00Z">
                      <w:r w:rsidRPr="003E190E" w:rsidDel="00856522">
                        <w:rPr>
                          <w:noProof/>
                          <w:lang w:val="en-GB"/>
                          <w:rPrChange w:id="3441" w:author="Maximilian Schmitz" w:date="2015-07-08T15:22:00Z">
                            <w:rPr>
                              <w:noProof/>
                            </w:rPr>
                          </w:rPrChange>
                        </w:rPr>
                        <w:delText>RoboCup Federation, „RoboCup Soccer Server Users Manual,“ RoboCup Federation, 2003.</w:delText>
                      </w:r>
                    </w:del>
                  </w:p>
                </w:tc>
              </w:tr>
              <w:tr w:rsidR="00715D94" w:rsidDel="00856522" w14:paraId="5AAB73AE" w14:textId="77777777">
                <w:trPr>
                  <w:divId w:val="1206332679"/>
                  <w:tblCellSpacing w:w="15" w:type="dxa"/>
                  <w:del w:id="3442" w:author="Maximilian Schmitz" w:date="2015-07-08T15:29:00Z"/>
                </w:trPr>
                <w:tc>
                  <w:tcPr>
                    <w:tcW w:w="50" w:type="pct"/>
                    <w:hideMark/>
                  </w:tcPr>
                  <w:p w14:paraId="691989AE" w14:textId="77777777" w:rsidR="00715D94" w:rsidDel="00856522" w:rsidRDefault="00715D94">
                    <w:pPr>
                      <w:pStyle w:val="Literaturverzeichnis"/>
                      <w:rPr>
                        <w:del w:id="3443" w:author="Maximilian Schmitz" w:date="2015-07-08T15:29:00Z"/>
                        <w:noProof/>
                      </w:rPr>
                    </w:pPr>
                    <w:del w:id="3444" w:author="Maximilian Schmitz" w:date="2015-07-08T15:29:00Z">
                      <w:r w:rsidDel="00856522">
                        <w:rPr>
                          <w:noProof/>
                        </w:rPr>
                        <w:delText xml:space="preserve">[8] </w:delText>
                      </w:r>
                    </w:del>
                  </w:p>
                </w:tc>
                <w:tc>
                  <w:tcPr>
                    <w:tcW w:w="0" w:type="auto"/>
                    <w:hideMark/>
                  </w:tcPr>
                  <w:p w14:paraId="13C3D412" w14:textId="77777777" w:rsidR="00715D94" w:rsidDel="00856522" w:rsidRDefault="00715D94">
                    <w:pPr>
                      <w:pStyle w:val="Literaturverzeichnis"/>
                      <w:rPr>
                        <w:del w:id="3445" w:author="Maximilian Schmitz" w:date="2015-07-08T15:29:00Z"/>
                        <w:noProof/>
                      </w:rPr>
                    </w:pPr>
                    <w:del w:id="3446" w:author="Maximilian Schmitz" w:date="2015-07-08T15:29:00Z">
                      <w:r w:rsidDel="00856522">
                        <w:rPr>
                          <w:noProof/>
                        </w:rPr>
                        <w:delText xml:space="preserve">Lämmel, U., Cleve, J., Künstliche Intelligenz, München: Hanser, 2012. </w:delText>
                      </w:r>
                    </w:del>
                  </w:p>
                </w:tc>
              </w:tr>
              <w:tr w:rsidR="00715D94" w:rsidDel="00856522" w14:paraId="4119D7FC" w14:textId="77777777">
                <w:trPr>
                  <w:divId w:val="1206332679"/>
                  <w:tblCellSpacing w:w="15" w:type="dxa"/>
                  <w:del w:id="3447" w:author="Maximilian Schmitz" w:date="2015-07-08T15:29:00Z"/>
                </w:trPr>
                <w:tc>
                  <w:tcPr>
                    <w:tcW w:w="50" w:type="pct"/>
                    <w:hideMark/>
                  </w:tcPr>
                  <w:p w14:paraId="7E81BC70" w14:textId="77777777" w:rsidR="00715D94" w:rsidDel="00856522" w:rsidRDefault="00715D94">
                    <w:pPr>
                      <w:pStyle w:val="Literaturverzeichnis"/>
                      <w:rPr>
                        <w:del w:id="3448" w:author="Maximilian Schmitz" w:date="2015-07-08T15:29:00Z"/>
                        <w:noProof/>
                      </w:rPr>
                    </w:pPr>
                    <w:del w:id="3449" w:author="Maximilian Schmitz" w:date="2015-07-08T15:29:00Z">
                      <w:r w:rsidDel="00856522">
                        <w:rPr>
                          <w:noProof/>
                        </w:rPr>
                        <w:delText xml:space="preserve">[9] </w:delText>
                      </w:r>
                    </w:del>
                  </w:p>
                </w:tc>
                <w:tc>
                  <w:tcPr>
                    <w:tcW w:w="0" w:type="auto"/>
                    <w:hideMark/>
                  </w:tcPr>
                  <w:p w14:paraId="522719E9" w14:textId="77777777" w:rsidR="00715D94" w:rsidDel="00856522" w:rsidRDefault="00715D94">
                    <w:pPr>
                      <w:pStyle w:val="Literaturverzeichnis"/>
                      <w:rPr>
                        <w:del w:id="3450" w:author="Maximilian Schmitz" w:date="2015-07-08T15:29:00Z"/>
                        <w:noProof/>
                      </w:rPr>
                    </w:pPr>
                    <w:del w:id="3451" w:author="Maximilian Schmitz" w:date="2015-07-08T15:29:00Z">
                      <w:r w:rsidDel="00856522">
                        <w:rPr>
                          <w:noProof/>
                        </w:rPr>
                        <w:delText xml:space="preserve">Norvig, R., Russel, S., Künstliche Intelligenz - Ein moderner Ansatz - 2. Auflage, München: Pearson Studium, 2004. </w:delText>
                      </w:r>
                    </w:del>
                  </w:p>
                </w:tc>
              </w:tr>
            </w:tbl>
            <w:p w14:paraId="177FBE4F" w14:textId="77777777" w:rsidR="00715D94" w:rsidDel="00856522" w:rsidRDefault="00715D94">
              <w:pPr>
                <w:divId w:val="1206332679"/>
                <w:rPr>
                  <w:del w:id="3452" w:author="Maximilian Schmitz" w:date="2015-07-08T15:29:00Z"/>
                  <w:noProof/>
                </w:rPr>
              </w:pPr>
            </w:p>
            <w:p w14:paraId="6F66A964" w14:textId="77777777" w:rsidR="00235CFC" w:rsidRDefault="00235CFC">
              <w:pPr>
                <w:jc w:val="left"/>
                <w:pPrChange w:id="3453" w:author="Admin" w:date="2015-07-08T13:36:00Z">
                  <w:pPr/>
                </w:pPrChange>
              </w:pPr>
              <w:r>
                <w:rPr>
                  <w:b/>
                  <w:bCs/>
                </w:rPr>
                <w:fldChar w:fldCharType="end"/>
              </w:r>
            </w:p>
          </w:sdtContent>
        </w:sdt>
      </w:sdtContent>
    </w:sdt>
    <w:p w14:paraId="507D4D4D" w14:textId="77777777" w:rsidR="00235CFC" w:rsidRPr="00235CFC" w:rsidRDefault="00235CFC">
      <w:pPr>
        <w:pPrChange w:id="3454"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3455" w:name="_Toc424132781"/>
      <w:r>
        <w:lastRenderedPageBreak/>
        <w:t>Abbildungsverzeichnis</w:t>
      </w:r>
      <w:bookmarkEnd w:id="3455"/>
    </w:p>
    <w:p w14:paraId="1E0C577E" w14:textId="77777777" w:rsidR="00856522" w:rsidRDefault="00986767">
      <w:pPr>
        <w:pStyle w:val="Abbildungsverzeichnis"/>
        <w:rPr>
          <w:ins w:id="3456" w:author="Maximilian Schmitz" w:date="2015-07-08T15:29:00Z"/>
          <w:rFonts w:asciiTheme="minorHAnsi" w:eastAsiaTheme="minorEastAsia" w:hAnsiTheme="minorHAnsi" w:cstheme="minorBidi"/>
          <w:sz w:val="22"/>
          <w:szCs w:val="22"/>
        </w:rPr>
      </w:pPr>
      <w:r>
        <w:fldChar w:fldCharType="begin"/>
      </w:r>
      <w:r>
        <w:instrText xml:space="preserve"> TOC \h \z \c "Abbildung" </w:instrText>
      </w:r>
      <w:r>
        <w:fldChar w:fldCharType="separate"/>
      </w:r>
      <w:ins w:id="3457" w:author="Maximilian Schmitz" w:date="2015-07-08T15:29:00Z">
        <w:r w:rsidR="00856522" w:rsidRPr="00F722C6">
          <w:rPr>
            <w:rStyle w:val="Hyperlink"/>
          </w:rPr>
          <w:fldChar w:fldCharType="begin"/>
        </w:r>
        <w:r w:rsidR="00856522" w:rsidRPr="00F722C6">
          <w:rPr>
            <w:rStyle w:val="Hyperlink"/>
          </w:rPr>
          <w:instrText xml:space="preserve"> </w:instrText>
        </w:r>
        <w:r w:rsidR="00856522">
          <w:instrText>HYPERLINK \l "_Toc424132785"</w:instrText>
        </w:r>
        <w:r w:rsidR="00856522" w:rsidRPr="00F722C6">
          <w:rPr>
            <w:rStyle w:val="Hyperlink"/>
          </w:rPr>
          <w:instrText xml:space="preserve"> </w:instrText>
        </w:r>
        <w:r w:rsidR="00856522" w:rsidRPr="00F722C6">
          <w:rPr>
            <w:rStyle w:val="Hyperlink"/>
          </w:rPr>
        </w:r>
        <w:r w:rsidR="00856522" w:rsidRPr="00F722C6">
          <w:rPr>
            <w:rStyle w:val="Hyperlink"/>
          </w:rPr>
          <w:fldChar w:fldCharType="separate"/>
        </w:r>
        <w:r w:rsidR="00856522" w:rsidRPr="00F722C6">
          <w:rPr>
            <w:rStyle w:val="Hyperlink"/>
          </w:rPr>
          <w:t>Abbildung 1: Architektur Übersicht</w:t>
        </w:r>
        <w:r w:rsidR="00856522">
          <w:rPr>
            <w:webHidden/>
          </w:rPr>
          <w:tab/>
        </w:r>
        <w:r w:rsidR="00856522">
          <w:rPr>
            <w:webHidden/>
          </w:rPr>
          <w:fldChar w:fldCharType="begin"/>
        </w:r>
        <w:r w:rsidR="00856522">
          <w:rPr>
            <w:webHidden/>
          </w:rPr>
          <w:instrText xml:space="preserve"> PAGEREF _Toc424132785 \h </w:instrText>
        </w:r>
        <w:r w:rsidR="00856522">
          <w:rPr>
            <w:webHidden/>
          </w:rPr>
        </w:r>
      </w:ins>
      <w:r w:rsidR="00856522">
        <w:rPr>
          <w:webHidden/>
        </w:rPr>
        <w:fldChar w:fldCharType="separate"/>
      </w:r>
      <w:ins w:id="3458" w:author="Maximilian Schmitz" w:date="2015-07-08T15:29:00Z">
        <w:r w:rsidR="00856522">
          <w:rPr>
            <w:webHidden/>
          </w:rPr>
          <w:t>13</w:t>
        </w:r>
        <w:r w:rsidR="00856522">
          <w:rPr>
            <w:webHidden/>
          </w:rPr>
          <w:fldChar w:fldCharType="end"/>
        </w:r>
        <w:r w:rsidR="00856522" w:rsidRPr="00F722C6">
          <w:rPr>
            <w:rStyle w:val="Hyperlink"/>
          </w:rPr>
          <w:fldChar w:fldCharType="end"/>
        </w:r>
      </w:ins>
    </w:p>
    <w:p w14:paraId="5A853472" w14:textId="77777777" w:rsidR="00856522" w:rsidRDefault="00856522">
      <w:pPr>
        <w:pStyle w:val="Abbildungsverzeichnis"/>
        <w:rPr>
          <w:ins w:id="3459" w:author="Maximilian Schmitz" w:date="2015-07-08T15:29:00Z"/>
          <w:rFonts w:asciiTheme="minorHAnsi" w:eastAsiaTheme="minorEastAsia" w:hAnsiTheme="minorHAnsi" w:cstheme="minorBidi"/>
          <w:sz w:val="22"/>
          <w:szCs w:val="22"/>
        </w:rPr>
      </w:pPr>
      <w:ins w:id="3460" w:author="Maximilian Schmitz" w:date="2015-07-08T15:29:00Z">
        <w:r w:rsidRPr="00F722C6">
          <w:rPr>
            <w:rStyle w:val="Hyperlink"/>
          </w:rPr>
          <w:fldChar w:fldCharType="begin"/>
        </w:r>
        <w:r w:rsidRPr="00F722C6">
          <w:rPr>
            <w:rStyle w:val="Hyperlink"/>
          </w:rPr>
          <w:instrText xml:space="preserve"> </w:instrText>
        </w:r>
        <w:r>
          <w:instrText>HYPERLINK \l "_Toc424132786"</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2: Remote Procedure Call Umsetzung</w:t>
        </w:r>
        <w:r>
          <w:rPr>
            <w:webHidden/>
          </w:rPr>
          <w:tab/>
        </w:r>
        <w:r>
          <w:rPr>
            <w:webHidden/>
          </w:rPr>
          <w:fldChar w:fldCharType="begin"/>
        </w:r>
        <w:r>
          <w:rPr>
            <w:webHidden/>
          </w:rPr>
          <w:instrText xml:space="preserve"> PAGEREF _Toc424132786 \h </w:instrText>
        </w:r>
        <w:r>
          <w:rPr>
            <w:webHidden/>
          </w:rPr>
        </w:r>
      </w:ins>
      <w:r>
        <w:rPr>
          <w:webHidden/>
        </w:rPr>
        <w:fldChar w:fldCharType="separate"/>
      </w:r>
      <w:ins w:id="3461" w:author="Maximilian Schmitz" w:date="2015-07-08T15:29:00Z">
        <w:r>
          <w:rPr>
            <w:webHidden/>
          </w:rPr>
          <w:t>14</w:t>
        </w:r>
        <w:r>
          <w:rPr>
            <w:webHidden/>
          </w:rPr>
          <w:fldChar w:fldCharType="end"/>
        </w:r>
        <w:r w:rsidRPr="00F722C6">
          <w:rPr>
            <w:rStyle w:val="Hyperlink"/>
          </w:rPr>
          <w:fldChar w:fldCharType="end"/>
        </w:r>
      </w:ins>
    </w:p>
    <w:p w14:paraId="4339D1AE" w14:textId="77777777" w:rsidR="00856522" w:rsidRDefault="00856522">
      <w:pPr>
        <w:pStyle w:val="Abbildungsverzeichnis"/>
        <w:rPr>
          <w:ins w:id="3462" w:author="Maximilian Schmitz" w:date="2015-07-08T15:29:00Z"/>
          <w:rFonts w:asciiTheme="minorHAnsi" w:eastAsiaTheme="minorEastAsia" w:hAnsiTheme="minorHAnsi" w:cstheme="minorBidi"/>
          <w:sz w:val="22"/>
          <w:szCs w:val="22"/>
        </w:rPr>
      </w:pPr>
      <w:ins w:id="3463" w:author="Maximilian Schmitz" w:date="2015-07-08T15:29:00Z">
        <w:r w:rsidRPr="00F722C6">
          <w:rPr>
            <w:rStyle w:val="Hyperlink"/>
          </w:rPr>
          <w:fldChar w:fldCharType="begin"/>
        </w:r>
        <w:r w:rsidRPr="00F722C6">
          <w:rPr>
            <w:rStyle w:val="Hyperlink"/>
          </w:rPr>
          <w:instrText xml:space="preserve"> </w:instrText>
        </w:r>
        <w:r>
          <w:instrText>HYPERLINK \l "_Toc424132787"</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3: Architektur als Klassendiagramm</w:t>
        </w:r>
        <w:r>
          <w:rPr>
            <w:webHidden/>
          </w:rPr>
          <w:tab/>
        </w:r>
        <w:r>
          <w:rPr>
            <w:webHidden/>
          </w:rPr>
          <w:fldChar w:fldCharType="begin"/>
        </w:r>
        <w:r>
          <w:rPr>
            <w:webHidden/>
          </w:rPr>
          <w:instrText xml:space="preserve"> PAGEREF _Toc424132787 \h </w:instrText>
        </w:r>
        <w:r>
          <w:rPr>
            <w:webHidden/>
          </w:rPr>
        </w:r>
      </w:ins>
      <w:r>
        <w:rPr>
          <w:webHidden/>
        </w:rPr>
        <w:fldChar w:fldCharType="separate"/>
      </w:r>
      <w:ins w:id="3464" w:author="Maximilian Schmitz" w:date="2015-07-08T15:29:00Z">
        <w:r>
          <w:rPr>
            <w:webHidden/>
          </w:rPr>
          <w:t>15</w:t>
        </w:r>
        <w:r>
          <w:rPr>
            <w:webHidden/>
          </w:rPr>
          <w:fldChar w:fldCharType="end"/>
        </w:r>
        <w:r w:rsidRPr="00F722C6">
          <w:rPr>
            <w:rStyle w:val="Hyperlink"/>
          </w:rPr>
          <w:fldChar w:fldCharType="end"/>
        </w:r>
      </w:ins>
    </w:p>
    <w:p w14:paraId="1C2DD901" w14:textId="77777777" w:rsidR="00856522" w:rsidRDefault="00856522">
      <w:pPr>
        <w:pStyle w:val="Abbildungsverzeichnis"/>
        <w:rPr>
          <w:ins w:id="3465" w:author="Maximilian Schmitz" w:date="2015-07-08T15:29:00Z"/>
          <w:rFonts w:asciiTheme="minorHAnsi" w:eastAsiaTheme="minorEastAsia" w:hAnsiTheme="minorHAnsi" w:cstheme="minorBidi"/>
          <w:sz w:val="22"/>
          <w:szCs w:val="22"/>
        </w:rPr>
      </w:pPr>
      <w:ins w:id="3466" w:author="Maximilian Schmitz" w:date="2015-07-08T15:29:00Z">
        <w:r w:rsidRPr="00F722C6">
          <w:rPr>
            <w:rStyle w:val="Hyperlink"/>
          </w:rPr>
          <w:fldChar w:fldCharType="begin"/>
        </w:r>
        <w:r w:rsidRPr="00F722C6">
          <w:rPr>
            <w:rStyle w:val="Hyperlink"/>
          </w:rPr>
          <w:instrText xml:space="preserve"> </w:instrText>
        </w:r>
        <w:r>
          <w:instrText>HYPERLINK \l "_Toc424132788"</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4: Modelliertes Spielfeld</w:t>
        </w:r>
        <w:r>
          <w:rPr>
            <w:webHidden/>
          </w:rPr>
          <w:tab/>
        </w:r>
        <w:r>
          <w:rPr>
            <w:webHidden/>
          </w:rPr>
          <w:fldChar w:fldCharType="begin"/>
        </w:r>
        <w:r>
          <w:rPr>
            <w:webHidden/>
          </w:rPr>
          <w:instrText xml:space="preserve"> PAGEREF _Toc424132788 \h </w:instrText>
        </w:r>
        <w:r>
          <w:rPr>
            <w:webHidden/>
          </w:rPr>
        </w:r>
      </w:ins>
      <w:r>
        <w:rPr>
          <w:webHidden/>
        </w:rPr>
        <w:fldChar w:fldCharType="separate"/>
      </w:r>
      <w:ins w:id="3467" w:author="Maximilian Schmitz" w:date="2015-07-08T15:29:00Z">
        <w:r>
          <w:rPr>
            <w:webHidden/>
          </w:rPr>
          <w:t>18</w:t>
        </w:r>
        <w:r>
          <w:rPr>
            <w:webHidden/>
          </w:rPr>
          <w:fldChar w:fldCharType="end"/>
        </w:r>
        <w:r w:rsidRPr="00F722C6">
          <w:rPr>
            <w:rStyle w:val="Hyperlink"/>
          </w:rPr>
          <w:fldChar w:fldCharType="end"/>
        </w:r>
      </w:ins>
    </w:p>
    <w:p w14:paraId="25EAB835" w14:textId="77777777" w:rsidR="00856522" w:rsidRDefault="00856522">
      <w:pPr>
        <w:pStyle w:val="Abbildungsverzeichnis"/>
        <w:rPr>
          <w:ins w:id="3468" w:author="Maximilian Schmitz" w:date="2015-07-08T15:29:00Z"/>
          <w:rFonts w:asciiTheme="minorHAnsi" w:eastAsiaTheme="minorEastAsia" w:hAnsiTheme="minorHAnsi" w:cstheme="minorBidi"/>
          <w:sz w:val="22"/>
          <w:szCs w:val="22"/>
        </w:rPr>
      </w:pPr>
      <w:ins w:id="3469" w:author="Maximilian Schmitz" w:date="2015-07-08T15:29:00Z">
        <w:r w:rsidRPr="00F722C6">
          <w:rPr>
            <w:rStyle w:val="Hyperlink"/>
          </w:rPr>
          <w:fldChar w:fldCharType="begin"/>
        </w:r>
        <w:r w:rsidRPr="00F722C6">
          <w:rPr>
            <w:rStyle w:val="Hyperlink"/>
          </w:rPr>
          <w:instrText xml:space="preserve"> </w:instrText>
        </w:r>
        <w:r>
          <w:instrText>HYPERLINK \l "_Toc424132789"</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5: Spielfeld mit Kollisionsboxen</w:t>
        </w:r>
        <w:r>
          <w:rPr>
            <w:webHidden/>
          </w:rPr>
          <w:tab/>
        </w:r>
        <w:r>
          <w:rPr>
            <w:webHidden/>
          </w:rPr>
          <w:fldChar w:fldCharType="begin"/>
        </w:r>
        <w:r>
          <w:rPr>
            <w:webHidden/>
          </w:rPr>
          <w:instrText xml:space="preserve"> PAGEREF _Toc424132789 \h </w:instrText>
        </w:r>
        <w:r>
          <w:rPr>
            <w:webHidden/>
          </w:rPr>
        </w:r>
      </w:ins>
      <w:r>
        <w:rPr>
          <w:webHidden/>
        </w:rPr>
        <w:fldChar w:fldCharType="separate"/>
      </w:r>
      <w:ins w:id="3470" w:author="Maximilian Schmitz" w:date="2015-07-08T15:29:00Z">
        <w:r>
          <w:rPr>
            <w:webHidden/>
          </w:rPr>
          <w:t>19</w:t>
        </w:r>
        <w:r>
          <w:rPr>
            <w:webHidden/>
          </w:rPr>
          <w:fldChar w:fldCharType="end"/>
        </w:r>
        <w:r w:rsidRPr="00F722C6">
          <w:rPr>
            <w:rStyle w:val="Hyperlink"/>
          </w:rPr>
          <w:fldChar w:fldCharType="end"/>
        </w:r>
      </w:ins>
    </w:p>
    <w:p w14:paraId="38A98F9D" w14:textId="77777777" w:rsidR="00856522" w:rsidRDefault="00856522">
      <w:pPr>
        <w:pStyle w:val="Abbildungsverzeichnis"/>
        <w:rPr>
          <w:ins w:id="3471" w:author="Maximilian Schmitz" w:date="2015-07-08T15:29:00Z"/>
          <w:rFonts w:asciiTheme="minorHAnsi" w:eastAsiaTheme="minorEastAsia" w:hAnsiTheme="minorHAnsi" w:cstheme="minorBidi"/>
          <w:sz w:val="22"/>
          <w:szCs w:val="22"/>
        </w:rPr>
      </w:pPr>
      <w:ins w:id="3472" w:author="Maximilian Schmitz" w:date="2015-07-08T15:29:00Z">
        <w:r w:rsidRPr="00F722C6">
          <w:rPr>
            <w:rStyle w:val="Hyperlink"/>
          </w:rPr>
          <w:fldChar w:fldCharType="begin"/>
        </w:r>
        <w:r w:rsidRPr="00F722C6">
          <w:rPr>
            <w:rStyle w:val="Hyperlink"/>
          </w:rPr>
          <w:instrText xml:space="preserve"> </w:instrText>
        </w:r>
        <w:r>
          <w:instrText>HYPERLINK \l "_Toc424132790"</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6: Blueprint für die Torerkennung</w:t>
        </w:r>
        <w:r>
          <w:rPr>
            <w:webHidden/>
          </w:rPr>
          <w:tab/>
        </w:r>
        <w:r>
          <w:rPr>
            <w:webHidden/>
          </w:rPr>
          <w:fldChar w:fldCharType="begin"/>
        </w:r>
        <w:r>
          <w:rPr>
            <w:webHidden/>
          </w:rPr>
          <w:instrText xml:space="preserve"> PAGEREF _Toc424132790 \h </w:instrText>
        </w:r>
        <w:r>
          <w:rPr>
            <w:webHidden/>
          </w:rPr>
        </w:r>
      </w:ins>
      <w:r>
        <w:rPr>
          <w:webHidden/>
        </w:rPr>
        <w:fldChar w:fldCharType="separate"/>
      </w:r>
      <w:ins w:id="3473" w:author="Maximilian Schmitz" w:date="2015-07-08T15:29:00Z">
        <w:r>
          <w:rPr>
            <w:webHidden/>
          </w:rPr>
          <w:t>20</w:t>
        </w:r>
        <w:r>
          <w:rPr>
            <w:webHidden/>
          </w:rPr>
          <w:fldChar w:fldCharType="end"/>
        </w:r>
        <w:r w:rsidRPr="00F722C6">
          <w:rPr>
            <w:rStyle w:val="Hyperlink"/>
          </w:rPr>
          <w:fldChar w:fldCharType="end"/>
        </w:r>
      </w:ins>
    </w:p>
    <w:p w14:paraId="5BF74304" w14:textId="77777777" w:rsidR="00856522" w:rsidRDefault="00856522">
      <w:pPr>
        <w:pStyle w:val="Abbildungsverzeichnis"/>
        <w:rPr>
          <w:ins w:id="3474" w:author="Maximilian Schmitz" w:date="2015-07-08T15:29:00Z"/>
          <w:rFonts w:asciiTheme="minorHAnsi" w:eastAsiaTheme="minorEastAsia" w:hAnsiTheme="minorHAnsi" w:cstheme="minorBidi"/>
          <w:sz w:val="22"/>
          <w:szCs w:val="22"/>
        </w:rPr>
      </w:pPr>
      <w:ins w:id="3475" w:author="Maximilian Schmitz" w:date="2015-07-08T15:29:00Z">
        <w:r w:rsidRPr="00F722C6">
          <w:rPr>
            <w:rStyle w:val="Hyperlink"/>
          </w:rPr>
          <w:fldChar w:fldCharType="begin"/>
        </w:r>
        <w:r w:rsidRPr="00F722C6">
          <w:rPr>
            <w:rStyle w:val="Hyperlink"/>
          </w:rPr>
          <w:instrText xml:space="preserve"> </w:instrText>
        </w:r>
        <w:r>
          <w:instrText>HYPERLINK \l "_Toc424132791"</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7: Konfiguration eines Teams</w:t>
        </w:r>
        <w:r>
          <w:rPr>
            <w:webHidden/>
          </w:rPr>
          <w:tab/>
        </w:r>
        <w:r>
          <w:rPr>
            <w:webHidden/>
          </w:rPr>
          <w:fldChar w:fldCharType="begin"/>
        </w:r>
        <w:r>
          <w:rPr>
            <w:webHidden/>
          </w:rPr>
          <w:instrText xml:space="preserve"> PAGEREF _Toc424132791 \h </w:instrText>
        </w:r>
        <w:r>
          <w:rPr>
            <w:webHidden/>
          </w:rPr>
        </w:r>
      </w:ins>
      <w:r>
        <w:rPr>
          <w:webHidden/>
        </w:rPr>
        <w:fldChar w:fldCharType="separate"/>
      </w:r>
      <w:ins w:id="3476" w:author="Maximilian Schmitz" w:date="2015-07-08T15:29:00Z">
        <w:r>
          <w:rPr>
            <w:webHidden/>
          </w:rPr>
          <w:t>21</w:t>
        </w:r>
        <w:r>
          <w:rPr>
            <w:webHidden/>
          </w:rPr>
          <w:fldChar w:fldCharType="end"/>
        </w:r>
        <w:r w:rsidRPr="00F722C6">
          <w:rPr>
            <w:rStyle w:val="Hyperlink"/>
          </w:rPr>
          <w:fldChar w:fldCharType="end"/>
        </w:r>
      </w:ins>
    </w:p>
    <w:p w14:paraId="37D2C725" w14:textId="77777777" w:rsidR="00856522" w:rsidRDefault="00856522">
      <w:pPr>
        <w:pStyle w:val="Abbildungsverzeichnis"/>
        <w:rPr>
          <w:ins w:id="3477" w:author="Maximilian Schmitz" w:date="2015-07-08T15:29:00Z"/>
          <w:rFonts w:asciiTheme="minorHAnsi" w:eastAsiaTheme="minorEastAsia" w:hAnsiTheme="minorHAnsi" w:cstheme="minorBidi"/>
          <w:sz w:val="22"/>
          <w:szCs w:val="22"/>
        </w:rPr>
      </w:pPr>
      <w:ins w:id="3478" w:author="Maximilian Schmitz" w:date="2015-07-08T15:29:00Z">
        <w:r w:rsidRPr="00F722C6">
          <w:rPr>
            <w:rStyle w:val="Hyperlink"/>
          </w:rPr>
          <w:fldChar w:fldCharType="begin"/>
        </w:r>
        <w:r w:rsidRPr="00F722C6">
          <w:rPr>
            <w:rStyle w:val="Hyperlink"/>
          </w:rPr>
          <w:instrText xml:space="preserve"> </w:instrText>
        </w:r>
        <w:r>
          <w:instrText>HYPERLINK \l "_Toc424132792"</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8: Blueprint-Funktionen des Spielers</w:t>
        </w:r>
        <w:r>
          <w:rPr>
            <w:webHidden/>
          </w:rPr>
          <w:tab/>
        </w:r>
        <w:r>
          <w:rPr>
            <w:webHidden/>
          </w:rPr>
          <w:fldChar w:fldCharType="begin"/>
        </w:r>
        <w:r>
          <w:rPr>
            <w:webHidden/>
          </w:rPr>
          <w:instrText xml:space="preserve"> PAGEREF _Toc424132792 \h </w:instrText>
        </w:r>
        <w:r>
          <w:rPr>
            <w:webHidden/>
          </w:rPr>
        </w:r>
      </w:ins>
      <w:r>
        <w:rPr>
          <w:webHidden/>
        </w:rPr>
        <w:fldChar w:fldCharType="separate"/>
      </w:r>
      <w:ins w:id="3479" w:author="Maximilian Schmitz" w:date="2015-07-08T15:29:00Z">
        <w:r>
          <w:rPr>
            <w:webHidden/>
          </w:rPr>
          <w:t>23</w:t>
        </w:r>
        <w:r>
          <w:rPr>
            <w:webHidden/>
          </w:rPr>
          <w:fldChar w:fldCharType="end"/>
        </w:r>
        <w:r w:rsidRPr="00F722C6">
          <w:rPr>
            <w:rStyle w:val="Hyperlink"/>
          </w:rPr>
          <w:fldChar w:fldCharType="end"/>
        </w:r>
      </w:ins>
    </w:p>
    <w:p w14:paraId="2C2EB65A" w14:textId="77777777" w:rsidR="00856522" w:rsidRDefault="00856522">
      <w:pPr>
        <w:pStyle w:val="Abbildungsverzeichnis"/>
        <w:rPr>
          <w:ins w:id="3480" w:author="Maximilian Schmitz" w:date="2015-07-08T15:29:00Z"/>
          <w:rFonts w:asciiTheme="minorHAnsi" w:eastAsiaTheme="minorEastAsia" w:hAnsiTheme="minorHAnsi" w:cstheme="minorBidi"/>
          <w:sz w:val="22"/>
          <w:szCs w:val="22"/>
        </w:rPr>
      </w:pPr>
      <w:ins w:id="3481" w:author="Maximilian Schmitz" w:date="2015-07-08T15:29:00Z">
        <w:r w:rsidRPr="00F722C6">
          <w:rPr>
            <w:rStyle w:val="Hyperlink"/>
          </w:rPr>
          <w:fldChar w:fldCharType="begin"/>
        </w:r>
        <w:r w:rsidRPr="00F722C6">
          <w:rPr>
            <w:rStyle w:val="Hyperlink"/>
          </w:rPr>
          <w:instrText xml:space="preserve"> </w:instrText>
        </w:r>
        <w:r>
          <w:instrText>HYPERLINK \l "_Toc424132793"</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9: Beispiel einer künstlichen Intelligenz</w:t>
        </w:r>
        <w:r>
          <w:rPr>
            <w:webHidden/>
          </w:rPr>
          <w:tab/>
        </w:r>
        <w:r>
          <w:rPr>
            <w:webHidden/>
          </w:rPr>
          <w:fldChar w:fldCharType="begin"/>
        </w:r>
        <w:r>
          <w:rPr>
            <w:webHidden/>
          </w:rPr>
          <w:instrText xml:space="preserve"> PAGEREF _Toc424132793 \h </w:instrText>
        </w:r>
        <w:r>
          <w:rPr>
            <w:webHidden/>
          </w:rPr>
        </w:r>
      </w:ins>
      <w:r>
        <w:rPr>
          <w:webHidden/>
        </w:rPr>
        <w:fldChar w:fldCharType="separate"/>
      </w:r>
      <w:ins w:id="3482" w:author="Maximilian Schmitz" w:date="2015-07-08T15:29:00Z">
        <w:r>
          <w:rPr>
            <w:webHidden/>
          </w:rPr>
          <w:t>36</w:t>
        </w:r>
        <w:r>
          <w:rPr>
            <w:webHidden/>
          </w:rPr>
          <w:fldChar w:fldCharType="end"/>
        </w:r>
        <w:r w:rsidRPr="00F722C6">
          <w:rPr>
            <w:rStyle w:val="Hyperlink"/>
          </w:rPr>
          <w:fldChar w:fldCharType="end"/>
        </w:r>
      </w:ins>
    </w:p>
    <w:p w14:paraId="3E5ED154" w14:textId="77777777" w:rsidR="00037140" w:rsidRDefault="00E64F9C">
      <w:pPr>
        <w:rPr>
          <w:ins w:id="3483" w:author="Maximilian Schmitz" w:date="2015-06-19T09:19:00Z"/>
          <w:b/>
          <w:bCs/>
          <w:noProof/>
        </w:rPr>
      </w:pPr>
      <w:del w:id="3484"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3485" w:author="Maximilian Schmitz" w:date="2015-06-19T09:19:00Z"/>
          <w:b/>
          <w:kern w:val="28"/>
          <w:sz w:val="32"/>
        </w:rPr>
      </w:pPr>
      <w:ins w:id="3486" w:author="Maximilian Schmitz" w:date="2015-06-19T09:19:00Z">
        <w:r>
          <w:br w:type="page"/>
        </w:r>
      </w:ins>
    </w:p>
    <w:p w14:paraId="2263B5F9" w14:textId="77777777" w:rsidR="0033512B" w:rsidDel="0033512B" w:rsidRDefault="0033512B">
      <w:pPr>
        <w:pStyle w:val="berschrift1"/>
        <w:numPr>
          <w:ilvl w:val="0"/>
          <w:numId w:val="0"/>
        </w:numPr>
        <w:rPr>
          <w:del w:id="3487" w:author="Maximilian Schmitz" w:date="2015-06-19T09:19:00Z"/>
        </w:rPr>
        <w:pPrChange w:id="3488" w:author="Admin" w:date="2015-07-08T13:36:00Z">
          <w:pPr/>
        </w:pPrChange>
      </w:pPr>
      <w:bookmarkStart w:id="3489" w:name="_Toc424132782"/>
      <w:ins w:id="3490" w:author="Maximilian Schmitz" w:date="2015-06-19T09:19:00Z">
        <w:r>
          <w:lastRenderedPageBreak/>
          <w:t>Tabellenverzeichnis</w:t>
        </w:r>
      </w:ins>
      <w:bookmarkEnd w:id="3489"/>
    </w:p>
    <w:p w14:paraId="6648D9C3" w14:textId="77777777" w:rsidR="00037140" w:rsidDel="0033512B" w:rsidRDefault="00037140">
      <w:pPr>
        <w:pStyle w:val="berschrift1"/>
        <w:numPr>
          <w:ilvl w:val="0"/>
          <w:numId w:val="0"/>
        </w:numPr>
        <w:rPr>
          <w:del w:id="3491" w:author="Maximilian Schmitz" w:date="2015-06-19T09:19:00Z"/>
        </w:rPr>
        <w:pPrChange w:id="3492" w:author="Admin" w:date="2015-07-08T13:36:00Z">
          <w:pPr/>
        </w:pPrChange>
      </w:pPr>
      <w:del w:id="3493" w:author="Maximilian Schmitz" w:date="2015-06-19T09:19:00Z">
        <w:r w:rsidDel="0033512B">
          <w:br w:type="page"/>
        </w:r>
      </w:del>
    </w:p>
    <w:p w14:paraId="13D6F28C" w14:textId="77777777" w:rsidR="0033512B" w:rsidRPr="0033512B" w:rsidRDefault="0033512B">
      <w:pPr>
        <w:pStyle w:val="berschrift1"/>
        <w:numPr>
          <w:ilvl w:val="0"/>
          <w:numId w:val="0"/>
        </w:numPr>
        <w:rPr>
          <w:ins w:id="3494" w:author="Maximilian Schmitz" w:date="2015-06-19T09:19:00Z"/>
          <w:rFonts w:eastAsiaTheme="minorEastAsia"/>
          <w:rPrChange w:id="3495" w:author="Maximilian Schmitz" w:date="2015-06-19T09:19:00Z">
            <w:rPr>
              <w:ins w:id="3496" w:author="Maximilian Schmitz" w:date="2015-06-19T09:19:00Z"/>
            </w:rPr>
          </w:rPrChange>
        </w:rPr>
        <w:pPrChange w:id="3497" w:author="Admin" w:date="2015-07-08T13:36:00Z">
          <w:pPr>
            <w:pStyle w:val="Abbildungsverzeichnis"/>
          </w:pPr>
        </w:pPrChange>
      </w:pPr>
    </w:p>
    <w:p w14:paraId="7D31C3FE" w14:textId="77777777" w:rsidR="00856522" w:rsidRDefault="0033512B">
      <w:pPr>
        <w:pStyle w:val="Abbildungsverzeichnis"/>
        <w:rPr>
          <w:ins w:id="3498" w:author="Maximilian Schmitz" w:date="2015-07-08T15:29:00Z"/>
          <w:rFonts w:asciiTheme="minorHAnsi" w:eastAsiaTheme="minorEastAsia" w:hAnsiTheme="minorHAnsi" w:cstheme="minorBidi"/>
          <w:sz w:val="22"/>
          <w:szCs w:val="22"/>
        </w:rPr>
      </w:pPr>
      <w:ins w:id="3499" w:author="Maximilian Schmitz" w:date="2015-06-19T09:19:00Z">
        <w:r>
          <w:fldChar w:fldCharType="begin"/>
        </w:r>
        <w:r>
          <w:instrText xml:space="preserve"> TOC \h \z \c "Tabelle" </w:instrText>
        </w:r>
      </w:ins>
      <w:r>
        <w:fldChar w:fldCharType="separate"/>
      </w:r>
      <w:ins w:id="3500" w:author="Maximilian Schmitz" w:date="2015-07-08T15:29:00Z">
        <w:r w:rsidR="00856522" w:rsidRPr="004B0143">
          <w:rPr>
            <w:rStyle w:val="Hyperlink"/>
          </w:rPr>
          <w:fldChar w:fldCharType="begin"/>
        </w:r>
        <w:r w:rsidR="00856522" w:rsidRPr="004B0143">
          <w:rPr>
            <w:rStyle w:val="Hyperlink"/>
          </w:rPr>
          <w:instrText xml:space="preserve"> </w:instrText>
        </w:r>
        <w:r w:rsidR="00856522">
          <w:instrText>HYPERLINK \l "_Toc424132794"</w:instrText>
        </w:r>
        <w:r w:rsidR="00856522" w:rsidRPr="004B0143">
          <w:rPr>
            <w:rStyle w:val="Hyperlink"/>
          </w:rPr>
          <w:instrText xml:space="preserve"> </w:instrText>
        </w:r>
        <w:r w:rsidR="00856522" w:rsidRPr="004B0143">
          <w:rPr>
            <w:rStyle w:val="Hyperlink"/>
          </w:rPr>
        </w:r>
        <w:r w:rsidR="00856522" w:rsidRPr="004B0143">
          <w:rPr>
            <w:rStyle w:val="Hyperlink"/>
          </w:rPr>
          <w:fldChar w:fldCharType="separate"/>
        </w:r>
        <w:r w:rsidR="00856522" w:rsidRPr="004B0143">
          <w:rPr>
            <w:rStyle w:val="Hyperlink"/>
          </w:rPr>
          <w:t>Tabelle 1: Funktionen im LUA-Skript</w:t>
        </w:r>
        <w:r w:rsidR="00856522">
          <w:rPr>
            <w:webHidden/>
          </w:rPr>
          <w:tab/>
        </w:r>
        <w:r w:rsidR="00856522">
          <w:rPr>
            <w:webHidden/>
          </w:rPr>
          <w:fldChar w:fldCharType="begin"/>
        </w:r>
        <w:r w:rsidR="00856522">
          <w:rPr>
            <w:webHidden/>
          </w:rPr>
          <w:instrText xml:space="preserve"> PAGEREF _Toc424132794 \h </w:instrText>
        </w:r>
        <w:r w:rsidR="00856522">
          <w:rPr>
            <w:webHidden/>
          </w:rPr>
        </w:r>
      </w:ins>
      <w:r w:rsidR="00856522">
        <w:rPr>
          <w:webHidden/>
        </w:rPr>
        <w:fldChar w:fldCharType="separate"/>
      </w:r>
      <w:ins w:id="3501" w:author="Maximilian Schmitz" w:date="2015-07-08T15:29:00Z">
        <w:r w:rsidR="00856522">
          <w:rPr>
            <w:webHidden/>
          </w:rPr>
          <w:t>28</w:t>
        </w:r>
        <w:r w:rsidR="00856522">
          <w:rPr>
            <w:webHidden/>
          </w:rPr>
          <w:fldChar w:fldCharType="end"/>
        </w:r>
        <w:r w:rsidR="00856522" w:rsidRPr="004B0143">
          <w:rPr>
            <w:rStyle w:val="Hyperlink"/>
          </w:rPr>
          <w:fldChar w:fldCharType="end"/>
        </w:r>
      </w:ins>
    </w:p>
    <w:p w14:paraId="7938E347" w14:textId="77777777" w:rsidR="00856522" w:rsidRDefault="00856522">
      <w:pPr>
        <w:pStyle w:val="Abbildungsverzeichnis"/>
        <w:rPr>
          <w:ins w:id="3502" w:author="Maximilian Schmitz" w:date="2015-07-08T15:29:00Z"/>
          <w:rFonts w:asciiTheme="minorHAnsi" w:eastAsiaTheme="minorEastAsia" w:hAnsiTheme="minorHAnsi" w:cstheme="minorBidi"/>
          <w:sz w:val="22"/>
          <w:szCs w:val="22"/>
        </w:rPr>
      </w:pPr>
      <w:ins w:id="3503" w:author="Maximilian Schmitz" w:date="2015-07-08T15:29:00Z">
        <w:r w:rsidRPr="004B0143">
          <w:rPr>
            <w:rStyle w:val="Hyperlink"/>
          </w:rPr>
          <w:fldChar w:fldCharType="begin"/>
        </w:r>
        <w:r w:rsidRPr="004B0143">
          <w:rPr>
            <w:rStyle w:val="Hyperlink"/>
          </w:rPr>
          <w:instrText xml:space="preserve"> </w:instrText>
        </w:r>
        <w:r>
          <w:instrText>HYPERLINK \l "_Toc424132795"</w:instrText>
        </w:r>
        <w:r w:rsidRPr="004B0143">
          <w:rPr>
            <w:rStyle w:val="Hyperlink"/>
          </w:rPr>
          <w:instrText xml:space="preserve"> </w:instrText>
        </w:r>
        <w:r w:rsidRPr="004B0143">
          <w:rPr>
            <w:rStyle w:val="Hyperlink"/>
          </w:rPr>
        </w:r>
        <w:r w:rsidRPr="004B0143">
          <w:rPr>
            <w:rStyle w:val="Hyperlink"/>
          </w:rPr>
          <w:fldChar w:fldCharType="separate"/>
        </w:r>
        <w:r w:rsidRPr="004B0143">
          <w:rPr>
            <w:rStyle w:val="Hyperlink"/>
          </w:rPr>
          <w:t>Tabelle 2: Passive Funktionen der Skriptschnittstelle</w:t>
        </w:r>
        <w:r>
          <w:rPr>
            <w:webHidden/>
          </w:rPr>
          <w:tab/>
        </w:r>
        <w:r>
          <w:rPr>
            <w:webHidden/>
          </w:rPr>
          <w:fldChar w:fldCharType="begin"/>
        </w:r>
        <w:r>
          <w:rPr>
            <w:webHidden/>
          </w:rPr>
          <w:instrText xml:space="preserve"> PAGEREF _Toc424132795 \h </w:instrText>
        </w:r>
        <w:r>
          <w:rPr>
            <w:webHidden/>
          </w:rPr>
        </w:r>
      </w:ins>
      <w:r>
        <w:rPr>
          <w:webHidden/>
        </w:rPr>
        <w:fldChar w:fldCharType="separate"/>
      </w:r>
      <w:ins w:id="3504" w:author="Maximilian Schmitz" w:date="2015-07-08T15:29:00Z">
        <w:r>
          <w:rPr>
            <w:webHidden/>
          </w:rPr>
          <w:t>33</w:t>
        </w:r>
        <w:r>
          <w:rPr>
            <w:webHidden/>
          </w:rPr>
          <w:fldChar w:fldCharType="end"/>
        </w:r>
        <w:r w:rsidRPr="004B0143">
          <w:rPr>
            <w:rStyle w:val="Hyperlink"/>
          </w:rPr>
          <w:fldChar w:fldCharType="end"/>
        </w:r>
      </w:ins>
    </w:p>
    <w:p w14:paraId="16740C50" w14:textId="77777777" w:rsidR="00856522" w:rsidRDefault="00856522">
      <w:pPr>
        <w:pStyle w:val="Abbildungsverzeichnis"/>
        <w:rPr>
          <w:ins w:id="3505" w:author="Maximilian Schmitz" w:date="2015-07-08T15:29:00Z"/>
          <w:rFonts w:asciiTheme="minorHAnsi" w:eastAsiaTheme="minorEastAsia" w:hAnsiTheme="minorHAnsi" w:cstheme="minorBidi"/>
          <w:sz w:val="22"/>
          <w:szCs w:val="22"/>
        </w:rPr>
      </w:pPr>
      <w:ins w:id="3506" w:author="Maximilian Schmitz" w:date="2015-07-08T15:29:00Z">
        <w:r w:rsidRPr="004B0143">
          <w:rPr>
            <w:rStyle w:val="Hyperlink"/>
          </w:rPr>
          <w:fldChar w:fldCharType="begin"/>
        </w:r>
        <w:r w:rsidRPr="004B0143">
          <w:rPr>
            <w:rStyle w:val="Hyperlink"/>
          </w:rPr>
          <w:instrText xml:space="preserve"> </w:instrText>
        </w:r>
        <w:r>
          <w:instrText>HYPERLINK \l "_Toc424132796"</w:instrText>
        </w:r>
        <w:r w:rsidRPr="004B0143">
          <w:rPr>
            <w:rStyle w:val="Hyperlink"/>
          </w:rPr>
          <w:instrText xml:space="preserve"> </w:instrText>
        </w:r>
        <w:r w:rsidRPr="004B0143">
          <w:rPr>
            <w:rStyle w:val="Hyperlink"/>
          </w:rPr>
        </w:r>
        <w:r w:rsidRPr="004B0143">
          <w:rPr>
            <w:rStyle w:val="Hyperlink"/>
          </w:rPr>
          <w:fldChar w:fldCharType="separate"/>
        </w:r>
        <w:r w:rsidRPr="004B0143">
          <w:rPr>
            <w:rStyle w:val="Hyperlink"/>
          </w:rPr>
          <w:t>Tabelle 3: Aktive Funktionen der Skriptschnittstelle</w:t>
        </w:r>
        <w:r>
          <w:rPr>
            <w:webHidden/>
          </w:rPr>
          <w:tab/>
        </w:r>
        <w:r>
          <w:rPr>
            <w:webHidden/>
          </w:rPr>
          <w:fldChar w:fldCharType="begin"/>
        </w:r>
        <w:r>
          <w:rPr>
            <w:webHidden/>
          </w:rPr>
          <w:instrText xml:space="preserve"> PAGEREF _Toc424132796 \h </w:instrText>
        </w:r>
        <w:r>
          <w:rPr>
            <w:webHidden/>
          </w:rPr>
        </w:r>
      </w:ins>
      <w:r>
        <w:rPr>
          <w:webHidden/>
        </w:rPr>
        <w:fldChar w:fldCharType="separate"/>
      </w:r>
      <w:ins w:id="3507" w:author="Maximilian Schmitz" w:date="2015-07-08T15:29:00Z">
        <w:r>
          <w:rPr>
            <w:webHidden/>
          </w:rPr>
          <w:t>34</w:t>
        </w:r>
        <w:r>
          <w:rPr>
            <w:webHidden/>
          </w:rPr>
          <w:fldChar w:fldCharType="end"/>
        </w:r>
        <w:r w:rsidRPr="004B0143">
          <w:rPr>
            <w:rStyle w:val="Hyperlink"/>
          </w:rPr>
          <w:fldChar w:fldCharType="end"/>
        </w:r>
      </w:ins>
    </w:p>
    <w:p w14:paraId="27D87242" w14:textId="77777777" w:rsidR="0033512B" w:rsidRDefault="0033512B">
      <w:pPr>
        <w:jc w:val="left"/>
        <w:rPr>
          <w:ins w:id="3508" w:author="Maximilian Schmitz" w:date="2015-06-19T09:18:00Z"/>
          <w:b/>
          <w:kern w:val="28"/>
          <w:sz w:val="32"/>
        </w:rPr>
      </w:pPr>
      <w:ins w:id="3509" w:author="Maximilian Schmitz" w:date="2015-06-19T09:19:00Z">
        <w:r>
          <w:fldChar w:fldCharType="end"/>
        </w:r>
      </w:ins>
      <w:ins w:id="3510" w:author="Maximilian Schmitz" w:date="2015-06-19T09:18:00Z">
        <w:r>
          <w:br w:type="page"/>
        </w:r>
      </w:ins>
    </w:p>
    <w:p w14:paraId="35A41E87" w14:textId="77777777" w:rsidR="00C55980" w:rsidRDefault="00037140">
      <w:pPr>
        <w:pStyle w:val="berschrift1"/>
        <w:numPr>
          <w:ilvl w:val="0"/>
          <w:numId w:val="0"/>
        </w:numPr>
      </w:pPr>
      <w:bookmarkStart w:id="3511" w:name="_Toc424132783"/>
      <w:r>
        <w:lastRenderedPageBreak/>
        <w:t>Abkürzungsverzeichnis</w:t>
      </w:r>
      <w:bookmarkEnd w:id="35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512" w:author="Admin" w:date="2015-07-08T13:36:00Z">
          <w:tblPr>
            <w:tblStyle w:val="Tabellenraster"/>
            <w:tblW w:w="0" w:type="auto"/>
            <w:tblLook w:val="04A0" w:firstRow="1" w:lastRow="0" w:firstColumn="1" w:lastColumn="0" w:noHBand="0" w:noVBand="1"/>
          </w:tblPr>
        </w:tblPrChange>
      </w:tblPr>
      <w:tblGrid>
        <w:gridCol w:w="1403"/>
        <w:gridCol w:w="7885"/>
        <w:tblGridChange w:id="3513">
          <w:tblGrid>
            <w:gridCol w:w="4606"/>
            <w:gridCol w:w="4606"/>
          </w:tblGrid>
        </w:tblGridChange>
      </w:tblGrid>
      <w:tr w:rsidR="006A1F2A" w14:paraId="3683ED42" w14:textId="77777777" w:rsidTr="006A1F2A">
        <w:trPr>
          <w:ins w:id="3514" w:author="Admin" w:date="2015-07-08T13:35:00Z"/>
        </w:trPr>
        <w:tc>
          <w:tcPr>
            <w:tcW w:w="1403" w:type="dxa"/>
            <w:tcPrChange w:id="3515" w:author="Admin" w:date="2015-07-08T13:36:00Z">
              <w:tcPr>
                <w:tcW w:w="4606" w:type="dxa"/>
              </w:tcPr>
            </w:tcPrChange>
          </w:tcPr>
          <w:p w14:paraId="5B5A2F2C" w14:textId="77777777" w:rsidR="006A1F2A" w:rsidRDefault="006A1F2A">
            <w:pPr>
              <w:tabs>
                <w:tab w:val="left" w:pos="1701"/>
              </w:tabs>
              <w:spacing w:line="360" w:lineRule="auto"/>
              <w:rPr>
                <w:ins w:id="3516" w:author="Admin" w:date="2015-07-08T13:35:00Z"/>
                <w:lang w:val="fr-FR"/>
              </w:rPr>
              <w:pPrChange w:id="3517" w:author="Admin" w:date="2015-07-08T13:36:00Z">
                <w:pPr>
                  <w:tabs>
                    <w:tab w:val="left" w:pos="1701"/>
                  </w:tabs>
                </w:pPr>
              </w:pPrChange>
            </w:pPr>
            <w:ins w:id="3518" w:author="Admin" w:date="2015-07-08T13:35:00Z">
              <w:r w:rsidRPr="001471E5">
                <w:rPr>
                  <w:lang w:val="fr-FR"/>
                </w:rPr>
                <w:t>3D</w:t>
              </w:r>
            </w:ins>
          </w:p>
        </w:tc>
        <w:tc>
          <w:tcPr>
            <w:tcW w:w="7885" w:type="dxa"/>
            <w:tcPrChange w:id="3519" w:author="Admin" w:date="2015-07-08T13:36:00Z">
              <w:tcPr>
                <w:tcW w:w="4606" w:type="dxa"/>
              </w:tcPr>
            </w:tcPrChange>
          </w:tcPr>
          <w:p w14:paraId="2DD098D5" w14:textId="77777777" w:rsidR="006A1F2A" w:rsidRDefault="006A1F2A">
            <w:pPr>
              <w:tabs>
                <w:tab w:val="left" w:pos="1701"/>
              </w:tabs>
              <w:spacing w:line="360" w:lineRule="auto"/>
              <w:rPr>
                <w:ins w:id="3520" w:author="Admin" w:date="2015-07-08T13:35:00Z"/>
                <w:lang w:val="fr-FR"/>
              </w:rPr>
              <w:pPrChange w:id="3521" w:author="Admin" w:date="2015-07-08T13:36:00Z">
                <w:pPr>
                  <w:tabs>
                    <w:tab w:val="left" w:pos="1701"/>
                  </w:tabs>
                </w:pPr>
              </w:pPrChange>
            </w:pPr>
            <w:ins w:id="3522" w:author="Admin" w:date="2015-07-08T13:35:00Z">
              <w:r>
                <w:rPr>
                  <w:lang w:val="fr-FR"/>
                </w:rPr>
                <w:t>Drei Dimensional</w:t>
              </w:r>
            </w:ins>
          </w:p>
        </w:tc>
      </w:tr>
      <w:tr w:rsidR="006A1F2A" w14:paraId="1B3E3282" w14:textId="77777777" w:rsidTr="006A1F2A">
        <w:trPr>
          <w:ins w:id="3523" w:author="Admin" w:date="2015-07-08T13:35:00Z"/>
        </w:trPr>
        <w:tc>
          <w:tcPr>
            <w:tcW w:w="1403" w:type="dxa"/>
            <w:tcPrChange w:id="3524" w:author="Admin" w:date="2015-07-08T13:36:00Z">
              <w:tcPr>
                <w:tcW w:w="4606" w:type="dxa"/>
              </w:tcPr>
            </w:tcPrChange>
          </w:tcPr>
          <w:p w14:paraId="7E31DA8F" w14:textId="77777777" w:rsidR="006A1F2A" w:rsidRDefault="006A1F2A">
            <w:pPr>
              <w:tabs>
                <w:tab w:val="left" w:pos="1701"/>
              </w:tabs>
              <w:spacing w:line="360" w:lineRule="auto"/>
              <w:rPr>
                <w:ins w:id="3525" w:author="Admin" w:date="2015-07-08T13:35:00Z"/>
                <w:lang w:val="fr-FR"/>
              </w:rPr>
              <w:pPrChange w:id="3526" w:author="Admin" w:date="2015-07-08T13:36:00Z">
                <w:pPr>
                  <w:tabs>
                    <w:tab w:val="left" w:pos="1701"/>
                  </w:tabs>
                </w:pPr>
              </w:pPrChange>
            </w:pPr>
            <w:ins w:id="3527" w:author="Admin" w:date="2015-07-08T13:35:00Z">
              <w:r w:rsidRPr="001471E5">
                <w:rPr>
                  <w:lang w:val="fr-FR"/>
                </w:rPr>
                <w:t>CPU</w:t>
              </w:r>
            </w:ins>
          </w:p>
        </w:tc>
        <w:tc>
          <w:tcPr>
            <w:tcW w:w="7885" w:type="dxa"/>
            <w:tcPrChange w:id="3528" w:author="Admin" w:date="2015-07-08T13:36:00Z">
              <w:tcPr>
                <w:tcW w:w="4606" w:type="dxa"/>
              </w:tcPr>
            </w:tcPrChange>
          </w:tcPr>
          <w:p w14:paraId="599A9B21" w14:textId="77777777" w:rsidR="006A1F2A" w:rsidRDefault="006A1F2A">
            <w:pPr>
              <w:tabs>
                <w:tab w:val="left" w:pos="1701"/>
              </w:tabs>
              <w:spacing w:line="360" w:lineRule="auto"/>
              <w:rPr>
                <w:ins w:id="3529" w:author="Admin" w:date="2015-07-08T13:35:00Z"/>
                <w:lang w:val="fr-FR"/>
              </w:rPr>
              <w:pPrChange w:id="3530" w:author="Admin" w:date="2015-07-08T13:36:00Z">
                <w:pPr>
                  <w:tabs>
                    <w:tab w:val="left" w:pos="1701"/>
                  </w:tabs>
                </w:pPr>
              </w:pPrChange>
            </w:pPr>
            <w:ins w:id="3531" w:author="Admin" w:date="2015-07-08T13:35:00Z">
              <w:r w:rsidRPr="006A1F2A">
                <w:rPr>
                  <w:lang w:val="fr-FR"/>
                </w:rPr>
                <w:t>Central processing unit</w:t>
              </w:r>
            </w:ins>
          </w:p>
        </w:tc>
      </w:tr>
      <w:tr w:rsidR="006A1F2A" w14:paraId="024861D2" w14:textId="77777777" w:rsidTr="006A1F2A">
        <w:trPr>
          <w:ins w:id="3532" w:author="Admin" w:date="2015-07-08T13:35:00Z"/>
        </w:trPr>
        <w:tc>
          <w:tcPr>
            <w:tcW w:w="1403" w:type="dxa"/>
            <w:tcPrChange w:id="3533" w:author="Admin" w:date="2015-07-08T13:36:00Z">
              <w:tcPr>
                <w:tcW w:w="4606" w:type="dxa"/>
              </w:tcPr>
            </w:tcPrChange>
          </w:tcPr>
          <w:p w14:paraId="3C245FD2" w14:textId="77777777" w:rsidR="006A1F2A" w:rsidRDefault="006A1F2A">
            <w:pPr>
              <w:tabs>
                <w:tab w:val="left" w:pos="1701"/>
              </w:tabs>
              <w:spacing w:line="360" w:lineRule="auto"/>
              <w:rPr>
                <w:ins w:id="3534" w:author="Admin" w:date="2015-07-08T13:35:00Z"/>
                <w:lang w:val="fr-FR"/>
              </w:rPr>
              <w:pPrChange w:id="3535" w:author="Admin" w:date="2015-07-08T13:36:00Z">
                <w:pPr>
                  <w:tabs>
                    <w:tab w:val="left" w:pos="1701"/>
                  </w:tabs>
                </w:pPr>
              </w:pPrChange>
            </w:pPr>
            <w:ins w:id="3536" w:author="Admin" w:date="2015-07-08T13:35:00Z">
              <w:r>
                <w:rPr>
                  <w:lang w:val="fr-FR"/>
                </w:rPr>
                <w:t>ID</w:t>
              </w:r>
            </w:ins>
          </w:p>
        </w:tc>
        <w:tc>
          <w:tcPr>
            <w:tcW w:w="7885" w:type="dxa"/>
            <w:tcPrChange w:id="3537" w:author="Admin" w:date="2015-07-08T13:36:00Z">
              <w:tcPr>
                <w:tcW w:w="4606" w:type="dxa"/>
              </w:tcPr>
            </w:tcPrChange>
          </w:tcPr>
          <w:p w14:paraId="5A7CD6C6" w14:textId="77777777" w:rsidR="006A1F2A" w:rsidRDefault="006A1F2A">
            <w:pPr>
              <w:tabs>
                <w:tab w:val="left" w:pos="1701"/>
              </w:tabs>
              <w:spacing w:line="360" w:lineRule="auto"/>
              <w:rPr>
                <w:ins w:id="3538" w:author="Admin" w:date="2015-07-08T13:35:00Z"/>
                <w:lang w:val="fr-FR"/>
              </w:rPr>
              <w:pPrChange w:id="3539" w:author="Admin" w:date="2015-07-08T13:36:00Z">
                <w:pPr>
                  <w:tabs>
                    <w:tab w:val="left" w:pos="1701"/>
                  </w:tabs>
                </w:pPr>
              </w:pPrChange>
            </w:pPr>
            <w:ins w:id="3540" w:author="Admin" w:date="2015-07-08T13:35:00Z">
              <w:r>
                <w:rPr>
                  <w:lang w:val="fr-FR"/>
                </w:rPr>
                <w:t>Identifier</w:t>
              </w:r>
            </w:ins>
          </w:p>
        </w:tc>
      </w:tr>
      <w:tr w:rsidR="006A1F2A" w14:paraId="18712EC3" w14:textId="77777777" w:rsidTr="006A1F2A">
        <w:trPr>
          <w:ins w:id="3541" w:author="Admin" w:date="2015-07-08T13:35:00Z"/>
        </w:trPr>
        <w:tc>
          <w:tcPr>
            <w:tcW w:w="1403" w:type="dxa"/>
            <w:tcPrChange w:id="3542" w:author="Admin" w:date="2015-07-08T13:36:00Z">
              <w:tcPr>
                <w:tcW w:w="4606" w:type="dxa"/>
              </w:tcPr>
            </w:tcPrChange>
          </w:tcPr>
          <w:p w14:paraId="2DDD5A61" w14:textId="77777777" w:rsidR="006A1F2A" w:rsidRDefault="006A1F2A">
            <w:pPr>
              <w:tabs>
                <w:tab w:val="left" w:pos="1701"/>
              </w:tabs>
              <w:spacing w:line="360" w:lineRule="auto"/>
              <w:rPr>
                <w:ins w:id="3543" w:author="Admin" w:date="2015-07-08T13:35:00Z"/>
                <w:lang w:val="fr-FR"/>
              </w:rPr>
              <w:pPrChange w:id="3544" w:author="Admin" w:date="2015-07-08T13:36:00Z">
                <w:pPr>
                  <w:tabs>
                    <w:tab w:val="left" w:pos="1701"/>
                  </w:tabs>
                </w:pPr>
              </w:pPrChange>
            </w:pPr>
            <w:ins w:id="3545" w:author="Admin" w:date="2015-07-08T13:35:00Z">
              <w:r w:rsidRPr="001471E5">
                <w:rPr>
                  <w:lang w:val="fr-FR"/>
                </w:rPr>
                <w:t>KI</w:t>
              </w:r>
            </w:ins>
          </w:p>
        </w:tc>
        <w:tc>
          <w:tcPr>
            <w:tcW w:w="7885" w:type="dxa"/>
            <w:tcPrChange w:id="3546" w:author="Admin" w:date="2015-07-08T13:36:00Z">
              <w:tcPr>
                <w:tcW w:w="4606" w:type="dxa"/>
              </w:tcPr>
            </w:tcPrChange>
          </w:tcPr>
          <w:p w14:paraId="1FE111B6" w14:textId="77777777" w:rsidR="006A1F2A" w:rsidRDefault="006A1F2A">
            <w:pPr>
              <w:tabs>
                <w:tab w:val="left" w:pos="1701"/>
              </w:tabs>
              <w:spacing w:line="360" w:lineRule="auto"/>
              <w:rPr>
                <w:ins w:id="3547" w:author="Admin" w:date="2015-07-08T13:35:00Z"/>
                <w:lang w:val="fr-FR"/>
              </w:rPr>
              <w:pPrChange w:id="3548" w:author="Admin" w:date="2015-07-08T13:36:00Z">
                <w:pPr>
                  <w:tabs>
                    <w:tab w:val="left" w:pos="1701"/>
                  </w:tabs>
                </w:pPr>
              </w:pPrChange>
            </w:pPr>
            <w:ins w:id="3549" w:author="Admin" w:date="2015-07-08T13:35:00Z">
              <w:r w:rsidRPr="006A1F2A">
                <w:rPr>
                  <w:lang w:val="fr-FR"/>
                </w:rPr>
                <w:t>Künstliche Intelligenz</w:t>
              </w:r>
            </w:ins>
          </w:p>
        </w:tc>
      </w:tr>
      <w:tr w:rsidR="006A1F2A" w14:paraId="0D4FE2AD" w14:textId="77777777" w:rsidTr="006A1F2A">
        <w:trPr>
          <w:ins w:id="3550" w:author="Admin" w:date="2015-07-08T13:35:00Z"/>
        </w:trPr>
        <w:tc>
          <w:tcPr>
            <w:tcW w:w="1403" w:type="dxa"/>
            <w:tcPrChange w:id="3551" w:author="Admin" w:date="2015-07-08T13:36:00Z">
              <w:tcPr>
                <w:tcW w:w="4606" w:type="dxa"/>
              </w:tcPr>
            </w:tcPrChange>
          </w:tcPr>
          <w:p w14:paraId="491BB8CB" w14:textId="3F002F2D" w:rsidR="006A1F2A" w:rsidRDefault="00383F24">
            <w:pPr>
              <w:tabs>
                <w:tab w:val="left" w:pos="1701"/>
              </w:tabs>
              <w:spacing w:line="360" w:lineRule="auto"/>
              <w:rPr>
                <w:ins w:id="3552" w:author="Admin" w:date="2015-07-08T13:35:00Z"/>
                <w:lang w:val="fr-FR"/>
              </w:rPr>
              <w:pPrChange w:id="3553" w:author="Admin" w:date="2015-07-08T13:36:00Z">
                <w:pPr>
                  <w:tabs>
                    <w:tab w:val="left" w:pos="1701"/>
                  </w:tabs>
                </w:pPr>
              </w:pPrChange>
            </w:pPr>
            <w:ins w:id="3554" w:author="Admin" w:date="2015-07-08T13:35:00Z">
              <w:r>
                <w:t>UDP</w:t>
              </w:r>
            </w:ins>
          </w:p>
        </w:tc>
        <w:tc>
          <w:tcPr>
            <w:tcW w:w="7885" w:type="dxa"/>
            <w:tcPrChange w:id="3555" w:author="Admin" w:date="2015-07-08T13:36:00Z">
              <w:tcPr>
                <w:tcW w:w="4606" w:type="dxa"/>
              </w:tcPr>
            </w:tcPrChange>
          </w:tcPr>
          <w:p w14:paraId="478D284D" w14:textId="77777777" w:rsidR="006A1F2A" w:rsidRPr="006D6684" w:rsidRDefault="006A1F2A">
            <w:pPr>
              <w:tabs>
                <w:tab w:val="left" w:pos="1701"/>
              </w:tabs>
              <w:spacing w:line="360" w:lineRule="auto"/>
              <w:rPr>
                <w:ins w:id="3556" w:author="Admin" w:date="2015-07-08T13:35:00Z"/>
                <w:szCs w:val="24"/>
                <w:lang w:val="fr-FR"/>
              </w:rPr>
              <w:pPrChange w:id="3557" w:author="Admin" w:date="2015-07-08T13:36:00Z">
                <w:pPr>
                  <w:tabs>
                    <w:tab w:val="left" w:pos="1701"/>
                  </w:tabs>
                </w:pPr>
              </w:pPrChange>
            </w:pPr>
            <w:ins w:id="3558" w:author="Admin" w:date="2015-07-08T13:35:00Z">
              <w:r w:rsidRPr="006A1F2A">
                <w:rPr>
                  <w:rFonts w:cs="Arial"/>
                  <w:bCs/>
                  <w:color w:val="252525"/>
                  <w:szCs w:val="24"/>
                  <w:shd w:val="clear" w:color="auto" w:fill="FFFFFF"/>
                  <w:rPrChange w:id="3559"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3560" w:author="Admin" w:date="2015-07-08T13:35:00Z"/>
        </w:trPr>
        <w:tc>
          <w:tcPr>
            <w:tcW w:w="1403" w:type="dxa"/>
            <w:tcPrChange w:id="3561" w:author="Admin" w:date="2015-07-08T13:36:00Z">
              <w:tcPr>
                <w:tcW w:w="4606" w:type="dxa"/>
              </w:tcPr>
            </w:tcPrChange>
          </w:tcPr>
          <w:p w14:paraId="4CB7AC03" w14:textId="77777777" w:rsidR="006A1F2A" w:rsidRDefault="006A1F2A">
            <w:pPr>
              <w:tabs>
                <w:tab w:val="left" w:pos="1701"/>
              </w:tabs>
              <w:spacing w:line="360" w:lineRule="auto"/>
              <w:rPr>
                <w:ins w:id="3562" w:author="Admin" w:date="2015-07-08T13:35:00Z"/>
                <w:lang w:val="fr-FR"/>
              </w:rPr>
              <w:pPrChange w:id="3563" w:author="Admin" w:date="2015-07-08T13:36:00Z">
                <w:pPr>
                  <w:tabs>
                    <w:tab w:val="left" w:pos="1701"/>
                  </w:tabs>
                </w:pPr>
              </w:pPrChange>
            </w:pPr>
            <w:ins w:id="3564" w:author="Admin" w:date="2015-07-08T13:35:00Z">
              <w:r>
                <w:rPr>
                  <w:lang w:val="fr-FR"/>
                </w:rPr>
                <w:t>UE4</w:t>
              </w:r>
            </w:ins>
          </w:p>
        </w:tc>
        <w:tc>
          <w:tcPr>
            <w:tcW w:w="7885" w:type="dxa"/>
            <w:tcPrChange w:id="3565" w:author="Admin" w:date="2015-07-08T13:36:00Z">
              <w:tcPr>
                <w:tcW w:w="4606" w:type="dxa"/>
              </w:tcPr>
            </w:tcPrChange>
          </w:tcPr>
          <w:p w14:paraId="3D4ECC87" w14:textId="77777777" w:rsidR="006A1F2A" w:rsidRDefault="006A1F2A">
            <w:pPr>
              <w:tabs>
                <w:tab w:val="left" w:pos="1701"/>
              </w:tabs>
              <w:spacing w:line="360" w:lineRule="auto"/>
              <w:rPr>
                <w:ins w:id="3566" w:author="Admin" w:date="2015-07-08T13:35:00Z"/>
                <w:lang w:val="fr-FR"/>
              </w:rPr>
              <w:pPrChange w:id="3567" w:author="Admin" w:date="2015-07-08T13:36:00Z">
                <w:pPr>
                  <w:tabs>
                    <w:tab w:val="left" w:pos="1701"/>
                  </w:tabs>
                </w:pPr>
              </w:pPrChange>
            </w:pPr>
            <w:ins w:id="3568" w:author="Admin" w:date="2015-07-08T13:35:00Z">
              <w:r>
                <w:rPr>
                  <w:lang w:val="fr-FR"/>
                </w:rPr>
                <w:t>Unreal Engine 4</w:t>
              </w:r>
            </w:ins>
          </w:p>
        </w:tc>
      </w:tr>
      <w:tr w:rsidR="006A1F2A" w:rsidRPr="003E190E" w14:paraId="03667CB8" w14:textId="77777777" w:rsidTr="006A1F2A">
        <w:trPr>
          <w:ins w:id="3569" w:author="Admin" w:date="2015-07-08T13:35:00Z"/>
        </w:trPr>
        <w:tc>
          <w:tcPr>
            <w:tcW w:w="1403" w:type="dxa"/>
            <w:tcPrChange w:id="3570" w:author="Admin" w:date="2015-07-08T13:36:00Z">
              <w:tcPr>
                <w:tcW w:w="4606" w:type="dxa"/>
              </w:tcPr>
            </w:tcPrChange>
          </w:tcPr>
          <w:p w14:paraId="5FCDE07E" w14:textId="77777777" w:rsidR="006A1F2A" w:rsidRDefault="006A1F2A">
            <w:pPr>
              <w:tabs>
                <w:tab w:val="left" w:pos="1701"/>
              </w:tabs>
              <w:spacing w:line="360" w:lineRule="auto"/>
              <w:rPr>
                <w:ins w:id="3571" w:author="Admin" w:date="2015-07-08T13:35:00Z"/>
                <w:lang w:val="fr-FR"/>
              </w:rPr>
              <w:pPrChange w:id="3572" w:author="Admin" w:date="2015-07-08T13:36:00Z">
                <w:pPr>
                  <w:tabs>
                    <w:tab w:val="left" w:pos="1701"/>
                  </w:tabs>
                </w:pPr>
              </w:pPrChange>
            </w:pPr>
            <w:ins w:id="3573" w:author="Admin" w:date="2015-07-08T13:35:00Z">
              <w:r w:rsidRPr="001471E5">
                <w:rPr>
                  <w:lang w:val="fr-FR"/>
                </w:rPr>
                <w:t>WYSIWYG</w:t>
              </w:r>
            </w:ins>
          </w:p>
        </w:tc>
        <w:tc>
          <w:tcPr>
            <w:tcW w:w="7885" w:type="dxa"/>
            <w:tcPrChange w:id="3574" w:author="Admin" w:date="2015-07-08T13:36:00Z">
              <w:tcPr>
                <w:tcW w:w="4606" w:type="dxa"/>
              </w:tcPr>
            </w:tcPrChange>
          </w:tcPr>
          <w:p w14:paraId="782A21FA" w14:textId="77777777" w:rsidR="006A1F2A" w:rsidRDefault="006A1F2A">
            <w:pPr>
              <w:tabs>
                <w:tab w:val="left" w:pos="1701"/>
              </w:tabs>
              <w:spacing w:line="360" w:lineRule="auto"/>
              <w:rPr>
                <w:ins w:id="3575" w:author="Admin" w:date="2015-07-08T13:35:00Z"/>
                <w:lang w:val="fr-FR"/>
              </w:rPr>
              <w:pPrChange w:id="3576" w:author="Admin" w:date="2015-07-08T13:36:00Z">
                <w:pPr>
                  <w:tabs>
                    <w:tab w:val="left" w:pos="1701"/>
                  </w:tabs>
                </w:pPr>
              </w:pPrChange>
            </w:pPr>
            <w:ins w:id="3577" w:author="Admin" w:date="2015-07-08T13:35:00Z">
              <w:r w:rsidRPr="006A1F2A">
                <w:rPr>
                  <w:lang w:val="fr-FR"/>
                </w:rPr>
                <w:t>What You See Is What You Get</w:t>
              </w:r>
            </w:ins>
          </w:p>
        </w:tc>
      </w:tr>
      <w:tr w:rsidR="006A1F2A" w14:paraId="479EF121" w14:textId="77777777" w:rsidTr="006A1F2A">
        <w:trPr>
          <w:trHeight w:val="56"/>
          <w:ins w:id="3578" w:author="Admin" w:date="2015-07-08T13:35:00Z"/>
        </w:trPr>
        <w:tc>
          <w:tcPr>
            <w:tcW w:w="1403" w:type="dxa"/>
            <w:tcPrChange w:id="3579" w:author="Admin" w:date="2015-07-08T13:36:00Z">
              <w:tcPr>
                <w:tcW w:w="4606" w:type="dxa"/>
              </w:tcPr>
            </w:tcPrChange>
          </w:tcPr>
          <w:p w14:paraId="0DCB4CEE" w14:textId="77777777" w:rsidR="006A1F2A" w:rsidRDefault="006A1F2A">
            <w:pPr>
              <w:tabs>
                <w:tab w:val="left" w:pos="1701"/>
              </w:tabs>
              <w:spacing w:line="360" w:lineRule="auto"/>
              <w:rPr>
                <w:ins w:id="3580" w:author="Admin" w:date="2015-07-08T13:35:00Z"/>
                <w:lang w:val="fr-FR"/>
              </w:rPr>
              <w:pPrChange w:id="3581" w:author="Admin" w:date="2015-07-08T13:36:00Z">
                <w:pPr>
                  <w:tabs>
                    <w:tab w:val="left" w:pos="1701"/>
                  </w:tabs>
                </w:pPr>
              </w:pPrChange>
            </w:pPr>
            <w:ins w:id="3582" w:author="Admin" w:date="2015-07-08T13:35:00Z">
              <w:r w:rsidRPr="001471E5">
                <w:rPr>
                  <w:lang w:val="fr-FR"/>
                </w:rPr>
                <w:t>XML</w:t>
              </w:r>
            </w:ins>
          </w:p>
        </w:tc>
        <w:tc>
          <w:tcPr>
            <w:tcW w:w="7885" w:type="dxa"/>
            <w:tcPrChange w:id="3583" w:author="Admin" w:date="2015-07-08T13:36:00Z">
              <w:tcPr>
                <w:tcW w:w="4606" w:type="dxa"/>
              </w:tcPr>
            </w:tcPrChange>
          </w:tcPr>
          <w:p w14:paraId="4B52EEC6" w14:textId="77777777" w:rsidR="006A1F2A" w:rsidRDefault="006A1F2A">
            <w:pPr>
              <w:tabs>
                <w:tab w:val="left" w:pos="1701"/>
              </w:tabs>
              <w:spacing w:line="360" w:lineRule="auto"/>
              <w:rPr>
                <w:ins w:id="3584" w:author="Admin" w:date="2015-07-08T13:35:00Z"/>
                <w:lang w:val="fr-FR"/>
              </w:rPr>
              <w:pPrChange w:id="3585" w:author="Admin" w:date="2015-07-08T13:36:00Z">
                <w:pPr>
                  <w:tabs>
                    <w:tab w:val="left" w:pos="1701"/>
                  </w:tabs>
                </w:pPr>
              </w:pPrChange>
            </w:pPr>
            <w:ins w:id="3586"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3587" w:author="Admin" w:date="2015-07-07T14:06:00Z"/>
        </w:rPr>
      </w:pPr>
      <w:bookmarkStart w:id="3588" w:name="_Toc424132784"/>
      <w:r w:rsidRPr="00CE0563">
        <w:lastRenderedPageBreak/>
        <w:t>Glossar</w:t>
      </w:r>
      <w:bookmarkEnd w:id="358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589" w:author="Admin" w:date="2015-07-08T14:30:00Z">
          <w:tblPr>
            <w:tblStyle w:val="Tabellenraster"/>
            <w:tblW w:w="0" w:type="auto"/>
            <w:tblLook w:val="04A0" w:firstRow="1" w:lastRow="0" w:firstColumn="1" w:lastColumn="0" w:noHBand="0" w:noVBand="1"/>
          </w:tblPr>
        </w:tblPrChange>
      </w:tblPr>
      <w:tblGrid>
        <w:gridCol w:w="1951"/>
        <w:gridCol w:w="7261"/>
        <w:tblGridChange w:id="3590">
          <w:tblGrid>
            <w:gridCol w:w="1951"/>
            <w:gridCol w:w="2655"/>
            <w:gridCol w:w="4606"/>
          </w:tblGrid>
        </w:tblGridChange>
      </w:tblGrid>
      <w:tr w:rsidR="006A1F2A" w14:paraId="54515273" w14:textId="77777777" w:rsidTr="00476D9D">
        <w:trPr>
          <w:ins w:id="3591" w:author="Admin" w:date="2015-07-08T13:36:00Z"/>
        </w:trPr>
        <w:tc>
          <w:tcPr>
            <w:tcW w:w="1951" w:type="dxa"/>
            <w:tcPrChange w:id="3592" w:author="Admin" w:date="2015-07-08T14:30:00Z">
              <w:tcPr>
                <w:tcW w:w="4606" w:type="dxa"/>
                <w:gridSpan w:val="2"/>
              </w:tcPr>
            </w:tcPrChange>
          </w:tcPr>
          <w:p w14:paraId="77452CC5" w14:textId="77777777" w:rsidR="006A1F2A" w:rsidRDefault="006A1F2A">
            <w:pPr>
              <w:spacing w:line="360" w:lineRule="auto"/>
              <w:rPr>
                <w:ins w:id="3593" w:author="Admin" w:date="2015-07-08T13:36:00Z"/>
              </w:rPr>
              <w:pPrChange w:id="3594" w:author="Admin" w:date="2015-07-08T13:36:00Z">
                <w:pPr/>
              </w:pPrChange>
            </w:pPr>
            <w:ins w:id="3595" w:author="Admin" w:date="2015-07-08T13:36:00Z">
              <w:r w:rsidRPr="001471E5">
                <w:t>ANSI C</w:t>
              </w:r>
            </w:ins>
          </w:p>
        </w:tc>
        <w:tc>
          <w:tcPr>
            <w:tcW w:w="7261" w:type="dxa"/>
            <w:tcPrChange w:id="3596" w:author="Admin" w:date="2015-07-08T14:30:00Z">
              <w:tcPr>
                <w:tcW w:w="4606" w:type="dxa"/>
              </w:tcPr>
            </w:tcPrChange>
          </w:tcPr>
          <w:p w14:paraId="0E0F36EF" w14:textId="4C3EC70D" w:rsidR="00383F24" w:rsidRDefault="00383F24">
            <w:pPr>
              <w:spacing w:line="360" w:lineRule="auto"/>
              <w:rPr>
                <w:ins w:id="3597" w:author="Admin" w:date="2015-07-08T14:28:00Z"/>
              </w:rPr>
              <w:pPrChange w:id="3598" w:author="Admin" w:date="2015-07-08T13:36:00Z">
                <w:pPr/>
              </w:pPrChange>
            </w:pPr>
            <w:ins w:id="3599" w:author="Admin" w:date="2015-07-08T14:14:00Z">
              <w:r>
                <w:t>Der erste</w:t>
              </w:r>
            </w:ins>
            <w:ins w:id="3600" w:author="Admin" w:date="2015-07-08T14:15:00Z">
              <w:r>
                <w:t xml:space="preserve"> Standard</w:t>
              </w:r>
            </w:ins>
            <w:ins w:id="3601" w:author="Admin" w:date="2015-07-08T14:18:00Z">
              <w:r>
                <w:t>(C89)</w:t>
              </w:r>
            </w:ins>
            <w:ins w:id="3602" w:author="Admin" w:date="2015-07-08T14:15:00Z">
              <w:r>
                <w:t xml:space="preserve"> der Programmiersprache</w:t>
              </w:r>
            </w:ins>
            <w:ins w:id="3603" w:author="Admin" w:date="2015-07-08T14:14:00Z">
              <w:r>
                <w:t xml:space="preserve"> C wurde von ANSI</w:t>
              </w:r>
            </w:ins>
            <w:ins w:id="3604" w:author="Admin" w:date="2015-07-08T14:22:00Z">
              <w:r w:rsidR="00476D9D">
                <w:t>(</w:t>
              </w:r>
              <w:r w:rsidR="00476D9D" w:rsidRPr="00476D9D">
                <w:t>American National Standards Institute</w:t>
              </w:r>
              <w:r w:rsidR="00476D9D">
                <w:t>)</w:t>
              </w:r>
            </w:ins>
            <w:ins w:id="3605" w:author="Admin" w:date="2015-07-08T14:14:00Z">
              <w:r>
                <w:t xml:space="preserve"> hera</w:t>
              </w:r>
            </w:ins>
            <w:ins w:id="3606" w:author="Admin" w:date="2015-07-08T14:15:00Z">
              <w:r>
                <w:t>u</w:t>
              </w:r>
            </w:ins>
            <w:ins w:id="3607" w:author="Admin" w:date="2015-07-08T14:14:00Z">
              <w:r>
                <w:t>sgegeben</w:t>
              </w:r>
            </w:ins>
            <w:ins w:id="3608" w:author="Admin" w:date="2015-07-08T14:15:00Z">
              <w:r>
                <w:t>.</w:t>
              </w:r>
            </w:ins>
            <w:ins w:id="3609" w:author="Admin" w:date="2015-07-08T14:18:00Z">
              <w:r>
                <w:t xml:space="preserve"> Anschließend hat die ISO</w:t>
              </w:r>
            </w:ins>
            <w:ins w:id="3610" w:author="Admin" w:date="2015-07-08T14:32:00Z">
              <w:r w:rsidR="00476D9D">
                <w:t>(</w:t>
              </w:r>
              <w:r w:rsidR="00476D9D" w:rsidRPr="00476D9D">
                <w:t>International Organization for Standardization</w:t>
              </w:r>
              <w:r w:rsidR="00476D9D">
                <w:t>)</w:t>
              </w:r>
            </w:ins>
            <w:ins w:id="3611" w:author="Admin" w:date="2015-07-08T14:18:00Z">
              <w:r>
                <w:t xml:space="preserve"> das definieren der neuen Versionen übernommen. Allerdings hält sich bis heute der Begriff </w:t>
              </w:r>
            </w:ins>
            <w:ins w:id="3612" w:author="Admin" w:date="2015-07-08T14:19:00Z">
              <w:r>
                <w:t>„</w:t>
              </w:r>
            </w:ins>
            <w:ins w:id="3613" w:author="Admin" w:date="2015-07-08T14:18:00Z">
              <w:r>
                <w:t>ANSI C</w:t>
              </w:r>
            </w:ins>
            <w:ins w:id="3614" w:author="Admin" w:date="2015-07-08T14:19:00Z">
              <w:r>
                <w:t>“</w:t>
              </w:r>
            </w:ins>
            <w:ins w:id="3615" w:author="Admin" w:date="2015-07-08T14:18:00Z">
              <w:r>
                <w:t xml:space="preserve">, nur wenige bezeichnen es als </w:t>
              </w:r>
            </w:ins>
            <w:ins w:id="3616" w:author="Admin" w:date="2015-07-08T14:19:00Z">
              <w:r>
                <w:t>„</w:t>
              </w:r>
            </w:ins>
            <w:ins w:id="3617" w:author="Admin" w:date="2015-07-08T14:18:00Z">
              <w:r>
                <w:t>ISO C</w:t>
              </w:r>
            </w:ins>
            <w:ins w:id="3618" w:author="Admin" w:date="2015-07-08T14:19:00Z">
              <w:r>
                <w:t>“</w:t>
              </w:r>
            </w:ins>
            <w:ins w:id="3619" w:author="Admin" w:date="2015-07-08T14:18:00Z">
              <w:r>
                <w:t>.</w:t>
              </w:r>
            </w:ins>
            <w:ins w:id="3620" w:author="Admin" w:date="2015-07-08T14:29:00Z">
              <w:r w:rsidR="00476D9D">
                <w:t xml:space="preserve"> </w:t>
              </w:r>
            </w:ins>
            <w:ins w:id="3621" w:author="Admin" w:date="2015-07-08T14:30:00Z">
              <w:r w:rsidR="00476D9D">
                <w:t>Zum Zeitpunkt dieser Arbeit</w:t>
              </w:r>
            </w:ins>
            <w:ins w:id="3622" w:author="Admin" w:date="2015-07-08T14:29:00Z">
              <w:r w:rsidR="00476D9D">
                <w:t xml:space="preserve"> ist die Version C11 aktuell.</w:t>
              </w:r>
            </w:ins>
          </w:p>
          <w:p w14:paraId="33D382E5" w14:textId="7B084B02" w:rsidR="00476D9D" w:rsidRDefault="00476D9D">
            <w:pPr>
              <w:spacing w:line="360" w:lineRule="auto"/>
              <w:rPr>
                <w:ins w:id="3623" w:author="Admin" w:date="2015-07-08T13:36:00Z"/>
              </w:rPr>
              <w:pPrChange w:id="3624" w:author="Admin" w:date="2015-07-08T13:36:00Z">
                <w:pPr/>
              </w:pPrChange>
            </w:pPr>
            <w:ins w:id="3625" w:author="Admin" w:date="2015-07-08T14:28:00Z">
              <w:r>
                <w:t>(</w:t>
              </w:r>
              <w:r w:rsidRPr="00476D9D">
                <w:t>http://port70.net/~nsz/c/c89/c89-draft.html</w:t>
              </w:r>
              <w:r>
                <w:t>)</w:t>
              </w:r>
            </w:ins>
          </w:p>
        </w:tc>
      </w:tr>
      <w:tr w:rsidR="006A1F2A" w14:paraId="065CC279" w14:textId="77777777" w:rsidTr="00476D9D">
        <w:trPr>
          <w:ins w:id="3626" w:author="Admin" w:date="2015-07-08T13:36:00Z"/>
        </w:trPr>
        <w:tc>
          <w:tcPr>
            <w:tcW w:w="1951" w:type="dxa"/>
            <w:tcPrChange w:id="3627" w:author="Admin" w:date="2015-07-08T14:30:00Z">
              <w:tcPr>
                <w:tcW w:w="1951" w:type="dxa"/>
              </w:tcPr>
            </w:tcPrChange>
          </w:tcPr>
          <w:p w14:paraId="4ED4D5A6" w14:textId="77777777" w:rsidR="006A1F2A" w:rsidRPr="001471E5" w:rsidRDefault="006A1F2A">
            <w:pPr>
              <w:spacing w:line="360" w:lineRule="auto"/>
              <w:rPr>
                <w:ins w:id="3628" w:author="Admin" w:date="2015-07-08T13:36:00Z"/>
              </w:rPr>
              <w:pPrChange w:id="3629" w:author="Admin" w:date="2015-07-08T13:36:00Z">
                <w:pPr/>
              </w:pPrChange>
            </w:pPr>
            <w:ins w:id="3630" w:author="Admin" w:date="2015-07-08T13:36:00Z">
              <w:r w:rsidRPr="001471E5">
                <w:t>Bäume</w:t>
              </w:r>
            </w:ins>
          </w:p>
        </w:tc>
        <w:tc>
          <w:tcPr>
            <w:tcW w:w="7261" w:type="dxa"/>
            <w:tcPrChange w:id="3631" w:author="Admin" w:date="2015-07-08T14:30:00Z">
              <w:tcPr>
                <w:tcW w:w="7261" w:type="dxa"/>
                <w:gridSpan w:val="2"/>
              </w:tcPr>
            </w:tcPrChange>
          </w:tcPr>
          <w:p w14:paraId="56153345" w14:textId="77777777" w:rsidR="006A1F2A" w:rsidRDefault="006A1F2A">
            <w:pPr>
              <w:spacing w:line="360" w:lineRule="auto"/>
              <w:rPr>
                <w:ins w:id="3632" w:author="Admin" w:date="2015-07-08T13:36:00Z"/>
              </w:rPr>
              <w:pPrChange w:id="3633" w:author="Admin" w:date="2015-07-08T13:36:00Z">
                <w:pPr/>
              </w:pPrChange>
            </w:pPr>
          </w:p>
        </w:tc>
      </w:tr>
      <w:tr w:rsidR="006A1F2A" w14:paraId="2AEA3FB9" w14:textId="77777777" w:rsidTr="00476D9D">
        <w:trPr>
          <w:ins w:id="3634" w:author="Admin" w:date="2015-07-08T13:36:00Z"/>
        </w:trPr>
        <w:tc>
          <w:tcPr>
            <w:tcW w:w="1951" w:type="dxa"/>
            <w:tcPrChange w:id="3635" w:author="Admin" w:date="2015-07-08T14:30:00Z">
              <w:tcPr>
                <w:tcW w:w="1951" w:type="dxa"/>
              </w:tcPr>
            </w:tcPrChange>
          </w:tcPr>
          <w:p w14:paraId="2F9D5EB8" w14:textId="77777777" w:rsidR="006A1F2A" w:rsidRPr="001471E5" w:rsidRDefault="006A1F2A">
            <w:pPr>
              <w:spacing w:line="360" w:lineRule="auto"/>
              <w:rPr>
                <w:ins w:id="3636" w:author="Admin" w:date="2015-07-08T13:36:00Z"/>
              </w:rPr>
              <w:pPrChange w:id="3637" w:author="Admin" w:date="2015-07-08T13:36:00Z">
                <w:pPr/>
              </w:pPrChange>
            </w:pPr>
            <w:ins w:id="3638" w:author="Admin" w:date="2015-07-08T13:36:00Z">
              <w:r w:rsidRPr="001471E5">
                <w:t>Blender</w:t>
              </w:r>
            </w:ins>
          </w:p>
        </w:tc>
        <w:tc>
          <w:tcPr>
            <w:tcW w:w="7261" w:type="dxa"/>
            <w:tcPrChange w:id="3639" w:author="Admin" w:date="2015-07-08T14:30:00Z">
              <w:tcPr>
                <w:tcW w:w="7261" w:type="dxa"/>
                <w:gridSpan w:val="2"/>
              </w:tcPr>
            </w:tcPrChange>
          </w:tcPr>
          <w:p w14:paraId="43478C9D" w14:textId="77777777" w:rsidR="006A1F2A" w:rsidRDefault="006A1F2A">
            <w:pPr>
              <w:spacing w:line="360" w:lineRule="auto"/>
              <w:rPr>
                <w:ins w:id="3640" w:author="Admin" w:date="2015-07-08T13:36:00Z"/>
              </w:rPr>
              <w:pPrChange w:id="3641" w:author="Admin" w:date="2015-07-08T13:36:00Z">
                <w:pPr/>
              </w:pPrChange>
            </w:pPr>
          </w:p>
        </w:tc>
      </w:tr>
      <w:tr w:rsidR="006A1F2A" w14:paraId="564353C1" w14:textId="77777777" w:rsidTr="00476D9D">
        <w:trPr>
          <w:ins w:id="3642" w:author="Admin" w:date="2015-07-08T13:36:00Z"/>
        </w:trPr>
        <w:tc>
          <w:tcPr>
            <w:tcW w:w="1951" w:type="dxa"/>
            <w:tcPrChange w:id="3643" w:author="Admin" w:date="2015-07-08T14:30:00Z">
              <w:tcPr>
                <w:tcW w:w="4606" w:type="dxa"/>
                <w:gridSpan w:val="2"/>
              </w:tcPr>
            </w:tcPrChange>
          </w:tcPr>
          <w:p w14:paraId="779B6A21" w14:textId="77777777" w:rsidR="006A1F2A" w:rsidRDefault="006A1F2A">
            <w:pPr>
              <w:spacing w:line="360" w:lineRule="auto"/>
              <w:rPr>
                <w:ins w:id="3644" w:author="Admin" w:date="2015-07-08T13:36:00Z"/>
              </w:rPr>
              <w:pPrChange w:id="3645" w:author="Admin" w:date="2015-07-08T13:36:00Z">
                <w:pPr/>
              </w:pPrChange>
            </w:pPr>
            <w:ins w:id="3646" w:author="Admin" w:date="2015-07-08T13:36:00Z">
              <w:r>
                <w:t>Blueprint</w:t>
              </w:r>
            </w:ins>
          </w:p>
        </w:tc>
        <w:tc>
          <w:tcPr>
            <w:tcW w:w="7261" w:type="dxa"/>
            <w:tcPrChange w:id="3647" w:author="Admin" w:date="2015-07-08T14:30:00Z">
              <w:tcPr>
                <w:tcW w:w="4606" w:type="dxa"/>
              </w:tcPr>
            </w:tcPrChange>
          </w:tcPr>
          <w:p w14:paraId="20437099" w14:textId="77777777" w:rsidR="006A1F2A" w:rsidRDefault="006A1F2A">
            <w:pPr>
              <w:spacing w:line="360" w:lineRule="auto"/>
              <w:rPr>
                <w:ins w:id="3648" w:author="Admin" w:date="2015-07-08T13:36:00Z"/>
              </w:rPr>
              <w:pPrChange w:id="3649" w:author="Admin" w:date="2015-07-08T13:36:00Z">
                <w:pPr/>
              </w:pPrChange>
            </w:pPr>
          </w:p>
        </w:tc>
      </w:tr>
      <w:tr w:rsidR="006A1F2A" w14:paraId="16E9D045" w14:textId="77777777" w:rsidTr="00476D9D">
        <w:trPr>
          <w:ins w:id="3650" w:author="Admin" w:date="2015-07-08T13:36:00Z"/>
        </w:trPr>
        <w:tc>
          <w:tcPr>
            <w:tcW w:w="1951" w:type="dxa"/>
            <w:tcPrChange w:id="3651" w:author="Admin" w:date="2015-07-08T14:30:00Z">
              <w:tcPr>
                <w:tcW w:w="1951" w:type="dxa"/>
              </w:tcPr>
            </w:tcPrChange>
          </w:tcPr>
          <w:p w14:paraId="6FF0F976" w14:textId="77777777" w:rsidR="006A1F2A" w:rsidRPr="001471E5" w:rsidRDefault="006A1F2A">
            <w:pPr>
              <w:spacing w:line="360" w:lineRule="auto"/>
              <w:rPr>
                <w:ins w:id="3652" w:author="Admin" w:date="2015-07-08T13:36:00Z"/>
              </w:rPr>
              <w:pPrChange w:id="3653" w:author="Admin" w:date="2015-07-08T13:36:00Z">
                <w:pPr/>
              </w:pPrChange>
            </w:pPr>
            <w:ins w:id="3654" w:author="Admin" w:date="2015-07-08T13:36:00Z">
              <w:r w:rsidRPr="001471E5">
                <w:t>CAD Systeme</w:t>
              </w:r>
            </w:ins>
          </w:p>
        </w:tc>
        <w:tc>
          <w:tcPr>
            <w:tcW w:w="7261" w:type="dxa"/>
            <w:tcPrChange w:id="3655" w:author="Admin" w:date="2015-07-08T14:30:00Z">
              <w:tcPr>
                <w:tcW w:w="7261" w:type="dxa"/>
                <w:gridSpan w:val="2"/>
              </w:tcPr>
            </w:tcPrChange>
          </w:tcPr>
          <w:p w14:paraId="0A9F28B8" w14:textId="77777777" w:rsidR="006A1F2A" w:rsidRDefault="006A1F2A">
            <w:pPr>
              <w:spacing w:line="360" w:lineRule="auto"/>
              <w:rPr>
                <w:ins w:id="3656" w:author="Admin" w:date="2015-07-08T13:36:00Z"/>
              </w:rPr>
              <w:pPrChange w:id="3657" w:author="Admin" w:date="2015-07-08T13:36:00Z">
                <w:pPr/>
              </w:pPrChange>
            </w:pPr>
          </w:p>
        </w:tc>
      </w:tr>
      <w:tr w:rsidR="006A1F2A" w14:paraId="2D44787A" w14:textId="77777777" w:rsidTr="00476D9D">
        <w:trPr>
          <w:ins w:id="3658" w:author="Admin" w:date="2015-07-08T13:36:00Z"/>
        </w:trPr>
        <w:tc>
          <w:tcPr>
            <w:tcW w:w="1951" w:type="dxa"/>
            <w:tcPrChange w:id="3659" w:author="Admin" w:date="2015-07-08T14:30:00Z">
              <w:tcPr>
                <w:tcW w:w="1951" w:type="dxa"/>
              </w:tcPr>
            </w:tcPrChange>
          </w:tcPr>
          <w:p w14:paraId="22E7AE1A" w14:textId="77777777" w:rsidR="006A1F2A" w:rsidRPr="001471E5" w:rsidRDefault="006A1F2A">
            <w:pPr>
              <w:spacing w:line="360" w:lineRule="auto"/>
              <w:rPr>
                <w:ins w:id="3660" w:author="Admin" w:date="2015-07-08T13:36:00Z"/>
              </w:rPr>
              <w:pPrChange w:id="3661" w:author="Admin" w:date="2015-07-08T13:36:00Z">
                <w:pPr/>
              </w:pPrChange>
            </w:pPr>
            <w:ins w:id="3662" w:author="Admin" w:date="2015-07-08T13:36:00Z">
              <w:r w:rsidRPr="001471E5">
                <w:t>Data Mining</w:t>
              </w:r>
            </w:ins>
          </w:p>
        </w:tc>
        <w:tc>
          <w:tcPr>
            <w:tcW w:w="7261" w:type="dxa"/>
            <w:tcPrChange w:id="3663" w:author="Admin" w:date="2015-07-08T14:30:00Z">
              <w:tcPr>
                <w:tcW w:w="7261" w:type="dxa"/>
                <w:gridSpan w:val="2"/>
              </w:tcPr>
            </w:tcPrChange>
          </w:tcPr>
          <w:p w14:paraId="2D0ED66A" w14:textId="77777777" w:rsidR="006A1F2A" w:rsidRDefault="006A1F2A">
            <w:pPr>
              <w:spacing w:line="360" w:lineRule="auto"/>
              <w:rPr>
                <w:ins w:id="3664" w:author="Admin" w:date="2015-07-08T13:36:00Z"/>
              </w:rPr>
              <w:pPrChange w:id="3665" w:author="Admin" w:date="2015-07-08T13:36:00Z">
                <w:pPr/>
              </w:pPrChange>
            </w:pPr>
          </w:p>
        </w:tc>
      </w:tr>
      <w:tr w:rsidR="006A1F2A" w14:paraId="69005244" w14:textId="77777777" w:rsidTr="00476D9D">
        <w:trPr>
          <w:ins w:id="3666" w:author="Admin" w:date="2015-07-08T13:36:00Z"/>
        </w:trPr>
        <w:tc>
          <w:tcPr>
            <w:tcW w:w="1951" w:type="dxa"/>
            <w:tcPrChange w:id="3667" w:author="Admin" w:date="2015-07-08T14:30:00Z">
              <w:tcPr>
                <w:tcW w:w="4606" w:type="dxa"/>
                <w:gridSpan w:val="2"/>
              </w:tcPr>
            </w:tcPrChange>
          </w:tcPr>
          <w:p w14:paraId="36CE9D3D" w14:textId="77777777" w:rsidR="006A1F2A" w:rsidRDefault="006A1F2A">
            <w:pPr>
              <w:spacing w:line="360" w:lineRule="auto"/>
              <w:rPr>
                <w:ins w:id="3668" w:author="Admin" w:date="2015-07-08T13:36:00Z"/>
              </w:rPr>
              <w:pPrChange w:id="3669" w:author="Admin" w:date="2015-07-08T13:36:00Z">
                <w:pPr/>
              </w:pPrChange>
            </w:pPr>
            <w:ins w:id="3670" w:author="Admin" w:date="2015-07-08T13:36:00Z">
              <w:r>
                <w:t>Game Engine</w:t>
              </w:r>
            </w:ins>
          </w:p>
        </w:tc>
        <w:tc>
          <w:tcPr>
            <w:tcW w:w="7261" w:type="dxa"/>
            <w:tcPrChange w:id="3671" w:author="Admin" w:date="2015-07-08T14:30:00Z">
              <w:tcPr>
                <w:tcW w:w="4606" w:type="dxa"/>
              </w:tcPr>
            </w:tcPrChange>
          </w:tcPr>
          <w:p w14:paraId="2F72FA7D" w14:textId="77777777" w:rsidR="006A1F2A" w:rsidRDefault="006A1F2A">
            <w:pPr>
              <w:spacing w:line="360" w:lineRule="auto"/>
              <w:rPr>
                <w:ins w:id="3672" w:author="Admin" w:date="2015-07-08T13:36:00Z"/>
              </w:rPr>
              <w:pPrChange w:id="3673" w:author="Admin" w:date="2015-07-08T13:36:00Z">
                <w:pPr/>
              </w:pPrChange>
            </w:pPr>
          </w:p>
        </w:tc>
      </w:tr>
      <w:tr w:rsidR="006A1F2A" w14:paraId="32218714" w14:textId="77777777" w:rsidTr="00476D9D">
        <w:trPr>
          <w:ins w:id="3674" w:author="Admin" w:date="2015-07-08T13:36:00Z"/>
        </w:trPr>
        <w:tc>
          <w:tcPr>
            <w:tcW w:w="1951" w:type="dxa"/>
            <w:tcPrChange w:id="3675" w:author="Admin" w:date="2015-07-08T14:30:00Z">
              <w:tcPr>
                <w:tcW w:w="4606" w:type="dxa"/>
                <w:gridSpan w:val="2"/>
              </w:tcPr>
            </w:tcPrChange>
          </w:tcPr>
          <w:p w14:paraId="4C60F822" w14:textId="77777777" w:rsidR="006A1F2A" w:rsidRDefault="006A1F2A">
            <w:pPr>
              <w:spacing w:line="360" w:lineRule="auto"/>
              <w:rPr>
                <w:ins w:id="3676" w:author="Admin" w:date="2015-07-08T13:36:00Z"/>
              </w:rPr>
              <w:pPrChange w:id="3677" w:author="Admin" w:date="2015-07-08T13:36:00Z">
                <w:pPr/>
              </w:pPrChange>
            </w:pPr>
            <w:ins w:id="3678" w:author="Admin" w:date="2015-07-08T13:36:00Z">
              <w:r w:rsidRPr="001471E5">
                <w:t>JavaScript</w:t>
              </w:r>
            </w:ins>
          </w:p>
        </w:tc>
        <w:tc>
          <w:tcPr>
            <w:tcW w:w="7261" w:type="dxa"/>
            <w:tcPrChange w:id="3679" w:author="Admin" w:date="2015-07-08T14:30:00Z">
              <w:tcPr>
                <w:tcW w:w="4606" w:type="dxa"/>
              </w:tcPr>
            </w:tcPrChange>
          </w:tcPr>
          <w:p w14:paraId="3F1C0CBD" w14:textId="77777777" w:rsidR="006A1F2A" w:rsidRDefault="006A1F2A">
            <w:pPr>
              <w:spacing w:line="360" w:lineRule="auto"/>
              <w:rPr>
                <w:ins w:id="3680" w:author="Admin" w:date="2015-07-08T13:36:00Z"/>
              </w:rPr>
              <w:pPrChange w:id="3681" w:author="Admin" w:date="2015-07-08T13:36:00Z">
                <w:pPr/>
              </w:pPrChange>
            </w:pPr>
          </w:p>
        </w:tc>
      </w:tr>
      <w:tr w:rsidR="006A1F2A" w14:paraId="464EF23F" w14:textId="77777777" w:rsidTr="00476D9D">
        <w:trPr>
          <w:ins w:id="3682" w:author="Admin" w:date="2015-07-08T13:36:00Z"/>
        </w:trPr>
        <w:tc>
          <w:tcPr>
            <w:tcW w:w="1951" w:type="dxa"/>
            <w:tcPrChange w:id="3683" w:author="Admin" w:date="2015-07-08T14:30:00Z">
              <w:tcPr>
                <w:tcW w:w="1951" w:type="dxa"/>
              </w:tcPr>
            </w:tcPrChange>
          </w:tcPr>
          <w:p w14:paraId="4B47CAA1" w14:textId="77777777" w:rsidR="006A1F2A" w:rsidRPr="001471E5" w:rsidRDefault="006A1F2A">
            <w:pPr>
              <w:spacing w:line="360" w:lineRule="auto"/>
              <w:rPr>
                <w:ins w:id="3684" w:author="Admin" w:date="2015-07-08T13:36:00Z"/>
              </w:rPr>
              <w:pPrChange w:id="3685" w:author="Admin" w:date="2015-07-08T13:36:00Z">
                <w:pPr/>
              </w:pPrChange>
            </w:pPr>
            <w:ins w:id="3686" w:author="Admin" w:date="2015-07-08T13:36:00Z">
              <w:r w:rsidRPr="001471E5">
                <w:t>Lisp</w:t>
              </w:r>
            </w:ins>
          </w:p>
        </w:tc>
        <w:tc>
          <w:tcPr>
            <w:tcW w:w="7261" w:type="dxa"/>
            <w:tcPrChange w:id="3687" w:author="Admin" w:date="2015-07-08T14:30:00Z">
              <w:tcPr>
                <w:tcW w:w="7261" w:type="dxa"/>
                <w:gridSpan w:val="2"/>
              </w:tcPr>
            </w:tcPrChange>
          </w:tcPr>
          <w:p w14:paraId="1C355D74" w14:textId="77777777" w:rsidR="006A1F2A" w:rsidRDefault="006A1F2A">
            <w:pPr>
              <w:spacing w:line="360" w:lineRule="auto"/>
              <w:rPr>
                <w:ins w:id="3688" w:author="Admin" w:date="2015-07-08T13:36:00Z"/>
              </w:rPr>
              <w:pPrChange w:id="3689" w:author="Admin" w:date="2015-07-08T13:36:00Z">
                <w:pPr/>
              </w:pPrChange>
            </w:pPr>
          </w:p>
        </w:tc>
      </w:tr>
      <w:tr w:rsidR="006A1F2A" w14:paraId="17F719D0" w14:textId="77777777" w:rsidTr="00476D9D">
        <w:trPr>
          <w:ins w:id="3690" w:author="Admin" w:date="2015-07-08T13:36:00Z"/>
        </w:trPr>
        <w:tc>
          <w:tcPr>
            <w:tcW w:w="1951" w:type="dxa"/>
            <w:tcPrChange w:id="3691" w:author="Admin" w:date="2015-07-08T14:30:00Z">
              <w:tcPr>
                <w:tcW w:w="1951" w:type="dxa"/>
              </w:tcPr>
            </w:tcPrChange>
          </w:tcPr>
          <w:p w14:paraId="5DB0432F" w14:textId="77777777" w:rsidR="006A1F2A" w:rsidRPr="001471E5" w:rsidRDefault="006A1F2A">
            <w:pPr>
              <w:spacing w:line="360" w:lineRule="auto"/>
              <w:rPr>
                <w:ins w:id="3692" w:author="Admin" w:date="2015-07-08T13:36:00Z"/>
              </w:rPr>
              <w:pPrChange w:id="3693" w:author="Admin" w:date="2015-07-08T13:36:00Z">
                <w:pPr/>
              </w:pPrChange>
            </w:pPr>
            <w:ins w:id="3694" w:author="Admin" w:date="2015-07-08T13:36:00Z">
              <w:r w:rsidRPr="001471E5">
                <w:t>Microsofts Imagine Cup</w:t>
              </w:r>
            </w:ins>
          </w:p>
        </w:tc>
        <w:tc>
          <w:tcPr>
            <w:tcW w:w="7261" w:type="dxa"/>
            <w:tcPrChange w:id="3695" w:author="Admin" w:date="2015-07-08T14:30:00Z">
              <w:tcPr>
                <w:tcW w:w="7261" w:type="dxa"/>
                <w:gridSpan w:val="2"/>
              </w:tcPr>
            </w:tcPrChange>
          </w:tcPr>
          <w:p w14:paraId="4E0E5C48" w14:textId="77777777" w:rsidR="006A1F2A" w:rsidRDefault="006A1F2A">
            <w:pPr>
              <w:spacing w:line="360" w:lineRule="auto"/>
              <w:rPr>
                <w:ins w:id="3696" w:author="Admin" w:date="2015-07-08T13:36:00Z"/>
              </w:rPr>
              <w:pPrChange w:id="3697" w:author="Admin" w:date="2015-07-08T13:36:00Z">
                <w:pPr/>
              </w:pPrChange>
            </w:pPr>
          </w:p>
        </w:tc>
      </w:tr>
      <w:tr w:rsidR="006A1F2A" w14:paraId="25B9CE25" w14:textId="77777777" w:rsidTr="00476D9D">
        <w:trPr>
          <w:ins w:id="3698" w:author="Admin" w:date="2015-07-08T13:36:00Z"/>
        </w:trPr>
        <w:tc>
          <w:tcPr>
            <w:tcW w:w="1951" w:type="dxa"/>
            <w:tcPrChange w:id="3699" w:author="Admin" w:date="2015-07-08T14:30:00Z">
              <w:tcPr>
                <w:tcW w:w="4606" w:type="dxa"/>
                <w:gridSpan w:val="2"/>
              </w:tcPr>
            </w:tcPrChange>
          </w:tcPr>
          <w:p w14:paraId="7DA60A5D" w14:textId="77777777" w:rsidR="006A1F2A" w:rsidRDefault="006A1F2A">
            <w:pPr>
              <w:spacing w:line="360" w:lineRule="auto"/>
              <w:rPr>
                <w:ins w:id="3700" w:author="Admin" w:date="2015-07-08T13:36:00Z"/>
              </w:rPr>
              <w:pPrChange w:id="3701" w:author="Admin" w:date="2015-07-08T13:36:00Z">
                <w:pPr/>
              </w:pPrChange>
            </w:pPr>
            <w:ins w:id="3702" w:author="Admin" w:date="2015-07-08T13:36:00Z">
              <w:r w:rsidRPr="001471E5">
                <w:t>Perl</w:t>
              </w:r>
            </w:ins>
          </w:p>
        </w:tc>
        <w:tc>
          <w:tcPr>
            <w:tcW w:w="7261" w:type="dxa"/>
            <w:tcPrChange w:id="3703" w:author="Admin" w:date="2015-07-08T14:30:00Z">
              <w:tcPr>
                <w:tcW w:w="4606" w:type="dxa"/>
              </w:tcPr>
            </w:tcPrChange>
          </w:tcPr>
          <w:p w14:paraId="65E88EC3" w14:textId="77777777" w:rsidR="006A1F2A" w:rsidRDefault="006A1F2A">
            <w:pPr>
              <w:spacing w:line="360" w:lineRule="auto"/>
              <w:rPr>
                <w:ins w:id="3704" w:author="Admin" w:date="2015-07-08T13:36:00Z"/>
              </w:rPr>
              <w:pPrChange w:id="3705" w:author="Admin" w:date="2015-07-08T13:36:00Z">
                <w:pPr/>
              </w:pPrChange>
            </w:pPr>
          </w:p>
        </w:tc>
      </w:tr>
      <w:tr w:rsidR="006A1F2A" w14:paraId="3F0C1C62" w14:textId="77777777" w:rsidTr="00476D9D">
        <w:trPr>
          <w:ins w:id="3706" w:author="Admin" w:date="2015-07-08T13:36:00Z"/>
        </w:trPr>
        <w:tc>
          <w:tcPr>
            <w:tcW w:w="1951" w:type="dxa"/>
            <w:tcPrChange w:id="3707" w:author="Admin" w:date="2015-07-08T14:30:00Z">
              <w:tcPr>
                <w:tcW w:w="4606" w:type="dxa"/>
                <w:gridSpan w:val="2"/>
              </w:tcPr>
            </w:tcPrChange>
          </w:tcPr>
          <w:p w14:paraId="64262C38" w14:textId="77777777" w:rsidR="006A1F2A" w:rsidRDefault="006A1F2A">
            <w:pPr>
              <w:spacing w:line="360" w:lineRule="auto"/>
              <w:rPr>
                <w:ins w:id="3708" w:author="Admin" w:date="2015-07-08T13:36:00Z"/>
              </w:rPr>
              <w:pPrChange w:id="3709" w:author="Admin" w:date="2015-07-08T13:36:00Z">
                <w:pPr/>
              </w:pPrChange>
            </w:pPr>
            <w:ins w:id="3710" w:author="Admin" w:date="2015-07-08T13:36:00Z">
              <w:r>
                <w:t>Physik Engine</w:t>
              </w:r>
            </w:ins>
          </w:p>
        </w:tc>
        <w:tc>
          <w:tcPr>
            <w:tcW w:w="7261" w:type="dxa"/>
            <w:tcPrChange w:id="3711" w:author="Admin" w:date="2015-07-08T14:30:00Z">
              <w:tcPr>
                <w:tcW w:w="4606" w:type="dxa"/>
              </w:tcPr>
            </w:tcPrChange>
          </w:tcPr>
          <w:p w14:paraId="277B44D3" w14:textId="77777777" w:rsidR="006A1F2A" w:rsidRDefault="006A1F2A">
            <w:pPr>
              <w:spacing w:line="360" w:lineRule="auto"/>
              <w:rPr>
                <w:ins w:id="3712" w:author="Admin" w:date="2015-07-08T13:36:00Z"/>
              </w:rPr>
              <w:pPrChange w:id="3713" w:author="Admin" w:date="2015-07-08T13:36:00Z">
                <w:pPr/>
              </w:pPrChange>
            </w:pPr>
          </w:p>
        </w:tc>
      </w:tr>
      <w:tr w:rsidR="006A1F2A" w14:paraId="62EF2E77" w14:textId="77777777" w:rsidTr="00476D9D">
        <w:trPr>
          <w:ins w:id="3714" w:author="Admin" w:date="2015-07-08T13:36:00Z"/>
        </w:trPr>
        <w:tc>
          <w:tcPr>
            <w:tcW w:w="1951" w:type="dxa"/>
            <w:tcPrChange w:id="3715" w:author="Admin" w:date="2015-07-08T14:30:00Z">
              <w:tcPr>
                <w:tcW w:w="1951" w:type="dxa"/>
              </w:tcPr>
            </w:tcPrChange>
          </w:tcPr>
          <w:p w14:paraId="4EA9AB40" w14:textId="386FB15B" w:rsidR="006A1F2A" w:rsidRPr="001471E5" w:rsidRDefault="006A1F2A">
            <w:pPr>
              <w:spacing w:line="360" w:lineRule="auto"/>
              <w:rPr>
                <w:ins w:id="3716" w:author="Admin" w:date="2015-07-08T13:36:00Z"/>
              </w:rPr>
              <w:pPrChange w:id="3717" w:author="Admin" w:date="2015-07-08T13:36:00Z">
                <w:pPr/>
              </w:pPrChange>
            </w:pPr>
            <w:ins w:id="3718" w:author="Admin" w:date="2015-07-08T13:36:00Z">
              <w:r>
                <w:t>Plugin</w:t>
              </w:r>
            </w:ins>
          </w:p>
        </w:tc>
        <w:tc>
          <w:tcPr>
            <w:tcW w:w="7261" w:type="dxa"/>
            <w:tcPrChange w:id="3719" w:author="Admin" w:date="2015-07-08T14:30:00Z">
              <w:tcPr>
                <w:tcW w:w="7261" w:type="dxa"/>
                <w:gridSpan w:val="2"/>
              </w:tcPr>
            </w:tcPrChange>
          </w:tcPr>
          <w:p w14:paraId="5E1B934F" w14:textId="77777777" w:rsidR="006A1F2A" w:rsidRDefault="006A1F2A">
            <w:pPr>
              <w:spacing w:line="360" w:lineRule="auto"/>
              <w:rPr>
                <w:ins w:id="3720" w:author="Admin" w:date="2015-07-08T13:36:00Z"/>
              </w:rPr>
              <w:pPrChange w:id="3721" w:author="Admin" w:date="2015-07-08T13:36:00Z">
                <w:pPr/>
              </w:pPrChange>
            </w:pPr>
          </w:p>
        </w:tc>
      </w:tr>
      <w:tr w:rsidR="006A1F2A" w14:paraId="5F325F57" w14:textId="77777777" w:rsidTr="00476D9D">
        <w:trPr>
          <w:ins w:id="3722" w:author="Admin" w:date="2015-07-08T13:36:00Z"/>
        </w:trPr>
        <w:tc>
          <w:tcPr>
            <w:tcW w:w="1951" w:type="dxa"/>
            <w:tcPrChange w:id="3723" w:author="Admin" w:date="2015-07-08T14:30:00Z">
              <w:tcPr>
                <w:tcW w:w="1951" w:type="dxa"/>
              </w:tcPr>
            </w:tcPrChange>
          </w:tcPr>
          <w:p w14:paraId="0CD6733C" w14:textId="77777777" w:rsidR="006A1F2A" w:rsidRPr="001471E5" w:rsidRDefault="006A1F2A">
            <w:pPr>
              <w:spacing w:line="360" w:lineRule="auto"/>
              <w:rPr>
                <w:ins w:id="3724" w:author="Admin" w:date="2015-07-08T13:36:00Z"/>
              </w:rPr>
              <w:pPrChange w:id="3725" w:author="Admin" w:date="2015-07-08T13:36:00Z">
                <w:pPr/>
              </w:pPrChange>
            </w:pPr>
            <w:ins w:id="3726" w:author="Admin" w:date="2015-07-08T13:36:00Z">
              <w:r w:rsidRPr="001471E5">
                <w:t>Prolog</w:t>
              </w:r>
            </w:ins>
          </w:p>
        </w:tc>
        <w:tc>
          <w:tcPr>
            <w:tcW w:w="7261" w:type="dxa"/>
            <w:tcPrChange w:id="3727" w:author="Admin" w:date="2015-07-08T14:30:00Z">
              <w:tcPr>
                <w:tcW w:w="7261" w:type="dxa"/>
                <w:gridSpan w:val="2"/>
              </w:tcPr>
            </w:tcPrChange>
          </w:tcPr>
          <w:p w14:paraId="1A0F7CC5" w14:textId="77777777" w:rsidR="006A1F2A" w:rsidRDefault="006A1F2A">
            <w:pPr>
              <w:spacing w:line="360" w:lineRule="auto"/>
              <w:rPr>
                <w:ins w:id="3728" w:author="Admin" w:date="2015-07-08T13:36:00Z"/>
              </w:rPr>
              <w:pPrChange w:id="3729" w:author="Admin" w:date="2015-07-08T13:36:00Z">
                <w:pPr/>
              </w:pPrChange>
            </w:pPr>
          </w:p>
        </w:tc>
      </w:tr>
      <w:tr w:rsidR="006A1F2A" w14:paraId="69CC23FC" w14:textId="77777777" w:rsidTr="00476D9D">
        <w:trPr>
          <w:ins w:id="3730" w:author="Admin" w:date="2015-07-08T13:36:00Z"/>
        </w:trPr>
        <w:tc>
          <w:tcPr>
            <w:tcW w:w="1951" w:type="dxa"/>
            <w:tcPrChange w:id="3731" w:author="Admin" w:date="2015-07-08T14:30:00Z">
              <w:tcPr>
                <w:tcW w:w="4606" w:type="dxa"/>
                <w:gridSpan w:val="2"/>
              </w:tcPr>
            </w:tcPrChange>
          </w:tcPr>
          <w:p w14:paraId="2A807B47" w14:textId="77777777" w:rsidR="006A1F2A" w:rsidRDefault="006A1F2A">
            <w:pPr>
              <w:spacing w:line="360" w:lineRule="auto"/>
              <w:rPr>
                <w:ins w:id="3732" w:author="Admin" w:date="2015-07-08T13:36:00Z"/>
              </w:rPr>
              <w:pPrChange w:id="3733" w:author="Admin" w:date="2015-07-08T13:36:00Z">
                <w:pPr/>
              </w:pPrChange>
            </w:pPr>
            <w:ins w:id="3734" w:author="Admin" w:date="2015-07-08T13:36:00Z">
              <w:r w:rsidRPr="001471E5">
                <w:t>Python</w:t>
              </w:r>
            </w:ins>
          </w:p>
        </w:tc>
        <w:tc>
          <w:tcPr>
            <w:tcW w:w="7261" w:type="dxa"/>
            <w:tcPrChange w:id="3735" w:author="Admin" w:date="2015-07-08T14:30:00Z">
              <w:tcPr>
                <w:tcW w:w="4606" w:type="dxa"/>
              </w:tcPr>
            </w:tcPrChange>
          </w:tcPr>
          <w:p w14:paraId="1E061123" w14:textId="77777777" w:rsidR="006A1F2A" w:rsidRDefault="006A1F2A">
            <w:pPr>
              <w:spacing w:line="360" w:lineRule="auto"/>
              <w:rPr>
                <w:ins w:id="3736" w:author="Admin" w:date="2015-07-08T13:36:00Z"/>
              </w:rPr>
              <w:pPrChange w:id="3737" w:author="Admin" w:date="2015-07-08T13:36:00Z">
                <w:pPr/>
              </w:pPrChange>
            </w:pPr>
          </w:p>
        </w:tc>
      </w:tr>
      <w:tr w:rsidR="006A1F2A" w14:paraId="33FF2C89" w14:textId="77777777" w:rsidTr="00476D9D">
        <w:trPr>
          <w:ins w:id="3738" w:author="Admin" w:date="2015-07-08T13:36:00Z"/>
        </w:trPr>
        <w:tc>
          <w:tcPr>
            <w:tcW w:w="1951" w:type="dxa"/>
            <w:tcPrChange w:id="3739" w:author="Admin" w:date="2015-07-08T14:30:00Z">
              <w:tcPr>
                <w:tcW w:w="1951" w:type="dxa"/>
              </w:tcPr>
            </w:tcPrChange>
          </w:tcPr>
          <w:p w14:paraId="578D6432" w14:textId="77777777" w:rsidR="006A1F2A" w:rsidRPr="001471E5" w:rsidRDefault="006A1F2A">
            <w:pPr>
              <w:spacing w:line="360" w:lineRule="auto"/>
              <w:rPr>
                <w:ins w:id="3740" w:author="Admin" w:date="2015-07-08T13:36:00Z"/>
              </w:rPr>
              <w:pPrChange w:id="3741" w:author="Admin" w:date="2015-07-08T13:36:00Z">
                <w:pPr/>
              </w:pPrChange>
            </w:pPr>
            <w:ins w:id="3742" w:author="Admin" w:date="2015-07-08T13:36:00Z">
              <w:r w:rsidRPr="001471E5">
                <w:t>Shadereffekte</w:t>
              </w:r>
            </w:ins>
          </w:p>
        </w:tc>
        <w:tc>
          <w:tcPr>
            <w:tcW w:w="7261" w:type="dxa"/>
            <w:tcPrChange w:id="3743" w:author="Admin" w:date="2015-07-08T14:30:00Z">
              <w:tcPr>
                <w:tcW w:w="7261" w:type="dxa"/>
                <w:gridSpan w:val="2"/>
              </w:tcPr>
            </w:tcPrChange>
          </w:tcPr>
          <w:p w14:paraId="6649B059" w14:textId="77777777" w:rsidR="006A1F2A" w:rsidRDefault="006A1F2A">
            <w:pPr>
              <w:spacing w:line="360" w:lineRule="auto"/>
              <w:rPr>
                <w:ins w:id="3744" w:author="Admin" w:date="2015-07-08T13:36:00Z"/>
              </w:rPr>
              <w:pPrChange w:id="3745" w:author="Admin" w:date="2015-07-08T13:36:00Z">
                <w:pPr/>
              </w:pPrChange>
            </w:pPr>
          </w:p>
        </w:tc>
      </w:tr>
      <w:tr w:rsidR="006A1F2A" w14:paraId="5FBEEDEA" w14:textId="77777777" w:rsidTr="00476D9D">
        <w:trPr>
          <w:ins w:id="3746" w:author="Admin" w:date="2015-07-08T13:36:00Z"/>
        </w:trPr>
        <w:tc>
          <w:tcPr>
            <w:tcW w:w="1951" w:type="dxa"/>
            <w:tcPrChange w:id="3747" w:author="Admin" w:date="2015-07-08T14:30:00Z">
              <w:tcPr>
                <w:tcW w:w="1951" w:type="dxa"/>
              </w:tcPr>
            </w:tcPrChange>
          </w:tcPr>
          <w:p w14:paraId="5F5C5451" w14:textId="77777777" w:rsidR="006A1F2A" w:rsidRPr="001471E5" w:rsidRDefault="006A1F2A">
            <w:pPr>
              <w:spacing w:line="360" w:lineRule="auto"/>
              <w:rPr>
                <w:ins w:id="3748" w:author="Admin" w:date="2015-07-08T13:36:00Z"/>
              </w:rPr>
              <w:pPrChange w:id="3749" w:author="Admin" w:date="2015-07-08T13:36:00Z">
                <w:pPr/>
              </w:pPrChange>
            </w:pPr>
            <w:ins w:id="3750" w:author="Admin" w:date="2015-07-08T13:36:00Z">
              <w:r w:rsidRPr="001471E5">
                <w:t>Skript(sprache)</w:t>
              </w:r>
            </w:ins>
          </w:p>
        </w:tc>
        <w:tc>
          <w:tcPr>
            <w:tcW w:w="7261" w:type="dxa"/>
            <w:tcPrChange w:id="3751" w:author="Admin" w:date="2015-07-08T14:30:00Z">
              <w:tcPr>
                <w:tcW w:w="7261" w:type="dxa"/>
                <w:gridSpan w:val="2"/>
              </w:tcPr>
            </w:tcPrChange>
          </w:tcPr>
          <w:p w14:paraId="741B8B61" w14:textId="77777777" w:rsidR="006A1F2A" w:rsidRDefault="006A1F2A">
            <w:pPr>
              <w:spacing w:line="360" w:lineRule="auto"/>
              <w:rPr>
                <w:ins w:id="3752" w:author="Admin" w:date="2015-07-08T13:36:00Z"/>
              </w:rPr>
              <w:pPrChange w:id="3753" w:author="Admin" w:date="2015-07-08T13:36:00Z">
                <w:pPr/>
              </w:pPrChange>
            </w:pPr>
          </w:p>
        </w:tc>
      </w:tr>
      <w:tr w:rsidR="006A1F2A" w14:paraId="13632FEC" w14:textId="77777777" w:rsidTr="00476D9D">
        <w:trPr>
          <w:ins w:id="3754" w:author="Admin" w:date="2015-07-08T13:36:00Z"/>
        </w:trPr>
        <w:tc>
          <w:tcPr>
            <w:tcW w:w="1951" w:type="dxa"/>
            <w:tcPrChange w:id="3755" w:author="Admin" w:date="2015-07-08T14:30:00Z">
              <w:tcPr>
                <w:tcW w:w="1951" w:type="dxa"/>
              </w:tcPr>
            </w:tcPrChange>
          </w:tcPr>
          <w:p w14:paraId="3ABA1694" w14:textId="77777777" w:rsidR="006A1F2A" w:rsidRPr="001471E5" w:rsidRDefault="006A1F2A">
            <w:pPr>
              <w:spacing w:line="360" w:lineRule="auto"/>
              <w:rPr>
                <w:ins w:id="3756" w:author="Admin" w:date="2015-07-08T13:36:00Z"/>
              </w:rPr>
              <w:pPrChange w:id="3757" w:author="Admin" w:date="2015-07-08T13:36:00Z">
                <w:pPr/>
              </w:pPrChange>
            </w:pPr>
            <w:ins w:id="3758" w:author="Admin" w:date="2015-07-08T13:36:00Z">
              <w:r w:rsidRPr="001471E5">
                <w:t>UDP/IP</w:t>
              </w:r>
            </w:ins>
          </w:p>
        </w:tc>
        <w:tc>
          <w:tcPr>
            <w:tcW w:w="7261" w:type="dxa"/>
            <w:tcPrChange w:id="3759" w:author="Admin" w:date="2015-07-08T14:30:00Z">
              <w:tcPr>
                <w:tcW w:w="7261" w:type="dxa"/>
                <w:gridSpan w:val="2"/>
              </w:tcPr>
            </w:tcPrChange>
          </w:tcPr>
          <w:p w14:paraId="10010D2D" w14:textId="77777777" w:rsidR="006A1F2A" w:rsidRDefault="006A1F2A">
            <w:pPr>
              <w:spacing w:line="360" w:lineRule="auto"/>
              <w:rPr>
                <w:ins w:id="3760" w:author="Admin" w:date="2015-07-08T13:36:00Z"/>
              </w:rPr>
              <w:pPrChange w:id="3761" w:author="Admin" w:date="2015-07-08T13:36:00Z">
                <w:pPr/>
              </w:pPrChange>
            </w:pPr>
          </w:p>
        </w:tc>
      </w:tr>
      <w:tr w:rsidR="006A1F2A" w14:paraId="40C03782" w14:textId="77777777" w:rsidTr="00476D9D">
        <w:trPr>
          <w:ins w:id="3762" w:author="Admin" w:date="2015-07-08T13:36:00Z"/>
        </w:trPr>
        <w:tc>
          <w:tcPr>
            <w:tcW w:w="1951" w:type="dxa"/>
            <w:tcPrChange w:id="3763" w:author="Admin" w:date="2015-07-08T14:30:00Z">
              <w:tcPr>
                <w:tcW w:w="1951" w:type="dxa"/>
              </w:tcPr>
            </w:tcPrChange>
          </w:tcPr>
          <w:p w14:paraId="5F322987" w14:textId="77777777" w:rsidR="006A1F2A" w:rsidRPr="001471E5" w:rsidRDefault="006A1F2A">
            <w:pPr>
              <w:spacing w:line="360" w:lineRule="auto"/>
              <w:rPr>
                <w:ins w:id="3764" w:author="Admin" w:date="2015-07-08T13:36:00Z"/>
              </w:rPr>
              <w:pPrChange w:id="3765" w:author="Admin" w:date="2015-07-08T13:36:00Z">
                <w:pPr/>
              </w:pPrChange>
            </w:pPr>
            <w:ins w:id="3766" w:author="Admin" w:date="2015-07-08T13:36:00Z">
              <w:r w:rsidRPr="001471E5">
                <w:t>XML</w:t>
              </w:r>
            </w:ins>
          </w:p>
        </w:tc>
        <w:tc>
          <w:tcPr>
            <w:tcW w:w="7261" w:type="dxa"/>
            <w:tcPrChange w:id="3767" w:author="Admin" w:date="2015-07-08T14:30:00Z">
              <w:tcPr>
                <w:tcW w:w="7261" w:type="dxa"/>
                <w:gridSpan w:val="2"/>
              </w:tcPr>
            </w:tcPrChange>
          </w:tcPr>
          <w:p w14:paraId="2270141C" w14:textId="77777777" w:rsidR="006A1F2A" w:rsidRDefault="006A1F2A">
            <w:pPr>
              <w:spacing w:line="360" w:lineRule="auto"/>
              <w:rPr>
                <w:ins w:id="3768" w:author="Admin" w:date="2015-07-08T13:36:00Z"/>
              </w:rPr>
              <w:pPrChange w:id="3769" w:author="Admin" w:date="2015-07-08T13:36:00Z">
                <w:pPr/>
              </w:pPrChange>
            </w:pPr>
          </w:p>
        </w:tc>
      </w:tr>
    </w:tbl>
    <w:p w14:paraId="1877F924" w14:textId="77777777" w:rsidR="005057C3" w:rsidRPr="005057C3" w:rsidRDefault="005057C3">
      <w:pPr>
        <w:rPr>
          <w:rPrChange w:id="3770" w:author="Admin" w:date="2015-07-07T14:06:00Z">
            <w:rPr>
              <w:lang w:val="fr-FR"/>
            </w:rPr>
          </w:rPrChange>
        </w:rPr>
        <w:pPrChange w:id="3771"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Admin" w:date="2015-07-06T13:16:00Z" w:initials="A">
    <w:p w14:paraId="268E30ED" w14:textId="77777777" w:rsidR="00383F24" w:rsidRDefault="00383F24">
      <w:pPr>
        <w:pStyle w:val="Kommentartext"/>
      </w:pPr>
      <w:r>
        <w:rPr>
          <w:rStyle w:val="Kommentarzeichen"/>
        </w:rPr>
        <w:annotationRef/>
      </w:r>
      <w:r>
        <w:t>Würde ich hier vermutlich raus lassen</w:t>
      </w:r>
    </w:p>
  </w:comment>
  <w:comment w:id="1413" w:author="Admin" w:date="2015-07-08T11:06:00Z" w:initials="A">
    <w:p w14:paraId="193E0BD8" w14:textId="01955273" w:rsidR="00383F24" w:rsidRDefault="00383F24">
      <w:pPr>
        <w:pStyle w:val="Kommentartext"/>
      </w:pPr>
      <w:r>
        <w:rPr>
          <w:rStyle w:val="Kommentarzeichen"/>
        </w:rPr>
        <w:annotationRef/>
      </w:r>
      <w:r>
        <w:t>Quelle</w:t>
      </w:r>
    </w:p>
  </w:comment>
  <w:comment w:id="1414" w:author="Admin" w:date="2015-07-08T11:06:00Z" w:initials="A">
    <w:p w14:paraId="27ED9E00" w14:textId="7C59B9E9" w:rsidR="00383F24" w:rsidRDefault="00383F24">
      <w:pPr>
        <w:pStyle w:val="Kommentartext"/>
      </w:pPr>
      <w:r>
        <w:rPr>
          <w:rStyle w:val="Kommentarzeichen"/>
        </w:rPr>
        <w:annotationRef/>
      </w:r>
      <w:r>
        <w:t>Quelle</w:t>
      </w:r>
    </w:p>
  </w:comment>
  <w:comment w:id="1425" w:author="Admin" w:date="2015-07-08T11:23:00Z" w:initials="A">
    <w:p w14:paraId="4F8A26DB" w14:textId="0D4A935A" w:rsidR="00383F24" w:rsidRDefault="00383F24">
      <w:pPr>
        <w:pStyle w:val="Kommentartext"/>
      </w:pPr>
      <w:r>
        <w:rPr>
          <w:rStyle w:val="Kommentarzeichen"/>
        </w:rPr>
        <w:annotationRef/>
      </w:r>
      <w:r>
        <w:t>Quelle</w:t>
      </w:r>
    </w:p>
  </w:comment>
  <w:comment w:id="1556" w:author="Admin" w:date="2015-07-06T13:44:00Z" w:initials="A">
    <w:p w14:paraId="05CD271F" w14:textId="7799719B" w:rsidR="00383F24" w:rsidRDefault="00383F24">
      <w:pPr>
        <w:pStyle w:val="Kommentartext"/>
      </w:pPr>
      <w:r>
        <w:rPr>
          <w:rStyle w:val="Kommentarzeichen"/>
        </w:rPr>
        <w:annotationRef/>
      </w:r>
      <w:r>
        <w:t>-Etwas zum Ursprung luas</w:t>
      </w:r>
      <w:r>
        <w:br/>
        <w:t>-Lizenz (MIT)</w:t>
      </w:r>
    </w:p>
    <w:p w14:paraId="54A83B4C" w14:textId="3DA7FD8D" w:rsidR="00383F24" w:rsidRDefault="00383F24">
      <w:pPr>
        <w:pStyle w:val="Kommentartext"/>
      </w:pPr>
      <w:r>
        <w:t>-sehr klein</w:t>
      </w:r>
    </w:p>
  </w:comment>
  <w:comment w:id="1620" w:author="Admin" w:date="2015-07-06T14:01:00Z" w:initials="A">
    <w:p w14:paraId="2338AF66" w14:textId="0C42976E" w:rsidR="00383F24" w:rsidRDefault="00383F24">
      <w:pPr>
        <w:pStyle w:val="Kommentartext"/>
      </w:pPr>
      <w:r>
        <w:t xml:space="preserve">In Klammer evtl. </w:t>
      </w:r>
      <w:r>
        <w:rPr>
          <w:rStyle w:val="Kommentarzeichen"/>
        </w:rPr>
        <w:annotationRef/>
      </w:r>
      <w:r>
        <w:t>(Betreuer Herr Fahr)?</w:t>
      </w:r>
    </w:p>
  </w:comment>
  <w:comment w:id="1623" w:author="Admin" w:date="2015-07-06T14:02:00Z" w:initials="A">
    <w:p w14:paraId="5B3ABF46" w14:textId="37220125" w:rsidR="00383F24" w:rsidRDefault="00383F24">
      <w:pPr>
        <w:pStyle w:val="Kommentartext"/>
      </w:pPr>
      <w:r>
        <w:rPr>
          <w:rStyle w:val="Kommentarzeichen"/>
        </w:rPr>
        <w:annotationRef/>
      </w:r>
      <w:r>
        <w:t>Diagramm?</w:t>
      </w:r>
    </w:p>
  </w:comment>
  <w:comment w:id="1624" w:author="Michael K." w:date="2015-07-06T22:03:00Z" w:initials="MK">
    <w:p w14:paraId="4FFD4CC6" w14:textId="6D170C16" w:rsidR="00383F24" w:rsidRDefault="00383F24">
      <w:pPr>
        <w:pStyle w:val="Kommentartext"/>
      </w:pPr>
      <w:r>
        <w:rPr>
          <w:rStyle w:val="Kommentarzeichen"/>
        </w:rPr>
        <w:annotationRef/>
      </w:r>
      <w:r>
        <w:t>Excel Meilenstein bisschen erweitern wird’s auch tun?</w:t>
      </w:r>
    </w:p>
  </w:comment>
  <w:comment w:id="1625" w:author="Admin" w:date="2015-07-07T10:38:00Z" w:initials="A">
    <w:p w14:paraId="66D14B68" w14:textId="60DF58D8" w:rsidR="00383F24" w:rsidRDefault="00383F24">
      <w:pPr>
        <w:pStyle w:val="Kommentartext"/>
      </w:pPr>
      <w:r>
        <w:rPr>
          <w:rStyle w:val="Kommentarzeichen"/>
        </w:rPr>
        <w:annotationRef/>
      </w:r>
      <w:r>
        <w:t>Ja so was</w:t>
      </w:r>
    </w:p>
  </w:comment>
  <w:comment w:id="1641" w:author="Admin" w:date="2015-07-06T14:03:00Z" w:initials="A">
    <w:p w14:paraId="0774F42E" w14:textId="08164C8F" w:rsidR="00383F24" w:rsidRDefault="00383F24">
      <w:pPr>
        <w:pStyle w:val="Kommentartext"/>
      </w:pPr>
      <w:r>
        <w:rPr>
          <w:rStyle w:val="Kommentarzeichen"/>
        </w:rPr>
        <w:annotationRef/>
      </w:r>
      <w:r>
        <w:t>Einheitliche Schreibweise !!!</w:t>
      </w:r>
    </w:p>
  </w:comment>
  <w:comment w:id="2720" w:author="Admin" w:date="2015-07-07T13:41:00Z" w:initials="A">
    <w:p w14:paraId="52559C8D" w14:textId="21A567E0" w:rsidR="00383F24" w:rsidRDefault="00383F24">
      <w:pPr>
        <w:pStyle w:val="Kommentartext"/>
      </w:pPr>
      <w:r>
        <w:rPr>
          <w:rStyle w:val="Kommentarzeichen"/>
        </w:rPr>
        <w:annotationRef/>
      </w:r>
      <w:r>
        <w:t>Quelle</w:t>
      </w:r>
    </w:p>
  </w:comment>
  <w:comment w:id="3169" w:author="Admin" w:date="2015-07-06T14:54:00Z" w:initials="A">
    <w:p w14:paraId="6AFAE70E" w14:textId="4044CE88" w:rsidR="00383F24" w:rsidRDefault="00383F24">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193E0BD8" w15:done="0"/>
  <w15:commentEx w15:paraId="27ED9E00" w15:done="0"/>
  <w15:commentEx w15:paraId="4F8A26DB" w15:done="0"/>
  <w15:commentEx w15:paraId="54A83B4C"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52559C8D"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BA823B" w14:textId="77777777" w:rsidR="00EE0FD8" w:rsidRDefault="00EE0FD8" w:rsidP="00081F4B">
      <w:pPr>
        <w:spacing w:line="240" w:lineRule="auto"/>
      </w:pPr>
      <w:r>
        <w:separator/>
      </w:r>
    </w:p>
  </w:endnote>
  <w:endnote w:type="continuationSeparator" w:id="0">
    <w:p w14:paraId="080AC0BA" w14:textId="77777777" w:rsidR="00EE0FD8" w:rsidRDefault="00EE0FD8"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383F24" w:rsidRDefault="00383F24">
        <w:pPr>
          <w:pStyle w:val="Fuzeile"/>
          <w:jc w:val="right"/>
        </w:pPr>
        <w:r>
          <w:fldChar w:fldCharType="begin"/>
        </w:r>
        <w:r>
          <w:instrText>PAGE   \* MERGEFORMAT</w:instrText>
        </w:r>
        <w:r>
          <w:fldChar w:fldCharType="separate"/>
        </w:r>
        <w:r w:rsidR="005E3B65">
          <w:rPr>
            <w:noProof/>
          </w:rPr>
          <w:t>36</w:t>
        </w:r>
        <w:r>
          <w:fldChar w:fldCharType="end"/>
        </w:r>
      </w:p>
    </w:sdtContent>
  </w:sdt>
  <w:p w14:paraId="04BA6742" w14:textId="77777777" w:rsidR="00383F24" w:rsidRDefault="00383F2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383F24" w:rsidRDefault="00383F24">
    <w:pPr>
      <w:pStyle w:val="Fuzeile"/>
      <w:jc w:val="right"/>
    </w:pPr>
  </w:p>
  <w:p w14:paraId="6043DAC7" w14:textId="77777777" w:rsidR="00383F24" w:rsidRDefault="00383F2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EndPr/>
    <w:sdtContent>
      <w:p w14:paraId="0CE1E659" w14:textId="77777777" w:rsidR="00383F24" w:rsidRDefault="00383F24">
        <w:pPr>
          <w:pStyle w:val="Fuzeile"/>
          <w:jc w:val="right"/>
        </w:pPr>
        <w:r>
          <w:fldChar w:fldCharType="begin"/>
        </w:r>
        <w:r>
          <w:instrText>PAGE   \* MERGEFORMAT</w:instrText>
        </w:r>
        <w:r>
          <w:fldChar w:fldCharType="separate"/>
        </w:r>
        <w:r w:rsidR="005E3B65">
          <w:rPr>
            <w:noProof/>
          </w:rPr>
          <w:t>I</w:t>
        </w:r>
        <w:r>
          <w:fldChar w:fldCharType="end"/>
        </w:r>
      </w:p>
    </w:sdtContent>
  </w:sdt>
  <w:p w14:paraId="514E9DF3" w14:textId="77777777" w:rsidR="00383F24" w:rsidRDefault="00383F24">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EndPr/>
    <w:sdtContent>
      <w:p w14:paraId="23834251" w14:textId="77777777" w:rsidR="00383F24" w:rsidRDefault="00383F24">
        <w:pPr>
          <w:pStyle w:val="Fuzeile"/>
          <w:jc w:val="right"/>
        </w:pPr>
        <w:r>
          <w:fldChar w:fldCharType="begin"/>
        </w:r>
        <w:r>
          <w:instrText>PAGE   \* MERGEFORMAT</w:instrText>
        </w:r>
        <w:r>
          <w:fldChar w:fldCharType="separate"/>
        </w:r>
        <w:r w:rsidR="005E3B65">
          <w:rPr>
            <w:noProof/>
          </w:rPr>
          <w:t>I</w:t>
        </w:r>
        <w:r>
          <w:fldChar w:fldCharType="end"/>
        </w:r>
      </w:p>
    </w:sdtContent>
  </w:sdt>
  <w:p w14:paraId="7D93E7FA" w14:textId="77777777" w:rsidR="00383F24" w:rsidRDefault="00383F2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A2761" w14:textId="77777777" w:rsidR="00EE0FD8" w:rsidRDefault="00EE0FD8" w:rsidP="00081F4B">
      <w:pPr>
        <w:spacing w:line="240" w:lineRule="auto"/>
      </w:pPr>
      <w:r>
        <w:separator/>
      </w:r>
    </w:p>
  </w:footnote>
  <w:footnote w:type="continuationSeparator" w:id="0">
    <w:p w14:paraId="6E0262A1" w14:textId="77777777" w:rsidR="00EE0FD8" w:rsidRDefault="00EE0FD8"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383F24" w:rsidRDefault="00383F24">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383F24" w:rsidRDefault="00383F24">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3A8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0FD8"/>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Kekeisen Michael" w:date="2015-07-08T08:55:00Z">
        <w:pPr>
          <w:keepNext/>
          <w:numPr>
            <w:numId w:val="16"/>
          </w:numPr>
          <w:tabs>
            <w:tab w:val="left" w:pos="426"/>
          </w:tabs>
          <w:spacing w:before="360" w:after="60" w:line="360" w:lineRule="auto"/>
          <w:ind w:right="113"/>
          <w:jc w:val="both"/>
          <w:outlineLvl w:val="0"/>
        </w:pPr>
      </w:pPrChange>
    </w:pPr>
    <w:rPr>
      <w:b/>
      <w:kern w:val="28"/>
      <w:sz w:val="32"/>
      <w:rPrChange w:id="0" w:author="Kekeisen Michael"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Michael K." w:date="2015-07-06T22:27:00Z">
        <w:pPr>
          <w:keepNext/>
          <w:numPr>
            <w:ilvl w:val="1"/>
            <w:numId w:val="16"/>
          </w:numPr>
          <w:tabs>
            <w:tab w:val="left" w:pos="567"/>
          </w:tabs>
          <w:spacing w:line="360" w:lineRule="auto"/>
          <w:ind w:left="142"/>
          <w:jc w:val="both"/>
          <w:outlineLvl w:val="1"/>
        </w:pPr>
      </w:pPrChange>
    </w:pPr>
    <w:rPr>
      <w:b/>
      <w:noProof/>
      <w:sz w:val="28"/>
      <w:rPrChange w:id="1" w:author="Michael K."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Michael K." w:date="2015-07-06T22:28:00Z">
        <w:pPr>
          <w:keepNext/>
          <w:numPr>
            <w:ilvl w:val="2"/>
            <w:numId w:val="16"/>
          </w:numPr>
          <w:tabs>
            <w:tab w:val="num" w:pos="340"/>
            <w:tab w:val="left" w:pos="709"/>
          </w:tabs>
          <w:spacing w:before="240" w:after="60" w:line="360" w:lineRule="auto"/>
          <w:jc w:val="both"/>
          <w:outlineLvl w:val="2"/>
        </w:pPr>
      </w:pPrChange>
    </w:pPr>
    <w:rPr>
      <w:b/>
      <w:rPrChange w:id="2" w:author="Michael K."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8</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9</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11</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6</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10</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7</b:RefOrder>
  </b:Source>
  <b:Source>
    <b:Tag>Kri05</b:Tag>
    <b:SourceType>Report</b:SourceType>
    <b:Guid>{E0916D88-F768-4F05-819C-EF0F98D28A1F}</b:Guid>
    <b:Author>
      <b:Author>
        <b:Corporate>Kriesel, D.</b:Corporate>
      </b:Author>
    </b:Author>
    <b:Title>Ein kleiner Überblick über Neuronale Netze</b:Title>
    <b:Year>2005</b:Year>
    <b:City>Bonn</b:City>
    <b:RefOrder>12</b:RefOrder>
  </b:Source>
</b:Sources>
</file>

<file path=customXml/itemProps1.xml><?xml version="1.0" encoding="utf-8"?>
<ds:datastoreItem xmlns:ds="http://schemas.openxmlformats.org/officeDocument/2006/customXml" ds:itemID="{03DA4342-359D-4A95-BA0B-E8BB19EE6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11038</Words>
  <Characters>69544</Characters>
  <Application>Microsoft Office Word</Application>
  <DocSecurity>0</DocSecurity>
  <Lines>579</Lines>
  <Paragraphs>160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80422</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864</cp:revision>
  <cp:lastPrinted>2014-08-27T20:09:00Z</cp:lastPrinted>
  <dcterms:created xsi:type="dcterms:W3CDTF">2014-07-28T08:46:00Z</dcterms:created>
  <dcterms:modified xsi:type="dcterms:W3CDTF">2015-07-08T14:35:00Z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