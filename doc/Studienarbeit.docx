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6A1F2A">
      <w:pPr>
        <w:pStyle w:val="berschrift1"/>
        <w:numPr>
          <w:ilvl w:val="0"/>
          <w:numId w:val="0"/>
        </w:numPr>
        <w:rPr>
          <w:del w:id="3" w:author="Maximilian Schmitz" w:date="2015-06-05T06:21:00Z"/>
        </w:rPr>
        <w:pPrChange w:id="4" w:author="Admin" w:date="2015-07-08T13:36:00Z">
          <w:pPr>
            <w:pStyle w:val="berschrift1"/>
            <w:numPr>
              <w:numId w:val="0"/>
            </w:numPr>
          </w:pPr>
        </w:pPrChange>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rsidP="006A1F2A">
            <w:pPr>
              <w:pStyle w:val="Textkrper"/>
              <w:jc w:val="center"/>
              <w:rPr>
                <w:sz w:val="28"/>
              </w:rPr>
              <w:pPrChange w:id="5" w:author="Admin" w:date="2015-07-08T13:36:00Z">
                <w:pPr>
                  <w:pStyle w:val="Textkrper"/>
                  <w:jc w:val="center"/>
                </w:pPr>
              </w:pPrChange>
            </w:pPr>
            <w:r w:rsidRPr="00317701">
              <w:rPr>
                <w:b w:val="0"/>
                <w:sz w:val="28"/>
              </w:rPr>
              <w:t>Unreal Cup</w:t>
            </w:r>
          </w:p>
          <w:p w14:paraId="7832F5B8" w14:textId="77777777" w:rsidR="00317701" w:rsidRDefault="00317701" w:rsidP="006A1F2A">
            <w:pPr>
              <w:pStyle w:val="Kopfzeile"/>
              <w:tabs>
                <w:tab w:val="clear" w:pos="4536"/>
                <w:tab w:val="clear" w:pos="9072"/>
              </w:tabs>
              <w:pPrChange w:id="6" w:author="Admin" w:date="2015-07-08T13:36:00Z">
                <w:pPr>
                  <w:pStyle w:val="Kopfzeile"/>
                  <w:tabs>
                    <w:tab w:val="clear" w:pos="4536"/>
                    <w:tab w:val="clear" w:pos="9072"/>
                  </w:tabs>
                </w:pPr>
              </w:pPrChange>
            </w:pPr>
          </w:p>
          <w:p w14:paraId="560991CC" w14:textId="77777777" w:rsidR="00290785" w:rsidRDefault="00290785" w:rsidP="006A1F2A">
            <w:pPr>
              <w:pStyle w:val="Kopfzeile"/>
              <w:pPrChange w:id="7" w:author="Admin" w:date="2015-07-08T13:36:00Z">
                <w:pPr>
                  <w:pStyle w:val="Kopfzeile"/>
                </w:pPr>
              </w:pPrChange>
            </w:pPr>
          </w:p>
          <w:p w14:paraId="482B25FC" w14:textId="77777777" w:rsidR="00317701" w:rsidRDefault="00317701" w:rsidP="006A1F2A">
            <w:pPr>
              <w:jc w:val="center"/>
              <w:rPr>
                <w:rFonts w:cs="Arial"/>
                <w:b/>
                <w:snapToGrid w:val="0"/>
              </w:rPr>
              <w:pPrChange w:id="8" w:author="Admin" w:date="2015-07-08T13:36:00Z">
                <w:pPr>
                  <w:jc w:val="center"/>
                </w:pPr>
              </w:pPrChange>
            </w:pPr>
            <w:r>
              <w:rPr>
                <w:b/>
              </w:rPr>
              <w:t>STUDIENARBEIT</w:t>
            </w:r>
          </w:p>
          <w:p w14:paraId="3A5D1D72" w14:textId="77777777" w:rsidR="00317701" w:rsidRPr="004B057D" w:rsidRDefault="00317701" w:rsidP="006A1F2A">
            <w:pPr>
              <w:pPrChange w:id="9" w:author="Admin" w:date="2015-07-08T13:36:00Z">
                <w:pPr/>
              </w:pPrChange>
            </w:pPr>
            <w:r>
              <w:t xml:space="preserve"> </w:t>
            </w:r>
          </w:p>
          <w:p w14:paraId="213F83A5" w14:textId="77777777" w:rsidR="00317701" w:rsidRPr="004B057D" w:rsidRDefault="00317701" w:rsidP="006A1F2A">
            <w:pPr>
              <w:pPrChange w:id="10" w:author="Admin" w:date="2015-07-08T13:36:00Z">
                <w:pPr/>
              </w:pPrChange>
            </w:pPr>
          </w:p>
          <w:p w14:paraId="1CAA13A1" w14:textId="77777777" w:rsidR="00317701" w:rsidRDefault="00317701" w:rsidP="006A1F2A">
            <w:pPr>
              <w:jc w:val="center"/>
              <w:pPrChange w:id="11" w:author="Admin" w:date="2015-07-08T13:36:00Z">
                <w:pPr>
                  <w:jc w:val="center"/>
                </w:pPr>
              </w:pPrChange>
            </w:pPr>
            <w:r>
              <w:t xml:space="preserve">im Studiengang </w:t>
            </w:r>
            <w:r w:rsidRPr="00317701">
              <w:t>Informationstechnik</w:t>
            </w:r>
          </w:p>
          <w:p w14:paraId="43BFD44A" w14:textId="77777777" w:rsidR="00317701" w:rsidRDefault="00317701" w:rsidP="006A1F2A">
            <w:pPr>
              <w:jc w:val="center"/>
              <w:pPrChange w:id="12" w:author="Admin" w:date="2015-07-08T13:36:00Z">
                <w:pPr>
                  <w:jc w:val="center"/>
                </w:pPr>
              </w:pPrChange>
            </w:pPr>
          </w:p>
          <w:p w14:paraId="313FFBB1" w14:textId="77777777" w:rsidR="00317701" w:rsidRDefault="00317701" w:rsidP="006A1F2A">
            <w:pPr>
              <w:jc w:val="center"/>
              <w:pPrChange w:id="13" w:author="Admin" w:date="2015-07-08T13:36:00Z">
                <w:pPr>
                  <w:jc w:val="center"/>
                </w:pPr>
              </w:pPrChange>
            </w:pPr>
            <w:r>
              <w:t>an der DHBW Ravensburg</w:t>
            </w:r>
          </w:p>
          <w:p w14:paraId="7EA782D9" w14:textId="77777777" w:rsidR="00317701" w:rsidRDefault="00317701" w:rsidP="006A1F2A">
            <w:pPr>
              <w:jc w:val="center"/>
              <w:pPrChange w:id="14" w:author="Admin" w:date="2015-07-08T13:36:00Z">
                <w:pPr>
                  <w:jc w:val="center"/>
                </w:pPr>
              </w:pPrChange>
            </w:pPr>
            <w:r>
              <w:t>Campus Friedrichshafen</w:t>
            </w:r>
          </w:p>
          <w:p w14:paraId="7B53BEF5" w14:textId="77777777" w:rsidR="00317701" w:rsidRDefault="00317701" w:rsidP="006A1F2A">
            <w:pPr>
              <w:pPrChange w:id="15" w:author="Admin" w:date="2015-07-08T13:36:00Z">
                <w:pPr/>
              </w:pPrChange>
            </w:pPr>
          </w:p>
          <w:p w14:paraId="56D1AE38" w14:textId="77777777" w:rsidR="00317701" w:rsidRDefault="00317701" w:rsidP="006A1F2A">
            <w:pPr>
              <w:jc w:val="center"/>
              <w:pPrChange w:id="16" w:author="Admin" w:date="2015-07-08T13:36:00Z">
                <w:pPr>
                  <w:jc w:val="center"/>
                </w:pPr>
              </w:pPrChange>
            </w:pPr>
            <w:r>
              <w:t>von</w:t>
            </w:r>
          </w:p>
          <w:p w14:paraId="451585DE" w14:textId="77777777" w:rsidR="00317701" w:rsidRDefault="00317701" w:rsidP="006A1F2A">
            <w:pPr>
              <w:jc w:val="center"/>
              <w:pPrChange w:id="17" w:author="Admin" w:date="2015-07-08T13:36:00Z">
                <w:pPr>
                  <w:jc w:val="center"/>
                </w:pPr>
              </w:pPrChange>
            </w:pPr>
          </w:p>
          <w:p w14:paraId="65BD6239" w14:textId="77777777" w:rsidR="00317701" w:rsidRPr="00290785" w:rsidRDefault="002364F7" w:rsidP="006A1F2A">
            <w:pPr>
              <w:jc w:val="center"/>
              <w:pPrChange w:id="18" w:author="Admin" w:date="2015-07-08T13:36:00Z">
                <w:pPr>
                  <w:jc w:val="center"/>
                </w:pPr>
              </w:pPrChange>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A1F2A">
            <w:pPr>
              <w:jc w:val="center"/>
              <w:pPrChange w:id="19" w:author="Admin" w:date="2015-07-08T13:36:00Z">
                <w:pPr>
                  <w:jc w:val="center"/>
                </w:pPr>
              </w:pPrChange>
            </w:pPr>
            <w:r w:rsidRPr="00290785">
              <w:t>Michael Möbius,</w:t>
            </w:r>
          </w:p>
          <w:p w14:paraId="7374285E" w14:textId="77777777" w:rsidR="00317701" w:rsidRPr="00290785" w:rsidRDefault="00317701" w:rsidP="006A1F2A">
            <w:pPr>
              <w:jc w:val="center"/>
              <w:pPrChange w:id="20" w:author="Admin" w:date="2015-07-08T13:36:00Z">
                <w:pPr>
                  <w:jc w:val="center"/>
                </w:pPr>
              </w:pPrChange>
            </w:pPr>
            <w:r w:rsidRPr="00290785">
              <w:t>Daniel Rapp,</w:t>
            </w:r>
          </w:p>
          <w:p w14:paraId="4A3D9D27" w14:textId="77777777" w:rsidR="00317701" w:rsidRPr="00290785" w:rsidRDefault="00317701" w:rsidP="006A1F2A">
            <w:pPr>
              <w:jc w:val="center"/>
              <w:pPrChange w:id="21" w:author="Admin" w:date="2015-07-08T13:36:00Z">
                <w:pPr>
                  <w:jc w:val="center"/>
                </w:pPr>
              </w:pPrChange>
            </w:pPr>
            <w:r w:rsidRPr="00290785">
              <w:t>Maximilian Schmitz</w:t>
            </w:r>
          </w:p>
          <w:p w14:paraId="38C2B683" w14:textId="77777777" w:rsidR="00317701" w:rsidRDefault="00317701" w:rsidP="006A1F2A">
            <w:pPr>
              <w:pPrChange w:id="22" w:author="Admin" w:date="2015-07-08T13:36:00Z">
                <w:pPr/>
              </w:pPrChange>
            </w:pPr>
          </w:p>
          <w:p w14:paraId="20E09529" w14:textId="77777777" w:rsidR="00317701" w:rsidRPr="00B50FE7" w:rsidRDefault="00317701" w:rsidP="006A1F2A">
            <w:pPr>
              <w:jc w:val="center"/>
              <w:rPr>
                <w:rPrChange w:id="23" w:author="Maximilian Schmitz" w:date="2015-01-08T20:23:00Z">
                  <w:rPr>
                    <w:color w:val="FF0000"/>
                  </w:rPr>
                </w:rPrChange>
              </w:rPr>
              <w:pPrChange w:id="24" w:author="Admin" w:date="2015-07-08T13:36:00Z">
                <w:pPr>
                  <w:jc w:val="center"/>
                </w:pPr>
              </w:pPrChange>
            </w:pPr>
            <w:del w:id="25" w:author="Maximilian Schmitz" w:date="2015-01-08T20:23:00Z">
              <w:r w:rsidRPr="00B50FE7" w:rsidDel="00B50FE7">
                <w:rPr>
                  <w:rPrChange w:id="26" w:author="Maximilian Schmitz" w:date="2015-01-08T20:23:00Z">
                    <w:rPr>
                      <w:color w:val="FF0000"/>
                    </w:rPr>
                  </w:rPrChange>
                </w:rPr>
                <w:delText>Abgabedatum</w:delText>
              </w:r>
            </w:del>
            <w:ins w:id="27" w:author="Maximilian Schmitz" w:date="2015-01-08T20:23:00Z">
              <w:del w:id="28" w:author="Admin" w:date="2015-07-06T13:09:00Z">
                <w:r w:rsidR="00B50FE7" w:rsidRPr="00B50FE7" w:rsidDel="001E1044">
                  <w:rPr>
                    <w:rPrChange w:id="29" w:author="Maximilian Schmitz" w:date="2015-01-08T20:23:00Z">
                      <w:rPr>
                        <w:color w:val="FF0000"/>
                      </w:rPr>
                    </w:rPrChange>
                  </w:rPr>
                  <w:delText>0</w:delText>
                </w:r>
              </w:del>
            </w:ins>
            <w:ins w:id="30" w:author="Admin" w:date="2015-07-06T13:09:00Z">
              <w:r w:rsidR="001E1044">
                <w:t>10</w:t>
              </w:r>
            </w:ins>
            <w:ins w:id="31" w:author="Maximilian Schmitz" w:date="2015-01-08T20:23:00Z">
              <w:del w:id="32" w:author="Admin" w:date="2015-07-06T13:09:00Z">
                <w:r w:rsidR="00B50FE7" w:rsidRPr="00B50FE7" w:rsidDel="001E1044">
                  <w:rPr>
                    <w:rPrChange w:id="33" w:author="Maximilian Schmitz" w:date="2015-01-08T20:23:00Z">
                      <w:rPr>
                        <w:color w:val="FF0000"/>
                      </w:rPr>
                    </w:rPrChange>
                  </w:rPr>
                  <w:delText>9</w:delText>
                </w:r>
              </w:del>
              <w:r w:rsidR="00B50FE7" w:rsidRPr="00B50FE7">
                <w:rPr>
                  <w:rPrChange w:id="34" w:author="Maximilian Schmitz" w:date="2015-01-08T20:23:00Z">
                    <w:rPr>
                      <w:color w:val="FF0000"/>
                    </w:rPr>
                  </w:rPrChange>
                </w:rPr>
                <w:t>.0</w:t>
              </w:r>
            </w:ins>
            <w:ins w:id="35" w:author="Admin" w:date="2015-07-06T13:12:00Z">
              <w:r w:rsidR="001E1044">
                <w:t>7</w:t>
              </w:r>
            </w:ins>
            <w:ins w:id="36" w:author="Maximilian Schmitz" w:date="2015-01-08T20:23:00Z">
              <w:del w:id="37" w:author="Admin" w:date="2015-07-06T13:09:00Z">
                <w:r w:rsidR="00B50FE7" w:rsidRPr="00B50FE7" w:rsidDel="001E1044">
                  <w:rPr>
                    <w:rPrChange w:id="38" w:author="Maximilian Schmitz" w:date="2015-01-08T20:23:00Z">
                      <w:rPr>
                        <w:color w:val="FF0000"/>
                      </w:rPr>
                    </w:rPrChange>
                  </w:rPr>
                  <w:delText>1</w:delText>
                </w:r>
              </w:del>
              <w:r w:rsidR="00B50FE7" w:rsidRPr="00B50FE7">
                <w:rPr>
                  <w:rPrChange w:id="39" w:author="Maximilian Schmitz" w:date="2015-01-08T20:23:00Z">
                    <w:rPr>
                      <w:color w:val="FF0000"/>
                    </w:rPr>
                  </w:rPrChange>
                </w:rPr>
                <w:t>.2015</w:t>
              </w:r>
            </w:ins>
          </w:p>
          <w:p w14:paraId="62C70A01" w14:textId="77777777" w:rsidR="00317701" w:rsidRDefault="00317701" w:rsidP="006A1F2A">
            <w:pPr>
              <w:pPrChange w:id="40" w:author="Admin" w:date="2015-07-08T13:36:00Z">
                <w:pPr/>
              </w:pPrChange>
            </w:pPr>
          </w:p>
          <w:p w14:paraId="08D7A67A" w14:textId="77777777" w:rsidR="00317701" w:rsidRDefault="00317701" w:rsidP="006A1F2A">
            <w:pPr>
              <w:tabs>
                <w:tab w:val="left" w:pos="4820"/>
              </w:tabs>
              <w:ind w:left="268"/>
              <w:pPrChange w:id="41" w:author="Admin" w:date="2015-07-08T13:36:00Z">
                <w:pPr>
                  <w:tabs>
                    <w:tab w:val="left" w:pos="4820"/>
                  </w:tabs>
                  <w:ind w:left="268"/>
                </w:pPr>
              </w:pPrChange>
            </w:pPr>
            <w:r>
              <w:t>Bearbeitungszeitraum</w:t>
            </w:r>
            <w:r>
              <w:tab/>
            </w:r>
            <w:del w:id="42" w:author="Maximilian Schmitz" w:date="2015-01-08T20:25:00Z">
              <w:r w:rsidDel="001A7683">
                <w:delText>xx.xx</w:delText>
              </w:r>
            </w:del>
            <w:ins w:id="43" w:author="Maximilian Schmitz" w:date="2015-01-08T20:25:00Z">
              <w:r w:rsidR="001A7683">
                <w:t>13.10</w:t>
              </w:r>
            </w:ins>
            <w:r>
              <w:t xml:space="preserve">.2014 – </w:t>
            </w:r>
            <w:ins w:id="44" w:author="Admin" w:date="2015-07-06T13:09:00Z">
              <w:r w:rsidR="001E1044">
                <w:t>10</w:t>
              </w:r>
            </w:ins>
            <w:ins w:id="45" w:author="Daene" w:date="2015-01-08T17:08:00Z">
              <w:del w:id="46" w:author="Admin" w:date="2015-07-06T13:09:00Z">
                <w:r w:rsidR="004B0411" w:rsidDel="001E1044">
                  <w:delText>09</w:delText>
                </w:r>
              </w:del>
            </w:ins>
            <w:del w:id="47" w:author="Daene" w:date="2015-01-08T17:08:00Z">
              <w:r w:rsidDel="004B0411">
                <w:delText>yy</w:delText>
              </w:r>
            </w:del>
            <w:r>
              <w:t>.</w:t>
            </w:r>
            <w:ins w:id="48" w:author="Daene" w:date="2015-01-08T17:08:00Z">
              <w:r w:rsidR="004B0411">
                <w:t>0</w:t>
              </w:r>
            </w:ins>
            <w:ins w:id="49" w:author="Admin" w:date="2015-07-06T13:09:00Z">
              <w:r w:rsidR="001E1044">
                <w:t>7</w:t>
              </w:r>
            </w:ins>
            <w:ins w:id="50" w:author="Daene" w:date="2015-01-08T17:08:00Z">
              <w:del w:id="51" w:author="Admin" w:date="2015-07-06T13:09:00Z">
                <w:r w:rsidR="004B0411" w:rsidDel="001E1044">
                  <w:delText>1</w:delText>
                </w:r>
              </w:del>
            </w:ins>
            <w:del w:id="52" w:author="Daene" w:date="2015-01-08T17:08:00Z">
              <w:r w:rsidDel="004B0411">
                <w:delText>yy</w:delText>
              </w:r>
            </w:del>
            <w:r>
              <w:t>.2015</w:t>
            </w:r>
          </w:p>
          <w:p w14:paraId="541A4F31" w14:textId="77777777" w:rsidR="00317701" w:rsidRPr="004E76E5" w:rsidRDefault="00317701" w:rsidP="006A1F2A">
            <w:pPr>
              <w:tabs>
                <w:tab w:val="left" w:pos="4820"/>
              </w:tabs>
              <w:ind w:left="268"/>
              <w:rPr>
                <w:color w:val="FF0000"/>
              </w:rPr>
              <w:pPrChange w:id="53" w:author="Admin" w:date="2015-07-08T13:36:00Z">
                <w:pPr>
                  <w:tabs>
                    <w:tab w:val="left" w:pos="4820"/>
                  </w:tabs>
                  <w:ind w:left="268"/>
                </w:pPr>
              </w:pPrChange>
            </w:pPr>
            <w:r>
              <w:t>Matrikelnummer</w:t>
            </w:r>
            <w:r>
              <w:tab/>
            </w:r>
            <w:ins w:id="54" w:author="Maximilian Schmitz" w:date="2015-01-08T20:22:00Z">
              <w:r w:rsidR="000E1901">
                <w:rPr>
                  <w:rStyle w:val="5yl5"/>
                </w:rPr>
                <w:t>4468889</w:t>
              </w:r>
            </w:ins>
            <w:del w:id="55" w:author="Maximilian Schmitz" w:date="2015-01-08T20:22:00Z">
              <w:r w:rsidRPr="000E1901" w:rsidDel="000E1901">
                <w:rPr>
                  <w:rPrChange w:id="56" w:author="Maximilian Schmitz" w:date="2015-01-08T20:22:00Z">
                    <w:rPr>
                      <w:color w:val="FF0000"/>
                    </w:rPr>
                  </w:rPrChange>
                </w:rPr>
                <w:delText>Matrikelnummer Michael K,</w:delText>
              </w:r>
            </w:del>
            <w:ins w:id="57" w:author="Maximilian Schmitz" w:date="2015-01-08T20:22:00Z">
              <w:r w:rsidR="000E1901" w:rsidRPr="000E1901">
                <w:rPr>
                  <w:rPrChange w:id="58" w:author="Maximilian Schmitz" w:date="2015-01-08T20:22:00Z">
                    <w:rPr>
                      <w:color w:val="FF0000"/>
                    </w:rPr>
                  </w:rPrChange>
                </w:rPr>
                <w:t>,</w:t>
              </w:r>
            </w:ins>
          </w:p>
          <w:p w14:paraId="105CDF79" w14:textId="77777777" w:rsidR="00317701" w:rsidRPr="004E76E5" w:rsidRDefault="00317701" w:rsidP="006A1F2A">
            <w:pPr>
              <w:tabs>
                <w:tab w:val="left" w:pos="4820"/>
              </w:tabs>
              <w:ind w:left="268"/>
              <w:rPr>
                <w:color w:val="FF0000"/>
              </w:rPr>
              <w:pPrChange w:id="59" w:author="Admin" w:date="2015-07-08T13:36:00Z">
                <w:pPr>
                  <w:tabs>
                    <w:tab w:val="left" w:pos="4820"/>
                  </w:tabs>
                  <w:ind w:left="268"/>
                </w:pPr>
              </w:pPrChange>
            </w:pPr>
            <w:r w:rsidRPr="004E76E5">
              <w:rPr>
                <w:color w:val="FF0000"/>
              </w:rPr>
              <w:tab/>
            </w:r>
            <w:r w:rsidR="00620CB2" w:rsidRPr="00E46381">
              <w:t>2459628</w:t>
            </w:r>
            <w:r w:rsidRPr="00E46381">
              <w:t>,</w:t>
            </w:r>
            <w:r w:rsidR="00290785" w:rsidRPr="004E76E5">
              <w:rPr>
                <w:color w:val="FF0000"/>
              </w:rPr>
              <w:br/>
            </w:r>
            <w:r w:rsidRPr="004E76E5">
              <w:rPr>
                <w:color w:val="FF0000"/>
              </w:rPr>
              <w:tab/>
            </w:r>
            <w:ins w:id="60" w:author="Daene" w:date="2015-01-08T17:06:00Z">
              <w:r w:rsidR="000E24A9" w:rsidRPr="000E24A9">
                <w:rPr>
                  <w:rPrChange w:id="61" w:author="Daene" w:date="2015-01-08T17:07:00Z">
                    <w:rPr>
                      <w:color w:val="FF0000"/>
                    </w:rPr>
                  </w:rPrChange>
                </w:rPr>
                <w:t>6014276</w:t>
              </w:r>
            </w:ins>
            <w:ins w:id="62" w:author="Admin" w:date="2015-07-06T13:08:00Z">
              <w:r w:rsidR="001E1044">
                <w:t>,</w:t>
              </w:r>
            </w:ins>
            <w:del w:id="63" w:author="Daene" w:date="2015-01-08T17:06:00Z">
              <w:r w:rsidRPr="004E76E5" w:rsidDel="000E24A9">
                <w:rPr>
                  <w:color w:val="FF0000"/>
                </w:rPr>
                <w:delText>Matrikelnummer Daniel,</w:delText>
              </w:r>
            </w:del>
          </w:p>
          <w:p w14:paraId="55F5E22C" w14:textId="77777777" w:rsidR="00317701" w:rsidRDefault="00317701" w:rsidP="006A1F2A">
            <w:pPr>
              <w:tabs>
                <w:tab w:val="left" w:pos="4820"/>
              </w:tabs>
              <w:ind w:left="268"/>
              <w:pPrChange w:id="64" w:author="Admin" w:date="2015-07-08T13:36:00Z">
                <w:pPr>
                  <w:tabs>
                    <w:tab w:val="left" w:pos="4820"/>
                  </w:tabs>
                  <w:ind w:left="268"/>
                </w:pPr>
              </w:pPrChange>
            </w:pPr>
            <w:r>
              <w:tab/>
              <w:t>9322432</w:t>
            </w:r>
          </w:p>
          <w:p w14:paraId="54F29B2F" w14:textId="77777777" w:rsidR="00317701" w:rsidRDefault="00317701" w:rsidP="006A1F2A">
            <w:pPr>
              <w:tabs>
                <w:tab w:val="left" w:pos="4820"/>
              </w:tabs>
              <w:ind w:left="268"/>
              <w:pPrChange w:id="65" w:author="Admin" w:date="2015-07-08T13:36:00Z">
                <w:pPr>
                  <w:tabs>
                    <w:tab w:val="left" w:pos="4820"/>
                  </w:tabs>
                  <w:ind w:left="268"/>
                </w:pPr>
              </w:pPrChange>
            </w:pPr>
            <w:r>
              <w:tab/>
            </w:r>
          </w:p>
          <w:p w14:paraId="7A3834CF" w14:textId="77777777" w:rsidR="00317701" w:rsidRPr="00D463CC" w:rsidRDefault="00317701" w:rsidP="006A1F2A">
            <w:pPr>
              <w:tabs>
                <w:tab w:val="left" w:pos="4820"/>
              </w:tabs>
              <w:ind w:left="268"/>
              <w:rPr>
                <w:color w:val="FF0000"/>
              </w:rPr>
              <w:pPrChange w:id="66" w:author="Admin" w:date="2015-07-08T13:36:00Z">
                <w:pPr>
                  <w:tabs>
                    <w:tab w:val="left" w:pos="4820"/>
                  </w:tabs>
                  <w:ind w:left="268"/>
                </w:pPr>
              </w:pPrChange>
            </w:pPr>
            <w:r>
              <w:tab/>
            </w:r>
          </w:p>
          <w:p w14:paraId="594EE820" w14:textId="77777777" w:rsidR="00317701" w:rsidRDefault="00317701" w:rsidP="006A1F2A">
            <w:pPr>
              <w:tabs>
                <w:tab w:val="left" w:pos="4820"/>
              </w:tabs>
              <w:ind w:left="268"/>
              <w:pPrChange w:id="67" w:author="Admin" w:date="2015-07-08T13:36:00Z">
                <w:pPr>
                  <w:tabs>
                    <w:tab w:val="left" w:pos="4820"/>
                  </w:tabs>
                  <w:ind w:left="268"/>
                </w:pPr>
              </w:pPrChange>
            </w:pPr>
            <w:r>
              <w:t xml:space="preserve">Betreuer </w:t>
            </w:r>
            <w:r>
              <w:tab/>
            </w:r>
            <w:r w:rsidR="00E46381" w:rsidRPr="00E46381">
              <w:t>Prof. Erwin Fahr</w:t>
            </w:r>
          </w:p>
        </w:tc>
      </w:tr>
    </w:tbl>
    <w:p w14:paraId="0B4C9159" w14:textId="77777777" w:rsidR="00335395" w:rsidRDefault="00335395" w:rsidP="006A1F2A">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Change w:id="68" w:author="Admin" w:date="2015-07-08T13:36:00Z">
          <w:pPr/>
        </w:pPrChange>
      </w:pPr>
    </w:p>
    <w:p w14:paraId="1370C2F3" w14:textId="77777777" w:rsidR="00AD6439" w:rsidRDefault="00AD6439" w:rsidP="006A1F2A">
      <w:pPr>
        <w:pPrChange w:id="69" w:author="Admin" w:date="2015-07-08T13:36:00Z">
          <w:pPr/>
        </w:pPrChange>
      </w:pPr>
    </w:p>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A1F2A">
            <w:pPr>
              <w:pStyle w:val="KeinLeerraum"/>
              <w:pPrChange w:id="70" w:author="Admin" w:date="2015-07-08T13:36:00Z">
                <w:pPr>
                  <w:pStyle w:val="KeinLeerraum"/>
                  <w:framePr w:hSpace="187" w:wrap="around" w:hAnchor="margin" w:xAlign="center" w:yAlign="bottom"/>
                </w:pPr>
              </w:pPrChange>
            </w:pPr>
          </w:p>
        </w:tc>
      </w:tr>
    </w:tbl>
    <w:p w14:paraId="3D1A467E" w14:textId="77777777" w:rsidR="00564312" w:rsidRPr="00564312" w:rsidRDefault="00564312" w:rsidP="006A1F2A">
      <w:pPr>
        <w:rPr>
          <w:vanish/>
        </w:rPr>
        <w:pPrChange w:id="71" w:author="Admin" w:date="2015-07-08T13:36:00Z">
          <w:pPr/>
        </w:pPrChange>
      </w:pPr>
    </w:p>
    <w:p w14:paraId="340F2079" w14:textId="77777777" w:rsidR="00384E0F" w:rsidRPr="000D5298" w:rsidRDefault="00C47043" w:rsidP="006A1F2A">
      <w:pPr>
        <w:pStyle w:val="berschrift1"/>
        <w:numPr>
          <w:ilvl w:val="0"/>
          <w:numId w:val="0"/>
        </w:numPr>
        <w:pPrChange w:id="72" w:author="Admin" w:date="2015-07-08T13:36:00Z">
          <w:pPr>
            <w:pStyle w:val="berschrift1"/>
            <w:numPr>
              <w:numId w:val="0"/>
            </w:numPr>
          </w:pPr>
        </w:pPrChange>
      </w:pPr>
      <w:bookmarkStart w:id="73" w:name="_Toc424119103"/>
      <w:r w:rsidRPr="000D5298">
        <w:t>Eidesstattliche Erklärung</w:t>
      </w:r>
      <w:bookmarkEnd w:id="73"/>
    </w:p>
    <w:p w14:paraId="435D8D7C" w14:textId="77777777" w:rsidR="00384E0F" w:rsidRPr="002C0F35" w:rsidRDefault="00384E0F" w:rsidP="006A1F2A">
      <w:pPr>
        <w:rPr>
          <w:rFonts w:cs="Arial"/>
          <w:snapToGrid w:val="0"/>
          <w:sz w:val="28"/>
        </w:rPr>
        <w:pPrChange w:id="74" w:author="Admin" w:date="2015-07-08T13:36:00Z">
          <w:pPr/>
        </w:pPrChange>
      </w:pPr>
    </w:p>
    <w:p w14:paraId="7709AB7B" w14:textId="77777777" w:rsidR="00384E0F" w:rsidRPr="002C0F35" w:rsidRDefault="00384E0F" w:rsidP="006A1F2A">
      <w:pPr>
        <w:rPr>
          <w:rFonts w:cs="Arial"/>
          <w:snapToGrid w:val="0"/>
        </w:rPr>
        <w:pPrChange w:id="75" w:author="Admin" w:date="2015-07-08T13:36:00Z">
          <w:pPr/>
        </w:pPrChange>
      </w:pPr>
    </w:p>
    <w:p w14:paraId="49047AEE" w14:textId="77777777" w:rsidR="00384E0F" w:rsidRPr="002C0F35" w:rsidRDefault="00384E0F" w:rsidP="006A1F2A">
      <w:pPr>
        <w:rPr>
          <w:rFonts w:cs="Arial"/>
          <w:snapToGrid w:val="0"/>
        </w:rPr>
        <w:pPrChange w:id="76" w:author="Admin" w:date="2015-07-08T13:36:00Z">
          <w:pPr/>
        </w:pPrChange>
      </w:pPr>
    </w:p>
    <w:p w14:paraId="4BECD001" w14:textId="77777777" w:rsidR="00384E0F" w:rsidRDefault="00384E0F" w:rsidP="006A1F2A">
      <w:pPr>
        <w:autoSpaceDE w:val="0"/>
        <w:autoSpaceDN w:val="0"/>
        <w:adjustRightInd w:val="0"/>
        <w:rPr>
          <w:rFonts w:cs="Arial"/>
          <w:iCs/>
          <w:szCs w:val="22"/>
        </w:rPr>
        <w:pPrChange w:id="77" w:author="Admin" w:date="2015-07-08T13:36:00Z">
          <w:pPr>
            <w:autoSpaceDE w:val="0"/>
            <w:autoSpaceDN w:val="0"/>
            <w:adjustRightInd w:val="0"/>
          </w:pPr>
        </w:pPrChange>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6A1F2A">
      <w:pPr>
        <w:autoSpaceDE w:val="0"/>
        <w:autoSpaceDN w:val="0"/>
        <w:adjustRightInd w:val="0"/>
        <w:rPr>
          <w:rFonts w:cs="Arial"/>
          <w:iCs/>
          <w:szCs w:val="22"/>
        </w:rPr>
        <w:pPrChange w:id="78" w:author="Admin" w:date="2015-07-08T13:36:00Z">
          <w:pPr>
            <w:autoSpaceDE w:val="0"/>
            <w:autoSpaceDN w:val="0"/>
            <w:adjustRightInd w:val="0"/>
          </w:pPr>
        </w:pPrChange>
      </w:pPr>
    </w:p>
    <w:p w14:paraId="0257E985" w14:textId="77777777" w:rsidR="00384E0F" w:rsidRPr="002C0F35" w:rsidRDefault="00384E0F" w:rsidP="006A1F2A">
      <w:pPr>
        <w:rPr>
          <w:rFonts w:cs="Arial"/>
          <w:snapToGrid w:val="0"/>
          <w:szCs w:val="22"/>
        </w:rPr>
        <w:pPrChange w:id="79" w:author="Admin" w:date="2015-07-08T13:36:00Z">
          <w:pPr/>
        </w:pPrChange>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6A1F2A">
      <w:pPr>
        <w:jc w:val="center"/>
        <w:rPr>
          <w:rFonts w:cs="Arial"/>
          <w:snapToGrid w:val="0"/>
          <w:sz w:val="28"/>
        </w:rPr>
        <w:pPrChange w:id="80" w:author="Admin" w:date="2015-07-08T13:36:00Z">
          <w:pPr>
            <w:jc w:val="center"/>
          </w:pPr>
        </w:pPrChange>
      </w:pPr>
    </w:p>
    <w:p w14:paraId="62419391" w14:textId="77777777" w:rsidR="00384E0F" w:rsidRPr="002C0F35" w:rsidRDefault="00384E0F" w:rsidP="006A1F2A">
      <w:pPr>
        <w:jc w:val="center"/>
        <w:rPr>
          <w:rFonts w:cs="Arial"/>
          <w:snapToGrid w:val="0"/>
        </w:rPr>
        <w:pPrChange w:id="81" w:author="Admin" w:date="2015-07-08T13:36:00Z">
          <w:pPr>
            <w:jc w:val="center"/>
          </w:pPr>
        </w:pPrChange>
      </w:pPr>
    </w:p>
    <w:p w14:paraId="08C70926" w14:textId="77777777" w:rsidR="00384E0F" w:rsidRPr="002C0F35" w:rsidRDefault="00EC631A" w:rsidP="006A1F2A">
      <w:pPr>
        <w:jc w:val="center"/>
        <w:rPr>
          <w:rFonts w:cs="Arial"/>
          <w:b/>
          <w:snapToGrid w:val="0"/>
          <w:sz w:val="32"/>
        </w:rPr>
        <w:pPrChange w:id="82" w:author="Admin" w:date="2015-07-08T13:36:00Z">
          <w:pPr>
            <w:jc w:val="center"/>
          </w:pPr>
        </w:pPrChange>
      </w:pPr>
      <w:r>
        <w:rPr>
          <w:rFonts w:cs="Arial"/>
          <w:b/>
          <w:snapToGrid w:val="0"/>
          <w:sz w:val="32"/>
        </w:rPr>
        <w:t>Unreal Cup</w:t>
      </w:r>
    </w:p>
    <w:p w14:paraId="56B6B79E" w14:textId="77777777" w:rsidR="00384E0F" w:rsidRPr="002C0F35" w:rsidRDefault="00384E0F" w:rsidP="006A1F2A">
      <w:pPr>
        <w:rPr>
          <w:rFonts w:cs="Arial"/>
          <w:snapToGrid w:val="0"/>
          <w:sz w:val="28"/>
        </w:rPr>
        <w:pPrChange w:id="83" w:author="Admin" w:date="2015-07-08T13:36:00Z">
          <w:pPr/>
        </w:pPrChange>
      </w:pPr>
    </w:p>
    <w:p w14:paraId="3AAF06CF" w14:textId="77777777" w:rsidR="00384E0F" w:rsidRPr="002C0F35" w:rsidRDefault="00384E0F" w:rsidP="006A1F2A">
      <w:pPr>
        <w:rPr>
          <w:rFonts w:cs="Arial"/>
          <w:snapToGrid w:val="0"/>
        </w:rPr>
        <w:pPrChange w:id="84" w:author="Admin" w:date="2015-07-08T13:36:00Z">
          <w:pPr/>
        </w:pPrChange>
      </w:pPr>
    </w:p>
    <w:p w14:paraId="67A507F1" w14:textId="77777777" w:rsidR="00384E0F" w:rsidRPr="002C0F35" w:rsidRDefault="00384E0F" w:rsidP="006A1F2A">
      <w:pPr>
        <w:rPr>
          <w:rFonts w:cs="Arial"/>
          <w:snapToGrid w:val="0"/>
          <w:szCs w:val="22"/>
        </w:rPr>
        <w:pPrChange w:id="85" w:author="Admin" w:date="2015-07-08T13:36:00Z">
          <w:pPr/>
        </w:pPrChange>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6A1F2A">
      <w:pPr>
        <w:rPr>
          <w:rFonts w:cs="Arial"/>
          <w:snapToGrid w:val="0"/>
          <w:szCs w:val="22"/>
        </w:rPr>
        <w:pPrChange w:id="86" w:author="Admin" w:date="2015-07-08T13:36:00Z">
          <w:pPr/>
        </w:pPrChange>
      </w:pPr>
    </w:p>
    <w:p w14:paraId="32CE0B29" w14:textId="77777777" w:rsidR="00384E0F" w:rsidRPr="002C0F35" w:rsidRDefault="00384E0F" w:rsidP="006A1F2A">
      <w:pPr>
        <w:rPr>
          <w:rFonts w:cs="Arial"/>
          <w:snapToGrid w:val="0"/>
          <w:szCs w:val="22"/>
        </w:rPr>
        <w:pPrChange w:id="87" w:author="Admin" w:date="2015-07-08T13:36:00Z">
          <w:pPr/>
        </w:pPrChange>
      </w:pPr>
    </w:p>
    <w:p w14:paraId="258EFF02" w14:textId="77777777" w:rsidR="00384E0F" w:rsidRPr="002C0F35" w:rsidRDefault="00384E0F" w:rsidP="006A1F2A">
      <w:pPr>
        <w:rPr>
          <w:rFonts w:cs="Arial"/>
          <w:snapToGrid w:val="0"/>
          <w:szCs w:val="22"/>
        </w:rPr>
        <w:pPrChange w:id="88" w:author="Admin" w:date="2015-07-08T13:36:00Z">
          <w:pPr/>
        </w:pPrChange>
      </w:pPr>
    </w:p>
    <w:p w14:paraId="79D9C4C4" w14:textId="0B430F2D" w:rsidR="00384E0F" w:rsidRPr="00EC1852" w:rsidRDefault="002347FA" w:rsidP="006A1F2A">
      <w:pPr>
        <w:rPr>
          <w:rFonts w:cs="Arial"/>
          <w:snapToGrid w:val="0"/>
          <w:szCs w:val="22"/>
          <w:rPrChange w:id="89" w:author="Admin" w:date="2015-07-08T08:57:00Z">
            <w:rPr>
              <w:rFonts w:cs="Arial"/>
              <w:snapToGrid w:val="0"/>
              <w:color w:val="FF0000"/>
              <w:szCs w:val="22"/>
            </w:rPr>
          </w:rPrChange>
        </w:rPr>
        <w:pPrChange w:id="90" w:author="Admin" w:date="2015-07-08T13:36:00Z">
          <w:pPr/>
        </w:pPrChange>
      </w:pPr>
      <w:del w:id="91" w:author="Admin" w:date="2015-07-08T08:56:00Z">
        <w:r w:rsidRPr="00EC1852" w:rsidDel="00EC1852">
          <w:rPr>
            <w:rFonts w:cs="Arial"/>
            <w:snapToGrid w:val="0"/>
            <w:szCs w:val="22"/>
            <w:rPrChange w:id="92" w:author="Admin" w:date="2015-07-08T08:57:00Z">
              <w:rPr>
                <w:rFonts w:cs="Arial"/>
                <w:snapToGrid w:val="0"/>
                <w:color w:val="FF0000"/>
                <w:szCs w:val="22"/>
              </w:rPr>
            </w:rPrChange>
          </w:rPr>
          <w:delText>xx</w:delText>
        </w:r>
      </w:del>
      <w:proofErr w:type="spellStart"/>
      <w:ins w:id="93" w:author="Admin" w:date="2015-07-08T08:56:00Z">
        <w:r w:rsidR="00EC1852" w:rsidRPr="00EC1852">
          <w:rPr>
            <w:rFonts w:cs="Arial"/>
            <w:snapToGrid w:val="0"/>
            <w:szCs w:val="22"/>
            <w:rPrChange w:id="94" w:author="Admin" w:date="2015-07-08T08:57:00Z">
              <w:rPr>
                <w:rFonts w:cs="Arial"/>
                <w:snapToGrid w:val="0"/>
                <w:color w:val="FF0000"/>
                <w:szCs w:val="22"/>
              </w:rPr>
            </w:rPrChange>
          </w:rPr>
          <w:t>Immenstaad</w:t>
        </w:r>
      </w:ins>
      <w:proofErr w:type="spellEnd"/>
      <w:r w:rsidR="00384E0F" w:rsidRPr="00EC1852">
        <w:rPr>
          <w:rFonts w:cs="Arial"/>
          <w:snapToGrid w:val="0"/>
          <w:szCs w:val="22"/>
          <w:rPrChange w:id="95" w:author="Admin" w:date="2015-07-08T08:57:00Z">
            <w:rPr>
              <w:rFonts w:cs="Arial"/>
              <w:snapToGrid w:val="0"/>
              <w:color w:val="FF0000"/>
              <w:szCs w:val="22"/>
            </w:rPr>
          </w:rPrChange>
        </w:rPr>
        <w:t xml:space="preserve">, den </w:t>
      </w:r>
      <w:ins w:id="96" w:author="Admin" w:date="2015-07-08T08:56:00Z">
        <w:r w:rsidR="00EC1852" w:rsidRPr="00EC1852">
          <w:rPr>
            <w:rFonts w:cs="Arial"/>
            <w:snapToGrid w:val="0"/>
            <w:szCs w:val="22"/>
            <w:rPrChange w:id="97" w:author="Admin" w:date="2015-07-08T08:57:00Z">
              <w:rPr>
                <w:rFonts w:cs="Arial"/>
                <w:snapToGrid w:val="0"/>
                <w:color w:val="FF0000"/>
                <w:szCs w:val="22"/>
              </w:rPr>
            </w:rPrChange>
          </w:rPr>
          <w:t>10</w:t>
        </w:r>
      </w:ins>
      <w:del w:id="98" w:author="Admin" w:date="2015-07-08T08:56:00Z">
        <w:r w:rsidRPr="00EC1852" w:rsidDel="00EC1852">
          <w:rPr>
            <w:rFonts w:cs="Arial"/>
            <w:snapToGrid w:val="0"/>
            <w:szCs w:val="22"/>
            <w:rPrChange w:id="99" w:author="Admin" w:date="2015-07-08T08:57:00Z">
              <w:rPr>
                <w:rFonts w:cs="Arial"/>
                <w:snapToGrid w:val="0"/>
                <w:color w:val="FF0000"/>
                <w:szCs w:val="22"/>
              </w:rPr>
            </w:rPrChange>
          </w:rPr>
          <w:delText>xx</w:delText>
        </w:r>
      </w:del>
      <w:r w:rsidRPr="00EC1852">
        <w:rPr>
          <w:rFonts w:cs="Arial"/>
          <w:snapToGrid w:val="0"/>
          <w:szCs w:val="22"/>
          <w:rPrChange w:id="100" w:author="Admin" w:date="2015-07-08T08:57:00Z">
            <w:rPr>
              <w:rFonts w:cs="Arial"/>
              <w:snapToGrid w:val="0"/>
              <w:color w:val="FF0000"/>
              <w:szCs w:val="22"/>
            </w:rPr>
          </w:rPrChange>
        </w:rPr>
        <w:t>.</w:t>
      </w:r>
      <w:ins w:id="101" w:author="Admin" w:date="2015-07-08T08:56:00Z">
        <w:r w:rsidR="00EC1852" w:rsidRPr="00EC1852">
          <w:rPr>
            <w:rFonts w:cs="Arial"/>
            <w:snapToGrid w:val="0"/>
            <w:szCs w:val="22"/>
            <w:rPrChange w:id="102" w:author="Admin" w:date="2015-07-08T08:57:00Z">
              <w:rPr>
                <w:rFonts w:cs="Arial"/>
                <w:snapToGrid w:val="0"/>
                <w:color w:val="FF0000"/>
                <w:szCs w:val="22"/>
              </w:rPr>
            </w:rPrChange>
          </w:rPr>
          <w:t>07</w:t>
        </w:r>
      </w:ins>
      <w:del w:id="103" w:author="Admin" w:date="2015-07-08T08:56:00Z">
        <w:r w:rsidRPr="00EC1852" w:rsidDel="00EC1852">
          <w:rPr>
            <w:rFonts w:cs="Arial"/>
            <w:snapToGrid w:val="0"/>
            <w:szCs w:val="22"/>
            <w:rPrChange w:id="104" w:author="Admin" w:date="2015-07-08T08:57:00Z">
              <w:rPr>
                <w:rFonts w:cs="Arial"/>
                <w:snapToGrid w:val="0"/>
                <w:color w:val="FF0000"/>
                <w:szCs w:val="22"/>
              </w:rPr>
            </w:rPrChange>
          </w:rPr>
          <w:delText>xx</w:delText>
        </w:r>
      </w:del>
      <w:r w:rsidRPr="00EC1852">
        <w:rPr>
          <w:rFonts w:cs="Arial"/>
          <w:snapToGrid w:val="0"/>
          <w:szCs w:val="22"/>
          <w:rPrChange w:id="105" w:author="Admin" w:date="2015-07-08T08:57:00Z">
            <w:rPr>
              <w:rFonts w:cs="Arial"/>
              <w:snapToGrid w:val="0"/>
              <w:color w:val="FF0000"/>
              <w:szCs w:val="22"/>
            </w:rPr>
          </w:rPrChange>
        </w:rPr>
        <w:t>.2015</w:t>
      </w:r>
    </w:p>
    <w:p w14:paraId="325E99A0" w14:textId="77777777" w:rsidR="00384E0F" w:rsidRPr="004E76E5" w:rsidRDefault="00384E0F" w:rsidP="006A1F2A">
      <w:pPr>
        <w:rPr>
          <w:rFonts w:cs="Arial"/>
          <w:snapToGrid w:val="0"/>
          <w:color w:val="FF0000"/>
        </w:rPr>
        <w:pPrChange w:id="106" w:author="Admin" w:date="2015-07-08T13:36:00Z">
          <w:pPr/>
        </w:pPrChange>
      </w:pPr>
    </w:p>
    <w:p w14:paraId="723863DE" w14:textId="40825726" w:rsidR="00EA3872" w:rsidRPr="004E76E5" w:rsidDel="00EC1852" w:rsidRDefault="00EA3872" w:rsidP="006A1F2A">
      <w:pPr>
        <w:rPr>
          <w:del w:id="107" w:author="Admin" w:date="2015-07-08T08:57:00Z"/>
          <w:rFonts w:cs="Arial"/>
          <w:snapToGrid w:val="0"/>
          <w:color w:val="FF0000"/>
        </w:rPr>
        <w:pPrChange w:id="108" w:author="Admin" w:date="2015-07-08T13:36:00Z">
          <w:pPr/>
        </w:pPrChange>
      </w:pPr>
    </w:p>
    <w:p w14:paraId="785C2632" w14:textId="63563507" w:rsidR="00407A24" w:rsidRDefault="008447BD" w:rsidP="006A1F2A">
      <w:pPr>
        <w:rPr>
          <w:b/>
          <w:kern w:val="28"/>
          <w:sz w:val="32"/>
        </w:rPr>
        <w:pPrChange w:id="109" w:author="Admin" w:date="2015-07-08T13:36:00Z">
          <w:pPr/>
        </w:pPrChange>
      </w:pPr>
      <w:del w:id="110" w:author="Admin" w:date="2015-07-08T08:57:00Z">
        <w:r w:rsidRPr="004E76E5" w:rsidDel="00EC1852">
          <w:rPr>
            <w:color w:val="FF0000"/>
          </w:rPr>
          <w:delText>Unterschrift</w:delText>
        </w:r>
      </w:del>
      <w:r w:rsidR="00407A24">
        <w:br w:type="page"/>
      </w:r>
    </w:p>
    <w:p w14:paraId="02323165" w14:textId="77777777" w:rsidR="00407A24" w:rsidRDefault="00407A24" w:rsidP="006A1F2A">
      <w:pPr>
        <w:pStyle w:val="berschrift1"/>
        <w:numPr>
          <w:ilvl w:val="0"/>
          <w:numId w:val="0"/>
        </w:numPr>
        <w:rPr>
          <w:color w:val="FF0000"/>
        </w:rPr>
        <w:pPrChange w:id="111" w:author="Admin" w:date="2015-07-08T13:36:00Z">
          <w:pPr>
            <w:pStyle w:val="berschrift1"/>
            <w:numPr>
              <w:numId w:val="0"/>
            </w:numPr>
          </w:pPr>
        </w:pPrChange>
      </w:pPr>
      <w:bookmarkStart w:id="112" w:name="_Toc424119104"/>
      <w:r>
        <w:lastRenderedPageBreak/>
        <w:t>Kurzfassung</w:t>
      </w:r>
      <w:bookmarkEnd w:id="112"/>
    </w:p>
    <w:p w14:paraId="5A9DB274" w14:textId="41F4E35C" w:rsidR="004F1EC8" w:rsidDel="00EC1852" w:rsidRDefault="004F1EC8" w:rsidP="006A1F2A">
      <w:pPr>
        <w:rPr>
          <w:del w:id="113" w:author="Admin" w:date="2015-07-08T08:56:00Z"/>
          <w:color w:val="FF0000"/>
        </w:rPr>
        <w:pPrChange w:id="114" w:author="Admin" w:date="2015-07-08T13:36:00Z">
          <w:pPr/>
        </w:pPrChange>
      </w:pPr>
      <w:del w:id="115"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sidP="006A1F2A">
      <w:pPr>
        <w:pPrChange w:id="116" w:author="Admin" w:date="2015-07-08T13:36:00Z">
          <w:pPr/>
        </w:pPrChange>
      </w:pPr>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A1F2A">
      <w:pPr>
        <w:pPrChange w:id="117" w:author="Admin" w:date="2015-07-08T13:36:00Z">
          <w:pPr/>
        </w:pPrChange>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A1F2A">
      <w:pPr>
        <w:pPrChange w:id="118" w:author="Admin" w:date="2015-07-08T13:36:00Z">
          <w:pPr/>
        </w:pPrChange>
      </w:pPr>
    </w:p>
    <w:p w14:paraId="11296D84" w14:textId="77777777" w:rsidR="00627263" w:rsidRDefault="00627263" w:rsidP="006A1F2A">
      <w:pPr>
        <w:pPrChange w:id="119" w:author="Admin" w:date="2015-07-08T13:36:00Z">
          <w:pPr/>
        </w:pPrChange>
      </w:pPr>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120" w:author="Admin" w:date="2015-07-06T13:29:00Z">
        <w:r w:rsidR="004540A2">
          <w:t xml:space="preserve"> En</w:t>
        </w:r>
      </w:ins>
      <w:ins w:id="121"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A1F2A">
      <w:pPr>
        <w:rPr>
          <w:rFonts w:ascii="Segoe UI Light" w:hAnsi="Segoe UI Light" w:cs="Segoe UI Light"/>
        </w:rPr>
        <w:pPrChange w:id="122" w:author="Admin" w:date="2015-07-08T13:36:00Z">
          <w:pPr/>
        </w:pPrChange>
      </w:pPr>
    </w:p>
    <w:p w14:paraId="2A8D4D3D" w14:textId="1CF7E676" w:rsidR="00EC1852" w:rsidRDefault="00627263" w:rsidP="006A1F2A">
      <w:pPr>
        <w:rPr>
          <w:ins w:id="123" w:author="Admin" w:date="2015-07-08T08:56:00Z"/>
        </w:rPr>
        <w:pPrChange w:id="124" w:author="Admin" w:date="2015-07-08T13:36:00Z">
          <w:pPr/>
        </w:pPrChange>
      </w:pPr>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125" w:author="Admin" w:date="2015-07-06T13:30:00Z">
        <w:r w:rsidR="004540A2">
          <w:t xml:space="preserve"> und</w:t>
        </w:r>
      </w:ins>
      <w:del w:id="126" w:author="Admin" w:date="2015-07-06T13:30:00Z">
        <w:r w:rsidDel="004540A2">
          <w:delText>,</w:delText>
        </w:r>
      </w:del>
      <w:r>
        <w:t xml:space="preserve"> realitätsnahe Physik </w:t>
      </w:r>
      <w:commentRangeStart w:id="127"/>
      <w:del w:id="128" w:author="Admin" w:date="2015-07-06T13:30:00Z">
        <w:r w:rsidDel="004540A2">
          <w:delText xml:space="preserve">und einen graphischen Editor </w:delText>
        </w:r>
        <w:commentRangeEnd w:id="127"/>
        <w:r w:rsidR="00011EF1" w:rsidDel="004540A2">
          <w:rPr>
            <w:rStyle w:val="Kommentarzeichen"/>
          </w:rPr>
          <w:commentReference w:id="127"/>
        </w:r>
      </w:del>
      <w:r>
        <w:t>von vergleichbaren Projekten ab.</w:t>
      </w:r>
    </w:p>
    <w:p w14:paraId="6D50F403" w14:textId="77777777" w:rsidR="00EC1852" w:rsidRDefault="00EC1852" w:rsidP="006A1F2A">
      <w:pPr>
        <w:jc w:val="left"/>
        <w:rPr>
          <w:ins w:id="129" w:author="Admin" w:date="2015-07-08T08:56:00Z"/>
        </w:rPr>
        <w:pPrChange w:id="130" w:author="Admin" w:date="2015-07-08T13:36:00Z">
          <w:pPr>
            <w:jc w:val="left"/>
          </w:pPr>
        </w:pPrChange>
      </w:pPr>
      <w:ins w:id="131" w:author="Admin" w:date="2015-07-08T08:56:00Z">
        <w:r>
          <w:br w:type="page"/>
        </w:r>
      </w:ins>
    </w:p>
    <w:p w14:paraId="55AE0B4D" w14:textId="77777777" w:rsidR="00EC1852" w:rsidRPr="001F793C" w:rsidRDefault="00EC1852" w:rsidP="006A1F2A">
      <w:pPr>
        <w:pStyle w:val="berschrift1"/>
        <w:numPr>
          <w:ilvl w:val="0"/>
          <w:numId w:val="0"/>
        </w:numPr>
        <w:rPr>
          <w:ins w:id="132" w:author="Admin" w:date="2015-07-08T08:56:00Z"/>
        </w:rPr>
        <w:pPrChange w:id="133" w:author="Admin" w:date="2015-07-08T13:36:00Z">
          <w:pPr>
            <w:pStyle w:val="berschrift1"/>
            <w:numPr>
              <w:numId w:val="0"/>
            </w:numPr>
          </w:pPr>
        </w:pPrChange>
      </w:pPr>
      <w:bookmarkStart w:id="134" w:name="_Toc424119105"/>
      <w:ins w:id="135" w:author="Admin" w:date="2015-07-08T08:56:00Z">
        <w:r w:rsidRPr="001F793C">
          <w:lastRenderedPageBreak/>
          <w:t>Abstract</w:t>
        </w:r>
        <w:bookmarkEnd w:id="134"/>
      </w:ins>
    </w:p>
    <w:p w14:paraId="0EACE721" w14:textId="77777777" w:rsidR="00EC1852" w:rsidRPr="00D2465B" w:rsidRDefault="00EC1852" w:rsidP="006A1F2A">
      <w:pPr>
        <w:rPr>
          <w:ins w:id="136" w:author="Admin" w:date="2015-07-08T08:56:00Z"/>
          <w:lang w:val="en-US"/>
        </w:rPr>
        <w:pPrChange w:id="137" w:author="Admin" w:date="2015-07-08T13:36:00Z">
          <w:pPr/>
        </w:pPrChange>
      </w:pPr>
      <w:ins w:id="138"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rsidP="006A1F2A">
      <w:pPr>
        <w:rPr>
          <w:ins w:id="139" w:author="Admin" w:date="2015-07-08T08:56:00Z"/>
          <w:lang w:val="en-US"/>
        </w:rPr>
        <w:pPrChange w:id="140" w:author="Admin" w:date="2015-07-08T13:36:00Z">
          <w:pPr/>
        </w:pPrChange>
      </w:pPr>
      <w:ins w:id="141"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rsidP="006A1F2A">
      <w:pPr>
        <w:rPr>
          <w:ins w:id="142" w:author="Admin" w:date="2015-07-08T08:56:00Z"/>
          <w:rFonts w:ascii="Segoe UI Light" w:hAnsi="Segoe UI Light" w:cs="Segoe UI Light"/>
          <w:color w:val="000000"/>
          <w:lang w:val="en-US"/>
        </w:rPr>
        <w:pPrChange w:id="143" w:author="Admin" w:date="2015-07-08T13:36:00Z">
          <w:pPr/>
        </w:pPrChange>
      </w:pPr>
    </w:p>
    <w:p w14:paraId="2F539FC7" w14:textId="77777777" w:rsidR="00EC1852" w:rsidRPr="00D2465B" w:rsidRDefault="00EC1852" w:rsidP="006A1F2A">
      <w:pPr>
        <w:rPr>
          <w:ins w:id="144" w:author="Admin" w:date="2015-07-08T08:56:00Z"/>
          <w:lang w:val="en-US"/>
        </w:rPr>
        <w:pPrChange w:id="145" w:author="Admin" w:date="2015-07-08T13:36:00Z">
          <w:pPr/>
        </w:pPrChange>
      </w:pPr>
      <w:ins w:id="146"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rsidP="006A1F2A">
      <w:pPr>
        <w:rPr>
          <w:ins w:id="147" w:author="Admin" w:date="2015-07-08T08:56:00Z"/>
          <w:rFonts w:ascii="Segoe UI Light" w:hAnsi="Segoe UI Light" w:cs="Segoe UI Light"/>
          <w:color w:val="000000"/>
          <w:lang w:val="en-US"/>
        </w:rPr>
        <w:pPrChange w:id="148" w:author="Admin" w:date="2015-07-08T13:36:00Z">
          <w:pPr/>
        </w:pPrChange>
      </w:pPr>
    </w:p>
    <w:p w14:paraId="5430E804" w14:textId="77777777" w:rsidR="00EC1852" w:rsidRPr="00D2465B" w:rsidRDefault="00EC1852" w:rsidP="006A1F2A">
      <w:pPr>
        <w:rPr>
          <w:ins w:id="149" w:author="Admin" w:date="2015-07-08T08:56:00Z"/>
          <w:color w:val="2E74B5"/>
          <w:lang w:val="en-US"/>
        </w:rPr>
        <w:pPrChange w:id="150" w:author="Admin" w:date="2015-07-08T13:36:00Z">
          <w:pPr/>
        </w:pPrChange>
      </w:pPr>
      <w:ins w:id="151"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 and</w:t>
        </w:r>
        <w:r w:rsidRPr="00D2465B">
          <w:rPr>
            <w:lang w:val="en-US"/>
          </w:rPr>
          <w:t xml:space="preserve"> realistic physics. </w:t>
        </w:r>
      </w:ins>
    </w:p>
    <w:p w14:paraId="44982CB5" w14:textId="77777777" w:rsidR="00627263" w:rsidRDefault="00627263" w:rsidP="006A1F2A">
      <w:pPr>
        <w:pPrChange w:id="152" w:author="Admin" w:date="2015-07-08T13:36:00Z">
          <w:pPr/>
        </w:pPrChange>
      </w:pPr>
    </w:p>
    <w:p w14:paraId="09D8DD87" w14:textId="77777777" w:rsidR="00407A24" w:rsidRDefault="00407A24" w:rsidP="006A1F2A">
      <w:pPr>
        <w:pPrChange w:id="153" w:author="Admin" w:date="2015-07-08T13:36:00Z">
          <w:pPr/>
        </w:pPrChange>
      </w:pPr>
      <w:r>
        <w:br w:type="page"/>
      </w:r>
    </w:p>
    <w:p w14:paraId="2A08D0EC" w14:textId="77777777" w:rsidR="00D421B5" w:rsidRPr="003F6CF5" w:rsidRDefault="00D421B5" w:rsidP="006A1F2A">
      <w:pPr>
        <w:pStyle w:val="berschrift1"/>
        <w:numPr>
          <w:ilvl w:val="0"/>
          <w:numId w:val="0"/>
        </w:numPr>
        <w:pPrChange w:id="154" w:author="Admin" w:date="2015-07-08T13:36:00Z">
          <w:pPr>
            <w:pStyle w:val="berschrift1"/>
            <w:numPr>
              <w:numId w:val="0"/>
            </w:numPr>
          </w:pPr>
        </w:pPrChange>
      </w:pPr>
      <w:bookmarkStart w:id="155" w:name="_Toc424119106"/>
      <w:r w:rsidRPr="003F6CF5">
        <w:lastRenderedPageBreak/>
        <w:t>Inhalt</w:t>
      </w:r>
      <w:bookmarkEnd w:id="155"/>
    </w:p>
    <w:p w14:paraId="6DD96953" w14:textId="77777777" w:rsidR="00715D94" w:rsidRDefault="00D421B5"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56" w:author="Admin" w:date="2015-07-08T13:36:00Z">
          <w:pPr>
            <w:pStyle w:val="Verzeichnis1"/>
            <w:tabs>
              <w:tab w:val="right" w:leader="dot" w:pos="9062"/>
            </w:tabs>
          </w:pPr>
        </w:pPrChange>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r w:rsidR="006A1F2A">
        <w:fldChar w:fldCharType="begin"/>
      </w:r>
      <w:r w:rsidR="006A1F2A">
        <w:instrText xml:space="preserve"> HYPERLINK \l "_Toc424119103" </w:instrText>
      </w:r>
      <w:r w:rsidR="006A1F2A">
        <w:fldChar w:fldCharType="separate"/>
      </w:r>
      <w:r w:rsidR="00715D94" w:rsidRPr="004E4F31">
        <w:rPr>
          <w:rStyle w:val="Hyperlink"/>
          <w:noProof/>
        </w:rPr>
        <w:t>Eidesstattliche Erklärung</w:t>
      </w:r>
      <w:r w:rsidR="00715D94">
        <w:rPr>
          <w:noProof/>
          <w:webHidden/>
        </w:rPr>
        <w:tab/>
      </w:r>
      <w:r w:rsidR="00715D94">
        <w:rPr>
          <w:noProof/>
          <w:webHidden/>
        </w:rPr>
        <w:fldChar w:fldCharType="begin"/>
      </w:r>
      <w:r w:rsidR="00715D94">
        <w:rPr>
          <w:noProof/>
          <w:webHidden/>
        </w:rPr>
        <w:instrText xml:space="preserve"> PAGEREF _Toc424119103 \h </w:instrText>
      </w:r>
      <w:r w:rsidR="00715D94">
        <w:rPr>
          <w:noProof/>
          <w:webHidden/>
        </w:rPr>
      </w:r>
      <w:r w:rsidR="00715D94">
        <w:rPr>
          <w:noProof/>
          <w:webHidden/>
        </w:rPr>
        <w:fldChar w:fldCharType="separate"/>
      </w:r>
      <w:r w:rsidR="00715D94">
        <w:rPr>
          <w:noProof/>
          <w:webHidden/>
        </w:rPr>
        <w:t>I</w:t>
      </w:r>
      <w:r w:rsidR="00715D94">
        <w:rPr>
          <w:noProof/>
          <w:webHidden/>
        </w:rPr>
        <w:fldChar w:fldCharType="end"/>
      </w:r>
      <w:r w:rsidR="006A1F2A">
        <w:rPr>
          <w:noProof/>
        </w:rPr>
        <w:fldChar w:fldCharType="end"/>
      </w:r>
    </w:p>
    <w:p w14:paraId="48AA997A"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57" w:author="Admin" w:date="2015-07-08T13:36:00Z">
          <w:pPr>
            <w:pStyle w:val="Verzeichnis1"/>
            <w:tabs>
              <w:tab w:val="right" w:leader="dot" w:pos="9062"/>
            </w:tabs>
          </w:pPr>
        </w:pPrChange>
      </w:pPr>
      <w:r>
        <w:fldChar w:fldCharType="begin"/>
      </w:r>
      <w:r>
        <w:instrText xml:space="preserve"> HYPERLINK \l "_Toc424119104" </w:instrText>
      </w:r>
      <w:r>
        <w:fldChar w:fldCharType="separate"/>
      </w:r>
      <w:r w:rsidR="00715D94" w:rsidRPr="004E4F31">
        <w:rPr>
          <w:rStyle w:val="Hyperlink"/>
          <w:noProof/>
        </w:rPr>
        <w:t>Kurzfassung</w:t>
      </w:r>
      <w:r w:rsidR="00715D94">
        <w:rPr>
          <w:noProof/>
          <w:webHidden/>
        </w:rPr>
        <w:tab/>
      </w:r>
      <w:r w:rsidR="00715D94">
        <w:rPr>
          <w:noProof/>
          <w:webHidden/>
        </w:rPr>
        <w:fldChar w:fldCharType="begin"/>
      </w:r>
      <w:r w:rsidR="00715D94">
        <w:rPr>
          <w:noProof/>
          <w:webHidden/>
        </w:rPr>
        <w:instrText xml:space="preserve"> PAGEREF _Toc424119104 \h </w:instrText>
      </w:r>
      <w:r w:rsidR="00715D94">
        <w:rPr>
          <w:noProof/>
          <w:webHidden/>
        </w:rPr>
      </w:r>
      <w:r w:rsidR="00715D94">
        <w:rPr>
          <w:noProof/>
          <w:webHidden/>
        </w:rPr>
        <w:fldChar w:fldCharType="separate"/>
      </w:r>
      <w:r w:rsidR="00715D94">
        <w:rPr>
          <w:noProof/>
          <w:webHidden/>
        </w:rPr>
        <w:t>II</w:t>
      </w:r>
      <w:r w:rsidR="00715D94">
        <w:rPr>
          <w:noProof/>
          <w:webHidden/>
        </w:rPr>
        <w:fldChar w:fldCharType="end"/>
      </w:r>
      <w:r>
        <w:rPr>
          <w:noProof/>
        </w:rPr>
        <w:fldChar w:fldCharType="end"/>
      </w:r>
    </w:p>
    <w:p w14:paraId="53CEBD01"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58" w:author="Admin" w:date="2015-07-08T13:36:00Z">
          <w:pPr>
            <w:pStyle w:val="Verzeichnis1"/>
            <w:tabs>
              <w:tab w:val="right" w:leader="dot" w:pos="9062"/>
            </w:tabs>
          </w:pPr>
        </w:pPrChange>
      </w:pPr>
      <w:r>
        <w:fldChar w:fldCharType="begin"/>
      </w:r>
      <w:r>
        <w:instrText xml:space="preserve"> HYPERLINK \l "_Toc424119105" </w:instrText>
      </w:r>
      <w:r>
        <w:fldChar w:fldCharType="separate"/>
      </w:r>
      <w:r w:rsidR="00715D94" w:rsidRPr="004E4F31">
        <w:rPr>
          <w:rStyle w:val="Hyperlink"/>
          <w:noProof/>
        </w:rPr>
        <w:t>Abstract</w:t>
      </w:r>
      <w:r w:rsidR="00715D94">
        <w:rPr>
          <w:noProof/>
          <w:webHidden/>
        </w:rPr>
        <w:tab/>
      </w:r>
      <w:r w:rsidR="00715D94">
        <w:rPr>
          <w:noProof/>
          <w:webHidden/>
        </w:rPr>
        <w:fldChar w:fldCharType="begin"/>
      </w:r>
      <w:r w:rsidR="00715D94">
        <w:rPr>
          <w:noProof/>
          <w:webHidden/>
        </w:rPr>
        <w:instrText xml:space="preserve"> PAGEREF _Toc424119105 \h </w:instrText>
      </w:r>
      <w:r w:rsidR="00715D94">
        <w:rPr>
          <w:noProof/>
          <w:webHidden/>
        </w:rPr>
      </w:r>
      <w:r w:rsidR="00715D94">
        <w:rPr>
          <w:noProof/>
          <w:webHidden/>
        </w:rPr>
        <w:fldChar w:fldCharType="separate"/>
      </w:r>
      <w:r w:rsidR="00715D94">
        <w:rPr>
          <w:noProof/>
          <w:webHidden/>
        </w:rPr>
        <w:t>III</w:t>
      </w:r>
      <w:r w:rsidR="00715D94">
        <w:rPr>
          <w:noProof/>
          <w:webHidden/>
        </w:rPr>
        <w:fldChar w:fldCharType="end"/>
      </w:r>
      <w:r>
        <w:rPr>
          <w:noProof/>
        </w:rPr>
        <w:fldChar w:fldCharType="end"/>
      </w:r>
    </w:p>
    <w:p w14:paraId="3D35A77B"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59" w:author="Admin" w:date="2015-07-08T13:36:00Z">
          <w:pPr>
            <w:pStyle w:val="Verzeichnis1"/>
            <w:tabs>
              <w:tab w:val="right" w:leader="dot" w:pos="9062"/>
            </w:tabs>
          </w:pPr>
        </w:pPrChange>
      </w:pPr>
      <w:r>
        <w:fldChar w:fldCharType="begin"/>
      </w:r>
      <w:r>
        <w:instrText xml:space="preserve"> HYPERLINK \l "_Toc424119106" </w:instrText>
      </w:r>
      <w:r>
        <w:fldChar w:fldCharType="separate"/>
      </w:r>
      <w:r w:rsidR="00715D94" w:rsidRPr="004E4F31">
        <w:rPr>
          <w:rStyle w:val="Hyperlink"/>
          <w:noProof/>
        </w:rPr>
        <w:t>Inhalt</w:t>
      </w:r>
      <w:r w:rsidR="00715D94">
        <w:rPr>
          <w:noProof/>
          <w:webHidden/>
        </w:rPr>
        <w:tab/>
      </w:r>
      <w:r w:rsidR="00715D94">
        <w:rPr>
          <w:noProof/>
          <w:webHidden/>
        </w:rPr>
        <w:fldChar w:fldCharType="begin"/>
      </w:r>
      <w:r w:rsidR="00715D94">
        <w:rPr>
          <w:noProof/>
          <w:webHidden/>
        </w:rPr>
        <w:instrText xml:space="preserve"> PAGEREF _Toc424119106 \h </w:instrText>
      </w:r>
      <w:r w:rsidR="00715D94">
        <w:rPr>
          <w:noProof/>
          <w:webHidden/>
        </w:rPr>
      </w:r>
      <w:r w:rsidR="00715D94">
        <w:rPr>
          <w:noProof/>
          <w:webHidden/>
        </w:rPr>
        <w:fldChar w:fldCharType="separate"/>
      </w:r>
      <w:r w:rsidR="00715D94">
        <w:rPr>
          <w:noProof/>
          <w:webHidden/>
        </w:rPr>
        <w:t>IV</w:t>
      </w:r>
      <w:r w:rsidR="00715D94">
        <w:rPr>
          <w:noProof/>
          <w:webHidden/>
        </w:rPr>
        <w:fldChar w:fldCharType="end"/>
      </w:r>
      <w:r>
        <w:rPr>
          <w:noProof/>
        </w:rPr>
        <w:fldChar w:fldCharType="end"/>
      </w:r>
    </w:p>
    <w:p w14:paraId="4E66E489"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60" w:author="Admin" w:date="2015-07-08T13:36:00Z">
          <w:pPr>
            <w:pStyle w:val="Verzeichnis1"/>
            <w:tabs>
              <w:tab w:val="left" w:pos="480"/>
              <w:tab w:val="right" w:leader="dot" w:pos="9062"/>
            </w:tabs>
          </w:pPr>
        </w:pPrChange>
      </w:pPr>
      <w:r>
        <w:fldChar w:fldCharType="begin"/>
      </w:r>
      <w:r>
        <w:instrText xml:space="preserve"> HYPERLINK \l "_Toc424119160" </w:instrText>
      </w:r>
      <w:r>
        <w:fldChar w:fldCharType="separate"/>
      </w:r>
      <w:r w:rsidR="00715D94" w:rsidRPr="004E4F31">
        <w:rPr>
          <w:rStyle w:val="Hyperlink"/>
          <w:noProof/>
        </w:rPr>
        <w:t>1</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Einleitung</w:t>
      </w:r>
      <w:r w:rsidR="00715D94">
        <w:rPr>
          <w:noProof/>
          <w:webHidden/>
        </w:rPr>
        <w:tab/>
      </w:r>
      <w:r w:rsidR="00715D94">
        <w:rPr>
          <w:noProof/>
          <w:webHidden/>
        </w:rPr>
        <w:fldChar w:fldCharType="begin"/>
      </w:r>
      <w:r w:rsidR="00715D94">
        <w:rPr>
          <w:noProof/>
          <w:webHidden/>
        </w:rPr>
        <w:instrText xml:space="preserve"> PAGEREF _Toc424119160 \h </w:instrText>
      </w:r>
      <w:r w:rsidR="00715D94">
        <w:rPr>
          <w:noProof/>
          <w:webHidden/>
        </w:rPr>
      </w:r>
      <w:r w:rsidR="00715D94">
        <w:rPr>
          <w:noProof/>
          <w:webHidden/>
        </w:rPr>
        <w:fldChar w:fldCharType="separate"/>
      </w:r>
      <w:r w:rsidR="00715D94">
        <w:rPr>
          <w:noProof/>
          <w:webHidden/>
        </w:rPr>
        <w:t>1</w:t>
      </w:r>
      <w:r w:rsidR="00715D94">
        <w:rPr>
          <w:noProof/>
          <w:webHidden/>
        </w:rPr>
        <w:fldChar w:fldCharType="end"/>
      </w:r>
      <w:r>
        <w:rPr>
          <w:noProof/>
        </w:rPr>
        <w:fldChar w:fldCharType="end"/>
      </w:r>
    </w:p>
    <w:p w14:paraId="5C5A4737"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61" w:author="Admin" w:date="2015-07-08T13:36:00Z">
          <w:pPr>
            <w:pStyle w:val="Verzeichnis1"/>
            <w:tabs>
              <w:tab w:val="left" w:pos="480"/>
              <w:tab w:val="right" w:leader="dot" w:pos="9062"/>
            </w:tabs>
          </w:pPr>
        </w:pPrChange>
      </w:pPr>
      <w:r>
        <w:fldChar w:fldCharType="begin"/>
      </w:r>
      <w:r>
        <w:instrText xml:space="preserve"> HYPERLINK \l "_Toc424119161" </w:instrText>
      </w:r>
      <w:r>
        <w:fldChar w:fldCharType="separate"/>
      </w:r>
      <w:r w:rsidR="00715D94" w:rsidRPr="004E4F31">
        <w:rPr>
          <w:rStyle w:val="Hyperlink"/>
          <w:noProof/>
        </w:rPr>
        <w:t>2</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Aufgabenstellung</w:t>
      </w:r>
      <w:r w:rsidR="00715D94">
        <w:rPr>
          <w:noProof/>
          <w:webHidden/>
        </w:rPr>
        <w:tab/>
      </w:r>
      <w:r w:rsidR="00715D94">
        <w:rPr>
          <w:noProof/>
          <w:webHidden/>
        </w:rPr>
        <w:fldChar w:fldCharType="begin"/>
      </w:r>
      <w:r w:rsidR="00715D94">
        <w:rPr>
          <w:noProof/>
          <w:webHidden/>
        </w:rPr>
        <w:instrText xml:space="preserve"> PAGEREF _Toc424119161 \h </w:instrText>
      </w:r>
      <w:r w:rsidR="00715D94">
        <w:rPr>
          <w:noProof/>
          <w:webHidden/>
        </w:rPr>
      </w:r>
      <w:r w:rsidR="00715D94">
        <w:rPr>
          <w:noProof/>
          <w:webHidden/>
        </w:rPr>
        <w:fldChar w:fldCharType="separate"/>
      </w:r>
      <w:r w:rsidR="00715D94">
        <w:rPr>
          <w:noProof/>
          <w:webHidden/>
        </w:rPr>
        <w:t>2</w:t>
      </w:r>
      <w:r w:rsidR="00715D94">
        <w:rPr>
          <w:noProof/>
          <w:webHidden/>
        </w:rPr>
        <w:fldChar w:fldCharType="end"/>
      </w:r>
      <w:r>
        <w:rPr>
          <w:noProof/>
        </w:rPr>
        <w:fldChar w:fldCharType="end"/>
      </w:r>
    </w:p>
    <w:p w14:paraId="0E6AF4F5"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62" w:author="Admin" w:date="2015-07-08T13:36:00Z">
          <w:pPr>
            <w:pStyle w:val="Verzeichnis1"/>
            <w:tabs>
              <w:tab w:val="left" w:pos="480"/>
              <w:tab w:val="right" w:leader="dot" w:pos="9062"/>
            </w:tabs>
          </w:pPr>
        </w:pPrChange>
      </w:pPr>
      <w:r>
        <w:fldChar w:fldCharType="begin"/>
      </w:r>
      <w:r>
        <w:instrText xml:space="preserve"> HYPERLINK \l "_Toc424119162" </w:instrText>
      </w:r>
      <w:r>
        <w:fldChar w:fldCharType="separate"/>
      </w:r>
      <w:r w:rsidR="00715D94" w:rsidRPr="004E4F31">
        <w:rPr>
          <w:rStyle w:val="Hyperlink"/>
          <w:noProof/>
        </w:rPr>
        <w:t>3</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Stand der Technik</w:t>
      </w:r>
      <w:r w:rsidR="00715D94">
        <w:rPr>
          <w:noProof/>
          <w:webHidden/>
        </w:rPr>
        <w:tab/>
      </w:r>
      <w:r w:rsidR="00715D94">
        <w:rPr>
          <w:noProof/>
          <w:webHidden/>
        </w:rPr>
        <w:fldChar w:fldCharType="begin"/>
      </w:r>
      <w:r w:rsidR="00715D94">
        <w:rPr>
          <w:noProof/>
          <w:webHidden/>
        </w:rPr>
        <w:instrText xml:space="preserve"> PAGEREF _Toc424119162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r>
        <w:rPr>
          <w:noProof/>
        </w:rPr>
        <w:fldChar w:fldCharType="end"/>
      </w:r>
    </w:p>
    <w:p w14:paraId="384404AA"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63" w:author="Admin" w:date="2015-07-08T13:36:00Z">
          <w:pPr>
            <w:pStyle w:val="Verzeichnis2"/>
            <w:tabs>
              <w:tab w:val="left" w:pos="720"/>
              <w:tab w:val="right" w:leader="dot" w:pos="9062"/>
            </w:tabs>
          </w:pPr>
        </w:pPrChange>
      </w:pPr>
      <w:r>
        <w:fldChar w:fldCharType="begin"/>
      </w:r>
      <w:r>
        <w:instrText xml:space="preserve"> HYPERLINK \l "_Toc424119163" </w:instrText>
      </w:r>
      <w:r>
        <w:fldChar w:fldCharType="separate"/>
      </w:r>
      <w:r w:rsidR="00715D94" w:rsidRPr="004E4F31">
        <w:rPr>
          <w:rStyle w:val="Hyperlink"/>
          <w:noProof/>
        </w:rPr>
        <w:t>3.1</w:t>
      </w:r>
      <w:r w:rsidR="00715D94">
        <w:rPr>
          <w:rFonts w:asciiTheme="minorHAnsi" w:eastAsiaTheme="minorEastAsia" w:hAnsiTheme="minorHAnsi" w:cstheme="minorBidi"/>
          <w:smallCaps w:val="0"/>
          <w:noProof/>
          <w:sz w:val="22"/>
          <w:szCs w:val="22"/>
        </w:rPr>
        <w:tab/>
      </w:r>
      <w:r w:rsidR="00715D94" w:rsidRPr="004E4F31">
        <w:rPr>
          <w:rStyle w:val="Hyperlink"/>
          <w:noProof/>
        </w:rPr>
        <w:t>Einleitung</w:t>
      </w:r>
      <w:r w:rsidR="00715D94">
        <w:rPr>
          <w:noProof/>
          <w:webHidden/>
        </w:rPr>
        <w:tab/>
      </w:r>
      <w:r w:rsidR="00715D94">
        <w:rPr>
          <w:noProof/>
          <w:webHidden/>
        </w:rPr>
        <w:fldChar w:fldCharType="begin"/>
      </w:r>
      <w:r w:rsidR="00715D94">
        <w:rPr>
          <w:noProof/>
          <w:webHidden/>
        </w:rPr>
        <w:instrText xml:space="preserve"> PAGEREF _Toc424119163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r>
        <w:rPr>
          <w:noProof/>
        </w:rPr>
        <w:fldChar w:fldCharType="end"/>
      </w:r>
    </w:p>
    <w:p w14:paraId="2473C74D"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64" w:author="Admin" w:date="2015-07-08T13:36:00Z">
          <w:pPr>
            <w:pStyle w:val="Verzeichnis2"/>
            <w:tabs>
              <w:tab w:val="left" w:pos="720"/>
              <w:tab w:val="right" w:leader="dot" w:pos="9062"/>
            </w:tabs>
          </w:pPr>
        </w:pPrChange>
      </w:pPr>
      <w:r>
        <w:fldChar w:fldCharType="begin"/>
      </w:r>
      <w:r>
        <w:instrText xml:space="preserve"> HYPERLINK \l "_Toc424119164" </w:instrText>
      </w:r>
      <w:r>
        <w:fldChar w:fldCharType="separate"/>
      </w:r>
      <w:r w:rsidR="00715D94" w:rsidRPr="004E4F31">
        <w:rPr>
          <w:rStyle w:val="Hyperlink"/>
          <w:noProof/>
        </w:rPr>
        <w:t>3.2</w:t>
      </w:r>
      <w:r w:rsidR="00715D94">
        <w:rPr>
          <w:rFonts w:asciiTheme="minorHAnsi" w:eastAsiaTheme="minorEastAsia" w:hAnsiTheme="minorHAnsi" w:cstheme="minorBidi"/>
          <w:smallCaps w:val="0"/>
          <w:noProof/>
          <w:sz w:val="22"/>
          <w:szCs w:val="22"/>
        </w:rPr>
        <w:tab/>
      </w:r>
      <w:r w:rsidR="00715D94" w:rsidRPr="004E4F31">
        <w:rPr>
          <w:rStyle w:val="Hyperlink"/>
          <w:noProof/>
        </w:rPr>
        <w:t>Game Engine</w:t>
      </w:r>
      <w:r w:rsidR="00715D94">
        <w:rPr>
          <w:noProof/>
          <w:webHidden/>
        </w:rPr>
        <w:tab/>
      </w:r>
      <w:r w:rsidR="00715D94">
        <w:rPr>
          <w:noProof/>
          <w:webHidden/>
        </w:rPr>
        <w:fldChar w:fldCharType="begin"/>
      </w:r>
      <w:r w:rsidR="00715D94">
        <w:rPr>
          <w:noProof/>
          <w:webHidden/>
        </w:rPr>
        <w:instrText xml:space="preserve"> PAGEREF _Toc424119164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r>
        <w:rPr>
          <w:noProof/>
        </w:rPr>
        <w:fldChar w:fldCharType="end"/>
      </w:r>
    </w:p>
    <w:p w14:paraId="08B18AC6"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65" w:author="Admin" w:date="2015-07-08T13:36:00Z">
          <w:pPr>
            <w:pStyle w:val="Verzeichnis3"/>
            <w:tabs>
              <w:tab w:val="left" w:pos="1200"/>
              <w:tab w:val="right" w:leader="dot" w:pos="9062"/>
            </w:tabs>
          </w:pPr>
        </w:pPrChange>
      </w:pPr>
      <w:r>
        <w:fldChar w:fldCharType="begin"/>
      </w:r>
      <w:r>
        <w:instrText xml:space="preserve"> HYPERLINK \l "_Toc424119166" </w:instrText>
      </w:r>
      <w:r>
        <w:fldChar w:fldCharType="separate"/>
      </w:r>
      <w:r w:rsidR="00715D94" w:rsidRPr="004E4F31">
        <w:rPr>
          <w:rStyle w:val="Hyperlink"/>
          <w:noProof/>
        </w:rPr>
        <w:t>3.2.1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_Toc424119166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r>
        <w:rPr>
          <w:noProof/>
        </w:rPr>
        <w:fldChar w:fldCharType="end"/>
      </w:r>
    </w:p>
    <w:p w14:paraId="1E259171"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66" w:author="Admin" w:date="2015-07-08T13:36:00Z">
          <w:pPr>
            <w:pStyle w:val="Verzeichnis3"/>
            <w:tabs>
              <w:tab w:val="left" w:pos="1200"/>
              <w:tab w:val="right" w:leader="dot" w:pos="9062"/>
            </w:tabs>
          </w:pPr>
        </w:pPrChange>
      </w:pPr>
      <w:r>
        <w:fldChar w:fldCharType="begin"/>
      </w:r>
      <w:r>
        <w:instrText xml:space="preserve"> HYPERLINK \l "_Toc424119167" </w:instrText>
      </w:r>
      <w:r>
        <w:fldChar w:fldCharType="separate"/>
      </w:r>
      <w:r w:rsidR="00715D94" w:rsidRPr="004E4F31">
        <w:rPr>
          <w:rStyle w:val="Hyperlink"/>
          <w:noProof/>
        </w:rPr>
        <w:t>3.2.2</w:t>
      </w:r>
      <w:r w:rsidR="00715D94">
        <w:rPr>
          <w:rFonts w:asciiTheme="minorHAnsi" w:eastAsiaTheme="minorEastAsia" w:hAnsiTheme="minorHAnsi" w:cstheme="minorBidi"/>
          <w:i w:val="0"/>
          <w:iCs w:val="0"/>
          <w:noProof/>
          <w:sz w:val="22"/>
          <w:szCs w:val="22"/>
        </w:rPr>
        <w:tab/>
      </w:r>
      <w:r w:rsidR="00715D94" w:rsidRPr="004E4F31">
        <w:rPr>
          <w:rStyle w:val="Hyperlink"/>
          <w:noProof/>
        </w:rPr>
        <w:t>Source Engine</w:t>
      </w:r>
      <w:r w:rsidR="00715D94">
        <w:rPr>
          <w:noProof/>
          <w:webHidden/>
        </w:rPr>
        <w:tab/>
      </w:r>
      <w:r w:rsidR="00715D94">
        <w:rPr>
          <w:noProof/>
          <w:webHidden/>
        </w:rPr>
        <w:fldChar w:fldCharType="begin"/>
      </w:r>
      <w:r w:rsidR="00715D94">
        <w:rPr>
          <w:noProof/>
          <w:webHidden/>
        </w:rPr>
        <w:instrText xml:space="preserve"> PAGEREF _Toc424119167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r>
        <w:rPr>
          <w:noProof/>
        </w:rPr>
        <w:fldChar w:fldCharType="end"/>
      </w:r>
    </w:p>
    <w:p w14:paraId="224968C8"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67" w:author="Admin" w:date="2015-07-08T13:36:00Z">
          <w:pPr>
            <w:pStyle w:val="Verzeichnis3"/>
            <w:tabs>
              <w:tab w:val="left" w:pos="1200"/>
              <w:tab w:val="right" w:leader="dot" w:pos="9062"/>
            </w:tabs>
          </w:pPr>
        </w:pPrChange>
      </w:pPr>
      <w:r>
        <w:fldChar w:fldCharType="begin"/>
      </w:r>
      <w:r>
        <w:instrText xml:space="preserve"> HYPERLINK \l "_Toc424119168" </w:instrText>
      </w:r>
      <w:r>
        <w:fldChar w:fldCharType="separate"/>
      </w:r>
      <w:r w:rsidR="00715D94" w:rsidRPr="004E4F31">
        <w:rPr>
          <w:rStyle w:val="Hyperlink"/>
          <w:noProof/>
        </w:rPr>
        <w:t>3.2.3</w:t>
      </w:r>
      <w:r w:rsidR="00715D94">
        <w:rPr>
          <w:rFonts w:asciiTheme="minorHAnsi" w:eastAsiaTheme="minorEastAsia" w:hAnsiTheme="minorHAnsi" w:cstheme="minorBidi"/>
          <w:i w:val="0"/>
          <w:iCs w:val="0"/>
          <w:noProof/>
          <w:sz w:val="22"/>
          <w:szCs w:val="22"/>
        </w:rPr>
        <w:tab/>
      </w:r>
      <w:r w:rsidR="00715D94" w:rsidRPr="004E4F31">
        <w:rPr>
          <w:rStyle w:val="Hyperlink"/>
          <w:noProof/>
        </w:rPr>
        <w:t>Unity</w:t>
      </w:r>
      <w:r w:rsidR="00715D94">
        <w:rPr>
          <w:noProof/>
          <w:webHidden/>
        </w:rPr>
        <w:tab/>
      </w:r>
      <w:r w:rsidR="00715D94">
        <w:rPr>
          <w:noProof/>
          <w:webHidden/>
        </w:rPr>
        <w:fldChar w:fldCharType="begin"/>
      </w:r>
      <w:r w:rsidR="00715D94">
        <w:rPr>
          <w:noProof/>
          <w:webHidden/>
        </w:rPr>
        <w:instrText xml:space="preserve"> PAGEREF _Toc424119168 \h </w:instrText>
      </w:r>
      <w:r w:rsidR="00715D94">
        <w:rPr>
          <w:noProof/>
          <w:webHidden/>
        </w:rPr>
      </w:r>
      <w:r w:rsidR="00715D94">
        <w:rPr>
          <w:noProof/>
          <w:webHidden/>
        </w:rPr>
        <w:fldChar w:fldCharType="separate"/>
      </w:r>
      <w:r w:rsidR="00715D94">
        <w:rPr>
          <w:noProof/>
          <w:webHidden/>
        </w:rPr>
        <w:t>4</w:t>
      </w:r>
      <w:r w:rsidR="00715D94">
        <w:rPr>
          <w:noProof/>
          <w:webHidden/>
        </w:rPr>
        <w:fldChar w:fldCharType="end"/>
      </w:r>
      <w:r>
        <w:rPr>
          <w:noProof/>
        </w:rPr>
        <w:fldChar w:fldCharType="end"/>
      </w:r>
    </w:p>
    <w:p w14:paraId="75457421"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68" w:author="Admin" w:date="2015-07-08T13:36:00Z">
          <w:pPr>
            <w:pStyle w:val="Verzeichnis3"/>
            <w:tabs>
              <w:tab w:val="left" w:pos="1200"/>
              <w:tab w:val="right" w:leader="dot" w:pos="9062"/>
            </w:tabs>
          </w:pPr>
        </w:pPrChange>
      </w:pPr>
      <w:r>
        <w:fldChar w:fldCharType="begin"/>
      </w:r>
      <w:r>
        <w:instrText xml:space="preserve"> HYPERLINK \l "_Toc424119169" </w:instrText>
      </w:r>
      <w:r>
        <w:fldChar w:fldCharType="separate"/>
      </w:r>
      <w:r w:rsidR="00715D94" w:rsidRPr="004E4F31">
        <w:rPr>
          <w:rStyle w:val="Hyperlink"/>
          <w:noProof/>
          <w:lang w:val="en-US"/>
        </w:rPr>
        <w:t>3.2.4</w:t>
      </w:r>
      <w:r w:rsidR="00715D94">
        <w:rPr>
          <w:rFonts w:asciiTheme="minorHAnsi" w:eastAsiaTheme="minorEastAsia" w:hAnsiTheme="minorHAnsi" w:cstheme="minorBidi"/>
          <w:i w:val="0"/>
          <w:iCs w:val="0"/>
          <w:noProof/>
          <w:sz w:val="22"/>
          <w:szCs w:val="22"/>
        </w:rPr>
        <w:tab/>
      </w:r>
      <w:r w:rsidR="00715D94" w:rsidRPr="004E4F31">
        <w:rPr>
          <w:rStyle w:val="Hyperlink"/>
          <w:noProof/>
          <w:lang w:val="en-US"/>
        </w:rPr>
        <w:t>Unreal Engine 4</w:t>
      </w:r>
      <w:r w:rsidR="00715D94">
        <w:rPr>
          <w:noProof/>
          <w:webHidden/>
        </w:rPr>
        <w:tab/>
      </w:r>
      <w:r w:rsidR="00715D94">
        <w:rPr>
          <w:noProof/>
          <w:webHidden/>
        </w:rPr>
        <w:fldChar w:fldCharType="begin"/>
      </w:r>
      <w:r w:rsidR="00715D94">
        <w:rPr>
          <w:noProof/>
          <w:webHidden/>
        </w:rPr>
        <w:instrText xml:space="preserve"> PAGEREF _Toc424119169 \h </w:instrText>
      </w:r>
      <w:r w:rsidR="00715D94">
        <w:rPr>
          <w:noProof/>
          <w:webHidden/>
        </w:rPr>
      </w:r>
      <w:r w:rsidR="00715D94">
        <w:rPr>
          <w:noProof/>
          <w:webHidden/>
        </w:rPr>
        <w:fldChar w:fldCharType="separate"/>
      </w:r>
      <w:r w:rsidR="00715D94">
        <w:rPr>
          <w:noProof/>
          <w:webHidden/>
        </w:rPr>
        <w:t>4</w:t>
      </w:r>
      <w:r w:rsidR="00715D94">
        <w:rPr>
          <w:noProof/>
          <w:webHidden/>
        </w:rPr>
        <w:fldChar w:fldCharType="end"/>
      </w:r>
      <w:r>
        <w:rPr>
          <w:noProof/>
        </w:rPr>
        <w:fldChar w:fldCharType="end"/>
      </w:r>
    </w:p>
    <w:p w14:paraId="04850E07"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69" w:author="Admin" w:date="2015-07-08T13:36:00Z">
          <w:pPr>
            <w:pStyle w:val="Verzeichnis3"/>
            <w:tabs>
              <w:tab w:val="left" w:pos="1200"/>
              <w:tab w:val="right" w:leader="dot" w:pos="9062"/>
            </w:tabs>
          </w:pPr>
        </w:pPrChange>
      </w:pPr>
      <w:r>
        <w:fldChar w:fldCharType="begin"/>
      </w:r>
      <w:r>
        <w:instrText xml:space="preserve"> HYPERLINK \l "_Toc424119170" </w:instrText>
      </w:r>
      <w:r>
        <w:fldChar w:fldCharType="separate"/>
      </w:r>
      <w:r w:rsidR="00715D94" w:rsidRPr="004E4F31">
        <w:rPr>
          <w:rStyle w:val="Hyperlink"/>
          <w:noProof/>
        </w:rPr>
        <w:t>3.2.5</w:t>
      </w:r>
      <w:r w:rsidR="00715D94">
        <w:rPr>
          <w:rFonts w:asciiTheme="minorHAnsi" w:eastAsiaTheme="minorEastAsia" w:hAnsiTheme="minorHAnsi" w:cstheme="minorBidi"/>
          <w:i w:val="0"/>
          <w:iCs w:val="0"/>
          <w:noProof/>
          <w:sz w:val="22"/>
          <w:szCs w:val="22"/>
        </w:rPr>
        <w:tab/>
      </w:r>
      <w:r w:rsidR="00715D94" w:rsidRPr="004E4F31">
        <w:rPr>
          <w:rStyle w:val="Hyperlink"/>
          <w:noProof/>
        </w:rPr>
        <w:t>Verwendung im Projekt</w:t>
      </w:r>
      <w:r w:rsidR="00715D94">
        <w:rPr>
          <w:noProof/>
          <w:webHidden/>
        </w:rPr>
        <w:tab/>
      </w:r>
      <w:r w:rsidR="00715D94">
        <w:rPr>
          <w:noProof/>
          <w:webHidden/>
        </w:rPr>
        <w:fldChar w:fldCharType="begin"/>
      </w:r>
      <w:r w:rsidR="00715D94">
        <w:rPr>
          <w:noProof/>
          <w:webHidden/>
        </w:rPr>
        <w:instrText xml:space="preserve"> PAGEREF _Toc424119170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r>
        <w:rPr>
          <w:noProof/>
        </w:rPr>
        <w:fldChar w:fldCharType="end"/>
      </w:r>
    </w:p>
    <w:p w14:paraId="7F77D5B7"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0" w:author="Admin" w:date="2015-07-08T13:36:00Z">
          <w:pPr>
            <w:pStyle w:val="Verzeichnis2"/>
            <w:tabs>
              <w:tab w:val="left" w:pos="720"/>
              <w:tab w:val="right" w:leader="dot" w:pos="9062"/>
            </w:tabs>
          </w:pPr>
        </w:pPrChange>
      </w:pPr>
      <w:r>
        <w:fldChar w:fldCharType="begin"/>
      </w:r>
      <w:r>
        <w:instrText xml:space="preserve"> HYPERLINK \l "_Toc424119171" </w:instrText>
      </w:r>
      <w:r>
        <w:fldChar w:fldCharType="separate"/>
      </w:r>
      <w:r w:rsidR="00715D94" w:rsidRPr="004E4F31">
        <w:rPr>
          <w:rStyle w:val="Hyperlink"/>
          <w:noProof/>
        </w:rPr>
        <w:t>3.3</w:t>
      </w:r>
      <w:r w:rsidR="00715D94">
        <w:rPr>
          <w:rFonts w:asciiTheme="minorHAnsi" w:eastAsiaTheme="minorEastAsia" w:hAnsiTheme="minorHAnsi" w:cstheme="minorBidi"/>
          <w:smallCaps w:val="0"/>
          <w:noProof/>
          <w:sz w:val="22"/>
          <w:szCs w:val="22"/>
        </w:rPr>
        <w:tab/>
      </w:r>
      <w:r w:rsidR="00715D94" w:rsidRPr="004E4F31">
        <w:rPr>
          <w:rStyle w:val="Hyperlink"/>
          <w:noProof/>
        </w:rPr>
        <w:t>Scripting-Ansatz</w:t>
      </w:r>
      <w:r w:rsidR="00715D94">
        <w:rPr>
          <w:noProof/>
          <w:webHidden/>
        </w:rPr>
        <w:tab/>
      </w:r>
      <w:r w:rsidR="00715D94">
        <w:rPr>
          <w:noProof/>
          <w:webHidden/>
        </w:rPr>
        <w:fldChar w:fldCharType="begin"/>
      </w:r>
      <w:r w:rsidR="00715D94">
        <w:rPr>
          <w:noProof/>
          <w:webHidden/>
        </w:rPr>
        <w:instrText xml:space="preserve"> PAGEREF _Toc424119171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r>
        <w:rPr>
          <w:noProof/>
        </w:rPr>
        <w:fldChar w:fldCharType="end"/>
      </w:r>
    </w:p>
    <w:p w14:paraId="334ED002"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71" w:author="Admin" w:date="2015-07-08T13:36:00Z">
          <w:pPr>
            <w:pStyle w:val="Verzeichnis3"/>
            <w:tabs>
              <w:tab w:val="left" w:pos="1200"/>
              <w:tab w:val="right" w:leader="dot" w:pos="9062"/>
            </w:tabs>
          </w:pPr>
        </w:pPrChange>
      </w:pPr>
      <w:r>
        <w:fldChar w:fldCharType="begin"/>
      </w:r>
      <w:r>
        <w:instrText xml:space="preserve"> HYPERLINK \l "_Toc424119172" </w:instrText>
      </w:r>
      <w:r>
        <w:fldChar w:fldCharType="separate"/>
      </w:r>
      <w:r w:rsidR="00715D94" w:rsidRPr="004E4F31">
        <w:rPr>
          <w:rStyle w:val="Hyperlink"/>
          <w:noProof/>
        </w:rPr>
        <w:t>3.3.1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_Toc424119172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r>
        <w:rPr>
          <w:noProof/>
        </w:rPr>
        <w:fldChar w:fldCharType="end"/>
      </w:r>
    </w:p>
    <w:p w14:paraId="718EA062"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72" w:author="Admin" w:date="2015-07-08T13:36:00Z">
          <w:pPr>
            <w:pStyle w:val="Verzeichnis3"/>
            <w:tabs>
              <w:tab w:val="left" w:pos="1200"/>
              <w:tab w:val="right" w:leader="dot" w:pos="9062"/>
            </w:tabs>
          </w:pPr>
        </w:pPrChange>
      </w:pPr>
      <w:r>
        <w:fldChar w:fldCharType="begin"/>
      </w:r>
      <w:r>
        <w:instrText xml:space="preserve"> HYPERLINK \l "_Toc424119173" </w:instrText>
      </w:r>
      <w:r>
        <w:fldChar w:fldCharType="separate"/>
      </w:r>
      <w:r w:rsidR="00715D94" w:rsidRPr="004E4F31">
        <w:rPr>
          <w:rStyle w:val="Hyperlink"/>
          <w:noProof/>
        </w:rPr>
        <w:t>3.3.2</w:t>
      </w:r>
      <w:r w:rsidR="00715D94">
        <w:rPr>
          <w:rFonts w:asciiTheme="minorHAnsi" w:eastAsiaTheme="minorEastAsia" w:hAnsiTheme="minorHAnsi" w:cstheme="minorBidi"/>
          <w:i w:val="0"/>
          <w:iCs w:val="0"/>
          <w:noProof/>
          <w:sz w:val="22"/>
          <w:szCs w:val="22"/>
        </w:rPr>
        <w:tab/>
      </w:r>
      <w:r w:rsidR="00715D94" w:rsidRPr="004E4F31">
        <w:rPr>
          <w:rStyle w:val="Hyperlink"/>
          <w:noProof/>
        </w:rPr>
        <w:t>LUA</w:t>
      </w:r>
      <w:r w:rsidR="00715D94">
        <w:rPr>
          <w:noProof/>
          <w:webHidden/>
        </w:rPr>
        <w:tab/>
      </w:r>
      <w:r w:rsidR="00715D94">
        <w:rPr>
          <w:noProof/>
          <w:webHidden/>
        </w:rPr>
        <w:fldChar w:fldCharType="begin"/>
      </w:r>
      <w:r w:rsidR="00715D94">
        <w:rPr>
          <w:noProof/>
          <w:webHidden/>
        </w:rPr>
        <w:instrText xml:space="preserve"> PAGEREF _Toc424119173 \h </w:instrText>
      </w:r>
      <w:r w:rsidR="00715D94">
        <w:rPr>
          <w:noProof/>
          <w:webHidden/>
        </w:rPr>
      </w:r>
      <w:r w:rsidR="00715D94">
        <w:rPr>
          <w:noProof/>
          <w:webHidden/>
        </w:rPr>
        <w:fldChar w:fldCharType="separate"/>
      </w:r>
      <w:r w:rsidR="00715D94">
        <w:rPr>
          <w:noProof/>
          <w:webHidden/>
        </w:rPr>
        <w:t>6</w:t>
      </w:r>
      <w:r w:rsidR="00715D94">
        <w:rPr>
          <w:noProof/>
          <w:webHidden/>
        </w:rPr>
        <w:fldChar w:fldCharType="end"/>
      </w:r>
      <w:r>
        <w:rPr>
          <w:noProof/>
        </w:rPr>
        <w:fldChar w:fldCharType="end"/>
      </w:r>
    </w:p>
    <w:p w14:paraId="07ABD0A2"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73" w:author="Admin" w:date="2015-07-08T13:36:00Z">
          <w:pPr>
            <w:pStyle w:val="Verzeichnis3"/>
            <w:tabs>
              <w:tab w:val="left" w:pos="1200"/>
              <w:tab w:val="right" w:leader="dot" w:pos="9062"/>
            </w:tabs>
          </w:pPr>
        </w:pPrChange>
      </w:pPr>
      <w:r>
        <w:fldChar w:fldCharType="begin"/>
      </w:r>
      <w:r>
        <w:instrText xml:space="preserve"> HYPERLINK \l "_Toc424119174" </w:instrText>
      </w:r>
      <w:r>
        <w:fldChar w:fldCharType="separate"/>
      </w:r>
      <w:r w:rsidR="00715D94" w:rsidRPr="004E4F31">
        <w:rPr>
          <w:rStyle w:val="Hyperlink"/>
          <w:noProof/>
        </w:rPr>
        <w:t>3.3.3</w:t>
      </w:r>
      <w:r w:rsidR="00715D94">
        <w:rPr>
          <w:rFonts w:asciiTheme="minorHAnsi" w:eastAsiaTheme="minorEastAsia" w:hAnsiTheme="minorHAnsi" w:cstheme="minorBidi"/>
          <w:i w:val="0"/>
          <w:iCs w:val="0"/>
          <w:noProof/>
          <w:sz w:val="22"/>
          <w:szCs w:val="22"/>
        </w:rPr>
        <w:tab/>
      </w:r>
      <w:r w:rsidR="00715D94" w:rsidRPr="004E4F31">
        <w:rPr>
          <w:rStyle w:val="Hyperlink"/>
          <w:noProof/>
        </w:rPr>
        <w:t>Alternative Skriptsprachen</w:t>
      </w:r>
      <w:r w:rsidR="00715D94">
        <w:rPr>
          <w:noProof/>
          <w:webHidden/>
        </w:rPr>
        <w:tab/>
      </w:r>
      <w:r w:rsidR="00715D94">
        <w:rPr>
          <w:noProof/>
          <w:webHidden/>
        </w:rPr>
        <w:fldChar w:fldCharType="begin"/>
      </w:r>
      <w:r w:rsidR="00715D94">
        <w:rPr>
          <w:noProof/>
          <w:webHidden/>
        </w:rPr>
        <w:instrText xml:space="preserve"> PAGEREF _Toc424119174 \h </w:instrText>
      </w:r>
      <w:r w:rsidR="00715D94">
        <w:rPr>
          <w:noProof/>
          <w:webHidden/>
        </w:rPr>
      </w:r>
      <w:r w:rsidR="00715D94">
        <w:rPr>
          <w:noProof/>
          <w:webHidden/>
        </w:rPr>
        <w:fldChar w:fldCharType="separate"/>
      </w:r>
      <w:r w:rsidR="00715D94">
        <w:rPr>
          <w:noProof/>
          <w:webHidden/>
        </w:rPr>
        <w:t>6</w:t>
      </w:r>
      <w:r w:rsidR="00715D94">
        <w:rPr>
          <w:noProof/>
          <w:webHidden/>
        </w:rPr>
        <w:fldChar w:fldCharType="end"/>
      </w:r>
      <w:r>
        <w:rPr>
          <w:noProof/>
        </w:rPr>
        <w:fldChar w:fldCharType="end"/>
      </w:r>
    </w:p>
    <w:p w14:paraId="656F823C"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4" w:author="Admin" w:date="2015-07-08T13:36:00Z">
          <w:pPr>
            <w:pStyle w:val="Verzeichnis2"/>
            <w:tabs>
              <w:tab w:val="left" w:pos="720"/>
              <w:tab w:val="right" w:leader="dot" w:pos="9062"/>
            </w:tabs>
          </w:pPr>
        </w:pPrChange>
      </w:pPr>
      <w:r>
        <w:fldChar w:fldCharType="begin"/>
      </w:r>
      <w:r>
        <w:instrText xml:space="preserve"> HYPERLINK \l "_Toc424119175" </w:instrText>
      </w:r>
      <w:r>
        <w:fldChar w:fldCharType="separate"/>
      </w:r>
      <w:r w:rsidR="00715D94" w:rsidRPr="004E4F31">
        <w:rPr>
          <w:rStyle w:val="Hyperlink"/>
          <w:noProof/>
        </w:rPr>
        <w:t>3.4</w:t>
      </w:r>
      <w:r w:rsidR="00715D94">
        <w:rPr>
          <w:rFonts w:asciiTheme="minorHAnsi" w:eastAsiaTheme="minorEastAsia" w:hAnsiTheme="minorHAnsi" w:cstheme="minorBidi"/>
          <w:smallCaps w:val="0"/>
          <w:noProof/>
          <w:sz w:val="22"/>
          <w:szCs w:val="22"/>
        </w:rPr>
        <w:tab/>
      </w:r>
      <w:r w:rsidR="00715D94" w:rsidRPr="004E4F31">
        <w:rPr>
          <w:rStyle w:val="Hyperlink"/>
          <w:noProof/>
        </w:rPr>
        <w:t>Robo Cup</w:t>
      </w:r>
      <w:r w:rsidR="00715D94">
        <w:rPr>
          <w:noProof/>
          <w:webHidden/>
        </w:rPr>
        <w:tab/>
      </w:r>
      <w:r w:rsidR="00715D94">
        <w:rPr>
          <w:noProof/>
          <w:webHidden/>
        </w:rPr>
        <w:fldChar w:fldCharType="begin"/>
      </w:r>
      <w:r w:rsidR="00715D94">
        <w:rPr>
          <w:noProof/>
          <w:webHidden/>
        </w:rPr>
        <w:instrText xml:space="preserve"> PAGEREF _Toc424119175 \h </w:instrText>
      </w:r>
      <w:r w:rsidR="00715D94">
        <w:rPr>
          <w:noProof/>
          <w:webHidden/>
        </w:rPr>
      </w:r>
      <w:r w:rsidR="00715D94">
        <w:rPr>
          <w:noProof/>
          <w:webHidden/>
        </w:rPr>
        <w:fldChar w:fldCharType="separate"/>
      </w:r>
      <w:r w:rsidR="00715D94">
        <w:rPr>
          <w:noProof/>
          <w:webHidden/>
        </w:rPr>
        <w:t>7</w:t>
      </w:r>
      <w:r w:rsidR="00715D94">
        <w:rPr>
          <w:noProof/>
          <w:webHidden/>
        </w:rPr>
        <w:fldChar w:fldCharType="end"/>
      </w:r>
      <w:r>
        <w:rPr>
          <w:noProof/>
        </w:rPr>
        <w:fldChar w:fldCharType="end"/>
      </w:r>
    </w:p>
    <w:p w14:paraId="01E41829"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5" w:author="Admin" w:date="2015-07-08T13:36:00Z">
          <w:pPr>
            <w:pStyle w:val="Verzeichnis2"/>
            <w:tabs>
              <w:tab w:val="left" w:pos="720"/>
              <w:tab w:val="right" w:leader="dot" w:pos="9062"/>
            </w:tabs>
          </w:pPr>
        </w:pPrChange>
      </w:pPr>
      <w:r>
        <w:fldChar w:fldCharType="begin"/>
      </w:r>
      <w:r>
        <w:instrText xml:space="preserve"> HYPERLINK \l "_Toc424119176" </w:instrText>
      </w:r>
      <w:r>
        <w:fldChar w:fldCharType="separate"/>
      </w:r>
      <w:r w:rsidR="00715D94" w:rsidRPr="004E4F31">
        <w:rPr>
          <w:rStyle w:val="Hyperlink"/>
          <w:noProof/>
        </w:rPr>
        <w:t>3.5</w:t>
      </w:r>
      <w:r w:rsidR="00715D94">
        <w:rPr>
          <w:rFonts w:asciiTheme="minorHAnsi" w:eastAsiaTheme="minorEastAsia" w:hAnsiTheme="minorHAnsi" w:cstheme="minorBidi"/>
          <w:smallCaps w:val="0"/>
          <w:noProof/>
          <w:sz w:val="22"/>
          <w:szCs w:val="22"/>
        </w:rPr>
        <w:tab/>
      </w:r>
      <w:r w:rsidR="00715D94" w:rsidRPr="004E4F31">
        <w:rPr>
          <w:rStyle w:val="Hyperlink"/>
          <w:noProof/>
        </w:rPr>
        <w:t>Künstliche Intelligenz</w:t>
      </w:r>
      <w:r w:rsidR="00715D94">
        <w:rPr>
          <w:noProof/>
          <w:webHidden/>
        </w:rPr>
        <w:tab/>
      </w:r>
      <w:r w:rsidR="00715D94">
        <w:rPr>
          <w:noProof/>
          <w:webHidden/>
        </w:rPr>
        <w:fldChar w:fldCharType="begin"/>
      </w:r>
      <w:r w:rsidR="00715D94">
        <w:rPr>
          <w:noProof/>
          <w:webHidden/>
        </w:rPr>
        <w:instrText xml:space="preserve"> PAGEREF _Toc424119176 \h </w:instrText>
      </w:r>
      <w:r w:rsidR="00715D94">
        <w:rPr>
          <w:noProof/>
          <w:webHidden/>
        </w:rPr>
      </w:r>
      <w:r w:rsidR="00715D94">
        <w:rPr>
          <w:noProof/>
          <w:webHidden/>
        </w:rPr>
        <w:fldChar w:fldCharType="separate"/>
      </w:r>
      <w:r w:rsidR="00715D94">
        <w:rPr>
          <w:noProof/>
          <w:webHidden/>
        </w:rPr>
        <w:t>8</w:t>
      </w:r>
      <w:r w:rsidR="00715D94">
        <w:rPr>
          <w:noProof/>
          <w:webHidden/>
        </w:rPr>
        <w:fldChar w:fldCharType="end"/>
      </w:r>
      <w:r>
        <w:rPr>
          <w:noProof/>
        </w:rPr>
        <w:fldChar w:fldCharType="end"/>
      </w:r>
    </w:p>
    <w:p w14:paraId="267F80A3"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6" w:author="Admin" w:date="2015-07-08T13:36:00Z">
          <w:pPr>
            <w:pStyle w:val="Verzeichnis2"/>
            <w:tabs>
              <w:tab w:val="left" w:pos="720"/>
              <w:tab w:val="right" w:leader="dot" w:pos="9062"/>
            </w:tabs>
          </w:pPr>
        </w:pPrChange>
      </w:pPr>
      <w:r>
        <w:fldChar w:fldCharType="begin"/>
      </w:r>
      <w:r>
        <w:instrText xml:space="preserve"> HYPERLINK \l "_Toc424119177" </w:instrText>
      </w:r>
      <w:r>
        <w:fldChar w:fldCharType="separate"/>
      </w:r>
      <w:r w:rsidR="00715D94" w:rsidRPr="004E4F31">
        <w:rPr>
          <w:rStyle w:val="Hyperlink"/>
          <w:noProof/>
        </w:rPr>
        <w:t>3.6</w:t>
      </w:r>
      <w:r w:rsidR="00715D94">
        <w:rPr>
          <w:rFonts w:asciiTheme="minorHAnsi" w:eastAsiaTheme="minorEastAsia" w:hAnsiTheme="minorHAnsi" w:cstheme="minorBidi"/>
          <w:smallCaps w:val="0"/>
          <w:noProof/>
          <w:sz w:val="22"/>
          <w:szCs w:val="22"/>
        </w:rPr>
        <w:tab/>
      </w:r>
      <w:r w:rsidR="00715D94" w:rsidRPr="004E4F31">
        <w:rPr>
          <w:rStyle w:val="Hyperlink"/>
          <w:noProof/>
        </w:rPr>
        <w:t>Zusammenfassung</w:t>
      </w:r>
      <w:r w:rsidR="00715D94">
        <w:rPr>
          <w:noProof/>
          <w:webHidden/>
        </w:rPr>
        <w:tab/>
      </w:r>
      <w:r w:rsidR="00715D94">
        <w:rPr>
          <w:noProof/>
          <w:webHidden/>
        </w:rPr>
        <w:fldChar w:fldCharType="begin"/>
      </w:r>
      <w:r w:rsidR="00715D94">
        <w:rPr>
          <w:noProof/>
          <w:webHidden/>
        </w:rPr>
        <w:instrText xml:space="preserve"> PAGEREF _Toc424119177 \h </w:instrText>
      </w:r>
      <w:r w:rsidR="00715D94">
        <w:rPr>
          <w:noProof/>
          <w:webHidden/>
        </w:rPr>
      </w:r>
      <w:r w:rsidR="00715D94">
        <w:rPr>
          <w:noProof/>
          <w:webHidden/>
        </w:rPr>
        <w:fldChar w:fldCharType="separate"/>
      </w:r>
      <w:r w:rsidR="00715D94">
        <w:rPr>
          <w:noProof/>
          <w:webHidden/>
        </w:rPr>
        <w:t>10</w:t>
      </w:r>
      <w:r w:rsidR="00715D94">
        <w:rPr>
          <w:noProof/>
          <w:webHidden/>
        </w:rPr>
        <w:fldChar w:fldCharType="end"/>
      </w:r>
      <w:r>
        <w:rPr>
          <w:noProof/>
        </w:rPr>
        <w:fldChar w:fldCharType="end"/>
      </w:r>
    </w:p>
    <w:p w14:paraId="0476B959"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77" w:author="Admin" w:date="2015-07-08T13:36:00Z">
          <w:pPr>
            <w:pStyle w:val="Verzeichnis1"/>
            <w:tabs>
              <w:tab w:val="left" w:pos="480"/>
              <w:tab w:val="right" w:leader="dot" w:pos="9062"/>
            </w:tabs>
          </w:pPr>
        </w:pPrChange>
      </w:pPr>
      <w:r>
        <w:fldChar w:fldCharType="begin"/>
      </w:r>
      <w:r>
        <w:instrText xml:space="preserve"> HYPERLINK \l "_Toc424119178" </w:instrText>
      </w:r>
      <w:r>
        <w:fldChar w:fldCharType="separate"/>
      </w:r>
      <w:r w:rsidR="00715D94" w:rsidRPr="004E4F31">
        <w:rPr>
          <w:rStyle w:val="Hyperlink"/>
          <w:noProof/>
        </w:rPr>
        <w:t>4</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Planung / Struktur</w:t>
      </w:r>
      <w:r w:rsidR="00715D94">
        <w:rPr>
          <w:noProof/>
          <w:webHidden/>
        </w:rPr>
        <w:tab/>
      </w:r>
      <w:r w:rsidR="00715D94">
        <w:rPr>
          <w:noProof/>
          <w:webHidden/>
        </w:rPr>
        <w:fldChar w:fldCharType="begin"/>
      </w:r>
      <w:r w:rsidR="00715D94">
        <w:rPr>
          <w:noProof/>
          <w:webHidden/>
        </w:rPr>
        <w:instrText xml:space="preserve"> PAGEREF _Toc424119178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r>
        <w:rPr>
          <w:noProof/>
        </w:rPr>
        <w:fldChar w:fldCharType="end"/>
      </w:r>
    </w:p>
    <w:p w14:paraId="59B1446D"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8" w:author="Admin" w:date="2015-07-08T13:36:00Z">
          <w:pPr>
            <w:pStyle w:val="Verzeichnis2"/>
            <w:tabs>
              <w:tab w:val="left" w:pos="720"/>
              <w:tab w:val="right" w:leader="dot" w:pos="9062"/>
            </w:tabs>
          </w:pPr>
        </w:pPrChange>
      </w:pPr>
      <w:r>
        <w:fldChar w:fldCharType="begin"/>
      </w:r>
      <w:r>
        <w:instrText xml:space="preserve"> HYPERLINK \l "_Toc424119179" </w:instrText>
      </w:r>
      <w:r>
        <w:fldChar w:fldCharType="separate"/>
      </w:r>
      <w:r w:rsidR="00715D94" w:rsidRPr="004E4F31">
        <w:rPr>
          <w:rStyle w:val="Hyperlink"/>
          <w:noProof/>
        </w:rPr>
        <w:t>4.1</w:t>
      </w:r>
      <w:r w:rsidR="00715D94">
        <w:rPr>
          <w:rFonts w:asciiTheme="minorHAnsi" w:eastAsiaTheme="minorEastAsia" w:hAnsiTheme="minorHAnsi" w:cstheme="minorBidi"/>
          <w:smallCaps w:val="0"/>
          <w:noProof/>
          <w:sz w:val="22"/>
          <w:szCs w:val="22"/>
        </w:rPr>
        <w:tab/>
      </w:r>
      <w:r w:rsidR="00715D94" w:rsidRPr="004E4F31">
        <w:rPr>
          <w:rStyle w:val="Hyperlink"/>
          <w:noProof/>
        </w:rPr>
        <w:t>Projektmanagement</w:t>
      </w:r>
      <w:r w:rsidR="00715D94">
        <w:rPr>
          <w:noProof/>
          <w:webHidden/>
        </w:rPr>
        <w:tab/>
      </w:r>
      <w:r w:rsidR="00715D94">
        <w:rPr>
          <w:noProof/>
          <w:webHidden/>
        </w:rPr>
        <w:fldChar w:fldCharType="begin"/>
      </w:r>
      <w:r w:rsidR="00715D94">
        <w:rPr>
          <w:noProof/>
          <w:webHidden/>
        </w:rPr>
        <w:instrText xml:space="preserve"> PAGEREF _Toc424119179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r>
        <w:rPr>
          <w:noProof/>
        </w:rPr>
        <w:fldChar w:fldCharType="end"/>
      </w:r>
    </w:p>
    <w:p w14:paraId="009AF32D"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79" w:author="Admin" w:date="2015-07-08T13:36:00Z">
          <w:pPr>
            <w:pStyle w:val="Verzeichnis2"/>
            <w:tabs>
              <w:tab w:val="left" w:pos="720"/>
              <w:tab w:val="right" w:leader="dot" w:pos="9062"/>
            </w:tabs>
          </w:pPr>
        </w:pPrChange>
      </w:pPr>
      <w:r>
        <w:fldChar w:fldCharType="begin"/>
      </w:r>
      <w:r>
        <w:instrText xml:space="preserve"> HYPERLINK \l "_Toc424119180" </w:instrText>
      </w:r>
      <w:r>
        <w:fldChar w:fldCharType="separate"/>
      </w:r>
      <w:r w:rsidR="00715D94" w:rsidRPr="004E4F31">
        <w:rPr>
          <w:rStyle w:val="Hyperlink"/>
          <w:noProof/>
        </w:rPr>
        <w:t>4.2</w:t>
      </w:r>
      <w:r w:rsidR="00715D94">
        <w:rPr>
          <w:rFonts w:asciiTheme="minorHAnsi" w:eastAsiaTheme="minorEastAsia" w:hAnsiTheme="minorHAnsi" w:cstheme="minorBidi"/>
          <w:smallCaps w:val="0"/>
          <w:noProof/>
          <w:sz w:val="22"/>
          <w:szCs w:val="22"/>
        </w:rPr>
        <w:tab/>
      </w:r>
      <w:r w:rsidR="00715D94" w:rsidRPr="004E4F31">
        <w:rPr>
          <w:rStyle w:val="Hyperlink"/>
          <w:noProof/>
        </w:rPr>
        <w:t>Analyse der Aufgabenstellung</w:t>
      </w:r>
      <w:r w:rsidR="00715D94">
        <w:rPr>
          <w:noProof/>
          <w:webHidden/>
        </w:rPr>
        <w:tab/>
      </w:r>
      <w:r w:rsidR="00715D94">
        <w:rPr>
          <w:noProof/>
          <w:webHidden/>
        </w:rPr>
        <w:fldChar w:fldCharType="begin"/>
      </w:r>
      <w:r w:rsidR="00715D94">
        <w:rPr>
          <w:noProof/>
          <w:webHidden/>
        </w:rPr>
        <w:instrText xml:space="preserve"> PAGEREF _Toc424119180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r>
        <w:rPr>
          <w:noProof/>
        </w:rPr>
        <w:fldChar w:fldCharType="end"/>
      </w:r>
    </w:p>
    <w:p w14:paraId="536FB633"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0" w:author="Admin" w:date="2015-07-08T13:36:00Z">
          <w:pPr>
            <w:pStyle w:val="Verzeichnis3"/>
            <w:tabs>
              <w:tab w:val="left" w:pos="1200"/>
              <w:tab w:val="right" w:leader="dot" w:pos="9062"/>
            </w:tabs>
          </w:pPr>
        </w:pPrChange>
      </w:pPr>
      <w:r>
        <w:fldChar w:fldCharType="begin"/>
      </w:r>
      <w:r>
        <w:instrText xml:space="preserve"> HYPERLINK \l "_Toc424119181" </w:instrText>
      </w:r>
      <w:r>
        <w:fldChar w:fldCharType="separate"/>
      </w:r>
      <w:r w:rsidR="00715D94" w:rsidRPr="004E4F31">
        <w:rPr>
          <w:rStyle w:val="Hyperlink"/>
          <w:noProof/>
        </w:rPr>
        <w:t>4.2.1</w:t>
      </w:r>
      <w:r w:rsidR="00715D94">
        <w:rPr>
          <w:rFonts w:asciiTheme="minorHAnsi" w:eastAsiaTheme="minorEastAsia" w:hAnsiTheme="minorHAnsi" w:cstheme="minorBidi"/>
          <w:i w:val="0"/>
          <w:iCs w:val="0"/>
          <w:noProof/>
          <w:sz w:val="22"/>
          <w:szCs w:val="22"/>
        </w:rPr>
        <w:tab/>
      </w:r>
      <w:r w:rsidR="00715D94" w:rsidRPr="004E4F31">
        <w:rPr>
          <w:rStyle w:val="Hyperlink"/>
          <w:noProof/>
        </w:rPr>
        <w:t>Muss-Kriterien</w:t>
      </w:r>
      <w:r w:rsidR="00715D94">
        <w:rPr>
          <w:noProof/>
          <w:webHidden/>
        </w:rPr>
        <w:tab/>
      </w:r>
      <w:r w:rsidR="00715D94">
        <w:rPr>
          <w:noProof/>
          <w:webHidden/>
        </w:rPr>
        <w:fldChar w:fldCharType="begin"/>
      </w:r>
      <w:r w:rsidR="00715D94">
        <w:rPr>
          <w:noProof/>
          <w:webHidden/>
        </w:rPr>
        <w:instrText xml:space="preserve"> PAGEREF _Toc424119181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r>
        <w:rPr>
          <w:noProof/>
        </w:rPr>
        <w:fldChar w:fldCharType="end"/>
      </w:r>
    </w:p>
    <w:p w14:paraId="7FADACD9"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1" w:author="Admin" w:date="2015-07-08T13:36:00Z">
          <w:pPr>
            <w:pStyle w:val="Verzeichnis3"/>
            <w:tabs>
              <w:tab w:val="left" w:pos="1200"/>
              <w:tab w:val="right" w:leader="dot" w:pos="9062"/>
            </w:tabs>
          </w:pPr>
        </w:pPrChange>
      </w:pPr>
      <w:r>
        <w:fldChar w:fldCharType="begin"/>
      </w:r>
      <w:r>
        <w:instrText xml:space="preserve"> HYPERLINK \l "_Toc424119182" </w:instrText>
      </w:r>
      <w:r>
        <w:fldChar w:fldCharType="separate"/>
      </w:r>
      <w:r w:rsidR="00715D94" w:rsidRPr="004E4F31">
        <w:rPr>
          <w:rStyle w:val="Hyperlink"/>
          <w:noProof/>
        </w:rPr>
        <w:t>4.2.2</w:t>
      </w:r>
      <w:r w:rsidR="00715D94">
        <w:rPr>
          <w:rFonts w:asciiTheme="minorHAnsi" w:eastAsiaTheme="minorEastAsia" w:hAnsiTheme="minorHAnsi" w:cstheme="minorBidi"/>
          <w:i w:val="0"/>
          <w:iCs w:val="0"/>
          <w:noProof/>
          <w:sz w:val="22"/>
          <w:szCs w:val="22"/>
        </w:rPr>
        <w:tab/>
      </w:r>
      <w:r w:rsidR="00715D94" w:rsidRPr="004E4F31">
        <w:rPr>
          <w:rStyle w:val="Hyperlink"/>
          <w:noProof/>
        </w:rPr>
        <w:t>Soll-Kriterien</w:t>
      </w:r>
      <w:r w:rsidR="00715D94">
        <w:rPr>
          <w:noProof/>
          <w:webHidden/>
        </w:rPr>
        <w:tab/>
      </w:r>
      <w:r w:rsidR="00715D94">
        <w:rPr>
          <w:noProof/>
          <w:webHidden/>
        </w:rPr>
        <w:fldChar w:fldCharType="begin"/>
      </w:r>
      <w:r w:rsidR="00715D94">
        <w:rPr>
          <w:noProof/>
          <w:webHidden/>
        </w:rPr>
        <w:instrText xml:space="preserve"> PAGEREF _Toc424119182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r>
        <w:rPr>
          <w:noProof/>
        </w:rPr>
        <w:fldChar w:fldCharType="end"/>
      </w:r>
    </w:p>
    <w:p w14:paraId="44CD02D5"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2" w:author="Admin" w:date="2015-07-08T13:36:00Z">
          <w:pPr>
            <w:pStyle w:val="Verzeichnis3"/>
            <w:tabs>
              <w:tab w:val="left" w:pos="1200"/>
              <w:tab w:val="right" w:leader="dot" w:pos="9062"/>
            </w:tabs>
          </w:pPr>
        </w:pPrChange>
      </w:pPr>
      <w:r>
        <w:fldChar w:fldCharType="begin"/>
      </w:r>
      <w:r>
        <w:instrText xml:space="preserve"> HYPERLINK \l "_Toc424119183" </w:instrText>
      </w:r>
      <w:r>
        <w:fldChar w:fldCharType="separate"/>
      </w:r>
      <w:r w:rsidR="00715D94" w:rsidRPr="004E4F31">
        <w:rPr>
          <w:rStyle w:val="Hyperlink"/>
          <w:noProof/>
        </w:rPr>
        <w:t>4.2.3</w:t>
      </w:r>
      <w:r w:rsidR="00715D94">
        <w:rPr>
          <w:rFonts w:asciiTheme="minorHAnsi" w:eastAsiaTheme="minorEastAsia" w:hAnsiTheme="minorHAnsi" w:cstheme="minorBidi"/>
          <w:i w:val="0"/>
          <w:iCs w:val="0"/>
          <w:noProof/>
          <w:sz w:val="22"/>
          <w:szCs w:val="22"/>
        </w:rPr>
        <w:tab/>
      </w:r>
      <w:r w:rsidR="00715D94" w:rsidRPr="004E4F31">
        <w:rPr>
          <w:rStyle w:val="Hyperlink"/>
          <w:noProof/>
        </w:rPr>
        <w:t>Kann-Kriterien</w:t>
      </w:r>
      <w:r w:rsidR="00715D94">
        <w:rPr>
          <w:noProof/>
          <w:webHidden/>
        </w:rPr>
        <w:tab/>
      </w:r>
      <w:r w:rsidR="00715D94">
        <w:rPr>
          <w:noProof/>
          <w:webHidden/>
        </w:rPr>
        <w:fldChar w:fldCharType="begin"/>
      </w:r>
      <w:r w:rsidR="00715D94">
        <w:rPr>
          <w:noProof/>
          <w:webHidden/>
        </w:rPr>
        <w:instrText xml:space="preserve"> PAGEREF _Toc424119183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r>
        <w:rPr>
          <w:noProof/>
        </w:rPr>
        <w:fldChar w:fldCharType="end"/>
      </w:r>
    </w:p>
    <w:p w14:paraId="07F284EB"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3" w:author="Admin" w:date="2015-07-08T13:36:00Z">
          <w:pPr>
            <w:pStyle w:val="Verzeichnis3"/>
            <w:tabs>
              <w:tab w:val="left" w:pos="1200"/>
              <w:tab w:val="right" w:leader="dot" w:pos="9062"/>
            </w:tabs>
          </w:pPr>
        </w:pPrChange>
      </w:pPr>
      <w:r>
        <w:fldChar w:fldCharType="begin"/>
      </w:r>
      <w:r>
        <w:instrText xml:space="preserve"> HYPERLINK \l "_Toc424119184" </w:instrText>
      </w:r>
      <w:r>
        <w:fldChar w:fldCharType="separate"/>
      </w:r>
      <w:r w:rsidR="00715D94" w:rsidRPr="004E4F31">
        <w:rPr>
          <w:rStyle w:val="Hyperlink"/>
          <w:noProof/>
        </w:rPr>
        <w:t>4.2.4</w:t>
      </w:r>
      <w:r w:rsidR="00715D94">
        <w:rPr>
          <w:rFonts w:asciiTheme="minorHAnsi" w:eastAsiaTheme="minorEastAsia" w:hAnsiTheme="minorHAnsi" w:cstheme="minorBidi"/>
          <w:i w:val="0"/>
          <w:iCs w:val="0"/>
          <w:noProof/>
          <w:sz w:val="22"/>
          <w:szCs w:val="22"/>
        </w:rPr>
        <w:tab/>
      </w:r>
      <w:r w:rsidR="00715D94" w:rsidRPr="004E4F31">
        <w:rPr>
          <w:rStyle w:val="Hyperlink"/>
          <w:noProof/>
        </w:rPr>
        <w:t>Analyse der Kriterien</w:t>
      </w:r>
      <w:r w:rsidR="00715D94">
        <w:rPr>
          <w:noProof/>
          <w:webHidden/>
        </w:rPr>
        <w:tab/>
      </w:r>
      <w:r w:rsidR="00715D94">
        <w:rPr>
          <w:noProof/>
          <w:webHidden/>
        </w:rPr>
        <w:fldChar w:fldCharType="begin"/>
      </w:r>
      <w:r w:rsidR="00715D94">
        <w:rPr>
          <w:noProof/>
          <w:webHidden/>
        </w:rPr>
        <w:instrText xml:space="preserve"> PAGEREF _Toc424119184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r>
        <w:rPr>
          <w:noProof/>
        </w:rPr>
        <w:fldChar w:fldCharType="end"/>
      </w:r>
    </w:p>
    <w:p w14:paraId="7DE1CF2F"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84" w:author="Admin" w:date="2015-07-08T13:36:00Z">
          <w:pPr>
            <w:pStyle w:val="Verzeichnis2"/>
            <w:tabs>
              <w:tab w:val="left" w:pos="720"/>
              <w:tab w:val="right" w:leader="dot" w:pos="9062"/>
            </w:tabs>
          </w:pPr>
        </w:pPrChange>
      </w:pPr>
      <w:r>
        <w:fldChar w:fldCharType="begin"/>
      </w:r>
      <w:r>
        <w:instrText xml:space="preserve"> HYPERLINK \l "_Toc424119185" </w:instrText>
      </w:r>
      <w:r>
        <w:fldChar w:fldCharType="separate"/>
      </w:r>
      <w:r w:rsidR="00715D94" w:rsidRPr="004E4F31">
        <w:rPr>
          <w:rStyle w:val="Hyperlink"/>
          <w:noProof/>
        </w:rPr>
        <w:t>4.3</w:t>
      </w:r>
      <w:r w:rsidR="00715D94">
        <w:rPr>
          <w:rFonts w:asciiTheme="minorHAnsi" w:eastAsiaTheme="minorEastAsia" w:hAnsiTheme="minorHAnsi" w:cstheme="minorBidi"/>
          <w:smallCaps w:val="0"/>
          <w:noProof/>
          <w:sz w:val="22"/>
          <w:szCs w:val="22"/>
        </w:rPr>
        <w:tab/>
      </w:r>
      <w:r w:rsidR="00715D94" w:rsidRPr="004E4F31">
        <w:rPr>
          <w:rStyle w:val="Hyperlink"/>
          <w:noProof/>
        </w:rPr>
        <w:t>Architektur</w:t>
      </w:r>
      <w:r w:rsidR="00715D94">
        <w:rPr>
          <w:noProof/>
          <w:webHidden/>
        </w:rPr>
        <w:tab/>
      </w:r>
      <w:r w:rsidR="00715D94">
        <w:rPr>
          <w:noProof/>
          <w:webHidden/>
        </w:rPr>
        <w:fldChar w:fldCharType="begin"/>
      </w:r>
      <w:r w:rsidR="00715D94">
        <w:rPr>
          <w:noProof/>
          <w:webHidden/>
        </w:rPr>
        <w:instrText xml:space="preserve"> PAGEREF _Toc424119185 \h </w:instrText>
      </w:r>
      <w:r w:rsidR="00715D94">
        <w:rPr>
          <w:noProof/>
          <w:webHidden/>
        </w:rPr>
      </w:r>
      <w:r w:rsidR="00715D94">
        <w:rPr>
          <w:noProof/>
          <w:webHidden/>
        </w:rPr>
        <w:fldChar w:fldCharType="separate"/>
      </w:r>
      <w:r w:rsidR="00715D94">
        <w:rPr>
          <w:noProof/>
          <w:webHidden/>
        </w:rPr>
        <w:t>13</w:t>
      </w:r>
      <w:r w:rsidR="00715D94">
        <w:rPr>
          <w:noProof/>
          <w:webHidden/>
        </w:rPr>
        <w:fldChar w:fldCharType="end"/>
      </w:r>
      <w:r>
        <w:rPr>
          <w:noProof/>
        </w:rPr>
        <w:fldChar w:fldCharType="end"/>
      </w:r>
    </w:p>
    <w:p w14:paraId="5AD63788"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85" w:author="Admin" w:date="2015-07-08T13:36:00Z">
          <w:pPr>
            <w:pStyle w:val="Verzeichnis1"/>
            <w:tabs>
              <w:tab w:val="left" w:pos="480"/>
              <w:tab w:val="right" w:leader="dot" w:pos="9062"/>
            </w:tabs>
          </w:pPr>
        </w:pPrChange>
      </w:pPr>
      <w:r>
        <w:fldChar w:fldCharType="begin"/>
      </w:r>
      <w:r>
        <w:instrText xml:space="preserve"> HYPERLINK \l "_Toc424119186" </w:instrText>
      </w:r>
      <w:r>
        <w:fldChar w:fldCharType="separate"/>
      </w:r>
      <w:r w:rsidR="00715D94" w:rsidRPr="004E4F31">
        <w:rPr>
          <w:rStyle w:val="Hyperlink"/>
          <w:noProof/>
        </w:rPr>
        <w:t>5</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Umsetzung</w:t>
      </w:r>
      <w:r w:rsidR="00715D94">
        <w:rPr>
          <w:noProof/>
          <w:webHidden/>
        </w:rPr>
        <w:tab/>
      </w:r>
      <w:r w:rsidR="00715D94">
        <w:rPr>
          <w:noProof/>
          <w:webHidden/>
        </w:rPr>
        <w:fldChar w:fldCharType="begin"/>
      </w:r>
      <w:r w:rsidR="00715D94">
        <w:rPr>
          <w:noProof/>
          <w:webHidden/>
        </w:rPr>
        <w:instrText xml:space="preserve"> PAGEREF _Toc424119186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r>
        <w:rPr>
          <w:noProof/>
        </w:rPr>
        <w:fldChar w:fldCharType="end"/>
      </w:r>
    </w:p>
    <w:p w14:paraId="671D472D"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86" w:author="Admin" w:date="2015-07-08T13:36:00Z">
          <w:pPr>
            <w:pStyle w:val="Verzeichnis2"/>
            <w:tabs>
              <w:tab w:val="left" w:pos="720"/>
              <w:tab w:val="right" w:leader="dot" w:pos="9062"/>
            </w:tabs>
          </w:pPr>
        </w:pPrChange>
      </w:pPr>
      <w:r>
        <w:lastRenderedPageBreak/>
        <w:fldChar w:fldCharType="begin"/>
      </w:r>
      <w:r>
        <w:instrText xml:space="preserve"> HYPERLINK \l "_Toc424119187" </w:instrText>
      </w:r>
      <w:r>
        <w:fldChar w:fldCharType="separate"/>
      </w:r>
      <w:r w:rsidR="00715D94" w:rsidRPr="004E4F31">
        <w:rPr>
          <w:rStyle w:val="Hyperlink"/>
          <w:noProof/>
        </w:rPr>
        <w:t>5.1</w:t>
      </w:r>
      <w:r w:rsidR="00715D94">
        <w:rPr>
          <w:rFonts w:asciiTheme="minorHAnsi" w:eastAsiaTheme="minorEastAsia" w:hAnsiTheme="minorHAnsi" w:cstheme="minorBidi"/>
          <w:smallCaps w:val="0"/>
          <w:noProof/>
          <w:sz w:val="22"/>
          <w:szCs w:val="22"/>
        </w:rPr>
        <w:tab/>
      </w:r>
      <w:r w:rsidR="00715D94" w:rsidRPr="004E4F31">
        <w:rPr>
          <w:rStyle w:val="Hyperlink"/>
          <w:noProof/>
        </w:rPr>
        <w:t>Umsetzung der Simulationsumgebung</w:t>
      </w:r>
      <w:r w:rsidR="00715D94">
        <w:rPr>
          <w:noProof/>
          <w:webHidden/>
        </w:rPr>
        <w:tab/>
      </w:r>
      <w:r w:rsidR="00715D94">
        <w:rPr>
          <w:noProof/>
          <w:webHidden/>
        </w:rPr>
        <w:fldChar w:fldCharType="begin"/>
      </w:r>
      <w:r w:rsidR="00715D94">
        <w:rPr>
          <w:noProof/>
          <w:webHidden/>
        </w:rPr>
        <w:instrText xml:space="preserve"> PAGEREF _Toc424119187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r>
        <w:rPr>
          <w:noProof/>
        </w:rPr>
        <w:fldChar w:fldCharType="end"/>
      </w:r>
    </w:p>
    <w:p w14:paraId="69408354"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7" w:author="Admin" w:date="2015-07-08T13:36:00Z">
          <w:pPr>
            <w:pStyle w:val="Verzeichnis3"/>
            <w:tabs>
              <w:tab w:val="left" w:pos="1200"/>
              <w:tab w:val="right" w:leader="dot" w:pos="9062"/>
            </w:tabs>
          </w:pPr>
        </w:pPrChange>
      </w:pPr>
      <w:r>
        <w:fldChar w:fldCharType="begin"/>
      </w:r>
      <w:r>
        <w:instrText xml:space="preserve"> HYPERLINK \l "_Toc424119188" </w:instrText>
      </w:r>
      <w:r>
        <w:fldChar w:fldCharType="separate"/>
      </w:r>
      <w:r w:rsidR="00715D94" w:rsidRPr="004E4F31">
        <w:rPr>
          <w:rStyle w:val="Hyperlink"/>
          <w:noProof/>
        </w:rPr>
        <w:t>5.1.1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_Toc424119188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r>
        <w:rPr>
          <w:noProof/>
        </w:rPr>
        <w:fldChar w:fldCharType="end"/>
      </w:r>
    </w:p>
    <w:p w14:paraId="6AFB22A0"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8" w:author="Admin" w:date="2015-07-08T13:36:00Z">
          <w:pPr>
            <w:pStyle w:val="Verzeichnis3"/>
            <w:tabs>
              <w:tab w:val="left" w:pos="1200"/>
              <w:tab w:val="right" w:leader="dot" w:pos="9062"/>
            </w:tabs>
          </w:pPr>
        </w:pPrChange>
      </w:pPr>
      <w:r>
        <w:fldChar w:fldCharType="begin"/>
      </w:r>
      <w:r>
        <w:instrText xml:space="preserve"> HYPERLINK \l "_Toc424119189" </w:instrText>
      </w:r>
      <w:r>
        <w:fldChar w:fldCharType="separate"/>
      </w:r>
      <w:r w:rsidR="00715D94" w:rsidRPr="004E4F31">
        <w:rPr>
          <w:rStyle w:val="Hyperlink"/>
          <w:noProof/>
        </w:rPr>
        <w:t>5.1.2</w:t>
      </w:r>
      <w:r w:rsidR="00715D94">
        <w:rPr>
          <w:rFonts w:asciiTheme="minorHAnsi" w:eastAsiaTheme="minorEastAsia" w:hAnsiTheme="minorHAnsi" w:cstheme="minorBidi"/>
          <w:i w:val="0"/>
          <w:iCs w:val="0"/>
          <w:noProof/>
          <w:sz w:val="22"/>
          <w:szCs w:val="22"/>
        </w:rPr>
        <w:tab/>
      </w:r>
      <w:r w:rsidR="00715D94" w:rsidRPr="004E4F31">
        <w:rPr>
          <w:rStyle w:val="Hyperlink"/>
          <w:noProof/>
        </w:rPr>
        <w:t>Regel- und Spielimplementierung</w:t>
      </w:r>
      <w:r w:rsidR="00715D94">
        <w:rPr>
          <w:noProof/>
          <w:webHidden/>
        </w:rPr>
        <w:tab/>
      </w:r>
      <w:r w:rsidR="00715D94">
        <w:rPr>
          <w:noProof/>
          <w:webHidden/>
        </w:rPr>
        <w:fldChar w:fldCharType="begin"/>
      </w:r>
      <w:r w:rsidR="00715D94">
        <w:rPr>
          <w:noProof/>
          <w:webHidden/>
        </w:rPr>
        <w:instrText xml:space="preserve"> PAGEREF _Toc424119189 \h </w:instrText>
      </w:r>
      <w:r w:rsidR="00715D94">
        <w:rPr>
          <w:noProof/>
          <w:webHidden/>
        </w:rPr>
      </w:r>
      <w:r w:rsidR="00715D94">
        <w:rPr>
          <w:noProof/>
          <w:webHidden/>
        </w:rPr>
        <w:fldChar w:fldCharType="separate"/>
      </w:r>
      <w:r w:rsidR="00715D94">
        <w:rPr>
          <w:noProof/>
          <w:webHidden/>
        </w:rPr>
        <w:t>17</w:t>
      </w:r>
      <w:r w:rsidR="00715D94">
        <w:rPr>
          <w:noProof/>
          <w:webHidden/>
        </w:rPr>
        <w:fldChar w:fldCharType="end"/>
      </w:r>
      <w:r>
        <w:rPr>
          <w:noProof/>
        </w:rPr>
        <w:fldChar w:fldCharType="end"/>
      </w:r>
    </w:p>
    <w:p w14:paraId="3F6C50A8"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89" w:author="Admin" w:date="2015-07-08T13:36:00Z">
          <w:pPr>
            <w:pStyle w:val="Verzeichnis3"/>
            <w:tabs>
              <w:tab w:val="left" w:pos="1200"/>
              <w:tab w:val="right" w:leader="dot" w:pos="9062"/>
            </w:tabs>
          </w:pPr>
        </w:pPrChange>
      </w:pPr>
      <w:r>
        <w:fldChar w:fldCharType="begin"/>
      </w:r>
      <w:r>
        <w:instrText xml:space="preserve"> HYPERLINK \l "_Toc424119190" </w:instrText>
      </w:r>
      <w:r>
        <w:fldChar w:fldCharType="separate"/>
      </w:r>
      <w:r w:rsidR="00715D94" w:rsidRPr="004E4F31">
        <w:rPr>
          <w:rStyle w:val="Hyperlink"/>
          <w:noProof/>
        </w:rPr>
        <w:t>5.1.3</w:t>
      </w:r>
      <w:r w:rsidR="00715D94">
        <w:rPr>
          <w:rFonts w:asciiTheme="minorHAnsi" w:eastAsiaTheme="minorEastAsia" w:hAnsiTheme="minorHAnsi" w:cstheme="minorBidi"/>
          <w:i w:val="0"/>
          <w:iCs w:val="0"/>
          <w:noProof/>
          <w:sz w:val="22"/>
          <w:szCs w:val="22"/>
        </w:rPr>
        <w:tab/>
      </w:r>
      <w:r w:rsidR="00715D94" w:rsidRPr="004E4F31">
        <w:rPr>
          <w:rStyle w:val="Hyperlink"/>
          <w:noProof/>
        </w:rPr>
        <w:t>Spielerimplementierung</w:t>
      </w:r>
      <w:r w:rsidR="00715D94">
        <w:rPr>
          <w:noProof/>
          <w:webHidden/>
        </w:rPr>
        <w:tab/>
      </w:r>
      <w:r w:rsidR="00715D94">
        <w:rPr>
          <w:noProof/>
          <w:webHidden/>
        </w:rPr>
        <w:fldChar w:fldCharType="begin"/>
      </w:r>
      <w:r w:rsidR="00715D94">
        <w:rPr>
          <w:noProof/>
          <w:webHidden/>
        </w:rPr>
        <w:instrText xml:space="preserve"> PAGEREF _Toc424119190 \h </w:instrText>
      </w:r>
      <w:r w:rsidR="00715D94">
        <w:rPr>
          <w:noProof/>
          <w:webHidden/>
        </w:rPr>
      </w:r>
      <w:r w:rsidR="00715D94">
        <w:rPr>
          <w:noProof/>
          <w:webHidden/>
        </w:rPr>
        <w:fldChar w:fldCharType="separate"/>
      </w:r>
      <w:r w:rsidR="00715D94">
        <w:rPr>
          <w:noProof/>
          <w:webHidden/>
        </w:rPr>
        <w:t>21</w:t>
      </w:r>
      <w:r w:rsidR="00715D94">
        <w:rPr>
          <w:noProof/>
          <w:webHidden/>
        </w:rPr>
        <w:fldChar w:fldCharType="end"/>
      </w:r>
      <w:r>
        <w:rPr>
          <w:noProof/>
        </w:rPr>
        <w:fldChar w:fldCharType="end"/>
      </w:r>
    </w:p>
    <w:p w14:paraId="395F12AD" w14:textId="77777777" w:rsidR="00715D94" w:rsidRDefault="006A1F2A" w:rsidP="006A1F2A">
      <w:pPr>
        <w:pStyle w:val="Verzeichnis3"/>
        <w:tabs>
          <w:tab w:val="left" w:pos="1200"/>
          <w:tab w:val="right" w:leader="dot" w:pos="9062"/>
        </w:tabs>
        <w:rPr>
          <w:rFonts w:asciiTheme="minorHAnsi" w:eastAsiaTheme="minorEastAsia" w:hAnsiTheme="minorHAnsi" w:cstheme="minorBidi"/>
          <w:i w:val="0"/>
          <w:iCs w:val="0"/>
          <w:noProof/>
          <w:sz w:val="22"/>
          <w:szCs w:val="22"/>
        </w:rPr>
        <w:pPrChange w:id="190" w:author="Admin" w:date="2015-07-08T13:36:00Z">
          <w:pPr>
            <w:pStyle w:val="Verzeichnis3"/>
            <w:tabs>
              <w:tab w:val="left" w:pos="1200"/>
              <w:tab w:val="right" w:leader="dot" w:pos="9062"/>
            </w:tabs>
          </w:pPr>
        </w:pPrChange>
      </w:pPr>
      <w:r>
        <w:fldChar w:fldCharType="begin"/>
      </w:r>
      <w:r>
        <w:instrText xml:space="preserve"> HYPERLINK \l "_Toc424119191" </w:instrText>
      </w:r>
      <w:r>
        <w:fldChar w:fldCharType="separate"/>
      </w:r>
      <w:r w:rsidR="00715D94" w:rsidRPr="004E4F31">
        <w:rPr>
          <w:rStyle w:val="Hyperlink"/>
          <w:noProof/>
        </w:rPr>
        <w:t>5.1.4</w:t>
      </w:r>
      <w:r w:rsidR="00715D94">
        <w:rPr>
          <w:rFonts w:asciiTheme="minorHAnsi" w:eastAsiaTheme="minorEastAsia" w:hAnsiTheme="minorHAnsi" w:cstheme="minorBidi"/>
          <w:i w:val="0"/>
          <w:iCs w:val="0"/>
          <w:noProof/>
          <w:sz w:val="22"/>
          <w:szCs w:val="22"/>
        </w:rPr>
        <w:tab/>
      </w:r>
      <w:r w:rsidR="00715D94" w:rsidRPr="004E4F31">
        <w:rPr>
          <w:rStyle w:val="Hyperlink"/>
          <w:noProof/>
        </w:rPr>
        <w:t>Skriptschnittstelle</w:t>
      </w:r>
      <w:r w:rsidR="00715D94">
        <w:rPr>
          <w:noProof/>
          <w:webHidden/>
        </w:rPr>
        <w:tab/>
      </w:r>
      <w:r w:rsidR="00715D94">
        <w:rPr>
          <w:noProof/>
          <w:webHidden/>
        </w:rPr>
        <w:fldChar w:fldCharType="begin"/>
      </w:r>
      <w:r w:rsidR="00715D94">
        <w:rPr>
          <w:noProof/>
          <w:webHidden/>
        </w:rPr>
        <w:instrText xml:space="preserve"> PAGEREF _Toc424119191 \h </w:instrText>
      </w:r>
      <w:r w:rsidR="00715D94">
        <w:rPr>
          <w:noProof/>
          <w:webHidden/>
        </w:rPr>
      </w:r>
      <w:r w:rsidR="00715D94">
        <w:rPr>
          <w:noProof/>
          <w:webHidden/>
        </w:rPr>
        <w:fldChar w:fldCharType="separate"/>
      </w:r>
      <w:r w:rsidR="00715D94">
        <w:rPr>
          <w:noProof/>
          <w:webHidden/>
        </w:rPr>
        <w:t>25</w:t>
      </w:r>
      <w:r w:rsidR="00715D94">
        <w:rPr>
          <w:noProof/>
          <w:webHidden/>
        </w:rPr>
        <w:fldChar w:fldCharType="end"/>
      </w:r>
      <w:r>
        <w:rPr>
          <w:noProof/>
        </w:rPr>
        <w:fldChar w:fldCharType="end"/>
      </w:r>
    </w:p>
    <w:p w14:paraId="0F5C41EE" w14:textId="77777777" w:rsidR="00715D94" w:rsidRDefault="006A1F2A" w:rsidP="006A1F2A">
      <w:pPr>
        <w:pStyle w:val="Verzeichnis2"/>
        <w:tabs>
          <w:tab w:val="left" w:pos="720"/>
          <w:tab w:val="right" w:leader="dot" w:pos="9062"/>
        </w:tabs>
        <w:rPr>
          <w:rFonts w:asciiTheme="minorHAnsi" w:eastAsiaTheme="minorEastAsia" w:hAnsiTheme="minorHAnsi" w:cstheme="minorBidi"/>
          <w:smallCaps w:val="0"/>
          <w:noProof/>
          <w:sz w:val="22"/>
          <w:szCs w:val="22"/>
        </w:rPr>
        <w:pPrChange w:id="191" w:author="Admin" w:date="2015-07-08T13:36:00Z">
          <w:pPr>
            <w:pStyle w:val="Verzeichnis2"/>
            <w:tabs>
              <w:tab w:val="left" w:pos="720"/>
              <w:tab w:val="right" w:leader="dot" w:pos="9062"/>
            </w:tabs>
          </w:pPr>
        </w:pPrChange>
      </w:pPr>
      <w:r>
        <w:fldChar w:fldCharType="begin"/>
      </w:r>
      <w:r>
        <w:instrText xml:space="preserve"> HYPERLINK \l "_Toc424119192" </w:instrText>
      </w:r>
      <w:r>
        <w:fldChar w:fldCharType="separate"/>
      </w:r>
      <w:r w:rsidR="00715D94" w:rsidRPr="004E4F31">
        <w:rPr>
          <w:rStyle w:val="Hyperlink"/>
          <w:noProof/>
        </w:rPr>
        <w:t>5.2</w:t>
      </w:r>
      <w:r w:rsidR="00715D94">
        <w:rPr>
          <w:rFonts w:asciiTheme="minorHAnsi" w:eastAsiaTheme="minorEastAsia" w:hAnsiTheme="minorHAnsi" w:cstheme="minorBidi"/>
          <w:smallCaps w:val="0"/>
          <w:noProof/>
          <w:sz w:val="22"/>
          <w:szCs w:val="22"/>
        </w:rPr>
        <w:tab/>
      </w:r>
      <w:r w:rsidR="00715D94" w:rsidRPr="004E4F31">
        <w:rPr>
          <w:rStyle w:val="Hyperlink"/>
          <w:noProof/>
        </w:rPr>
        <w:t>Entwicklung der künstlichen Intelligenz</w:t>
      </w:r>
      <w:r w:rsidR="00715D94">
        <w:rPr>
          <w:noProof/>
          <w:webHidden/>
        </w:rPr>
        <w:tab/>
      </w:r>
      <w:r w:rsidR="00715D94">
        <w:rPr>
          <w:noProof/>
          <w:webHidden/>
        </w:rPr>
        <w:fldChar w:fldCharType="begin"/>
      </w:r>
      <w:r w:rsidR="00715D94">
        <w:rPr>
          <w:noProof/>
          <w:webHidden/>
        </w:rPr>
        <w:instrText xml:space="preserve"> PAGEREF _Toc424119192 \h </w:instrText>
      </w:r>
      <w:r w:rsidR="00715D94">
        <w:rPr>
          <w:noProof/>
          <w:webHidden/>
        </w:rPr>
      </w:r>
      <w:r w:rsidR="00715D94">
        <w:rPr>
          <w:noProof/>
          <w:webHidden/>
        </w:rPr>
        <w:fldChar w:fldCharType="separate"/>
      </w:r>
      <w:r w:rsidR="00715D94">
        <w:rPr>
          <w:noProof/>
          <w:webHidden/>
        </w:rPr>
        <w:t>29</w:t>
      </w:r>
      <w:r w:rsidR="00715D94">
        <w:rPr>
          <w:noProof/>
          <w:webHidden/>
        </w:rPr>
        <w:fldChar w:fldCharType="end"/>
      </w:r>
      <w:r>
        <w:rPr>
          <w:noProof/>
        </w:rPr>
        <w:fldChar w:fldCharType="end"/>
      </w:r>
    </w:p>
    <w:p w14:paraId="6159FB16"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92" w:author="Admin" w:date="2015-07-08T13:36:00Z">
          <w:pPr>
            <w:pStyle w:val="Verzeichnis1"/>
            <w:tabs>
              <w:tab w:val="left" w:pos="480"/>
              <w:tab w:val="right" w:leader="dot" w:pos="9062"/>
            </w:tabs>
          </w:pPr>
        </w:pPrChange>
      </w:pPr>
      <w:r>
        <w:fldChar w:fldCharType="begin"/>
      </w:r>
      <w:r>
        <w:instrText xml:space="preserve"> HYPERLINK \l "_Toc424119193" </w:instrText>
      </w:r>
      <w:r>
        <w:fldChar w:fldCharType="separate"/>
      </w:r>
      <w:r w:rsidR="00715D94" w:rsidRPr="004E4F31">
        <w:rPr>
          <w:rStyle w:val="Hyperlink"/>
          <w:noProof/>
        </w:rPr>
        <w:t>6</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Ausblick</w:t>
      </w:r>
      <w:r w:rsidR="00715D94">
        <w:rPr>
          <w:noProof/>
          <w:webHidden/>
        </w:rPr>
        <w:tab/>
      </w:r>
      <w:r w:rsidR="00715D94">
        <w:rPr>
          <w:noProof/>
          <w:webHidden/>
        </w:rPr>
        <w:fldChar w:fldCharType="begin"/>
      </w:r>
      <w:r w:rsidR="00715D94">
        <w:rPr>
          <w:noProof/>
          <w:webHidden/>
        </w:rPr>
        <w:instrText xml:space="preserve"> PAGEREF _Toc424119193 \h </w:instrText>
      </w:r>
      <w:r w:rsidR="00715D94">
        <w:rPr>
          <w:noProof/>
          <w:webHidden/>
        </w:rPr>
      </w:r>
      <w:r w:rsidR="00715D94">
        <w:rPr>
          <w:noProof/>
          <w:webHidden/>
        </w:rPr>
        <w:fldChar w:fldCharType="separate"/>
      </w:r>
      <w:r w:rsidR="00715D94">
        <w:rPr>
          <w:noProof/>
          <w:webHidden/>
        </w:rPr>
        <w:t>38</w:t>
      </w:r>
      <w:r w:rsidR="00715D94">
        <w:rPr>
          <w:noProof/>
          <w:webHidden/>
        </w:rPr>
        <w:fldChar w:fldCharType="end"/>
      </w:r>
      <w:r>
        <w:rPr>
          <w:noProof/>
        </w:rPr>
        <w:fldChar w:fldCharType="end"/>
      </w:r>
    </w:p>
    <w:p w14:paraId="54025A9A" w14:textId="77777777" w:rsidR="00715D94" w:rsidRDefault="006A1F2A" w:rsidP="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Change w:id="193" w:author="Admin" w:date="2015-07-08T13:36:00Z">
          <w:pPr>
            <w:pStyle w:val="Verzeichnis1"/>
            <w:tabs>
              <w:tab w:val="left" w:pos="480"/>
              <w:tab w:val="right" w:leader="dot" w:pos="9062"/>
            </w:tabs>
          </w:pPr>
        </w:pPrChange>
      </w:pPr>
      <w:r>
        <w:fldChar w:fldCharType="begin"/>
      </w:r>
      <w:r>
        <w:instrText xml:space="preserve"> HYPERLINK \l "_Toc424119194" </w:instrText>
      </w:r>
      <w:r>
        <w:fldChar w:fldCharType="separate"/>
      </w:r>
      <w:r w:rsidR="00715D94" w:rsidRPr="004E4F31">
        <w:rPr>
          <w:rStyle w:val="Hyperlink"/>
          <w:noProof/>
        </w:rPr>
        <w:t>7</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Fazit</w:t>
      </w:r>
      <w:r w:rsidR="00715D94">
        <w:rPr>
          <w:noProof/>
          <w:webHidden/>
        </w:rPr>
        <w:tab/>
      </w:r>
      <w:r w:rsidR="00715D94">
        <w:rPr>
          <w:noProof/>
          <w:webHidden/>
        </w:rPr>
        <w:fldChar w:fldCharType="begin"/>
      </w:r>
      <w:r w:rsidR="00715D94">
        <w:rPr>
          <w:noProof/>
          <w:webHidden/>
        </w:rPr>
        <w:instrText xml:space="preserve"> PAGEREF _Toc424119194 \h </w:instrText>
      </w:r>
      <w:r w:rsidR="00715D94">
        <w:rPr>
          <w:noProof/>
          <w:webHidden/>
        </w:rPr>
      </w:r>
      <w:r w:rsidR="00715D94">
        <w:rPr>
          <w:noProof/>
          <w:webHidden/>
        </w:rPr>
        <w:fldChar w:fldCharType="separate"/>
      </w:r>
      <w:r w:rsidR="00715D94">
        <w:rPr>
          <w:noProof/>
          <w:webHidden/>
        </w:rPr>
        <w:t>40</w:t>
      </w:r>
      <w:r w:rsidR="00715D94">
        <w:rPr>
          <w:noProof/>
          <w:webHidden/>
        </w:rPr>
        <w:fldChar w:fldCharType="end"/>
      </w:r>
      <w:r>
        <w:rPr>
          <w:noProof/>
        </w:rPr>
        <w:fldChar w:fldCharType="end"/>
      </w:r>
    </w:p>
    <w:p w14:paraId="795A9717"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94" w:author="Admin" w:date="2015-07-08T13:36:00Z">
          <w:pPr>
            <w:pStyle w:val="Verzeichnis1"/>
            <w:tabs>
              <w:tab w:val="right" w:leader="dot" w:pos="9062"/>
            </w:tabs>
          </w:pPr>
        </w:pPrChange>
      </w:pPr>
      <w:r>
        <w:fldChar w:fldCharType="begin"/>
      </w:r>
      <w:r>
        <w:instrText xml:space="preserve"> HYPERLINK \l "_Toc424119195" </w:instrText>
      </w:r>
      <w:r>
        <w:fldChar w:fldCharType="separate"/>
      </w:r>
      <w:r w:rsidR="00715D94" w:rsidRPr="004E4F31">
        <w:rPr>
          <w:rStyle w:val="Hyperlink"/>
          <w:noProof/>
        </w:rPr>
        <w:t>Literaturverzeichnis</w:t>
      </w:r>
      <w:r w:rsidR="00715D94">
        <w:rPr>
          <w:noProof/>
          <w:webHidden/>
        </w:rPr>
        <w:tab/>
      </w:r>
      <w:r w:rsidR="00715D94">
        <w:rPr>
          <w:noProof/>
          <w:webHidden/>
        </w:rPr>
        <w:fldChar w:fldCharType="begin"/>
      </w:r>
      <w:r w:rsidR="00715D94">
        <w:rPr>
          <w:noProof/>
          <w:webHidden/>
        </w:rPr>
        <w:instrText xml:space="preserve"> PAGEREF _Toc424119195 \h </w:instrText>
      </w:r>
      <w:r w:rsidR="00715D94">
        <w:rPr>
          <w:noProof/>
          <w:webHidden/>
        </w:rPr>
      </w:r>
      <w:r w:rsidR="00715D94">
        <w:rPr>
          <w:noProof/>
          <w:webHidden/>
        </w:rPr>
        <w:fldChar w:fldCharType="separate"/>
      </w:r>
      <w:r w:rsidR="00715D94">
        <w:rPr>
          <w:noProof/>
          <w:webHidden/>
        </w:rPr>
        <w:t>I</w:t>
      </w:r>
      <w:r w:rsidR="00715D94">
        <w:rPr>
          <w:noProof/>
          <w:webHidden/>
        </w:rPr>
        <w:fldChar w:fldCharType="end"/>
      </w:r>
      <w:r>
        <w:rPr>
          <w:noProof/>
        </w:rPr>
        <w:fldChar w:fldCharType="end"/>
      </w:r>
    </w:p>
    <w:p w14:paraId="236342B2"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95" w:author="Admin" w:date="2015-07-08T13:36:00Z">
          <w:pPr>
            <w:pStyle w:val="Verzeichnis1"/>
            <w:tabs>
              <w:tab w:val="right" w:leader="dot" w:pos="9062"/>
            </w:tabs>
          </w:pPr>
        </w:pPrChange>
      </w:pPr>
      <w:r>
        <w:fldChar w:fldCharType="begin"/>
      </w:r>
      <w:r>
        <w:instrText xml:space="preserve"> HYPERLINK \l "_Toc424119196" </w:instrText>
      </w:r>
      <w:r>
        <w:fldChar w:fldCharType="separate"/>
      </w:r>
      <w:r w:rsidR="00715D94" w:rsidRPr="004E4F31">
        <w:rPr>
          <w:rStyle w:val="Hyperlink"/>
          <w:noProof/>
        </w:rPr>
        <w:t>Abbildungsverzeichnis</w:t>
      </w:r>
      <w:r w:rsidR="00715D94">
        <w:rPr>
          <w:noProof/>
          <w:webHidden/>
        </w:rPr>
        <w:tab/>
      </w:r>
      <w:r w:rsidR="00715D94">
        <w:rPr>
          <w:noProof/>
          <w:webHidden/>
        </w:rPr>
        <w:fldChar w:fldCharType="begin"/>
      </w:r>
      <w:r w:rsidR="00715D94">
        <w:rPr>
          <w:noProof/>
          <w:webHidden/>
        </w:rPr>
        <w:instrText xml:space="preserve"> PAGEREF _Toc424119196 \h </w:instrText>
      </w:r>
      <w:r w:rsidR="00715D94">
        <w:rPr>
          <w:noProof/>
          <w:webHidden/>
        </w:rPr>
      </w:r>
      <w:r w:rsidR="00715D94">
        <w:rPr>
          <w:noProof/>
          <w:webHidden/>
        </w:rPr>
        <w:fldChar w:fldCharType="separate"/>
      </w:r>
      <w:r w:rsidR="00715D94">
        <w:rPr>
          <w:noProof/>
          <w:webHidden/>
        </w:rPr>
        <w:t>II</w:t>
      </w:r>
      <w:r w:rsidR="00715D94">
        <w:rPr>
          <w:noProof/>
          <w:webHidden/>
        </w:rPr>
        <w:fldChar w:fldCharType="end"/>
      </w:r>
      <w:r>
        <w:rPr>
          <w:noProof/>
        </w:rPr>
        <w:fldChar w:fldCharType="end"/>
      </w:r>
    </w:p>
    <w:p w14:paraId="32026B86"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96" w:author="Admin" w:date="2015-07-08T13:36:00Z">
          <w:pPr>
            <w:pStyle w:val="Verzeichnis1"/>
            <w:tabs>
              <w:tab w:val="right" w:leader="dot" w:pos="9062"/>
            </w:tabs>
          </w:pPr>
        </w:pPrChange>
      </w:pPr>
      <w:r>
        <w:fldChar w:fldCharType="begin"/>
      </w:r>
      <w:r>
        <w:instrText xml:space="preserve"> HYPERLINK \l "_Toc424119197" </w:instrText>
      </w:r>
      <w:r>
        <w:fldChar w:fldCharType="separate"/>
      </w:r>
      <w:r w:rsidR="00715D94" w:rsidRPr="004E4F31">
        <w:rPr>
          <w:rStyle w:val="Hyperlink"/>
          <w:noProof/>
        </w:rPr>
        <w:t>Tabellenverzeichnis</w:t>
      </w:r>
      <w:r w:rsidR="00715D94">
        <w:rPr>
          <w:noProof/>
          <w:webHidden/>
        </w:rPr>
        <w:tab/>
      </w:r>
      <w:r w:rsidR="00715D94">
        <w:rPr>
          <w:noProof/>
          <w:webHidden/>
        </w:rPr>
        <w:fldChar w:fldCharType="begin"/>
      </w:r>
      <w:r w:rsidR="00715D94">
        <w:rPr>
          <w:noProof/>
          <w:webHidden/>
        </w:rPr>
        <w:instrText xml:space="preserve"> PAGEREF _Toc424119197 \h </w:instrText>
      </w:r>
      <w:r w:rsidR="00715D94">
        <w:rPr>
          <w:noProof/>
          <w:webHidden/>
        </w:rPr>
      </w:r>
      <w:r w:rsidR="00715D94">
        <w:rPr>
          <w:noProof/>
          <w:webHidden/>
        </w:rPr>
        <w:fldChar w:fldCharType="separate"/>
      </w:r>
      <w:r w:rsidR="00715D94">
        <w:rPr>
          <w:noProof/>
          <w:webHidden/>
        </w:rPr>
        <w:t>III</w:t>
      </w:r>
      <w:r w:rsidR="00715D94">
        <w:rPr>
          <w:noProof/>
          <w:webHidden/>
        </w:rPr>
        <w:fldChar w:fldCharType="end"/>
      </w:r>
      <w:r>
        <w:rPr>
          <w:noProof/>
        </w:rPr>
        <w:fldChar w:fldCharType="end"/>
      </w:r>
    </w:p>
    <w:p w14:paraId="21E3CAC0"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97" w:author="Admin" w:date="2015-07-08T13:36:00Z">
          <w:pPr>
            <w:pStyle w:val="Verzeichnis1"/>
            <w:tabs>
              <w:tab w:val="right" w:leader="dot" w:pos="9062"/>
            </w:tabs>
          </w:pPr>
        </w:pPrChange>
      </w:pPr>
      <w:r>
        <w:fldChar w:fldCharType="begin"/>
      </w:r>
      <w:r>
        <w:instrText xml:space="preserve"> HYPERLINK \l "_Toc424119198" </w:instrText>
      </w:r>
      <w:r>
        <w:fldChar w:fldCharType="separate"/>
      </w:r>
      <w:r w:rsidR="00715D94" w:rsidRPr="004E4F31">
        <w:rPr>
          <w:rStyle w:val="Hyperlink"/>
          <w:noProof/>
        </w:rPr>
        <w:t>Abkürzungsverzeichnis</w:t>
      </w:r>
      <w:r w:rsidR="00715D94">
        <w:rPr>
          <w:noProof/>
          <w:webHidden/>
        </w:rPr>
        <w:tab/>
      </w:r>
      <w:r w:rsidR="00715D94">
        <w:rPr>
          <w:noProof/>
          <w:webHidden/>
        </w:rPr>
        <w:fldChar w:fldCharType="begin"/>
      </w:r>
      <w:r w:rsidR="00715D94">
        <w:rPr>
          <w:noProof/>
          <w:webHidden/>
        </w:rPr>
        <w:instrText xml:space="preserve"> PAGEREF _Toc424119198 \h </w:instrText>
      </w:r>
      <w:r w:rsidR="00715D94">
        <w:rPr>
          <w:noProof/>
          <w:webHidden/>
        </w:rPr>
      </w:r>
      <w:r w:rsidR="00715D94">
        <w:rPr>
          <w:noProof/>
          <w:webHidden/>
        </w:rPr>
        <w:fldChar w:fldCharType="separate"/>
      </w:r>
      <w:r w:rsidR="00715D94">
        <w:rPr>
          <w:noProof/>
          <w:webHidden/>
        </w:rPr>
        <w:t>IV</w:t>
      </w:r>
      <w:r w:rsidR="00715D94">
        <w:rPr>
          <w:noProof/>
          <w:webHidden/>
        </w:rPr>
        <w:fldChar w:fldCharType="end"/>
      </w:r>
      <w:r>
        <w:rPr>
          <w:noProof/>
        </w:rPr>
        <w:fldChar w:fldCharType="end"/>
      </w:r>
    </w:p>
    <w:p w14:paraId="3AE5DDC6" w14:textId="77777777" w:rsidR="00715D94" w:rsidRDefault="006A1F2A" w:rsidP="006A1F2A">
      <w:pPr>
        <w:pStyle w:val="Verzeichnis1"/>
        <w:tabs>
          <w:tab w:val="right" w:leader="dot" w:pos="9062"/>
        </w:tabs>
        <w:rPr>
          <w:rFonts w:asciiTheme="minorHAnsi" w:eastAsiaTheme="minorEastAsia" w:hAnsiTheme="minorHAnsi" w:cstheme="minorBidi"/>
          <w:b w:val="0"/>
          <w:bCs w:val="0"/>
          <w:caps w:val="0"/>
          <w:noProof/>
          <w:sz w:val="22"/>
          <w:szCs w:val="22"/>
        </w:rPr>
        <w:pPrChange w:id="198" w:author="Admin" w:date="2015-07-08T13:36:00Z">
          <w:pPr>
            <w:pStyle w:val="Verzeichnis1"/>
            <w:tabs>
              <w:tab w:val="right" w:leader="dot" w:pos="9062"/>
            </w:tabs>
          </w:pPr>
        </w:pPrChange>
      </w:pPr>
      <w:r>
        <w:fldChar w:fldCharType="begin"/>
      </w:r>
      <w:r>
        <w:instrText xml:space="preserve"> HYPERLINK \l "_Toc424119199" </w:instrText>
      </w:r>
      <w:r>
        <w:fldChar w:fldCharType="separate"/>
      </w:r>
      <w:r w:rsidR="00715D94" w:rsidRPr="004E4F31">
        <w:rPr>
          <w:rStyle w:val="Hyperlink"/>
          <w:noProof/>
        </w:rPr>
        <w:t>Glossar</w:t>
      </w:r>
      <w:r w:rsidR="00715D94">
        <w:rPr>
          <w:noProof/>
          <w:webHidden/>
        </w:rPr>
        <w:tab/>
      </w:r>
      <w:r w:rsidR="00715D94">
        <w:rPr>
          <w:noProof/>
          <w:webHidden/>
        </w:rPr>
        <w:fldChar w:fldCharType="begin"/>
      </w:r>
      <w:r w:rsidR="00715D94">
        <w:rPr>
          <w:noProof/>
          <w:webHidden/>
        </w:rPr>
        <w:instrText xml:space="preserve"> PAGEREF _Toc424119199 \h </w:instrText>
      </w:r>
      <w:r w:rsidR="00715D94">
        <w:rPr>
          <w:noProof/>
          <w:webHidden/>
        </w:rPr>
      </w:r>
      <w:r w:rsidR="00715D94">
        <w:rPr>
          <w:noProof/>
          <w:webHidden/>
        </w:rPr>
        <w:fldChar w:fldCharType="separate"/>
      </w:r>
      <w:r w:rsidR="00715D94">
        <w:rPr>
          <w:noProof/>
          <w:webHidden/>
        </w:rPr>
        <w:t>V</w:t>
      </w:r>
      <w:r w:rsidR="00715D94">
        <w:rPr>
          <w:noProof/>
          <w:webHidden/>
        </w:rPr>
        <w:fldChar w:fldCharType="end"/>
      </w:r>
      <w:r>
        <w:rPr>
          <w:noProof/>
        </w:rPr>
        <w:fldChar w:fldCharType="end"/>
      </w:r>
    </w:p>
    <w:p w14:paraId="688960BD" w14:textId="77777777" w:rsidR="000E14AF" w:rsidDel="00715D94" w:rsidRDefault="000E14AF" w:rsidP="006A1F2A">
      <w:pPr>
        <w:pStyle w:val="Verzeichnis1"/>
        <w:tabs>
          <w:tab w:val="right" w:leader="dot" w:pos="9062"/>
        </w:tabs>
        <w:rPr>
          <w:del w:id="199" w:author="Admin" w:date="2015-07-08T11:42:00Z"/>
          <w:rFonts w:asciiTheme="minorHAnsi" w:eastAsiaTheme="minorEastAsia" w:hAnsiTheme="minorHAnsi" w:cstheme="minorBidi"/>
          <w:b w:val="0"/>
          <w:bCs w:val="0"/>
          <w:caps w:val="0"/>
          <w:noProof/>
          <w:sz w:val="22"/>
          <w:szCs w:val="22"/>
        </w:rPr>
        <w:pPrChange w:id="200" w:author="Admin" w:date="2015-07-08T13:36:00Z">
          <w:pPr>
            <w:pStyle w:val="Verzeichnis1"/>
            <w:tabs>
              <w:tab w:val="right" w:leader="dot" w:pos="9062"/>
            </w:tabs>
          </w:pPr>
        </w:pPrChange>
      </w:pPr>
      <w:del w:id="201" w:author="Admin" w:date="2015-07-08T11:42:00Z">
        <w:r w:rsidRPr="00715D94" w:rsidDel="00715D94">
          <w:rPr>
            <w:rStyle w:val="Hyperlink"/>
            <w:noProof/>
          </w:rPr>
          <w:delText>Eidesstattliche Erklärung</w:delText>
        </w:r>
        <w:r w:rsidDel="00715D94">
          <w:rPr>
            <w:noProof/>
            <w:webHidden/>
          </w:rPr>
          <w:tab/>
          <w:delText>I</w:delText>
        </w:r>
      </w:del>
    </w:p>
    <w:p w14:paraId="7951114B" w14:textId="77777777" w:rsidR="000E14AF" w:rsidDel="00715D94" w:rsidRDefault="000E14AF" w:rsidP="006A1F2A">
      <w:pPr>
        <w:pStyle w:val="Verzeichnis1"/>
        <w:tabs>
          <w:tab w:val="right" w:leader="dot" w:pos="9062"/>
        </w:tabs>
        <w:rPr>
          <w:del w:id="202" w:author="Admin" w:date="2015-07-08T11:42:00Z"/>
          <w:rFonts w:asciiTheme="minorHAnsi" w:eastAsiaTheme="minorEastAsia" w:hAnsiTheme="minorHAnsi" w:cstheme="minorBidi"/>
          <w:b w:val="0"/>
          <w:bCs w:val="0"/>
          <w:caps w:val="0"/>
          <w:noProof/>
          <w:sz w:val="22"/>
          <w:szCs w:val="22"/>
        </w:rPr>
        <w:pPrChange w:id="203" w:author="Admin" w:date="2015-07-08T13:36:00Z">
          <w:pPr>
            <w:pStyle w:val="Verzeichnis1"/>
            <w:tabs>
              <w:tab w:val="right" w:leader="dot" w:pos="9062"/>
            </w:tabs>
          </w:pPr>
        </w:pPrChange>
      </w:pPr>
      <w:del w:id="204" w:author="Admin" w:date="2015-07-08T11:42:00Z">
        <w:r w:rsidRPr="00715D94" w:rsidDel="00715D94">
          <w:rPr>
            <w:rStyle w:val="Hyperlink"/>
            <w:noProof/>
          </w:rPr>
          <w:delText>Kurzfassung</w:delText>
        </w:r>
        <w:r w:rsidDel="00715D94">
          <w:rPr>
            <w:noProof/>
            <w:webHidden/>
          </w:rPr>
          <w:tab/>
          <w:delText>II</w:delText>
        </w:r>
      </w:del>
    </w:p>
    <w:p w14:paraId="361153E5" w14:textId="77777777" w:rsidR="000E14AF" w:rsidDel="00715D94" w:rsidRDefault="000E14AF" w:rsidP="006A1F2A">
      <w:pPr>
        <w:pStyle w:val="Verzeichnis1"/>
        <w:tabs>
          <w:tab w:val="right" w:leader="dot" w:pos="9062"/>
        </w:tabs>
        <w:rPr>
          <w:del w:id="205" w:author="Admin" w:date="2015-07-08T11:42:00Z"/>
          <w:rFonts w:asciiTheme="minorHAnsi" w:eastAsiaTheme="minorEastAsia" w:hAnsiTheme="minorHAnsi" w:cstheme="minorBidi"/>
          <w:b w:val="0"/>
          <w:bCs w:val="0"/>
          <w:caps w:val="0"/>
          <w:noProof/>
          <w:sz w:val="22"/>
          <w:szCs w:val="22"/>
        </w:rPr>
        <w:pPrChange w:id="206" w:author="Admin" w:date="2015-07-08T13:36:00Z">
          <w:pPr>
            <w:pStyle w:val="Verzeichnis1"/>
            <w:tabs>
              <w:tab w:val="right" w:leader="dot" w:pos="9062"/>
            </w:tabs>
          </w:pPr>
        </w:pPrChange>
      </w:pPr>
      <w:del w:id="207" w:author="Admin" w:date="2015-07-08T11:42:00Z">
        <w:r w:rsidRPr="00715D94" w:rsidDel="00715D94">
          <w:rPr>
            <w:rStyle w:val="Hyperlink"/>
            <w:noProof/>
          </w:rPr>
          <w:delText>Abstract</w:delText>
        </w:r>
        <w:r w:rsidDel="00715D94">
          <w:rPr>
            <w:noProof/>
            <w:webHidden/>
          </w:rPr>
          <w:tab/>
          <w:delText>III</w:delText>
        </w:r>
      </w:del>
    </w:p>
    <w:p w14:paraId="51CC5686" w14:textId="77777777" w:rsidR="000E14AF" w:rsidDel="00715D94" w:rsidRDefault="000E14AF" w:rsidP="006A1F2A">
      <w:pPr>
        <w:pStyle w:val="Verzeichnis1"/>
        <w:tabs>
          <w:tab w:val="right" w:leader="dot" w:pos="9062"/>
        </w:tabs>
        <w:rPr>
          <w:del w:id="208" w:author="Admin" w:date="2015-07-08T11:42:00Z"/>
          <w:rFonts w:asciiTheme="minorHAnsi" w:eastAsiaTheme="minorEastAsia" w:hAnsiTheme="minorHAnsi" w:cstheme="minorBidi"/>
          <w:b w:val="0"/>
          <w:bCs w:val="0"/>
          <w:caps w:val="0"/>
          <w:noProof/>
          <w:sz w:val="22"/>
          <w:szCs w:val="22"/>
        </w:rPr>
        <w:pPrChange w:id="209" w:author="Admin" w:date="2015-07-08T13:36:00Z">
          <w:pPr>
            <w:pStyle w:val="Verzeichnis1"/>
            <w:tabs>
              <w:tab w:val="right" w:leader="dot" w:pos="9062"/>
            </w:tabs>
          </w:pPr>
        </w:pPrChange>
      </w:pPr>
      <w:del w:id="210" w:author="Admin" w:date="2015-07-08T11:42:00Z">
        <w:r w:rsidRPr="00715D94" w:rsidDel="00715D94">
          <w:rPr>
            <w:rStyle w:val="Hyperlink"/>
            <w:noProof/>
          </w:rPr>
          <w:delText>Inhalt</w:delText>
        </w:r>
        <w:r w:rsidDel="00715D94">
          <w:rPr>
            <w:noProof/>
            <w:webHidden/>
          </w:rPr>
          <w:tab/>
          <w:delText>IV</w:delText>
        </w:r>
      </w:del>
    </w:p>
    <w:p w14:paraId="272046D2" w14:textId="77777777" w:rsidR="000E14AF" w:rsidDel="00715D94" w:rsidRDefault="000E14AF" w:rsidP="006A1F2A">
      <w:pPr>
        <w:pStyle w:val="Verzeichnis1"/>
        <w:tabs>
          <w:tab w:val="left" w:pos="480"/>
          <w:tab w:val="right" w:leader="dot" w:pos="9062"/>
        </w:tabs>
        <w:rPr>
          <w:del w:id="211" w:author="Admin" w:date="2015-07-08T11:42:00Z"/>
          <w:rFonts w:asciiTheme="minorHAnsi" w:eastAsiaTheme="minorEastAsia" w:hAnsiTheme="minorHAnsi" w:cstheme="minorBidi"/>
          <w:b w:val="0"/>
          <w:bCs w:val="0"/>
          <w:caps w:val="0"/>
          <w:noProof/>
          <w:sz w:val="22"/>
          <w:szCs w:val="22"/>
        </w:rPr>
        <w:pPrChange w:id="212" w:author="Admin" w:date="2015-07-08T13:36:00Z">
          <w:pPr>
            <w:pStyle w:val="Verzeichnis1"/>
            <w:tabs>
              <w:tab w:val="left" w:pos="480"/>
              <w:tab w:val="right" w:leader="dot" w:pos="9062"/>
            </w:tabs>
          </w:pPr>
        </w:pPrChange>
      </w:pPr>
      <w:del w:id="213" w:author="Admin" w:date="2015-07-08T11:42:00Z">
        <w:r w:rsidRPr="00715D94" w:rsidDel="00715D94">
          <w:rPr>
            <w:rStyle w:val="Hyperlink"/>
            <w:noProof/>
          </w:rPr>
          <w:delText>1</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Einleitung</w:delText>
        </w:r>
        <w:r w:rsidDel="00715D94">
          <w:rPr>
            <w:noProof/>
            <w:webHidden/>
          </w:rPr>
          <w:tab/>
          <w:delText>1</w:delText>
        </w:r>
      </w:del>
    </w:p>
    <w:p w14:paraId="1C49AE99" w14:textId="77777777" w:rsidR="000E14AF" w:rsidDel="00715D94" w:rsidRDefault="000E14AF" w:rsidP="006A1F2A">
      <w:pPr>
        <w:pStyle w:val="Verzeichnis1"/>
        <w:tabs>
          <w:tab w:val="left" w:pos="480"/>
          <w:tab w:val="right" w:leader="dot" w:pos="9062"/>
        </w:tabs>
        <w:rPr>
          <w:del w:id="214" w:author="Admin" w:date="2015-07-08T11:42:00Z"/>
          <w:rFonts w:asciiTheme="minorHAnsi" w:eastAsiaTheme="minorEastAsia" w:hAnsiTheme="minorHAnsi" w:cstheme="minorBidi"/>
          <w:b w:val="0"/>
          <w:bCs w:val="0"/>
          <w:caps w:val="0"/>
          <w:noProof/>
          <w:sz w:val="22"/>
          <w:szCs w:val="22"/>
        </w:rPr>
        <w:pPrChange w:id="215" w:author="Admin" w:date="2015-07-08T13:36:00Z">
          <w:pPr>
            <w:pStyle w:val="Verzeichnis1"/>
            <w:tabs>
              <w:tab w:val="left" w:pos="480"/>
              <w:tab w:val="right" w:leader="dot" w:pos="9062"/>
            </w:tabs>
          </w:pPr>
        </w:pPrChange>
      </w:pPr>
      <w:del w:id="216" w:author="Admin" w:date="2015-07-08T11:42:00Z">
        <w:r w:rsidRPr="00715D94" w:rsidDel="00715D94">
          <w:rPr>
            <w:rStyle w:val="Hyperlink"/>
            <w:noProof/>
          </w:rPr>
          <w:delText>2</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Aufgabenstellung</w:delText>
        </w:r>
        <w:r w:rsidDel="00715D94">
          <w:rPr>
            <w:noProof/>
            <w:webHidden/>
          </w:rPr>
          <w:tab/>
          <w:delText>2</w:delText>
        </w:r>
      </w:del>
    </w:p>
    <w:p w14:paraId="51BBE1EC" w14:textId="77777777" w:rsidR="000E14AF" w:rsidDel="00715D94" w:rsidRDefault="000E14AF" w:rsidP="006A1F2A">
      <w:pPr>
        <w:pStyle w:val="Verzeichnis1"/>
        <w:tabs>
          <w:tab w:val="left" w:pos="480"/>
          <w:tab w:val="right" w:leader="dot" w:pos="9062"/>
        </w:tabs>
        <w:rPr>
          <w:del w:id="217" w:author="Admin" w:date="2015-07-08T11:42:00Z"/>
          <w:rFonts w:asciiTheme="minorHAnsi" w:eastAsiaTheme="minorEastAsia" w:hAnsiTheme="minorHAnsi" w:cstheme="minorBidi"/>
          <w:b w:val="0"/>
          <w:bCs w:val="0"/>
          <w:caps w:val="0"/>
          <w:noProof/>
          <w:sz w:val="22"/>
          <w:szCs w:val="22"/>
        </w:rPr>
        <w:pPrChange w:id="218" w:author="Admin" w:date="2015-07-08T13:36:00Z">
          <w:pPr>
            <w:pStyle w:val="Verzeichnis1"/>
            <w:tabs>
              <w:tab w:val="left" w:pos="480"/>
              <w:tab w:val="right" w:leader="dot" w:pos="9062"/>
            </w:tabs>
          </w:pPr>
        </w:pPrChange>
      </w:pPr>
      <w:del w:id="219" w:author="Admin" w:date="2015-07-08T11:42:00Z">
        <w:r w:rsidRPr="00715D94" w:rsidDel="00715D94">
          <w:rPr>
            <w:rStyle w:val="Hyperlink"/>
            <w:noProof/>
          </w:rPr>
          <w:delText>3</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Stand der Technik</w:delText>
        </w:r>
        <w:r w:rsidDel="00715D94">
          <w:rPr>
            <w:noProof/>
            <w:webHidden/>
          </w:rPr>
          <w:tab/>
          <w:delText>3</w:delText>
        </w:r>
      </w:del>
    </w:p>
    <w:p w14:paraId="2FD6F95F" w14:textId="77777777" w:rsidR="000E14AF" w:rsidDel="00715D94" w:rsidRDefault="000E14AF" w:rsidP="006A1F2A">
      <w:pPr>
        <w:pStyle w:val="Verzeichnis2"/>
        <w:tabs>
          <w:tab w:val="left" w:pos="720"/>
          <w:tab w:val="right" w:leader="dot" w:pos="9062"/>
        </w:tabs>
        <w:rPr>
          <w:del w:id="220" w:author="Admin" w:date="2015-07-08T11:42:00Z"/>
          <w:rFonts w:asciiTheme="minorHAnsi" w:eastAsiaTheme="minorEastAsia" w:hAnsiTheme="minorHAnsi" w:cstheme="minorBidi"/>
          <w:smallCaps w:val="0"/>
          <w:noProof/>
          <w:sz w:val="22"/>
          <w:szCs w:val="22"/>
        </w:rPr>
        <w:pPrChange w:id="221" w:author="Admin" w:date="2015-07-08T13:36:00Z">
          <w:pPr>
            <w:pStyle w:val="Verzeichnis2"/>
            <w:tabs>
              <w:tab w:val="left" w:pos="720"/>
              <w:tab w:val="right" w:leader="dot" w:pos="9062"/>
            </w:tabs>
          </w:pPr>
        </w:pPrChange>
      </w:pPr>
      <w:del w:id="222" w:author="Admin" w:date="2015-07-08T11:42:00Z">
        <w:r w:rsidRPr="00715D94" w:rsidDel="00715D94">
          <w:rPr>
            <w:rStyle w:val="Hyperlink"/>
            <w:noProof/>
          </w:rPr>
          <w:delText>3.1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Einleitung</w:delText>
        </w:r>
        <w:r w:rsidDel="00715D94">
          <w:rPr>
            <w:noProof/>
            <w:webHidden/>
          </w:rPr>
          <w:tab/>
          <w:delText>3</w:delText>
        </w:r>
      </w:del>
    </w:p>
    <w:p w14:paraId="652974CC" w14:textId="77777777" w:rsidR="000E14AF" w:rsidDel="00715D94" w:rsidRDefault="000E14AF" w:rsidP="006A1F2A">
      <w:pPr>
        <w:pStyle w:val="Verzeichnis2"/>
        <w:tabs>
          <w:tab w:val="left" w:pos="720"/>
          <w:tab w:val="right" w:leader="dot" w:pos="9062"/>
        </w:tabs>
        <w:rPr>
          <w:del w:id="223" w:author="Admin" w:date="2015-07-08T11:42:00Z"/>
          <w:rFonts w:asciiTheme="minorHAnsi" w:eastAsiaTheme="minorEastAsia" w:hAnsiTheme="minorHAnsi" w:cstheme="minorBidi"/>
          <w:smallCaps w:val="0"/>
          <w:noProof/>
          <w:sz w:val="22"/>
          <w:szCs w:val="22"/>
        </w:rPr>
        <w:pPrChange w:id="224" w:author="Admin" w:date="2015-07-08T13:36:00Z">
          <w:pPr>
            <w:pStyle w:val="Verzeichnis2"/>
            <w:tabs>
              <w:tab w:val="left" w:pos="720"/>
              <w:tab w:val="right" w:leader="dot" w:pos="9062"/>
            </w:tabs>
          </w:pPr>
        </w:pPrChange>
      </w:pPr>
      <w:del w:id="225" w:author="Admin" w:date="2015-07-08T11:42:00Z">
        <w:r w:rsidRPr="00715D94" w:rsidDel="00715D94">
          <w:rPr>
            <w:rStyle w:val="Hyperlink"/>
            <w:noProof/>
          </w:rPr>
          <w:delText>3.2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Game Engine</w:delText>
        </w:r>
        <w:r w:rsidDel="00715D94">
          <w:rPr>
            <w:noProof/>
            <w:webHidden/>
          </w:rPr>
          <w:tab/>
          <w:delText>3</w:delText>
        </w:r>
      </w:del>
    </w:p>
    <w:p w14:paraId="0272944C" w14:textId="77777777" w:rsidR="000E14AF" w:rsidDel="00715D94" w:rsidRDefault="000E14AF" w:rsidP="006A1F2A">
      <w:pPr>
        <w:pStyle w:val="Verzeichnis3"/>
        <w:tabs>
          <w:tab w:val="left" w:pos="1200"/>
          <w:tab w:val="right" w:leader="dot" w:pos="9062"/>
        </w:tabs>
        <w:rPr>
          <w:del w:id="226" w:author="Admin" w:date="2015-07-08T11:42:00Z"/>
          <w:rFonts w:asciiTheme="minorHAnsi" w:eastAsiaTheme="minorEastAsia" w:hAnsiTheme="minorHAnsi" w:cstheme="minorBidi"/>
          <w:i w:val="0"/>
          <w:iCs w:val="0"/>
          <w:noProof/>
          <w:sz w:val="22"/>
          <w:szCs w:val="22"/>
        </w:rPr>
        <w:pPrChange w:id="227" w:author="Admin" w:date="2015-07-08T13:36:00Z">
          <w:pPr>
            <w:pStyle w:val="Verzeichnis3"/>
            <w:tabs>
              <w:tab w:val="left" w:pos="1200"/>
              <w:tab w:val="right" w:leader="dot" w:pos="9062"/>
            </w:tabs>
          </w:pPr>
        </w:pPrChange>
      </w:pPr>
      <w:del w:id="228" w:author="Admin" w:date="2015-07-08T11:42:00Z">
        <w:r w:rsidRPr="00715D94" w:rsidDel="00715D94">
          <w:rPr>
            <w:rStyle w:val="Hyperlink"/>
            <w:noProof/>
          </w:rPr>
          <w:delText>3.2.1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3</w:delText>
        </w:r>
      </w:del>
    </w:p>
    <w:p w14:paraId="00AFE774" w14:textId="77777777" w:rsidR="000E14AF" w:rsidDel="00715D94" w:rsidRDefault="000E14AF" w:rsidP="006A1F2A">
      <w:pPr>
        <w:pStyle w:val="Verzeichnis3"/>
        <w:tabs>
          <w:tab w:val="left" w:pos="1200"/>
          <w:tab w:val="right" w:leader="dot" w:pos="9062"/>
        </w:tabs>
        <w:rPr>
          <w:del w:id="229" w:author="Admin" w:date="2015-07-08T11:42:00Z"/>
          <w:rFonts w:asciiTheme="minorHAnsi" w:eastAsiaTheme="minorEastAsia" w:hAnsiTheme="minorHAnsi" w:cstheme="minorBidi"/>
          <w:i w:val="0"/>
          <w:iCs w:val="0"/>
          <w:noProof/>
          <w:sz w:val="22"/>
          <w:szCs w:val="22"/>
        </w:rPr>
        <w:pPrChange w:id="230" w:author="Admin" w:date="2015-07-08T13:36:00Z">
          <w:pPr>
            <w:pStyle w:val="Verzeichnis3"/>
            <w:tabs>
              <w:tab w:val="left" w:pos="1200"/>
              <w:tab w:val="right" w:leader="dot" w:pos="9062"/>
            </w:tabs>
          </w:pPr>
        </w:pPrChange>
      </w:pPr>
      <w:del w:id="231" w:author="Admin" w:date="2015-07-08T11:42:00Z">
        <w:r w:rsidRPr="00715D94" w:rsidDel="00715D94">
          <w:rPr>
            <w:rStyle w:val="Hyperlink"/>
            <w:noProof/>
          </w:rPr>
          <w:delText>3.2.2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Source Engine</w:delText>
        </w:r>
        <w:r w:rsidDel="00715D94">
          <w:rPr>
            <w:noProof/>
            <w:webHidden/>
          </w:rPr>
          <w:tab/>
          <w:delText>3</w:delText>
        </w:r>
      </w:del>
    </w:p>
    <w:p w14:paraId="774EF753" w14:textId="77777777" w:rsidR="000E14AF" w:rsidDel="00715D94" w:rsidRDefault="000E14AF" w:rsidP="006A1F2A">
      <w:pPr>
        <w:pStyle w:val="Verzeichnis3"/>
        <w:tabs>
          <w:tab w:val="left" w:pos="1200"/>
          <w:tab w:val="right" w:leader="dot" w:pos="9062"/>
        </w:tabs>
        <w:rPr>
          <w:del w:id="232" w:author="Admin" w:date="2015-07-08T11:42:00Z"/>
          <w:rFonts w:asciiTheme="minorHAnsi" w:eastAsiaTheme="minorEastAsia" w:hAnsiTheme="minorHAnsi" w:cstheme="minorBidi"/>
          <w:i w:val="0"/>
          <w:iCs w:val="0"/>
          <w:noProof/>
          <w:sz w:val="22"/>
          <w:szCs w:val="22"/>
        </w:rPr>
        <w:pPrChange w:id="233" w:author="Admin" w:date="2015-07-08T13:36:00Z">
          <w:pPr>
            <w:pStyle w:val="Verzeichnis3"/>
            <w:tabs>
              <w:tab w:val="left" w:pos="1200"/>
              <w:tab w:val="right" w:leader="dot" w:pos="9062"/>
            </w:tabs>
          </w:pPr>
        </w:pPrChange>
      </w:pPr>
      <w:del w:id="234" w:author="Admin" w:date="2015-07-08T11:42:00Z">
        <w:r w:rsidRPr="00715D94" w:rsidDel="00715D94">
          <w:rPr>
            <w:rStyle w:val="Hyperlink"/>
            <w:noProof/>
          </w:rPr>
          <w:delText>3.2.3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Unity</w:delText>
        </w:r>
        <w:r w:rsidDel="00715D94">
          <w:rPr>
            <w:noProof/>
            <w:webHidden/>
          </w:rPr>
          <w:tab/>
          <w:delText>4</w:delText>
        </w:r>
      </w:del>
    </w:p>
    <w:p w14:paraId="2B73261B" w14:textId="77777777" w:rsidR="000E14AF" w:rsidDel="00715D94" w:rsidRDefault="000E14AF" w:rsidP="006A1F2A">
      <w:pPr>
        <w:pStyle w:val="Verzeichnis3"/>
        <w:tabs>
          <w:tab w:val="left" w:pos="1200"/>
          <w:tab w:val="right" w:leader="dot" w:pos="9062"/>
        </w:tabs>
        <w:rPr>
          <w:del w:id="235" w:author="Admin" w:date="2015-07-08T11:42:00Z"/>
          <w:rFonts w:asciiTheme="minorHAnsi" w:eastAsiaTheme="minorEastAsia" w:hAnsiTheme="minorHAnsi" w:cstheme="minorBidi"/>
          <w:i w:val="0"/>
          <w:iCs w:val="0"/>
          <w:noProof/>
          <w:sz w:val="22"/>
          <w:szCs w:val="22"/>
        </w:rPr>
        <w:pPrChange w:id="236" w:author="Admin" w:date="2015-07-08T13:36:00Z">
          <w:pPr>
            <w:pStyle w:val="Verzeichnis3"/>
            <w:tabs>
              <w:tab w:val="left" w:pos="1200"/>
              <w:tab w:val="right" w:leader="dot" w:pos="9062"/>
            </w:tabs>
          </w:pPr>
        </w:pPrChange>
      </w:pPr>
      <w:del w:id="237" w:author="Admin" w:date="2015-07-08T11:42:00Z">
        <w:r w:rsidRPr="00715D94" w:rsidDel="00715D94">
          <w:rPr>
            <w:rStyle w:val="Hyperlink"/>
            <w:noProof/>
            <w:lang w:val="en-US"/>
          </w:rPr>
          <w:delText>3.2.4</w:delText>
        </w:r>
        <w:r w:rsidDel="00715D94">
          <w:rPr>
            <w:rFonts w:asciiTheme="minorHAnsi" w:eastAsiaTheme="minorEastAsia" w:hAnsiTheme="minorHAnsi" w:cstheme="minorBidi"/>
            <w:i w:val="0"/>
            <w:iCs w:val="0"/>
            <w:noProof/>
            <w:sz w:val="22"/>
            <w:szCs w:val="22"/>
          </w:rPr>
          <w:tab/>
        </w:r>
        <w:r w:rsidRPr="00715D94" w:rsidDel="00715D94">
          <w:rPr>
            <w:rStyle w:val="Hyperlink"/>
            <w:noProof/>
            <w:lang w:val="en-US"/>
          </w:rPr>
          <w:delText>Unreal Engine 4</w:delText>
        </w:r>
        <w:r w:rsidDel="00715D94">
          <w:rPr>
            <w:noProof/>
            <w:webHidden/>
          </w:rPr>
          <w:tab/>
          <w:delText>4</w:delText>
        </w:r>
      </w:del>
    </w:p>
    <w:p w14:paraId="7B89A34F" w14:textId="77777777" w:rsidR="000E14AF" w:rsidDel="00715D94" w:rsidRDefault="000E14AF" w:rsidP="006A1F2A">
      <w:pPr>
        <w:pStyle w:val="Verzeichnis3"/>
        <w:tabs>
          <w:tab w:val="left" w:pos="1200"/>
          <w:tab w:val="right" w:leader="dot" w:pos="9062"/>
        </w:tabs>
        <w:rPr>
          <w:del w:id="238" w:author="Admin" w:date="2015-07-08T11:42:00Z"/>
          <w:rFonts w:asciiTheme="minorHAnsi" w:eastAsiaTheme="minorEastAsia" w:hAnsiTheme="minorHAnsi" w:cstheme="minorBidi"/>
          <w:i w:val="0"/>
          <w:iCs w:val="0"/>
          <w:noProof/>
          <w:sz w:val="22"/>
          <w:szCs w:val="22"/>
        </w:rPr>
        <w:pPrChange w:id="239" w:author="Admin" w:date="2015-07-08T13:36:00Z">
          <w:pPr>
            <w:pStyle w:val="Verzeichnis3"/>
            <w:tabs>
              <w:tab w:val="left" w:pos="1200"/>
              <w:tab w:val="right" w:leader="dot" w:pos="9062"/>
            </w:tabs>
          </w:pPr>
        </w:pPrChange>
      </w:pPr>
      <w:del w:id="240" w:author="Admin" w:date="2015-07-08T11:42:00Z">
        <w:r w:rsidRPr="00715D94" w:rsidDel="00715D94">
          <w:rPr>
            <w:rStyle w:val="Hyperlink"/>
            <w:noProof/>
          </w:rPr>
          <w:delText>3.2.5</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Verwendung im Projekt</w:delText>
        </w:r>
        <w:r w:rsidDel="00715D94">
          <w:rPr>
            <w:noProof/>
            <w:webHidden/>
          </w:rPr>
          <w:tab/>
          <w:delText>5</w:delText>
        </w:r>
      </w:del>
    </w:p>
    <w:p w14:paraId="6A4B152B" w14:textId="77777777" w:rsidR="000E14AF" w:rsidDel="00715D94" w:rsidRDefault="000E14AF" w:rsidP="006A1F2A">
      <w:pPr>
        <w:pStyle w:val="Verzeichnis2"/>
        <w:tabs>
          <w:tab w:val="left" w:pos="720"/>
          <w:tab w:val="right" w:leader="dot" w:pos="9062"/>
        </w:tabs>
        <w:rPr>
          <w:del w:id="241" w:author="Admin" w:date="2015-07-08T11:42:00Z"/>
          <w:rFonts w:asciiTheme="minorHAnsi" w:eastAsiaTheme="minorEastAsia" w:hAnsiTheme="minorHAnsi" w:cstheme="minorBidi"/>
          <w:smallCaps w:val="0"/>
          <w:noProof/>
          <w:sz w:val="22"/>
          <w:szCs w:val="22"/>
        </w:rPr>
        <w:pPrChange w:id="242" w:author="Admin" w:date="2015-07-08T13:36:00Z">
          <w:pPr>
            <w:pStyle w:val="Verzeichnis2"/>
            <w:tabs>
              <w:tab w:val="left" w:pos="720"/>
              <w:tab w:val="right" w:leader="dot" w:pos="9062"/>
            </w:tabs>
          </w:pPr>
        </w:pPrChange>
      </w:pPr>
      <w:del w:id="243" w:author="Admin" w:date="2015-07-08T11:42:00Z">
        <w:r w:rsidRPr="00715D94" w:rsidDel="00715D94">
          <w:rPr>
            <w:rStyle w:val="Hyperlink"/>
            <w:noProof/>
          </w:rPr>
          <w:delText>3.3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Scripting-Ansatz</w:delText>
        </w:r>
        <w:r w:rsidDel="00715D94">
          <w:rPr>
            <w:noProof/>
            <w:webHidden/>
          </w:rPr>
          <w:tab/>
          <w:delText>5</w:delText>
        </w:r>
      </w:del>
    </w:p>
    <w:p w14:paraId="5D77FC0B" w14:textId="77777777" w:rsidR="000E14AF" w:rsidDel="00715D94" w:rsidRDefault="000E14AF" w:rsidP="006A1F2A">
      <w:pPr>
        <w:pStyle w:val="Verzeichnis3"/>
        <w:tabs>
          <w:tab w:val="left" w:pos="1200"/>
          <w:tab w:val="right" w:leader="dot" w:pos="9062"/>
        </w:tabs>
        <w:rPr>
          <w:del w:id="244" w:author="Admin" w:date="2015-07-08T11:42:00Z"/>
          <w:rFonts w:asciiTheme="minorHAnsi" w:eastAsiaTheme="minorEastAsia" w:hAnsiTheme="minorHAnsi" w:cstheme="minorBidi"/>
          <w:i w:val="0"/>
          <w:iCs w:val="0"/>
          <w:noProof/>
          <w:sz w:val="22"/>
          <w:szCs w:val="22"/>
        </w:rPr>
        <w:pPrChange w:id="245" w:author="Admin" w:date="2015-07-08T13:36:00Z">
          <w:pPr>
            <w:pStyle w:val="Verzeichnis3"/>
            <w:tabs>
              <w:tab w:val="left" w:pos="1200"/>
              <w:tab w:val="right" w:leader="dot" w:pos="9062"/>
            </w:tabs>
          </w:pPr>
        </w:pPrChange>
      </w:pPr>
      <w:del w:id="246" w:author="Admin" w:date="2015-07-08T11:42:00Z">
        <w:r w:rsidRPr="00715D94" w:rsidDel="00715D94">
          <w:rPr>
            <w:rStyle w:val="Hyperlink"/>
            <w:noProof/>
          </w:rPr>
          <w:delText>3.3.1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5</w:delText>
        </w:r>
      </w:del>
    </w:p>
    <w:p w14:paraId="5F0D21A3" w14:textId="77777777" w:rsidR="000E14AF" w:rsidDel="00715D94" w:rsidRDefault="000E14AF" w:rsidP="006A1F2A">
      <w:pPr>
        <w:pStyle w:val="Verzeichnis3"/>
        <w:tabs>
          <w:tab w:val="left" w:pos="1200"/>
          <w:tab w:val="right" w:leader="dot" w:pos="9062"/>
        </w:tabs>
        <w:rPr>
          <w:del w:id="247" w:author="Admin" w:date="2015-07-08T11:42:00Z"/>
          <w:rFonts w:asciiTheme="minorHAnsi" w:eastAsiaTheme="minorEastAsia" w:hAnsiTheme="minorHAnsi" w:cstheme="minorBidi"/>
          <w:i w:val="0"/>
          <w:iCs w:val="0"/>
          <w:noProof/>
          <w:sz w:val="22"/>
          <w:szCs w:val="22"/>
        </w:rPr>
        <w:pPrChange w:id="248" w:author="Admin" w:date="2015-07-08T13:36:00Z">
          <w:pPr>
            <w:pStyle w:val="Verzeichnis3"/>
            <w:tabs>
              <w:tab w:val="left" w:pos="1200"/>
              <w:tab w:val="right" w:leader="dot" w:pos="9062"/>
            </w:tabs>
          </w:pPr>
        </w:pPrChange>
      </w:pPr>
      <w:del w:id="249" w:author="Admin" w:date="2015-07-08T11:42:00Z">
        <w:r w:rsidRPr="00715D94" w:rsidDel="00715D94">
          <w:rPr>
            <w:rStyle w:val="Hyperlink"/>
            <w:noProof/>
          </w:rPr>
          <w:delText>3.3.2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LUA</w:delText>
        </w:r>
        <w:r w:rsidDel="00715D94">
          <w:rPr>
            <w:noProof/>
            <w:webHidden/>
          </w:rPr>
          <w:tab/>
          <w:delText>6</w:delText>
        </w:r>
      </w:del>
    </w:p>
    <w:p w14:paraId="15D05CC8" w14:textId="77777777" w:rsidR="000E14AF" w:rsidDel="00715D94" w:rsidRDefault="000E14AF" w:rsidP="006A1F2A">
      <w:pPr>
        <w:pStyle w:val="Verzeichnis3"/>
        <w:tabs>
          <w:tab w:val="left" w:pos="1200"/>
          <w:tab w:val="right" w:leader="dot" w:pos="9062"/>
        </w:tabs>
        <w:rPr>
          <w:del w:id="250" w:author="Admin" w:date="2015-07-08T11:42:00Z"/>
          <w:rFonts w:asciiTheme="minorHAnsi" w:eastAsiaTheme="minorEastAsia" w:hAnsiTheme="minorHAnsi" w:cstheme="minorBidi"/>
          <w:i w:val="0"/>
          <w:iCs w:val="0"/>
          <w:noProof/>
          <w:sz w:val="22"/>
          <w:szCs w:val="22"/>
        </w:rPr>
        <w:pPrChange w:id="251" w:author="Admin" w:date="2015-07-08T13:36:00Z">
          <w:pPr>
            <w:pStyle w:val="Verzeichnis3"/>
            <w:tabs>
              <w:tab w:val="left" w:pos="1200"/>
              <w:tab w:val="right" w:leader="dot" w:pos="9062"/>
            </w:tabs>
          </w:pPr>
        </w:pPrChange>
      </w:pPr>
      <w:del w:id="252" w:author="Admin" w:date="2015-07-08T11:42:00Z">
        <w:r w:rsidRPr="00715D94" w:rsidDel="00715D94">
          <w:rPr>
            <w:rStyle w:val="Hyperlink"/>
            <w:noProof/>
          </w:rPr>
          <w:delText>3.3.3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Alternative Skriptsprachen</w:delText>
        </w:r>
        <w:r w:rsidDel="00715D94">
          <w:rPr>
            <w:noProof/>
            <w:webHidden/>
          </w:rPr>
          <w:tab/>
          <w:delText>6</w:delText>
        </w:r>
      </w:del>
    </w:p>
    <w:p w14:paraId="75843414" w14:textId="77777777" w:rsidR="000E14AF" w:rsidDel="00715D94" w:rsidRDefault="000E14AF" w:rsidP="006A1F2A">
      <w:pPr>
        <w:pStyle w:val="Verzeichnis2"/>
        <w:tabs>
          <w:tab w:val="left" w:pos="720"/>
          <w:tab w:val="right" w:leader="dot" w:pos="9062"/>
        </w:tabs>
        <w:rPr>
          <w:del w:id="253" w:author="Admin" w:date="2015-07-08T11:42:00Z"/>
          <w:rFonts w:asciiTheme="minorHAnsi" w:eastAsiaTheme="minorEastAsia" w:hAnsiTheme="minorHAnsi" w:cstheme="minorBidi"/>
          <w:smallCaps w:val="0"/>
          <w:noProof/>
          <w:sz w:val="22"/>
          <w:szCs w:val="22"/>
        </w:rPr>
        <w:pPrChange w:id="254" w:author="Admin" w:date="2015-07-08T13:36:00Z">
          <w:pPr>
            <w:pStyle w:val="Verzeichnis2"/>
            <w:tabs>
              <w:tab w:val="left" w:pos="720"/>
              <w:tab w:val="right" w:leader="dot" w:pos="9062"/>
            </w:tabs>
          </w:pPr>
        </w:pPrChange>
      </w:pPr>
      <w:del w:id="255" w:author="Admin" w:date="2015-07-08T11:42:00Z">
        <w:r w:rsidRPr="00715D94" w:rsidDel="00715D94">
          <w:rPr>
            <w:rStyle w:val="Hyperlink"/>
            <w:noProof/>
          </w:rPr>
          <w:delText>3.4</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Robo Cup</w:delText>
        </w:r>
        <w:r w:rsidDel="00715D94">
          <w:rPr>
            <w:noProof/>
            <w:webHidden/>
          </w:rPr>
          <w:tab/>
          <w:delText>6</w:delText>
        </w:r>
      </w:del>
    </w:p>
    <w:p w14:paraId="6BCED1C8" w14:textId="77777777" w:rsidR="000E14AF" w:rsidDel="00715D94" w:rsidRDefault="000E14AF" w:rsidP="006A1F2A">
      <w:pPr>
        <w:pStyle w:val="Verzeichnis2"/>
        <w:tabs>
          <w:tab w:val="left" w:pos="720"/>
          <w:tab w:val="right" w:leader="dot" w:pos="9062"/>
        </w:tabs>
        <w:rPr>
          <w:del w:id="256" w:author="Admin" w:date="2015-07-08T11:42:00Z"/>
          <w:rFonts w:asciiTheme="minorHAnsi" w:eastAsiaTheme="minorEastAsia" w:hAnsiTheme="minorHAnsi" w:cstheme="minorBidi"/>
          <w:smallCaps w:val="0"/>
          <w:noProof/>
          <w:sz w:val="22"/>
          <w:szCs w:val="22"/>
        </w:rPr>
        <w:pPrChange w:id="257" w:author="Admin" w:date="2015-07-08T13:36:00Z">
          <w:pPr>
            <w:pStyle w:val="Verzeichnis2"/>
            <w:tabs>
              <w:tab w:val="left" w:pos="720"/>
              <w:tab w:val="right" w:leader="dot" w:pos="9062"/>
            </w:tabs>
          </w:pPr>
        </w:pPrChange>
      </w:pPr>
      <w:del w:id="258" w:author="Admin" w:date="2015-07-08T11:42:00Z">
        <w:r w:rsidRPr="00715D94" w:rsidDel="00715D94">
          <w:rPr>
            <w:rStyle w:val="Hyperlink"/>
            <w:noProof/>
          </w:rPr>
          <w:delText>3.5</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Künstliche Intelligenz</w:delText>
        </w:r>
        <w:r w:rsidDel="00715D94">
          <w:rPr>
            <w:noProof/>
            <w:webHidden/>
          </w:rPr>
          <w:tab/>
          <w:delText>8</w:delText>
        </w:r>
      </w:del>
    </w:p>
    <w:p w14:paraId="7852E2DC" w14:textId="77777777" w:rsidR="000E14AF" w:rsidDel="00715D94" w:rsidRDefault="000E14AF" w:rsidP="006A1F2A">
      <w:pPr>
        <w:pStyle w:val="Verzeichnis2"/>
        <w:tabs>
          <w:tab w:val="left" w:pos="720"/>
          <w:tab w:val="right" w:leader="dot" w:pos="9062"/>
        </w:tabs>
        <w:rPr>
          <w:del w:id="259" w:author="Admin" w:date="2015-07-08T11:42:00Z"/>
          <w:rFonts w:asciiTheme="minorHAnsi" w:eastAsiaTheme="minorEastAsia" w:hAnsiTheme="minorHAnsi" w:cstheme="minorBidi"/>
          <w:smallCaps w:val="0"/>
          <w:noProof/>
          <w:sz w:val="22"/>
          <w:szCs w:val="22"/>
        </w:rPr>
        <w:pPrChange w:id="260" w:author="Admin" w:date="2015-07-08T13:36:00Z">
          <w:pPr>
            <w:pStyle w:val="Verzeichnis2"/>
            <w:tabs>
              <w:tab w:val="left" w:pos="720"/>
              <w:tab w:val="right" w:leader="dot" w:pos="9062"/>
            </w:tabs>
          </w:pPr>
        </w:pPrChange>
      </w:pPr>
      <w:del w:id="261" w:author="Admin" w:date="2015-07-08T11:42:00Z">
        <w:r w:rsidRPr="00715D94" w:rsidDel="00715D94">
          <w:rPr>
            <w:rStyle w:val="Hyperlink"/>
            <w:noProof/>
          </w:rPr>
          <w:delText>3.6</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Zusammenfassung</w:delText>
        </w:r>
        <w:r w:rsidDel="00715D94">
          <w:rPr>
            <w:noProof/>
            <w:webHidden/>
          </w:rPr>
          <w:tab/>
          <w:delText>10</w:delText>
        </w:r>
      </w:del>
    </w:p>
    <w:p w14:paraId="1ED5FFD8" w14:textId="77777777" w:rsidR="000E14AF" w:rsidDel="00715D94" w:rsidRDefault="000E14AF" w:rsidP="006A1F2A">
      <w:pPr>
        <w:pStyle w:val="Verzeichnis1"/>
        <w:tabs>
          <w:tab w:val="left" w:pos="480"/>
          <w:tab w:val="right" w:leader="dot" w:pos="9062"/>
        </w:tabs>
        <w:rPr>
          <w:del w:id="262" w:author="Admin" w:date="2015-07-08T11:42:00Z"/>
          <w:rFonts w:asciiTheme="minorHAnsi" w:eastAsiaTheme="minorEastAsia" w:hAnsiTheme="minorHAnsi" w:cstheme="minorBidi"/>
          <w:b w:val="0"/>
          <w:bCs w:val="0"/>
          <w:caps w:val="0"/>
          <w:noProof/>
          <w:sz w:val="22"/>
          <w:szCs w:val="22"/>
        </w:rPr>
        <w:pPrChange w:id="263" w:author="Admin" w:date="2015-07-08T13:36:00Z">
          <w:pPr>
            <w:pStyle w:val="Verzeichnis1"/>
            <w:tabs>
              <w:tab w:val="left" w:pos="480"/>
              <w:tab w:val="right" w:leader="dot" w:pos="9062"/>
            </w:tabs>
          </w:pPr>
        </w:pPrChange>
      </w:pPr>
      <w:del w:id="264" w:author="Admin" w:date="2015-07-08T11:42:00Z">
        <w:r w:rsidRPr="00715D94" w:rsidDel="00715D94">
          <w:rPr>
            <w:rStyle w:val="Hyperlink"/>
            <w:noProof/>
          </w:rPr>
          <w:delText>4</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Planung / Struktur</w:delText>
        </w:r>
        <w:r w:rsidDel="00715D94">
          <w:rPr>
            <w:noProof/>
            <w:webHidden/>
          </w:rPr>
          <w:tab/>
          <w:delText>11</w:delText>
        </w:r>
      </w:del>
    </w:p>
    <w:p w14:paraId="12C4C6EE" w14:textId="77777777" w:rsidR="000E14AF" w:rsidDel="00715D94" w:rsidRDefault="000E14AF" w:rsidP="006A1F2A">
      <w:pPr>
        <w:pStyle w:val="Verzeichnis2"/>
        <w:tabs>
          <w:tab w:val="left" w:pos="720"/>
          <w:tab w:val="right" w:leader="dot" w:pos="9062"/>
        </w:tabs>
        <w:rPr>
          <w:del w:id="265" w:author="Admin" w:date="2015-07-08T11:42:00Z"/>
          <w:rFonts w:asciiTheme="minorHAnsi" w:eastAsiaTheme="minorEastAsia" w:hAnsiTheme="minorHAnsi" w:cstheme="minorBidi"/>
          <w:smallCaps w:val="0"/>
          <w:noProof/>
          <w:sz w:val="22"/>
          <w:szCs w:val="22"/>
        </w:rPr>
        <w:pPrChange w:id="266" w:author="Admin" w:date="2015-07-08T13:36:00Z">
          <w:pPr>
            <w:pStyle w:val="Verzeichnis2"/>
            <w:tabs>
              <w:tab w:val="left" w:pos="720"/>
              <w:tab w:val="right" w:leader="dot" w:pos="9062"/>
            </w:tabs>
          </w:pPr>
        </w:pPrChange>
      </w:pPr>
      <w:del w:id="267" w:author="Admin" w:date="2015-07-08T11:42:00Z">
        <w:r w:rsidRPr="00715D94" w:rsidDel="00715D94">
          <w:rPr>
            <w:rStyle w:val="Hyperlink"/>
            <w:noProof/>
          </w:rPr>
          <w:delText>4.1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Projektmanagement</w:delText>
        </w:r>
        <w:r w:rsidDel="00715D94">
          <w:rPr>
            <w:noProof/>
            <w:webHidden/>
          </w:rPr>
          <w:tab/>
          <w:delText>11</w:delText>
        </w:r>
      </w:del>
    </w:p>
    <w:p w14:paraId="22105A8D" w14:textId="77777777" w:rsidR="000E14AF" w:rsidDel="00715D94" w:rsidRDefault="000E14AF" w:rsidP="006A1F2A">
      <w:pPr>
        <w:pStyle w:val="Verzeichnis2"/>
        <w:tabs>
          <w:tab w:val="left" w:pos="720"/>
          <w:tab w:val="right" w:leader="dot" w:pos="9062"/>
        </w:tabs>
        <w:rPr>
          <w:del w:id="268" w:author="Admin" w:date="2015-07-08T11:42:00Z"/>
          <w:rFonts w:asciiTheme="minorHAnsi" w:eastAsiaTheme="minorEastAsia" w:hAnsiTheme="minorHAnsi" w:cstheme="minorBidi"/>
          <w:smallCaps w:val="0"/>
          <w:noProof/>
          <w:sz w:val="22"/>
          <w:szCs w:val="22"/>
        </w:rPr>
        <w:pPrChange w:id="269" w:author="Admin" w:date="2015-07-08T13:36:00Z">
          <w:pPr>
            <w:pStyle w:val="Verzeichnis2"/>
            <w:tabs>
              <w:tab w:val="left" w:pos="720"/>
              <w:tab w:val="right" w:leader="dot" w:pos="9062"/>
            </w:tabs>
          </w:pPr>
        </w:pPrChange>
      </w:pPr>
      <w:del w:id="270" w:author="Admin" w:date="2015-07-08T11:42:00Z">
        <w:r w:rsidRPr="00715D94" w:rsidDel="00715D94">
          <w:rPr>
            <w:rStyle w:val="Hyperlink"/>
            <w:noProof/>
          </w:rPr>
          <w:delText>4.2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Analyse der Aufgabenstellung</w:delText>
        </w:r>
        <w:r w:rsidDel="00715D94">
          <w:rPr>
            <w:noProof/>
            <w:webHidden/>
          </w:rPr>
          <w:tab/>
          <w:delText>11</w:delText>
        </w:r>
      </w:del>
    </w:p>
    <w:p w14:paraId="686E8EA3" w14:textId="77777777" w:rsidR="000E14AF" w:rsidDel="00715D94" w:rsidRDefault="000E14AF" w:rsidP="006A1F2A">
      <w:pPr>
        <w:pStyle w:val="Verzeichnis3"/>
        <w:tabs>
          <w:tab w:val="left" w:pos="1200"/>
          <w:tab w:val="right" w:leader="dot" w:pos="9062"/>
        </w:tabs>
        <w:rPr>
          <w:del w:id="271" w:author="Admin" w:date="2015-07-08T11:42:00Z"/>
          <w:rFonts w:asciiTheme="minorHAnsi" w:eastAsiaTheme="minorEastAsia" w:hAnsiTheme="minorHAnsi" w:cstheme="minorBidi"/>
          <w:i w:val="0"/>
          <w:iCs w:val="0"/>
          <w:noProof/>
          <w:sz w:val="22"/>
          <w:szCs w:val="22"/>
        </w:rPr>
        <w:pPrChange w:id="272" w:author="Admin" w:date="2015-07-08T13:36:00Z">
          <w:pPr>
            <w:pStyle w:val="Verzeichnis3"/>
            <w:tabs>
              <w:tab w:val="left" w:pos="1200"/>
              <w:tab w:val="right" w:leader="dot" w:pos="9062"/>
            </w:tabs>
          </w:pPr>
        </w:pPrChange>
      </w:pPr>
      <w:del w:id="273" w:author="Admin" w:date="2015-07-08T11:42:00Z">
        <w:r w:rsidRPr="00715D94" w:rsidDel="00715D94">
          <w:rPr>
            <w:rStyle w:val="Hyperlink"/>
            <w:noProof/>
          </w:rPr>
          <w:delText>4.2.1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Muss-Kriterien</w:delText>
        </w:r>
        <w:r w:rsidDel="00715D94">
          <w:rPr>
            <w:noProof/>
            <w:webHidden/>
          </w:rPr>
          <w:tab/>
          <w:delText>11</w:delText>
        </w:r>
      </w:del>
    </w:p>
    <w:p w14:paraId="746304FD" w14:textId="77777777" w:rsidR="000E14AF" w:rsidDel="00715D94" w:rsidRDefault="000E14AF" w:rsidP="006A1F2A">
      <w:pPr>
        <w:pStyle w:val="Verzeichnis3"/>
        <w:tabs>
          <w:tab w:val="left" w:pos="1200"/>
          <w:tab w:val="right" w:leader="dot" w:pos="9062"/>
        </w:tabs>
        <w:rPr>
          <w:del w:id="274" w:author="Admin" w:date="2015-07-08T11:42:00Z"/>
          <w:rFonts w:asciiTheme="minorHAnsi" w:eastAsiaTheme="minorEastAsia" w:hAnsiTheme="minorHAnsi" w:cstheme="minorBidi"/>
          <w:i w:val="0"/>
          <w:iCs w:val="0"/>
          <w:noProof/>
          <w:sz w:val="22"/>
          <w:szCs w:val="22"/>
        </w:rPr>
        <w:pPrChange w:id="275" w:author="Admin" w:date="2015-07-08T13:36:00Z">
          <w:pPr>
            <w:pStyle w:val="Verzeichnis3"/>
            <w:tabs>
              <w:tab w:val="left" w:pos="1200"/>
              <w:tab w:val="right" w:leader="dot" w:pos="9062"/>
            </w:tabs>
          </w:pPr>
        </w:pPrChange>
      </w:pPr>
      <w:del w:id="276" w:author="Admin" w:date="2015-07-08T11:42:00Z">
        <w:r w:rsidRPr="00715D94" w:rsidDel="00715D94">
          <w:rPr>
            <w:rStyle w:val="Hyperlink"/>
            <w:noProof/>
          </w:rPr>
          <w:delText>4.2.2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Soll-Kriterien</w:delText>
        </w:r>
        <w:r w:rsidDel="00715D94">
          <w:rPr>
            <w:noProof/>
            <w:webHidden/>
          </w:rPr>
          <w:tab/>
          <w:delText>12</w:delText>
        </w:r>
      </w:del>
    </w:p>
    <w:p w14:paraId="15C34ED4" w14:textId="77777777" w:rsidR="000E14AF" w:rsidDel="00715D94" w:rsidRDefault="000E14AF" w:rsidP="006A1F2A">
      <w:pPr>
        <w:pStyle w:val="Verzeichnis3"/>
        <w:tabs>
          <w:tab w:val="left" w:pos="1200"/>
          <w:tab w:val="right" w:leader="dot" w:pos="9062"/>
        </w:tabs>
        <w:rPr>
          <w:del w:id="277" w:author="Admin" w:date="2015-07-08T11:42:00Z"/>
          <w:rFonts w:asciiTheme="minorHAnsi" w:eastAsiaTheme="minorEastAsia" w:hAnsiTheme="minorHAnsi" w:cstheme="minorBidi"/>
          <w:i w:val="0"/>
          <w:iCs w:val="0"/>
          <w:noProof/>
          <w:sz w:val="22"/>
          <w:szCs w:val="22"/>
        </w:rPr>
        <w:pPrChange w:id="278" w:author="Admin" w:date="2015-07-08T13:36:00Z">
          <w:pPr>
            <w:pStyle w:val="Verzeichnis3"/>
            <w:tabs>
              <w:tab w:val="left" w:pos="1200"/>
              <w:tab w:val="right" w:leader="dot" w:pos="9062"/>
            </w:tabs>
          </w:pPr>
        </w:pPrChange>
      </w:pPr>
      <w:del w:id="279" w:author="Admin" w:date="2015-07-08T11:42:00Z">
        <w:r w:rsidRPr="00715D94" w:rsidDel="00715D94">
          <w:rPr>
            <w:rStyle w:val="Hyperlink"/>
            <w:noProof/>
          </w:rPr>
          <w:delText>4.2.3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Kann-Kriterien</w:delText>
        </w:r>
        <w:r w:rsidDel="00715D94">
          <w:rPr>
            <w:noProof/>
            <w:webHidden/>
          </w:rPr>
          <w:tab/>
          <w:delText>12</w:delText>
        </w:r>
      </w:del>
    </w:p>
    <w:p w14:paraId="00B3EAAB" w14:textId="77777777" w:rsidR="000E14AF" w:rsidDel="00715D94" w:rsidRDefault="000E14AF" w:rsidP="006A1F2A">
      <w:pPr>
        <w:pStyle w:val="Verzeichnis3"/>
        <w:tabs>
          <w:tab w:val="left" w:pos="1200"/>
          <w:tab w:val="right" w:leader="dot" w:pos="9062"/>
        </w:tabs>
        <w:rPr>
          <w:del w:id="280" w:author="Admin" w:date="2015-07-08T11:42:00Z"/>
          <w:rFonts w:asciiTheme="minorHAnsi" w:eastAsiaTheme="minorEastAsia" w:hAnsiTheme="minorHAnsi" w:cstheme="minorBidi"/>
          <w:i w:val="0"/>
          <w:iCs w:val="0"/>
          <w:noProof/>
          <w:sz w:val="22"/>
          <w:szCs w:val="22"/>
        </w:rPr>
        <w:pPrChange w:id="281" w:author="Admin" w:date="2015-07-08T13:36:00Z">
          <w:pPr>
            <w:pStyle w:val="Verzeichnis3"/>
            <w:tabs>
              <w:tab w:val="left" w:pos="1200"/>
              <w:tab w:val="right" w:leader="dot" w:pos="9062"/>
            </w:tabs>
          </w:pPr>
        </w:pPrChange>
      </w:pPr>
      <w:del w:id="282" w:author="Admin" w:date="2015-07-08T11:42:00Z">
        <w:r w:rsidRPr="00715D94" w:rsidDel="00715D94">
          <w:rPr>
            <w:rStyle w:val="Hyperlink"/>
            <w:noProof/>
          </w:rPr>
          <w:delText>4.2.4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Analyse der Kriterien</w:delText>
        </w:r>
        <w:r w:rsidDel="00715D94">
          <w:rPr>
            <w:noProof/>
            <w:webHidden/>
          </w:rPr>
          <w:tab/>
          <w:delText>12</w:delText>
        </w:r>
      </w:del>
    </w:p>
    <w:p w14:paraId="113E58D2" w14:textId="77777777" w:rsidR="000E14AF" w:rsidDel="00715D94" w:rsidRDefault="000E14AF" w:rsidP="006A1F2A">
      <w:pPr>
        <w:pStyle w:val="Verzeichnis2"/>
        <w:tabs>
          <w:tab w:val="left" w:pos="720"/>
          <w:tab w:val="right" w:leader="dot" w:pos="9062"/>
        </w:tabs>
        <w:rPr>
          <w:del w:id="283" w:author="Admin" w:date="2015-07-08T11:42:00Z"/>
          <w:rFonts w:asciiTheme="minorHAnsi" w:eastAsiaTheme="minorEastAsia" w:hAnsiTheme="minorHAnsi" w:cstheme="minorBidi"/>
          <w:smallCaps w:val="0"/>
          <w:noProof/>
          <w:sz w:val="22"/>
          <w:szCs w:val="22"/>
        </w:rPr>
        <w:pPrChange w:id="284" w:author="Admin" w:date="2015-07-08T13:36:00Z">
          <w:pPr>
            <w:pStyle w:val="Verzeichnis2"/>
            <w:tabs>
              <w:tab w:val="left" w:pos="720"/>
              <w:tab w:val="right" w:leader="dot" w:pos="9062"/>
            </w:tabs>
          </w:pPr>
        </w:pPrChange>
      </w:pPr>
      <w:del w:id="285" w:author="Admin" w:date="2015-07-08T11:42:00Z">
        <w:r w:rsidRPr="00715D94" w:rsidDel="00715D94">
          <w:rPr>
            <w:rStyle w:val="Hyperlink"/>
            <w:noProof/>
          </w:rPr>
          <w:delText>4.3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Architektur</w:delText>
        </w:r>
        <w:r w:rsidDel="00715D94">
          <w:rPr>
            <w:noProof/>
            <w:webHidden/>
          </w:rPr>
          <w:tab/>
          <w:delText>13</w:delText>
        </w:r>
      </w:del>
    </w:p>
    <w:p w14:paraId="1FE23AB2" w14:textId="77777777" w:rsidR="000E14AF" w:rsidDel="00715D94" w:rsidRDefault="000E14AF" w:rsidP="006A1F2A">
      <w:pPr>
        <w:pStyle w:val="Verzeichnis1"/>
        <w:tabs>
          <w:tab w:val="left" w:pos="480"/>
          <w:tab w:val="right" w:leader="dot" w:pos="9062"/>
        </w:tabs>
        <w:rPr>
          <w:del w:id="286" w:author="Admin" w:date="2015-07-08T11:42:00Z"/>
          <w:rFonts w:asciiTheme="minorHAnsi" w:eastAsiaTheme="minorEastAsia" w:hAnsiTheme="minorHAnsi" w:cstheme="minorBidi"/>
          <w:b w:val="0"/>
          <w:bCs w:val="0"/>
          <w:caps w:val="0"/>
          <w:noProof/>
          <w:sz w:val="22"/>
          <w:szCs w:val="22"/>
        </w:rPr>
        <w:pPrChange w:id="287" w:author="Admin" w:date="2015-07-08T13:36:00Z">
          <w:pPr>
            <w:pStyle w:val="Verzeichnis1"/>
            <w:tabs>
              <w:tab w:val="left" w:pos="480"/>
              <w:tab w:val="right" w:leader="dot" w:pos="9062"/>
            </w:tabs>
          </w:pPr>
        </w:pPrChange>
      </w:pPr>
      <w:del w:id="288" w:author="Admin" w:date="2015-07-08T11:42:00Z">
        <w:r w:rsidRPr="00715D94" w:rsidDel="00715D94">
          <w:rPr>
            <w:rStyle w:val="Hyperlink"/>
            <w:noProof/>
          </w:rPr>
          <w:delText>5</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Umsetzung</w:delText>
        </w:r>
        <w:r w:rsidDel="00715D94">
          <w:rPr>
            <w:noProof/>
            <w:webHidden/>
          </w:rPr>
          <w:tab/>
          <w:delText>16</w:delText>
        </w:r>
      </w:del>
    </w:p>
    <w:p w14:paraId="44F28BCE" w14:textId="77777777" w:rsidR="000E14AF" w:rsidDel="00715D94" w:rsidRDefault="000E14AF" w:rsidP="006A1F2A">
      <w:pPr>
        <w:pStyle w:val="Verzeichnis2"/>
        <w:tabs>
          <w:tab w:val="left" w:pos="720"/>
          <w:tab w:val="right" w:leader="dot" w:pos="9062"/>
        </w:tabs>
        <w:rPr>
          <w:del w:id="289" w:author="Admin" w:date="2015-07-08T11:42:00Z"/>
          <w:rFonts w:asciiTheme="minorHAnsi" w:eastAsiaTheme="minorEastAsia" w:hAnsiTheme="minorHAnsi" w:cstheme="minorBidi"/>
          <w:smallCaps w:val="0"/>
          <w:noProof/>
          <w:sz w:val="22"/>
          <w:szCs w:val="22"/>
        </w:rPr>
        <w:pPrChange w:id="290" w:author="Admin" w:date="2015-07-08T13:36:00Z">
          <w:pPr>
            <w:pStyle w:val="Verzeichnis2"/>
            <w:tabs>
              <w:tab w:val="left" w:pos="720"/>
              <w:tab w:val="right" w:leader="dot" w:pos="9062"/>
            </w:tabs>
          </w:pPr>
        </w:pPrChange>
      </w:pPr>
      <w:del w:id="291" w:author="Admin" w:date="2015-07-08T11:42:00Z">
        <w:r w:rsidRPr="00715D94" w:rsidDel="00715D94">
          <w:rPr>
            <w:rStyle w:val="Hyperlink"/>
            <w:noProof/>
          </w:rPr>
          <w:delText>5.1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Umsetzung der Simulationsumgebung</w:delText>
        </w:r>
        <w:r w:rsidDel="00715D94">
          <w:rPr>
            <w:noProof/>
            <w:webHidden/>
          </w:rPr>
          <w:tab/>
          <w:delText>16</w:delText>
        </w:r>
      </w:del>
    </w:p>
    <w:p w14:paraId="27EA2475" w14:textId="77777777" w:rsidR="000E14AF" w:rsidDel="00715D94" w:rsidRDefault="000E14AF" w:rsidP="006A1F2A">
      <w:pPr>
        <w:pStyle w:val="Verzeichnis3"/>
        <w:tabs>
          <w:tab w:val="left" w:pos="1200"/>
          <w:tab w:val="right" w:leader="dot" w:pos="9062"/>
        </w:tabs>
        <w:rPr>
          <w:del w:id="292" w:author="Admin" w:date="2015-07-08T11:42:00Z"/>
          <w:rFonts w:asciiTheme="minorHAnsi" w:eastAsiaTheme="minorEastAsia" w:hAnsiTheme="minorHAnsi" w:cstheme="minorBidi"/>
          <w:i w:val="0"/>
          <w:iCs w:val="0"/>
          <w:noProof/>
          <w:sz w:val="22"/>
          <w:szCs w:val="22"/>
        </w:rPr>
        <w:pPrChange w:id="293" w:author="Admin" w:date="2015-07-08T13:36:00Z">
          <w:pPr>
            <w:pStyle w:val="Verzeichnis3"/>
            <w:tabs>
              <w:tab w:val="left" w:pos="1200"/>
              <w:tab w:val="right" w:leader="dot" w:pos="9062"/>
            </w:tabs>
          </w:pPr>
        </w:pPrChange>
      </w:pPr>
      <w:del w:id="294" w:author="Admin" w:date="2015-07-08T11:42:00Z">
        <w:r w:rsidRPr="00715D94" w:rsidDel="00715D94">
          <w:rPr>
            <w:rStyle w:val="Hyperlink"/>
            <w:noProof/>
          </w:rPr>
          <w:delText>5.1.1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16</w:delText>
        </w:r>
      </w:del>
    </w:p>
    <w:p w14:paraId="5C856ABA" w14:textId="77777777" w:rsidR="000E14AF" w:rsidDel="00715D94" w:rsidRDefault="000E14AF" w:rsidP="006A1F2A">
      <w:pPr>
        <w:pStyle w:val="Verzeichnis3"/>
        <w:tabs>
          <w:tab w:val="left" w:pos="1200"/>
          <w:tab w:val="right" w:leader="dot" w:pos="9062"/>
        </w:tabs>
        <w:rPr>
          <w:del w:id="295" w:author="Admin" w:date="2015-07-08T11:42:00Z"/>
          <w:rFonts w:asciiTheme="minorHAnsi" w:eastAsiaTheme="minorEastAsia" w:hAnsiTheme="minorHAnsi" w:cstheme="minorBidi"/>
          <w:i w:val="0"/>
          <w:iCs w:val="0"/>
          <w:noProof/>
          <w:sz w:val="22"/>
          <w:szCs w:val="22"/>
        </w:rPr>
        <w:pPrChange w:id="296" w:author="Admin" w:date="2015-07-08T13:36:00Z">
          <w:pPr>
            <w:pStyle w:val="Verzeichnis3"/>
            <w:tabs>
              <w:tab w:val="left" w:pos="1200"/>
              <w:tab w:val="right" w:leader="dot" w:pos="9062"/>
            </w:tabs>
          </w:pPr>
        </w:pPrChange>
      </w:pPr>
      <w:del w:id="297" w:author="Admin" w:date="2015-07-08T11:42:00Z">
        <w:r w:rsidRPr="00715D94" w:rsidDel="00715D94">
          <w:rPr>
            <w:rStyle w:val="Hyperlink"/>
            <w:noProof/>
          </w:rPr>
          <w:delText>5.1.2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Regel- und Spielimplementierung</w:delText>
        </w:r>
        <w:r w:rsidDel="00715D94">
          <w:rPr>
            <w:noProof/>
            <w:webHidden/>
          </w:rPr>
          <w:tab/>
          <w:delText>17</w:delText>
        </w:r>
      </w:del>
    </w:p>
    <w:p w14:paraId="055C53B1" w14:textId="77777777" w:rsidR="000E14AF" w:rsidDel="00715D94" w:rsidRDefault="000E14AF" w:rsidP="006A1F2A">
      <w:pPr>
        <w:pStyle w:val="Verzeichnis3"/>
        <w:tabs>
          <w:tab w:val="left" w:pos="1200"/>
          <w:tab w:val="right" w:leader="dot" w:pos="9062"/>
        </w:tabs>
        <w:rPr>
          <w:del w:id="298" w:author="Admin" w:date="2015-07-08T11:42:00Z"/>
          <w:rFonts w:asciiTheme="minorHAnsi" w:eastAsiaTheme="minorEastAsia" w:hAnsiTheme="minorHAnsi" w:cstheme="minorBidi"/>
          <w:i w:val="0"/>
          <w:iCs w:val="0"/>
          <w:noProof/>
          <w:sz w:val="22"/>
          <w:szCs w:val="22"/>
        </w:rPr>
        <w:pPrChange w:id="299" w:author="Admin" w:date="2015-07-08T13:36:00Z">
          <w:pPr>
            <w:pStyle w:val="Verzeichnis3"/>
            <w:tabs>
              <w:tab w:val="left" w:pos="1200"/>
              <w:tab w:val="right" w:leader="dot" w:pos="9062"/>
            </w:tabs>
          </w:pPr>
        </w:pPrChange>
      </w:pPr>
      <w:del w:id="300" w:author="Admin" w:date="2015-07-08T11:42:00Z">
        <w:r w:rsidRPr="00715D94" w:rsidDel="00715D94">
          <w:rPr>
            <w:rStyle w:val="Hyperlink"/>
            <w:noProof/>
          </w:rPr>
          <w:delText>5.1.3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Spielerimplementierung</w:delText>
        </w:r>
        <w:r w:rsidDel="00715D94">
          <w:rPr>
            <w:noProof/>
            <w:webHidden/>
          </w:rPr>
          <w:tab/>
          <w:delText>21</w:delText>
        </w:r>
      </w:del>
    </w:p>
    <w:p w14:paraId="420352EA" w14:textId="77777777" w:rsidR="000E14AF" w:rsidDel="00715D94" w:rsidRDefault="000E14AF" w:rsidP="006A1F2A">
      <w:pPr>
        <w:pStyle w:val="Verzeichnis3"/>
        <w:tabs>
          <w:tab w:val="left" w:pos="1200"/>
          <w:tab w:val="right" w:leader="dot" w:pos="9062"/>
        </w:tabs>
        <w:rPr>
          <w:del w:id="301" w:author="Admin" w:date="2015-07-08T11:42:00Z"/>
          <w:rFonts w:asciiTheme="minorHAnsi" w:eastAsiaTheme="minorEastAsia" w:hAnsiTheme="minorHAnsi" w:cstheme="minorBidi"/>
          <w:i w:val="0"/>
          <w:iCs w:val="0"/>
          <w:noProof/>
          <w:sz w:val="22"/>
          <w:szCs w:val="22"/>
        </w:rPr>
        <w:pPrChange w:id="302" w:author="Admin" w:date="2015-07-08T13:36:00Z">
          <w:pPr>
            <w:pStyle w:val="Verzeichnis3"/>
            <w:tabs>
              <w:tab w:val="left" w:pos="1200"/>
              <w:tab w:val="right" w:leader="dot" w:pos="9062"/>
            </w:tabs>
          </w:pPr>
        </w:pPrChange>
      </w:pPr>
      <w:del w:id="303" w:author="Admin" w:date="2015-07-08T11:42:00Z">
        <w:r w:rsidRPr="00715D94" w:rsidDel="00715D94">
          <w:rPr>
            <w:rStyle w:val="Hyperlink"/>
            <w:noProof/>
          </w:rPr>
          <w:delText>5.1.4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Skriptschnittstelle</w:delText>
        </w:r>
        <w:r w:rsidDel="00715D94">
          <w:rPr>
            <w:noProof/>
            <w:webHidden/>
          </w:rPr>
          <w:tab/>
          <w:delText>25</w:delText>
        </w:r>
      </w:del>
    </w:p>
    <w:p w14:paraId="1490BBE5" w14:textId="77777777" w:rsidR="000E14AF" w:rsidDel="00715D94" w:rsidRDefault="000E14AF" w:rsidP="006A1F2A">
      <w:pPr>
        <w:pStyle w:val="Verzeichnis2"/>
        <w:tabs>
          <w:tab w:val="left" w:pos="720"/>
          <w:tab w:val="right" w:leader="dot" w:pos="9062"/>
        </w:tabs>
        <w:rPr>
          <w:del w:id="304" w:author="Admin" w:date="2015-07-08T11:42:00Z"/>
          <w:rFonts w:asciiTheme="minorHAnsi" w:eastAsiaTheme="minorEastAsia" w:hAnsiTheme="minorHAnsi" w:cstheme="minorBidi"/>
          <w:smallCaps w:val="0"/>
          <w:noProof/>
          <w:sz w:val="22"/>
          <w:szCs w:val="22"/>
        </w:rPr>
        <w:pPrChange w:id="305" w:author="Admin" w:date="2015-07-08T13:36:00Z">
          <w:pPr>
            <w:pStyle w:val="Verzeichnis2"/>
            <w:tabs>
              <w:tab w:val="left" w:pos="720"/>
              <w:tab w:val="right" w:leader="dot" w:pos="9062"/>
            </w:tabs>
          </w:pPr>
        </w:pPrChange>
      </w:pPr>
      <w:del w:id="306" w:author="Admin" w:date="2015-07-08T11:42:00Z">
        <w:r w:rsidRPr="00715D94" w:rsidDel="00715D94">
          <w:rPr>
            <w:rStyle w:val="Hyperlink"/>
            <w:noProof/>
          </w:rPr>
          <w:delText>5.2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Entwicklung der künstlichen Intelligenz</w:delText>
        </w:r>
        <w:r w:rsidDel="00715D94">
          <w:rPr>
            <w:noProof/>
            <w:webHidden/>
          </w:rPr>
          <w:tab/>
          <w:delText>29</w:delText>
        </w:r>
      </w:del>
    </w:p>
    <w:p w14:paraId="0F84EE5A" w14:textId="77777777" w:rsidR="000E14AF" w:rsidDel="00715D94" w:rsidRDefault="000E14AF" w:rsidP="006A1F2A">
      <w:pPr>
        <w:pStyle w:val="Verzeichnis1"/>
        <w:tabs>
          <w:tab w:val="left" w:pos="480"/>
          <w:tab w:val="right" w:leader="dot" w:pos="9062"/>
        </w:tabs>
        <w:rPr>
          <w:del w:id="307" w:author="Admin" w:date="2015-07-08T11:42:00Z"/>
          <w:rFonts w:asciiTheme="minorHAnsi" w:eastAsiaTheme="minorEastAsia" w:hAnsiTheme="minorHAnsi" w:cstheme="minorBidi"/>
          <w:b w:val="0"/>
          <w:bCs w:val="0"/>
          <w:caps w:val="0"/>
          <w:noProof/>
          <w:sz w:val="22"/>
          <w:szCs w:val="22"/>
        </w:rPr>
        <w:pPrChange w:id="308" w:author="Admin" w:date="2015-07-08T13:36:00Z">
          <w:pPr>
            <w:pStyle w:val="Verzeichnis1"/>
            <w:tabs>
              <w:tab w:val="left" w:pos="480"/>
              <w:tab w:val="right" w:leader="dot" w:pos="9062"/>
            </w:tabs>
          </w:pPr>
        </w:pPrChange>
      </w:pPr>
      <w:del w:id="309" w:author="Admin" w:date="2015-07-08T11:42:00Z">
        <w:r w:rsidRPr="00715D94" w:rsidDel="00715D94">
          <w:rPr>
            <w:rStyle w:val="Hyperlink"/>
            <w:noProof/>
          </w:rPr>
          <w:delText>6</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Ausblick</w:delText>
        </w:r>
        <w:r w:rsidDel="00715D94">
          <w:rPr>
            <w:noProof/>
            <w:webHidden/>
          </w:rPr>
          <w:tab/>
          <w:delText>38</w:delText>
        </w:r>
      </w:del>
    </w:p>
    <w:p w14:paraId="79B8A1F9" w14:textId="77777777" w:rsidR="000E14AF" w:rsidDel="00715D94" w:rsidRDefault="000E14AF" w:rsidP="006A1F2A">
      <w:pPr>
        <w:pStyle w:val="Verzeichnis1"/>
        <w:tabs>
          <w:tab w:val="left" w:pos="480"/>
          <w:tab w:val="right" w:leader="dot" w:pos="9062"/>
        </w:tabs>
        <w:rPr>
          <w:del w:id="310" w:author="Admin" w:date="2015-07-08T11:42:00Z"/>
          <w:rFonts w:asciiTheme="minorHAnsi" w:eastAsiaTheme="minorEastAsia" w:hAnsiTheme="minorHAnsi" w:cstheme="minorBidi"/>
          <w:b w:val="0"/>
          <w:bCs w:val="0"/>
          <w:caps w:val="0"/>
          <w:noProof/>
          <w:sz w:val="22"/>
          <w:szCs w:val="22"/>
        </w:rPr>
        <w:pPrChange w:id="311" w:author="Admin" w:date="2015-07-08T13:36:00Z">
          <w:pPr>
            <w:pStyle w:val="Verzeichnis1"/>
            <w:tabs>
              <w:tab w:val="left" w:pos="480"/>
              <w:tab w:val="right" w:leader="dot" w:pos="9062"/>
            </w:tabs>
          </w:pPr>
        </w:pPrChange>
      </w:pPr>
      <w:del w:id="312" w:author="Admin" w:date="2015-07-08T11:42:00Z">
        <w:r w:rsidRPr="00715D94" w:rsidDel="00715D94">
          <w:rPr>
            <w:rStyle w:val="Hyperlink"/>
            <w:noProof/>
          </w:rPr>
          <w:delText>7</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Fazit</w:delText>
        </w:r>
        <w:r w:rsidDel="00715D94">
          <w:rPr>
            <w:noProof/>
            <w:webHidden/>
          </w:rPr>
          <w:tab/>
          <w:delText>40</w:delText>
        </w:r>
      </w:del>
    </w:p>
    <w:p w14:paraId="3B2ABEE6" w14:textId="77777777" w:rsidR="000E14AF" w:rsidDel="00715D94" w:rsidRDefault="000E14AF" w:rsidP="006A1F2A">
      <w:pPr>
        <w:pStyle w:val="Verzeichnis1"/>
        <w:tabs>
          <w:tab w:val="right" w:leader="dot" w:pos="9062"/>
        </w:tabs>
        <w:rPr>
          <w:del w:id="313" w:author="Admin" w:date="2015-07-08T11:42:00Z"/>
          <w:rFonts w:asciiTheme="minorHAnsi" w:eastAsiaTheme="minorEastAsia" w:hAnsiTheme="minorHAnsi" w:cstheme="minorBidi"/>
          <w:b w:val="0"/>
          <w:bCs w:val="0"/>
          <w:caps w:val="0"/>
          <w:noProof/>
          <w:sz w:val="22"/>
          <w:szCs w:val="22"/>
        </w:rPr>
        <w:pPrChange w:id="314" w:author="Admin" w:date="2015-07-08T13:36:00Z">
          <w:pPr>
            <w:pStyle w:val="Verzeichnis1"/>
            <w:tabs>
              <w:tab w:val="right" w:leader="dot" w:pos="9062"/>
            </w:tabs>
          </w:pPr>
        </w:pPrChange>
      </w:pPr>
      <w:del w:id="315" w:author="Admin" w:date="2015-07-08T11:42:00Z">
        <w:r w:rsidRPr="00715D94" w:rsidDel="00715D94">
          <w:rPr>
            <w:rStyle w:val="Hyperlink"/>
            <w:noProof/>
          </w:rPr>
          <w:delText>Literaturverzeichnis</w:delText>
        </w:r>
        <w:r w:rsidDel="00715D94">
          <w:rPr>
            <w:noProof/>
            <w:webHidden/>
          </w:rPr>
          <w:tab/>
          <w:delText>I</w:delText>
        </w:r>
      </w:del>
    </w:p>
    <w:p w14:paraId="71EA57B1" w14:textId="77777777" w:rsidR="000E14AF" w:rsidDel="00715D94" w:rsidRDefault="000E14AF" w:rsidP="006A1F2A">
      <w:pPr>
        <w:pStyle w:val="Verzeichnis1"/>
        <w:tabs>
          <w:tab w:val="right" w:leader="dot" w:pos="9062"/>
        </w:tabs>
        <w:rPr>
          <w:del w:id="316" w:author="Admin" w:date="2015-07-08T11:42:00Z"/>
          <w:rFonts w:asciiTheme="minorHAnsi" w:eastAsiaTheme="minorEastAsia" w:hAnsiTheme="minorHAnsi" w:cstheme="minorBidi"/>
          <w:b w:val="0"/>
          <w:bCs w:val="0"/>
          <w:caps w:val="0"/>
          <w:noProof/>
          <w:sz w:val="22"/>
          <w:szCs w:val="22"/>
        </w:rPr>
        <w:pPrChange w:id="317" w:author="Admin" w:date="2015-07-08T13:36:00Z">
          <w:pPr>
            <w:pStyle w:val="Verzeichnis1"/>
            <w:tabs>
              <w:tab w:val="right" w:leader="dot" w:pos="9062"/>
            </w:tabs>
          </w:pPr>
        </w:pPrChange>
      </w:pPr>
      <w:del w:id="318" w:author="Admin" w:date="2015-07-08T11:42:00Z">
        <w:r w:rsidRPr="00715D94" w:rsidDel="00715D94">
          <w:rPr>
            <w:rStyle w:val="Hyperlink"/>
            <w:noProof/>
          </w:rPr>
          <w:delText>Abbildungsverzeichnis</w:delText>
        </w:r>
        <w:r w:rsidDel="00715D94">
          <w:rPr>
            <w:noProof/>
            <w:webHidden/>
          </w:rPr>
          <w:tab/>
          <w:delText>II</w:delText>
        </w:r>
      </w:del>
    </w:p>
    <w:p w14:paraId="46330ED9" w14:textId="77777777" w:rsidR="000E14AF" w:rsidDel="00715D94" w:rsidRDefault="000E14AF" w:rsidP="006A1F2A">
      <w:pPr>
        <w:pStyle w:val="Verzeichnis1"/>
        <w:tabs>
          <w:tab w:val="right" w:leader="dot" w:pos="9062"/>
        </w:tabs>
        <w:rPr>
          <w:del w:id="319" w:author="Admin" w:date="2015-07-08T11:42:00Z"/>
          <w:rFonts w:asciiTheme="minorHAnsi" w:eastAsiaTheme="minorEastAsia" w:hAnsiTheme="minorHAnsi" w:cstheme="minorBidi"/>
          <w:b w:val="0"/>
          <w:bCs w:val="0"/>
          <w:caps w:val="0"/>
          <w:noProof/>
          <w:sz w:val="22"/>
          <w:szCs w:val="22"/>
        </w:rPr>
        <w:pPrChange w:id="320" w:author="Admin" w:date="2015-07-08T13:36:00Z">
          <w:pPr>
            <w:pStyle w:val="Verzeichnis1"/>
            <w:tabs>
              <w:tab w:val="right" w:leader="dot" w:pos="9062"/>
            </w:tabs>
          </w:pPr>
        </w:pPrChange>
      </w:pPr>
      <w:del w:id="321" w:author="Admin" w:date="2015-07-08T11:42:00Z">
        <w:r w:rsidRPr="00715D94" w:rsidDel="00715D94">
          <w:rPr>
            <w:rStyle w:val="Hyperlink"/>
            <w:noProof/>
          </w:rPr>
          <w:delText>Tabellenverzeichnis</w:delText>
        </w:r>
        <w:r w:rsidDel="00715D94">
          <w:rPr>
            <w:noProof/>
            <w:webHidden/>
          </w:rPr>
          <w:tab/>
          <w:delText>III</w:delText>
        </w:r>
      </w:del>
    </w:p>
    <w:p w14:paraId="2FCD63E3" w14:textId="77777777" w:rsidR="000E14AF" w:rsidDel="00715D94" w:rsidRDefault="000E14AF" w:rsidP="006A1F2A">
      <w:pPr>
        <w:pStyle w:val="Verzeichnis1"/>
        <w:tabs>
          <w:tab w:val="right" w:leader="dot" w:pos="9062"/>
        </w:tabs>
        <w:rPr>
          <w:del w:id="322" w:author="Admin" w:date="2015-07-08T11:42:00Z"/>
          <w:rFonts w:asciiTheme="minorHAnsi" w:eastAsiaTheme="minorEastAsia" w:hAnsiTheme="minorHAnsi" w:cstheme="minorBidi"/>
          <w:b w:val="0"/>
          <w:bCs w:val="0"/>
          <w:caps w:val="0"/>
          <w:noProof/>
          <w:sz w:val="22"/>
          <w:szCs w:val="22"/>
        </w:rPr>
        <w:pPrChange w:id="323" w:author="Admin" w:date="2015-07-08T13:36:00Z">
          <w:pPr>
            <w:pStyle w:val="Verzeichnis1"/>
            <w:tabs>
              <w:tab w:val="right" w:leader="dot" w:pos="9062"/>
            </w:tabs>
          </w:pPr>
        </w:pPrChange>
      </w:pPr>
      <w:del w:id="324" w:author="Admin" w:date="2015-07-08T11:42:00Z">
        <w:r w:rsidRPr="00715D94" w:rsidDel="00715D94">
          <w:rPr>
            <w:rStyle w:val="Hyperlink"/>
            <w:noProof/>
          </w:rPr>
          <w:delText>Abkürzungsverzeichnis</w:delText>
        </w:r>
        <w:r w:rsidDel="00715D94">
          <w:rPr>
            <w:noProof/>
            <w:webHidden/>
          </w:rPr>
          <w:tab/>
          <w:delText>IV</w:delText>
        </w:r>
      </w:del>
    </w:p>
    <w:p w14:paraId="757DD91F" w14:textId="77777777" w:rsidR="000E14AF" w:rsidDel="00715D94" w:rsidRDefault="000E14AF" w:rsidP="006A1F2A">
      <w:pPr>
        <w:pStyle w:val="Verzeichnis1"/>
        <w:tabs>
          <w:tab w:val="right" w:leader="dot" w:pos="9062"/>
        </w:tabs>
        <w:rPr>
          <w:del w:id="325" w:author="Admin" w:date="2015-07-08T11:42:00Z"/>
          <w:rFonts w:asciiTheme="minorHAnsi" w:eastAsiaTheme="minorEastAsia" w:hAnsiTheme="minorHAnsi" w:cstheme="minorBidi"/>
          <w:b w:val="0"/>
          <w:bCs w:val="0"/>
          <w:caps w:val="0"/>
          <w:noProof/>
          <w:sz w:val="22"/>
          <w:szCs w:val="22"/>
        </w:rPr>
        <w:pPrChange w:id="326" w:author="Admin" w:date="2015-07-08T13:36:00Z">
          <w:pPr>
            <w:pStyle w:val="Verzeichnis1"/>
            <w:tabs>
              <w:tab w:val="right" w:leader="dot" w:pos="9062"/>
            </w:tabs>
          </w:pPr>
        </w:pPrChange>
      </w:pPr>
      <w:del w:id="327" w:author="Admin" w:date="2015-07-08T11:42:00Z">
        <w:r w:rsidRPr="00715D94" w:rsidDel="00715D94">
          <w:rPr>
            <w:rStyle w:val="Hyperlink"/>
            <w:noProof/>
          </w:rPr>
          <w:delText>Glossar</w:delText>
        </w:r>
        <w:r w:rsidDel="00715D94">
          <w:rPr>
            <w:noProof/>
            <w:webHidden/>
          </w:rPr>
          <w:tab/>
          <w:delText>V</w:delText>
        </w:r>
      </w:del>
    </w:p>
    <w:p w14:paraId="0946570E" w14:textId="77777777" w:rsidR="00765681" w:rsidDel="000E14AF" w:rsidRDefault="00765681" w:rsidP="006A1F2A">
      <w:pPr>
        <w:pStyle w:val="Verzeichnis1"/>
        <w:tabs>
          <w:tab w:val="right" w:leader="dot" w:pos="9062"/>
        </w:tabs>
        <w:rPr>
          <w:del w:id="328" w:author="Admin" w:date="2015-07-08T08:59:00Z"/>
          <w:rFonts w:asciiTheme="minorHAnsi" w:eastAsiaTheme="minorEastAsia" w:hAnsiTheme="minorHAnsi" w:cstheme="minorBidi"/>
          <w:b w:val="0"/>
          <w:bCs w:val="0"/>
          <w:caps w:val="0"/>
          <w:noProof/>
          <w:sz w:val="22"/>
          <w:szCs w:val="22"/>
        </w:rPr>
        <w:pPrChange w:id="329" w:author="Admin" w:date="2015-07-08T13:36:00Z">
          <w:pPr>
            <w:pStyle w:val="Verzeichnis1"/>
            <w:tabs>
              <w:tab w:val="right" w:leader="dot" w:pos="9062"/>
            </w:tabs>
          </w:pPr>
        </w:pPrChange>
      </w:pPr>
      <w:del w:id="330" w:author="Admin" w:date="2015-07-08T08:59:00Z">
        <w:r w:rsidRPr="000E14AF" w:rsidDel="000E14AF">
          <w:rPr>
            <w:rPrChange w:id="331" w:author="Admin" w:date="2015-07-08T08:59:00Z">
              <w:rPr>
                <w:rStyle w:val="Hyperlink"/>
                <w:noProof/>
              </w:rPr>
            </w:rPrChange>
          </w:rPr>
          <w:delText>Eidesstattliche Erklärung</w:delText>
        </w:r>
        <w:r w:rsidDel="000E14AF">
          <w:rPr>
            <w:noProof/>
            <w:webHidden/>
          </w:rPr>
          <w:tab/>
          <w:delText>I</w:delText>
        </w:r>
      </w:del>
    </w:p>
    <w:p w14:paraId="6A86647D" w14:textId="77777777" w:rsidR="00765681" w:rsidDel="000E14AF" w:rsidRDefault="00765681" w:rsidP="006A1F2A">
      <w:pPr>
        <w:pStyle w:val="Verzeichnis1"/>
        <w:tabs>
          <w:tab w:val="right" w:leader="dot" w:pos="9062"/>
        </w:tabs>
        <w:rPr>
          <w:del w:id="332" w:author="Admin" w:date="2015-07-08T08:59:00Z"/>
          <w:rFonts w:asciiTheme="minorHAnsi" w:eastAsiaTheme="minorEastAsia" w:hAnsiTheme="minorHAnsi" w:cstheme="minorBidi"/>
          <w:b w:val="0"/>
          <w:bCs w:val="0"/>
          <w:caps w:val="0"/>
          <w:noProof/>
          <w:sz w:val="22"/>
          <w:szCs w:val="22"/>
        </w:rPr>
        <w:pPrChange w:id="333" w:author="Admin" w:date="2015-07-08T13:36:00Z">
          <w:pPr>
            <w:pStyle w:val="Verzeichnis1"/>
            <w:tabs>
              <w:tab w:val="right" w:leader="dot" w:pos="9062"/>
            </w:tabs>
          </w:pPr>
        </w:pPrChange>
      </w:pPr>
      <w:del w:id="334" w:author="Admin" w:date="2015-07-08T08:59:00Z">
        <w:r w:rsidRPr="000E14AF" w:rsidDel="000E14AF">
          <w:rPr>
            <w:rPrChange w:id="335" w:author="Admin" w:date="2015-07-08T08:59:00Z">
              <w:rPr>
                <w:rStyle w:val="Hyperlink"/>
                <w:noProof/>
              </w:rPr>
            </w:rPrChange>
          </w:rPr>
          <w:delText>Kurzfassung</w:delText>
        </w:r>
        <w:r w:rsidDel="000E14AF">
          <w:rPr>
            <w:noProof/>
            <w:webHidden/>
          </w:rPr>
          <w:tab/>
          <w:delText>II</w:delText>
        </w:r>
      </w:del>
    </w:p>
    <w:p w14:paraId="40C9F649" w14:textId="77777777" w:rsidR="00765681" w:rsidDel="000E14AF" w:rsidRDefault="00765681" w:rsidP="006A1F2A">
      <w:pPr>
        <w:pStyle w:val="Verzeichnis1"/>
        <w:tabs>
          <w:tab w:val="right" w:leader="dot" w:pos="9062"/>
        </w:tabs>
        <w:rPr>
          <w:del w:id="336" w:author="Admin" w:date="2015-07-08T08:59:00Z"/>
          <w:rFonts w:asciiTheme="minorHAnsi" w:eastAsiaTheme="minorEastAsia" w:hAnsiTheme="minorHAnsi" w:cstheme="minorBidi"/>
          <w:b w:val="0"/>
          <w:bCs w:val="0"/>
          <w:caps w:val="0"/>
          <w:noProof/>
          <w:sz w:val="22"/>
          <w:szCs w:val="22"/>
        </w:rPr>
        <w:pPrChange w:id="337" w:author="Admin" w:date="2015-07-08T13:36:00Z">
          <w:pPr>
            <w:pStyle w:val="Verzeichnis1"/>
            <w:tabs>
              <w:tab w:val="right" w:leader="dot" w:pos="9062"/>
            </w:tabs>
          </w:pPr>
        </w:pPrChange>
      </w:pPr>
      <w:del w:id="338" w:author="Admin" w:date="2015-07-08T08:59:00Z">
        <w:r w:rsidRPr="000E14AF" w:rsidDel="000E14AF">
          <w:rPr>
            <w:rPrChange w:id="339" w:author="Admin" w:date="2015-07-08T08:59:00Z">
              <w:rPr>
                <w:rStyle w:val="Hyperlink"/>
                <w:noProof/>
              </w:rPr>
            </w:rPrChange>
          </w:rPr>
          <w:delText>Inhalt</w:delText>
        </w:r>
        <w:r w:rsidDel="000E14AF">
          <w:rPr>
            <w:noProof/>
            <w:webHidden/>
          </w:rPr>
          <w:tab/>
          <w:delText>III</w:delText>
        </w:r>
      </w:del>
    </w:p>
    <w:p w14:paraId="1EFA376C" w14:textId="77777777" w:rsidR="00765681" w:rsidDel="000E14AF" w:rsidRDefault="00765681" w:rsidP="006A1F2A">
      <w:pPr>
        <w:pStyle w:val="Verzeichnis1"/>
        <w:tabs>
          <w:tab w:val="right" w:leader="dot" w:pos="9062"/>
        </w:tabs>
        <w:rPr>
          <w:del w:id="340" w:author="Admin" w:date="2015-07-08T08:59:00Z"/>
          <w:rFonts w:asciiTheme="minorHAnsi" w:eastAsiaTheme="minorEastAsia" w:hAnsiTheme="minorHAnsi" w:cstheme="minorBidi"/>
          <w:b w:val="0"/>
          <w:bCs w:val="0"/>
          <w:caps w:val="0"/>
          <w:noProof/>
          <w:sz w:val="22"/>
          <w:szCs w:val="22"/>
        </w:rPr>
        <w:pPrChange w:id="341" w:author="Admin" w:date="2015-07-08T13:36:00Z">
          <w:pPr>
            <w:pStyle w:val="Verzeichnis1"/>
            <w:tabs>
              <w:tab w:val="right" w:leader="dot" w:pos="9062"/>
            </w:tabs>
          </w:pPr>
        </w:pPrChange>
      </w:pPr>
      <w:del w:id="342" w:author="Admin" w:date="2015-07-08T08:59:00Z">
        <w:r w:rsidRPr="000E14AF" w:rsidDel="000E14AF">
          <w:rPr>
            <w:rPrChange w:id="343" w:author="Admin" w:date="2015-07-08T08:59:00Z">
              <w:rPr>
                <w:rStyle w:val="Hyperlink"/>
                <w:noProof/>
              </w:rPr>
            </w:rPrChange>
          </w:rPr>
          <w:delText>Abstract</w:delText>
        </w:r>
        <w:r w:rsidDel="000E14AF">
          <w:rPr>
            <w:noProof/>
            <w:webHidden/>
          </w:rPr>
          <w:tab/>
          <w:delText>1</w:delText>
        </w:r>
      </w:del>
    </w:p>
    <w:p w14:paraId="002CE91A" w14:textId="77777777" w:rsidR="00765681" w:rsidDel="000E14AF" w:rsidRDefault="00765681" w:rsidP="006A1F2A">
      <w:pPr>
        <w:pStyle w:val="Verzeichnis1"/>
        <w:tabs>
          <w:tab w:val="right" w:leader="dot" w:pos="9062"/>
        </w:tabs>
        <w:rPr>
          <w:del w:id="344" w:author="Admin" w:date="2015-07-08T08:59:00Z"/>
          <w:rFonts w:asciiTheme="minorHAnsi" w:eastAsiaTheme="minorEastAsia" w:hAnsiTheme="minorHAnsi" w:cstheme="minorBidi"/>
          <w:b w:val="0"/>
          <w:bCs w:val="0"/>
          <w:caps w:val="0"/>
          <w:noProof/>
          <w:sz w:val="22"/>
          <w:szCs w:val="22"/>
        </w:rPr>
        <w:pPrChange w:id="345" w:author="Admin" w:date="2015-07-08T13:36:00Z">
          <w:pPr>
            <w:pStyle w:val="Verzeichnis1"/>
            <w:tabs>
              <w:tab w:val="right" w:leader="dot" w:pos="9062"/>
            </w:tabs>
          </w:pPr>
        </w:pPrChange>
      </w:pPr>
      <w:del w:id="346" w:author="Admin" w:date="2015-07-08T08:59:00Z">
        <w:r w:rsidRPr="000E14AF" w:rsidDel="000E14AF">
          <w:rPr>
            <w:rPrChange w:id="347" w:author="Admin" w:date="2015-07-08T08:59:00Z">
              <w:rPr>
                <w:rStyle w:val="Hyperlink"/>
                <w:noProof/>
              </w:rPr>
            </w:rPrChange>
          </w:rPr>
          <w:delText>Einleitung</w:delText>
        </w:r>
        <w:r w:rsidDel="000E14AF">
          <w:rPr>
            <w:noProof/>
            <w:webHidden/>
          </w:rPr>
          <w:tab/>
          <w:delText>2</w:delText>
        </w:r>
      </w:del>
    </w:p>
    <w:p w14:paraId="55F74D21" w14:textId="77777777" w:rsidR="00765681" w:rsidDel="000E14AF" w:rsidRDefault="00765681" w:rsidP="006A1F2A">
      <w:pPr>
        <w:pStyle w:val="Verzeichnis1"/>
        <w:tabs>
          <w:tab w:val="left" w:pos="480"/>
          <w:tab w:val="right" w:leader="dot" w:pos="9062"/>
        </w:tabs>
        <w:rPr>
          <w:del w:id="348" w:author="Admin" w:date="2015-07-08T08:59:00Z"/>
          <w:rFonts w:asciiTheme="minorHAnsi" w:eastAsiaTheme="minorEastAsia" w:hAnsiTheme="minorHAnsi" w:cstheme="minorBidi"/>
          <w:b w:val="0"/>
          <w:bCs w:val="0"/>
          <w:caps w:val="0"/>
          <w:noProof/>
          <w:sz w:val="22"/>
          <w:szCs w:val="22"/>
        </w:rPr>
        <w:pPrChange w:id="349" w:author="Admin" w:date="2015-07-08T13:36:00Z">
          <w:pPr>
            <w:pStyle w:val="Verzeichnis1"/>
            <w:tabs>
              <w:tab w:val="left" w:pos="480"/>
              <w:tab w:val="right" w:leader="dot" w:pos="9062"/>
            </w:tabs>
          </w:pPr>
        </w:pPrChange>
      </w:pPr>
      <w:del w:id="350" w:author="Admin" w:date="2015-07-08T08:59:00Z">
        <w:r w:rsidRPr="000E14AF" w:rsidDel="000E14AF">
          <w:rPr>
            <w:rPrChange w:id="351" w:author="Admin" w:date="2015-07-08T08:59:00Z">
              <w:rPr>
                <w:rStyle w:val="Hyperlink"/>
                <w:noProof/>
              </w:rPr>
            </w:rPrChange>
          </w:rPr>
          <w:delText>1</w:delText>
        </w:r>
        <w:r w:rsidDel="000E14AF">
          <w:rPr>
            <w:rFonts w:asciiTheme="minorHAnsi" w:eastAsiaTheme="minorEastAsia" w:hAnsiTheme="minorHAnsi" w:cstheme="minorBidi"/>
            <w:b w:val="0"/>
            <w:bCs w:val="0"/>
            <w:caps w:val="0"/>
            <w:noProof/>
            <w:sz w:val="22"/>
            <w:szCs w:val="22"/>
          </w:rPr>
          <w:tab/>
        </w:r>
        <w:r w:rsidRPr="000E14AF" w:rsidDel="000E14AF">
          <w:rPr>
            <w:rPrChange w:id="352" w:author="Admin" w:date="2015-07-08T08:59:00Z">
              <w:rPr>
                <w:rStyle w:val="Hyperlink"/>
                <w:noProof/>
              </w:rPr>
            </w:rPrChange>
          </w:rPr>
          <w:delText>Aufgabenstellung</w:delText>
        </w:r>
        <w:r w:rsidDel="000E14AF">
          <w:rPr>
            <w:noProof/>
            <w:webHidden/>
          </w:rPr>
          <w:tab/>
          <w:delText>3</w:delText>
        </w:r>
      </w:del>
    </w:p>
    <w:p w14:paraId="0B56DE28" w14:textId="77777777" w:rsidR="00765681" w:rsidDel="000E14AF" w:rsidRDefault="00765681" w:rsidP="006A1F2A">
      <w:pPr>
        <w:pStyle w:val="Verzeichnis1"/>
        <w:tabs>
          <w:tab w:val="left" w:pos="480"/>
          <w:tab w:val="right" w:leader="dot" w:pos="9062"/>
        </w:tabs>
        <w:rPr>
          <w:del w:id="353" w:author="Admin" w:date="2015-07-08T08:59:00Z"/>
          <w:rFonts w:asciiTheme="minorHAnsi" w:eastAsiaTheme="minorEastAsia" w:hAnsiTheme="minorHAnsi" w:cstheme="minorBidi"/>
          <w:b w:val="0"/>
          <w:bCs w:val="0"/>
          <w:caps w:val="0"/>
          <w:noProof/>
          <w:sz w:val="22"/>
          <w:szCs w:val="22"/>
        </w:rPr>
        <w:pPrChange w:id="354" w:author="Admin" w:date="2015-07-08T13:36:00Z">
          <w:pPr>
            <w:pStyle w:val="Verzeichnis1"/>
            <w:tabs>
              <w:tab w:val="left" w:pos="480"/>
              <w:tab w:val="right" w:leader="dot" w:pos="9062"/>
            </w:tabs>
          </w:pPr>
        </w:pPrChange>
      </w:pPr>
      <w:del w:id="355" w:author="Admin" w:date="2015-07-08T08:59:00Z">
        <w:r w:rsidRPr="000E14AF" w:rsidDel="000E14AF">
          <w:rPr>
            <w:rPrChange w:id="356" w:author="Admin" w:date="2015-07-08T08:59:00Z">
              <w:rPr>
                <w:rStyle w:val="Hyperlink"/>
                <w:noProof/>
              </w:rPr>
            </w:rPrChange>
          </w:rPr>
          <w:delText>2</w:delText>
        </w:r>
        <w:r w:rsidDel="000E14AF">
          <w:rPr>
            <w:rFonts w:asciiTheme="minorHAnsi" w:eastAsiaTheme="minorEastAsia" w:hAnsiTheme="minorHAnsi" w:cstheme="minorBidi"/>
            <w:b w:val="0"/>
            <w:bCs w:val="0"/>
            <w:caps w:val="0"/>
            <w:noProof/>
            <w:sz w:val="22"/>
            <w:szCs w:val="22"/>
          </w:rPr>
          <w:tab/>
        </w:r>
        <w:r w:rsidRPr="000E14AF" w:rsidDel="000E14AF">
          <w:rPr>
            <w:rPrChange w:id="357" w:author="Admin" w:date="2015-07-08T08:59:00Z">
              <w:rPr>
                <w:rStyle w:val="Hyperlink"/>
                <w:noProof/>
              </w:rPr>
            </w:rPrChange>
          </w:rPr>
          <w:delText>Stand der Technik</w:delText>
        </w:r>
        <w:r w:rsidDel="000E14AF">
          <w:rPr>
            <w:noProof/>
            <w:webHidden/>
          </w:rPr>
          <w:tab/>
          <w:delText>4</w:delText>
        </w:r>
      </w:del>
    </w:p>
    <w:p w14:paraId="1E956D5D" w14:textId="77777777" w:rsidR="00765681" w:rsidDel="000E14AF" w:rsidRDefault="00765681" w:rsidP="006A1F2A">
      <w:pPr>
        <w:pStyle w:val="Verzeichnis2"/>
        <w:tabs>
          <w:tab w:val="left" w:pos="720"/>
          <w:tab w:val="right" w:leader="dot" w:pos="9062"/>
        </w:tabs>
        <w:rPr>
          <w:del w:id="358" w:author="Admin" w:date="2015-07-08T08:59:00Z"/>
          <w:rFonts w:asciiTheme="minorHAnsi" w:eastAsiaTheme="minorEastAsia" w:hAnsiTheme="minorHAnsi" w:cstheme="minorBidi"/>
          <w:smallCaps w:val="0"/>
          <w:noProof/>
          <w:sz w:val="22"/>
          <w:szCs w:val="22"/>
        </w:rPr>
        <w:pPrChange w:id="359" w:author="Admin" w:date="2015-07-08T13:36:00Z">
          <w:pPr>
            <w:pStyle w:val="Verzeichnis2"/>
            <w:tabs>
              <w:tab w:val="left" w:pos="720"/>
              <w:tab w:val="right" w:leader="dot" w:pos="9062"/>
            </w:tabs>
          </w:pPr>
        </w:pPrChange>
      </w:pPr>
      <w:del w:id="360" w:author="Admin" w:date="2015-07-08T08:59:00Z">
        <w:r w:rsidRPr="000E14AF" w:rsidDel="000E14AF">
          <w:rPr>
            <w:rPrChange w:id="361" w:author="Admin" w:date="2015-07-08T08:59:00Z">
              <w:rPr>
                <w:rStyle w:val="Hyperlink"/>
                <w:noProof/>
              </w:rPr>
            </w:rPrChange>
          </w:rPr>
          <w:delText>2.1</w:delText>
        </w:r>
        <w:r w:rsidDel="000E14AF">
          <w:rPr>
            <w:rFonts w:asciiTheme="minorHAnsi" w:eastAsiaTheme="minorEastAsia" w:hAnsiTheme="minorHAnsi" w:cstheme="minorBidi"/>
            <w:smallCaps w:val="0"/>
            <w:noProof/>
            <w:sz w:val="22"/>
            <w:szCs w:val="22"/>
          </w:rPr>
          <w:tab/>
        </w:r>
        <w:r w:rsidRPr="000E14AF" w:rsidDel="000E14AF">
          <w:rPr>
            <w:rPrChange w:id="362" w:author="Admin" w:date="2015-07-08T08:59:00Z">
              <w:rPr>
                <w:rStyle w:val="Hyperlink"/>
                <w:noProof/>
              </w:rPr>
            </w:rPrChange>
          </w:rPr>
          <w:delText>Einleitung</w:delText>
        </w:r>
        <w:r w:rsidDel="000E14AF">
          <w:rPr>
            <w:noProof/>
            <w:webHidden/>
          </w:rPr>
          <w:tab/>
          <w:delText>4</w:delText>
        </w:r>
      </w:del>
    </w:p>
    <w:p w14:paraId="6591518A" w14:textId="77777777" w:rsidR="00765681" w:rsidDel="000E14AF" w:rsidRDefault="00765681" w:rsidP="006A1F2A">
      <w:pPr>
        <w:pStyle w:val="Verzeichnis2"/>
        <w:tabs>
          <w:tab w:val="left" w:pos="720"/>
          <w:tab w:val="right" w:leader="dot" w:pos="9062"/>
        </w:tabs>
        <w:rPr>
          <w:del w:id="363" w:author="Admin" w:date="2015-07-08T08:59:00Z"/>
          <w:rFonts w:asciiTheme="minorHAnsi" w:eastAsiaTheme="minorEastAsia" w:hAnsiTheme="minorHAnsi" w:cstheme="minorBidi"/>
          <w:smallCaps w:val="0"/>
          <w:noProof/>
          <w:sz w:val="22"/>
          <w:szCs w:val="22"/>
        </w:rPr>
        <w:pPrChange w:id="364" w:author="Admin" w:date="2015-07-08T13:36:00Z">
          <w:pPr>
            <w:pStyle w:val="Verzeichnis2"/>
            <w:tabs>
              <w:tab w:val="left" w:pos="720"/>
              <w:tab w:val="right" w:leader="dot" w:pos="9062"/>
            </w:tabs>
          </w:pPr>
        </w:pPrChange>
      </w:pPr>
      <w:del w:id="365" w:author="Admin" w:date="2015-07-08T08:59:00Z">
        <w:r w:rsidRPr="000E14AF" w:rsidDel="000E14AF">
          <w:rPr>
            <w:rPrChange w:id="366" w:author="Admin" w:date="2015-07-08T08:59:00Z">
              <w:rPr>
                <w:rStyle w:val="Hyperlink"/>
                <w:noProof/>
              </w:rPr>
            </w:rPrChange>
          </w:rPr>
          <w:delText>2.2</w:delText>
        </w:r>
        <w:r w:rsidDel="000E14AF">
          <w:rPr>
            <w:rFonts w:asciiTheme="minorHAnsi" w:eastAsiaTheme="minorEastAsia" w:hAnsiTheme="minorHAnsi" w:cstheme="minorBidi"/>
            <w:smallCaps w:val="0"/>
            <w:noProof/>
            <w:sz w:val="22"/>
            <w:szCs w:val="22"/>
          </w:rPr>
          <w:tab/>
        </w:r>
        <w:r w:rsidRPr="000E14AF" w:rsidDel="000E14AF">
          <w:rPr>
            <w:rPrChange w:id="367" w:author="Admin" w:date="2015-07-08T08:59:00Z">
              <w:rPr>
                <w:rStyle w:val="Hyperlink"/>
                <w:noProof/>
              </w:rPr>
            </w:rPrChange>
          </w:rPr>
          <w:delText>Game Engine</w:delText>
        </w:r>
        <w:r w:rsidDel="000E14AF">
          <w:rPr>
            <w:noProof/>
            <w:webHidden/>
          </w:rPr>
          <w:tab/>
          <w:delText>4</w:delText>
        </w:r>
      </w:del>
    </w:p>
    <w:p w14:paraId="12F20349" w14:textId="77777777" w:rsidR="00765681" w:rsidDel="000E14AF" w:rsidRDefault="00765681" w:rsidP="006A1F2A">
      <w:pPr>
        <w:pStyle w:val="Verzeichnis3"/>
        <w:tabs>
          <w:tab w:val="left" w:pos="1200"/>
          <w:tab w:val="right" w:leader="dot" w:pos="9062"/>
        </w:tabs>
        <w:rPr>
          <w:del w:id="368" w:author="Admin" w:date="2015-07-08T08:59:00Z"/>
          <w:rFonts w:asciiTheme="minorHAnsi" w:eastAsiaTheme="minorEastAsia" w:hAnsiTheme="minorHAnsi" w:cstheme="minorBidi"/>
          <w:i w:val="0"/>
          <w:iCs w:val="0"/>
          <w:noProof/>
          <w:sz w:val="22"/>
          <w:szCs w:val="22"/>
        </w:rPr>
        <w:pPrChange w:id="369" w:author="Admin" w:date="2015-07-08T13:36:00Z">
          <w:pPr>
            <w:pStyle w:val="Verzeichnis3"/>
            <w:tabs>
              <w:tab w:val="left" w:pos="1200"/>
              <w:tab w:val="right" w:leader="dot" w:pos="9062"/>
            </w:tabs>
          </w:pPr>
        </w:pPrChange>
      </w:pPr>
      <w:del w:id="370" w:author="Admin" w:date="2015-07-08T08:59:00Z">
        <w:r w:rsidRPr="000E14AF" w:rsidDel="000E14AF">
          <w:rPr>
            <w:rPrChange w:id="371" w:author="Admin" w:date="2015-07-08T08:59:00Z">
              <w:rPr>
                <w:rStyle w:val="Hyperlink"/>
                <w:noProof/>
              </w:rPr>
            </w:rPrChange>
          </w:rPr>
          <w:delText>2.2.1</w:delText>
        </w:r>
        <w:r w:rsidDel="000E14AF">
          <w:rPr>
            <w:rFonts w:asciiTheme="minorHAnsi" w:eastAsiaTheme="minorEastAsia" w:hAnsiTheme="minorHAnsi" w:cstheme="minorBidi"/>
            <w:i w:val="0"/>
            <w:iCs w:val="0"/>
            <w:noProof/>
            <w:sz w:val="22"/>
            <w:szCs w:val="22"/>
          </w:rPr>
          <w:tab/>
        </w:r>
        <w:r w:rsidRPr="000E14AF" w:rsidDel="000E14AF">
          <w:rPr>
            <w:rPrChange w:id="372" w:author="Admin" w:date="2015-07-08T08:59:00Z">
              <w:rPr>
                <w:rStyle w:val="Hyperlink"/>
                <w:noProof/>
              </w:rPr>
            </w:rPrChange>
          </w:rPr>
          <w:delText>Grundsätzliches</w:delText>
        </w:r>
        <w:r w:rsidDel="000E14AF">
          <w:rPr>
            <w:noProof/>
            <w:webHidden/>
          </w:rPr>
          <w:tab/>
          <w:delText>4</w:delText>
        </w:r>
      </w:del>
    </w:p>
    <w:p w14:paraId="6974CD6D" w14:textId="77777777" w:rsidR="00765681" w:rsidDel="000E14AF" w:rsidRDefault="00765681" w:rsidP="006A1F2A">
      <w:pPr>
        <w:pStyle w:val="Verzeichnis3"/>
        <w:tabs>
          <w:tab w:val="left" w:pos="1200"/>
          <w:tab w:val="right" w:leader="dot" w:pos="9062"/>
        </w:tabs>
        <w:rPr>
          <w:del w:id="373" w:author="Admin" w:date="2015-07-08T08:59:00Z"/>
          <w:rFonts w:asciiTheme="minorHAnsi" w:eastAsiaTheme="minorEastAsia" w:hAnsiTheme="minorHAnsi" w:cstheme="minorBidi"/>
          <w:i w:val="0"/>
          <w:iCs w:val="0"/>
          <w:noProof/>
          <w:sz w:val="22"/>
          <w:szCs w:val="22"/>
        </w:rPr>
        <w:pPrChange w:id="374" w:author="Admin" w:date="2015-07-08T13:36:00Z">
          <w:pPr>
            <w:pStyle w:val="Verzeichnis3"/>
            <w:tabs>
              <w:tab w:val="left" w:pos="1200"/>
              <w:tab w:val="right" w:leader="dot" w:pos="9062"/>
            </w:tabs>
          </w:pPr>
        </w:pPrChange>
      </w:pPr>
      <w:del w:id="375" w:author="Admin" w:date="2015-07-08T08:59:00Z">
        <w:r w:rsidRPr="000E14AF" w:rsidDel="000E14AF">
          <w:rPr>
            <w:rPrChange w:id="376" w:author="Admin" w:date="2015-07-08T08:59:00Z">
              <w:rPr>
                <w:rStyle w:val="Hyperlink"/>
                <w:noProof/>
              </w:rPr>
            </w:rPrChange>
          </w:rPr>
          <w:delText>2.2.2</w:delText>
        </w:r>
        <w:r w:rsidDel="000E14AF">
          <w:rPr>
            <w:rFonts w:asciiTheme="minorHAnsi" w:eastAsiaTheme="minorEastAsia" w:hAnsiTheme="minorHAnsi" w:cstheme="minorBidi"/>
            <w:i w:val="0"/>
            <w:iCs w:val="0"/>
            <w:noProof/>
            <w:sz w:val="22"/>
            <w:szCs w:val="22"/>
          </w:rPr>
          <w:tab/>
        </w:r>
        <w:r w:rsidRPr="000E14AF" w:rsidDel="000E14AF">
          <w:rPr>
            <w:rPrChange w:id="377" w:author="Admin" w:date="2015-07-08T08:59:00Z">
              <w:rPr>
                <w:rStyle w:val="Hyperlink"/>
                <w:noProof/>
              </w:rPr>
            </w:rPrChange>
          </w:rPr>
          <w:delText>Source Engine</w:delText>
        </w:r>
        <w:r w:rsidDel="000E14AF">
          <w:rPr>
            <w:noProof/>
            <w:webHidden/>
          </w:rPr>
          <w:tab/>
          <w:delText>4</w:delText>
        </w:r>
      </w:del>
    </w:p>
    <w:p w14:paraId="40F9BA7F" w14:textId="77777777" w:rsidR="00765681" w:rsidDel="000E14AF" w:rsidRDefault="00765681" w:rsidP="006A1F2A">
      <w:pPr>
        <w:pStyle w:val="Verzeichnis3"/>
        <w:tabs>
          <w:tab w:val="left" w:pos="1200"/>
          <w:tab w:val="right" w:leader="dot" w:pos="9062"/>
        </w:tabs>
        <w:rPr>
          <w:del w:id="378" w:author="Admin" w:date="2015-07-08T08:59:00Z"/>
          <w:rFonts w:asciiTheme="minorHAnsi" w:eastAsiaTheme="minorEastAsia" w:hAnsiTheme="minorHAnsi" w:cstheme="minorBidi"/>
          <w:i w:val="0"/>
          <w:iCs w:val="0"/>
          <w:noProof/>
          <w:sz w:val="22"/>
          <w:szCs w:val="22"/>
        </w:rPr>
        <w:pPrChange w:id="379" w:author="Admin" w:date="2015-07-08T13:36:00Z">
          <w:pPr>
            <w:pStyle w:val="Verzeichnis3"/>
            <w:tabs>
              <w:tab w:val="left" w:pos="1200"/>
              <w:tab w:val="right" w:leader="dot" w:pos="9062"/>
            </w:tabs>
          </w:pPr>
        </w:pPrChange>
      </w:pPr>
      <w:del w:id="380" w:author="Admin" w:date="2015-07-08T08:59:00Z">
        <w:r w:rsidRPr="000E14AF" w:rsidDel="000E14AF">
          <w:rPr>
            <w:rPrChange w:id="381" w:author="Admin" w:date="2015-07-08T08:59:00Z">
              <w:rPr>
                <w:rStyle w:val="Hyperlink"/>
                <w:noProof/>
              </w:rPr>
            </w:rPrChange>
          </w:rPr>
          <w:delText>2.2.3</w:delText>
        </w:r>
        <w:r w:rsidDel="000E14AF">
          <w:rPr>
            <w:rFonts w:asciiTheme="minorHAnsi" w:eastAsiaTheme="minorEastAsia" w:hAnsiTheme="minorHAnsi" w:cstheme="minorBidi"/>
            <w:i w:val="0"/>
            <w:iCs w:val="0"/>
            <w:noProof/>
            <w:sz w:val="22"/>
            <w:szCs w:val="22"/>
          </w:rPr>
          <w:tab/>
        </w:r>
        <w:r w:rsidRPr="000E14AF" w:rsidDel="000E14AF">
          <w:rPr>
            <w:rPrChange w:id="382" w:author="Admin" w:date="2015-07-08T08:59:00Z">
              <w:rPr>
                <w:rStyle w:val="Hyperlink"/>
                <w:noProof/>
              </w:rPr>
            </w:rPrChange>
          </w:rPr>
          <w:delText>Unity</w:delText>
        </w:r>
        <w:r w:rsidDel="000E14AF">
          <w:rPr>
            <w:noProof/>
            <w:webHidden/>
          </w:rPr>
          <w:tab/>
          <w:delText>5</w:delText>
        </w:r>
      </w:del>
    </w:p>
    <w:p w14:paraId="47746331" w14:textId="77777777" w:rsidR="00765681" w:rsidDel="000E14AF" w:rsidRDefault="00765681" w:rsidP="006A1F2A">
      <w:pPr>
        <w:pStyle w:val="Verzeichnis3"/>
        <w:tabs>
          <w:tab w:val="left" w:pos="1200"/>
          <w:tab w:val="right" w:leader="dot" w:pos="9062"/>
        </w:tabs>
        <w:rPr>
          <w:del w:id="383" w:author="Admin" w:date="2015-07-08T08:59:00Z"/>
          <w:rFonts w:asciiTheme="minorHAnsi" w:eastAsiaTheme="minorEastAsia" w:hAnsiTheme="minorHAnsi" w:cstheme="minorBidi"/>
          <w:i w:val="0"/>
          <w:iCs w:val="0"/>
          <w:noProof/>
          <w:sz w:val="22"/>
          <w:szCs w:val="22"/>
        </w:rPr>
        <w:pPrChange w:id="384" w:author="Admin" w:date="2015-07-08T13:36:00Z">
          <w:pPr>
            <w:pStyle w:val="Verzeichnis3"/>
            <w:tabs>
              <w:tab w:val="left" w:pos="1200"/>
              <w:tab w:val="right" w:leader="dot" w:pos="9062"/>
            </w:tabs>
          </w:pPr>
        </w:pPrChange>
      </w:pPr>
      <w:del w:id="385" w:author="Admin" w:date="2015-07-08T08:59:00Z">
        <w:r w:rsidRPr="000E14AF" w:rsidDel="000E14AF">
          <w:rPr>
            <w:rPrChange w:id="386" w:author="Admin" w:date="2015-07-08T08:59:00Z">
              <w:rPr>
                <w:rStyle w:val="Hyperlink"/>
                <w:noProof/>
                <w:lang w:val="en-US"/>
              </w:rPr>
            </w:rPrChange>
          </w:rPr>
          <w:delText>2.2.4</w:delText>
        </w:r>
        <w:r w:rsidDel="000E14AF">
          <w:rPr>
            <w:rFonts w:asciiTheme="minorHAnsi" w:eastAsiaTheme="minorEastAsia" w:hAnsiTheme="minorHAnsi" w:cstheme="minorBidi"/>
            <w:i w:val="0"/>
            <w:iCs w:val="0"/>
            <w:noProof/>
            <w:sz w:val="22"/>
            <w:szCs w:val="22"/>
          </w:rPr>
          <w:tab/>
        </w:r>
        <w:r w:rsidRPr="000E14AF" w:rsidDel="000E14AF">
          <w:rPr>
            <w:rPrChange w:id="387" w:author="Admin" w:date="2015-07-08T08:59:00Z">
              <w:rPr>
                <w:rStyle w:val="Hyperlink"/>
                <w:noProof/>
                <w:lang w:val="en-US"/>
              </w:rPr>
            </w:rPrChange>
          </w:rPr>
          <w:delText>Unreal Engine 4</w:delText>
        </w:r>
        <w:r w:rsidDel="000E14AF">
          <w:rPr>
            <w:noProof/>
            <w:webHidden/>
          </w:rPr>
          <w:tab/>
          <w:delText>5</w:delText>
        </w:r>
      </w:del>
    </w:p>
    <w:p w14:paraId="570E2C76" w14:textId="77777777" w:rsidR="00765681" w:rsidDel="000E14AF" w:rsidRDefault="00765681" w:rsidP="006A1F2A">
      <w:pPr>
        <w:pStyle w:val="Verzeichnis3"/>
        <w:tabs>
          <w:tab w:val="left" w:pos="1200"/>
          <w:tab w:val="right" w:leader="dot" w:pos="9062"/>
        </w:tabs>
        <w:rPr>
          <w:del w:id="388" w:author="Admin" w:date="2015-07-08T08:59:00Z"/>
          <w:rFonts w:asciiTheme="minorHAnsi" w:eastAsiaTheme="minorEastAsia" w:hAnsiTheme="minorHAnsi" w:cstheme="minorBidi"/>
          <w:i w:val="0"/>
          <w:iCs w:val="0"/>
          <w:noProof/>
          <w:sz w:val="22"/>
          <w:szCs w:val="22"/>
        </w:rPr>
        <w:pPrChange w:id="389" w:author="Admin" w:date="2015-07-08T13:36:00Z">
          <w:pPr>
            <w:pStyle w:val="Verzeichnis3"/>
            <w:tabs>
              <w:tab w:val="left" w:pos="1200"/>
              <w:tab w:val="right" w:leader="dot" w:pos="9062"/>
            </w:tabs>
          </w:pPr>
        </w:pPrChange>
      </w:pPr>
      <w:del w:id="390" w:author="Admin" w:date="2015-07-08T08:59:00Z">
        <w:r w:rsidRPr="000E14AF" w:rsidDel="000E14AF">
          <w:rPr>
            <w:rPrChange w:id="391" w:author="Admin" w:date="2015-07-08T08:59:00Z">
              <w:rPr>
                <w:rStyle w:val="Hyperlink"/>
                <w:noProof/>
              </w:rPr>
            </w:rPrChange>
          </w:rPr>
          <w:delText>2.2.5</w:delText>
        </w:r>
        <w:r w:rsidDel="000E14AF">
          <w:rPr>
            <w:rFonts w:asciiTheme="minorHAnsi" w:eastAsiaTheme="minorEastAsia" w:hAnsiTheme="minorHAnsi" w:cstheme="minorBidi"/>
            <w:i w:val="0"/>
            <w:iCs w:val="0"/>
            <w:noProof/>
            <w:sz w:val="22"/>
            <w:szCs w:val="22"/>
          </w:rPr>
          <w:tab/>
        </w:r>
        <w:r w:rsidRPr="000E14AF" w:rsidDel="000E14AF">
          <w:rPr>
            <w:rPrChange w:id="392" w:author="Admin" w:date="2015-07-08T08:59:00Z">
              <w:rPr>
                <w:rStyle w:val="Hyperlink"/>
                <w:noProof/>
              </w:rPr>
            </w:rPrChange>
          </w:rPr>
          <w:delText>Verwendung im Projekt</w:delText>
        </w:r>
        <w:r w:rsidDel="000E14AF">
          <w:rPr>
            <w:noProof/>
            <w:webHidden/>
          </w:rPr>
          <w:tab/>
          <w:delText>6</w:delText>
        </w:r>
      </w:del>
    </w:p>
    <w:p w14:paraId="55CC86A7" w14:textId="77777777" w:rsidR="00765681" w:rsidDel="000E14AF" w:rsidRDefault="00765681" w:rsidP="006A1F2A">
      <w:pPr>
        <w:pStyle w:val="Verzeichnis2"/>
        <w:tabs>
          <w:tab w:val="left" w:pos="720"/>
          <w:tab w:val="right" w:leader="dot" w:pos="9062"/>
        </w:tabs>
        <w:rPr>
          <w:del w:id="393" w:author="Admin" w:date="2015-07-08T08:59:00Z"/>
          <w:rFonts w:asciiTheme="minorHAnsi" w:eastAsiaTheme="minorEastAsia" w:hAnsiTheme="minorHAnsi" w:cstheme="minorBidi"/>
          <w:smallCaps w:val="0"/>
          <w:noProof/>
          <w:sz w:val="22"/>
          <w:szCs w:val="22"/>
        </w:rPr>
        <w:pPrChange w:id="394" w:author="Admin" w:date="2015-07-08T13:36:00Z">
          <w:pPr>
            <w:pStyle w:val="Verzeichnis2"/>
            <w:tabs>
              <w:tab w:val="left" w:pos="720"/>
              <w:tab w:val="right" w:leader="dot" w:pos="9062"/>
            </w:tabs>
          </w:pPr>
        </w:pPrChange>
      </w:pPr>
      <w:del w:id="395" w:author="Admin" w:date="2015-07-08T08:59:00Z">
        <w:r w:rsidRPr="000E14AF" w:rsidDel="000E14AF">
          <w:rPr>
            <w:rPrChange w:id="396" w:author="Admin" w:date="2015-07-08T08:59:00Z">
              <w:rPr>
                <w:rStyle w:val="Hyperlink"/>
                <w:noProof/>
              </w:rPr>
            </w:rPrChange>
          </w:rPr>
          <w:delText>2.3</w:delText>
        </w:r>
        <w:r w:rsidDel="000E14AF">
          <w:rPr>
            <w:rFonts w:asciiTheme="minorHAnsi" w:eastAsiaTheme="minorEastAsia" w:hAnsiTheme="minorHAnsi" w:cstheme="minorBidi"/>
            <w:smallCaps w:val="0"/>
            <w:noProof/>
            <w:sz w:val="22"/>
            <w:szCs w:val="22"/>
          </w:rPr>
          <w:tab/>
        </w:r>
        <w:r w:rsidRPr="000E14AF" w:rsidDel="000E14AF">
          <w:rPr>
            <w:rPrChange w:id="397" w:author="Admin" w:date="2015-07-08T08:59:00Z">
              <w:rPr>
                <w:rStyle w:val="Hyperlink"/>
                <w:noProof/>
              </w:rPr>
            </w:rPrChange>
          </w:rPr>
          <w:delText>Scripting-Ansatz</w:delText>
        </w:r>
        <w:r w:rsidDel="000E14AF">
          <w:rPr>
            <w:noProof/>
            <w:webHidden/>
          </w:rPr>
          <w:tab/>
          <w:delText>6</w:delText>
        </w:r>
      </w:del>
    </w:p>
    <w:p w14:paraId="2256A211" w14:textId="77777777" w:rsidR="00765681" w:rsidDel="000E14AF" w:rsidRDefault="00765681" w:rsidP="006A1F2A">
      <w:pPr>
        <w:pStyle w:val="Verzeichnis3"/>
        <w:tabs>
          <w:tab w:val="left" w:pos="1200"/>
          <w:tab w:val="right" w:leader="dot" w:pos="9062"/>
        </w:tabs>
        <w:rPr>
          <w:del w:id="398" w:author="Admin" w:date="2015-07-08T08:59:00Z"/>
          <w:rFonts w:asciiTheme="minorHAnsi" w:eastAsiaTheme="minorEastAsia" w:hAnsiTheme="minorHAnsi" w:cstheme="minorBidi"/>
          <w:i w:val="0"/>
          <w:iCs w:val="0"/>
          <w:noProof/>
          <w:sz w:val="22"/>
          <w:szCs w:val="22"/>
        </w:rPr>
        <w:pPrChange w:id="399" w:author="Admin" w:date="2015-07-08T13:36:00Z">
          <w:pPr>
            <w:pStyle w:val="Verzeichnis3"/>
            <w:tabs>
              <w:tab w:val="left" w:pos="1200"/>
              <w:tab w:val="right" w:leader="dot" w:pos="9062"/>
            </w:tabs>
          </w:pPr>
        </w:pPrChange>
      </w:pPr>
      <w:del w:id="400" w:author="Admin" w:date="2015-07-08T08:59:00Z">
        <w:r w:rsidRPr="000E14AF" w:rsidDel="000E14AF">
          <w:rPr>
            <w:rPrChange w:id="401" w:author="Admin" w:date="2015-07-08T08:59:00Z">
              <w:rPr>
                <w:rStyle w:val="Hyperlink"/>
                <w:noProof/>
              </w:rPr>
            </w:rPrChange>
          </w:rPr>
          <w:delText>2.3.1</w:delText>
        </w:r>
        <w:r w:rsidDel="000E14AF">
          <w:rPr>
            <w:rFonts w:asciiTheme="minorHAnsi" w:eastAsiaTheme="minorEastAsia" w:hAnsiTheme="minorHAnsi" w:cstheme="minorBidi"/>
            <w:i w:val="0"/>
            <w:iCs w:val="0"/>
            <w:noProof/>
            <w:sz w:val="22"/>
            <w:szCs w:val="22"/>
          </w:rPr>
          <w:tab/>
        </w:r>
        <w:r w:rsidRPr="000E14AF" w:rsidDel="000E14AF">
          <w:rPr>
            <w:rPrChange w:id="402" w:author="Admin" w:date="2015-07-08T08:59:00Z">
              <w:rPr>
                <w:rStyle w:val="Hyperlink"/>
                <w:noProof/>
              </w:rPr>
            </w:rPrChange>
          </w:rPr>
          <w:delText>Grundsätzliches</w:delText>
        </w:r>
        <w:r w:rsidDel="000E14AF">
          <w:rPr>
            <w:noProof/>
            <w:webHidden/>
          </w:rPr>
          <w:tab/>
          <w:delText>6</w:delText>
        </w:r>
      </w:del>
    </w:p>
    <w:p w14:paraId="70942124" w14:textId="77777777" w:rsidR="00765681" w:rsidDel="000E14AF" w:rsidRDefault="00765681" w:rsidP="006A1F2A">
      <w:pPr>
        <w:pStyle w:val="Verzeichnis3"/>
        <w:tabs>
          <w:tab w:val="left" w:pos="1200"/>
          <w:tab w:val="right" w:leader="dot" w:pos="9062"/>
        </w:tabs>
        <w:rPr>
          <w:del w:id="403" w:author="Admin" w:date="2015-07-08T08:59:00Z"/>
          <w:rFonts w:asciiTheme="minorHAnsi" w:eastAsiaTheme="minorEastAsia" w:hAnsiTheme="minorHAnsi" w:cstheme="minorBidi"/>
          <w:i w:val="0"/>
          <w:iCs w:val="0"/>
          <w:noProof/>
          <w:sz w:val="22"/>
          <w:szCs w:val="22"/>
        </w:rPr>
        <w:pPrChange w:id="404" w:author="Admin" w:date="2015-07-08T13:36:00Z">
          <w:pPr>
            <w:pStyle w:val="Verzeichnis3"/>
            <w:tabs>
              <w:tab w:val="left" w:pos="1200"/>
              <w:tab w:val="right" w:leader="dot" w:pos="9062"/>
            </w:tabs>
          </w:pPr>
        </w:pPrChange>
      </w:pPr>
      <w:del w:id="405" w:author="Admin" w:date="2015-07-08T08:59:00Z">
        <w:r w:rsidRPr="000E14AF" w:rsidDel="000E14AF">
          <w:rPr>
            <w:rPrChange w:id="406" w:author="Admin" w:date="2015-07-08T08:59:00Z">
              <w:rPr>
                <w:rStyle w:val="Hyperlink"/>
                <w:noProof/>
              </w:rPr>
            </w:rPrChange>
          </w:rPr>
          <w:delText>2.3.2</w:delText>
        </w:r>
        <w:r w:rsidDel="000E14AF">
          <w:rPr>
            <w:rFonts w:asciiTheme="minorHAnsi" w:eastAsiaTheme="minorEastAsia" w:hAnsiTheme="minorHAnsi" w:cstheme="minorBidi"/>
            <w:i w:val="0"/>
            <w:iCs w:val="0"/>
            <w:noProof/>
            <w:sz w:val="22"/>
            <w:szCs w:val="22"/>
          </w:rPr>
          <w:tab/>
        </w:r>
        <w:r w:rsidRPr="000E14AF" w:rsidDel="000E14AF">
          <w:rPr>
            <w:rPrChange w:id="407" w:author="Admin" w:date="2015-07-08T08:59:00Z">
              <w:rPr>
                <w:rStyle w:val="Hyperlink"/>
                <w:noProof/>
              </w:rPr>
            </w:rPrChange>
          </w:rPr>
          <w:delText>LUA</w:delText>
        </w:r>
        <w:r w:rsidDel="000E14AF">
          <w:rPr>
            <w:noProof/>
            <w:webHidden/>
          </w:rPr>
          <w:tab/>
          <w:delText>7</w:delText>
        </w:r>
      </w:del>
    </w:p>
    <w:p w14:paraId="7DC86067" w14:textId="77777777" w:rsidR="00765681" w:rsidDel="000E14AF" w:rsidRDefault="00765681" w:rsidP="006A1F2A">
      <w:pPr>
        <w:pStyle w:val="Verzeichnis3"/>
        <w:tabs>
          <w:tab w:val="left" w:pos="1200"/>
          <w:tab w:val="right" w:leader="dot" w:pos="9062"/>
        </w:tabs>
        <w:rPr>
          <w:del w:id="408" w:author="Admin" w:date="2015-07-08T08:59:00Z"/>
          <w:rFonts w:asciiTheme="minorHAnsi" w:eastAsiaTheme="minorEastAsia" w:hAnsiTheme="minorHAnsi" w:cstheme="minorBidi"/>
          <w:i w:val="0"/>
          <w:iCs w:val="0"/>
          <w:noProof/>
          <w:sz w:val="22"/>
          <w:szCs w:val="22"/>
        </w:rPr>
        <w:pPrChange w:id="409" w:author="Admin" w:date="2015-07-08T13:36:00Z">
          <w:pPr>
            <w:pStyle w:val="Verzeichnis3"/>
            <w:tabs>
              <w:tab w:val="left" w:pos="1200"/>
              <w:tab w:val="right" w:leader="dot" w:pos="9062"/>
            </w:tabs>
          </w:pPr>
        </w:pPrChange>
      </w:pPr>
      <w:del w:id="410" w:author="Admin" w:date="2015-07-08T08:59:00Z">
        <w:r w:rsidRPr="000E14AF" w:rsidDel="000E14AF">
          <w:rPr>
            <w:rPrChange w:id="411" w:author="Admin" w:date="2015-07-08T08:59:00Z">
              <w:rPr>
                <w:rStyle w:val="Hyperlink"/>
                <w:noProof/>
              </w:rPr>
            </w:rPrChange>
          </w:rPr>
          <w:delText>2.3.3</w:delText>
        </w:r>
        <w:r w:rsidDel="000E14AF">
          <w:rPr>
            <w:rFonts w:asciiTheme="minorHAnsi" w:eastAsiaTheme="minorEastAsia" w:hAnsiTheme="minorHAnsi" w:cstheme="minorBidi"/>
            <w:i w:val="0"/>
            <w:iCs w:val="0"/>
            <w:noProof/>
            <w:sz w:val="22"/>
            <w:szCs w:val="22"/>
          </w:rPr>
          <w:tab/>
        </w:r>
        <w:r w:rsidRPr="000E14AF" w:rsidDel="000E14AF">
          <w:rPr>
            <w:rPrChange w:id="412" w:author="Admin" w:date="2015-07-08T08:59:00Z">
              <w:rPr>
                <w:rStyle w:val="Hyperlink"/>
                <w:noProof/>
              </w:rPr>
            </w:rPrChange>
          </w:rPr>
          <w:delText>Alternative Skriptsprachen</w:delText>
        </w:r>
        <w:r w:rsidDel="000E14AF">
          <w:rPr>
            <w:noProof/>
            <w:webHidden/>
          </w:rPr>
          <w:tab/>
          <w:delText>7</w:delText>
        </w:r>
      </w:del>
    </w:p>
    <w:p w14:paraId="0B275937" w14:textId="77777777" w:rsidR="00765681" w:rsidDel="000E14AF" w:rsidRDefault="00765681" w:rsidP="006A1F2A">
      <w:pPr>
        <w:pStyle w:val="Verzeichnis2"/>
        <w:tabs>
          <w:tab w:val="left" w:pos="720"/>
          <w:tab w:val="right" w:leader="dot" w:pos="9062"/>
        </w:tabs>
        <w:rPr>
          <w:del w:id="413" w:author="Admin" w:date="2015-07-08T08:59:00Z"/>
          <w:rFonts w:asciiTheme="minorHAnsi" w:eastAsiaTheme="minorEastAsia" w:hAnsiTheme="minorHAnsi" w:cstheme="minorBidi"/>
          <w:smallCaps w:val="0"/>
          <w:noProof/>
          <w:sz w:val="22"/>
          <w:szCs w:val="22"/>
        </w:rPr>
        <w:pPrChange w:id="414" w:author="Admin" w:date="2015-07-08T13:36:00Z">
          <w:pPr>
            <w:pStyle w:val="Verzeichnis2"/>
            <w:tabs>
              <w:tab w:val="left" w:pos="720"/>
              <w:tab w:val="right" w:leader="dot" w:pos="9062"/>
            </w:tabs>
          </w:pPr>
        </w:pPrChange>
      </w:pPr>
      <w:del w:id="415" w:author="Admin" w:date="2015-07-08T08:59:00Z">
        <w:r w:rsidRPr="000E14AF" w:rsidDel="000E14AF">
          <w:rPr>
            <w:rPrChange w:id="416" w:author="Admin" w:date="2015-07-08T08:59:00Z">
              <w:rPr>
                <w:rStyle w:val="Hyperlink"/>
                <w:noProof/>
              </w:rPr>
            </w:rPrChange>
          </w:rPr>
          <w:delText>2.4</w:delText>
        </w:r>
        <w:r w:rsidDel="000E14AF">
          <w:rPr>
            <w:rFonts w:asciiTheme="minorHAnsi" w:eastAsiaTheme="minorEastAsia" w:hAnsiTheme="minorHAnsi" w:cstheme="minorBidi"/>
            <w:smallCaps w:val="0"/>
            <w:noProof/>
            <w:sz w:val="22"/>
            <w:szCs w:val="22"/>
          </w:rPr>
          <w:tab/>
        </w:r>
        <w:r w:rsidRPr="000E14AF" w:rsidDel="000E14AF">
          <w:rPr>
            <w:rPrChange w:id="417" w:author="Admin" w:date="2015-07-08T08:59:00Z">
              <w:rPr>
                <w:rStyle w:val="Hyperlink"/>
                <w:noProof/>
              </w:rPr>
            </w:rPrChange>
          </w:rPr>
          <w:delText>Robo Cup</w:delText>
        </w:r>
        <w:r w:rsidDel="000E14AF">
          <w:rPr>
            <w:noProof/>
            <w:webHidden/>
          </w:rPr>
          <w:tab/>
          <w:delText>7</w:delText>
        </w:r>
      </w:del>
    </w:p>
    <w:p w14:paraId="7F9647F4" w14:textId="77777777" w:rsidR="00765681" w:rsidDel="000E14AF" w:rsidRDefault="00765681" w:rsidP="006A1F2A">
      <w:pPr>
        <w:pStyle w:val="Verzeichnis2"/>
        <w:tabs>
          <w:tab w:val="left" w:pos="720"/>
          <w:tab w:val="right" w:leader="dot" w:pos="9062"/>
        </w:tabs>
        <w:rPr>
          <w:del w:id="418" w:author="Admin" w:date="2015-07-08T08:59:00Z"/>
          <w:rFonts w:asciiTheme="minorHAnsi" w:eastAsiaTheme="minorEastAsia" w:hAnsiTheme="minorHAnsi" w:cstheme="minorBidi"/>
          <w:smallCaps w:val="0"/>
          <w:noProof/>
          <w:sz w:val="22"/>
          <w:szCs w:val="22"/>
        </w:rPr>
        <w:pPrChange w:id="419" w:author="Admin" w:date="2015-07-08T13:36:00Z">
          <w:pPr>
            <w:pStyle w:val="Verzeichnis2"/>
            <w:tabs>
              <w:tab w:val="left" w:pos="720"/>
              <w:tab w:val="right" w:leader="dot" w:pos="9062"/>
            </w:tabs>
          </w:pPr>
        </w:pPrChange>
      </w:pPr>
      <w:del w:id="420" w:author="Admin" w:date="2015-07-08T08:59:00Z">
        <w:r w:rsidRPr="000E14AF" w:rsidDel="000E14AF">
          <w:rPr>
            <w:rPrChange w:id="421" w:author="Admin" w:date="2015-07-08T08:59:00Z">
              <w:rPr>
                <w:rStyle w:val="Hyperlink"/>
                <w:noProof/>
              </w:rPr>
            </w:rPrChange>
          </w:rPr>
          <w:delText>2.5</w:delText>
        </w:r>
        <w:r w:rsidDel="000E14AF">
          <w:rPr>
            <w:rFonts w:asciiTheme="minorHAnsi" w:eastAsiaTheme="minorEastAsia" w:hAnsiTheme="minorHAnsi" w:cstheme="minorBidi"/>
            <w:smallCaps w:val="0"/>
            <w:noProof/>
            <w:sz w:val="22"/>
            <w:szCs w:val="22"/>
          </w:rPr>
          <w:tab/>
        </w:r>
        <w:r w:rsidRPr="000E14AF" w:rsidDel="000E14AF">
          <w:rPr>
            <w:rPrChange w:id="422" w:author="Admin" w:date="2015-07-08T08:59:00Z">
              <w:rPr>
                <w:rStyle w:val="Hyperlink"/>
                <w:noProof/>
              </w:rPr>
            </w:rPrChange>
          </w:rPr>
          <w:delText>Künstliche Intelligenz</w:delText>
        </w:r>
        <w:r w:rsidDel="000E14AF">
          <w:rPr>
            <w:noProof/>
            <w:webHidden/>
          </w:rPr>
          <w:tab/>
          <w:delText>9</w:delText>
        </w:r>
      </w:del>
    </w:p>
    <w:p w14:paraId="43534597" w14:textId="77777777" w:rsidR="00765681" w:rsidDel="000E14AF" w:rsidRDefault="00765681" w:rsidP="006A1F2A">
      <w:pPr>
        <w:pStyle w:val="Verzeichnis2"/>
        <w:tabs>
          <w:tab w:val="left" w:pos="720"/>
          <w:tab w:val="right" w:leader="dot" w:pos="9062"/>
        </w:tabs>
        <w:rPr>
          <w:del w:id="423" w:author="Admin" w:date="2015-07-08T08:59:00Z"/>
          <w:rFonts w:asciiTheme="minorHAnsi" w:eastAsiaTheme="minorEastAsia" w:hAnsiTheme="minorHAnsi" w:cstheme="minorBidi"/>
          <w:smallCaps w:val="0"/>
          <w:noProof/>
          <w:sz w:val="22"/>
          <w:szCs w:val="22"/>
        </w:rPr>
        <w:pPrChange w:id="424" w:author="Admin" w:date="2015-07-08T13:36:00Z">
          <w:pPr>
            <w:pStyle w:val="Verzeichnis2"/>
            <w:tabs>
              <w:tab w:val="left" w:pos="720"/>
              <w:tab w:val="right" w:leader="dot" w:pos="9062"/>
            </w:tabs>
          </w:pPr>
        </w:pPrChange>
      </w:pPr>
      <w:del w:id="425" w:author="Admin" w:date="2015-07-08T08:59:00Z">
        <w:r w:rsidRPr="000E14AF" w:rsidDel="000E14AF">
          <w:rPr>
            <w:rPrChange w:id="426" w:author="Admin" w:date="2015-07-08T08:59:00Z">
              <w:rPr>
                <w:rStyle w:val="Hyperlink"/>
                <w:noProof/>
              </w:rPr>
            </w:rPrChange>
          </w:rPr>
          <w:delText>2.6</w:delText>
        </w:r>
        <w:r w:rsidDel="000E14AF">
          <w:rPr>
            <w:rFonts w:asciiTheme="minorHAnsi" w:eastAsiaTheme="minorEastAsia" w:hAnsiTheme="minorHAnsi" w:cstheme="minorBidi"/>
            <w:smallCaps w:val="0"/>
            <w:noProof/>
            <w:sz w:val="22"/>
            <w:szCs w:val="22"/>
          </w:rPr>
          <w:tab/>
        </w:r>
        <w:r w:rsidRPr="000E14AF" w:rsidDel="000E14AF">
          <w:rPr>
            <w:rPrChange w:id="427" w:author="Admin" w:date="2015-07-08T08:59:00Z">
              <w:rPr>
                <w:rStyle w:val="Hyperlink"/>
                <w:noProof/>
              </w:rPr>
            </w:rPrChange>
          </w:rPr>
          <w:delText>Zusammenfassung</w:delText>
        </w:r>
        <w:r w:rsidDel="000E14AF">
          <w:rPr>
            <w:noProof/>
            <w:webHidden/>
          </w:rPr>
          <w:tab/>
          <w:delText>11</w:delText>
        </w:r>
      </w:del>
    </w:p>
    <w:p w14:paraId="6CA185B3" w14:textId="77777777" w:rsidR="00765681" w:rsidDel="000E14AF" w:rsidRDefault="00765681" w:rsidP="006A1F2A">
      <w:pPr>
        <w:pStyle w:val="Verzeichnis1"/>
        <w:tabs>
          <w:tab w:val="left" w:pos="480"/>
          <w:tab w:val="right" w:leader="dot" w:pos="9062"/>
        </w:tabs>
        <w:rPr>
          <w:del w:id="428" w:author="Admin" w:date="2015-07-08T08:59:00Z"/>
          <w:rFonts w:asciiTheme="minorHAnsi" w:eastAsiaTheme="minorEastAsia" w:hAnsiTheme="minorHAnsi" w:cstheme="minorBidi"/>
          <w:b w:val="0"/>
          <w:bCs w:val="0"/>
          <w:caps w:val="0"/>
          <w:noProof/>
          <w:sz w:val="22"/>
          <w:szCs w:val="22"/>
        </w:rPr>
        <w:pPrChange w:id="429" w:author="Admin" w:date="2015-07-08T13:36:00Z">
          <w:pPr>
            <w:pStyle w:val="Verzeichnis1"/>
            <w:tabs>
              <w:tab w:val="left" w:pos="480"/>
              <w:tab w:val="right" w:leader="dot" w:pos="9062"/>
            </w:tabs>
          </w:pPr>
        </w:pPrChange>
      </w:pPr>
      <w:del w:id="430" w:author="Admin" w:date="2015-07-08T08:59:00Z">
        <w:r w:rsidRPr="000E14AF" w:rsidDel="000E14AF">
          <w:rPr>
            <w:rPrChange w:id="431" w:author="Admin" w:date="2015-07-08T08:59:00Z">
              <w:rPr>
                <w:rStyle w:val="Hyperlink"/>
                <w:noProof/>
              </w:rPr>
            </w:rPrChange>
          </w:rPr>
          <w:delText>3</w:delText>
        </w:r>
        <w:r w:rsidDel="000E14AF">
          <w:rPr>
            <w:rFonts w:asciiTheme="minorHAnsi" w:eastAsiaTheme="minorEastAsia" w:hAnsiTheme="minorHAnsi" w:cstheme="minorBidi"/>
            <w:b w:val="0"/>
            <w:bCs w:val="0"/>
            <w:caps w:val="0"/>
            <w:noProof/>
            <w:sz w:val="22"/>
            <w:szCs w:val="22"/>
          </w:rPr>
          <w:tab/>
        </w:r>
        <w:r w:rsidRPr="000E14AF" w:rsidDel="000E14AF">
          <w:rPr>
            <w:rPrChange w:id="432" w:author="Admin" w:date="2015-07-08T08:59:00Z">
              <w:rPr>
                <w:rStyle w:val="Hyperlink"/>
                <w:noProof/>
              </w:rPr>
            </w:rPrChange>
          </w:rPr>
          <w:delText>Planung / Struktur</w:delText>
        </w:r>
        <w:r w:rsidDel="000E14AF">
          <w:rPr>
            <w:noProof/>
            <w:webHidden/>
          </w:rPr>
          <w:tab/>
          <w:delText>12</w:delText>
        </w:r>
      </w:del>
    </w:p>
    <w:p w14:paraId="0B9307AF" w14:textId="77777777" w:rsidR="00765681" w:rsidDel="000E14AF" w:rsidRDefault="00765681" w:rsidP="006A1F2A">
      <w:pPr>
        <w:pStyle w:val="Verzeichnis2"/>
        <w:tabs>
          <w:tab w:val="left" w:pos="720"/>
          <w:tab w:val="right" w:leader="dot" w:pos="9062"/>
        </w:tabs>
        <w:rPr>
          <w:del w:id="433" w:author="Admin" w:date="2015-07-08T08:59:00Z"/>
          <w:rFonts w:asciiTheme="minorHAnsi" w:eastAsiaTheme="minorEastAsia" w:hAnsiTheme="minorHAnsi" w:cstheme="minorBidi"/>
          <w:smallCaps w:val="0"/>
          <w:noProof/>
          <w:sz w:val="22"/>
          <w:szCs w:val="22"/>
        </w:rPr>
        <w:pPrChange w:id="434" w:author="Admin" w:date="2015-07-08T13:36:00Z">
          <w:pPr>
            <w:pStyle w:val="Verzeichnis2"/>
            <w:tabs>
              <w:tab w:val="left" w:pos="720"/>
              <w:tab w:val="right" w:leader="dot" w:pos="9062"/>
            </w:tabs>
          </w:pPr>
        </w:pPrChange>
      </w:pPr>
      <w:del w:id="435" w:author="Admin" w:date="2015-07-08T08:59:00Z">
        <w:r w:rsidRPr="000E14AF" w:rsidDel="000E14AF">
          <w:rPr>
            <w:rPrChange w:id="436" w:author="Admin" w:date="2015-07-08T08:59:00Z">
              <w:rPr>
                <w:rStyle w:val="Hyperlink"/>
                <w:noProof/>
              </w:rPr>
            </w:rPrChange>
          </w:rPr>
          <w:delText>3.1</w:delText>
        </w:r>
        <w:r w:rsidDel="000E14AF">
          <w:rPr>
            <w:rFonts w:asciiTheme="minorHAnsi" w:eastAsiaTheme="minorEastAsia" w:hAnsiTheme="minorHAnsi" w:cstheme="minorBidi"/>
            <w:smallCaps w:val="0"/>
            <w:noProof/>
            <w:sz w:val="22"/>
            <w:szCs w:val="22"/>
          </w:rPr>
          <w:tab/>
        </w:r>
        <w:r w:rsidRPr="000E14AF" w:rsidDel="000E14AF">
          <w:rPr>
            <w:rPrChange w:id="437" w:author="Admin" w:date="2015-07-08T08:59:00Z">
              <w:rPr>
                <w:rStyle w:val="Hyperlink"/>
                <w:noProof/>
              </w:rPr>
            </w:rPrChange>
          </w:rPr>
          <w:delText>Projektmanagement</w:delText>
        </w:r>
        <w:r w:rsidDel="000E14AF">
          <w:rPr>
            <w:noProof/>
            <w:webHidden/>
          </w:rPr>
          <w:tab/>
          <w:delText>12</w:delText>
        </w:r>
      </w:del>
    </w:p>
    <w:p w14:paraId="229A8E88" w14:textId="77777777" w:rsidR="00765681" w:rsidDel="000E14AF" w:rsidRDefault="00765681" w:rsidP="006A1F2A">
      <w:pPr>
        <w:pStyle w:val="Verzeichnis2"/>
        <w:tabs>
          <w:tab w:val="left" w:pos="720"/>
          <w:tab w:val="right" w:leader="dot" w:pos="9062"/>
        </w:tabs>
        <w:rPr>
          <w:del w:id="438" w:author="Admin" w:date="2015-07-08T08:59:00Z"/>
          <w:rFonts w:asciiTheme="minorHAnsi" w:eastAsiaTheme="minorEastAsia" w:hAnsiTheme="minorHAnsi" w:cstheme="minorBidi"/>
          <w:smallCaps w:val="0"/>
          <w:noProof/>
          <w:sz w:val="22"/>
          <w:szCs w:val="22"/>
        </w:rPr>
        <w:pPrChange w:id="439" w:author="Admin" w:date="2015-07-08T13:36:00Z">
          <w:pPr>
            <w:pStyle w:val="Verzeichnis2"/>
            <w:tabs>
              <w:tab w:val="left" w:pos="720"/>
              <w:tab w:val="right" w:leader="dot" w:pos="9062"/>
            </w:tabs>
          </w:pPr>
        </w:pPrChange>
      </w:pPr>
      <w:del w:id="440" w:author="Admin" w:date="2015-07-08T08:59:00Z">
        <w:r w:rsidRPr="000E14AF" w:rsidDel="000E14AF">
          <w:rPr>
            <w:rPrChange w:id="441" w:author="Admin" w:date="2015-07-08T08:59:00Z">
              <w:rPr>
                <w:rStyle w:val="Hyperlink"/>
                <w:noProof/>
              </w:rPr>
            </w:rPrChange>
          </w:rPr>
          <w:delText>3.2</w:delText>
        </w:r>
        <w:r w:rsidDel="000E14AF">
          <w:rPr>
            <w:rFonts w:asciiTheme="minorHAnsi" w:eastAsiaTheme="minorEastAsia" w:hAnsiTheme="minorHAnsi" w:cstheme="minorBidi"/>
            <w:smallCaps w:val="0"/>
            <w:noProof/>
            <w:sz w:val="22"/>
            <w:szCs w:val="22"/>
          </w:rPr>
          <w:tab/>
        </w:r>
        <w:r w:rsidRPr="000E14AF" w:rsidDel="000E14AF">
          <w:rPr>
            <w:rPrChange w:id="442" w:author="Admin" w:date="2015-07-08T08:59:00Z">
              <w:rPr>
                <w:rStyle w:val="Hyperlink"/>
                <w:noProof/>
              </w:rPr>
            </w:rPrChange>
          </w:rPr>
          <w:delText>Analyse der Aufgabenstellung</w:delText>
        </w:r>
        <w:r w:rsidDel="000E14AF">
          <w:rPr>
            <w:noProof/>
            <w:webHidden/>
          </w:rPr>
          <w:tab/>
          <w:delText>12</w:delText>
        </w:r>
      </w:del>
    </w:p>
    <w:p w14:paraId="1E5AB599" w14:textId="77777777" w:rsidR="00765681" w:rsidDel="000E14AF" w:rsidRDefault="00765681" w:rsidP="006A1F2A">
      <w:pPr>
        <w:pStyle w:val="Verzeichnis3"/>
        <w:tabs>
          <w:tab w:val="left" w:pos="1200"/>
          <w:tab w:val="right" w:leader="dot" w:pos="9062"/>
        </w:tabs>
        <w:rPr>
          <w:del w:id="443" w:author="Admin" w:date="2015-07-08T08:59:00Z"/>
          <w:rFonts w:asciiTheme="minorHAnsi" w:eastAsiaTheme="minorEastAsia" w:hAnsiTheme="minorHAnsi" w:cstheme="minorBidi"/>
          <w:i w:val="0"/>
          <w:iCs w:val="0"/>
          <w:noProof/>
          <w:sz w:val="22"/>
          <w:szCs w:val="22"/>
        </w:rPr>
        <w:pPrChange w:id="444" w:author="Admin" w:date="2015-07-08T13:36:00Z">
          <w:pPr>
            <w:pStyle w:val="Verzeichnis3"/>
            <w:tabs>
              <w:tab w:val="left" w:pos="1200"/>
              <w:tab w:val="right" w:leader="dot" w:pos="9062"/>
            </w:tabs>
          </w:pPr>
        </w:pPrChange>
      </w:pPr>
      <w:del w:id="445" w:author="Admin" w:date="2015-07-08T08:59:00Z">
        <w:r w:rsidRPr="000E14AF" w:rsidDel="000E14AF">
          <w:rPr>
            <w:rPrChange w:id="446" w:author="Admin" w:date="2015-07-08T08:59:00Z">
              <w:rPr>
                <w:rStyle w:val="Hyperlink"/>
                <w:noProof/>
              </w:rPr>
            </w:rPrChange>
          </w:rPr>
          <w:delText>3.2.1</w:delText>
        </w:r>
        <w:r w:rsidDel="000E14AF">
          <w:rPr>
            <w:rFonts w:asciiTheme="minorHAnsi" w:eastAsiaTheme="minorEastAsia" w:hAnsiTheme="minorHAnsi" w:cstheme="minorBidi"/>
            <w:i w:val="0"/>
            <w:iCs w:val="0"/>
            <w:noProof/>
            <w:sz w:val="22"/>
            <w:szCs w:val="22"/>
          </w:rPr>
          <w:tab/>
        </w:r>
        <w:r w:rsidRPr="000E14AF" w:rsidDel="000E14AF">
          <w:rPr>
            <w:rPrChange w:id="447" w:author="Admin" w:date="2015-07-08T08:59:00Z">
              <w:rPr>
                <w:rStyle w:val="Hyperlink"/>
                <w:noProof/>
              </w:rPr>
            </w:rPrChange>
          </w:rPr>
          <w:delText>Muss-Kriterien</w:delText>
        </w:r>
        <w:r w:rsidDel="000E14AF">
          <w:rPr>
            <w:noProof/>
            <w:webHidden/>
          </w:rPr>
          <w:tab/>
          <w:delText>12</w:delText>
        </w:r>
      </w:del>
    </w:p>
    <w:p w14:paraId="18F57F48" w14:textId="77777777" w:rsidR="00765681" w:rsidDel="000E14AF" w:rsidRDefault="00765681" w:rsidP="006A1F2A">
      <w:pPr>
        <w:pStyle w:val="Verzeichnis3"/>
        <w:tabs>
          <w:tab w:val="left" w:pos="1200"/>
          <w:tab w:val="right" w:leader="dot" w:pos="9062"/>
        </w:tabs>
        <w:rPr>
          <w:del w:id="448" w:author="Admin" w:date="2015-07-08T08:59:00Z"/>
          <w:rFonts w:asciiTheme="minorHAnsi" w:eastAsiaTheme="minorEastAsia" w:hAnsiTheme="minorHAnsi" w:cstheme="minorBidi"/>
          <w:i w:val="0"/>
          <w:iCs w:val="0"/>
          <w:noProof/>
          <w:sz w:val="22"/>
          <w:szCs w:val="22"/>
        </w:rPr>
        <w:pPrChange w:id="449" w:author="Admin" w:date="2015-07-08T13:36:00Z">
          <w:pPr>
            <w:pStyle w:val="Verzeichnis3"/>
            <w:tabs>
              <w:tab w:val="left" w:pos="1200"/>
              <w:tab w:val="right" w:leader="dot" w:pos="9062"/>
            </w:tabs>
          </w:pPr>
        </w:pPrChange>
      </w:pPr>
      <w:del w:id="450" w:author="Admin" w:date="2015-07-08T08:59:00Z">
        <w:r w:rsidRPr="000E14AF" w:rsidDel="000E14AF">
          <w:rPr>
            <w:rPrChange w:id="451" w:author="Admin" w:date="2015-07-08T08:59:00Z">
              <w:rPr>
                <w:rStyle w:val="Hyperlink"/>
                <w:noProof/>
              </w:rPr>
            </w:rPrChange>
          </w:rPr>
          <w:delText>3.2.2</w:delText>
        </w:r>
        <w:r w:rsidDel="000E14AF">
          <w:rPr>
            <w:rFonts w:asciiTheme="minorHAnsi" w:eastAsiaTheme="minorEastAsia" w:hAnsiTheme="minorHAnsi" w:cstheme="minorBidi"/>
            <w:i w:val="0"/>
            <w:iCs w:val="0"/>
            <w:noProof/>
            <w:sz w:val="22"/>
            <w:szCs w:val="22"/>
          </w:rPr>
          <w:tab/>
        </w:r>
        <w:r w:rsidRPr="000E14AF" w:rsidDel="000E14AF">
          <w:rPr>
            <w:rPrChange w:id="452" w:author="Admin" w:date="2015-07-08T08:59:00Z">
              <w:rPr>
                <w:rStyle w:val="Hyperlink"/>
                <w:noProof/>
              </w:rPr>
            </w:rPrChange>
          </w:rPr>
          <w:delText>Soll-Kriterien</w:delText>
        </w:r>
        <w:r w:rsidDel="000E14AF">
          <w:rPr>
            <w:noProof/>
            <w:webHidden/>
          </w:rPr>
          <w:tab/>
          <w:delText>13</w:delText>
        </w:r>
      </w:del>
    </w:p>
    <w:p w14:paraId="1D20B8B0" w14:textId="77777777" w:rsidR="00765681" w:rsidDel="000E14AF" w:rsidRDefault="00765681" w:rsidP="006A1F2A">
      <w:pPr>
        <w:pStyle w:val="Verzeichnis3"/>
        <w:tabs>
          <w:tab w:val="left" w:pos="1200"/>
          <w:tab w:val="right" w:leader="dot" w:pos="9062"/>
        </w:tabs>
        <w:rPr>
          <w:del w:id="453" w:author="Admin" w:date="2015-07-08T08:59:00Z"/>
          <w:rFonts w:asciiTheme="minorHAnsi" w:eastAsiaTheme="minorEastAsia" w:hAnsiTheme="minorHAnsi" w:cstheme="minorBidi"/>
          <w:i w:val="0"/>
          <w:iCs w:val="0"/>
          <w:noProof/>
          <w:sz w:val="22"/>
          <w:szCs w:val="22"/>
        </w:rPr>
        <w:pPrChange w:id="454" w:author="Admin" w:date="2015-07-08T13:36:00Z">
          <w:pPr>
            <w:pStyle w:val="Verzeichnis3"/>
            <w:tabs>
              <w:tab w:val="left" w:pos="1200"/>
              <w:tab w:val="right" w:leader="dot" w:pos="9062"/>
            </w:tabs>
          </w:pPr>
        </w:pPrChange>
      </w:pPr>
      <w:del w:id="455" w:author="Admin" w:date="2015-07-08T08:59:00Z">
        <w:r w:rsidRPr="000E14AF" w:rsidDel="000E14AF">
          <w:rPr>
            <w:rPrChange w:id="456" w:author="Admin" w:date="2015-07-08T08:59:00Z">
              <w:rPr>
                <w:rStyle w:val="Hyperlink"/>
                <w:noProof/>
              </w:rPr>
            </w:rPrChange>
          </w:rPr>
          <w:delText>3.2.3</w:delText>
        </w:r>
        <w:r w:rsidDel="000E14AF">
          <w:rPr>
            <w:rFonts w:asciiTheme="minorHAnsi" w:eastAsiaTheme="minorEastAsia" w:hAnsiTheme="minorHAnsi" w:cstheme="minorBidi"/>
            <w:i w:val="0"/>
            <w:iCs w:val="0"/>
            <w:noProof/>
            <w:sz w:val="22"/>
            <w:szCs w:val="22"/>
          </w:rPr>
          <w:tab/>
        </w:r>
        <w:r w:rsidRPr="000E14AF" w:rsidDel="000E14AF">
          <w:rPr>
            <w:rPrChange w:id="457" w:author="Admin" w:date="2015-07-08T08:59:00Z">
              <w:rPr>
                <w:rStyle w:val="Hyperlink"/>
                <w:noProof/>
              </w:rPr>
            </w:rPrChange>
          </w:rPr>
          <w:delText>Kann-Kriterien</w:delText>
        </w:r>
        <w:r w:rsidDel="000E14AF">
          <w:rPr>
            <w:noProof/>
            <w:webHidden/>
          </w:rPr>
          <w:tab/>
          <w:delText>13</w:delText>
        </w:r>
      </w:del>
    </w:p>
    <w:p w14:paraId="0B59EF03" w14:textId="77777777" w:rsidR="00765681" w:rsidDel="000E14AF" w:rsidRDefault="00765681" w:rsidP="006A1F2A">
      <w:pPr>
        <w:pStyle w:val="Verzeichnis3"/>
        <w:tabs>
          <w:tab w:val="left" w:pos="1200"/>
          <w:tab w:val="right" w:leader="dot" w:pos="9062"/>
        </w:tabs>
        <w:rPr>
          <w:del w:id="458" w:author="Admin" w:date="2015-07-08T08:59:00Z"/>
          <w:rFonts w:asciiTheme="minorHAnsi" w:eastAsiaTheme="minorEastAsia" w:hAnsiTheme="minorHAnsi" w:cstheme="minorBidi"/>
          <w:i w:val="0"/>
          <w:iCs w:val="0"/>
          <w:noProof/>
          <w:sz w:val="22"/>
          <w:szCs w:val="22"/>
        </w:rPr>
        <w:pPrChange w:id="459" w:author="Admin" w:date="2015-07-08T13:36:00Z">
          <w:pPr>
            <w:pStyle w:val="Verzeichnis3"/>
            <w:tabs>
              <w:tab w:val="left" w:pos="1200"/>
              <w:tab w:val="right" w:leader="dot" w:pos="9062"/>
            </w:tabs>
          </w:pPr>
        </w:pPrChange>
      </w:pPr>
      <w:del w:id="460" w:author="Admin" w:date="2015-07-08T08:59:00Z">
        <w:r w:rsidRPr="000E14AF" w:rsidDel="000E14AF">
          <w:rPr>
            <w:rPrChange w:id="461" w:author="Admin" w:date="2015-07-08T08:59:00Z">
              <w:rPr>
                <w:rStyle w:val="Hyperlink"/>
                <w:noProof/>
              </w:rPr>
            </w:rPrChange>
          </w:rPr>
          <w:delText>3.2.4</w:delText>
        </w:r>
        <w:r w:rsidDel="000E14AF">
          <w:rPr>
            <w:rFonts w:asciiTheme="minorHAnsi" w:eastAsiaTheme="minorEastAsia" w:hAnsiTheme="minorHAnsi" w:cstheme="minorBidi"/>
            <w:i w:val="0"/>
            <w:iCs w:val="0"/>
            <w:noProof/>
            <w:sz w:val="22"/>
            <w:szCs w:val="22"/>
          </w:rPr>
          <w:tab/>
        </w:r>
        <w:r w:rsidRPr="000E14AF" w:rsidDel="000E14AF">
          <w:rPr>
            <w:rPrChange w:id="462" w:author="Admin" w:date="2015-07-08T08:59:00Z">
              <w:rPr>
                <w:rStyle w:val="Hyperlink"/>
                <w:noProof/>
              </w:rPr>
            </w:rPrChange>
          </w:rPr>
          <w:delText>Analyse der Kriterien</w:delText>
        </w:r>
        <w:r w:rsidDel="000E14AF">
          <w:rPr>
            <w:noProof/>
            <w:webHidden/>
          </w:rPr>
          <w:tab/>
          <w:delText>13</w:delText>
        </w:r>
      </w:del>
    </w:p>
    <w:p w14:paraId="14330CFA" w14:textId="77777777" w:rsidR="00765681" w:rsidDel="000E14AF" w:rsidRDefault="00765681" w:rsidP="006A1F2A">
      <w:pPr>
        <w:pStyle w:val="Verzeichnis2"/>
        <w:tabs>
          <w:tab w:val="left" w:pos="720"/>
          <w:tab w:val="right" w:leader="dot" w:pos="9062"/>
        </w:tabs>
        <w:rPr>
          <w:del w:id="463" w:author="Admin" w:date="2015-07-08T08:59:00Z"/>
          <w:rFonts w:asciiTheme="minorHAnsi" w:eastAsiaTheme="minorEastAsia" w:hAnsiTheme="minorHAnsi" w:cstheme="minorBidi"/>
          <w:smallCaps w:val="0"/>
          <w:noProof/>
          <w:sz w:val="22"/>
          <w:szCs w:val="22"/>
        </w:rPr>
        <w:pPrChange w:id="464" w:author="Admin" w:date="2015-07-08T13:36:00Z">
          <w:pPr>
            <w:pStyle w:val="Verzeichnis2"/>
            <w:tabs>
              <w:tab w:val="left" w:pos="720"/>
              <w:tab w:val="right" w:leader="dot" w:pos="9062"/>
            </w:tabs>
          </w:pPr>
        </w:pPrChange>
      </w:pPr>
      <w:del w:id="465" w:author="Admin" w:date="2015-07-08T08:59:00Z">
        <w:r w:rsidRPr="000E14AF" w:rsidDel="000E14AF">
          <w:rPr>
            <w:rPrChange w:id="466" w:author="Admin" w:date="2015-07-08T08:59:00Z">
              <w:rPr>
                <w:rStyle w:val="Hyperlink"/>
                <w:noProof/>
              </w:rPr>
            </w:rPrChange>
          </w:rPr>
          <w:delText>3.3</w:delText>
        </w:r>
        <w:r w:rsidDel="000E14AF">
          <w:rPr>
            <w:rFonts w:asciiTheme="minorHAnsi" w:eastAsiaTheme="minorEastAsia" w:hAnsiTheme="minorHAnsi" w:cstheme="minorBidi"/>
            <w:smallCaps w:val="0"/>
            <w:noProof/>
            <w:sz w:val="22"/>
            <w:szCs w:val="22"/>
          </w:rPr>
          <w:tab/>
        </w:r>
        <w:r w:rsidRPr="000E14AF" w:rsidDel="000E14AF">
          <w:rPr>
            <w:rPrChange w:id="467" w:author="Admin" w:date="2015-07-08T08:59:00Z">
              <w:rPr>
                <w:rStyle w:val="Hyperlink"/>
                <w:noProof/>
              </w:rPr>
            </w:rPrChange>
          </w:rPr>
          <w:delText>Architektur</w:delText>
        </w:r>
        <w:r w:rsidDel="000E14AF">
          <w:rPr>
            <w:noProof/>
            <w:webHidden/>
          </w:rPr>
          <w:tab/>
          <w:delText>14</w:delText>
        </w:r>
      </w:del>
    </w:p>
    <w:p w14:paraId="05857FDB" w14:textId="77777777" w:rsidR="00765681" w:rsidDel="000E14AF" w:rsidRDefault="00765681" w:rsidP="006A1F2A">
      <w:pPr>
        <w:pStyle w:val="Verzeichnis1"/>
        <w:tabs>
          <w:tab w:val="left" w:pos="480"/>
          <w:tab w:val="right" w:leader="dot" w:pos="9062"/>
        </w:tabs>
        <w:rPr>
          <w:del w:id="468" w:author="Admin" w:date="2015-07-08T08:59:00Z"/>
          <w:rFonts w:asciiTheme="minorHAnsi" w:eastAsiaTheme="minorEastAsia" w:hAnsiTheme="minorHAnsi" w:cstheme="minorBidi"/>
          <w:b w:val="0"/>
          <w:bCs w:val="0"/>
          <w:caps w:val="0"/>
          <w:noProof/>
          <w:sz w:val="22"/>
          <w:szCs w:val="22"/>
        </w:rPr>
        <w:pPrChange w:id="469" w:author="Admin" w:date="2015-07-08T13:36:00Z">
          <w:pPr>
            <w:pStyle w:val="Verzeichnis1"/>
            <w:tabs>
              <w:tab w:val="left" w:pos="480"/>
              <w:tab w:val="right" w:leader="dot" w:pos="9062"/>
            </w:tabs>
          </w:pPr>
        </w:pPrChange>
      </w:pPr>
      <w:del w:id="470" w:author="Admin" w:date="2015-07-08T08:59:00Z">
        <w:r w:rsidRPr="000E14AF" w:rsidDel="000E14AF">
          <w:rPr>
            <w:rPrChange w:id="471" w:author="Admin" w:date="2015-07-08T08:59:00Z">
              <w:rPr>
                <w:rStyle w:val="Hyperlink"/>
                <w:noProof/>
              </w:rPr>
            </w:rPrChange>
          </w:rPr>
          <w:delText>4</w:delText>
        </w:r>
        <w:r w:rsidDel="000E14AF">
          <w:rPr>
            <w:rFonts w:asciiTheme="minorHAnsi" w:eastAsiaTheme="minorEastAsia" w:hAnsiTheme="minorHAnsi" w:cstheme="minorBidi"/>
            <w:b w:val="0"/>
            <w:bCs w:val="0"/>
            <w:caps w:val="0"/>
            <w:noProof/>
            <w:sz w:val="22"/>
            <w:szCs w:val="22"/>
          </w:rPr>
          <w:tab/>
        </w:r>
        <w:r w:rsidRPr="000E14AF" w:rsidDel="000E14AF">
          <w:rPr>
            <w:rPrChange w:id="472" w:author="Admin" w:date="2015-07-08T08:59:00Z">
              <w:rPr>
                <w:rStyle w:val="Hyperlink"/>
                <w:noProof/>
              </w:rPr>
            </w:rPrChange>
          </w:rPr>
          <w:delText>Umsetzung</w:delText>
        </w:r>
        <w:r w:rsidDel="000E14AF">
          <w:rPr>
            <w:noProof/>
            <w:webHidden/>
          </w:rPr>
          <w:tab/>
          <w:delText>17</w:delText>
        </w:r>
      </w:del>
    </w:p>
    <w:p w14:paraId="6D86AE67" w14:textId="77777777" w:rsidR="00765681" w:rsidDel="000E14AF" w:rsidRDefault="00765681" w:rsidP="006A1F2A">
      <w:pPr>
        <w:pStyle w:val="Verzeichnis2"/>
        <w:tabs>
          <w:tab w:val="left" w:pos="720"/>
          <w:tab w:val="right" w:leader="dot" w:pos="9062"/>
        </w:tabs>
        <w:rPr>
          <w:del w:id="473" w:author="Admin" w:date="2015-07-08T08:59:00Z"/>
          <w:rFonts w:asciiTheme="minorHAnsi" w:eastAsiaTheme="minorEastAsia" w:hAnsiTheme="minorHAnsi" w:cstheme="minorBidi"/>
          <w:smallCaps w:val="0"/>
          <w:noProof/>
          <w:sz w:val="22"/>
          <w:szCs w:val="22"/>
        </w:rPr>
        <w:pPrChange w:id="474" w:author="Admin" w:date="2015-07-08T13:36:00Z">
          <w:pPr>
            <w:pStyle w:val="Verzeichnis2"/>
            <w:tabs>
              <w:tab w:val="left" w:pos="720"/>
              <w:tab w:val="right" w:leader="dot" w:pos="9062"/>
            </w:tabs>
          </w:pPr>
        </w:pPrChange>
      </w:pPr>
      <w:del w:id="475" w:author="Admin" w:date="2015-07-08T08:59:00Z">
        <w:r w:rsidRPr="000E14AF" w:rsidDel="000E14AF">
          <w:rPr>
            <w:rPrChange w:id="476" w:author="Admin" w:date="2015-07-08T08:59:00Z">
              <w:rPr>
                <w:rStyle w:val="Hyperlink"/>
                <w:noProof/>
              </w:rPr>
            </w:rPrChange>
          </w:rPr>
          <w:delText>4.1</w:delText>
        </w:r>
        <w:r w:rsidDel="000E14AF">
          <w:rPr>
            <w:rFonts w:asciiTheme="minorHAnsi" w:eastAsiaTheme="minorEastAsia" w:hAnsiTheme="minorHAnsi" w:cstheme="minorBidi"/>
            <w:smallCaps w:val="0"/>
            <w:noProof/>
            <w:sz w:val="22"/>
            <w:szCs w:val="22"/>
          </w:rPr>
          <w:tab/>
        </w:r>
        <w:r w:rsidRPr="000E14AF" w:rsidDel="000E14AF">
          <w:rPr>
            <w:rPrChange w:id="477" w:author="Admin" w:date="2015-07-08T08:59:00Z">
              <w:rPr>
                <w:rStyle w:val="Hyperlink"/>
                <w:noProof/>
              </w:rPr>
            </w:rPrChange>
          </w:rPr>
          <w:delText>Umsetzung der Simulationsumgebung</w:delText>
        </w:r>
        <w:r w:rsidDel="000E14AF">
          <w:rPr>
            <w:noProof/>
            <w:webHidden/>
          </w:rPr>
          <w:tab/>
          <w:delText>17</w:delText>
        </w:r>
      </w:del>
    </w:p>
    <w:p w14:paraId="62DD87F2" w14:textId="77777777" w:rsidR="00765681" w:rsidDel="000E14AF" w:rsidRDefault="00765681" w:rsidP="006A1F2A">
      <w:pPr>
        <w:pStyle w:val="Verzeichnis3"/>
        <w:tabs>
          <w:tab w:val="left" w:pos="1200"/>
          <w:tab w:val="right" w:leader="dot" w:pos="9062"/>
        </w:tabs>
        <w:rPr>
          <w:del w:id="478" w:author="Admin" w:date="2015-07-08T08:59:00Z"/>
          <w:rFonts w:asciiTheme="minorHAnsi" w:eastAsiaTheme="minorEastAsia" w:hAnsiTheme="minorHAnsi" w:cstheme="minorBidi"/>
          <w:i w:val="0"/>
          <w:iCs w:val="0"/>
          <w:noProof/>
          <w:sz w:val="22"/>
          <w:szCs w:val="22"/>
        </w:rPr>
        <w:pPrChange w:id="479" w:author="Admin" w:date="2015-07-08T13:36:00Z">
          <w:pPr>
            <w:pStyle w:val="Verzeichnis3"/>
            <w:tabs>
              <w:tab w:val="left" w:pos="1200"/>
              <w:tab w:val="right" w:leader="dot" w:pos="9062"/>
            </w:tabs>
          </w:pPr>
        </w:pPrChange>
      </w:pPr>
      <w:del w:id="480" w:author="Admin" w:date="2015-07-08T08:59:00Z">
        <w:r w:rsidRPr="000E14AF" w:rsidDel="000E14AF">
          <w:rPr>
            <w:rPrChange w:id="481" w:author="Admin" w:date="2015-07-08T08:59:00Z">
              <w:rPr>
                <w:rStyle w:val="Hyperlink"/>
                <w:noProof/>
              </w:rPr>
            </w:rPrChange>
          </w:rPr>
          <w:delText>4.1.1</w:delText>
        </w:r>
        <w:r w:rsidDel="000E14AF">
          <w:rPr>
            <w:rFonts w:asciiTheme="minorHAnsi" w:eastAsiaTheme="minorEastAsia" w:hAnsiTheme="minorHAnsi" w:cstheme="minorBidi"/>
            <w:i w:val="0"/>
            <w:iCs w:val="0"/>
            <w:noProof/>
            <w:sz w:val="22"/>
            <w:szCs w:val="22"/>
          </w:rPr>
          <w:tab/>
        </w:r>
        <w:r w:rsidRPr="000E14AF" w:rsidDel="000E14AF">
          <w:rPr>
            <w:rPrChange w:id="482" w:author="Admin" w:date="2015-07-08T08:59:00Z">
              <w:rPr>
                <w:rStyle w:val="Hyperlink"/>
                <w:noProof/>
              </w:rPr>
            </w:rPrChange>
          </w:rPr>
          <w:delText>Grundsätzliches</w:delText>
        </w:r>
        <w:r w:rsidDel="000E14AF">
          <w:rPr>
            <w:noProof/>
            <w:webHidden/>
          </w:rPr>
          <w:tab/>
          <w:delText>17</w:delText>
        </w:r>
      </w:del>
    </w:p>
    <w:p w14:paraId="67B549B8" w14:textId="77777777" w:rsidR="00765681" w:rsidDel="000E14AF" w:rsidRDefault="00765681" w:rsidP="006A1F2A">
      <w:pPr>
        <w:pStyle w:val="Verzeichnis3"/>
        <w:tabs>
          <w:tab w:val="left" w:pos="1200"/>
          <w:tab w:val="right" w:leader="dot" w:pos="9062"/>
        </w:tabs>
        <w:rPr>
          <w:del w:id="483" w:author="Admin" w:date="2015-07-08T08:59:00Z"/>
          <w:rFonts w:asciiTheme="minorHAnsi" w:eastAsiaTheme="minorEastAsia" w:hAnsiTheme="minorHAnsi" w:cstheme="minorBidi"/>
          <w:i w:val="0"/>
          <w:iCs w:val="0"/>
          <w:noProof/>
          <w:sz w:val="22"/>
          <w:szCs w:val="22"/>
        </w:rPr>
        <w:pPrChange w:id="484" w:author="Admin" w:date="2015-07-08T13:36:00Z">
          <w:pPr>
            <w:pStyle w:val="Verzeichnis3"/>
            <w:tabs>
              <w:tab w:val="left" w:pos="1200"/>
              <w:tab w:val="right" w:leader="dot" w:pos="9062"/>
            </w:tabs>
          </w:pPr>
        </w:pPrChange>
      </w:pPr>
      <w:del w:id="485" w:author="Admin" w:date="2015-07-08T08:59:00Z">
        <w:r w:rsidRPr="000E14AF" w:rsidDel="000E14AF">
          <w:rPr>
            <w:rPrChange w:id="486" w:author="Admin" w:date="2015-07-08T08:59:00Z">
              <w:rPr>
                <w:rStyle w:val="Hyperlink"/>
                <w:noProof/>
              </w:rPr>
            </w:rPrChange>
          </w:rPr>
          <w:delText>4.1.2</w:delText>
        </w:r>
        <w:r w:rsidDel="000E14AF">
          <w:rPr>
            <w:rFonts w:asciiTheme="minorHAnsi" w:eastAsiaTheme="minorEastAsia" w:hAnsiTheme="minorHAnsi" w:cstheme="minorBidi"/>
            <w:i w:val="0"/>
            <w:iCs w:val="0"/>
            <w:noProof/>
            <w:sz w:val="22"/>
            <w:szCs w:val="22"/>
          </w:rPr>
          <w:tab/>
        </w:r>
        <w:r w:rsidRPr="000E14AF" w:rsidDel="000E14AF">
          <w:rPr>
            <w:rPrChange w:id="487" w:author="Admin" w:date="2015-07-08T08:59:00Z">
              <w:rPr>
                <w:rStyle w:val="Hyperlink"/>
                <w:noProof/>
              </w:rPr>
            </w:rPrChange>
          </w:rPr>
          <w:delText>Regel- und Spielimplementierung</w:delText>
        </w:r>
        <w:r w:rsidDel="000E14AF">
          <w:rPr>
            <w:noProof/>
            <w:webHidden/>
          </w:rPr>
          <w:tab/>
          <w:delText>18</w:delText>
        </w:r>
      </w:del>
    </w:p>
    <w:p w14:paraId="30DA0CE2" w14:textId="77777777" w:rsidR="00765681" w:rsidDel="000E14AF" w:rsidRDefault="00765681" w:rsidP="006A1F2A">
      <w:pPr>
        <w:pStyle w:val="Verzeichnis3"/>
        <w:tabs>
          <w:tab w:val="left" w:pos="1200"/>
          <w:tab w:val="right" w:leader="dot" w:pos="9062"/>
        </w:tabs>
        <w:rPr>
          <w:del w:id="488" w:author="Admin" w:date="2015-07-08T08:59:00Z"/>
          <w:rFonts w:asciiTheme="minorHAnsi" w:eastAsiaTheme="minorEastAsia" w:hAnsiTheme="minorHAnsi" w:cstheme="minorBidi"/>
          <w:i w:val="0"/>
          <w:iCs w:val="0"/>
          <w:noProof/>
          <w:sz w:val="22"/>
          <w:szCs w:val="22"/>
        </w:rPr>
        <w:pPrChange w:id="489" w:author="Admin" w:date="2015-07-08T13:36:00Z">
          <w:pPr>
            <w:pStyle w:val="Verzeichnis3"/>
            <w:tabs>
              <w:tab w:val="left" w:pos="1200"/>
              <w:tab w:val="right" w:leader="dot" w:pos="9062"/>
            </w:tabs>
          </w:pPr>
        </w:pPrChange>
      </w:pPr>
      <w:del w:id="490" w:author="Admin" w:date="2015-07-08T08:59:00Z">
        <w:r w:rsidRPr="000E14AF" w:rsidDel="000E14AF">
          <w:rPr>
            <w:rPrChange w:id="491" w:author="Admin" w:date="2015-07-08T08:59:00Z">
              <w:rPr>
                <w:rStyle w:val="Hyperlink"/>
                <w:noProof/>
              </w:rPr>
            </w:rPrChange>
          </w:rPr>
          <w:delText>4.1.3</w:delText>
        </w:r>
        <w:r w:rsidDel="000E14AF">
          <w:rPr>
            <w:rFonts w:asciiTheme="minorHAnsi" w:eastAsiaTheme="minorEastAsia" w:hAnsiTheme="minorHAnsi" w:cstheme="minorBidi"/>
            <w:i w:val="0"/>
            <w:iCs w:val="0"/>
            <w:noProof/>
            <w:sz w:val="22"/>
            <w:szCs w:val="22"/>
          </w:rPr>
          <w:tab/>
        </w:r>
        <w:r w:rsidRPr="000E14AF" w:rsidDel="000E14AF">
          <w:rPr>
            <w:rPrChange w:id="492" w:author="Admin" w:date="2015-07-08T08:59:00Z">
              <w:rPr>
                <w:rStyle w:val="Hyperlink"/>
                <w:noProof/>
              </w:rPr>
            </w:rPrChange>
          </w:rPr>
          <w:delText>Spielerimplementierung</w:delText>
        </w:r>
        <w:r w:rsidDel="000E14AF">
          <w:rPr>
            <w:noProof/>
            <w:webHidden/>
          </w:rPr>
          <w:tab/>
          <w:delText>22</w:delText>
        </w:r>
      </w:del>
    </w:p>
    <w:p w14:paraId="382D094D" w14:textId="77777777" w:rsidR="00765681" w:rsidDel="000E14AF" w:rsidRDefault="00765681" w:rsidP="006A1F2A">
      <w:pPr>
        <w:pStyle w:val="Verzeichnis3"/>
        <w:tabs>
          <w:tab w:val="left" w:pos="1200"/>
          <w:tab w:val="right" w:leader="dot" w:pos="9062"/>
        </w:tabs>
        <w:rPr>
          <w:del w:id="493" w:author="Admin" w:date="2015-07-08T08:59:00Z"/>
          <w:rFonts w:asciiTheme="minorHAnsi" w:eastAsiaTheme="minorEastAsia" w:hAnsiTheme="minorHAnsi" w:cstheme="minorBidi"/>
          <w:i w:val="0"/>
          <w:iCs w:val="0"/>
          <w:noProof/>
          <w:sz w:val="22"/>
          <w:szCs w:val="22"/>
        </w:rPr>
        <w:pPrChange w:id="494" w:author="Admin" w:date="2015-07-08T13:36:00Z">
          <w:pPr>
            <w:pStyle w:val="Verzeichnis3"/>
            <w:tabs>
              <w:tab w:val="left" w:pos="1200"/>
              <w:tab w:val="right" w:leader="dot" w:pos="9062"/>
            </w:tabs>
          </w:pPr>
        </w:pPrChange>
      </w:pPr>
      <w:del w:id="495" w:author="Admin" w:date="2015-07-08T08:59:00Z">
        <w:r w:rsidRPr="000E14AF" w:rsidDel="000E14AF">
          <w:rPr>
            <w:rPrChange w:id="496" w:author="Admin" w:date="2015-07-08T08:59:00Z">
              <w:rPr>
                <w:rStyle w:val="Hyperlink"/>
                <w:noProof/>
              </w:rPr>
            </w:rPrChange>
          </w:rPr>
          <w:delText>4.1.4</w:delText>
        </w:r>
        <w:r w:rsidDel="000E14AF">
          <w:rPr>
            <w:rFonts w:asciiTheme="minorHAnsi" w:eastAsiaTheme="minorEastAsia" w:hAnsiTheme="minorHAnsi" w:cstheme="minorBidi"/>
            <w:i w:val="0"/>
            <w:iCs w:val="0"/>
            <w:noProof/>
            <w:sz w:val="22"/>
            <w:szCs w:val="22"/>
          </w:rPr>
          <w:tab/>
        </w:r>
        <w:r w:rsidRPr="000E14AF" w:rsidDel="000E14AF">
          <w:rPr>
            <w:rPrChange w:id="497" w:author="Admin" w:date="2015-07-08T08:59:00Z">
              <w:rPr>
                <w:rStyle w:val="Hyperlink"/>
                <w:noProof/>
              </w:rPr>
            </w:rPrChange>
          </w:rPr>
          <w:delText>Skriptschnittstelle</w:delText>
        </w:r>
        <w:r w:rsidDel="000E14AF">
          <w:rPr>
            <w:noProof/>
            <w:webHidden/>
          </w:rPr>
          <w:tab/>
          <w:delText>26</w:delText>
        </w:r>
      </w:del>
    </w:p>
    <w:p w14:paraId="32CAA897" w14:textId="77777777" w:rsidR="00765681" w:rsidDel="000E14AF" w:rsidRDefault="00765681" w:rsidP="006A1F2A">
      <w:pPr>
        <w:pStyle w:val="Verzeichnis2"/>
        <w:tabs>
          <w:tab w:val="left" w:pos="720"/>
          <w:tab w:val="right" w:leader="dot" w:pos="9062"/>
        </w:tabs>
        <w:rPr>
          <w:del w:id="498" w:author="Admin" w:date="2015-07-08T08:59:00Z"/>
          <w:rFonts w:asciiTheme="minorHAnsi" w:eastAsiaTheme="minorEastAsia" w:hAnsiTheme="minorHAnsi" w:cstheme="minorBidi"/>
          <w:smallCaps w:val="0"/>
          <w:noProof/>
          <w:sz w:val="22"/>
          <w:szCs w:val="22"/>
        </w:rPr>
        <w:pPrChange w:id="499" w:author="Admin" w:date="2015-07-08T13:36:00Z">
          <w:pPr>
            <w:pStyle w:val="Verzeichnis2"/>
            <w:tabs>
              <w:tab w:val="left" w:pos="720"/>
              <w:tab w:val="right" w:leader="dot" w:pos="9062"/>
            </w:tabs>
          </w:pPr>
        </w:pPrChange>
      </w:pPr>
      <w:del w:id="500" w:author="Admin" w:date="2015-07-08T08:59:00Z">
        <w:r w:rsidRPr="000E14AF" w:rsidDel="000E14AF">
          <w:rPr>
            <w:rPrChange w:id="501" w:author="Admin" w:date="2015-07-08T08:59:00Z">
              <w:rPr>
                <w:rStyle w:val="Hyperlink"/>
                <w:noProof/>
              </w:rPr>
            </w:rPrChange>
          </w:rPr>
          <w:delText>4.2</w:delText>
        </w:r>
        <w:r w:rsidDel="000E14AF">
          <w:rPr>
            <w:rFonts w:asciiTheme="minorHAnsi" w:eastAsiaTheme="minorEastAsia" w:hAnsiTheme="minorHAnsi" w:cstheme="minorBidi"/>
            <w:smallCaps w:val="0"/>
            <w:noProof/>
            <w:sz w:val="22"/>
            <w:szCs w:val="22"/>
          </w:rPr>
          <w:tab/>
        </w:r>
        <w:r w:rsidRPr="000E14AF" w:rsidDel="000E14AF">
          <w:rPr>
            <w:rPrChange w:id="502" w:author="Admin" w:date="2015-07-08T08:59:00Z">
              <w:rPr>
                <w:rStyle w:val="Hyperlink"/>
                <w:noProof/>
              </w:rPr>
            </w:rPrChange>
          </w:rPr>
          <w:delText>Entwicklung der künstlichen Intelligenz</w:delText>
        </w:r>
        <w:r w:rsidDel="000E14AF">
          <w:rPr>
            <w:noProof/>
            <w:webHidden/>
          </w:rPr>
          <w:tab/>
          <w:delText>30</w:delText>
        </w:r>
      </w:del>
    </w:p>
    <w:p w14:paraId="23B265A0" w14:textId="77777777" w:rsidR="00765681" w:rsidDel="000E14AF" w:rsidRDefault="00765681" w:rsidP="006A1F2A">
      <w:pPr>
        <w:pStyle w:val="Verzeichnis1"/>
        <w:tabs>
          <w:tab w:val="left" w:pos="480"/>
          <w:tab w:val="right" w:leader="dot" w:pos="9062"/>
        </w:tabs>
        <w:rPr>
          <w:del w:id="503" w:author="Admin" w:date="2015-07-08T08:59:00Z"/>
          <w:rFonts w:asciiTheme="minorHAnsi" w:eastAsiaTheme="minorEastAsia" w:hAnsiTheme="minorHAnsi" w:cstheme="minorBidi"/>
          <w:b w:val="0"/>
          <w:bCs w:val="0"/>
          <w:caps w:val="0"/>
          <w:noProof/>
          <w:sz w:val="22"/>
          <w:szCs w:val="22"/>
        </w:rPr>
        <w:pPrChange w:id="504" w:author="Admin" w:date="2015-07-08T13:36:00Z">
          <w:pPr>
            <w:pStyle w:val="Verzeichnis1"/>
            <w:tabs>
              <w:tab w:val="left" w:pos="480"/>
              <w:tab w:val="right" w:leader="dot" w:pos="9062"/>
            </w:tabs>
          </w:pPr>
        </w:pPrChange>
      </w:pPr>
      <w:del w:id="505" w:author="Admin" w:date="2015-07-08T08:59:00Z">
        <w:r w:rsidRPr="000E14AF" w:rsidDel="000E14AF">
          <w:rPr>
            <w:rPrChange w:id="506" w:author="Admin" w:date="2015-07-08T08:59:00Z">
              <w:rPr>
                <w:rStyle w:val="Hyperlink"/>
                <w:noProof/>
              </w:rPr>
            </w:rPrChange>
          </w:rPr>
          <w:delText>5</w:delText>
        </w:r>
        <w:r w:rsidDel="000E14AF">
          <w:rPr>
            <w:rFonts w:asciiTheme="minorHAnsi" w:eastAsiaTheme="minorEastAsia" w:hAnsiTheme="minorHAnsi" w:cstheme="minorBidi"/>
            <w:b w:val="0"/>
            <w:bCs w:val="0"/>
            <w:caps w:val="0"/>
            <w:noProof/>
            <w:sz w:val="22"/>
            <w:szCs w:val="22"/>
          </w:rPr>
          <w:tab/>
        </w:r>
        <w:r w:rsidRPr="000E14AF" w:rsidDel="000E14AF">
          <w:rPr>
            <w:rPrChange w:id="507" w:author="Admin" w:date="2015-07-08T08:59:00Z">
              <w:rPr>
                <w:rStyle w:val="Hyperlink"/>
                <w:noProof/>
              </w:rPr>
            </w:rPrChange>
          </w:rPr>
          <w:delText>Ausblick</w:delText>
        </w:r>
        <w:r w:rsidDel="000E14AF">
          <w:rPr>
            <w:noProof/>
            <w:webHidden/>
          </w:rPr>
          <w:tab/>
          <w:delText>39</w:delText>
        </w:r>
      </w:del>
    </w:p>
    <w:p w14:paraId="0DF16A85" w14:textId="77777777" w:rsidR="00765681" w:rsidDel="000E14AF" w:rsidRDefault="00765681" w:rsidP="006A1F2A">
      <w:pPr>
        <w:pStyle w:val="Verzeichnis1"/>
        <w:tabs>
          <w:tab w:val="left" w:pos="480"/>
          <w:tab w:val="right" w:leader="dot" w:pos="9062"/>
        </w:tabs>
        <w:rPr>
          <w:del w:id="508" w:author="Admin" w:date="2015-07-08T08:59:00Z"/>
          <w:rFonts w:asciiTheme="minorHAnsi" w:eastAsiaTheme="minorEastAsia" w:hAnsiTheme="minorHAnsi" w:cstheme="minorBidi"/>
          <w:b w:val="0"/>
          <w:bCs w:val="0"/>
          <w:caps w:val="0"/>
          <w:noProof/>
          <w:sz w:val="22"/>
          <w:szCs w:val="22"/>
        </w:rPr>
        <w:pPrChange w:id="509" w:author="Admin" w:date="2015-07-08T13:36:00Z">
          <w:pPr>
            <w:pStyle w:val="Verzeichnis1"/>
            <w:tabs>
              <w:tab w:val="left" w:pos="480"/>
              <w:tab w:val="right" w:leader="dot" w:pos="9062"/>
            </w:tabs>
          </w:pPr>
        </w:pPrChange>
      </w:pPr>
      <w:del w:id="510" w:author="Admin" w:date="2015-07-08T08:59:00Z">
        <w:r w:rsidRPr="000E14AF" w:rsidDel="000E14AF">
          <w:rPr>
            <w:rPrChange w:id="511" w:author="Admin" w:date="2015-07-08T08:59:00Z">
              <w:rPr>
                <w:rStyle w:val="Hyperlink"/>
                <w:noProof/>
              </w:rPr>
            </w:rPrChange>
          </w:rPr>
          <w:delText>6</w:delText>
        </w:r>
        <w:r w:rsidDel="000E14AF">
          <w:rPr>
            <w:rFonts w:asciiTheme="minorHAnsi" w:eastAsiaTheme="minorEastAsia" w:hAnsiTheme="minorHAnsi" w:cstheme="minorBidi"/>
            <w:b w:val="0"/>
            <w:bCs w:val="0"/>
            <w:caps w:val="0"/>
            <w:noProof/>
            <w:sz w:val="22"/>
            <w:szCs w:val="22"/>
          </w:rPr>
          <w:tab/>
        </w:r>
        <w:r w:rsidRPr="000E14AF" w:rsidDel="000E14AF">
          <w:rPr>
            <w:rPrChange w:id="512" w:author="Admin" w:date="2015-07-08T08:59:00Z">
              <w:rPr>
                <w:rStyle w:val="Hyperlink"/>
                <w:noProof/>
              </w:rPr>
            </w:rPrChange>
          </w:rPr>
          <w:delText>Fazit</w:delText>
        </w:r>
        <w:r w:rsidDel="000E14AF">
          <w:rPr>
            <w:noProof/>
            <w:webHidden/>
          </w:rPr>
          <w:tab/>
          <w:delText>41</w:delText>
        </w:r>
      </w:del>
    </w:p>
    <w:p w14:paraId="0190170F" w14:textId="77777777" w:rsidR="00765681" w:rsidDel="000E14AF" w:rsidRDefault="00765681" w:rsidP="006A1F2A">
      <w:pPr>
        <w:pStyle w:val="Verzeichnis1"/>
        <w:tabs>
          <w:tab w:val="right" w:leader="dot" w:pos="9062"/>
        </w:tabs>
        <w:rPr>
          <w:del w:id="513" w:author="Admin" w:date="2015-07-08T08:59:00Z"/>
          <w:rFonts w:asciiTheme="minorHAnsi" w:eastAsiaTheme="minorEastAsia" w:hAnsiTheme="minorHAnsi" w:cstheme="minorBidi"/>
          <w:b w:val="0"/>
          <w:bCs w:val="0"/>
          <w:caps w:val="0"/>
          <w:noProof/>
          <w:sz w:val="22"/>
          <w:szCs w:val="22"/>
        </w:rPr>
        <w:pPrChange w:id="514" w:author="Admin" w:date="2015-07-08T13:36:00Z">
          <w:pPr>
            <w:pStyle w:val="Verzeichnis1"/>
            <w:tabs>
              <w:tab w:val="right" w:leader="dot" w:pos="9062"/>
            </w:tabs>
          </w:pPr>
        </w:pPrChange>
      </w:pPr>
      <w:del w:id="515" w:author="Admin" w:date="2015-07-08T08:59:00Z">
        <w:r w:rsidRPr="000E14AF" w:rsidDel="000E14AF">
          <w:rPr>
            <w:rPrChange w:id="516" w:author="Admin" w:date="2015-07-08T08:59:00Z">
              <w:rPr>
                <w:rStyle w:val="Hyperlink"/>
                <w:noProof/>
              </w:rPr>
            </w:rPrChange>
          </w:rPr>
          <w:delText>Literaturverzeichnis</w:delText>
        </w:r>
        <w:r w:rsidDel="000E14AF">
          <w:rPr>
            <w:noProof/>
            <w:webHidden/>
          </w:rPr>
          <w:tab/>
          <w:delText>I</w:delText>
        </w:r>
      </w:del>
    </w:p>
    <w:p w14:paraId="0FD14A68" w14:textId="77777777" w:rsidR="00765681" w:rsidDel="000E14AF" w:rsidRDefault="00765681" w:rsidP="006A1F2A">
      <w:pPr>
        <w:pStyle w:val="Verzeichnis1"/>
        <w:tabs>
          <w:tab w:val="right" w:leader="dot" w:pos="9062"/>
        </w:tabs>
        <w:rPr>
          <w:del w:id="517" w:author="Admin" w:date="2015-07-08T08:59:00Z"/>
          <w:rFonts w:asciiTheme="minorHAnsi" w:eastAsiaTheme="minorEastAsia" w:hAnsiTheme="minorHAnsi" w:cstheme="minorBidi"/>
          <w:b w:val="0"/>
          <w:bCs w:val="0"/>
          <w:caps w:val="0"/>
          <w:noProof/>
          <w:sz w:val="22"/>
          <w:szCs w:val="22"/>
        </w:rPr>
        <w:pPrChange w:id="518" w:author="Admin" w:date="2015-07-08T13:36:00Z">
          <w:pPr>
            <w:pStyle w:val="Verzeichnis1"/>
            <w:tabs>
              <w:tab w:val="right" w:leader="dot" w:pos="9062"/>
            </w:tabs>
          </w:pPr>
        </w:pPrChange>
      </w:pPr>
      <w:del w:id="519" w:author="Admin" w:date="2015-07-08T08:59:00Z">
        <w:r w:rsidRPr="000E14AF" w:rsidDel="000E14AF">
          <w:rPr>
            <w:rPrChange w:id="520" w:author="Admin" w:date="2015-07-08T08:59:00Z">
              <w:rPr>
                <w:rStyle w:val="Hyperlink"/>
                <w:noProof/>
              </w:rPr>
            </w:rPrChange>
          </w:rPr>
          <w:delText>Abbildungsverzeichnis</w:delText>
        </w:r>
        <w:r w:rsidDel="000E14AF">
          <w:rPr>
            <w:noProof/>
            <w:webHidden/>
          </w:rPr>
          <w:tab/>
          <w:delText>II</w:delText>
        </w:r>
      </w:del>
    </w:p>
    <w:p w14:paraId="6B2034D9" w14:textId="77777777" w:rsidR="00765681" w:rsidDel="000E14AF" w:rsidRDefault="00765681" w:rsidP="006A1F2A">
      <w:pPr>
        <w:pStyle w:val="Verzeichnis1"/>
        <w:tabs>
          <w:tab w:val="right" w:leader="dot" w:pos="9062"/>
        </w:tabs>
        <w:rPr>
          <w:del w:id="521" w:author="Admin" w:date="2015-07-08T08:59:00Z"/>
          <w:rFonts w:asciiTheme="minorHAnsi" w:eastAsiaTheme="minorEastAsia" w:hAnsiTheme="minorHAnsi" w:cstheme="minorBidi"/>
          <w:b w:val="0"/>
          <w:bCs w:val="0"/>
          <w:caps w:val="0"/>
          <w:noProof/>
          <w:sz w:val="22"/>
          <w:szCs w:val="22"/>
        </w:rPr>
        <w:pPrChange w:id="522" w:author="Admin" w:date="2015-07-08T13:36:00Z">
          <w:pPr>
            <w:pStyle w:val="Verzeichnis1"/>
            <w:tabs>
              <w:tab w:val="right" w:leader="dot" w:pos="9062"/>
            </w:tabs>
          </w:pPr>
        </w:pPrChange>
      </w:pPr>
      <w:del w:id="523" w:author="Admin" w:date="2015-07-08T08:59:00Z">
        <w:r w:rsidRPr="000E14AF" w:rsidDel="000E14AF">
          <w:rPr>
            <w:rPrChange w:id="524" w:author="Admin" w:date="2015-07-08T08:59:00Z">
              <w:rPr>
                <w:rStyle w:val="Hyperlink"/>
                <w:noProof/>
              </w:rPr>
            </w:rPrChange>
          </w:rPr>
          <w:delText>Tabellenverzeichnis</w:delText>
        </w:r>
        <w:r w:rsidDel="000E14AF">
          <w:rPr>
            <w:noProof/>
            <w:webHidden/>
          </w:rPr>
          <w:tab/>
          <w:delText>III</w:delText>
        </w:r>
      </w:del>
    </w:p>
    <w:p w14:paraId="4D984F98" w14:textId="77777777" w:rsidR="00765681" w:rsidDel="000E14AF" w:rsidRDefault="00765681" w:rsidP="006A1F2A">
      <w:pPr>
        <w:pStyle w:val="Verzeichnis1"/>
        <w:tabs>
          <w:tab w:val="right" w:leader="dot" w:pos="9062"/>
        </w:tabs>
        <w:rPr>
          <w:del w:id="525" w:author="Admin" w:date="2015-07-08T08:59:00Z"/>
          <w:rFonts w:asciiTheme="minorHAnsi" w:eastAsiaTheme="minorEastAsia" w:hAnsiTheme="minorHAnsi" w:cstheme="minorBidi"/>
          <w:b w:val="0"/>
          <w:bCs w:val="0"/>
          <w:caps w:val="0"/>
          <w:noProof/>
          <w:sz w:val="22"/>
          <w:szCs w:val="22"/>
        </w:rPr>
        <w:pPrChange w:id="526" w:author="Admin" w:date="2015-07-08T13:36:00Z">
          <w:pPr>
            <w:pStyle w:val="Verzeichnis1"/>
            <w:tabs>
              <w:tab w:val="right" w:leader="dot" w:pos="9062"/>
            </w:tabs>
          </w:pPr>
        </w:pPrChange>
      </w:pPr>
      <w:del w:id="527" w:author="Admin" w:date="2015-07-08T08:59:00Z">
        <w:r w:rsidRPr="000E14AF" w:rsidDel="000E14AF">
          <w:rPr>
            <w:rPrChange w:id="528" w:author="Admin" w:date="2015-07-08T08:59:00Z">
              <w:rPr>
                <w:rStyle w:val="Hyperlink"/>
                <w:noProof/>
              </w:rPr>
            </w:rPrChange>
          </w:rPr>
          <w:delText>Abkürzungsverzeichnis</w:delText>
        </w:r>
        <w:r w:rsidDel="000E14AF">
          <w:rPr>
            <w:noProof/>
            <w:webHidden/>
          </w:rPr>
          <w:tab/>
          <w:delText>IV</w:delText>
        </w:r>
      </w:del>
    </w:p>
    <w:p w14:paraId="67326BE2" w14:textId="77777777" w:rsidR="00765681" w:rsidDel="000E14AF" w:rsidRDefault="00765681" w:rsidP="006A1F2A">
      <w:pPr>
        <w:pStyle w:val="Verzeichnis1"/>
        <w:tabs>
          <w:tab w:val="right" w:leader="dot" w:pos="9062"/>
        </w:tabs>
        <w:rPr>
          <w:del w:id="529" w:author="Admin" w:date="2015-07-08T08:59:00Z"/>
          <w:rFonts w:asciiTheme="minorHAnsi" w:eastAsiaTheme="minorEastAsia" w:hAnsiTheme="minorHAnsi" w:cstheme="minorBidi"/>
          <w:b w:val="0"/>
          <w:bCs w:val="0"/>
          <w:caps w:val="0"/>
          <w:noProof/>
          <w:sz w:val="22"/>
          <w:szCs w:val="22"/>
        </w:rPr>
        <w:pPrChange w:id="530" w:author="Admin" w:date="2015-07-08T13:36:00Z">
          <w:pPr>
            <w:pStyle w:val="Verzeichnis1"/>
            <w:tabs>
              <w:tab w:val="right" w:leader="dot" w:pos="9062"/>
            </w:tabs>
          </w:pPr>
        </w:pPrChange>
      </w:pPr>
      <w:del w:id="531" w:author="Admin" w:date="2015-07-08T08:59:00Z">
        <w:r w:rsidRPr="000E14AF" w:rsidDel="000E14AF">
          <w:rPr>
            <w:rPrChange w:id="532" w:author="Admin" w:date="2015-07-08T08:59:00Z">
              <w:rPr>
                <w:rStyle w:val="Hyperlink"/>
                <w:noProof/>
              </w:rPr>
            </w:rPrChange>
          </w:rPr>
          <w:delText>Glossar</w:delText>
        </w:r>
        <w:r w:rsidDel="000E14AF">
          <w:rPr>
            <w:noProof/>
            <w:webHidden/>
          </w:rPr>
          <w:tab/>
          <w:delText>V</w:delText>
        </w:r>
      </w:del>
    </w:p>
    <w:p w14:paraId="2F43C241" w14:textId="77777777" w:rsidR="00D421B5" w:rsidDel="00765681" w:rsidRDefault="00D421B5" w:rsidP="006A1F2A">
      <w:pPr>
        <w:pStyle w:val="Verzeichnis1"/>
        <w:tabs>
          <w:tab w:val="right" w:leader="dot" w:pos="9062"/>
        </w:tabs>
        <w:rPr>
          <w:del w:id="533" w:author="Admin" w:date="2015-07-07T13:48:00Z"/>
          <w:rFonts w:asciiTheme="minorHAnsi" w:eastAsiaTheme="minorEastAsia" w:hAnsiTheme="minorHAnsi" w:cstheme="minorBidi"/>
          <w:b w:val="0"/>
          <w:bCs w:val="0"/>
          <w:caps w:val="0"/>
          <w:noProof/>
          <w:sz w:val="22"/>
          <w:szCs w:val="22"/>
        </w:rPr>
        <w:pPrChange w:id="534" w:author="Admin" w:date="2015-07-08T13:36:00Z">
          <w:pPr>
            <w:pStyle w:val="Verzeichnis1"/>
            <w:tabs>
              <w:tab w:val="right" w:leader="dot" w:pos="9062"/>
            </w:tabs>
          </w:pPr>
        </w:pPrChange>
      </w:pPr>
      <w:del w:id="535" w:author="Admin" w:date="2015-07-07T13:48:00Z">
        <w:r w:rsidRPr="00765681" w:rsidDel="00765681">
          <w:rPr>
            <w:rStyle w:val="Hyperlink"/>
            <w:b w:val="0"/>
            <w:bCs w:val="0"/>
            <w:caps w:val="0"/>
            <w:noProof/>
          </w:rPr>
          <w:delText>Eidesstattliche Erklärung</w:delText>
        </w:r>
        <w:r w:rsidDel="00765681">
          <w:rPr>
            <w:noProof/>
            <w:webHidden/>
          </w:rPr>
          <w:tab/>
          <w:delText>II</w:delText>
        </w:r>
      </w:del>
    </w:p>
    <w:p w14:paraId="55800D41" w14:textId="77777777" w:rsidR="00D421B5" w:rsidDel="00765681" w:rsidRDefault="00D421B5" w:rsidP="006A1F2A">
      <w:pPr>
        <w:pStyle w:val="Verzeichnis1"/>
        <w:tabs>
          <w:tab w:val="right" w:leader="dot" w:pos="9062"/>
        </w:tabs>
        <w:rPr>
          <w:del w:id="536" w:author="Admin" w:date="2015-07-07T13:48:00Z"/>
          <w:rFonts w:asciiTheme="minorHAnsi" w:eastAsiaTheme="minorEastAsia" w:hAnsiTheme="minorHAnsi" w:cstheme="minorBidi"/>
          <w:b w:val="0"/>
          <w:bCs w:val="0"/>
          <w:caps w:val="0"/>
          <w:noProof/>
          <w:sz w:val="22"/>
          <w:szCs w:val="22"/>
        </w:rPr>
        <w:pPrChange w:id="537" w:author="Admin" w:date="2015-07-08T13:36:00Z">
          <w:pPr>
            <w:pStyle w:val="Verzeichnis1"/>
            <w:tabs>
              <w:tab w:val="right" w:leader="dot" w:pos="9062"/>
            </w:tabs>
          </w:pPr>
        </w:pPrChange>
      </w:pPr>
      <w:del w:id="538" w:author="Admin" w:date="2015-07-07T13:48:00Z">
        <w:r w:rsidRPr="00765681" w:rsidDel="00765681">
          <w:rPr>
            <w:rStyle w:val="Hyperlink"/>
            <w:b w:val="0"/>
            <w:bCs w:val="0"/>
            <w:caps w:val="0"/>
            <w:noProof/>
          </w:rPr>
          <w:delText>Kurzfassung</w:delText>
        </w:r>
        <w:r w:rsidDel="00765681">
          <w:rPr>
            <w:noProof/>
            <w:webHidden/>
          </w:rPr>
          <w:tab/>
          <w:delText>III</w:delText>
        </w:r>
      </w:del>
    </w:p>
    <w:p w14:paraId="2C89680E" w14:textId="77777777" w:rsidR="00D421B5" w:rsidDel="00765681" w:rsidRDefault="00D421B5" w:rsidP="006A1F2A">
      <w:pPr>
        <w:pStyle w:val="Verzeichnis1"/>
        <w:tabs>
          <w:tab w:val="right" w:leader="dot" w:pos="9062"/>
        </w:tabs>
        <w:rPr>
          <w:del w:id="539" w:author="Admin" w:date="2015-07-07T13:48:00Z"/>
          <w:rFonts w:asciiTheme="minorHAnsi" w:eastAsiaTheme="minorEastAsia" w:hAnsiTheme="minorHAnsi" w:cstheme="minorBidi"/>
          <w:b w:val="0"/>
          <w:bCs w:val="0"/>
          <w:caps w:val="0"/>
          <w:noProof/>
          <w:sz w:val="22"/>
          <w:szCs w:val="22"/>
        </w:rPr>
        <w:pPrChange w:id="540" w:author="Admin" w:date="2015-07-08T13:36:00Z">
          <w:pPr>
            <w:pStyle w:val="Verzeichnis1"/>
            <w:tabs>
              <w:tab w:val="right" w:leader="dot" w:pos="9062"/>
            </w:tabs>
          </w:pPr>
        </w:pPrChange>
      </w:pPr>
      <w:del w:id="541" w:author="Admin" w:date="2015-07-07T13:48:00Z">
        <w:r w:rsidRPr="00765681" w:rsidDel="00765681">
          <w:rPr>
            <w:rStyle w:val="Hyperlink"/>
            <w:b w:val="0"/>
            <w:bCs w:val="0"/>
            <w:caps w:val="0"/>
            <w:noProof/>
          </w:rPr>
          <w:delText>Abstract</w:delText>
        </w:r>
        <w:r w:rsidDel="00765681">
          <w:rPr>
            <w:noProof/>
            <w:webHidden/>
          </w:rPr>
          <w:tab/>
          <w:delText>IV</w:delText>
        </w:r>
      </w:del>
    </w:p>
    <w:p w14:paraId="2E69BB14" w14:textId="77777777" w:rsidR="00D421B5" w:rsidDel="00765681" w:rsidRDefault="00D421B5" w:rsidP="006A1F2A">
      <w:pPr>
        <w:pStyle w:val="Verzeichnis1"/>
        <w:tabs>
          <w:tab w:val="right" w:leader="dot" w:pos="9062"/>
        </w:tabs>
        <w:rPr>
          <w:del w:id="542" w:author="Admin" w:date="2015-07-07T13:48:00Z"/>
          <w:rFonts w:asciiTheme="minorHAnsi" w:eastAsiaTheme="minorEastAsia" w:hAnsiTheme="minorHAnsi" w:cstheme="minorBidi"/>
          <w:b w:val="0"/>
          <w:bCs w:val="0"/>
          <w:caps w:val="0"/>
          <w:noProof/>
          <w:sz w:val="22"/>
          <w:szCs w:val="22"/>
        </w:rPr>
        <w:pPrChange w:id="543" w:author="Admin" w:date="2015-07-08T13:36:00Z">
          <w:pPr>
            <w:pStyle w:val="Verzeichnis1"/>
            <w:tabs>
              <w:tab w:val="right" w:leader="dot" w:pos="9062"/>
            </w:tabs>
          </w:pPr>
        </w:pPrChange>
      </w:pPr>
      <w:del w:id="544" w:author="Admin" w:date="2015-07-07T13:48:00Z">
        <w:r w:rsidRPr="00765681" w:rsidDel="00765681">
          <w:rPr>
            <w:rStyle w:val="Hyperlink"/>
            <w:b w:val="0"/>
            <w:bCs w:val="0"/>
            <w:caps w:val="0"/>
            <w:noProof/>
          </w:rPr>
          <w:delText>Inhalt</w:delText>
        </w:r>
        <w:r w:rsidDel="00765681">
          <w:rPr>
            <w:noProof/>
            <w:webHidden/>
          </w:rPr>
          <w:tab/>
          <w:delText>V</w:delText>
        </w:r>
      </w:del>
    </w:p>
    <w:p w14:paraId="293AA783" w14:textId="77777777" w:rsidR="00D421B5" w:rsidDel="00765681" w:rsidRDefault="00D421B5" w:rsidP="006A1F2A">
      <w:pPr>
        <w:pStyle w:val="Verzeichnis1"/>
        <w:tabs>
          <w:tab w:val="left" w:pos="480"/>
          <w:tab w:val="right" w:leader="dot" w:pos="9062"/>
        </w:tabs>
        <w:rPr>
          <w:del w:id="545" w:author="Admin" w:date="2015-07-07T13:48:00Z"/>
          <w:rFonts w:asciiTheme="minorHAnsi" w:eastAsiaTheme="minorEastAsia" w:hAnsiTheme="minorHAnsi" w:cstheme="minorBidi"/>
          <w:b w:val="0"/>
          <w:bCs w:val="0"/>
          <w:caps w:val="0"/>
          <w:noProof/>
          <w:sz w:val="22"/>
          <w:szCs w:val="22"/>
        </w:rPr>
        <w:pPrChange w:id="546" w:author="Admin" w:date="2015-07-08T13:36:00Z">
          <w:pPr>
            <w:pStyle w:val="Verzeichnis1"/>
            <w:tabs>
              <w:tab w:val="left" w:pos="480"/>
              <w:tab w:val="right" w:leader="dot" w:pos="9062"/>
            </w:tabs>
          </w:pPr>
        </w:pPrChange>
      </w:pPr>
      <w:del w:id="547" w:author="Admin" w:date="2015-07-07T13:48:00Z">
        <w:r w:rsidRPr="00765681" w:rsidDel="00765681">
          <w:rPr>
            <w:rStyle w:val="Hyperlink"/>
            <w:b w:val="0"/>
            <w:bCs w:val="0"/>
            <w:caps w:val="0"/>
            <w:noProof/>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Einleitung</w:delText>
        </w:r>
        <w:r w:rsidDel="00765681">
          <w:rPr>
            <w:noProof/>
            <w:webHidden/>
          </w:rPr>
          <w:tab/>
          <w:delText>1</w:delText>
        </w:r>
      </w:del>
    </w:p>
    <w:p w14:paraId="4A391DBD" w14:textId="77777777" w:rsidR="00D421B5" w:rsidDel="00765681" w:rsidRDefault="00D421B5" w:rsidP="006A1F2A">
      <w:pPr>
        <w:pStyle w:val="Verzeichnis1"/>
        <w:tabs>
          <w:tab w:val="left" w:pos="480"/>
          <w:tab w:val="right" w:leader="dot" w:pos="9062"/>
        </w:tabs>
        <w:rPr>
          <w:del w:id="548" w:author="Admin" w:date="2015-07-07T13:48:00Z"/>
          <w:rFonts w:asciiTheme="minorHAnsi" w:eastAsiaTheme="minorEastAsia" w:hAnsiTheme="minorHAnsi" w:cstheme="minorBidi"/>
          <w:b w:val="0"/>
          <w:bCs w:val="0"/>
          <w:caps w:val="0"/>
          <w:noProof/>
          <w:sz w:val="22"/>
          <w:szCs w:val="22"/>
        </w:rPr>
        <w:pPrChange w:id="549" w:author="Admin" w:date="2015-07-08T13:36:00Z">
          <w:pPr>
            <w:pStyle w:val="Verzeichnis1"/>
            <w:tabs>
              <w:tab w:val="left" w:pos="480"/>
              <w:tab w:val="right" w:leader="dot" w:pos="9062"/>
            </w:tabs>
          </w:pPr>
        </w:pPrChange>
      </w:pPr>
      <w:del w:id="550" w:author="Admin" w:date="2015-07-07T13:48:00Z">
        <w:r w:rsidRPr="00765681" w:rsidDel="00765681">
          <w:rPr>
            <w:rStyle w:val="Hyperlink"/>
            <w:b w:val="0"/>
            <w:bCs w:val="0"/>
            <w:caps w:val="0"/>
            <w:noProof/>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Aufgabenstellung</w:delText>
        </w:r>
        <w:r w:rsidDel="00765681">
          <w:rPr>
            <w:noProof/>
            <w:webHidden/>
          </w:rPr>
          <w:tab/>
          <w:delText>2</w:delText>
        </w:r>
      </w:del>
    </w:p>
    <w:p w14:paraId="0C36AAA3" w14:textId="77777777" w:rsidR="00D421B5" w:rsidDel="00765681" w:rsidRDefault="00D421B5" w:rsidP="006A1F2A">
      <w:pPr>
        <w:pStyle w:val="Verzeichnis1"/>
        <w:tabs>
          <w:tab w:val="left" w:pos="480"/>
          <w:tab w:val="right" w:leader="dot" w:pos="9062"/>
        </w:tabs>
        <w:rPr>
          <w:del w:id="551" w:author="Admin" w:date="2015-07-07T13:48:00Z"/>
          <w:rFonts w:asciiTheme="minorHAnsi" w:eastAsiaTheme="minorEastAsia" w:hAnsiTheme="minorHAnsi" w:cstheme="minorBidi"/>
          <w:b w:val="0"/>
          <w:bCs w:val="0"/>
          <w:caps w:val="0"/>
          <w:noProof/>
          <w:sz w:val="22"/>
          <w:szCs w:val="22"/>
        </w:rPr>
        <w:pPrChange w:id="552" w:author="Admin" w:date="2015-07-08T13:36:00Z">
          <w:pPr>
            <w:pStyle w:val="Verzeichnis1"/>
            <w:tabs>
              <w:tab w:val="left" w:pos="480"/>
              <w:tab w:val="right" w:leader="dot" w:pos="9062"/>
            </w:tabs>
          </w:pPr>
        </w:pPrChange>
      </w:pPr>
      <w:del w:id="553" w:author="Admin" w:date="2015-07-07T13:48:00Z">
        <w:r w:rsidRPr="00765681" w:rsidDel="00765681">
          <w:rPr>
            <w:rStyle w:val="Hyperlink"/>
            <w:b w:val="0"/>
            <w:bCs w:val="0"/>
            <w:caps w:val="0"/>
            <w:noProof/>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Stand der Technik</w:delText>
        </w:r>
        <w:r w:rsidDel="00765681">
          <w:rPr>
            <w:noProof/>
            <w:webHidden/>
          </w:rPr>
          <w:tab/>
          <w:delText>3</w:delText>
        </w:r>
      </w:del>
    </w:p>
    <w:p w14:paraId="283CF3ED" w14:textId="77777777" w:rsidR="00D421B5" w:rsidDel="00765681" w:rsidRDefault="00D421B5" w:rsidP="006A1F2A">
      <w:pPr>
        <w:pStyle w:val="Verzeichnis2"/>
        <w:tabs>
          <w:tab w:val="left" w:pos="720"/>
          <w:tab w:val="right" w:leader="dot" w:pos="9062"/>
        </w:tabs>
        <w:rPr>
          <w:del w:id="554" w:author="Admin" w:date="2015-07-07T13:48:00Z"/>
          <w:rFonts w:asciiTheme="minorHAnsi" w:eastAsiaTheme="minorEastAsia" w:hAnsiTheme="minorHAnsi" w:cstheme="minorBidi"/>
          <w:smallCaps w:val="0"/>
          <w:noProof/>
          <w:sz w:val="22"/>
          <w:szCs w:val="22"/>
        </w:rPr>
        <w:pPrChange w:id="555" w:author="Admin" w:date="2015-07-08T13:36:00Z">
          <w:pPr>
            <w:pStyle w:val="Verzeichnis2"/>
            <w:tabs>
              <w:tab w:val="left" w:pos="720"/>
              <w:tab w:val="right" w:leader="dot" w:pos="9062"/>
            </w:tabs>
          </w:pPr>
        </w:pPrChange>
      </w:pPr>
      <w:del w:id="556" w:author="Admin" w:date="2015-07-07T13:48:00Z">
        <w:r w:rsidRPr="00765681" w:rsidDel="00765681">
          <w:rPr>
            <w:rStyle w:val="Hyperlink"/>
            <w:smallCaps w:val="0"/>
            <w:noProof/>
          </w:rPr>
          <w:delText>3.1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Einleitung</w:delText>
        </w:r>
        <w:r w:rsidDel="00765681">
          <w:rPr>
            <w:noProof/>
            <w:webHidden/>
          </w:rPr>
          <w:tab/>
          <w:delText>3</w:delText>
        </w:r>
      </w:del>
    </w:p>
    <w:p w14:paraId="4566943A" w14:textId="77777777" w:rsidR="00D421B5" w:rsidDel="00765681" w:rsidRDefault="00D421B5" w:rsidP="006A1F2A">
      <w:pPr>
        <w:pStyle w:val="Verzeichnis2"/>
        <w:tabs>
          <w:tab w:val="left" w:pos="720"/>
          <w:tab w:val="right" w:leader="dot" w:pos="9062"/>
        </w:tabs>
        <w:rPr>
          <w:del w:id="557" w:author="Admin" w:date="2015-07-07T13:48:00Z"/>
          <w:rFonts w:asciiTheme="minorHAnsi" w:eastAsiaTheme="minorEastAsia" w:hAnsiTheme="minorHAnsi" w:cstheme="minorBidi"/>
          <w:smallCaps w:val="0"/>
          <w:noProof/>
          <w:sz w:val="22"/>
          <w:szCs w:val="22"/>
        </w:rPr>
        <w:pPrChange w:id="558" w:author="Admin" w:date="2015-07-08T13:36:00Z">
          <w:pPr>
            <w:pStyle w:val="Verzeichnis2"/>
            <w:tabs>
              <w:tab w:val="left" w:pos="720"/>
              <w:tab w:val="right" w:leader="dot" w:pos="9062"/>
            </w:tabs>
          </w:pPr>
        </w:pPrChange>
      </w:pPr>
      <w:del w:id="559" w:author="Admin" w:date="2015-07-07T13:48:00Z">
        <w:r w:rsidRPr="00765681" w:rsidDel="00765681">
          <w:rPr>
            <w:rStyle w:val="Hyperlink"/>
            <w:smallCaps w:val="0"/>
            <w:noProof/>
          </w:rPr>
          <w:delText>3.2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Game Engine</w:delText>
        </w:r>
        <w:r w:rsidDel="00765681">
          <w:rPr>
            <w:noProof/>
            <w:webHidden/>
          </w:rPr>
          <w:tab/>
          <w:delText>3</w:delText>
        </w:r>
      </w:del>
    </w:p>
    <w:p w14:paraId="0B5159B4" w14:textId="77777777" w:rsidR="00D421B5" w:rsidDel="00765681" w:rsidRDefault="00D421B5" w:rsidP="006A1F2A">
      <w:pPr>
        <w:pStyle w:val="Verzeichnis3"/>
        <w:tabs>
          <w:tab w:val="left" w:pos="1200"/>
          <w:tab w:val="right" w:leader="dot" w:pos="9062"/>
        </w:tabs>
        <w:rPr>
          <w:del w:id="560" w:author="Admin" w:date="2015-07-07T13:48:00Z"/>
          <w:rFonts w:asciiTheme="minorHAnsi" w:eastAsiaTheme="minorEastAsia" w:hAnsiTheme="minorHAnsi" w:cstheme="minorBidi"/>
          <w:i w:val="0"/>
          <w:iCs w:val="0"/>
          <w:noProof/>
          <w:sz w:val="22"/>
          <w:szCs w:val="22"/>
        </w:rPr>
        <w:pPrChange w:id="561" w:author="Admin" w:date="2015-07-08T13:36:00Z">
          <w:pPr>
            <w:pStyle w:val="Verzeichnis3"/>
            <w:tabs>
              <w:tab w:val="left" w:pos="1200"/>
              <w:tab w:val="right" w:leader="dot" w:pos="9062"/>
            </w:tabs>
          </w:pPr>
        </w:pPrChange>
      </w:pPr>
      <w:del w:id="562" w:author="Admin" w:date="2015-07-07T13:48:00Z">
        <w:r w:rsidRPr="00765681" w:rsidDel="00765681">
          <w:rPr>
            <w:rStyle w:val="Hyperlink"/>
            <w:i w:val="0"/>
            <w:iCs w:val="0"/>
            <w:noProof/>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3</w:delText>
        </w:r>
      </w:del>
    </w:p>
    <w:p w14:paraId="4AEAFFB1" w14:textId="77777777" w:rsidR="00D421B5" w:rsidDel="00765681" w:rsidRDefault="00D421B5" w:rsidP="006A1F2A">
      <w:pPr>
        <w:pStyle w:val="Verzeichnis3"/>
        <w:tabs>
          <w:tab w:val="left" w:pos="1200"/>
          <w:tab w:val="right" w:leader="dot" w:pos="9062"/>
        </w:tabs>
        <w:rPr>
          <w:del w:id="563" w:author="Admin" w:date="2015-07-07T13:48:00Z"/>
          <w:rFonts w:asciiTheme="minorHAnsi" w:eastAsiaTheme="minorEastAsia" w:hAnsiTheme="minorHAnsi" w:cstheme="minorBidi"/>
          <w:i w:val="0"/>
          <w:iCs w:val="0"/>
          <w:noProof/>
          <w:sz w:val="22"/>
          <w:szCs w:val="22"/>
        </w:rPr>
        <w:pPrChange w:id="564" w:author="Admin" w:date="2015-07-08T13:36:00Z">
          <w:pPr>
            <w:pStyle w:val="Verzeichnis3"/>
            <w:tabs>
              <w:tab w:val="left" w:pos="1200"/>
              <w:tab w:val="right" w:leader="dot" w:pos="9062"/>
            </w:tabs>
          </w:pPr>
        </w:pPrChange>
      </w:pPr>
      <w:del w:id="565" w:author="Admin" w:date="2015-07-07T13:48:00Z">
        <w:r w:rsidRPr="00765681" w:rsidDel="00765681">
          <w:rPr>
            <w:rStyle w:val="Hyperlink"/>
            <w:i w:val="0"/>
            <w:iCs w:val="0"/>
            <w:noProof/>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Source Engine</w:delText>
        </w:r>
        <w:r w:rsidDel="00765681">
          <w:rPr>
            <w:noProof/>
            <w:webHidden/>
          </w:rPr>
          <w:tab/>
          <w:delText>3</w:delText>
        </w:r>
      </w:del>
    </w:p>
    <w:p w14:paraId="34601712" w14:textId="77777777" w:rsidR="00D421B5" w:rsidDel="00765681" w:rsidRDefault="00D421B5" w:rsidP="006A1F2A">
      <w:pPr>
        <w:pStyle w:val="Verzeichnis3"/>
        <w:tabs>
          <w:tab w:val="left" w:pos="1200"/>
          <w:tab w:val="right" w:leader="dot" w:pos="9062"/>
        </w:tabs>
        <w:rPr>
          <w:del w:id="566" w:author="Admin" w:date="2015-07-07T13:48:00Z"/>
          <w:rFonts w:asciiTheme="minorHAnsi" w:eastAsiaTheme="minorEastAsia" w:hAnsiTheme="minorHAnsi" w:cstheme="minorBidi"/>
          <w:i w:val="0"/>
          <w:iCs w:val="0"/>
          <w:noProof/>
          <w:sz w:val="22"/>
          <w:szCs w:val="22"/>
        </w:rPr>
        <w:pPrChange w:id="567" w:author="Admin" w:date="2015-07-08T13:36:00Z">
          <w:pPr>
            <w:pStyle w:val="Verzeichnis3"/>
            <w:tabs>
              <w:tab w:val="left" w:pos="1200"/>
              <w:tab w:val="right" w:leader="dot" w:pos="9062"/>
            </w:tabs>
          </w:pPr>
        </w:pPrChange>
      </w:pPr>
      <w:del w:id="568" w:author="Admin" w:date="2015-07-07T13:48:00Z">
        <w:r w:rsidRPr="00765681" w:rsidDel="00765681">
          <w:rPr>
            <w:rStyle w:val="Hyperlink"/>
            <w:i w:val="0"/>
            <w:iCs w:val="0"/>
            <w:noProof/>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Unity</w:delText>
        </w:r>
        <w:r w:rsidDel="00765681">
          <w:rPr>
            <w:noProof/>
            <w:webHidden/>
          </w:rPr>
          <w:tab/>
          <w:delText>4</w:delText>
        </w:r>
      </w:del>
    </w:p>
    <w:p w14:paraId="6561EB59" w14:textId="77777777" w:rsidR="00D421B5" w:rsidDel="00765681" w:rsidRDefault="00D421B5" w:rsidP="006A1F2A">
      <w:pPr>
        <w:pStyle w:val="Verzeichnis3"/>
        <w:tabs>
          <w:tab w:val="left" w:pos="1200"/>
          <w:tab w:val="right" w:leader="dot" w:pos="9062"/>
        </w:tabs>
        <w:rPr>
          <w:del w:id="569" w:author="Admin" w:date="2015-07-07T13:48:00Z"/>
          <w:rFonts w:asciiTheme="minorHAnsi" w:eastAsiaTheme="minorEastAsia" w:hAnsiTheme="minorHAnsi" w:cstheme="minorBidi"/>
          <w:i w:val="0"/>
          <w:iCs w:val="0"/>
          <w:noProof/>
          <w:sz w:val="22"/>
          <w:szCs w:val="22"/>
        </w:rPr>
        <w:pPrChange w:id="570" w:author="Admin" w:date="2015-07-08T13:36:00Z">
          <w:pPr>
            <w:pStyle w:val="Verzeichnis3"/>
            <w:tabs>
              <w:tab w:val="left" w:pos="1200"/>
              <w:tab w:val="right" w:leader="dot" w:pos="9062"/>
            </w:tabs>
          </w:pPr>
        </w:pPrChange>
      </w:pPr>
      <w:del w:id="571" w:author="Admin" w:date="2015-07-07T13:48:00Z">
        <w:r w:rsidRPr="00765681" w:rsidDel="00765681">
          <w:rPr>
            <w:rStyle w:val="Hyperlink"/>
            <w:i w:val="0"/>
            <w:iCs w:val="0"/>
            <w:noProof/>
            <w:lang w:val="en-US"/>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lang w:val="en-US"/>
          </w:rPr>
          <w:delText>Unreal Engine 4</w:delText>
        </w:r>
        <w:r w:rsidDel="00765681">
          <w:rPr>
            <w:noProof/>
            <w:webHidden/>
          </w:rPr>
          <w:tab/>
          <w:delText>4</w:delText>
        </w:r>
      </w:del>
    </w:p>
    <w:p w14:paraId="788E9F0D" w14:textId="77777777" w:rsidR="00D421B5" w:rsidDel="00765681" w:rsidRDefault="00D421B5" w:rsidP="006A1F2A">
      <w:pPr>
        <w:pStyle w:val="Verzeichnis3"/>
        <w:tabs>
          <w:tab w:val="left" w:pos="1200"/>
          <w:tab w:val="right" w:leader="dot" w:pos="9062"/>
        </w:tabs>
        <w:rPr>
          <w:del w:id="572" w:author="Admin" w:date="2015-07-07T13:48:00Z"/>
          <w:rFonts w:asciiTheme="minorHAnsi" w:eastAsiaTheme="minorEastAsia" w:hAnsiTheme="minorHAnsi" w:cstheme="minorBidi"/>
          <w:i w:val="0"/>
          <w:iCs w:val="0"/>
          <w:noProof/>
          <w:sz w:val="22"/>
          <w:szCs w:val="22"/>
        </w:rPr>
        <w:pPrChange w:id="573" w:author="Admin" w:date="2015-07-08T13:36:00Z">
          <w:pPr>
            <w:pStyle w:val="Verzeichnis3"/>
            <w:tabs>
              <w:tab w:val="left" w:pos="1200"/>
              <w:tab w:val="right" w:leader="dot" w:pos="9062"/>
            </w:tabs>
          </w:pPr>
        </w:pPrChange>
      </w:pPr>
      <w:del w:id="574" w:author="Admin" w:date="2015-07-07T13:48:00Z">
        <w:r w:rsidRPr="00765681" w:rsidDel="00765681">
          <w:rPr>
            <w:rStyle w:val="Hyperlink"/>
            <w:i w:val="0"/>
            <w:iCs w:val="0"/>
            <w:noProof/>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Verwendung im Projekt</w:delText>
        </w:r>
        <w:r w:rsidDel="00765681">
          <w:rPr>
            <w:noProof/>
            <w:webHidden/>
          </w:rPr>
          <w:tab/>
          <w:delText>5</w:delText>
        </w:r>
      </w:del>
    </w:p>
    <w:p w14:paraId="1278C13E" w14:textId="77777777" w:rsidR="00D421B5" w:rsidDel="00765681" w:rsidRDefault="00D421B5" w:rsidP="006A1F2A">
      <w:pPr>
        <w:pStyle w:val="Verzeichnis2"/>
        <w:tabs>
          <w:tab w:val="left" w:pos="720"/>
          <w:tab w:val="right" w:leader="dot" w:pos="9062"/>
        </w:tabs>
        <w:rPr>
          <w:del w:id="575" w:author="Admin" w:date="2015-07-07T13:48:00Z"/>
          <w:rFonts w:asciiTheme="minorHAnsi" w:eastAsiaTheme="minorEastAsia" w:hAnsiTheme="minorHAnsi" w:cstheme="minorBidi"/>
          <w:smallCaps w:val="0"/>
          <w:noProof/>
          <w:sz w:val="22"/>
          <w:szCs w:val="22"/>
        </w:rPr>
        <w:pPrChange w:id="576" w:author="Admin" w:date="2015-07-08T13:36:00Z">
          <w:pPr>
            <w:pStyle w:val="Verzeichnis2"/>
            <w:tabs>
              <w:tab w:val="left" w:pos="720"/>
              <w:tab w:val="right" w:leader="dot" w:pos="9062"/>
            </w:tabs>
          </w:pPr>
        </w:pPrChange>
      </w:pPr>
      <w:del w:id="577" w:author="Admin" w:date="2015-07-07T13:48:00Z">
        <w:r w:rsidRPr="00765681" w:rsidDel="00765681">
          <w:rPr>
            <w:rStyle w:val="Hyperlink"/>
            <w:smallCaps w:val="0"/>
            <w:noProof/>
          </w:rPr>
          <w:delText>3.3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Scripting-Ansatz</w:delText>
        </w:r>
        <w:r w:rsidDel="00765681">
          <w:rPr>
            <w:noProof/>
            <w:webHidden/>
          </w:rPr>
          <w:tab/>
          <w:delText>5</w:delText>
        </w:r>
      </w:del>
    </w:p>
    <w:p w14:paraId="3D9A2364" w14:textId="77777777" w:rsidR="00D421B5" w:rsidDel="00765681" w:rsidRDefault="00D421B5" w:rsidP="006A1F2A">
      <w:pPr>
        <w:pStyle w:val="Verzeichnis3"/>
        <w:tabs>
          <w:tab w:val="left" w:pos="1200"/>
          <w:tab w:val="right" w:leader="dot" w:pos="9062"/>
        </w:tabs>
        <w:rPr>
          <w:del w:id="578" w:author="Admin" w:date="2015-07-07T13:48:00Z"/>
          <w:rFonts w:asciiTheme="minorHAnsi" w:eastAsiaTheme="minorEastAsia" w:hAnsiTheme="minorHAnsi" w:cstheme="minorBidi"/>
          <w:i w:val="0"/>
          <w:iCs w:val="0"/>
          <w:noProof/>
          <w:sz w:val="22"/>
          <w:szCs w:val="22"/>
        </w:rPr>
        <w:pPrChange w:id="579" w:author="Admin" w:date="2015-07-08T13:36:00Z">
          <w:pPr>
            <w:pStyle w:val="Verzeichnis3"/>
            <w:tabs>
              <w:tab w:val="left" w:pos="1200"/>
              <w:tab w:val="right" w:leader="dot" w:pos="9062"/>
            </w:tabs>
          </w:pPr>
        </w:pPrChange>
      </w:pPr>
      <w:del w:id="580" w:author="Admin" w:date="2015-07-07T13:48:00Z">
        <w:r w:rsidRPr="00765681" w:rsidDel="00765681">
          <w:rPr>
            <w:rStyle w:val="Hyperlink"/>
            <w:i w:val="0"/>
            <w:iCs w:val="0"/>
            <w:noProof/>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5</w:delText>
        </w:r>
      </w:del>
    </w:p>
    <w:p w14:paraId="5D4C9230" w14:textId="77777777" w:rsidR="00D421B5" w:rsidDel="00765681" w:rsidRDefault="00D421B5" w:rsidP="006A1F2A">
      <w:pPr>
        <w:pStyle w:val="Verzeichnis3"/>
        <w:tabs>
          <w:tab w:val="left" w:pos="1200"/>
          <w:tab w:val="right" w:leader="dot" w:pos="9062"/>
        </w:tabs>
        <w:rPr>
          <w:del w:id="581" w:author="Admin" w:date="2015-07-07T13:48:00Z"/>
          <w:rFonts w:asciiTheme="minorHAnsi" w:eastAsiaTheme="minorEastAsia" w:hAnsiTheme="minorHAnsi" w:cstheme="minorBidi"/>
          <w:i w:val="0"/>
          <w:iCs w:val="0"/>
          <w:noProof/>
          <w:sz w:val="22"/>
          <w:szCs w:val="22"/>
        </w:rPr>
        <w:pPrChange w:id="582" w:author="Admin" w:date="2015-07-08T13:36:00Z">
          <w:pPr>
            <w:pStyle w:val="Verzeichnis3"/>
            <w:tabs>
              <w:tab w:val="left" w:pos="1200"/>
              <w:tab w:val="right" w:leader="dot" w:pos="9062"/>
            </w:tabs>
          </w:pPr>
        </w:pPrChange>
      </w:pPr>
      <w:del w:id="583" w:author="Admin" w:date="2015-07-07T13:48:00Z">
        <w:r w:rsidRPr="00765681" w:rsidDel="00765681">
          <w:rPr>
            <w:rStyle w:val="Hyperlink"/>
            <w:i w:val="0"/>
            <w:iCs w:val="0"/>
            <w:noProof/>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Lua</w:delText>
        </w:r>
        <w:r w:rsidDel="00765681">
          <w:rPr>
            <w:noProof/>
            <w:webHidden/>
          </w:rPr>
          <w:tab/>
          <w:delText>6</w:delText>
        </w:r>
      </w:del>
    </w:p>
    <w:p w14:paraId="5D9113A0" w14:textId="77777777" w:rsidR="00D421B5" w:rsidDel="00765681" w:rsidRDefault="00D421B5" w:rsidP="006A1F2A">
      <w:pPr>
        <w:pStyle w:val="Verzeichnis2"/>
        <w:tabs>
          <w:tab w:val="left" w:pos="720"/>
          <w:tab w:val="right" w:leader="dot" w:pos="9062"/>
        </w:tabs>
        <w:rPr>
          <w:del w:id="584" w:author="Admin" w:date="2015-07-07T13:48:00Z"/>
          <w:rFonts w:asciiTheme="minorHAnsi" w:eastAsiaTheme="minorEastAsia" w:hAnsiTheme="minorHAnsi" w:cstheme="minorBidi"/>
          <w:smallCaps w:val="0"/>
          <w:noProof/>
          <w:sz w:val="22"/>
          <w:szCs w:val="22"/>
        </w:rPr>
        <w:pPrChange w:id="585" w:author="Admin" w:date="2015-07-08T13:36:00Z">
          <w:pPr>
            <w:pStyle w:val="Verzeichnis2"/>
            <w:tabs>
              <w:tab w:val="left" w:pos="720"/>
              <w:tab w:val="right" w:leader="dot" w:pos="9062"/>
            </w:tabs>
          </w:pPr>
        </w:pPrChange>
      </w:pPr>
      <w:del w:id="586" w:author="Admin" w:date="2015-07-07T13:48:00Z">
        <w:r w:rsidRPr="00765681" w:rsidDel="00765681">
          <w:rPr>
            <w:rStyle w:val="Hyperlink"/>
            <w:smallCaps w:val="0"/>
            <w:noProof/>
          </w:rPr>
          <w:delText>3.4</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Robo Cup</w:delText>
        </w:r>
        <w:r w:rsidDel="00765681">
          <w:rPr>
            <w:noProof/>
            <w:webHidden/>
          </w:rPr>
          <w:tab/>
          <w:delText>6</w:delText>
        </w:r>
      </w:del>
    </w:p>
    <w:p w14:paraId="21AAD950" w14:textId="77777777" w:rsidR="00D421B5" w:rsidDel="00765681" w:rsidRDefault="00D421B5" w:rsidP="006A1F2A">
      <w:pPr>
        <w:pStyle w:val="Verzeichnis2"/>
        <w:tabs>
          <w:tab w:val="left" w:pos="720"/>
          <w:tab w:val="right" w:leader="dot" w:pos="9062"/>
        </w:tabs>
        <w:rPr>
          <w:del w:id="587" w:author="Admin" w:date="2015-07-07T13:48:00Z"/>
          <w:rFonts w:asciiTheme="minorHAnsi" w:eastAsiaTheme="minorEastAsia" w:hAnsiTheme="minorHAnsi" w:cstheme="minorBidi"/>
          <w:smallCaps w:val="0"/>
          <w:noProof/>
          <w:sz w:val="22"/>
          <w:szCs w:val="22"/>
        </w:rPr>
        <w:pPrChange w:id="588" w:author="Admin" w:date="2015-07-08T13:36:00Z">
          <w:pPr>
            <w:pStyle w:val="Verzeichnis2"/>
            <w:tabs>
              <w:tab w:val="left" w:pos="720"/>
              <w:tab w:val="right" w:leader="dot" w:pos="9062"/>
            </w:tabs>
          </w:pPr>
        </w:pPrChange>
      </w:pPr>
      <w:del w:id="589" w:author="Admin" w:date="2015-07-07T13:48:00Z">
        <w:r w:rsidRPr="00765681" w:rsidDel="00765681">
          <w:rPr>
            <w:rStyle w:val="Hyperlink"/>
            <w:smallCaps w:val="0"/>
            <w:noProof/>
          </w:rPr>
          <w:delText>3.5</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Künstliche Intelligenz</w:delText>
        </w:r>
        <w:r w:rsidDel="00765681">
          <w:rPr>
            <w:noProof/>
            <w:webHidden/>
          </w:rPr>
          <w:tab/>
          <w:delText>7</w:delText>
        </w:r>
      </w:del>
    </w:p>
    <w:p w14:paraId="325F9307" w14:textId="77777777" w:rsidR="00D421B5" w:rsidDel="00765681" w:rsidRDefault="00D421B5" w:rsidP="006A1F2A">
      <w:pPr>
        <w:pStyle w:val="Verzeichnis2"/>
        <w:tabs>
          <w:tab w:val="left" w:pos="720"/>
          <w:tab w:val="right" w:leader="dot" w:pos="9062"/>
        </w:tabs>
        <w:rPr>
          <w:del w:id="590" w:author="Admin" w:date="2015-07-07T13:48:00Z"/>
          <w:rFonts w:asciiTheme="minorHAnsi" w:eastAsiaTheme="minorEastAsia" w:hAnsiTheme="minorHAnsi" w:cstheme="minorBidi"/>
          <w:smallCaps w:val="0"/>
          <w:noProof/>
          <w:sz w:val="22"/>
          <w:szCs w:val="22"/>
        </w:rPr>
        <w:pPrChange w:id="591" w:author="Admin" w:date="2015-07-08T13:36:00Z">
          <w:pPr>
            <w:pStyle w:val="Verzeichnis2"/>
            <w:tabs>
              <w:tab w:val="left" w:pos="720"/>
              <w:tab w:val="right" w:leader="dot" w:pos="9062"/>
            </w:tabs>
          </w:pPr>
        </w:pPrChange>
      </w:pPr>
      <w:del w:id="592" w:author="Admin" w:date="2015-07-07T13:48:00Z">
        <w:r w:rsidRPr="00765681" w:rsidDel="00765681">
          <w:rPr>
            <w:rStyle w:val="Hyperlink"/>
            <w:smallCaps w:val="0"/>
            <w:noProof/>
          </w:rPr>
          <w:delText>3.6</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Zusammenfassung</w:delText>
        </w:r>
        <w:r w:rsidDel="00765681">
          <w:rPr>
            <w:noProof/>
            <w:webHidden/>
          </w:rPr>
          <w:tab/>
          <w:delText>9</w:delText>
        </w:r>
      </w:del>
    </w:p>
    <w:p w14:paraId="17983987" w14:textId="77777777" w:rsidR="00D421B5" w:rsidDel="00765681" w:rsidRDefault="00D421B5" w:rsidP="006A1F2A">
      <w:pPr>
        <w:pStyle w:val="Verzeichnis1"/>
        <w:tabs>
          <w:tab w:val="left" w:pos="480"/>
          <w:tab w:val="right" w:leader="dot" w:pos="9062"/>
        </w:tabs>
        <w:rPr>
          <w:del w:id="593" w:author="Admin" w:date="2015-07-07T13:48:00Z"/>
          <w:rFonts w:asciiTheme="minorHAnsi" w:eastAsiaTheme="minorEastAsia" w:hAnsiTheme="minorHAnsi" w:cstheme="minorBidi"/>
          <w:b w:val="0"/>
          <w:bCs w:val="0"/>
          <w:caps w:val="0"/>
          <w:noProof/>
          <w:sz w:val="22"/>
          <w:szCs w:val="22"/>
        </w:rPr>
        <w:pPrChange w:id="594" w:author="Admin" w:date="2015-07-08T13:36:00Z">
          <w:pPr>
            <w:pStyle w:val="Verzeichnis1"/>
            <w:tabs>
              <w:tab w:val="left" w:pos="480"/>
              <w:tab w:val="right" w:leader="dot" w:pos="9062"/>
            </w:tabs>
          </w:pPr>
        </w:pPrChange>
      </w:pPr>
      <w:del w:id="595" w:author="Admin" w:date="2015-07-07T13:48:00Z">
        <w:r w:rsidRPr="00765681" w:rsidDel="00765681">
          <w:rPr>
            <w:rStyle w:val="Hyperlink"/>
            <w:b w:val="0"/>
            <w:bCs w:val="0"/>
            <w:caps w:val="0"/>
            <w:noProof/>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Planung / Struktur</w:delText>
        </w:r>
        <w:r w:rsidDel="00765681">
          <w:rPr>
            <w:noProof/>
            <w:webHidden/>
          </w:rPr>
          <w:tab/>
          <w:delText>10</w:delText>
        </w:r>
      </w:del>
    </w:p>
    <w:p w14:paraId="45E3BC8B" w14:textId="77777777" w:rsidR="00D421B5" w:rsidDel="00765681" w:rsidRDefault="00D421B5" w:rsidP="006A1F2A">
      <w:pPr>
        <w:pStyle w:val="Verzeichnis2"/>
        <w:tabs>
          <w:tab w:val="left" w:pos="720"/>
          <w:tab w:val="right" w:leader="dot" w:pos="9062"/>
        </w:tabs>
        <w:rPr>
          <w:del w:id="596" w:author="Admin" w:date="2015-07-07T13:48:00Z"/>
          <w:rFonts w:asciiTheme="minorHAnsi" w:eastAsiaTheme="minorEastAsia" w:hAnsiTheme="minorHAnsi" w:cstheme="minorBidi"/>
          <w:smallCaps w:val="0"/>
          <w:noProof/>
          <w:sz w:val="22"/>
          <w:szCs w:val="22"/>
        </w:rPr>
        <w:pPrChange w:id="597" w:author="Admin" w:date="2015-07-08T13:36:00Z">
          <w:pPr>
            <w:pStyle w:val="Verzeichnis2"/>
            <w:tabs>
              <w:tab w:val="left" w:pos="720"/>
              <w:tab w:val="right" w:leader="dot" w:pos="9062"/>
            </w:tabs>
          </w:pPr>
        </w:pPrChange>
      </w:pPr>
      <w:del w:id="598" w:author="Admin" w:date="2015-07-07T13:48:00Z">
        <w:r w:rsidRPr="00765681" w:rsidDel="00765681">
          <w:rPr>
            <w:rStyle w:val="Hyperlink"/>
            <w:smallCaps w:val="0"/>
            <w:noProof/>
          </w:rPr>
          <w:delText>4.1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Projektmanagement</w:delText>
        </w:r>
        <w:r w:rsidDel="00765681">
          <w:rPr>
            <w:noProof/>
            <w:webHidden/>
          </w:rPr>
          <w:tab/>
          <w:delText>10</w:delText>
        </w:r>
      </w:del>
    </w:p>
    <w:p w14:paraId="4CC50BCB" w14:textId="77777777" w:rsidR="00D421B5" w:rsidDel="00765681" w:rsidRDefault="00D421B5" w:rsidP="006A1F2A">
      <w:pPr>
        <w:pStyle w:val="Verzeichnis2"/>
        <w:tabs>
          <w:tab w:val="left" w:pos="720"/>
          <w:tab w:val="right" w:leader="dot" w:pos="9062"/>
        </w:tabs>
        <w:rPr>
          <w:del w:id="599" w:author="Admin" w:date="2015-07-07T13:48:00Z"/>
          <w:rFonts w:asciiTheme="minorHAnsi" w:eastAsiaTheme="minorEastAsia" w:hAnsiTheme="minorHAnsi" w:cstheme="minorBidi"/>
          <w:smallCaps w:val="0"/>
          <w:noProof/>
          <w:sz w:val="22"/>
          <w:szCs w:val="22"/>
        </w:rPr>
        <w:pPrChange w:id="600" w:author="Admin" w:date="2015-07-08T13:36:00Z">
          <w:pPr>
            <w:pStyle w:val="Verzeichnis2"/>
            <w:tabs>
              <w:tab w:val="left" w:pos="720"/>
              <w:tab w:val="right" w:leader="dot" w:pos="9062"/>
            </w:tabs>
          </w:pPr>
        </w:pPrChange>
      </w:pPr>
      <w:del w:id="601" w:author="Admin" w:date="2015-07-07T13:48:00Z">
        <w:r w:rsidRPr="00765681" w:rsidDel="00765681">
          <w:rPr>
            <w:rStyle w:val="Hyperlink"/>
            <w:smallCaps w:val="0"/>
            <w:noProof/>
          </w:rPr>
          <w:delText>4.2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Analyse der Aufgabenstellung</w:delText>
        </w:r>
        <w:r w:rsidDel="00765681">
          <w:rPr>
            <w:noProof/>
            <w:webHidden/>
          </w:rPr>
          <w:tab/>
          <w:delText>10</w:delText>
        </w:r>
      </w:del>
    </w:p>
    <w:p w14:paraId="3E6248C8" w14:textId="77777777" w:rsidR="00D421B5" w:rsidDel="00765681" w:rsidRDefault="00D421B5" w:rsidP="006A1F2A">
      <w:pPr>
        <w:pStyle w:val="Verzeichnis3"/>
        <w:tabs>
          <w:tab w:val="left" w:pos="1200"/>
          <w:tab w:val="right" w:leader="dot" w:pos="9062"/>
        </w:tabs>
        <w:rPr>
          <w:del w:id="602" w:author="Admin" w:date="2015-07-07T13:48:00Z"/>
          <w:rFonts w:asciiTheme="minorHAnsi" w:eastAsiaTheme="minorEastAsia" w:hAnsiTheme="minorHAnsi" w:cstheme="minorBidi"/>
          <w:i w:val="0"/>
          <w:iCs w:val="0"/>
          <w:noProof/>
          <w:sz w:val="22"/>
          <w:szCs w:val="22"/>
        </w:rPr>
        <w:pPrChange w:id="603" w:author="Admin" w:date="2015-07-08T13:36:00Z">
          <w:pPr>
            <w:pStyle w:val="Verzeichnis3"/>
            <w:tabs>
              <w:tab w:val="left" w:pos="1200"/>
              <w:tab w:val="right" w:leader="dot" w:pos="9062"/>
            </w:tabs>
          </w:pPr>
        </w:pPrChange>
      </w:pPr>
      <w:del w:id="604" w:author="Admin" w:date="2015-07-07T13:48:00Z">
        <w:r w:rsidRPr="00765681" w:rsidDel="00765681">
          <w:rPr>
            <w:rStyle w:val="Hyperlink"/>
            <w:i w:val="0"/>
            <w:iCs w:val="0"/>
            <w:noProof/>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Muss-Kriterien</w:delText>
        </w:r>
        <w:r w:rsidDel="00765681">
          <w:rPr>
            <w:noProof/>
            <w:webHidden/>
          </w:rPr>
          <w:tab/>
          <w:delText>10</w:delText>
        </w:r>
      </w:del>
    </w:p>
    <w:p w14:paraId="5B8EF8EC" w14:textId="77777777" w:rsidR="00D421B5" w:rsidDel="00765681" w:rsidRDefault="00D421B5" w:rsidP="006A1F2A">
      <w:pPr>
        <w:pStyle w:val="Verzeichnis3"/>
        <w:tabs>
          <w:tab w:val="left" w:pos="1200"/>
          <w:tab w:val="right" w:leader="dot" w:pos="9062"/>
        </w:tabs>
        <w:rPr>
          <w:del w:id="605" w:author="Admin" w:date="2015-07-07T13:48:00Z"/>
          <w:rFonts w:asciiTheme="minorHAnsi" w:eastAsiaTheme="minorEastAsia" w:hAnsiTheme="minorHAnsi" w:cstheme="minorBidi"/>
          <w:i w:val="0"/>
          <w:iCs w:val="0"/>
          <w:noProof/>
          <w:sz w:val="22"/>
          <w:szCs w:val="22"/>
        </w:rPr>
        <w:pPrChange w:id="606" w:author="Admin" w:date="2015-07-08T13:36:00Z">
          <w:pPr>
            <w:pStyle w:val="Verzeichnis3"/>
            <w:tabs>
              <w:tab w:val="left" w:pos="1200"/>
              <w:tab w:val="right" w:leader="dot" w:pos="9062"/>
            </w:tabs>
          </w:pPr>
        </w:pPrChange>
      </w:pPr>
      <w:del w:id="607" w:author="Admin" w:date="2015-07-07T13:48:00Z">
        <w:r w:rsidRPr="00765681" w:rsidDel="00765681">
          <w:rPr>
            <w:rStyle w:val="Hyperlink"/>
            <w:i w:val="0"/>
            <w:iCs w:val="0"/>
            <w:noProof/>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Soll-Kriterien</w:delText>
        </w:r>
        <w:r w:rsidDel="00765681">
          <w:rPr>
            <w:noProof/>
            <w:webHidden/>
          </w:rPr>
          <w:tab/>
          <w:delText>11</w:delText>
        </w:r>
      </w:del>
    </w:p>
    <w:p w14:paraId="16F04E87" w14:textId="77777777" w:rsidR="00D421B5" w:rsidDel="00765681" w:rsidRDefault="00D421B5" w:rsidP="006A1F2A">
      <w:pPr>
        <w:pStyle w:val="Verzeichnis3"/>
        <w:tabs>
          <w:tab w:val="left" w:pos="1200"/>
          <w:tab w:val="right" w:leader="dot" w:pos="9062"/>
        </w:tabs>
        <w:rPr>
          <w:del w:id="608" w:author="Admin" w:date="2015-07-07T13:48:00Z"/>
          <w:rFonts w:asciiTheme="minorHAnsi" w:eastAsiaTheme="minorEastAsia" w:hAnsiTheme="minorHAnsi" w:cstheme="minorBidi"/>
          <w:i w:val="0"/>
          <w:iCs w:val="0"/>
          <w:noProof/>
          <w:sz w:val="22"/>
          <w:szCs w:val="22"/>
        </w:rPr>
        <w:pPrChange w:id="609" w:author="Admin" w:date="2015-07-08T13:36:00Z">
          <w:pPr>
            <w:pStyle w:val="Verzeichnis3"/>
            <w:tabs>
              <w:tab w:val="left" w:pos="1200"/>
              <w:tab w:val="right" w:leader="dot" w:pos="9062"/>
            </w:tabs>
          </w:pPr>
        </w:pPrChange>
      </w:pPr>
      <w:del w:id="610" w:author="Admin" w:date="2015-07-07T13:48:00Z">
        <w:r w:rsidRPr="00765681" w:rsidDel="00765681">
          <w:rPr>
            <w:rStyle w:val="Hyperlink"/>
            <w:i w:val="0"/>
            <w:iCs w:val="0"/>
            <w:noProof/>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Kann-Kriterien</w:delText>
        </w:r>
        <w:r w:rsidDel="00765681">
          <w:rPr>
            <w:noProof/>
            <w:webHidden/>
          </w:rPr>
          <w:tab/>
          <w:delText>11</w:delText>
        </w:r>
      </w:del>
    </w:p>
    <w:p w14:paraId="1C014DE3" w14:textId="77777777" w:rsidR="00D421B5" w:rsidDel="00765681" w:rsidRDefault="00D421B5" w:rsidP="006A1F2A">
      <w:pPr>
        <w:pStyle w:val="Verzeichnis3"/>
        <w:tabs>
          <w:tab w:val="left" w:pos="1200"/>
          <w:tab w:val="right" w:leader="dot" w:pos="9062"/>
        </w:tabs>
        <w:rPr>
          <w:del w:id="611" w:author="Admin" w:date="2015-07-07T13:48:00Z"/>
          <w:rFonts w:asciiTheme="minorHAnsi" w:eastAsiaTheme="minorEastAsia" w:hAnsiTheme="minorHAnsi" w:cstheme="minorBidi"/>
          <w:i w:val="0"/>
          <w:iCs w:val="0"/>
          <w:noProof/>
          <w:sz w:val="22"/>
          <w:szCs w:val="22"/>
        </w:rPr>
        <w:pPrChange w:id="612" w:author="Admin" w:date="2015-07-08T13:36:00Z">
          <w:pPr>
            <w:pStyle w:val="Verzeichnis3"/>
            <w:tabs>
              <w:tab w:val="left" w:pos="1200"/>
              <w:tab w:val="right" w:leader="dot" w:pos="9062"/>
            </w:tabs>
          </w:pPr>
        </w:pPrChange>
      </w:pPr>
      <w:del w:id="613" w:author="Admin" w:date="2015-07-07T13:48:00Z">
        <w:r w:rsidRPr="00765681" w:rsidDel="00765681">
          <w:rPr>
            <w:rStyle w:val="Hyperlink"/>
            <w:i w:val="0"/>
            <w:iCs w:val="0"/>
            <w:noProof/>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Analyse der Kriterien</w:delText>
        </w:r>
        <w:r w:rsidDel="00765681">
          <w:rPr>
            <w:noProof/>
            <w:webHidden/>
          </w:rPr>
          <w:tab/>
          <w:delText>11</w:delText>
        </w:r>
      </w:del>
    </w:p>
    <w:p w14:paraId="7915C3D2" w14:textId="77777777" w:rsidR="00D421B5" w:rsidDel="00765681" w:rsidRDefault="00D421B5" w:rsidP="006A1F2A">
      <w:pPr>
        <w:pStyle w:val="Verzeichnis2"/>
        <w:tabs>
          <w:tab w:val="left" w:pos="720"/>
          <w:tab w:val="right" w:leader="dot" w:pos="9062"/>
        </w:tabs>
        <w:rPr>
          <w:del w:id="614" w:author="Admin" w:date="2015-07-07T13:48:00Z"/>
          <w:rFonts w:asciiTheme="minorHAnsi" w:eastAsiaTheme="minorEastAsia" w:hAnsiTheme="minorHAnsi" w:cstheme="minorBidi"/>
          <w:smallCaps w:val="0"/>
          <w:noProof/>
          <w:sz w:val="22"/>
          <w:szCs w:val="22"/>
        </w:rPr>
        <w:pPrChange w:id="615" w:author="Admin" w:date="2015-07-08T13:36:00Z">
          <w:pPr>
            <w:pStyle w:val="Verzeichnis2"/>
            <w:tabs>
              <w:tab w:val="left" w:pos="720"/>
              <w:tab w:val="right" w:leader="dot" w:pos="9062"/>
            </w:tabs>
          </w:pPr>
        </w:pPrChange>
      </w:pPr>
      <w:del w:id="616" w:author="Admin" w:date="2015-07-07T13:48:00Z">
        <w:r w:rsidRPr="00765681" w:rsidDel="00765681">
          <w:rPr>
            <w:rStyle w:val="Hyperlink"/>
            <w:smallCaps w:val="0"/>
            <w:noProof/>
          </w:rPr>
          <w:delText>4.3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Architektur</w:delText>
        </w:r>
        <w:r w:rsidDel="00765681">
          <w:rPr>
            <w:noProof/>
            <w:webHidden/>
          </w:rPr>
          <w:tab/>
          <w:delText>12</w:delText>
        </w:r>
      </w:del>
    </w:p>
    <w:p w14:paraId="53063EA2" w14:textId="77777777" w:rsidR="00D421B5" w:rsidDel="00765681" w:rsidRDefault="00D421B5" w:rsidP="006A1F2A">
      <w:pPr>
        <w:pStyle w:val="Verzeichnis1"/>
        <w:tabs>
          <w:tab w:val="left" w:pos="480"/>
          <w:tab w:val="right" w:leader="dot" w:pos="9062"/>
        </w:tabs>
        <w:rPr>
          <w:del w:id="617" w:author="Admin" w:date="2015-07-07T13:48:00Z"/>
          <w:rFonts w:asciiTheme="minorHAnsi" w:eastAsiaTheme="minorEastAsia" w:hAnsiTheme="minorHAnsi" w:cstheme="minorBidi"/>
          <w:b w:val="0"/>
          <w:bCs w:val="0"/>
          <w:caps w:val="0"/>
          <w:noProof/>
          <w:sz w:val="22"/>
          <w:szCs w:val="22"/>
        </w:rPr>
        <w:pPrChange w:id="618" w:author="Admin" w:date="2015-07-08T13:36:00Z">
          <w:pPr>
            <w:pStyle w:val="Verzeichnis1"/>
            <w:tabs>
              <w:tab w:val="left" w:pos="480"/>
              <w:tab w:val="right" w:leader="dot" w:pos="9062"/>
            </w:tabs>
          </w:pPr>
        </w:pPrChange>
      </w:pPr>
      <w:del w:id="619" w:author="Admin" w:date="2015-07-07T13:48:00Z">
        <w:r w:rsidRPr="00765681" w:rsidDel="00765681">
          <w:rPr>
            <w:rStyle w:val="Hyperlink"/>
            <w:b w:val="0"/>
            <w:bCs w:val="0"/>
            <w:caps w:val="0"/>
            <w:noProof/>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Umsetzung</w:delText>
        </w:r>
        <w:r w:rsidDel="00765681">
          <w:rPr>
            <w:noProof/>
            <w:webHidden/>
          </w:rPr>
          <w:tab/>
          <w:delText>14</w:delText>
        </w:r>
      </w:del>
    </w:p>
    <w:p w14:paraId="319DA3B2" w14:textId="77777777" w:rsidR="00D421B5" w:rsidDel="00765681" w:rsidRDefault="00D421B5" w:rsidP="006A1F2A">
      <w:pPr>
        <w:pStyle w:val="Verzeichnis2"/>
        <w:tabs>
          <w:tab w:val="left" w:pos="720"/>
          <w:tab w:val="right" w:leader="dot" w:pos="9062"/>
        </w:tabs>
        <w:rPr>
          <w:del w:id="620" w:author="Admin" w:date="2015-07-07T13:48:00Z"/>
          <w:rFonts w:asciiTheme="minorHAnsi" w:eastAsiaTheme="minorEastAsia" w:hAnsiTheme="minorHAnsi" w:cstheme="minorBidi"/>
          <w:smallCaps w:val="0"/>
          <w:noProof/>
          <w:sz w:val="22"/>
          <w:szCs w:val="22"/>
        </w:rPr>
        <w:pPrChange w:id="621" w:author="Admin" w:date="2015-07-08T13:36:00Z">
          <w:pPr>
            <w:pStyle w:val="Verzeichnis2"/>
            <w:tabs>
              <w:tab w:val="left" w:pos="720"/>
              <w:tab w:val="right" w:leader="dot" w:pos="9062"/>
            </w:tabs>
          </w:pPr>
        </w:pPrChange>
      </w:pPr>
      <w:del w:id="622" w:author="Admin" w:date="2015-07-07T13:48:00Z">
        <w:r w:rsidRPr="00765681" w:rsidDel="00765681">
          <w:rPr>
            <w:rStyle w:val="Hyperlink"/>
            <w:smallCaps w:val="0"/>
            <w:noProof/>
          </w:rPr>
          <w:delText>5.1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Umsetzung der Simulationsumgebung</w:delText>
        </w:r>
        <w:r w:rsidDel="00765681">
          <w:rPr>
            <w:noProof/>
            <w:webHidden/>
          </w:rPr>
          <w:tab/>
          <w:delText>14</w:delText>
        </w:r>
      </w:del>
    </w:p>
    <w:p w14:paraId="079DAB26" w14:textId="77777777" w:rsidR="00D421B5" w:rsidDel="00765681" w:rsidRDefault="00D421B5" w:rsidP="006A1F2A">
      <w:pPr>
        <w:pStyle w:val="Verzeichnis3"/>
        <w:tabs>
          <w:tab w:val="left" w:pos="1200"/>
          <w:tab w:val="right" w:leader="dot" w:pos="9062"/>
        </w:tabs>
        <w:rPr>
          <w:del w:id="623" w:author="Admin" w:date="2015-07-07T13:48:00Z"/>
          <w:rFonts w:asciiTheme="minorHAnsi" w:eastAsiaTheme="minorEastAsia" w:hAnsiTheme="minorHAnsi" w:cstheme="minorBidi"/>
          <w:i w:val="0"/>
          <w:iCs w:val="0"/>
          <w:noProof/>
          <w:sz w:val="22"/>
          <w:szCs w:val="22"/>
        </w:rPr>
        <w:pPrChange w:id="624" w:author="Admin" w:date="2015-07-08T13:36:00Z">
          <w:pPr>
            <w:pStyle w:val="Verzeichnis3"/>
            <w:tabs>
              <w:tab w:val="left" w:pos="1200"/>
              <w:tab w:val="right" w:leader="dot" w:pos="9062"/>
            </w:tabs>
          </w:pPr>
        </w:pPrChange>
      </w:pPr>
      <w:del w:id="625" w:author="Admin" w:date="2015-07-07T13:48:00Z">
        <w:r w:rsidRPr="00765681" w:rsidDel="00765681">
          <w:rPr>
            <w:rStyle w:val="Hyperlink"/>
            <w:i w:val="0"/>
            <w:iCs w:val="0"/>
            <w:noProof/>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14</w:delText>
        </w:r>
      </w:del>
    </w:p>
    <w:p w14:paraId="46BB8F38" w14:textId="77777777" w:rsidR="00D421B5" w:rsidDel="00765681" w:rsidRDefault="00D421B5" w:rsidP="006A1F2A">
      <w:pPr>
        <w:pStyle w:val="Verzeichnis3"/>
        <w:tabs>
          <w:tab w:val="left" w:pos="1200"/>
          <w:tab w:val="right" w:leader="dot" w:pos="9062"/>
        </w:tabs>
        <w:rPr>
          <w:del w:id="626" w:author="Admin" w:date="2015-07-07T13:48:00Z"/>
          <w:rFonts w:asciiTheme="minorHAnsi" w:eastAsiaTheme="minorEastAsia" w:hAnsiTheme="minorHAnsi" w:cstheme="minorBidi"/>
          <w:i w:val="0"/>
          <w:iCs w:val="0"/>
          <w:noProof/>
          <w:sz w:val="22"/>
          <w:szCs w:val="22"/>
        </w:rPr>
        <w:pPrChange w:id="627" w:author="Admin" w:date="2015-07-08T13:36:00Z">
          <w:pPr>
            <w:pStyle w:val="Verzeichnis3"/>
            <w:tabs>
              <w:tab w:val="left" w:pos="1200"/>
              <w:tab w:val="right" w:leader="dot" w:pos="9062"/>
            </w:tabs>
          </w:pPr>
        </w:pPrChange>
      </w:pPr>
      <w:del w:id="628" w:author="Admin" w:date="2015-07-07T13:48:00Z">
        <w:r w:rsidRPr="00765681" w:rsidDel="00765681">
          <w:rPr>
            <w:rStyle w:val="Hyperlink"/>
            <w:i w:val="0"/>
            <w:iCs w:val="0"/>
            <w:noProof/>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Regel- und Spielimplementierung</w:delText>
        </w:r>
        <w:r w:rsidDel="00765681">
          <w:rPr>
            <w:noProof/>
            <w:webHidden/>
          </w:rPr>
          <w:tab/>
          <w:delText>15</w:delText>
        </w:r>
      </w:del>
    </w:p>
    <w:p w14:paraId="24723CF3" w14:textId="77777777" w:rsidR="00D421B5" w:rsidDel="00765681" w:rsidRDefault="00D421B5" w:rsidP="006A1F2A">
      <w:pPr>
        <w:pStyle w:val="Verzeichnis3"/>
        <w:tabs>
          <w:tab w:val="left" w:pos="1200"/>
          <w:tab w:val="right" w:leader="dot" w:pos="9062"/>
        </w:tabs>
        <w:rPr>
          <w:del w:id="629" w:author="Admin" w:date="2015-07-07T13:48:00Z"/>
          <w:rFonts w:asciiTheme="minorHAnsi" w:eastAsiaTheme="minorEastAsia" w:hAnsiTheme="minorHAnsi" w:cstheme="minorBidi"/>
          <w:i w:val="0"/>
          <w:iCs w:val="0"/>
          <w:noProof/>
          <w:sz w:val="22"/>
          <w:szCs w:val="22"/>
        </w:rPr>
        <w:pPrChange w:id="630" w:author="Admin" w:date="2015-07-08T13:36:00Z">
          <w:pPr>
            <w:pStyle w:val="Verzeichnis3"/>
            <w:tabs>
              <w:tab w:val="left" w:pos="1200"/>
              <w:tab w:val="right" w:leader="dot" w:pos="9062"/>
            </w:tabs>
          </w:pPr>
        </w:pPrChange>
      </w:pPr>
      <w:del w:id="631" w:author="Admin" w:date="2015-07-07T13:48:00Z">
        <w:r w:rsidRPr="00765681" w:rsidDel="00765681">
          <w:rPr>
            <w:rStyle w:val="Hyperlink"/>
            <w:i w:val="0"/>
            <w:iCs w:val="0"/>
            <w:noProof/>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Spielerimplementierung</w:delText>
        </w:r>
        <w:r w:rsidDel="00765681">
          <w:rPr>
            <w:noProof/>
            <w:webHidden/>
          </w:rPr>
          <w:tab/>
          <w:delText>19</w:delText>
        </w:r>
      </w:del>
    </w:p>
    <w:p w14:paraId="4D98F571" w14:textId="77777777" w:rsidR="00D421B5" w:rsidDel="00765681" w:rsidRDefault="00D421B5" w:rsidP="006A1F2A">
      <w:pPr>
        <w:pStyle w:val="Verzeichnis3"/>
        <w:tabs>
          <w:tab w:val="left" w:pos="1200"/>
          <w:tab w:val="right" w:leader="dot" w:pos="9062"/>
        </w:tabs>
        <w:rPr>
          <w:del w:id="632" w:author="Admin" w:date="2015-07-07T13:48:00Z"/>
          <w:rFonts w:asciiTheme="minorHAnsi" w:eastAsiaTheme="minorEastAsia" w:hAnsiTheme="minorHAnsi" w:cstheme="minorBidi"/>
          <w:i w:val="0"/>
          <w:iCs w:val="0"/>
          <w:noProof/>
          <w:sz w:val="22"/>
          <w:szCs w:val="22"/>
        </w:rPr>
        <w:pPrChange w:id="633" w:author="Admin" w:date="2015-07-08T13:36:00Z">
          <w:pPr>
            <w:pStyle w:val="Verzeichnis3"/>
            <w:tabs>
              <w:tab w:val="left" w:pos="1200"/>
              <w:tab w:val="right" w:leader="dot" w:pos="9062"/>
            </w:tabs>
          </w:pPr>
        </w:pPrChange>
      </w:pPr>
      <w:del w:id="634" w:author="Admin" w:date="2015-07-07T13:48:00Z">
        <w:r w:rsidRPr="00765681" w:rsidDel="00765681">
          <w:rPr>
            <w:rStyle w:val="Hyperlink"/>
            <w:i w:val="0"/>
            <w:iCs w:val="0"/>
            <w:noProof/>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Skriptschnittstelle</w:delText>
        </w:r>
        <w:r w:rsidDel="00765681">
          <w:rPr>
            <w:noProof/>
            <w:webHidden/>
          </w:rPr>
          <w:tab/>
          <w:delText>23</w:delText>
        </w:r>
      </w:del>
    </w:p>
    <w:p w14:paraId="000CCE9D" w14:textId="77777777" w:rsidR="00D421B5" w:rsidDel="00765681" w:rsidRDefault="00D421B5" w:rsidP="006A1F2A">
      <w:pPr>
        <w:pStyle w:val="Verzeichnis2"/>
        <w:tabs>
          <w:tab w:val="left" w:pos="720"/>
          <w:tab w:val="right" w:leader="dot" w:pos="9062"/>
        </w:tabs>
        <w:rPr>
          <w:del w:id="635" w:author="Admin" w:date="2015-07-07T13:48:00Z"/>
          <w:rFonts w:asciiTheme="minorHAnsi" w:eastAsiaTheme="minorEastAsia" w:hAnsiTheme="minorHAnsi" w:cstheme="minorBidi"/>
          <w:smallCaps w:val="0"/>
          <w:noProof/>
          <w:sz w:val="22"/>
          <w:szCs w:val="22"/>
        </w:rPr>
        <w:pPrChange w:id="636" w:author="Admin" w:date="2015-07-08T13:36:00Z">
          <w:pPr>
            <w:pStyle w:val="Verzeichnis2"/>
            <w:tabs>
              <w:tab w:val="left" w:pos="720"/>
              <w:tab w:val="right" w:leader="dot" w:pos="9062"/>
            </w:tabs>
          </w:pPr>
        </w:pPrChange>
      </w:pPr>
      <w:del w:id="637" w:author="Admin" w:date="2015-07-07T13:48:00Z">
        <w:r w:rsidRPr="00765681" w:rsidDel="00765681">
          <w:rPr>
            <w:rStyle w:val="Hyperlink"/>
            <w:smallCaps w:val="0"/>
            <w:noProof/>
          </w:rPr>
          <w:delText>5.2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Entwicklung der künstlichen Intelligenz</w:delText>
        </w:r>
        <w:r w:rsidDel="00765681">
          <w:rPr>
            <w:noProof/>
            <w:webHidden/>
          </w:rPr>
          <w:tab/>
          <w:delText>24</w:delText>
        </w:r>
      </w:del>
    </w:p>
    <w:p w14:paraId="065F195B" w14:textId="77777777" w:rsidR="00D421B5" w:rsidDel="00765681" w:rsidRDefault="00D421B5" w:rsidP="006A1F2A">
      <w:pPr>
        <w:pStyle w:val="Verzeichnis1"/>
        <w:tabs>
          <w:tab w:val="left" w:pos="480"/>
          <w:tab w:val="right" w:leader="dot" w:pos="9062"/>
        </w:tabs>
        <w:rPr>
          <w:del w:id="638" w:author="Admin" w:date="2015-07-07T13:48:00Z"/>
          <w:rFonts w:asciiTheme="minorHAnsi" w:eastAsiaTheme="minorEastAsia" w:hAnsiTheme="minorHAnsi" w:cstheme="minorBidi"/>
          <w:b w:val="0"/>
          <w:bCs w:val="0"/>
          <w:caps w:val="0"/>
          <w:noProof/>
          <w:sz w:val="22"/>
          <w:szCs w:val="22"/>
        </w:rPr>
        <w:pPrChange w:id="639" w:author="Admin" w:date="2015-07-08T13:36:00Z">
          <w:pPr>
            <w:pStyle w:val="Verzeichnis1"/>
            <w:tabs>
              <w:tab w:val="left" w:pos="480"/>
              <w:tab w:val="right" w:leader="dot" w:pos="9062"/>
            </w:tabs>
          </w:pPr>
        </w:pPrChange>
      </w:pPr>
      <w:del w:id="640" w:author="Admin" w:date="2015-07-07T13:48:00Z">
        <w:r w:rsidRPr="00765681" w:rsidDel="00765681">
          <w:rPr>
            <w:rStyle w:val="Hyperlink"/>
            <w:b w:val="0"/>
            <w:bCs w:val="0"/>
            <w:caps w:val="0"/>
            <w:noProof/>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Ausblick</w:delText>
        </w:r>
        <w:r w:rsidDel="00765681">
          <w:rPr>
            <w:noProof/>
            <w:webHidden/>
          </w:rPr>
          <w:tab/>
          <w:delText>32</w:delText>
        </w:r>
      </w:del>
    </w:p>
    <w:p w14:paraId="095C7402" w14:textId="77777777" w:rsidR="00D421B5" w:rsidDel="00765681" w:rsidRDefault="00D421B5" w:rsidP="006A1F2A">
      <w:pPr>
        <w:pStyle w:val="Verzeichnis1"/>
        <w:tabs>
          <w:tab w:val="left" w:pos="480"/>
          <w:tab w:val="right" w:leader="dot" w:pos="9062"/>
        </w:tabs>
        <w:rPr>
          <w:del w:id="641" w:author="Admin" w:date="2015-07-07T13:48:00Z"/>
          <w:rFonts w:asciiTheme="minorHAnsi" w:eastAsiaTheme="minorEastAsia" w:hAnsiTheme="minorHAnsi" w:cstheme="minorBidi"/>
          <w:b w:val="0"/>
          <w:bCs w:val="0"/>
          <w:caps w:val="0"/>
          <w:noProof/>
          <w:sz w:val="22"/>
          <w:szCs w:val="22"/>
        </w:rPr>
        <w:pPrChange w:id="642" w:author="Admin" w:date="2015-07-08T13:36:00Z">
          <w:pPr>
            <w:pStyle w:val="Verzeichnis1"/>
            <w:tabs>
              <w:tab w:val="left" w:pos="480"/>
              <w:tab w:val="right" w:leader="dot" w:pos="9062"/>
            </w:tabs>
          </w:pPr>
        </w:pPrChange>
      </w:pPr>
      <w:del w:id="643" w:author="Admin" w:date="2015-07-07T13:48:00Z">
        <w:r w:rsidRPr="00765681" w:rsidDel="00765681">
          <w:rPr>
            <w:rStyle w:val="Hyperlink"/>
            <w:b w:val="0"/>
            <w:bCs w:val="0"/>
            <w:caps w:val="0"/>
            <w:noProof/>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Fazit</w:delText>
        </w:r>
        <w:r w:rsidDel="00765681">
          <w:rPr>
            <w:noProof/>
            <w:webHidden/>
          </w:rPr>
          <w:tab/>
          <w:delText>33</w:delText>
        </w:r>
      </w:del>
    </w:p>
    <w:p w14:paraId="3ADB177C" w14:textId="77777777" w:rsidR="00D421B5" w:rsidDel="00765681" w:rsidRDefault="00D421B5" w:rsidP="006A1F2A">
      <w:pPr>
        <w:pStyle w:val="Verzeichnis1"/>
        <w:tabs>
          <w:tab w:val="right" w:leader="dot" w:pos="9062"/>
        </w:tabs>
        <w:rPr>
          <w:del w:id="644" w:author="Admin" w:date="2015-07-07T13:48:00Z"/>
          <w:rFonts w:asciiTheme="minorHAnsi" w:eastAsiaTheme="minorEastAsia" w:hAnsiTheme="minorHAnsi" w:cstheme="minorBidi"/>
          <w:b w:val="0"/>
          <w:bCs w:val="0"/>
          <w:caps w:val="0"/>
          <w:noProof/>
          <w:sz w:val="22"/>
          <w:szCs w:val="22"/>
        </w:rPr>
        <w:pPrChange w:id="645" w:author="Admin" w:date="2015-07-08T13:36:00Z">
          <w:pPr>
            <w:pStyle w:val="Verzeichnis1"/>
            <w:tabs>
              <w:tab w:val="right" w:leader="dot" w:pos="9062"/>
            </w:tabs>
          </w:pPr>
        </w:pPrChange>
      </w:pPr>
      <w:del w:id="646" w:author="Admin" w:date="2015-07-07T13:48:00Z">
        <w:r w:rsidRPr="00765681" w:rsidDel="00765681">
          <w:rPr>
            <w:rStyle w:val="Hyperlink"/>
            <w:b w:val="0"/>
            <w:bCs w:val="0"/>
            <w:caps w:val="0"/>
            <w:noProof/>
          </w:rPr>
          <w:delText>Literaturverzeichnis</w:delText>
        </w:r>
        <w:r w:rsidDel="00765681">
          <w:rPr>
            <w:noProof/>
            <w:webHidden/>
          </w:rPr>
          <w:tab/>
          <w:delText>I</w:delText>
        </w:r>
      </w:del>
    </w:p>
    <w:p w14:paraId="0220BE85" w14:textId="77777777" w:rsidR="00D421B5" w:rsidDel="00765681" w:rsidRDefault="00D421B5" w:rsidP="006A1F2A">
      <w:pPr>
        <w:pStyle w:val="Verzeichnis1"/>
        <w:tabs>
          <w:tab w:val="right" w:leader="dot" w:pos="9062"/>
        </w:tabs>
        <w:rPr>
          <w:del w:id="647" w:author="Admin" w:date="2015-07-07T13:48:00Z"/>
          <w:rFonts w:asciiTheme="minorHAnsi" w:eastAsiaTheme="minorEastAsia" w:hAnsiTheme="minorHAnsi" w:cstheme="minorBidi"/>
          <w:b w:val="0"/>
          <w:bCs w:val="0"/>
          <w:caps w:val="0"/>
          <w:noProof/>
          <w:sz w:val="22"/>
          <w:szCs w:val="22"/>
        </w:rPr>
        <w:pPrChange w:id="648" w:author="Admin" w:date="2015-07-08T13:36:00Z">
          <w:pPr>
            <w:pStyle w:val="Verzeichnis1"/>
            <w:tabs>
              <w:tab w:val="right" w:leader="dot" w:pos="9062"/>
            </w:tabs>
          </w:pPr>
        </w:pPrChange>
      </w:pPr>
      <w:del w:id="649" w:author="Admin" w:date="2015-07-07T13:48:00Z">
        <w:r w:rsidRPr="00765681" w:rsidDel="00765681">
          <w:rPr>
            <w:rStyle w:val="Hyperlink"/>
            <w:b w:val="0"/>
            <w:bCs w:val="0"/>
            <w:caps w:val="0"/>
            <w:noProof/>
          </w:rPr>
          <w:delText>Abbildungsverzeichnis</w:delText>
        </w:r>
        <w:r w:rsidDel="00765681">
          <w:rPr>
            <w:noProof/>
            <w:webHidden/>
          </w:rPr>
          <w:tab/>
          <w:delText>II</w:delText>
        </w:r>
      </w:del>
    </w:p>
    <w:p w14:paraId="3D39A6BE" w14:textId="77777777" w:rsidR="00D421B5" w:rsidDel="00765681" w:rsidRDefault="00D421B5" w:rsidP="006A1F2A">
      <w:pPr>
        <w:pStyle w:val="Verzeichnis1"/>
        <w:tabs>
          <w:tab w:val="right" w:leader="dot" w:pos="9062"/>
        </w:tabs>
        <w:rPr>
          <w:del w:id="650" w:author="Admin" w:date="2015-07-07T13:48:00Z"/>
          <w:rFonts w:asciiTheme="minorHAnsi" w:eastAsiaTheme="minorEastAsia" w:hAnsiTheme="minorHAnsi" w:cstheme="minorBidi"/>
          <w:b w:val="0"/>
          <w:bCs w:val="0"/>
          <w:caps w:val="0"/>
          <w:noProof/>
          <w:sz w:val="22"/>
          <w:szCs w:val="22"/>
        </w:rPr>
        <w:pPrChange w:id="651" w:author="Admin" w:date="2015-07-08T13:36:00Z">
          <w:pPr>
            <w:pStyle w:val="Verzeichnis1"/>
            <w:tabs>
              <w:tab w:val="right" w:leader="dot" w:pos="9062"/>
            </w:tabs>
          </w:pPr>
        </w:pPrChange>
      </w:pPr>
      <w:del w:id="652" w:author="Admin" w:date="2015-07-07T13:48:00Z">
        <w:r w:rsidRPr="00765681" w:rsidDel="00765681">
          <w:rPr>
            <w:rStyle w:val="Hyperlink"/>
            <w:b w:val="0"/>
            <w:bCs w:val="0"/>
            <w:caps w:val="0"/>
            <w:noProof/>
          </w:rPr>
          <w:delText>Tabellenverzeichnis</w:delText>
        </w:r>
        <w:r w:rsidDel="00765681">
          <w:rPr>
            <w:noProof/>
            <w:webHidden/>
          </w:rPr>
          <w:tab/>
          <w:delText>III</w:delText>
        </w:r>
      </w:del>
    </w:p>
    <w:p w14:paraId="67BEAA3B" w14:textId="77777777" w:rsidR="00D421B5" w:rsidDel="00765681" w:rsidRDefault="00D421B5" w:rsidP="006A1F2A">
      <w:pPr>
        <w:pStyle w:val="Verzeichnis1"/>
        <w:tabs>
          <w:tab w:val="right" w:leader="dot" w:pos="9062"/>
        </w:tabs>
        <w:rPr>
          <w:del w:id="653" w:author="Admin" w:date="2015-07-07T13:48:00Z"/>
          <w:rFonts w:asciiTheme="minorHAnsi" w:eastAsiaTheme="minorEastAsia" w:hAnsiTheme="minorHAnsi" w:cstheme="minorBidi"/>
          <w:b w:val="0"/>
          <w:bCs w:val="0"/>
          <w:caps w:val="0"/>
          <w:noProof/>
          <w:sz w:val="22"/>
          <w:szCs w:val="22"/>
        </w:rPr>
        <w:pPrChange w:id="654" w:author="Admin" w:date="2015-07-08T13:36:00Z">
          <w:pPr>
            <w:pStyle w:val="Verzeichnis1"/>
            <w:tabs>
              <w:tab w:val="right" w:leader="dot" w:pos="9062"/>
            </w:tabs>
          </w:pPr>
        </w:pPrChange>
      </w:pPr>
      <w:del w:id="655" w:author="Admin" w:date="2015-07-07T13:48:00Z">
        <w:r w:rsidRPr="00765681" w:rsidDel="00765681">
          <w:rPr>
            <w:rStyle w:val="Hyperlink"/>
            <w:b w:val="0"/>
            <w:bCs w:val="0"/>
            <w:caps w:val="0"/>
            <w:noProof/>
          </w:rPr>
          <w:delText>Abkürzungsverzeichnis</w:delText>
        </w:r>
        <w:r w:rsidDel="00765681">
          <w:rPr>
            <w:noProof/>
            <w:webHidden/>
          </w:rPr>
          <w:tab/>
          <w:delText>IV</w:delText>
        </w:r>
      </w:del>
    </w:p>
    <w:p w14:paraId="189576CC" w14:textId="77777777" w:rsidR="00D421B5" w:rsidDel="00765681" w:rsidRDefault="00D421B5" w:rsidP="006A1F2A">
      <w:pPr>
        <w:pStyle w:val="Verzeichnis1"/>
        <w:tabs>
          <w:tab w:val="right" w:leader="dot" w:pos="9062"/>
        </w:tabs>
        <w:rPr>
          <w:del w:id="656" w:author="Admin" w:date="2015-07-07T13:48:00Z"/>
          <w:rFonts w:asciiTheme="minorHAnsi" w:eastAsiaTheme="minorEastAsia" w:hAnsiTheme="minorHAnsi" w:cstheme="minorBidi"/>
          <w:b w:val="0"/>
          <w:bCs w:val="0"/>
          <w:caps w:val="0"/>
          <w:noProof/>
          <w:sz w:val="22"/>
          <w:szCs w:val="22"/>
        </w:rPr>
        <w:pPrChange w:id="657" w:author="Admin" w:date="2015-07-08T13:36:00Z">
          <w:pPr>
            <w:pStyle w:val="Verzeichnis1"/>
            <w:tabs>
              <w:tab w:val="right" w:leader="dot" w:pos="9062"/>
            </w:tabs>
          </w:pPr>
        </w:pPrChange>
      </w:pPr>
      <w:del w:id="658" w:author="Admin" w:date="2015-07-07T13:48:00Z">
        <w:r w:rsidRPr="00765681" w:rsidDel="00765681">
          <w:rPr>
            <w:rStyle w:val="Hyperlink"/>
            <w:b w:val="0"/>
            <w:bCs w:val="0"/>
            <w:caps w:val="0"/>
            <w:noProof/>
          </w:rPr>
          <w:delText>Glossar</w:delText>
        </w:r>
        <w:r w:rsidDel="00765681">
          <w:rPr>
            <w:noProof/>
            <w:webHidden/>
          </w:rPr>
          <w:tab/>
          <w:delText>V</w:delText>
        </w:r>
      </w:del>
    </w:p>
    <w:p w14:paraId="38FB3006" w14:textId="77777777" w:rsidR="00D421B5" w:rsidRPr="00F2625B" w:rsidRDefault="00D421B5" w:rsidP="006A1F2A">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Change w:id="659" w:author="Admin" w:date="2015-07-08T13:36:00Z">
          <w:pPr>
            <w:pStyle w:val="Verzeichnis1"/>
            <w:tabs>
              <w:tab w:val="right" w:leader="dot" w:pos="9062"/>
            </w:tabs>
          </w:pPr>
        </w:pPrChange>
      </w:pPr>
      <w:r w:rsidRPr="006518B1">
        <w:rPr>
          <w:rFonts w:cs="Arial"/>
          <w:bCs w:val="0"/>
        </w:rPr>
        <w:fldChar w:fldCharType="end"/>
      </w:r>
    </w:p>
    <w:p w14:paraId="176E2DB3" w14:textId="5510F23D" w:rsidR="00D421B5" w:rsidRPr="00683BB8" w:rsidDel="00EC1852" w:rsidRDefault="00D421B5" w:rsidP="006A1F2A">
      <w:pPr>
        <w:rPr>
          <w:del w:id="660" w:author="Admin" w:date="2015-07-08T08:56:00Z"/>
        </w:rPr>
        <w:pPrChange w:id="661" w:author="Admin" w:date="2015-07-08T13:36:00Z">
          <w:pPr/>
        </w:pPrChange>
      </w:pPr>
      <w:bookmarkStart w:id="662" w:name="_Toc424109319"/>
      <w:bookmarkStart w:id="663" w:name="_Toc424119107"/>
      <w:bookmarkEnd w:id="662"/>
      <w:bookmarkEnd w:id="663"/>
    </w:p>
    <w:p w14:paraId="5FB738A4" w14:textId="714AF48E" w:rsidR="00407A24" w:rsidRPr="005E65D5" w:rsidDel="00EC1852" w:rsidRDefault="00407A24" w:rsidP="006A1F2A">
      <w:pPr>
        <w:pStyle w:val="berschrift1"/>
        <w:numPr>
          <w:ilvl w:val="0"/>
          <w:numId w:val="0"/>
        </w:numPr>
        <w:rPr>
          <w:del w:id="664" w:author="Admin" w:date="2015-07-08T08:56:00Z"/>
          <w:rPrChange w:id="665" w:author="Maximilian Schmitz" w:date="2015-06-14T09:50:00Z">
            <w:rPr>
              <w:del w:id="666" w:author="Admin" w:date="2015-07-08T08:56:00Z"/>
              <w:lang w:val="en-US"/>
            </w:rPr>
          </w:rPrChange>
        </w:rPr>
        <w:pPrChange w:id="667" w:author="Admin" w:date="2015-07-08T13:36:00Z">
          <w:pPr>
            <w:pStyle w:val="berschrift1"/>
            <w:numPr>
              <w:numId w:val="0"/>
            </w:numPr>
          </w:pPr>
        </w:pPrChange>
      </w:pPr>
      <w:del w:id="668" w:author="Admin" w:date="2015-07-08T08:56:00Z">
        <w:r w:rsidRPr="005E65D5" w:rsidDel="00EC1852">
          <w:rPr>
            <w:rPrChange w:id="669" w:author="Maximilian Schmitz" w:date="2015-06-14T09:50:00Z">
              <w:rPr>
                <w:lang w:val="en-US"/>
              </w:rPr>
            </w:rPrChange>
          </w:rPr>
          <w:delText>Abstract</w:delText>
        </w:r>
        <w:bookmarkStart w:id="670" w:name="_Toc424109320"/>
        <w:bookmarkStart w:id="671" w:name="_Toc424119108"/>
        <w:bookmarkEnd w:id="670"/>
        <w:bookmarkEnd w:id="671"/>
      </w:del>
    </w:p>
    <w:p w14:paraId="1304D90D" w14:textId="4B7FFED5" w:rsidR="00627263" w:rsidRPr="005E65D5" w:rsidDel="00EC1852" w:rsidRDefault="00627263" w:rsidP="006A1F2A">
      <w:pPr>
        <w:rPr>
          <w:del w:id="672" w:author="Admin" w:date="2015-07-08T08:56:00Z"/>
          <w:color w:val="FF0000"/>
          <w:rPrChange w:id="673" w:author="Maximilian Schmitz" w:date="2015-06-14T09:50:00Z">
            <w:rPr>
              <w:del w:id="674" w:author="Admin" w:date="2015-07-08T08:56:00Z"/>
              <w:color w:val="FF0000"/>
              <w:lang w:val="en-US"/>
            </w:rPr>
          </w:rPrChange>
        </w:rPr>
        <w:pPrChange w:id="675" w:author="Admin" w:date="2015-07-08T13:36:00Z">
          <w:pPr/>
        </w:pPrChange>
      </w:pPr>
      <w:del w:id="676" w:author="Admin" w:date="2015-07-08T08:56:00Z">
        <w:r w:rsidRPr="005E65D5" w:rsidDel="00EC1852">
          <w:rPr>
            <w:color w:val="FF0000"/>
            <w:rPrChange w:id="677" w:author="Maximilian Schmitz" w:date="2015-06-14T09:50:00Z">
              <w:rPr>
                <w:color w:val="FF0000"/>
                <w:lang w:val="en-US"/>
              </w:rPr>
            </w:rPrChange>
          </w:rPr>
          <w:delText>(Imagine Cup Kurzfassung, drüber gehen…)</w:delText>
        </w:r>
        <w:bookmarkStart w:id="678" w:name="_Toc424109321"/>
        <w:bookmarkStart w:id="679" w:name="_Toc424119109"/>
        <w:bookmarkEnd w:id="678"/>
        <w:bookmarkEnd w:id="679"/>
      </w:del>
    </w:p>
    <w:p w14:paraId="3C0789A9" w14:textId="1CB63783" w:rsidR="00627263" w:rsidRPr="00D2465B" w:rsidDel="00EC1852" w:rsidRDefault="00627263" w:rsidP="006A1F2A">
      <w:pPr>
        <w:rPr>
          <w:del w:id="680" w:author="Admin" w:date="2015-07-08T08:56:00Z"/>
          <w:lang w:val="en-US"/>
        </w:rPr>
        <w:pPrChange w:id="681" w:author="Admin" w:date="2015-07-08T13:36:00Z">
          <w:pPr/>
        </w:pPrChange>
      </w:pPr>
      <w:del w:id="682"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683" w:name="_Toc424109322"/>
        <w:bookmarkStart w:id="684" w:name="_Toc424119110"/>
        <w:bookmarkEnd w:id="683"/>
        <w:bookmarkEnd w:id="684"/>
      </w:del>
    </w:p>
    <w:p w14:paraId="0838EC3E" w14:textId="0AB7DF13" w:rsidR="00627263" w:rsidDel="005057C3" w:rsidRDefault="00627263" w:rsidP="006A1F2A">
      <w:pPr>
        <w:rPr>
          <w:del w:id="685" w:author="Admin" w:date="2015-07-07T14:08:00Z"/>
          <w:lang w:val="en-US"/>
        </w:rPr>
        <w:pPrChange w:id="686" w:author="Admin" w:date="2015-07-08T13:36:00Z">
          <w:pPr/>
        </w:pPrChange>
      </w:pPr>
      <w:del w:id="687"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688" w:author="Admin" w:date="2015-07-07T14:09:00Z">
        <w:r w:rsidRPr="00D2465B" w:rsidDel="005057C3">
          <w:rPr>
            <w:lang w:val="en-US"/>
          </w:rPr>
          <w:br/>
        </w:r>
      </w:del>
      <w:del w:id="689"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690" w:name="_Toc424109323"/>
      <w:bookmarkStart w:id="691" w:name="_Toc424119111"/>
      <w:bookmarkEnd w:id="690"/>
      <w:bookmarkEnd w:id="691"/>
    </w:p>
    <w:p w14:paraId="0ACBC3D1" w14:textId="4CBFEABC" w:rsidR="00627263" w:rsidRPr="009C2155" w:rsidDel="00EC1852" w:rsidRDefault="00627263" w:rsidP="006A1F2A">
      <w:pPr>
        <w:rPr>
          <w:del w:id="692" w:author="Admin" w:date="2015-07-08T08:56:00Z"/>
          <w:lang w:val="en-US"/>
        </w:rPr>
        <w:pPrChange w:id="693" w:author="Admin" w:date="2015-07-08T13:36:00Z">
          <w:pPr/>
        </w:pPrChange>
      </w:pPr>
      <w:del w:id="694"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695" w:name="_Toc424109324"/>
        <w:bookmarkStart w:id="696" w:name="_Toc424119112"/>
        <w:bookmarkEnd w:id="695"/>
        <w:bookmarkEnd w:id="696"/>
      </w:del>
    </w:p>
    <w:p w14:paraId="4623F2BB" w14:textId="799D1BD7" w:rsidR="00627263" w:rsidRPr="009C2155" w:rsidDel="00EC1852" w:rsidRDefault="00627263" w:rsidP="006A1F2A">
      <w:pPr>
        <w:rPr>
          <w:del w:id="697" w:author="Admin" w:date="2015-07-08T08:56:00Z"/>
          <w:rFonts w:ascii="Segoe UI Light" w:hAnsi="Segoe UI Light" w:cs="Segoe UI Light"/>
          <w:color w:val="000000"/>
          <w:lang w:val="en-US"/>
        </w:rPr>
        <w:pPrChange w:id="698" w:author="Admin" w:date="2015-07-08T13:36:00Z">
          <w:pPr/>
        </w:pPrChange>
      </w:pPr>
      <w:bookmarkStart w:id="699" w:name="_Toc424109325"/>
      <w:bookmarkStart w:id="700" w:name="_Toc424119113"/>
      <w:bookmarkEnd w:id="699"/>
      <w:bookmarkEnd w:id="700"/>
    </w:p>
    <w:p w14:paraId="6C23C68C" w14:textId="04AA30C2" w:rsidR="00627263" w:rsidRPr="00D2465B" w:rsidDel="00EC1852" w:rsidRDefault="00627263" w:rsidP="006A1F2A">
      <w:pPr>
        <w:rPr>
          <w:del w:id="701" w:author="Admin" w:date="2015-07-08T08:56:00Z"/>
          <w:lang w:val="en-US"/>
        </w:rPr>
        <w:pPrChange w:id="702" w:author="Admin" w:date="2015-07-08T13:36:00Z">
          <w:pPr/>
        </w:pPrChange>
      </w:pPr>
      <w:del w:id="703"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04" w:name="_Toc424109326"/>
        <w:bookmarkStart w:id="705" w:name="_Toc424119114"/>
        <w:bookmarkEnd w:id="704"/>
        <w:bookmarkEnd w:id="705"/>
      </w:del>
    </w:p>
    <w:p w14:paraId="3384E82A" w14:textId="101D4012" w:rsidR="00627263" w:rsidRPr="00D2465B" w:rsidDel="00EC1852" w:rsidRDefault="00627263" w:rsidP="006A1F2A">
      <w:pPr>
        <w:rPr>
          <w:del w:id="706" w:author="Admin" w:date="2015-07-08T08:56:00Z"/>
          <w:rFonts w:ascii="Segoe UI Light" w:hAnsi="Segoe UI Light" w:cs="Segoe UI Light"/>
          <w:color w:val="000000"/>
          <w:lang w:val="en-US"/>
        </w:rPr>
        <w:pPrChange w:id="707" w:author="Admin" w:date="2015-07-08T13:36:00Z">
          <w:pPr/>
        </w:pPrChange>
      </w:pPr>
      <w:bookmarkStart w:id="708" w:name="_Toc424109327"/>
      <w:bookmarkStart w:id="709" w:name="_Toc424119115"/>
      <w:bookmarkEnd w:id="708"/>
      <w:bookmarkEnd w:id="709"/>
    </w:p>
    <w:p w14:paraId="0CCB5E1D" w14:textId="1F535318" w:rsidR="00627263" w:rsidRPr="00D2465B" w:rsidDel="00EC1852" w:rsidRDefault="00627263" w:rsidP="006A1F2A">
      <w:pPr>
        <w:rPr>
          <w:del w:id="710" w:author="Admin" w:date="2015-07-08T08:56:00Z"/>
          <w:color w:val="2E74B5"/>
          <w:lang w:val="en-US"/>
        </w:rPr>
        <w:pPrChange w:id="711" w:author="Admin" w:date="2015-07-08T13:36:00Z">
          <w:pPr/>
        </w:pPrChange>
      </w:pPr>
      <w:del w:id="712"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13" w:author="Admin" w:date="2015-07-07T14:08:00Z">
        <w:r w:rsidRPr="00D2465B" w:rsidDel="005057C3">
          <w:rPr>
            <w:lang w:val="en-US"/>
          </w:rPr>
          <w:br/>
        </w:r>
      </w:del>
      <w:del w:id="714"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15" w:author="Admin" w:date="2015-07-06T13:31:00Z">
        <w:r w:rsidRPr="00D2465B" w:rsidDel="004540A2">
          <w:rPr>
            <w:lang w:val="en-US"/>
          </w:rPr>
          <w:delText>,</w:delText>
        </w:r>
      </w:del>
      <w:del w:id="716" w:author="Admin" w:date="2015-07-08T08:56:00Z">
        <w:r w:rsidRPr="00D2465B" w:rsidDel="00EC1852">
          <w:rPr>
            <w:lang w:val="en-US"/>
          </w:rPr>
          <w:delText xml:space="preserve"> realistic physics</w:delText>
        </w:r>
      </w:del>
      <w:del w:id="717" w:author="Admin" w:date="2015-07-06T13:31:00Z">
        <w:r w:rsidRPr="00D2465B" w:rsidDel="004540A2">
          <w:rPr>
            <w:lang w:val="en-US"/>
          </w:rPr>
          <w:delText xml:space="preserve"> and the graphical editor</w:delText>
        </w:r>
      </w:del>
      <w:del w:id="718" w:author="Admin" w:date="2015-07-08T08:56:00Z">
        <w:r w:rsidRPr="00D2465B" w:rsidDel="00EC1852">
          <w:rPr>
            <w:lang w:val="en-US"/>
          </w:rPr>
          <w:delText xml:space="preserve">. </w:delText>
        </w:r>
        <w:bookmarkStart w:id="719" w:name="_Toc424109328"/>
        <w:bookmarkStart w:id="720" w:name="_Toc424119116"/>
        <w:bookmarkEnd w:id="719"/>
        <w:bookmarkEnd w:id="720"/>
      </w:del>
    </w:p>
    <w:p w14:paraId="70E6439E" w14:textId="5AA787E0" w:rsidR="00A1603D" w:rsidRPr="00751B52" w:rsidDel="00EC1852" w:rsidRDefault="00A1603D" w:rsidP="006A1F2A">
      <w:pPr>
        <w:rPr>
          <w:del w:id="721" w:author="Admin" w:date="2015-07-08T08:56:00Z"/>
          <w:lang w:val="en-US"/>
        </w:rPr>
        <w:pPrChange w:id="722" w:author="Admin" w:date="2015-07-08T13:36:00Z">
          <w:pPr/>
        </w:pPrChange>
      </w:pPr>
      <w:bookmarkStart w:id="723" w:name="_Toc424109329"/>
      <w:bookmarkStart w:id="724" w:name="_Toc424119117"/>
      <w:bookmarkEnd w:id="723"/>
      <w:bookmarkEnd w:id="724"/>
    </w:p>
    <w:p w14:paraId="4CBCF05F" w14:textId="68147324" w:rsidR="003F6CF5" w:rsidRPr="00EC1852" w:rsidDel="00D421B5" w:rsidRDefault="00384E0F" w:rsidP="006A1F2A">
      <w:pPr>
        <w:pStyle w:val="berschrift1"/>
        <w:rPr>
          <w:del w:id="725" w:author="Maximilian Schmitz" w:date="2015-07-06T18:12:00Z"/>
        </w:rPr>
        <w:pPrChange w:id="726" w:author="Admin" w:date="2015-07-08T13:36:00Z">
          <w:pPr>
            <w:pStyle w:val="berschrift1"/>
          </w:pPr>
        </w:pPrChange>
      </w:pPr>
      <w:del w:id="727" w:author="Admin" w:date="2015-07-08T08:56:00Z">
        <w:r w:rsidRPr="00751B52" w:rsidDel="00EC1852">
          <w:rPr>
            <w:lang w:val="en-US"/>
          </w:rPr>
          <w:br w:type="page"/>
        </w:r>
      </w:del>
      <w:ins w:id="728" w:author="Maximilian Schmitz" w:date="2015-07-06T18:12:00Z">
        <w:del w:id="729" w:author="Admin" w:date="2015-07-08T08:55:00Z">
          <w:r w:rsidR="00D421B5" w:rsidRPr="00EC1852" w:rsidDel="00EC1852">
            <w:rPr>
              <w:b w:val="0"/>
            </w:rPr>
            <w:delText xml:space="preserve"> </w:delText>
          </w:r>
        </w:del>
      </w:ins>
      <w:del w:id="730" w:author="Maximilian Schmitz" w:date="2015-07-06T18:12:00Z">
        <w:r w:rsidR="003F6CF5" w:rsidRPr="00EC1852" w:rsidDel="00D421B5">
          <w:rPr>
            <w:b w:val="0"/>
          </w:rPr>
          <w:delText>Inhalt</w:delText>
        </w:r>
      </w:del>
    </w:p>
    <w:p w14:paraId="1C91783D" w14:textId="21B7F09D" w:rsidR="00487DC3" w:rsidRPr="00EC1852" w:rsidDel="00915AB6" w:rsidRDefault="008B6A1C" w:rsidP="006A1F2A">
      <w:pPr>
        <w:pStyle w:val="berschrift1"/>
        <w:rPr>
          <w:del w:id="731" w:author="Maximilian Schmitz" w:date="2015-06-17T19:42:00Z"/>
          <w:rFonts w:eastAsiaTheme="minorEastAsia"/>
          <w:rPrChange w:id="732" w:author="Admin" w:date="2015-07-08T08:55:00Z">
            <w:rPr>
              <w:del w:id="733" w:author="Maximilian Schmitz" w:date="2015-06-17T19:42:00Z"/>
              <w:rFonts w:asciiTheme="minorHAnsi" w:eastAsiaTheme="minorEastAsia" w:hAnsiTheme="minorHAnsi" w:cstheme="minorBidi"/>
              <w:b w:val="0"/>
              <w:noProof/>
              <w:sz w:val="22"/>
              <w:szCs w:val="22"/>
            </w:rPr>
          </w:rPrChange>
        </w:rPr>
        <w:pPrChange w:id="734" w:author="Admin" w:date="2015-07-08T13:36:00Z">
          <w:pPr>
            <w:pStyle w:val="Verzeichnis1"/>
            <w:tabs>
              <w:tab w:val="right" w:leader="dot" w:pos="9062"/>
            </w:tabs>
          </w:pPr>
        </w:pPrChange>
      </w:pPr>
      <w:del w:id="735" w:author="Maximilian Schmitz" w:date="2015-07-06T18:12:00Z">
        <w:r w:rsidRPr="00715D94" w:rsidDel="00D421B5">
          <w:fldChar w:fldCharType="begin"/>
        </w:r>
        <w:r w:rsidRPr="00EC1852" w:rsidDel="00D421B5">
          <w:rPr>
            <w:rPrChange w:id="736" w:author="Admin" w:date="2015-07-08T08:55:00Z">
              <w:rPr>
                <w:rFonts w:cs="Arial"/>
              </w:rPr>
            </w:rPrChange>
          </w:rPr>
          <w:delInstrText xml:space="preserve"> TOC \o "1-4" \h \z \u </w:delInstrText>
        </w:r>
        <w:r w:rsidRPr="00715D94" w:rsidDel="00D421B5">
          <w:rPr>
            <w:rPrChange w:id="737" w:author="Admin" w:date="2015-07-08T08:55:00Z">
              <w:rPr>
                <w:kern w:val="28"/>
                <w:sz w:val="32"/>
              </w:rPr>
            </w:rPrChange>
          </w:rPr>
          <w:fldChar w:fldCharType="separate"/>
        </w:r>
      </w:del>
      <w:del w:id="738" w:author="Maximilian Schmitz" w:date="2015-06-17T19:42:00Z">
        <w:r w:rsidR="00487DC3" w:rsidRPr="00EC1852" w:rsidDel="00915AB6">
          <w:rPr>
            <w:rPrChange w:id="739" w:author="Admin" w:date="2015-07-08T08:55:00Z">
              <w:rPr>
                <w:rStyle w:val="Hyperlink"/>
                <w:noProof/>
              </w:rPr>
            </w:rPrChange>
          </w:rPr>
          <w:delText>Eidesstattliche Erklärung</w:delText>
        </w:r>
        <w:r w:rsidR="00487DC3" w:rsidRPr="00EC1852" w:rsidDel="00915AB6">
          <w:rPr>
            <w:webHidden/>
            <w:rPrChange w:id="740" w:author="Admin" w:date="2015-07-08T08:55:00Z">
              <w:rPr>
                <w:noProof/>
                <w:webHidden/>
              </w:rPr>
            </w:rPrChange>
          </w:rPr>
          <w:tab/>
          <w:delText>I</w:delText>
        </w:r>
        <w:bookmarkStart w:id="741" w:name="_Toc424109330"/>
        <w:bookmarkStart w:id="742" w:name="_Toc424119118"/>
        <w:bookmarkEnd w:id="741"/>
        <w:bookmarkEnd w:id="742"/>
      </w:del>
    </w:p>
    <w:p w14:paraId="13BE831F" w14:textId="77777777" w:rsidR="00487DC3" w:rsidRPr="00EC1852" w:rsidDel="00915AB6" w:rsidRDefault="00487DC3" w:rsidP="006A1F2A">
      <w:pPr>
        <w:pStyle w:val="berschrift1"/>
        <w:rPr>
          <w:del w:id="743" w:author="Maximilian Schmitz" w:date="2015-06-17T19:42:00Z"/>
          <w:rFonts w:eastAsiaTheme="minorEastAsia"/>
          <w:rPrChange w:id="744" w:author="Admin" w:date="2015-07-08T08:55:00Z">
            <w:rPr>
              <w:del w:id="745" w:author="Maximilian Schmitz" w:date="2015-06-17T19:42:00Z"/>
              <w:rFonts w:asciiTheme="minorHAnsi" w:eastAsiaTheme="minorEastAsia" w:hAnsiTheme="minorHAnsi" w:cstheme="minorBidi"/>
              <w:b w:val="0"/>
              <w:noProof/>
              <w:sz w:val="22"/>
              <w:szCs w:val="22"/>
            </w:rPr>
          </w:rPrChange>
        </w:rPr>
        <w:pPrChange w:id="746" w:author="Admin" w:date="2015-07-08T13:36:00Z">
          <w:pPr>
            <w:pStyle w:val="Verzeichnis1"/>
            <w:tabs>
              <w:tab w:val="right" w:leader="dot" w:pos="9062"/>
            </w:tabs>
          </w:pPr>
        </w:pPrChange>
      </w:pPr>
      <w:del w:id="747" w:author="Maximilian Schmitz" w:date="2015-06-17T19:42:00Z">
        <w:r w:rsidRPr="00EC1852" w:rsidDel="00915AB6">
          <w:rPr>
            <w:rPrChange w:id="748" w:author="Admin" w:date="2015-07-08T08:55:00Z">
              <w:rPr>
                <w:rStyle w:val="Hyperlink"/>
                <w:noProof/>
              </w:rPr>
            </w:rPrChange>
          </w:rPr>
          <w:delText>Kurzfassung</w:delText>
        </w:r>
        <w:r w:rsidRPr="00EC1852" w:rsidDel="00915AB6">
          <w:rPr>
            <w:webHidden/>
            <w:rPrChange w:id="749" w:author="Admin" w:date="2015-07-08T08:55:00Z">
              <w:rPr>
                <w:noProof/>
                <w:webHidden/>
              </w:rPr>
            </w:rPrChange>
          </w:rPr>
          <w:tab/>
          <w:delText>II</w:delText>
        </w:r>
        <w:bookmarkStart w:id="750" w:name="_Toc424109331"/>
        <w:bookmarkStart w:id="751" w:name="_Toc424119119"/>
        <w:bookmarkEnd w:id="750"/>
        <w:bookmarkEnd w:id="751"/>
      </w:del>
    </w:p>
    <w:p w14:paraId="0EB8F044" w14:textId="77777777" w:rsidR="00487DC3" w:rsidRPr="00EC1852" w:rsidDel="00915AB6" w:rsidRDefault="00487DC3" w:rsidP="006A1F2A">
      <w:pPr>
        <w:pStyle w:val="berschrift1"/>
        <w:rPr>
          <w:del w:id="752" w:author="Maximilian Schmitz" w:date="2015-06-17T19:42:00Z"/>
          <w:rFonts w:eastAsiaTheme="minorEastAsia"/>
          <w:rPrChange w:id="753" w:author="Admin" w:date="2015-07-08T08:55:00Z">
            <w:rPr>
              <w:del w:id="754" w:author="Maximilian Schmitz" w:date="2015-06-17T19:42:00Z"/>
              <w:rFonts w:asciiTheme="minorHAnsi" w:eastAsiaTheme="minorEastAsia" w:hAnsiTheme="minorHAnsi" w:cstheme="minorBidi"/>
              <w:b w:val="0"/>
              <w:noProof/>
              <w:sz w:val="22"/>
              <w:szCs w:val="22"/>
            </w:rPr>
          </w:rPrChange>
        </w:rPr>
        <w:pPrChange w:id="755" w:author="Admin" w:date="2015-07-08T13:36:00Z">
          <w:pPr>
            <w:pStyle w:val="Verzeichnis1"/>
            <w:tabs>
              <w:tab w:val="right" w:leader="dot" w:pos="9062"/>
            </w:tabs>
          </w:pPr>
        </w:pPrChange>
      </w:pPr>
      <w:del w:id="756" w:author="Maximilian Schmitz" w:date="2015-06-17T19:42:00Z">
        <w:r w:rsidRPr="00EC1852" w:rsidDel="00915AB6">
          <w:rPr>
            <w:rPrChange w:id="757" w:author="Admin" w:date="2015-07-08T08:55:00Z">
              <w:rPr>
                <w:rStyle w:val="Hyperlink"/>
                <w:noProof/>
                <w:lang w:val="en-US"/>
              </w:rPr>
            </w:rPrChange>
          </w:rPr>
          <w:delText>Abstract</w:delText>
        </w:r>
        <w:r w:rsidRPr="00EC1852" w:rsidDel="00915AB6">
          <w:rPr>
            <w:webHidden/>
            <w:rPrChange w:id="758" w:author="Admin" w:date="2015-07-08T08:55:00Z">
              <w:rPr>
                <w:noProof/>
                <w:webHidden/>
              </w:rPr>
            </w:rPrChange>
          </w:rPr>
          <w:tab/>
          <w:delText>III</w:delText>
        </w:r>
        <w:bookmarkStart w:id="759" w:name="_Toc424109332"/>
        <w:bookmarkStart w:id="760" w:name="_Toc424119120"/>
        <w:bookmarkEnd w:id="759"/>
        <w:bookmarkEnd w:id="760"/>
      </w:del>
    </w:p>
    <w:p w14:paraId="67E6166D" w14:textId="77777777" w:rsidR="00487DC3" w:rsidRPr="00EC1852" w:rsidDel="00915AB6" w:rsidRDefault="00487DC3" w:rsidP="006A1F2A">
      <w:pPr>
        <w:pStyle w:val="berschrift1"/>
        <w:rPr>
          <w:del w:id="761" w:author="Maximilian Schmitz" w:date="2015-06-17T19:42:00Z"/>
          <w:rFonts w:eastAsiaTheme="minorEastAsia"/>
          <w:rPrChange w:id="762" w:author="Admin" w:date="2015-07-08T08:55:00Z">
            <w:rPr>
              <w:del w:id="763" w:author="Maximilian Schmitz" w:date="2015-06-17T19:42:00Z"/>
              <w:rFonts w:asciiTheme="minorHAnsi" w:eastAsiaTheme="minorEastAsia" w:hAnsiTheme="minorHAnsi" w:cstheme="minorBidi"/>
              <w:b w:val="0"/>
              <w:noProof/>
              <w:sz w:val="22"/>
              <w:szCs w:val="22"/>
            </w:rPr>
          </w:rPrChange>
        </w:rPr>
        <w:pPrChange w:id="764" w:author="Admin" w:date="2015-07-08T13:36:00Z">
          <w:pPr>
            <w:pStyle w:val="Verzeichnis1"/>
            <w:tabs>
              <w:tab w:val="right" w:leader="dot" w:pos="9062"/>
            </w:tabs>
          </w:pPr>
        </w:pPrChange>
      </w:pPr>
      <w:del w:id="765" w:author="Maximilian Schmitz" w:date="2015-06-17T19:42:00Z">
        <w:r w:rsidRPr="00EC1852" w:rsidDel="00915AB6">
          <w:rPr>
            <w:rPrChange w:id="766" w:author="Admin" w:date="2015-07-08T08:55:00Z">
              <w:rPr>
                <w:rStyle w:val="Hyperlink"/>
                <w:noProof/>
              </w:rPr>
            </w:rPrChange>
          </w:rPr>
          <w:delText>Inhalt</w:delText>
        </w:r>
        <w:r w:rsidRPr="00EC1852" w:rsidDel="00915AB6">
          <w:rPr>
            <w:webHidden/>
            <w:rPrChange w:id="767" w:author="Admin" w:date="2015-07-08T08:55:00Z">
              <w:rPr>
                <w:noProof/>
                <w:webHidden/>
              </w:rPr>
            </w:rPrChange>
          </w:rPr>
          <w:tab/>
          <w:delText>IV</w:delText>
        </w:r>
        <w:bookmarkStart w:id="768" w:name="_Toc424109333"/>
        <w:bookmarkStart w:id="769" w:name="_Toc424119121"/>
        <w:bookmarkEnd w:id="768"/>
        <w:bookmarkEnd w:id="769"/>
      </w:del>
    </w:p>
    <w:p w14:paraId="00F73682" w14:textId="77777777" w:rsidR="00487DC3" w:rsidRPr="00EC1852" w:rsidDel="00915AB6" w:rsidRDefault="00487DC3" w:rsidP="006A1F2A">
      <w:pPr>
        <w:pStyle w:val="berschrift1"/>
        <w:rPr>
          <w:del w:id="770" w:author="Maximilian Schmitz" w:date="2015-06-17T19:42:00Z"/>
          <w:rFonts w:eastAsiaTheme="minorEastAsia"/>
          <w:rPrChange w:id="771" w:author="Admin" w:date="2015-07-08T08:55:00Z">
            <w:rPr>
              <w:del w:id="772" w:author="Maximilian Schmitz" w:date="2015-06-17T19:42:00Z"/>
              <w:rFonts w:asciiTheme="minorHAnsi" w:eastAsiaTheme="minorEastAsia" w:hAnsiTheme="minorHAnsi" w:cstheme="minorBidi"/>
              <w:b w:val="0"/>
              <w:noProof/>
              <w:sz w:val="22"/>
              <w:szCs w:val="22"/>
            </w:rPr>
          </w:rPrChange>
        </w:rPr>
        <w:pPrChange w:id="773" w:author="Admin" w:date="2015-07-08T13:36:00Z">
          <w:pPr>
            <w:pStyle w:val="Verzeichnis1"/>
            <w:tabs>
              <w:tab w:val="left" w:pos="480"/>
              <w:tab w:val="right" w:leader="dot" w:pos="9062"/>
            </w:tabs>
          </w:pPr>
        </w:pPrChange>
      </w:pPr>
      <w:del w:id="774" w:author="Maximilian Schmitz" w:date="2015-06-17T19:42:00Z">
        <w:r w:rsidRPr="00EC1852" w:rsidDel="00915AB6">
          <w:rPr>
            <w:rPrChange w:id="775" w:author="Admin" w:date="2015-07-08T08:55:00Z">
              <w:rPr>
                <w:rStyle w:val="Hyperlink"/>
                <w:noProof/>
              </w:rPr>
            </w:rPrChange>
          </w:rPr>
          <w:delText>1</w:delText>
        </w:r>
        <w:r w:rsidRPr="00EC1852" w:rsidDel="00915AB6">
          <w:rPr>
            <w:rFonts w:eastAsiaTheme="minorEastAsia"/>
            <w:b w:val="0"/>
            <w:rPrChange w:id="776" w:author="Admin" w:date="2015-07-08T08:55:00Z">
              <w:rPr>
                <w:rFonts w:asciiTheme="minorHAnsi" w:eastAsiaTheme="minorEastAsia" w:hAnsiTheme="minorHAnsi" w:cstheme="minorBidi"/>
                <w:b w:val="0"/>
                <w:noProof/>
                <w:sz w:val="22"/>
                <w:szCs w:val="22"/>
              </w:rPr>
            </w:rPrChange>
          </w:rPr>
          <w:tab/>
        </w:r>
        <w:r w:rsidRPr="00EC1852" w:rsidDel="00915AB6">
          <w:rPr>
            <w:rPrChange w:id="777" w:author="Admin" w:date="2015-07-08T08:55:00Z">
              <w:rPr>
                <w:rStyle w:val="Hyperlink"/>
                <w:noProof/>
              </w:rPr>
            </w:rPrChange>
          </w:rPr>
          <w:delText>Einleitung</w:delText>
        </w:r>
        <w:r w:rsidRPr="00EC1852" w:rsidDel="00915AB6">
          <w:rPr>
            <w:webHidden/>
            <w:rPrChange w:id="778" w:author="Admin" w:date="2015-07-08T08:55:00Z">
              <w:rPr>
                <w:noProof/>
                <w:webHidden/>
              </w:rPr>
            </w:rPrChange>
          </w:rPr>
          <w:tab/>
          <w:delText>1</w:delText>
        </w:r>
        <w:bookmarkStart w:id="779" w:name="_Toc424109334"/>
        <w:bookmarkStart w:id="780" w:name="_Toc424119122"/>
        <w:bookmarkEnd w:id="779"/>
        <w:bookmarkEnd w:id="780"/>
      </w:del>
    </w:p>
    <w:p w14:paraId="26F2C3B6" w14:textId="77777777" w:rsidR="00487DC3" w:rsidRPr="00EC1852" w:rsidDel="00915AB6" w:rsidRDefault="00487DC3" w:rsidP="006A1F2A">
      <w:pPr>
        <w:pStyle w:val="berschrift1"/>
        <w:rPr>
          <w:del w:id="781" w:author="Maximilian Schmitz" w:date="2015-06-17T19:42:00Z"/>
          <w:rFonts w:eastAsiaTheme="minorEastAsia"/>
          <w:rPrChange w:id="782" w:author="Admin" w:date="2015-07-08T08:55:00Z">
            <w:rPr>
              <w:del w:id="783" w:author="Maximilian Schmitz" w:date="2015-06-17T19:42:00Z"/>
              <w:rFonts w:asciiTheme="minorHAnsi" w:eastAsiaTheme="minorEastAsia" w:hAnsiTheme="minorHAnsi" w:cstheme="minorBidi"/>
              <w:b w:val="0"/>
              <w:noProof/>
              <w:sz w:val="22"/>
              <w:szCs w:val="22"/>
            </w:rPr>
          </w:rPrChange>
        </w:rPr>
        <w:pPrChange w:id="784" w:author="Admin" w:date="2015-07-08T13:36:00Z">
          <w:pPr>
            <w:pStyle w:val="Verzeichnis1"/>
            <w:tabs>
              <w:tab w:val="left" w:pos="480"/>
              <w:tab w:val="right" w:leader="dot" w:pos="9062"/>
            </w:tabs>
          </w:pPr>
        </w:pPrChange>
      </w:pPr>
      <w:del w:id="785" w:author="Maximilian Schmitz" w:date="2015-06-17T19:42:00Z">
        <w:r w:rsidRPr="00EC1852" w:rsidDel="00915AB6">
          <w:rPr>
            <w:rPrChange w:id="786" w:author="Admin" w:date="2015-07-08T08:55:00Z">
              <w:rPr>
                <w:rStyle w:val="Hyperlink"/>
                <w:noProof/>
              </w:rPr>
            </w:rPrChange>
          </w:rPr>
          <w:delText>2</w:delText>
        </w:r>
        <w:r w:rsidRPr="00EC1852" w:rsidDel="00915AB6">
          <w:rPr>
            <w:rFonts w:eastAsiaTheme="minorEastAsia"/>
            <w:b w:val="0"/>
            <w:rPrChange w:id="787" w:author="Admin" w:date="2015-07-08T08:55:00Z">
              <w:rPr>
                <w:rFonts w:asciiTheme="minorHAnsi" w:eastAsiaTheme="minorEastAsia" w:hAnsiTheme="minorHAnsi" w:cstheme="minorBidi"/>
                <w:b w:val="0"/>
                <w:noProof/>
                <w:sz w:val="22"/>
                <w:szCs w:val="22"/>
              </w:rPr>
            </w:rPrChange>
          </w:rPr>
          <w:tab/>
        </w:r>
        <w:r w:rsidRPr="00EC1852" w:rsidDel="00915AB6">
          <w:rPr>
            <w:rPrChange w:id="788" w:author="Admin" w:date="2015-07-08T08:55:00Z">
              <w:rPr>
                <w:rStyle w:val="Hyperlink"/>
                <w:noProof/>
              </w:rPr>
            </w:rPrChange>
          </w:rPr>
          <w:delText>Aufgabenstellung</w:delText>
        </w:r>
        <w:r w:rsidRPr="00EC1852" w:rsidDel="00915AB6">
          <w:rPr>
            <w:webHidden/>
            <w:rPrChange w:id="789" w:author="Admin" w:date="2015-07-08T08:55:00Z">
              <w:rPr>
                <w:noProof/>
                <w:webHidden/>
              </w:rPr>
            </w:rPrChange>
          </w:rPr>
          <w:tab/>
          <w:delText>2</w:delText>
        </w:r>
        <w:bookmarkStart w:id="790" w:name="_Toc424109335"/>
        <w:bookmarkStart w:id="791" w:name="_Toc424119123"/>
        <w:bookmarkEnd w:id="790"/>
        <w:bookmarkEnd w:id="791"/>
      </w:del>
    </w:p>
    <w:p w14:paraId="4A4AF695" w14:textId="77777777" w:rsidR="00487DC3" w:rsidRPr="00EC1852" w:rsidDel="00915AB6" w:rsidRDefault="00487DC3" w:rsidP="006A1F2A">
      <w:pPr>
        <w:pStyle w:val="berschrift1"/>
        <w:rPr>
          <w:del w:id="792" w:author="Maximilian Schmitz" w:date="2015-06-17T19:42:00Z"/>
          <w:rFonts w:eastAsiaTheme="minorEastAsia"/>
          <w:rPrChange w:id="793" w:author="Admin" w:date="2015-07-08T08:55:00Z">
            <w:rPr>
              <w:del w:id="794" w:author="Maximilian Schmitz" w:date="2015-06-17T19:42:00Z"/>
              <w:rFonts w:asciiTheme="minorHAnsi" w:eastAsiaTheme="minorEastAsia" w:hAnsiTheme="minorHAnsi" w:cstheme="minorBidi"/>
              <w:b w:val="0"/>
              <w:noProof/>
              <w:sz w:val="22"/>
              <w:szCs w:val="22"/>
            </w:rPr>
          </w:rPrChange>
        </w:rPr>
        <w:pPrChange w:id="795" w:author="Admin" w:date="2015-07-08T13:36:00Z">
          <w:pPr>
            <w:pStyle w:val="Verzeichnis1"/>
            <w:tabs>
              <w:tab w:val="left" w:pos="480"/>
              <w:tab w:val="right" w:leader="dot" w:pos="9062"/>
            </w:tabs>
          </w:pPr>
        </w:pPrChange>
      </w:pPr>
      <w:del w:id="796" w:author="Maximilian Schmitz" w:date="2015-06-17T19:42:00Z">
        <w:r w:rsidRPr="00EC1852" w:rsidDel="00915AB6">
          <w:rPr>
            <w:rPrChange w:id="797" w:author="Admin" w:date="2015-07-08T08:55:00Z">
              <w:rPr>
                <w:rStyle w:val="Hyperlink"/>
                <w:noProof/>
              </w:rPr>
            </w:rPrChange>
          </w:rPr>
          <w:delText>3</w:delText>
        </w:r>
        <w:r w:rsidRPr="00EC1852" w:rsidDel="00915AB6">
          <w:rPr>
            <w:rFonts w:eastAsiaTheme="minorEastAsia"/>
            <w:b w:val="0"/>
            <w:rPrChange w:id="798" w:author="Admin" w:date="2015-07-08T08:55:00Z">
              <w:rPr>
                <w:rFonts w:asciiTheme="minorHAnsi" w:eastAsiaTheme="minorEastAsia" w:hAnsiTheme="minorHAnsi" w:cstheme="minorBidi"/>
                <w:b w:val="0"/>
                <w:noProof/>
                <w:sz w:val="22"/>
                <w:szCs w:val="22"/>
              </w:rPr>
            </w:rPrChange>
          </w:rPr>
          <w:tab/>
        </w:r>
        <w:r w:rsidRPr="00EC1852" w:rsidDel="00915AB6">
          <w:rPr>
            <w:rPrChange w:id="799" w:author="Admin" w:date="2015-07-08T08:55:00Z">
              <w:rPr>
                <w:rStyle w:val="Hyperlink"/>
                <w:noProof/>
              </w:rPr>
            </w:rPrChange>
          </w:rPr>
          <w:delText>Stand der Technik</w:delText>
        </w:r>
        <w:r w:rsidRPr="00EC1852" w:rsidDel="00915AB6">
          <w:rPr>
            <w:webHidden/>
            <w:rPrChange w:id="800" w:author="Admin" w:date="2015-07-08T08:55:00Z">
              <w:rPr>
                <w:noProof/>
                <w:webHidden/>
              </w:rPr>
            </w:rPrChange>
          </w:rPr>
          <w:tab/>
          <w:delText>3</w:delText>
        </w:r>
        <w:bookmarkStart w:id="801" w:name="_Toc424109336"/>
        <w:bookmarkStart w:id="802" w:name="_Toc424119124"/>
        <w:bookmarkEnd w:id="801"/>
        <w:bookmarkEnd w:id="802"/>
      </w:del>
    </w:p>
    <w:p w14:paraId="38E292D3" w14:textId="77777777" w:rsidR="00487DC3" w:rsidRPr="00EC1852" w:rsidDel="00915AB6" w:rsidRDefault="00487DC3" w:rsidP="006A1F2A">
      <w:pPr>
        <w:pStyle w:val="berschrift1"/>
        <w:rPr>
          <w:del w:id="803" w:author="Maximilian Schmitz" w:date="2015-06-17T19:42:00Z"/>
          <w:rFonts w:eastAsiaTheme="minorEastAsia"/>
          <w:rPrChange w:id="804" w:author="Admin" w:date="2015-07-08T08:55:00Z">
            <w:rPr>
              <w:del w:id="805" w:author="Maximilian Schmitz" w:date="2015-06-17T19:42:00Z"/>
              <w:rFonts w:asciiTheme="minorHAnsi" w:eastAsiaTheme="minorEastAsia" w:hAnsiTheme="minorHAnsi" w:cstheme="minorBidi"/>
              <w:noProof/>
              <w:sz w:val="22"/>
              <w:szCs w:val="22"/>
            </w:rPr>
          </w:rPrChange>
        </w:rPr>
        <w:pPrChange w:id="806" w:author="Admin" w:date="2015-07-08T13:36:00Z">
          <w:pPr>
            <w:pStyle w:val="Verzeichnis2"/>
            <w:tabs>
              <w:tab w:val="left" w:pos="720"/>
              <w:tab w:val="right" w:leader="dot" w:pos="9062"/>
            </w:tabs>
          </w:pPr>
        </w:pPrChange>
      </w:pPr>
      <w:del w:id="807" w:author="Maximilian Schmitz" w:date="2015-06-17T19:42:00Z">
        <w:r w:rsidRPr="00EC1852" w:rsidDel="00915AB6">
          <w:rPr>
            <w:rPrChange w:id="808" w:author="Admin" w:date="2015-07-08T08:55:00Z">
              <w:rPr>
                <w:rStyle w:val="Hyperlink"/>
                <w:noProof/>
              </w:rPr>
            </w:rPrChange>
          </w:rPr>
          <w:delText>3.1</w:delText>
        </w:r>
        <w:r w:rsidRPr="00EC1852" w:rsidDel="00915AB6">
          <w:rPr>
            <w:rFonts w:eastAsiaTheme="minorEastAsia"/>
            <w:rPrChange w:id="809" w:author="Admin" w:date="2015-07-08T08:55:00Z">
              <w:rPr>
                <w:rFonts w:asciiTheme="minorHAnsi" w:eastAsiaTheme="minorEastAsia" w:hAnsiTheme="minorHAnsi" w:cstheme="minorBidi"/>
                <w:noProof/>
                <w:sz w:val="22"/>
                <w:szCs w:val="22"/>
              </w:rPr>
            </w:rPrChange>
          </w:rPr>
          <w:tab/>
        </w:r>
        <w:r w:rsidRPr="00EC1852" w:rsidDel="00915AB6">
          <w:rPr>
            <w:rPrChange w:id="810" w:author="Admin" w:date="2015-07-08T08:55:00Z">
              <w:rPr>
                <w:rStyle w:val="Hyperlink"/>
                <w:noProof/>
              </w:rPr>
            </w:rPrChange>
          </w:rPr>
          <w:delText>Einleitung</w:delText>
        </w:r>
        <w:r w:rsidRPr="00EC1852" w:rsidDel="00915AB6">
          <w:rPr>
            <w:webHidden/>
            <w:rPrChange w:id="811" w:author="Admin" w:date="2015-07-08T08:55:00Z">
              <w:rPr>
                <w:noProof/>
                <w:webHidden/>
              </w:rPr>
            </w:rPrChange>
          </w:rPr>
          <w:tab/>
          <w:delText>3</w:delText>
        </w:r>
        <w:bookmarkStart w:id="812" w:name="_Toc424109337"/>
        <w:bookmarkStart w:id="813" w:name="_Toc424119125"/>
        <w:bookmarkEnd w:id="812"/>
        <w:bookmarkEnd w:id="813"/>
      </w:del>
    </w:p>
    <w:p w14:paraId="67277EF8" w14:textId="77777777" w:rsidR="00487DC3" w:rsidRPr="00EC1852" w:rsidDel="00915AB6" w:rsidRDefault="00487DC3" w:rsidP="006A1F2A">
      <w:pPr>
        <w:pStyle w:val="berschrift1"/>
        <w:rPr>
          <w:del w:id="814" w:author="Maximilian Schmitz" w:date="2015-06-17T19:42:00Z"/>
          <w:rFonts w:eastAsiaTheme="minorEastAsia"/>
          <w:rPrChange w:id="815" w:author="Admin" w:date="2015-07-08T08:55:00Z">
            <w:rPr>
              <w:del w:id="816" w:author="Maximilian Schmitz" w:date="2015-06-17T19:42:00Z"/>
              <w:rFonts w:asciiTheme="minorHAnsi" w:eastAsiaTheme="minorEastAsia" w:hAnsiTheme="minorHAnsi" w:cstheme="minorBidi"/>
              <w:noProof/>
              <w:sz w:val="22"/>
              <w:szCs w:val="22"/>
            </w:rPr>
          </w:rPrChange>
        </w:rPr>
        <w:pPrChange w:id="817" w:author="Admin" w:date="2015-07-08T13:36:00Z">
          <w:pPr>
            <w:pStyle w:val="Verzeichnis2"/>
            <w:tabs>
              <w:tab w:val="left" w:pos="720"/>
              <w:tab w:val="right" w:leader="dot" w:pos="9062"/>
            </w:tabs>
          </w:pPr>
        </w:pPrChange>
      </w:pPr>
      <w:del w:id="818" w:author="Maximilian Schmitz" w:date="2015-06-17T19:42:00Z">
        <w:r w:rsidRPr="00EC1852" w:rsidDel="00915AB6">
          <w:rPr>
            <w:rPrChange w:id="819" w:author="Admin" w:date="2015-07-08T08:55:00Z">
              <w:rPr>
                <w:rStyle w:val="Hyperlink"/>
                <w:noProof/>
              </w:rPr>
            </w:rPrChange>
          </w:rPr>
          <w:delText>3.2</w:delText>
        </w:r>
        <w:r w:rsidRPr="00EC1852" w:rsidDel="00915AB6">
          <w:rPr>
            <w:rFonts w:eastAsiaTheme="minorEastAsia"/>
            <w:rPrChange w:id="820" w:author="Admin" w:date="2015-07-08T08:55:00Z">
              <w:rPr>
                <w:rFonts w:asciiTheme="minorHAnsi" w:eastAsiaTheme="minorEastAsia" w:hAnsiTheme="minorHAnsi" w:cstheme="minorBidi"/>
                <w:noProof/>
                <w:sz w:val="22"/>
                <w:szCs w:val="22"/>
              </w:rPr>
            </w:rPrChange>
          </w:rPr>
          <w:tab/>
        </w:r>
        <w:r w:rsidRPr="00EC1852" w:rsidDel="00915AB6">
          <w:rPr>
            <w:rPrChange w:id="821" w:author="Admin" w:date="2015-07-08T08:55:00Z">
              <w:rPr>
                <w:rStyle w:val="Hyperlink"/>
                <w:noProof/>
              </w:rPr>
            </w:rPrChange>
          </w:rPr>
          <w:delText>Game Engine</w:delText>
        </w:r>
        <w:r w:rsidRPr="00EC1852" w:rsidDel="00915AB6">
          <w:rPr>
            <w:webHidden/>
            <w:rPrChange w:id="822" w:author="Admin" w:date="2015-07-08T08:55:00Z">
              <w:rPr>
                <w:noProof/>
                <w:webHidden/>
              </w:rPr>
            </w:rPrChange>
          </w:rPr>
          <w:tab/>
          <w:delText>3</w:delText>
        </w:r>
        <w:bookmarkStart w:id="823" w:name="_Toc424109338"/>
        <w:bookmarkStart w:id="824" w:name="_Toc424119126"/>
        <w:bookmarkEnd w:id="823"/>
        <w:bookmarkEnd w:id="824"/>
      </w:del>
    </w:p>
    <w:p w14:paraId="713ED385" w14:textId="77777777" w:rsidR="00487DC3" w:rsidRPr="00EC1852" w:rsidDel="00915AB6" w:rsidRDefault="00487DC3" w:rsidP="006A1F2A">
      <w:pPr>
        <w:pStyle w:val="berschrift1"/>
        <w:rPr>
          <w:del w:id="825" w:author="Maximilian Schmitz" w:date="2015-06-17T19:42:00Z"/>
          <w:rFonts w:eastAsiaTheme="minorEastAsia"/>
          <w:rPrChange w:id="826" w:author="Admin" w:date="2015-07-08T08:55:00Z">
            <w:rPr>
              <w:del w:id="827" w:author="Maximilian Schmitz" w:date="2015-06-17T19:42:00Z"/>
              <w:rFonts w:asciiTheme="minorHAnsi" w:eastAsiaTheme="minorEastAsia" w:hAnsiTheme="minorHAnsi" w:cstheme="minorBidi"/>
              <w:noProof/>
              <w:sz w:val="22"/>
              <w:szCs w:val="22"/>
            </w:rPr>
          </w:rPrChange>
        </w:rPr>
        <w:pPrChange w:id="828" w:author="Admin" w:date="2015-07-08T13:36:00Z">
          <w:pPr>
            <w:pStyle w:val="Verzeichnis3"/>
            <w:tabs>
              <w:tab w:val="left" w:pos="1200"/>
              <w:tab w:val="right" w:leader="dot" w:pos="9062"/>
            </w:tabs>
          </w:pPr>
        </w:pPrChange>
      </w:pPr>
      <w:del w:id="829" w:author="Maximilian Schmitz" w:date="2015-06-17T19:42:00Z">
        <w:r w:rsidRPr="00EC1852" w:rsidDel="00915AB6">
          <w:rPr>
            <w:rPrChange w:id="830" w:author="Admin" w:date="2015-07-08T08:55:00Z">
              <w:rPr>
                <w:rStyle w:val="Hyperlink"/>
                <w:noProof/>
              </w:rPr>
            </w:rPrChange>
          </w:rPr>
          <w:delText>3.2.1</w:delText>
        </w:r>
        <w:r w:rsidRPr="00EC1852" w:rsidDel="00915AB6">
          <w:rPr>
            <w:rFonts w:eastAsiaTheme="minorEastAsia"/>
            <w:rPrChange w:id="831" w:author="Admin" w:date="2015-07-08T08:55:00Z">
              <w:rPr>
                <w:rFonts w:asciiTheme="minorHAnsi" w:eastAsiaTheme="minorEastAsia" w:hAnsiTheme="minorHAnsi" w:cstheme="minorBidi"/>
                <w:noProof/>
                <w:sz w:val="22"/>
                <w:szCs w:val="22"/>
              </w:rPr>
            </w:rPrChange>
          </w:rPr>
          <w:tab/>
        </w:r>
        <w:r w:rsidRPr="00EC1852" w:rsidDel="00915AB6">
          <w:rPr>
            <w:rPrChange w:id="832" w:author="Admin" w:date="2015-07-08T08:55:00Z">
              <w:rPr>
                <w:rStyle w:val="Hyperlink"/>
                <w:noProof/>
              </w:rPr>
            </w:rPrChange>
          </w:rPr>
          <w:delText>Grundsätzliches</w:delText>
        </w:r>
        <w:r w:rsidRPr="00EC1852" w:rsidDel="00915AB6">
          <w:rPr>
            <w:webHidden/>
            <w:rPrChange w:id="833" w:author="Admin" w:date="2015-07-08T08:55:00Z">
              <w:rPr>
                <w:noProof/>
                <w:webHidden/>
              </w:rPr>
            </w:rPrChange>
          </w:rPr>
          <w:tab/>
          <w:delText>3</w:delText>
        </w:r>
        <w:bookmarkStart w:id="834" w:name="_Toc424109339"/>
        <w:bookmarkStart w:id="835" w:name="_Toc424119127"/>
        <w:bookmarkEnd w:id="834"/>
        <w:bookmarkEnd w:id="835"/>
      </w:del>
    </w:p>
    <w:p w14:paraId="124596F2" w14:textId="77777777" w:rsidR="00487DC3" w:rsidRPr="00EC1852" w:rsidDel="00915AB6" w:rsidRDefault="00487DC3" w:rsidP="006A1F2A">
      <w:pPr>
        <w:pStyle w:val="berschrift1"/>
        <w:rPr>
          <w:del w:id="836" w:author="Maximilian Schmitz" w:date="2015-06-17T19:42:00Z"/>
          <w:rFonts w:eastAsiaTheme="minorEastAsia"/>
          <w:rPrChange w:id="837" w:author="Admin" w:date="2015-07-08T08:55:00Z">
            <w:rPr>
              <w:del w:id="838" w:author="Maximilian Schmitz" w:date="2015-06-17T19:42:00Z"/>
              <w:rFonts w:asciiTheme="minorHAnsi" w:eastAsiaTheme="minorEastAsia" w:hAnsiTheme="minorHAnsi" w:cstheme="minorBidi"/>
              <w:noProof/>
              <w:sz w:val="22"/>
              <w:szCs w:val="22"/>
            </w:rPr>
          </w:rPrChange>
        </w:rPr>
        <w:pPrChange w:id="839" w:author="Admin" w:date="2015-07-08T13:36:00Z">
          <w:pPr>
            <w:pStyle w:val="Verzeichnis3"/>
            <w:tabs>
              <w:tab w:val="left" w:pos="1200"/>
              <w:tab w:val="right" w:leader="dot" w:pos="9062"/>
            </w:tabs>
          </w:pPr>
        </w:pPrChange>
      </w:pPr>
      <w:del w:id="840" w:author="Maximilian Schmitz" w:date="2015-06-17T19:42:00Z">
        <w:r w:rsidRPr="00EC1852" w:rsidDel="00915AB6">
          <w:rPr>
            <w:rPrChange w:id="841" w:author="Admin" w:date="2015-07-08T08:55:00Z">
              <w:rPr>
                <w:rStyle w:val="Hyperlink"/>
                <w:noProof/>
              </w:rPr>
            </w:rPrChange>
          </w:rPr>
          <w:delText>3.2.2</w:delText>
        </w:r>
        <w:r w:rsidRPr="00EC1852" w:rsidDel="00915AB6">
          <w:rPr>
            <w:rFonts w:eastAsiaTheme="minorEastAsia"/>
            <w:rPrChange w:id="842" w:author="Admin" w:date="2015-07-08T08:55:00Z">
              <w:rPr>
                <w:rFonts w:asciiTheme="minorHAnsi" w:eastAsiaTheme="minorEastAsia" w:hAnsiTheme="minorHAnsi" w:cstheme="minorBidi"/>
                <w:noProof/>
                <w:sz w:val="22"/>
                <w:szCs w:val="22"/>
              </w:rPr>
            </w:rPrChange>
          </w:rPr>
          <w:tab/>
        </w:r>
        <w:r w:rsidRPr="00EC1852" w:rsidDel="00915AB6">
          <w:rPr>
            <w:rPrChange w:id="843" w:author="Admin" w:date="2015-07-08T08:55:00Z">
              <w:rPr>
                <w:rStyle w:val="Hyperlink"/>
                <w:noProof/>
              </w:rPr>
            </w:rPrChange>
          </w:rPr>
          <w:delText>Source Engine</w:delText>
        </w:r>
        <w:r w:rsidRPr="00EC1852" w:rsidDel="00915AB6">
          <w:rPr>
            <w:webHidden/>
            <w:rPrChange w:id="844" w:author="Admin" w:date="2015-07-08T08:55:00Z">
              <w:rPr>
                <w:noProof/>
                <w:webHidden/>
              </w:rPr>
            </w:rPrChange>
          </w:rPr>
          <w:tab/>
          <w:delText>3</w:delText>
        </w:r>
        <w:bookmarkStart w:id="845" w:name="_Toc424109340"/>
        <w:bookmarkStart w:id="846" w:name="_Toc424119128"/>
        <w:bookmarkEnd w:id="845"/>
        <w:bookmarkEnd w:id="846"/>
      </w:del>
    </w:p>
    <w:p w14:paraId="12BC7EAF" w14:textId="77777777" w:rsidR="00487DC3" w:rsidRPr="00EC1852" w:rsidDel="00915AB6" w:rsidRDefault="00487DC3" w:rsidP="006A1F2A">
      <w:pPr>
        <w:pStyle w:val="berschrift1"/>
        <w:rPr>
          <w:del w:id="847" w:author="Maximilian Schmitz" w:date="2015-06-17T19:42:00Z"/>
          <w:rFonts w:eastAsiaTheme="minorEastAsia"/>
          <w:rPrChange w:id="848" w:author="Admin" w:date="2015-07-08T08:55:00Z">
            <w:rPr>
              <w:del w:id="849" w:author="Maximilian Schmitz" w:date="2015-06-17T19:42:00Z"/>
              <w:rFonts w:asciiTheme="minorHAnsi" w:eastAsiaTheme="minorEastAsia" w:hAnsiTheme="minorHAnsi" w:cstheme="minorBidi"/>
              <w:noProof/>
              <w:sz w:val="22"/>
              <w:szCs w:val="22"/>
            </w:rPr>
          </w:rPrChange>
        </w:rPr>
        <w:pPrChange w:id="850" w:author="Admin" w:date="2015-07-08T13:36:00Z">
          <w:pPr>
            <w:pStyle w:val="Verzeichnis3"/>
            <w:tabs>
              <w:tab w:val="left" w:pos="1200"/>
              <w:tab w:val="right" w:leader="dot" w:pos="9062"/>
            </w:tabs>
          </w:pPr>
        </w:pPrChange>
      </w:pPr>
      <w:del w:id="851" w:author="Maximilian Schmitz" w:date="2015-06-17T19:42:00Z">
        <w:r w:rsidRPr="00EC1852" w:rsidDel="00915AB6">
          <w:rPr>
            <w:rPrChange w:id="852" w:author="Admin" w:date="2015-07-08T08:55:00Z">
              <w:rPr>
                <w:rStyle w:val="Hyperlink"/>
                <w:noProof/>
              </w:rPr>
            </w:rPrChange>
          </w:rPr>
          <w:delText>3.2.3</w:delText>
        </w:r>
        <w:r w:rsidRPr="00EC1852" w:rsidDel="00915AB6">
          <w:rPr>
            <w:rFonts w:eastAsiaTheme="minorEastAsia"/>
            <w:rPrChange w:id="853" w:author="Admin" w:date="2015-07-08T08:55:00Z">
              <w:rPr>
                <w:rFonts w:asciiTheme="minorHAnsi" w:eastAsiaTheme="minorEastAsia" w:hAnsiTheme="minorHAnsi" w:cstheme="minorBidi"/>
                <w:noProof/>
                <w:sz w:val="22"/>
                <w:szCs w:val="22"/>
              </w:rPr>
            </w:rPrChange>
          </w:rPr>
          <w:tab/>
        </w:r>
        <w:r w:rsidRPr="00EC1852" w:rsidDel="00915AB6">
          <w:rPr>
            <w:rPrChange w:id="854" w:author="Admin" w:date="2015-07-08T08:55:00Z">
              <w:rPr>
                <w:rStyle w:val="Hyperlink"/>
                <w:noProof/>
              </w:rPr>
            </w:rPrChange>
          </w:rPr>
          <w:delText>Unity</w:delText>
        </w:r>
        <w:r w:rsidRPr="00EC1852" w:rsidDel="00915AB6">
          <w:rPr>
            <w:webHidden/>
            <w:rPrChange w:id="855" w:author="Admin" w:date="2015-07-08T08:55:00Z">
              <w:rPr>
                <w:noProof/>
                <w:webHidden/>
              </w:rPr>
            </w:rPrChange>
          </w:rPr>
          <w:tab/>
          <w:delText>4</w:delText>
        </w:r>
        <w:bookmarkStart w:id="856" w:name="_Toc424109341"/>
        <w:bookmarkStart w:id="857" w:name="_Toc424119129"/>
        <w:bookmarkEnd w:id="856"/>
        <w:bookmarkEnd w:id="857"/>
      </w:del>
    </w:p>
    <w:p w14:paraId="6454BEF6" w14:textId="77777777" w:rsidR="00487DC3" w:rsidRPr="00EC1852" w:rsidDel="00915AB6" w:rsidRDefault="00487DC3" w:rsidP="006A1F2A">
      <w:pPr>
        <w:pStyle w:val="berschrift1"/>
        <w:rPr>
          <w:del w:id="858" w:author="Maximilian Schmitz" w:date="2015-06-17T19:42:00Z"/>
          <w:rFonts w:eastAsiaTheme="minorEastAsia"/>
          <w:rPrChange w:id="859" w:author="Admin" w:date="2015-07-08T08:55:00Z">
            <w:rPr>
              <w:del w:id="860" w:author="Maximilian Schmitz" w:date="2015-06-17T19:42:00Z"/>
              <w:rFonts w:asciiTheme="minorHAnsi" w:eastAsiaTheme="minorEastAsia" w:hAnsiTheme="minorHAnsi" w:cstheme="minorBidi"/>
              <w:noProof/>
              <w:sz w:val="22"/>
              <w:szCs w:val="22"/>
            </w:rPr>
          </w:rPrChange>
        </w:rPr>
        <w:pPrChange w:id="861" w:author="Admin" w:date="2015-07-08T13:36:00Z">
          <w:pPr>
            <w:pStyle w:val="Verzeichnis3"/>
            <w:tabs>
              <w:tab w:val="left" w:pos="1200"/>
              <w:tab w:val="right" w:leader="dot" w:pos="9062"/>
            </w:tabs>
          </w:pPr>
        </w:pPrChange>
      </w:pPr>
      <w:del w:id="862" w:author="Maximilian Schmitz" w:date="2015-06-17T19:42:00Z">
        <w:r w:rsidRPr="00EC1852" w:rsidDel="00915AB6">
          <w:rPr>
            <w:rPrChange w:id="863" w:author="Admin" w:date="2015-07-08T08:55:00Z">
              <w:rPr>
                <w:rStyle w:val="Hyperlink"/>
                <w:noProof/>
                <w:lang w:val="en-US"/>
              </w:rPr>
            </w:rPrChange>
          </w:rPr>
          <w:delText>3.2.4</w:delText>
        </w:r>
        <w:r w:rsidRPr="00EC1852" w:rsidDel="00915AB6">
          <w:rPr>
            <w:rFonts w:eastAsiaTheme="minorEastAsia"/>
            <w:rPrChange w:id="864" w:author="Admin" w:date="2015-07-08T08:55:00Z">
              <w:rPr>
                <w:rFonts w:asciiTheme="minorHAnsi" w:eastAsiaTheme="minorEastAsia" w:hAnsiTheme="minorHAnsi" w:cstheme="minorBidi"/>
                <w:noProof/>
                <w:sz w:val="22"/>
                <w:szCs w:val="22"/>
              </w:rPr>
            </w:rPrChange>
          </w:rPr>
          <w:tab/>
        </w:r>
        <w:r w:rsidRPr="00EC1852" w:rsidDel="00915AB6">
          <w:rPr>
            <w:rPrChange w:id="865" w:author="Admin" w:date="2015-07-08T08:55:00Z">
              <w:rPr>
                <w:rStyle w:val="Hyperlink"/>
                <w:noProof/>
                <w:lang w:val="en-US"/>
              </w:rPr>
            </w:rPrChange>
          </w:rPr>
          <w:delText>Unreal Engine 4</w:delText>
        </w:r>
        <w:r w:rsidRPr="00EC1852" w:rsidDel="00915AB6">
          <w:rPr>
            <w:webHidden/>
            <w:rPrChange w:id="866" w:author="Admin" w:date="2015-07-08T08:55:00Z">
              <w:rPr>
                <w:noProof/>
                <w:webHidden/>
              </w:rPr>
            </w:rPrChange>
          </w:rPr>
          <w:tab/>
          <w:delText>4</w:delText>
        </w:r>
        <w:bookmarkStart w:id="867" w:name="_Toc424109342"/>
        <w:bookmarkStart w:id="868" w:name="_Toc424119130"/>
        <w:bookmarkEnd w:id="867"/>
        <w:bookmarkEnd w:id="868"/>
      </w:del>
    </w:p>
    <w:p w14:paraId="222ED6D5" w14:textId="77777777" w:rsidR="00487DC3" w:rsidRPr="00EC1852" w:rsidDel="00915AB6" w:rsidRDefault="00487DC3" w:rsidP="006A1F2A">
      <w:pPr>
        <w:pStyle w:val="berschrift1"/>
        <w:rPr>
          <w:del w:id="869" w:author="Maximilian Schmitz" w:date="2015-06-17T19:42:00Z"/>
          <w:rFonts w:eastAsiaTheme="minorEastAsia"/>
          <w:rPrChange w:id="870" w:author="Admin" w:date="2015-07-08T08:55:00Z">
            <w:rPr>
              <w:del w:id="871" w:author="Maximilian Schmitz" w:date="2015-06-17T19:42:00Z"/>
              <w:rFonts w:asciiTheme="minorHAnsi" w:eastAsiaTheme="minorEastAsia" w:hAnsiTheme="minorHAnsi" w:cstheme="minorBidi"/>
              <w:noProof/>
              <w:sz w:val="22"/>
              <w:szCs w:val="22"/>
            </w:rPr>
          </w:rPrChange>
        </w:rPr>
        <w:pPrChange w:id="872" w:author="Admin" w:date="2015-07-08T13:36:00Z">
          <w:pPr>
            <w:pStyle w:val="Verzeichnis3"/>
            <w:tabs>
              <w:tab w:val="left" w:pos="1200"/>
              <w:tab w:val="right" w:leader="dot" w:pos="9062"/>
            </w:tabs>
          </w:pPr>
        </w:pPrChange>
      </w:pPr>
      <w:del w:id="873" w:author="Maximilian Schmitz" w:date="2015-06-17T19:42:00Z">
        <w:r w:rsidRPr="00EC1852" w:rsidDel="00915AB6">
          <w:rPr>
            <w:rPrChange w:id="874" w:author="Admin" w:date="2015-07-08T08:55:00Z">
              <w:rPr>
                <w:rStyle w:val="Hyperlink"/>
                <w:noProof/>
              </w:rPr>
            </w:rPrChange>
          </w:rPr>
          <w:delText>3.2.5</w:delText>
        </w:r>
        <w:r w:rsidRPr="00EC1852" w:rsidDel="00915AB6">
          <w:rPr>
            <w:rFonts w:eastAsiaTheme="minorEastAsia"/>
            <w:rPrChange w:id="875" w:author="Admin" w:date="2015-07-08T08:55:00Z">
              <w:rPr>
                <w:rFonts w:asciiTheme="minorHAnsi" w:eastAsiaTheme="minorEastAsia" w:hAnsiTheme="minorHAnsi" w:cstheme="minorBidi"/>
                <w:noProof/>
                <w:sz w:val="22"/>
                <w:szCs w:val="22"/>
              </w:rPr>
            </w:rPrChange>
          </w:rPr>
          <w:tab/>
        </w:r>
        <w:r w:rsidRPr="00EC1852" w:rsidDel="00915AB6">
          <w:rPr>
            <w:rPrChange w:id="876" w:author="Admin" w:date="2015-07-08T08:55:00Z">
              <w:rPr>
                <w:rStyle w:val="Hyperlink"/>
                <w:noProof/>
              </w:rPr>
            </w:rPrChange>
          </w:rPr>
          <w:delText>Verwendung im Projekt</w:delText>
        </w:r>
        <w:r w:rsidRPr="00EC1852" w:rsidDel="00915AB6">
          <w:rPr>
            <w:webHidden/>
            <w:rPrChange w:id="877" w:author="Admin" w:date="2015-07-08T08:55:00Z">
              <w:rPr>
                <w:noProof/>
                <w:webHidden/>
              </w:rPr>
            </w:rPrChange>
          </w:rPr>
          <w:tab/>
          <w:delText>5</w:delText>
        </w:r>
        <w:bookmarkStart w:id="878" w:name="_Toc424109343"/>
        <w:bookmarkStart w:id="879" w:name="_Toc424119131"/>
        <w:bookmarkEnd w:id="878"/>
        <w:bookmarkEnd w:id="879"/>
      </w:del>
    </w:p>
    <w:p w14:paraId="79F47FB1" w14:textId="77777777" w:rsidR="00487DC3" w:rsidRPr="00EC1852" w:rsidDel="00915AB6" w:rsidRDefault="00487DC3" w:rsidP="006A1F2A">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noProof/>
              <w:sz w:val="22"/>
              <w:szCs w:val="22"/>
            </w:rPr>
          </w:rPrChange>
        </w:rPr>
        <w:pPrChange w:id="883" w:author="Admin" w:date="2015-07-08T13:36:00Z">
          <w:pPr>
            <w:pStyle w:val="Verzeichnis2"/>
            <w:tabs>
              <w:tab w:val="left" w:pos="72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3.3</w:delText>
        </w:r>
        <w:r w:rsidRPr="00EC1852" w:rsidDel="00915AB6">
          <w:rPr>
            <w:rFonts w:eastAsiaTheme="minorEastAsia"/>
            <w:rPrChange w:id="886" w:author="Admin" w:date="2015-07-08T08:55:00Z">
              <w:rPr>
                <w:rFonts w:asciiTheme="minorHAnsi" w:eastAsiaTheme="minorEastAsia" w:hAnsiTheme="minorHAnsi" w:cstheme="minorBidi"/>
                <w:noProof/>
                <w:sz w:val="22"/>
                <w:szCs w:val="22"/>
              </w:rPr>
            </w:rPrChange>
          </w:rPr>
          <w:tab/>
        </w:r>
        <w:r w:rsidRPr="00EC1852" w:rsidDel="00915AB6">
          <w:rPr>
            <w:rPrChange w:id="887" w:author="Admin" w:date="2015-07-08T08:55:00Z">
              <w:rPr>
                <w:rStyle w:val="Hyperlink"/>
                <w:noProof/>
              </w:rPr>
            </w:rPrChange>
          </w:rPr>
          <w:delText>Scripting-Ansatz</w:delText>
        </w:r>
        <w:r w:rsidRPr="00EC1852" w:rsidDel="00915AB6">
          <w:rPr>
            <w:webHidden/>
            <w:rPrChange w:id="888" w:author="Admin" w:date="2015-07-08T08:55:00Z">
              <w:rPr>
                <w:noProof/>
                <w:webHidden/>
              </w:rPr>
            </w:rPrChange>
          </w:rPr>
          <w:tab/>
          <w:delText>5</w:delText>
        </w:r>
        <w:bookmarkStart w:id="889" w:name="_Toc424109344"/>
        <w:bookmarkStart w:id="890" w:name="_Toc424119132"/>
        <w:bookmarkEnd w:id="889"/>
        <w:bookmarkEnd w:id="890"/>
      </w:del>
    </w:p>
    <w:p w14:paraId="33D3B318" w14:textId="77777777" w:rsidR="00487DC3" w:rsidRPr="00EC1852" w:rsidDel="00915AB6" w:rsidRDefault="00487DC3" w:rsidP="006A1F2A">
      <w:pPr>
        <w:pStyle w:val="berschrift1"/>
        <w:rPr>
          <w:del w:id="891" w:author="Maximilian Schmitz" w:date="2015-06-17T19:42:00Z"/>
          <w:rFonts w:eastAsiaTheme="minorEastAsia"/>
          <w:rPrChange w:id="892" w:author="Admin" w:date="2015-07-08T08:55:00Z">
            <w:rPr>
              <w:del w:id="893" w:author="Maximilian Schmitz" w:date="2015-06-17T19:42:00Z"/>
              <w:rFonts w:asciiTheme="minorHAnsi" w:eastAsiaTheme="minorEastAsia" w:hAnsiTheme="minorHAnsi" w:cstheme="minorBidi"/>
              <w:noProof/>
              <w:sz w:val="22"/>
              <w:szCs w:val="22"/>
            </w:rPr>
          </w:rPrChange>
        </w:rPr>
        <w:pPrChange w:id="894" w:author="Admin" w:date="2015-07-08T13:36:00Z">
          <w:pPr>
            <w:pStyle w:val="Verzeichnis3"/>
            <w:tabs>
              <w:tab w:val="left" w:pos="1200"/>
              <w:tab w:val="right" w:leader="dot" w:pos="9062"/>
            </w:tabs>
          </w:pPr>
        </w:pPrChange>
      </w:pPr>
      <w:del w:id="895" w:author="Maximilian Schmitz" w:date="2015-06-17T19:42:00Z">
        <w:r w:rsidRPr="00EC1852" w:rsidDel="00915AB6">
          <w:rPr>
            <w:rPrChange w:id="896" w:author="Admin" w:date="2015-07-08T08:55:00Z">
              <w:rPr>
                <w:rStyle w:val="Hyperlink"/>
                <w:noProof/>
              </w:rPr>
            </w:rPrChange>
          </w:rPr>
          <w:delText>3.3.1</w:delText>
        </w:r>
        <w:r w:rsidRPr="00EC1852" w:rsidDel="00915AB6">
          <w:rPr>
            <w:rFonts w:eastAsiaTheme="minorEastAsia"/>
            <w:rPrChange w:id="897" w:author="Admin" w:date="2015-07-08T08:55:00Z">
              <w:rPr>
                <w:rFonts w:asciiTheme="minorHAnsi" w:eastAsiaTheme="minorEastAsia" w:hAnsiTheme="minorHAnsi" w:cstheme="minorBidi"/>
                <w:noProof/>
                <w:sz w:val="22"/>
                <w:szCs w:val="22"/>
              </w:rPr>
            </w:rPrChange>
          </w:rPr>
          <w:tab/>
        </w:r>
        <w:r w:rsidRPr="00EC1852" w:rsidDel="00915AB6">
          <w:rPr>
            <w:rPrChange w:id="898" w:author="Admin" w:date="2015-07-08T08:55:00Z">
              <w:rPr>
                <w:rStyle w:val="Hyperlink"/>
                <w:noProof/>
              </w:rPr>
            </w:rPrChange>
          </w:rPr>
          <w:delText>Grundsätzliches</w:delText>
        </w:r>
        <w:r w:rsidRPr="00EC1852" w:rsidDel="00915AB6">
          <w:rPr>
            <w:webHidden/>
            <w:rPrChange w:id="899" w:author="Admin" w:date="2015-07-08T08:55:00Z">
              <w:rPr>
                <w:noProof/>
                <w:webHidden/>
              </w:rPr>
            </w:rPrChange>
          </w:rPr>
          <w:tab/>
          <w:delText>5</w:delText>
        </w:r>
        <w:bookmarkStart w:id="900" w:name="_Toc424109345"/>
        <w:bookmarkStart w:id="901" w:name="_Toc424119133"/>
        <w:bookmarkEnd w:id="900"/>
        <w:bookmarkEnd w:id="901"/>
      </w:del>
    </w:p>
    <w:p w14:paraId="5B8A7B0E" w14:textId="77777777" w:rsidR="00487DC3" w:rsidRPr="00EC1852" w:rsidDel="00915AB6" w:rsidRDefault="00487DC3" w:rsidP="006A1F2A">
      <w:pPr>
        <w:pStyle w:val="berschrift1"/>
        <w:rPr>
          <w:del w:id="902" w:author="Maximilian Schmitz" w:date="2015-06-17T19:42:00Z"/>
          <w:rFonts w:eastAsiaTheme="minorEastAsia"/>
          <w:rPrChange w:id="903" w:author="Admin" w:date="2015-07-08T08:55:00Z">
            <w:rPr>
              <w:del w:id="904" w:author="Maximilian Schmitz" w:date="2015-06-17T19:42:00Z"/>
              <w:rFonts w:asciiTheme="minorHAnsi" w:eastAsiaTheme="minorEastAsia" w:hAnsiTheme="minorHAnsi" w:cstheme="minorBidi"/>
              <w:noProof/>
              <w:sz w:val="22"/>
              <w:szCs w:val="22"/>
            </w:rPr>
          </w:rPrChange>
        </w:rPr>
        <w:pPrChange w:id="905" w:author="Admin" w:date="2015-07-08T13:36:00Z">
          <w:pPr>
            <w:pStyle w:val="Verzeichnis3"/>
            <w:tabs>
              <w:tab w:val="left" w:pos="1200"/>
              <w:tab w:val="right" w:leader="dot" w:pos="9062"/>
            </w:tabs>
          </w:pPr>
        </w:pPrChange>
      </w:pPr>
      <w:del w:id="906" w:author="Maximilian Schmitz" w:date="2015-06-17T19:42:00Z">
        <w:r w:rsidRPr="00EC1852" w:rsidDel="00915AB6">
          <w:rPr>
            <w:rPrChange w:id="907" w:author="Admin" w:date="2015-07-08T08:55:00Z">
              <w:rPr>
                <w:rStyle w:val="Hyperlink"/>
                <w:noProof/>
              </w:rPr>
            </w:rPrChange>
          </w:rPr>
          <w:delText>3.3.2</w:delText>
        </w:r>
        <w:r w:rsidRPr="00EC1852" w:rsidDel="00915AB6">
          <w:rPr>
            <w:rFonts w:eastAsiaTheme="minorEastAsia"/>
            <w:rPrChange w:id="908" w:author="Admin" w:date="2015-07-08T08:55:00Z">
              <w:rPr>
                <w:rFonts w:asciiTheme="minorHAnsi" w:eastAsiaTheme="minorEastAsia" w:hAnsiTheme="minorHAnsi" w:cstheme="minorBidi"/>
                <w:noProof/>
                <w:sz w:val="22"/>
                <w:szCs w:val="22"/>
              </w:rPr>
            </w:rPrChange>
          </w:rPr>
          <w:tab/>
        </w:r>
        <w:r w:rsidRPr="00EC1852" w:rsidDel="00915AB6">
          <w:rPr>
            <w:rPrChange w:id="909" w:author="Admin" w:date="2015-07-08T08:55:00Z">
              <w:rPr>
                <w:rStyle w:val="Hyperlink"/>
                <w:noProof/>
              </w:rPr>
            </w:rPrChange>
          </w:rPr>
          <w:delText>Lua</w:delText>
        </w:r>
        <w:r w:rsidRPr="00EC1852" w:rsidDel="00915AB6">
          <w:rPr>
            <w:webHidden/>
            <w:rPrChange w:id="910" w:author="Admin" w:date="2015-07-08T08:55:00Z">
              <w:rPr>
                <w:noProof/>
                <w:webHidden/>
              </w:rPr>
            </w:rPrChange>
          </w:rPr>
          <w:tab/>
          <w:delText>5</w:delText>
        </w:r>
        <w:bookmarkStart w:id="911" w:name="_Toc424109346"/>
        <w:bookmarkStart w:id="912" w:name="_Toc424119134"/>
        <w:bookmarkEnd w:id="911"/>
        <w:bookmarkEnd w:id="912"/>
      </w:del>
    </w:p>
    <w:p w14:paraId="6A9FB208" w14:textId="77777777" w:rsidR="00487DC3" w:rsidRPr="00EC1852" w:rsidDel="00915AB6" w:rsidRDefault="00487DC3" w:rsidP="006A1F2A">
      <w:pPr>
        <w:pStyle w:val="berschrift1"/>
        <w:rPr>
          <w:del w:id="913" w:author="Maximilian Schmitz" w:date="2015-06-17T19:42:00Z"/>
          <w:rFonts w:eastAsiaTheme="minorEastAsia"/>
          <w:rPrChange w:id="914" w:author="Admin" w:date="2015-07-08T08:55:00Z">
            <w:rPr>
              <w:del w:id="915" w:author="Maximilian Schmitz" w:date="2015-06-17T19:42:00Z"/>
              <w:rFonts w:asciiTheme="minorHAnsi" w:eastAsiaTheme="minorEastAsia" w:hAnsiTheme="minorHAnsi" w:cstheme="minorBidi"/>
              <w:noProof/>
              <w:sz w:val="22"/>
              <w:szCs w:val="22"/>
            </w:rPr>
          </w:rPrChange>
        </w:rPr>
        <w:pPrChange w:id="916" w:author="Admin" w:date="2015-07-08T13:36:00Z">
          <w:pPr>
            <w:pStyle w:val="Verzeichnis2"/>
            <w:tabs>
              <w:tab w:val="left" w:pos="720"/>
              <w:tab w:val="right" w:leader="dot" w:pos="9062"/>
            </w:tabs>
          </w:pPr>
        </w:pPrChange>
      </w:pPr>
      <w:del w:id="917" w:author="Maximilian Schmitz" w:date="2015-06-17T19:42:00Z">
        <w:r w:rsidRPr="00EC1852" w:rsidDel="00915AB6">
          <w:rPr>
            <w:rPrChange w:id="918" w:author="Admin" w:date="2015-07-08T08:55:00Z">
              <w:rPr>
                <w:rStyle w:val="Hyperlink"/>
                <w:noProof/>
              </w:rPr>
            </w:rPrChange>
          </w:rPr>
          <w:delText>3.4</w:delText>
        </w:r>
        <w:r w:rsidRPr="00EC1852" w:rsidDel="00915AB6">
          <w:rPr>
            <w:rFonts w:eastAsiaTheme="minorEastAsia"/>
            <w:rPrChange w:id="919" w:author="Admin" w:date="2015-07-08T08:55:00Z">
              <w:rPr>
                <w:rFonts w:asciiTheme="minorHAnsi" w:eastAsiaTheme="minorEastAsia" w:hAnsiTheme="minorHAnsi" w:cstheme="minorBidi"/>
                <w:noProof/>
                <w:sz w:val="22"/>
                <w:szCs w:val="22"/>
              </w:rPr>
            </w:rPrChange>
          </w:rPr>
          <w:tab/>
        </w:r>
        <w:r w:rsidRPr="00EC1852" w:rsidDel="00915AB6">
          <w:rPr>
            <w:rPrChange w:id="920" w:author="Admin" w:date="2015-07-08T08:55:00Z">
              <w:rPr>
                <w:rStyle w:val="Hyperlink"/>
                <w:noProof/>
              </w:rPr>
            </w:rPrChange>
          </w:rPr>
          <w:delText>Robo Cup</w:delText>
        </w:r>
        <w:r w:rsidR="00877FC2" w:rsidRPr="00EC1852" w:rsidDel="00915AB6">
          <w:rPr>
            <w:rPrChange w:id="921" w:author="Admin" w:date="2015-07-08T08:55:00Z">
              <w:rPr>
                <w:rStyle w:val="Hyperlink"/>
                <w:noProof/>
              </w:rPr>
            </w:rPrChange>
          </w:rPr>
          <w:delText xml:space="preserve"> (Kurz Halten)</w:delText>
        </w:r>
        <w:r w:rsidRPr="00EC1852" w:rsidDel="00915AB6">
          <w:rPr>
            <w:webHidden/>
            <w:rPrChange w:id="922" w:author="Admin" w:date="2015-07-08T08:55:00Z">
              <w:rPr>
                <w:noProof/>
                <w:webHidden/>
              </w:rPr>
            </w:rPrChange>
          </w:rPr>
          <w:tab/>
          <w:delText>6</w:delText>
        </w:r>
        <w:bookmarkStart w:id="923" w:name="_Toc424109347"/>
        <w:bookmarkStart w:id="924" w:name="_Toc424119135"/>
        <w:bookmarkEnd w:id="923"/>
        <w:bookmarkEnd w:id="924"/>
      </w:del>
    </w:p>
    <w:p w14:paraId="0B7DD6F8" w14:textId="77777777" w:rsidR="00487DC3" w:rsidRPr="00EC1852" w:rsidDel="00915AB6" w:rsidRDefault="00487DC3" w:rsidP="006A1F2A">
      <w:pPr>
        <w:pStyle w:val="berschrift1"/>
        <w:rPr>
          <w:del w:id="925" w:author="Maximilian Schmitz" w:date="2015-06-17T19:42:00Z"/>
          <w:rFonts w:eastAsiaTheme="minorEastAsia"/>
          <w:rPrChange w:id="926" w:author="Admin" w:date="2015-07-08T08:55:00Z">
            <w:rPr>
              <w:del w:id="927" w:author="Maximilian Schmitz" w:date="2015-06-17T19:42:00Z"/>
              <w:rFonts w:asciiTheme="minorHAnsi" w:eastAsiaTheme="minorEastAsia" w:hAnsiTheme="minorHAnsi" w:cstheme="minorBidi"/>
              <w:noProof/>
              <w:sz w:val="22"/>
              <w:szCs w:val="22"/>
            </w:rPr>
          </w:rPrChange>
        </w:rPr>
        <w:pPrChange w:id="928" w:author="Admin" w:date="2015-07-08T13:36:00Z">
          <w:pPr>
            <w:pStyle w:val="Verzeichnis2"/>
            <w:tabs>
              <w:tab w:val="left" w:pos="720"/>
              <w:tab w:val="right" w:leader="dot" w:pos="9062"/>
            </w:tabs>
          </w:pPr>
        </w:pPrChange>
      </w:pPr>
      <w:del w:id="929" w:author="Maximilian Schmitz" w:date="2015-06-17T19:42:00Z">
        <w:r w:rsidRPr="00EC1852" w:rsidDel="00915AB6">
          <w:rPr>
            <w:rPrChange w:id="930" w:author="Admin" w:date="2015-07-08T08:55:00Z">
              <w:rPr>
                <w:rStyle w:val="Hyperlink"/>
                <w:noProof/>
              </w:rPr>
            </w:rPrChange>
          </w:rPr>
          <w:delText>3.5</w:delText>
        </w:r>
        <w:r w:rsidRPr="00EC1852" w:rsidDel="00915AB6">
          <w:rPr>
            <w:rFonts w:eastAsiaTheme="minorEastAsia"/>
            <w:rPrChange w:id="931" w:author="Admin" w:date="2015-07-08T08:55:00Z">
              <w:rPr>
                <w:rFonts w:asciiTheme="minorHAnsi" w:eastAsiaTheme="minorEastAsia" w:hAnsiTheme="minorHAnsi" w:cstheme="minorBidi"/>
                <w:noProof/>
                <w:sz w:val="22"/>
                <w:szCs w:val="22"/>
              </w:rPr>
            </w:rPrChange>
          </w:rPr>
          <w:tab/>
        </w:r>
        <w:r w:rsidRPr="00EC1852" w:rsidDel="00915AB6">
          <w:rPr>
            <w:rPrChange w:id="932" w:author="Admin" w:date="2015-07-08T08:55:00Z">
              <w:rPr>
                <w:rStyle w:val="Hyperlink"/>
                <w:noProof/>
              </w:rPr>
            </w:rPrChange>
          </w:rPr>
          <w:delText>Künstliche Intelligenz</w:delText>
        </w:r>
        <w:r w:rsidRPr="00EC1852" w:rsidDel="00915AB6">
          <w:rPr>
            <w:webHidden/>
            <w:rPrChange w:id="933" w:author="Admin" w:date="2015-07-08T08:55:00Z">
              <w:rPr>
                <w:noProof/>
                <w:webHidden/>
              </w:rPr>
            </w:rPrChange>
          </w:rPr>
          <w:tab/>
          <w:delText>7</w:delText>
        </w:r>
        <w:bookmarkStart w:id="934" w:name="_Toc424109348"/>
        <w:bookmarkStart w:id="935" w:name="_Toc424119136"/>
        <w:bookmarkEnd w:id="934"/>
        <w:bookmarkEnd w:id="935"/>
      </w:del>
    </w:p>
    <w:p w14:paraId="75AC9772" w14:textId="77777777" w:rsidR="00487DC3" w:rsidRPr="00EC1852" w:rsidDel="00915AB6" w:rsidRDefault="00487DC3" w:rsidP="006A1F2A">
      <w:pPr>
        <w:pStyle w:val="berschrift1"/>
        <w:rPr>
          <w:del w:id="936" w:author="Maximilian Schmitz" w:date="2015-06-17T19:42:00Z"/>
          <w:rFonts w:eastAsiaTheme="minorEastAsia"/>
          <w:rPrChange w:id="937" w:author="Admin" w:date="2015-07-08T08:55:00Z">
            <w:rPr>
              <w:del w:id="938" w:author="Maximilian Schmitz" w:date="2015-06-17T19:42:00Z"/>
              <w:rFonts w:asciiTheme="minorHAnsi" w:eastAsiaTheme="minorEastAsia" w:hAnsiTheme="minorHAnsi" w:cstheme="minorBidi"/>
              <w:noProof/>
              <w:sz w:val="22"/>
              <w:szCs w:val="22"/>
            </w:rPr>
          </w:rPrChange>
        </w:rPr>
        <w:pPrChange w:id="939" w:author="Admin" w:date="2015-07-08T13:36:00Z">
          <w:pPr>
            <w:pStyle w:val="Verzeichnis2"/>
            <w:tabs>
              <w:tab w:val="left" w:pos="720"/>
              <w:tab w:val="right" w:leader="dot" w:pos="9062"/>
            </w:tabs>
          </w:pPr>
        </w:pPrChange>
      </w:pPr>
      <w:del w:id="940" w:author="Maximilian Schmitz" w:date="2015-06-17T19:42:00Z">
        <w:r w:rsidRPr="00EC1852" w:rsidDel="00915AB6">
          <w:rPr>
            <w:rPrChange w:id="941" w:author="Admin" w:date="2015-07-08T08:55:00Z">
              <w:rPr>
                <w:rStyle w:val="Hyperlink"/>
                <w:noProof/>
              </w:rPr>
            </w:rPrChange>
          </w:rPr>
          <w:delText>3.6</w:delText>
        </w:r>
        <w:r w:rsidRPr="00EC1852" w:rsidDel="00915AB6">
          <w:rPr>
            <w:rFonts w:eastAsiaTheme="minorEastAsia"/>
            <w:rPrChange w:id="942" w:author="Admin" w:date="2015-07-08T08:55:00Z">
              <w:rPr>
                <w:rFonts w:asciiTheme="minorHAnsi" w:eastAsiaTheme="minorEastAsia" w:hAnsiTheme="minorHAnsi" w:cstheme="minorBidi"/>
                <w:noProof/>
                <w:sz w:val="22"/>
                <w:szCs w:val="22"/>
              </w:rPr>
            </w:rPrChange>
          </w:rPr>
          <w:tab/>
        </w:r>
        <w:r w:rsidRPr="00EC1852" w:rsidDel="00915AB6">
          <w:rPr>
            <w:rPrChange w:id="943" w:author="Admin" w:date="2015-07-08T08:55:00Z">
              <w:rPr>
                <w:rStyle w:val="Hyperlink"/>
                <w:noProof/>
              </w:rPr>
            </w:rPrChange>
          </w:rPr>
          <w:delText>Zusammenfassung</w:delText>
        </w:r>
        <w:r w:rsidRPr="00EC1852" w:rsidDel="00915AB6">
          <w:rPr>
            <w:webHidden/>
            <w:rPrChange w:id="944" w:author="Admin" w:date="2015-07-08T08:55:00Z">
              <w:rPr>
                <w:noProof/>
                <w:webHidden/>
              </w:rPr>
            </w:rPrChange>
          </w:rPr>
          <w:tab/>
          <w:delText>9</w:delText>
        </w:r>
        <w:bookmarkStart w:id="945" w:name="_Toc424109349"/>
        <w:bookmarkStart w:id="946" w:name="_Toc424119137"/>
        <w:bookmarkEnd w:id="945"/>
        <w:bookmarkEnd w:id="946"/>
      </w:del>
    </w:p>
    <w:p w14:paraId="793AE8D2" w14:textId="77777777" w:rsidR="00487DC3" w:rsidRPr="00EC1852" w:rsidDel="00915AB6" w:rsidRDefault="00487DC3" w:rsidP="006A1F2A">
      <w:pPr>
        <w:pStyle w:val="berschrift1"/>
        <w:rPr>
          <w:del w:id="947" w:author="Maximilian Schmitz" w:date="2015-06-17T19:42:00Z"/>
          <w:rFonts w:eastAsiaTheme="minorEastAsia"/>
          <w:rPrChange w:id="948" w:author="Admin" w:date="2015-07-08T08:55:00Z">
            <w:rPr>
              <w:del w:id="949" w:author="Maximilian Schmitz" w:date="2015-06-17T19:42:00Z"/>
              <w:rFonts w:asciiTheme="minorHAnsi" w:eastAsiaTheme="minorEastAsia" w:hAnsiTheme="minorHAnsi" w:cstheme="minorBidi"/>
              <w:b w:val="0"/>
              <w:noProof/>
              <w:sz w:val="22"/>
              <w:szCs w:val="22"/>
            </w:rPr>
          </w:rPrChange>
        </w:rPr>
        <w:pPrChange w:id="950" w:author="Admin" w:date="2015-07-08T13:36:00Z">
          <w:pPr>
            <w:pStyle w:val="Verzeichnis1"/>
            <w:tabs>
              <w:tab w:val="left" w:pos="480"/>
              <w:tab w:val="right" w:leader="dot" w:pos="9062"/>
            </w:tabs>
          </w:pPr>
        </w:pPrChange>
      </w:pPr>
      <w:del w:id="951" w:author="Maximilian Schmitz" w:date="2015-06-17T19:42:00Z">
        <w:r w:rsidRPr="00EC1852" w:rsidDel="00915AB6">
          <w:rPr>
            <w:rPrChange w:id="952" w:author="Admin" w:date="2015-07-08T08:55:00Z">
              <w:rPr>
                <w:rStyle w:val="Hyperlink"/>
                <w:noProof/>
              </w:rPr>
            </w:rPrChange>
          </w:rPr>
          <w:delText>4</w:delText>
        </w:r>
        <w:r w:rsidRPr="00EC1852" w:rsidDel="00915AB6">
          <w:rPr>
            <w:rFonts w:eastAsiaTheme="minorEastAsia"/>
            <w:b w:val="0"/>
            <w:rPrChange w:id="953" w:author="Admin" w:date="2015-07-08T08:55:00Z">
              <w:rPr>
                <w:rFonts w:asciiTheme="minorHAnsi" w:eastAsiaTheme="minorEastAsia" w:hAnsiTheme="minorHAnsi" w:cstheme="minorBidi"/>
                <w:b w:val="0"/>
                <w:noProof/>
                <w:sz w:val="22"/>
                <w:szCs w:val="22"/>
              </w:rPr>
            </w:rPrChange>
          </w:rPr>
          <w:tab/>
        </w:r>
        <w:r w:rsidRPr="00EC1852" w:rsidDel="00915AB6">
          <w:rPr>
            <w:rPrChange w:id="954" w:author="Admin" w:date="2015-07-08T08:55:00Z">
              <w:rPr>
                <w:rStyle w:val="Hyperlink"/>
                <w:noProof/>
              </w:rPr>
            </w:rPrChange>
          </w:rPr>
          <w:delText>Planung / Struktur</w:delText>
        </w:r>
        <w:r w:rsidRPr="00EC1852" w:rsidDel="00915AB6">
          <w:rPr>
            <w:webHidden/>
            <w:rPrChange w:id="955" w:author="Admin" w:date="2015-07-08T08:55:00Z">
              <w:rPr>
                <w:noProof/>
                <w:webHidden/>
              </w:rPr>
            </w:rPrChange>
          </w:rPr>
          <w:tab/>
          <w:delText>10</w:delText>
        </w:r>
        <w:bookmarkStart w:id="956" w:name="_Toc424109350"/>
        <w:bookmarkStart w:id="957" w:name="_Toc424119138"/>
        <w:bookmarkEnd w:id="956"/>
        <w:bookmarkEnd w:id="957"/>
      </w:del>
    </w:p>
    <w:p w14:paraId="6402BC98" w14:textId="77777777" w:rsidR="00487DC3" w:rsidRPr="00EC1852" w:rsidDel="00915AB6" w:rsidRDefault="00487DC3" w:rsidP="006A1F2A">
      <w:pPr>
        <w:pStyle w:val="berschrift1"/>
        <w:rPr>
          <w:del w:id="958" w:author="Maximilian Schmitz" w:date="2015-06-17T19:42:00Z"/>
          <w:rFonts w:eastAsiaTheme="minorEastAsia"/>
          <w:rPrChange w:id="959" w:author="Admin" w:date="2015-07-08T08:55:00Z">
            <w:rPr>
              <w:del w:id="960" w:author="Maximilian Schmitz" w:date="2015-06-17T19:42:00Z"/>
              <w:rFonts w:asciiTheme="minorHAnsi" w:eastAsiaTheme="minorEastAsia" w:hAnsiTheme="minorHAnsi" w:cstheme="minorBidi"/>
              <w:noProof/>
              <w:sz w:val="22"/>
              <w:szCs w:val="22"/>
            </w:rPr>
          </w:rPrChange>
        </w:rPr>
        <w:pPrChange w:id="961" w:author="Admin" w:date="2015-07-08T13:36:00Z">
          <w:pPr>
            <w:pStyle w:val="Verzeichnis2"/>
            <w:tabs>
              <w:tab w:val="left" w:pos="720"/>
              <w:tab w:val="right" w:leader="dot" w:pos="9062"/>
            </w:tabs>
          </w:pPr>
        </w:pPrChange>
      </w:pPr>
      <w:del w:id="962" w:author="Maximilian Schmitz" w:date="2015-06-17T19:42:00Z">
        <w:r w:rsidRPr="00EC1852" w:rsidDel="00915AB6">
          <w:rPr>
            <w:rPrChange w:id="963" w:author="Admin" w:date="2015-07-08T08:55:00Z">
              <w:rPr>
                <w:rStyle w:val="Hyperlink"/>
                <w:noProof/>
              </w:rPr>
            </w:rPrChange>
          </w:rPr>
          <w:delText>4.1</w:delText>
        </w:r>
        <w:r w:rsidRPr="00EC1852" w:rsidDel="00915AB6">
          <w:rPr>
            <w:rFonts w:eastAsiaTheme="minorEastAsia"/>
            <w:rPrChange w:id="964" w:author="Admin" w:date="2015-07-08T08:55:00Z">
              <w:rPr>
                <w:rFonts w:asciiTheme="minorHAnsi" w:eastAsiaTheme="minorEastAsia" w:hAnsiTheme="minorHAnsi" w:cstheme="minorBidi"/>
                <w:noProof/>
                <w:sz w:val="22"/>
                <w:szCs w:val="22"/>
              </w:rPr>
            </w:rPrChange>
          </w:rPr>
          <w:tab/>
        </w:r>
        <w:r w:rsidRPr="00EC1852" w:rsidDel="00915AB6">
          <w:rPr>
            <w:rPrChange w:id="965" w:author="Admin" w:date="2015-07-08T08:55:00Z">
              <w:rPr>
                <w:rStyle w:val="Hyperlink"/>
                <w:noProof/>
              </w:rPr>
            </w:rPrChange>
          </w:rPr>
          <w:delText>Projektmanagement</w:delText>
        </w:r>
        <w:r w:rsidRPr="00EC1852" w:rsidDel="00915AB6">
          <w:rPr>
            <w:webHidden/>
            <w:rPrChange w:id="966" w:author="Admin" w:date="2015-07-08T08:55:00Z">
              <w:rPr>
                <w:noProof/>
                <w:webHidden/>
              </w:rPr>
            </w:rPrChange>
          </w:rPr>
          <w:tab/>
          <w:delText>10</w:delText>
        </w:r>
        <w:bookmarkStart w:id="967" w:name="_Toc424109351"/>
        <w:bookmarkStart w:id="968" w:name="_Toc424119139"/>
        <w:bookmarkEnd w:id="967"/>
        <w:bookmarkEnd w:id="968"/>
      </w:del>
    </w:p>
    <w:p w14:paraId="5809FA3E" w14:textId="77777777" w:rsidR="00487DC3" w:rsidRPr="00EC1852" w:rsidDel="00915AB6" w:rsidRDefault="00487DC3" w:rsidP="006A1F2A">
      <w:pPr>
        <w:pStyle w:val="berschrift1"/>
        <w:rPr>
          <w:del w:id="969" w:author="Maximilian Schmitz" w:date="2015-06-17T19:42:00Z"/>
          <w:rFonts w:eastAsiaTheme="minorEastAsia"/>
          <w:rPrChange w:id="970" w:author="Admin" w:date="2015-07-08T08:55:00Z">
            <w:rPr>
              <w:del w:id="971" w:author="Maximilian Schmitz" w:date="2015-06-17T19:42:00Z"/>
              <w:rFonts w:asciiTheme="minorHAnsi" w:eastAsiaTheme="minorEastAsia" w:hAnsiTheme="minorHAnsi" w:cstheme="minorBidi"/>
              <w:noProof/>
              <w:sz w:val="22"/>
              <w:szCs w:val="22"/>
            </w:rPr>
          </w:rPrChange>
        </w:rPr>
        <w:pPrChange w:id="972" w:author="Admin" w:date="2015-07-08T13:36:00Z">
          <w:pPr>
            <w:pStyle w:val="Verzeichnis2"/>
            <w:tabs>
              <w:tab w:val="left" w:pos="720"/>
              <w:tab w:val="right" w:leader="dot" w:pos="9062"/>
            </w:tabs>
          </w:pPr>
        </w:pPrChange>
      </w:pPr>
      <w:del w:id="973" w:author="Maximilian Schmitz" w:date="2015-06-17T19:42:00Z">
        <w:r w:rsidRPr="00EC1852" w:rsidDel="00915AB6">
          <w:rPr>
            <w:rPrChange w:id="974" w:author="Admin" w:date="2015-07-08T08:55:00Z">
              <w:rPr>
                <w:rStyle w:val="Hyperlink"/>
                <w:noProof/>
              </w:rPr>
            </w:rPrChange>
          </w:rPr>
          <w:delText>4.2</w:delText>
        </w:r>
        <w:r w:rsidRPr="00EC1852" w:rsidDel="00915AB6">
          <w:rPr>
            <w:rFonts w:eastAsiaTheme="minorEastAsia"/>
            <w:rPrChange w:id="975" w:author="Admin" w:date="2015-07-08T08:55:00Z">
              <w:rPr>
                <w:rFonts w:asciiTheme="minorHAnsi" w:eastAsiaTheme="minorEastAsia" w:hAnsiTheme="minorHAnsi" w:cstheme="minorBidi"/>
                <w:noProof/>
                <w:sz w:val="22"/>
                <w:szCs w:val="22"/>
              </w:rPr>
            </w:rPrChange>
          </w:rPr>
          <w:tab/>
        </w:r>
        <w:r w:rsidRPr="00EC1852" w:rsidDel="00915AB6">
          <w:rPr>
            <w:rPrChange w:id="976" w:author="Admin" w:date="2015-07-08T08:55:00Z">
              <w:rPr>
                <w:rStyle w:val="Hyperlink"/>
                <w:noProof/>
              </w:rPr>
            </w:rPrChange>
          </w:rPr>
          <w:delText>Analyse der Aufgabenstellung</w:delText>
        </w:r>
        <w:r w:rsidRPr="00EC1852" w:rsidDel="00915AB6">
          <w:rPr>
            <w:webHidden/>
            <w:rPrChange w:id="977" w:author="Admin" w:date="2015-07-08T08:55:00Z">
              <w:rPr>
                <w:noProof/>
                <w:webHidden/>
              </w:rPr>
            </w:rPrChange>
          </w:rPr>
          <w:tab/>
          <w:delText>10</w:delText>
        </w:r>
        <w:bookmarkStart w:id="978" w:name="_Toc424109352"/>
        <w:bookmarkStart w:id="979" w:name="_Toc424119140"/>
        <w:bookmarkEnd w:id="978"/>
        <w:bookmarkEnd w:id="979"/>
      </w:del>
    </w:p>
    <w:p w14:paraId="11D2135D" w14:textId="77777777" w:rsidR="00487DC3" w:rsidRPr="00EC1852" w:rsidDel="00915AB6" w:rsidRDefault="00487DC3" w:rsidP="006A1F2A">
      <w:pPr>
        <w:pStyle w:val="berschrift1"/>
        <w:rPr>
          <w:del w:id="980" w:author="Maximilian Schmitz" w:date="2015-06-17T19:42:00Z"/>
          <w:rFonts w:eastAsiaTheme="minorEastAsia"/>
          <w:rPrChange w:id="981" w:author="Admin" w:date="2015-07-08T08:55:00Z">
            <w:rPr>
              <w:del w:id="982" w:author="Maximilian Schmitz" w:date="2015-06-17T19:42:00Z"/>
              <w:rFonts w:asciiTheme="minorHAnsi" w:eastAsiaTheme="minorEastAsia" w:hAnsiTheme="minorHAnsi" w:cstheme="minorBidi"/>
              <w:noProof/>
              <w:sz w:val="22"/>
              <w:szCs w:val="22"/>
            </w:rPr>
          </w:rPrChange>
        </w:rPr>
        <w:pPrChange w:id="983" w:author="Admin" w:date="2015-07-08T13:36:00Z">
          <w:pPr>
            <w:pStyle w:val="Verzeichnis3"/>
            <w:tabs>
              <w:tab w:val="left" w:pos="1200"/>
              <w:tab w:val="right" w:leader="dot" w:pos="9062"/>
            </w:tabs>
          </w:pPr>
        </w:pPrChange>
      </w:pPr>
      <w:del w:id="984" w:author="Maximilian Schmitz" w:date="2015-06-17T19:42:00Z">
        <w:r w:rsidRPr="00EC1852" w:rsidDel="00915AB6">
          <w:rPr>
            <w:rPrChange w:id="985" w:author="Admin" w:date="2015-07-08T08:55:00Z">
              <w:rPr>
                <w:rStyle w:val="Hyperlink"/>
                <w:noProof/>
              </w:rPr>
            </w:rPrChange>
          </w:rPr>
          <w:delText>4.2.1</w:delText>
        </w:r>
        <w:r w:rsidRPr="00EC1852" w:rsidDel="00915AB6">
          <w:rPr>
            <w:rFonts w:eastAsiaTheme="minorEastAsia"/>
            <w:rPrChange w:id="986" w:author="Admin" w:date="2015-07-08T08:55:00Z">
              <w:rPr>
                <w:rFonts w:asciiTheme="minorHAnsi" w:eastAsiaTheme="minorEastAsia" w:hAnsiTheme="minorHAnsi" w:cstheme="minorBidi"/>
                <w:noProof/>
                <w:sz w:val="22"/>
                <w:szCs w:val="22"/>
              </w:rPr>
            </w:rPrChange>
          </w:rPr>
          <w:tab/>
        </w:r>
        <w:r w:rsidRPr="00EC1852" w:rsidDel="00915AB6">
          <w:rPr>
            <w:rPrChange w:id="987" w:author="Admin" w:date="2015-07-08T08:55:00Z">
              <w:rPr>
                <w:rStyle w:val="Hyperlink"/>
                <w:noProof/>
              </w:rPr>
            </w:rPrChange>
          </w:rPr>
          <w:delText>Muss-Kriterien</w:delText>
        </w:r>
        <w:r w:rsidRPr="00EC1852" w:rsidDel="00915AB6">
          <w:rPr>
            <w:webHidden/>
            <w:rPrChange w:id="988" w:author="Admin" w:date="2015-07-08T08:55:00Z">
              <w:rPr>
                <w:noProof/>
                <w:webHidden/>
              </w:rPr>
            </w:rPrChange>
          </w:rPr>
          <w:tab/>
          <w:delText>10</w:delText>
        </w:r>
        <w:bookmarkStart w:id="989" w:name="_Toc424109353"/>
        <w:bookmarkStart w:id="990" w:name="_Toc424119141"/>
        <w:bookmarkEnd w:id="989"/>
        <w:bookmarkEnd w:id="990"/>
      </w:del>
    </w:p>
    <w:p w14:paraId="433D8D68" w14:textId="77777777" w:rsidR="00487DC3" w:rsidRPr="00EC1852" w:rsidDel="00915AB6" w:rsidRDefault="00487DC3" w:rsidP="006A1F2A">
      <w:pPr>
        <w:pStyle w:val="berschrift1"/>
        <w:rPr>
          <w:del w:id="991" w:author="Maximilian Schmitz" w:date="2015-06-17T19:42:00Z"/>
          <w:rFonts w:eastAsiaTheme="minorEastAsia"/>
          <w:rPrChange w:id="992" w:author="Admin" w:date="2015-07-08T08:55:00Z">
            <w:rPr>
              <w:del w:id="993" w:author="Maximilian Schmitz" w:date="2015-06-17T19:42:00Z"/>
              <w:rFonts w:asciiTheme="minorHAnsi" w:eastAsiaTheme="minorEastAsia" w:hAnsiTheme="minorHAnsi" w:cstheme="minorBidi"/>
              <w:noProof/>
              <w:sz w:val="22"/>
              <w:szCs w:val="22"/>
            </w:rPr>
          </w:rPrChange>
        </w:rPr>
        <w:pPrChange w:id="994" w:author="Admin" w:date="2015-07-08T13:36:00Z">
          <w:pPr>
            <w:pStyle w:val="Verzeichnis3"/>
            <w:tabs>
              <w:tab w:val="left" w:pos="1200"/>
              <w:tab w:val="right" w:leader="dot" w:pos="9062"/>
            </w:tabs>
          </w:pPr>
        </w:pPrChange>
      </w:pPr>
      <w:del w:id="995" w:author="Maximilian Schmitz" w:date="2015-06-17T19:42:00Z">
        <w:r w:rsidRPr="00EC1852" w:rsidDel="00915AB6">
          <w:rPr>
            <w:rPrChange w:id="996" w:author="Admin" w:date="2015-07-08T08:55:00Z">
              <w:rPr>
                <w:rStyle w:val="Hyperlink"/>
                <w:noProof/>
              </w:rPr>
            </w:rPrChange>
          </w:rPr>
          <w:delText>4.2.2</w:delText>
        </w:r>
        <w:r w:rsidRPr="00EC1852" w:rsidDel="00915AB6">
          <w:rPr>
            <w:rFonts w:eastAsiaTheme="minorEastAsia"/>
            <w:rPrChange w:id="997" w:author="Admin" w:date="2015-07-08T08:55:00Z">
              <w:rPr>
                <w:rFonts w:asciiTheme="minorHAnsi" w:eastAsiaTheme="minorEastAsia" w:hAnsiTheme="minorHAnsi" w:cstheme="minorBidi"/>
                <w:noProof/>
                <w:sz w:val="22"/>
                <w:szCs w:val="22"/>
              </w:rPr>
            </w:rPrChange>
          </w:rPr>
          <w:tab/>
        </w:r>
        <w:r w:rsidRPr="00EC1852" w:rsidDel="00915AB6">
          <w:rPr>
            <w:rPrChange w:id="998" w:author="Admin" w:date="2015-07-08T08:55:00Z">
              <w:rPr>
                <w:rStyle w:val="Hyperlink"/>
                <w:noProof/>
              </w:rPr>
            </w:rPrChange>
          </w:rPr>
          <w:delText>Soll-Kriterien</w:delText>
        </w:r>
        <w:r w:rsidRPr="00EC1852" w:rsidDel="00915AB6">
          <w:rPr>
            <w:webHidden/>
            <w:rPrChange w:id="999" w:author="Admin" w:date="2015-07-08T08:55:00Z">
              <w:rPr>
                <w:noProof/>
                <w:webHidden/>
              </w:rPr>
            </w:rPrChange>
          </w:rPr>
          <w:tab/>
          <w:delText>11</w:delText>
        </w:r>
        <w:bookmarkStart w:id="1000" w:name="_Toc424109354"/>
        <w:bookmarkStart w:id="1001" w:name="_Toc424119142"/>
        <w:bookmarkEnd w:id="1000"/>
        <w:bookmarkEnd w:id="1001"/>
      </w:del>
    </w:p>
    <w:p w14:paraId="2B66B895" w14:textId="77777777" w:rsidR="00487DC3" w:rsidRPr="00EC1852" w:rsidDel="00915AB6" w:rsidRDefault="00487DC3" w:rsidP="006A1F2A">
      <w:pPr>
        <w:pStyle w:val="berschrift1"/>
        <w:rPr>
          <w:del w:id="1002" w:author="Maximilian Schmitz" w:date="2015-06-17T19:42:00Z"/>
          <w:rFonts w:eastAsiaTheme="minorEastAsia"/>
          <w:rPrChange w:id="1003" w:author="Admin" w:date="2015-07-08T08:55:00Z">
            <w:rPr>
              <w:del w:id="1004" w:author="Maximilian Schmitz" w:date="2015-06-17T19:42:00Z"/>
              <w:rFonts w:asciiTheme="minorHAnsi" w:eastAsiaTheme="minorEastAsia" w:hAnsiTheme="minorHAnsi" w:cstheme="minorBidi"/>
              <w:noProof/>
              <w:sz w:val="22"/>
              <w:szCs w:val="22"/>
            </w:rPr>
          </w:rPrChange>
        </w:rPr>
        <w:pPrChange w:id="1005" w:author="Admin" w:date="2015-07-08T13:36:00Z">
          <w:pPr>
            <w:pStyle w:val="Verzeichnis3"/>
            <w:tabs>
              <w:tab w:val="left" w:pos="1200"/>
              <w:tab w:val="right" w:leader="dot" w:pos="9062"/>
            </w:tabs>
          </w:pPr>
        </w:pPrChange>
      </w:pPr>
      <w:del w:id="1006" w:author="Maximilian Schmitz" w:date="2015-06-17T19:42:00Z">
        <w:r w:rsidRPr="00EC1852" w:rsidDel="00915AB6">
          <w:rPr>
            <w:rPrChange w:id="1007" w:author="Admin" w:date="2015-07-08T08:55:00Z">
              <w:rPr>
                <w:rStyle w:val="Hyperlink"/>
                <w:noProof/>
              </w:rPr>
            </w:rPrChange>
          </w:rPr>
          <w:delText>4.2.3</w:delText>
        </w:r>
        <w:r w:rsidRPr="00EC1852" w:rsidDel="00915AB6">
          <w:rPr>
            <w:rFonts w:eastAsiaTheme="minorEastAsia"/>
            <w:rPrChange w:id="1008" w:author="Admin" w:date="2015-07-08T08:55:00Z">
              <w:rPr>
                <w:rFonts w:asciiTheme="minorHAnsi" w:eastAsiaTheme="minorEastAsia" w:hAnsiTheme="minorHAnsi" w:cstheme="minorBidi"/>
                <w:noProof/>
                <w:sz w:val="22"/>
                <w:szCs w:val="22"/>
              </w:rPr>
            </w:rPrChange>
          </w:rPr>
          <w:tab/>
        </w:r>
        <w:r w:rsidRPr="00EC1852" w:rsidDel="00915AB6">
          <w:rPr>
            <w:rPrChange w:id="1009" w:author="Admin" w:date="2015-07-08T08:55:00Z">
              <w:rPr>
                <w:rStyle w:val="Hyperlink"/>
                <w:noProof/>
              </w:rPr>
            </w:rPrChange>
          </w:rPr>
          <w:delText>Kann-Kriterien</w:delText>
        </w:r>
        <w:r w:rsidRPr="00EC1852" w:rsidDel="00915AB6">
          <w:rPr>
            <w:webHidden/>
            <w:rPrChange w:id="1010" w:author="Admin" w:date="2015-07-08T08:55:00Z">
              <w:rPr>
                <w:noProof/>
                <w:webHidden/>
              </w:rPr>
            </w:rPrChange>
          </w:rPr>
          <w:tab/>
          <w:delText>11</w:delText>
        </w:r>
        <w:bookmarkStart w:id="1011" w:name="_Toc424109355"/>
        <w:bookmarkStart w:id="1012" w:name="_Toc424119143"/>
        <w:bookmarkEnd w:id="1011"/>
        <w:bookmarkEnd w:id="1012"/>
      </w:del>
    </w:p>
    <w:p w14:paraId="1EC3F1E4" w14:textId="77777777" w:rsidR="00487DC3" w:rsidRPr="00EC1852" w:rsidDel="00915AB6" w:rsidRDefault="00487DC3" w:rsidP="006A1F2A">
      <w:pPr>
        <w:pStyle w:val="berschrift1"/>
        <w:rPr>
          <w:del w:id="1013" w:author="Maximilian Schmitz" w:date="2015-06-17T19:42:00Z"/>
          <w:rFonts w:eastAsiaTheme="minorEastAsia"/>
          <w:rPrChange w:id="1014" w:author="Admin" w:date="2015-07-08T08:55:00Z">
            <w:rPr>
              <w:del w:id="1015" w:author="Maximilian Schmitz" w:date="2015-06-17T19:42:00Z"/>
              <w:rFonts w:asciiTheme="minorHAnsi" w:eastAsiaTheme="minorEastAsia" w:hAnsiTheme="minorHAnsi" w:cstheme="minorBidi"/>
              <w:noProof/>
              <w:sz w:val="22"/>
              <w:szCs w:val="22"/>
            </w:rPr>
          </w:rPrChange>
        </w:rPr>
        <w:pPrChange w:id="1016" w:author="Admin" w:date="2015-07-08T13:36:00Z">
          <w:pPr>
            <w:pStyle w:val="Verzeichnis3"/>
            <w:tabs>
              <w:tab w:val="left" w:pos="1200"/>
              <w:tab w:val="right" w:leader="dot" w:pos="9062"/>
            </w:tabs>
          </w:pPr>
        </w:pPrChange>
      </w:pPr>
      <w:del w:id="1017" w:author="Maximilian Schmitz" w:date="2015-06-17T19:42:00Z">
        <w:r w:rsidRPr="00EC1852" w:rsidDel="00915AB6">
          <w:rPr>
            <w:rPrChange w:id="1018" w:author="Admin" w:date="2015-07-08T08:55:00Z">
              <w:rPr>
                <w:rStyle w:val="Hyperlink"/>
                <w:noProof/>
              </w:rPr>
            </w:rPrChange>
          </w:rPr>
          <w:delText>4.2.4</w:delText>
        </w:r>
        <w:r w:rsidRPr="00EC1852" w:rsidDel="00915AB6">
          <w:rPr>
            <w:rFonts w:eastAsiaTheme="minorEastAsia"/>
            <w:rPrChange w:id="1019" w:author="Admin" w:date="2015-07-08T08:55:00Z">
              <w:rPr>
                <w:rFonts w:asciiTheme="minorHAnsi" w:eastAsiaTheme="minorEastAsia" w:hAnsiTheme="minorHAnsi" w:cstheme="minorBidi"/>
                <w:noProof/>
                <w:sz w:val="22"/>
                <w:szCs w:val="22"/>
              </w:rPr>
            </w:rPrChange>
          </w:rPr>
          <w:tab/>
        </w:r>
        <w:r w:rsidRPr="00EC1852" w:rsidDel="00915AB6">
          <w:rPr>
            <w:rPrChange w:id="1020" w:author="Admin" w:date="2015-07-08T08:55:00Z">
              <w:rPr>
                <w:rStyle w:val="Hyperlink"/>
                <w:noProof/>
              </w:rPr>
            </w:rPrChange>
          </w:rPr>
          <w:delText>Analyse der Kriterien</w:delText>
        </w:r>
        <w:r w:rsidRPr="00EC1852" w:rsidDel="00915AB6">
          <w:rPr>
            <w:webHidden/>
            <w:rPrChange w:id="1021" w:author="Admin" w:date="2015-07-08T08:55:00Z">
              <w:rPr>
                <w:noProof/>
                <w:webHidden/>
              </w:rPr>
            </w:rPrChange>
          </w:rPr>
          <w:tab/>
          <w:delText>11</w:delText>
        </w:r>
        <w:bookmarkStart w:id="1022" w:name="_Toc424109356"/>
        <w:bookmarkStart w:id="1023" w:name="_Toc424119144"/>
        <w:bookmarkEnd w:id="1022"/>
        <w:bookmarkEnd w:id="1023"/>
      </w:del>
    </w:p>
    <w:p w14:paraId="5E236F6C" w14:textId="77777777" w:rsidR="00487DC3" w:rsidRPr="00EC1852" w:rsidDel="00915AB6" w:rsidRDefault="00487DC3" w:rsidP="006A1F2A">
      <w:pPr>
        <w:pStyle w:val="berschrift1"/>
        <w:rPr>
          <w:del w:id="1024" w:author="Maximilian Schmitz" w:date="2015-06-17T19:42:00Z"/>
          <w:rFonts w:eastAsiaTheme="minorEastAsia"/>
          <w:rPrChange w:id="1025" w:author="Admin" w:date="2015-07-08T08:55:00Z">
            <w:rPr>
              <w:del w:id="1026" w:author="Maximilian Schmitz" w:date="2015-06-17T19:42:00Z"/>
              <w:rFonts w:asciiTheme="minorHAnsi" w:eastAsiaTheme="minorEastAsia" w:hAnsiTheme="minorHAnsi" w:cstheme="minorBidi"/>
              <w:noProof/>
              <w:sz w:val="22"/>
              <w:szCs w:val="22"/>
            </w:rPr>
          </w:rPrChange>
        </w:rPr>
        <w:pPrChange w:id="1027" w:author="Admin" w:date="2015-07-08T13:36:00Z">
          <w:pPr>
            <w:pStyle w:val="Verzeichnis2"/>
            <w:tabs>
              <w:tab w:val="left" w:pos="720"/>
              <w:tab w:val="right" w:leader="dot" w:pos="9062"/>
            </w:tabs>
          </w:pPr>
        </w:pPrChange>
      </w:pPr>
      <w:del w:id="1028" w:author="Maximilian Schmitz" w:date="2015-06-17T19:42:00Z">
        <w:r w:rsidRPr="00EC1852" w:rsidDel="00915AB6">
          <w:rPr>
            <w:rPrChange w:id="1029" w:author="Admin" w:date="2015-07-08T08:55:00Z">
              <w:rPr>
                <w:rStyle w:val="Hyperlink"/>
                <w:noProof/>
              </w:rPr>
            </w:rPrChange>
          </w:rPr>
          <w:delText>4.3</w:delText>
        </w:r>
        <w:r w:rsidRPr="00EC1852" w:rsidDel="00915AB6">
          <w:rPr>
            <w:rFonts w:eastAsiaTheme="minorEastAsia"/>
            <w:rPrChange w:id="1030" w:author="Admin" w:date="2015-07-08T08:55:00Z">
              <w:rPr>
                <w:rFonts w:asciiTheme="minorHAnsi" w:eastAsiaTheme="minorEastAsia" w:hAnsiTheme="minorHAnsi" w:cstheme="minorBidi"/>
                <w:noProof/>
                <w:sz w:val="22"/>
                <w:szCs w:val="22"/>
              </w:rPr>
            </w:rPrChange>
          </w:rPr>
          <w:tab/>
        </w:r>
        <w:r w:rsidRPr="00EC1852" w:rsidDel="00915AB6">
          <w:rPr>
            <w:rPrChange w:id="1031" w:author="Admin" w:date="2015-07-08T08:55:00Z">
              <w:rPr>
                <w:rStyle w:val="Hyperlink"/>
                <w:noProof/>
              </w:rPr>
            </w:rPrChange>
          </w:rPr>
          <w:delText>Architektur</w:delText>
        </w:r>
        <w:r w:rsidRPr="00EC1852" w:rsidDel="00915AB6">
          <w:rPr>
            <w:webHidden/>
            <w:rPrChange w:id="1032" w:author="Admin" w:date="2015-07-08T08:55:00Z">
              <w:rPr>
                <w:noProof/>
                <w:webHidden/>
              </w:rPr>
            </w:rPrChange>
          </w:rPr>
          <w:tab/>
          <w:delText>12</w:delText>
        </w:r>
        <w:bookmarkStart w:id="1033" w:name="_Toc424109357"/>
        <w:bookmarkStart w:id="1034" w:name="_Toc424119145"/>
        <w:bookmarkEnd w:id="1033"/>
        <w:bookmarkEnd w:id="1034"/>
      </w:del>
    </w:p>
    <w:p w14:paraId="107679E6" w14:textId="77777777" w:rsidR="00487DC3" w:rsidRPr="00EC1852" w:rsidDel="00915AB6" w:rsidRDefault="00487DC3" w:rsidP="006A1F2A">
      <w:pPr>
        <w:pStyle w:val="berschrift1"/>
        <w:rPr>
          <w:del w:id="1035" w:author="Maximilian Schmitz" w:date="2015-06-17T19:42:00Z"/>
          <w:rFonts w:eastAsiaTheme="minorEastAsia"/>
          <w:rPrChange w:id="1036" w:author="Admin" w:date="2015-07-08T08:55:00Z">
            <w:rPr>
              <w:del w:id="1037" w:author="Maximilian Schmitz" w:date="2015-06-17T19:42:00Z"/>
              <w:rFonts w:asciiTheme="minorHAnsi" w:eastAsiaTheme="minorEastAsia" w:hAnsiTheme="minorHAnsi" w:cstheme="minorBidi"/>
              <w:b w:val="0"/>
              <w:noProof/>
              <w:sz w:val="22"/>
              <w:szCs w:val="22"/>
            </w:rPr>
          </w:rPrChange>
        </w:rPr>
        <w:pPrChange w:id="1038" w:author="Admin" w:date="2015-07-08T13:36:00Z">
          <w:pPr>
            <w:pStyle w:val="Verzeichnis1"/>
            <w:tabs>
              <w:tab w:val="left" w:pos="480"/>
              <w:tab w:val="right" w:leader="dot" w:pos="9062"/>
            </w:tabs>
          </w:pPr>
        </w:pPrChange>
      </w:pPr>
      <w:del w:id="1039" w:author="Maximilian Schmitz" w:date="2015-06-17T19:42:00Z">
        <w:r w:rsidRPr="00EC1852" w:rsidDel="00915AB6">
          <w:rPr>
            <w:rPrChange w:id="1040" w:author="Admin" w:date="2015-07-08T08:55:00Z">
              <w:rPr>
                <w:rStyle w:val="Hyperlink"/>
                <w:noProof/>
              </w:rPr>
            </w:rPrChange>
          </w:rPr>
          <w:delText>5</w:delText>
        </w:r>
        <w:r w:rsidRPr="00EC1852" w:rsidDel="00915AB6">
          <w:rPr>
            <w:rFonts w:eastAsiaTheme="minorEastAsia"/>
            <w:b w:val="0"/>
            <w:rPrChange w:id="1041" w:author="Admin" w:date="2015-07-08T08:55:00Z">
              <w:rPr>
                <w:rFonts w:asciiTheme="minorHAnsi" w:eastAsiaTheme="minorEastAsia" w:hAnsiTheme="minorHAnsi" w:cstheme="minorBidi"/>
                <w:b w:val="0"/>
                <w:noProof/>
                <w:sz w:val="22"/>
                <w:szCs w:val="22"/>
              </w:rPr>
            </w:rPrChange>
          </w:rPr>
          <w:tab/>
        </w:r>
        <w:r w:rsidRPr="00EC1852" w:rsidDel="00915AB6">
          <w:rPr>
            <w:rPrChange w:id="1042" w:author="Admin" w:date="2015-07-08T08:55:00Z">
              <w:rPr>
                <w:rStyle w:val="Hyperlink"/>
                <w:noProof/>
              </w:rPr>
            </w:rPrChange>
          </w:rPr>
          <w:delText>Umsetzung</w:delText>
        </w:r>
        <w:r w:rsidRPr="00EC1852" w:rsidDel="00915AB6">
          <w:rPr>
            <w:webHidden/>
            <w:rPrChange w:id="1043" w:author="Admin" w:date="2015-07-08T08:55:00Z">
              <w:rPr>
                <w:noProof/>
                <w:webHidden/>
              </w:rPr>
            </w:rPrChange>
          </w:rPr>
          <w:tab/>
          <w:delText>14</w:delText>
        </w:r>
        <w:bookmarkStart w:id="1044" w:name="_Toc424109358"/>
        <w:bookmarkStart w:id="1045" w:name="_Toc424119146"/>
        <w:bookmarkEnd w:id="1044"/>
        <w:bookmarkEnd w:id="1045"/>
      </w:del>
    </w:p>
    <w:p w14:paraId="2C2F231B" w14:textId="77777777" w:rsidR="00487DC3" w:rsidRPr="00EC1852" w:rsidDel="00915AB6" w:rsidRDefault="00487DC3" w:rsidP="006A1F2A">
      <w:pPr>
        <w:pStyle w:val="berschrift1"/>
        <w:rPr>
          <w:del w:id="1046" w:author="Maximilian Schmitz" w:date="2015-06-17T19:42:00Z"/>
          <w:rFonts w:eastAsiaTheme="minorEastAsia"/>
          <w:rPrChange w:id="1047" w:author="Admin" w:date="2015-07-08T08:55:00Z">
            <w:rPr>
              <w:del w:id="1048" w:author="Maximilian Schmitz" w:date="2015-06-17T19:42:00Z"/>
              <w:rFonts w:asciiTheme="minorHAnsi" w:eastAsiaTheme="minorEastAsia" w:hAnsiTheme="minorHAnsi" w:cstheme="minorBidi"/>
              <w:noProof/>
              <w:sz w:val="22"/>
              <w:szCs w:val="22"/>
            </w:rPr>
          </w:rPrChange>
        </w:rPr>
        <w:pPrChange w:id="1049" w:author="Admin" w:date="2015-07-08T13:36:00Z">
          <w:pPr>
            <w:pStyle w:val="Verzeichnis2"/>
            <w:tabs>
              <w:tab w:val="left" w:pos="720"/>
              <w:tab w:val="right" w:leader="dot" w:pos="9062"/>
            </w:tabs>
          </w:pPr>
        </w:pPrChange>
      </w:pPr>
      <w:del w:id="1050" w:author="Maximilian Schmitz" w:date="2015-06-17T19:42:00Z">
        <w:r w:rsidRPr="00EC1852" w:rsidDel="00915AB6">
          <w:rPr>
            <w:rPrChange w:id="1051" w:author="Admin" w:date="2015-07-08T08:55:00Z">
              <w:rPr>
                <w:rStyle w:val="Hyperlink"/>
                <w:noProof/>
              </w:rPr>
            </w:rPrChange>
          </w:rPr>
          <w:delText>5.1</w:delText>
        </w:r>
        <w:r w:rsidRPr="00EC1852" w:rsidDel="00915AB6">
          <w:rPr>
            <w:rFonts w:eastAsiaTheme="minorEastAsia"/>
            <w:rPrChange w:id="1052" w:author="Admin" w:date="2015-07-08T08:55:00Z">
              <w:rPr>
                <w:rFonts w:asciiTheme="minorHAnsi" w:eastAsiaTheme="minorEastAsia" w:hAnsiTheme="minorHAnsi" w:cstheme="minorBidi"/>
                <w:noProof/>
                <w:sz w:val="22"/>
                <w:szCs w:val="22"/>
              </w:rPr>
            </w:rPrChange>
          </w:rPr>
          <w:tab/>
        </w:r>
        <w:r w:rsidRPr="00EC1852" w:rsidDel="00915AB6">
          <w:rPr>
            <w:rPrChange w:id="1053" w:author="Admin" w:date="2015-07-08T08:55:00Z">
              <w:rPr>
                <w:rStyle w:val="Hyperlink"/>
                <w:noProof/>
              </w:rPr>
            </w:rPrChange>
          </w:rPr>
          <w:delText>Umsetzung der Simulationsumgebung</w:delText>
        </w:r>
        <w:r w:rsidRPr="00EC1852" w:rsidDel="00915AB6">
          <w:rPr>
            <w:webHidden/>
            <w:rPrChange w:id="1054" w:author="Admin" w:date="2015-07-08T08:55:00Z">
              <w:rPr>
                <w:noProof/>
                <w:webHidden/>
              </w:rPr>
            </w:rPrChange>
          </w:rPr>
          <w:tab/>
          <w:delText>14</w:delText>
        </w:r>
        <w:bookmarkStart w:id="1055" w:name="_Toc424109359"/>
        <w:bookmarkStart w:id="1056" w:name="_Toc424119147"/>
        <w:bookmarkEnd w:id="1055"/>
        <w:bookmarkEnd w:id="1056"/>
      </w:del>
    </w:p>
    <w:p w14:paraId="27627F47" w14:textId="77777777" w:rsidR="00487DC3" w:rsidRPr="00EC1852" w:rsidDel="00915AB6" w:rsidRDefault="00487DC3" w:rsidP="006A1F2A">
      <w:pPr>
        <w:pStyle w:val="berschrift1"/>
        <w:rPr>
          <w:del w:id="1057" w:author="Maximilian Schmitz" w:date="2015-06-17T19:42:00Z"/>
          <w:rFonts w:eastAsiaTheme="minorEastAsia"/>
          <w:rPrChange w:id="1058" w:author="Admin" w:date="2015-07-08T08:55:00Z">
            <w:rPr>
              <w:del w:id="1059" w:author="Maximilian Schmitz" w:date="2015-06-17T19:42:00Z"/>
              <w:rFonts w:asciiTheme="minorHAnsi" w:eastAsiaTheme="minorEastAsia" w:hAnsiTheme="minorHAnsi" w:cstheme="minorBidi"/>
              <w:noProof/>
              <w:sz w:val="22"/>
              <w:szCs w:val="22"/>
            </w:rPr>
          </w:rPrChange>
        </w:rPr>
        <w:pPrChange w:id="1060" w:author="Admin" w:date="2015-07-08T13:36:00Z">
          <w:pPr>
            <w:pStyle w:val="Verzeichnis3"/>
            <w:tabs>
              <w:tab w:val="left" w:pos="1200"/>
              <w:tab w:val="right" w:leader="dot" w:pos="9062"/>
            </w:tabs>
          </w:pPr>
        </w:pPrChange>
      </w:pPr>
      <w:del w:id="1061" w:author="Maximilian Schmitz" w:date="2015-06-17T19:42:00Z">
        <w:r w:rsidRPr="00EC1852" w:rsidDel="00915AB6">
          <w:rPr>
            <w:rPrChange w:id="1062" w:author="Admin" w:date="2015-07-08T08:55:00Z">
              <w:rPr>
                <w:rStyle w:val="Hyperlink"/>
                <w:noProof/>
              </w:rPr>
            </w:rPrChange>
          </w:rPr>
          <w:delText>5.1.1</w:delText>
        </w:r>
        <w:r w:rsidRPr="00EC1852" w:rsidDel="00915AB6">
          <w:rPr>
            <w:rFonts w:eastAsiaTheme="minorEastAsia"/>
            <w:rPrChange w:id="1063" w:author="Admin" w:date="2015-07-08T08:55:00Z">
              <w:rPr>
                <w:rFonts w:asciiTheme="minorHAnsi" w:eastAsiaTheme="minorEastAsia" w:hAnsiTheme="minorHAnsi" w:cstheme="minorBidi"/>
                <w:noProof/>
                <w:sz w:val="22"/>
                <w:szCs w:val="22"/>
              </w:rPr>
            </w:rPrChange>
          </w:rPr>
          <w:tab/>
        </w:r>
        <w:r w:rsidRPr="00EC1852" w:rsidDel="00915AB6">
          <w:rPr>
            <w:rPrChange w:id="1064" w:author="Admin" w:date="2015-07-08T08:55:00Z">
              <w:rPr>
                <w:rStyle w:val="Hyperlink"/>
                <w:noProof/>
              </w:rPr>
            </w:rPrChange>
          </w:rPr>
          <w:delText>Grundsätzliches</w:delText>
        </w:r>
        <w:r w:rsidRPr="00EC1852" w:rsidDel="00915AB6">
          <w:rPr>
            <w:webHidden/>
            <w:rPrChange w:id="1065" w:author="Admin" w:date="2015-07-08T08:55:00Z">
              <w:rPr>
                <w:noProof/>
                <w:webHidden/>
              </w:rPr>
            </w:rPrChange>
          </w:rPr>
          <w:tab/>
          <w:delText>14</w:delText>
        </w:r>
        <w:bookmarkStart w:id="1066" w:name="_Toc424109360"/>
        <w:bookmarkStart w:id="1067" w:name="_Toc424119148"/>
        <w:bookmarkEnd w:id="1066"/>
        <w:bookmarkEnd w:id="1067"/>
      </w:del>
    </w:p>
    <w:p w14:paraId="08B990AD" w14:textId="77777777" w:rsidR="00487DC3" w:rsidRPr="00EC1852" w:rsidDel="00915AB6" w:rsidRDefault="00487DC3" w:rsidP="006A1F2A">
      <w:pPr>
        <w:pStyle w:val="berschrift1"/>
        <w:rPr>
          <w:del w:id="1068" w:author="Maximilian Schmitz" w:date="2015-06-17T19:42:00Z"/>
          <w:rFonts w:eastAsiaTheme="minorEastAsia"/>
          <w:rPrChange w:id="1069" w:author="Admin" w:date="2015-07-08T08:55:00Z">
            <w:rPr>
              <w:del w:id="1070" w:author="Maximilian Schmitz" w:date="2015-06-17T19:42:00Z"/>
              <w:rFonts w:asciiTheme="minorHAnsi" w:eastAsiaTheme="minorEastAsia" w:hAnsiTheme="minorHAnsi" w:cstheme="minorBidi"/>
              <w:noProof/>
              <w:sz w:val="22"/>
              <w:szCs w:val="22"/>
            </w:rPr>
          </w:rPrChange>
        </w:rPr>
        <w:pPrChange w:id="1071" w:author="Admin" w:date="2015-07-08T13:36:00Z">
          <w:pPr>
            <w:pStyle w:val="Verzeichnis3"/>
            <w:tabs>
              <w:tab w:val="left" w:pos="1200"/>
              <w:tab w:val="right" w:leader="dot" w:pos="9062"/>
            </w:tabs>
          </w:pPr>
        </w:pPrChange>
      </w:pPr>
      <w:del w:id="1072" w:author="Maximilian Schmitz" w:date="2015-06-17T19:42:00Z">
        <w:r w:rsidRPr="00EC1852" w:rsidDel="00915AB6">
          <w:rPr>
            <w:rPrChange w:id="1073" w:author="Admin" w:date="2015-07-08T08:55:00Z">
              <w:rPr>
                <w:rStyle w:val="Hyperlink"/>
                <w:noProof/>
              </w:rPr>
            </w:rPrChange>
          </w:rPr>
          <w:delText>5.1.2</w:delText>
        </w:r>
        <w:r w:rsidRPr="00EC1852" w:rsidDel="00915AB6">
          <w:rPr>
            <w:rFonts w:eastAsiaTheme="minorEastAsia"/>
            <w:rPrChange w:id="1074" w:author="Admin" w:date="2015-07-08T08:55:00Z">
              <w:rPr>
                <w:rFonts w:asciiTheme="minorHAnsi" w:eastAsiaTheme="minorEastAsia" w:hAnsiTheme="minorHAnsi" w:cstheme="minorBidi"/>
                <w:noProof/>
                <w:sz w:val="22"/>
                <w:szCs w:val="22"/>
              </w:rPr>
            </w:rPrChange>
          </w:rPr>
          <w:tab/>
        </w:r>
        <w:r w:rsidRPr="00EC1852" w:rsidDel="00915AB6">
          <w:rPr>
            <w:rPrChange w:id="1075" w:author="Admin" w:date="2015-07-08T08:55:00Z">
              <w:rPr>
                <w:rStyle w:val="Hyperlink"/>
                <w:noProof/>
              </w:rPr>
            </w:rPrChange>
          </w:rPr>
          <w:delText>Regelimplementierung</w:delText>
        </w:r>
        <w:r w:rsidRPr="00EC1852" w:rsidDel="00915AB6">
          <w:rPr>
            <w:webHidden/>
            <w:rPrChange w:id="1076" w:author="Admin" w:date="2015-07-08T08:55:00Z">
              <w:rPr>
                <w:noProof/>
                <w:webHidden/>
              </w:rPr>
            </w:rPrChange>
          </w:rPr>
          <w:tab/>
          <w:delText>14</w:delText>
        </w:r>
        <w:bookmarkStart w:id="1077" w:name="_Toc424109361"/>
        <w:bookmarkStart w:id="1078" w:name="_Toc424119149"/>
        <w:bookmarkEnd w:id="1077"/>
        <w:bookmarkEnd w:id="1078"/>
      </w:del>
    </w:p>
    <w:p w14:paraId="51EFF412" w14:textId="77777777" w:rsidR="00487DC3" w:rsidRPr="00EC1852" w:rsidDel="00915AB6" w:rsidRDefault="00487DC3" w:rsidP="006A1F2A">
      <w:pPr>
        <w:pStyle w:val="berschrift1"/>
        <w:rPr>
          <w:del w:id="1079" w:author="Maximilian Schmitz" w:date="2015-06-17T19:42:00Z"/>
          <w:rFonts w:eastAsiaTheme="minorEastAsia"/>
          <w:rPrChange w:id="1080" w:author="Admin" w:date="2015-07-08T08:55:00Z">
            <w:rPr>
              <w:del w:id="1081" w:author="Maximilian Schmitz" w:date="2015-06-17T19:42:00Z"/>
              <w:rFonts w:asciiTheme="minorHAnsi" w:eastAsiaTheme="minorEastAsia" w:hAnsiTheme="minorHAnsi" w:cstheme="minorBidi"/>
              <w:noProof/>
              <w:sz w:val="22"/>
              <w:szCs w:val="22"/>
            </w:rPr>
          </w:rPrChange>
        </w:rPr>
        <w:pPrChange w:id="1082" w:author="Admin" w:date="2015-07-08T13:36:00Z">
          <w:pPr>
            <w:pStyle w:val="Verzeichnis3"/>
            <w:tabs>
              <w:tab w:val="left" w:pos="1200"/>
              <w:tab w:val="right" w:leader="dot" w:pos="9062"/>
            </w:tabs>
          </w:pPr>
        </w:pPrChange>
      </w:pPr>
      <w:del w:id="1083" w:author="Maximilian Schmitz" w:date="2015-06-17T19:42:00Z">
        <w:r w:rsidRPr="00EC1852" w:rsidDel="00915AB6">
          <w:rPr>
            <w:rPrChange w:id="1084" w:author="Admin" w:date="2015-07-08T08:55:00Z">
              <w:rPr>
                <w:rStyle w:val="Hyperlink"/>
                <w:noProof/>
              </w:rPr>
            </w:rPrChange>
          </w:rPr>
          <w:delText>5.1.3</w:delText>
        </w:r>
        <w:r w:rsidRPr="00EC1852" w:rsidDel="00915AB6">
          <w:rPr>
            <w:rFonts w:eastAsiaTheme="minorEastAsia"/>
            <w:rPrChange w:id="1085" w:author="Admin" w:date="2015-07-08T08:55:00Z">
              <w:rPr>
                <w:rFonts w:asciiTheme="minorHAnsi" w:eastAsiaTheme="minorEastAsia" w:hAnsiTheme="minorHAnsi" w:cstheme="minorBidi"/>
                <w:noProof/>
                <w:sz w:val="22"/>
                <w:szCs w:val="22"/>
              </w:rPr>
            </w:rPrChange>
          </w:rPr>
          <w:tab/>
        </w:r>
        <w:r w:rsidRPr="00EC1852" w:rsidDel="00915AB6">
          <w:rPr>
            <w:rPrChange w:id="1086" w:author="Admin" w:date="2015-07-08T08:55:00Z">
              <w:rPr>
                <w:rStyle w:val="Hyperlink"/>
                <w:noProof/>
              </w:rPr>
            </w:rPrChange>
          </w:rPr>
          <w:delText>Scripschnittstelle</w:delText>
        </w:r>
        <w:r w:rsidRPr="00EC1852" w:rsidDel="00915AB6">
          <w:rPr>
            <w:webHidden/>
            <w:rPrChange w:id="1087" w:author="Admin" w:date="2015-07-08T08:55:00Z">
              <w:rPr>
                <w:noProof/>
                <w:webHidden/>
              </w:rPr>
            </w:rPrChange>
          </w:rPr>
          <w:tab/>
          <w:delText>14</w:delText>
        </w:r>
        <w:bookmarkStart w:id="1088" w:name="_Toc424109362"/>
        <w:bookmarkStart w:id="1089" w:name="_Toc424119150"/>
        <w:bookmarkEnd w:id="1088"/>
        <w:bookmarkEnd w:id="1089"/>
      </w:del>
    </w:p>
    <w:p w14:paraId="7D732B5B" w14:textId="77777777" w:rsidR="00487DC3" w:rsidRPr="00EC1852" w:rsidDel="00915AB6" w:rsidRDefault="00487DC3" w:rsidP="006A1F2A">
      <w:pPr>
        <w:pStyle w:val="berschrift1"/>
        <w:rPr>
          <w:del w:id="1090" w:author="Maximilian Schmitz" w:date="2015-06-17T19:42:00Z"/>
          <w:rFonts w:eastAsiaTheme="minorEastAsia"/>
          <w:rPrChange w:id="1091" w:author="Admin" w:date="2015-07-08T08:55:00Z">
            <w:rPr>
              <w:del w:id="1092" w:author="Maximilian Schmitz" w:date="2015-06-17T19:42:00Z"/>
              <w:rFonts w:asciiTheme="minorHAnsi" w:eastAsiaTheme="minorEastAsia" w:hAnsiTheme="minorHAnsi" w:cstheme="minorBidi"/>
              <w:noProof/>
              <w:sz w:val="22"/>
              <w:szCs w:val="22"/>
            </w:rPr>
          </w:rPrChange>
        </w:rPr>
        <w:pPrChange w:id="1093" w:author="Admin" w:date="2015-07-08T13:36:00Z">
          <w:pPr>
            <w:pStyle w:val="Verzeichnis2"/>
            <w:tabs>
              <w:tab w:val="left" w:pos="720"/>
              <w:tab w:val="right" w:leader="dot" w:pos="9062"/>
            </w:tabs>
          </w:pPr>
        </w:pPrChange>
      </w:pPr>
      <w:del w:id="1094" w:author="Maximilian Schmitz" w:date="2015-06-17T19:42:00Z">
        <w:r w:rsidRPr="00EC1852" w:rsidDel="00915AB6">
          <w:rPr>
            <w:rPrChange w:id="1095" w:author="Admin" w:date="2015-07-08T08:55:00Z">
              <w:rPr>
                <w:rStyle w:val="Hyperlink"/>
                <w:noProof/>
              </w:rPr>
            </w:rPrChange>
          </w:rPr>
          <w:delText>5.2</w:delText>
        </w:r>
        <w:r w:rsidRPr="00EC1852" w:rsidDel="00915AB6">
          <w:rPr>
            <w:rFonts w:eastAsiaTheme="minorEastAsia"/>
            <w:rPrChange w:id="1096" w:author="Admin" w:date="2015-07-08T08:55:00Z">
              <w:rPr>
                <w:rFonts w:asciiTheme="minorHAnsi" w:eastAsiaTheme="minorEastAsia" w:hAnsiTheme="minorHAnsi" w:cstheme="minorBidi"/>
                <w:noProof/>
                <w:sz w:val="22"/>
                <w:szCs w:val="22"/>
              </w:rPr>
            </w:rPrChange>
          </w:rPr>
          <w:tab/>
        </w:r>
        <w:r w:rsidRPr="00EC1852" w:rsidDel="00915AB6">
          <w:rPr>
            <w:rPrChange w:id="1097" w:author="Admin" w:date="2015-07-08T08:55:00Z">
              <w:rPr>
                <w:rStyle w:val="Hyperlink"/>
                <w:noProof/>
              </w:rPr>
            </w:rPrChange>
          </w:rPr>
          <w:delText>Entwicklung der künstlichen Intelligenz</w:delText>
        </w:r>
        <w:r w:rsidRPr="00EC1852" w:rsidDel="00915AB6">
          <w:rPr>
            <w:webHidden/>
            <w:rPrChange w:id="1098" w:author="Admin" w:date="2015-07-08T08:55:00Z">
              <w:rPr>
                <w:noProof/>
                <w:webHidden/>
              </w:rPr>
            </w:rPrChange>
          </w:rPr>
          <w:tab/>
          <w:delText>14</w:delText>
        </w:r>
        <w:bookmarkStart w:id="1099" w:name="_Toc424109363"/>
        <w:bookmarkStart w:id="1100" w:name="_Toc424119151"/>
        <w:bookmarkEnd w:id="1099"/>
        <w:bookmarkEnd w:id="1100"/>
      </w:del>
    </w:p>
    <w:p w14:paraId="46533393" w14:textId="77777777" w:rsidR="00487DC3" w:rsidRPr="00EC1852" w:rsidDel="00915AB6" w:rsidRDefault="00487DC3" w:rsidP="006A1F2A">
      <w:pPr>
        <w:pStyle w:val="berschrift1"/>
        <w:rPr>
          <w:del w:id="1101" w:author="Maximilian Schmitz" w:date="2015-06-17T19:42:00Z"/>
          <w:rFonts w:eastAsiaTheme="minorEastAsia"/>
          <w:rPrChange w:id="1102" w:author="Admin" w:date="2015-07-08T08:55:00Z">
            <w:rPr>
              <w:del w:id="1103" w:author="Maximilian Schmitz" w:date="2015-06-17T19:42:00Z"/>
              <w:rFonts w:asciiTheme="minorHAnsi" w:eastAsiaTheme="minorEastAsia" w:hAnsiTheme="minorHAnsi" w:cstheme="minorBidi"/>
              <w:b w:val="0"/>
              <w:noProof/>
              <w:sz w:val="22"/>
              <w:szCs w:val="22"/>
            </w:rPr>
          </w:rPrChange>
        </w:rPr>
        <w:pPrChange w:id="1104" w:author="Admin" w:date="2015-07-08T13:36:00Z">
          <w:pPr>
            <w:pStyle w:val="Verzeichnis1"/>
            <w:tabs>
              <w:tab w:val="left" w:pos="480"/>
              <w:tab w:val="right" w:leader="dot" w:pos="9062"/>
            </w:tabs>
          </w:pPr>
        </w:pPrChange>
      </w:pPr>
      <w:del w:id="1105" w:author="Maximilian Schmitz" w:date="2015-06-17T19:42:00Z">
        <w:r w:rsidRPr="00EC1852" w:rsidDel="00915AB6">
          <w:rPr>
            <w:rPrChange w:id="1106" w:author="Admin" w:date="2015-07-08T08:55:00Z">
              <w:rPr>
                <w:rStyle w:val="Hyperlink"/>
                <w:noProof/>
              </w:rPr>
            </w:rPrChange>
          </w:rPr>
          <w:delText>6</w:delText>
        </w:r>
        <w:r w:rsidRPr="00EC1852" w:rsidDel="00915AB6">
          <w:rPr>
            <w:rFonts w:eastAsiaTheme="minorEastAsia"/>
            <w:b w:val="0"/>
            <w:rPrChange w:id="1107" w:author="Admin" w:date="2015-07-08T08:55:00Z">
              <w:rPr>
                <w:rFonts w:asciiTheme="minorHAnsi" w:eastAsiaTheme="minorEastAsia" w:hAnsiTheme="minorHAnsi" w:cstheme="minorBidi"/>
                <w:b w:val="0"/>
                <w:noProof/>
                <w:sz w:val="22"/>
                <w:szCs w:val="22"/>
              </w:rPr>
            </w:rPrChange>
          </w:rPr>
          <w:tab/>
        </w:r>
        <w:r w:rsidRPr="00EC1852" w:rsidDel="00915AB6">
          <w:rPr>
            <w:rPrChange w:id="1108" w:author="Admin" w:date="2015-07-08T08:55:00Z">
              <w:rPr>
                <w:rStyle w:val="Hyperlink"/>
                <w:noProof/>
              </w:rPr>
            </w:rPrChange>
          </w:rPr>
          <w:delText>Ausblick</w:delText>
        </w:r>
        <w:r w:rsidRPr="00EC1852" w:rsidDel="00915AB6">
          <w:rPr>
            <w:webHidden/>
            <w:rPrChange w:id="1109" w:author="Admin" w:date="2015-07-08T08:55:00Z">
              <w:rPr>
                <w:noProof/>
                <w:webHidden/>
              </w:rPr>
            </w:rPrChange>
          </w:rPr>
          <w:tab/>
          <w:delText>15</w:delText>
        </w:r>
        <w:bookmarkStart w:id="1110" w:name="_Toc424109364"/>
        <w:bookmarkStart w:id="1111" w:name="_Toc424119152"/>
        <w:bookmarkEnd w:id="1110"/>
        <w:bookmarkEnd w:id="1111"/>
      </w:del>
    </w:p>
    <w:p w14:paraId="00EE6F70" w14:textId="77777777" w:rsidR="00487DC3" w:rsidRPr="00EC1852" w:rsidDel="00915AB6" w:rsidRDefault="00487DC3" w:rsidP="006A1F2A">
      <w:pPr>
        <w:pStyle w:val="berschrift1"/>
        <w:rPr>
          <w:del w:id="1112" w:author="Maximilian Schmitz" w:date="2015-06-17T19:42:00Z"/>
          <w:rFonts w:eastAsiaTheme="minorEastAsia"/>
          <w:rPrChange w:id="1113" w:author="Admin" w:date="2015-07-08T08:55:00Z">
            <w:rPr>
              <w:del w:id="1114" w:author="Maximilian Schmitz" w:date="2015-06-17T19:42:00Z"/>
              <w:rFonts w:asciiTheme="minorHAnsi" w:eastAsiaTheme="minorEastAsia" w:hAnsiTheme="minorHAnsi" w:cstheme="minorBidi"/>
              <w:b w:val="0"/>
              <w:noProof/>
              <w:sz w:val="22"/>
              <w:szCs w:val="22"/>
            </w:rPr>
          </w:rPrChange>
        </w:rPr>
        <w:pPrChange w:id="1115" w:author="Admin" w:date="2015-07-08T13:36:00Z">
          <w:pPr>
            <w:pStyle w:val="Verzeichnis1"/>
            <w:tabs>
              <w:tab w:val="left" w:pos="480"/>
              <w:tab w:val="right" w:leader="dot" w:pos="9062"/>
            </w:tabs>
          </w:pPr>
        </w:pPrChange>
      </w:pPr>
      <w:del w:id="1116" w:author="Maximilian Schmitz" w:date="2015-06-17T19:42:00Z">
        <w:r w:rsidRPr="00EC1852" w:rsidDel="00915AB6">
          <w:rPr>
            <w:rPrChange w:id="1117" w:author="Admin" w:date="2015-07-08T08:55:00Z">
              <w:rPr>
                <w:rStyle w:val="Hyperlink"/>
                <w:noProof/>
              </w:rPr>
            </w:rPrChange>
          </w:rPr>
          <w:delText>7</w:delText>
        </w:r>
        <w:r w:rsidRPr="00EC1852" w:rsidDel="00915AB6">
          <w:rPr>
            <w:rFonts w:eastAsiaTheme="minorEastAsia"/>
            <w:b w:val="0"/>
            <w:rPrChange w:id="1118" w:author="Admin" w:date="2015-07-08T08:55:00Z">
              <w:rPr>
                <w:rFonts w:asciiTheme="minorHAnsi" w:eastAsiaTheme="minorEastAsia" w:hAnsiTheme="minorHAnsi" w:cstheme="minorBidi"/>
                <w:b w:val="0"/>
                <w:noProof/>
                <w:sz w:val="22"/>
                <w:szCs w:val="22"/>
              </w:rPr>
            </w:rPrChange>
          </w:rPr>
          <w:tab/>
        </w:r>
        <w:r w:rsidRPr="00EC1852" w:rsidDel="00915AB6">
          <w:rPr>
            <w:rPrChange w:id="1119" w:author="Admin" w:date="2015-07-08T08:55:00Z">
              <w:rPr>
                <w:rStyle w:val="Hyperlink"/>
                <w:noProof/>
              </w:rPr>
            </w:rPrChange>
          </w:rPr>
          <w:delText>Fazit</w:delText>
        </w:r>
        <w:r w:rsidRPr="00EC1852" w:rsidDel="00915AB6">
          <w:rPr>
            <w:webHidden/>
            <w:rPrChange w:id="1120" w:author="Admin" w:date="2015-07-08T08:55:00Z">
              <w:rPr>
                <w:noProof/>
                <w:webHidden/>
              </w:rPr>
            </w:rPrChange>
          </w:rPr>
          <w:tab/>
          <w:delText>16</w:delText>
        </w:r>
        <w:bookmarkStart w:id="1121" w:name="_Toc424109365"/>
        <w:bookmarkStart w:id="1122" w:name="_Toc424119153"/>
        <w:bookmarkEnd w:id="1121"/>
        <w:bookmarkEnd w:id="1122"/>
      </w:del>
    </w:p>
    <w:p w14:paraId="5635D7C7" w14:textId="77777777" w:rsidR="00487DC3" w:rsidRPr="00EC1852" w:rsidDel="00915AB6" w:rsidRDefault="00487DC3" w:rsidP="006A1F2A">
      <w:pPr>
        <w:pStyle w:val="berschrift1"/>
        <w:rPr>
          <w:del w:id="1123" w:author="Maximilian Schmitz" w:date="2015-06-17T19:42:00Z"/>
          <w:rFonts w:eastAsiaTheme="minorEastAsia"/>
          <w:rPrChange w:id="1124" w:author="Admin" w:date="2015-07-08T08:55:00Z">
            <w:rPr>
              <w:del w:id="1125" w:author="Maximilian Schmitz" w:date="2015-06-17T19:42:00Z"/>
              <w:rFonts w:asciiTheme="minorHAnsi" w:eastAsiaTheme="minorEastAsia" w:hAnsiTheme="minorHAnsi" w:cstheme="minorBidi"/>
              <w:b w:val="0"/>
              <w:noProof/>
              <w:sz w:val="22"/>
              <w:szCs w:val="22"/>
            </w:rPr>
          </w:rPrChange>
        </w:rPr>
        <w:pPrChange w:id="1126" w:author="Admin" w:date="2015-07-08T13:36:00Z">
          <w:pPr>
            <w:pStyle w:val="Verzeichnis1"/>
            <w:tabs>
              <w:tab w:val="right" w:leader="dot" w:pos="9062"/>
            </w:tabs>
          </w:pPr>
        </w:pPrChange>
      </w:pPr>
      <w:del w:id="1127" w:author="Maximilian Schmitz" w:date="2015-06-17T19:42:00Z">
        <w:r w:rsidRPr="00EC1852" w:rsidDel="00915AB6">
          <w:rPr>
            <w:rPrChange w:id="1128" w:author="Admin" w:date="2015-07-08T08:55:00Z">
              <w:rPr>
                <w:rStyle w:val="Hyperlink"/>
                <w:noProof/>
              </w:rPr>
            </w:rPrChange>
          </w:rPr>
          <w:delText>Literaturverzeichnis</w:delText>
        </w:r>
        <w:r w:rsidR="006201A2" w:rsidRPr="00EC1852" w:rsidDel="00915AB6">
          <w:rPr>
            <w:rPrChange w:id="1129" w:author="Admin" w:date="2015-07-08T08:55:00Z">
              <w:rPr>
                <w:rStyle w:val="Hyperlink"/>
                <w:noProof/>
              </w:rPr>
            </w:rPrChange>
          </w:rPr>
          <w:delText xml:space="preserve"> (Grundlagenliteratur)</w:delText>
        </w:r>
        <w:r w:rsidRPr="00EC1852" w:rsidDel="00915AB6">
          <w:rPr>
            <w:webHidden/>
            <w:rPrChange w:id="1130" w:author="Admin" w:date="2015-07-08T08:55:00Z">
              <w:rPr>
                <w:noProof/>
                <w:webHidden/>
              </w:rPr>
            </w:rPrChange>
          </w:rPr>
          <w:tab/>
          <w:delText>I</w:delText>
        </w:r>
        <w:bookmarkStart w:id="1131" w:name="_Toc424109366"/>
        <w:bookmarkStart w:id="1132" w:name="_Toc424119154"/>
        <w:bookmarkEnd w:id="1131"/>
        <w:bookmarkEnd w:id="1132"/>
      </w:del>
    </w:p>
    <w:p w14:paraId="6AA3E10E" w14:textId="77777777" w:rsidR="00487DC3" w:rsidRPr="00EC1852" w:rsidDel="00915AB6" w:rsidRDefault="00487DC3" w:rsidP="006A1F2A">
      <w:pPr>
        <w:pStyle w:val="berschrift1"/>
        <w:rPr>
          <w:del w:id="1133" w:author="Maximilian Schmitz" w:date="2015-06-17T19:42:00Z"/>
          <w:rFonts w:eastAsiaTheme="minorEastAsia"/>
          <w:rPrChange w:id="1134" w:author="Admin" w:date="2015-07-08T08:55:00Z">
            <w:rPr>
              <w:del w:id="1135" w:author="Maximilian Schmitz" w:date="2015-06-17T19:42:00Z"/>
              <w:rFonts w:asciiTheme="minorHAnsi" w:eastAsiaTheme="minorEastAsia" w:hAnsiTheme="minorHAnsi" w:cstheme="minorBidi"/>
              <w:b w:val="0"/>
              <w:noProof/>
              <w:sz w:val="22"/>
              <w:szCs w:val="22"/>
            </w:rPr>
          </w:rPrChange>
        </w:rPr>
        <w:pPrChange w:id="1136" w:author="Admin" w:date="2015-07-08T13:36:00Z">
          <w:pPr>
            <w:pStyle w:val="Verzeichnis1"/>
            <w:tabs>
              <w:tab w:val="right" w:leader="dot" w:pos="9062"/>
            </w:tabs>
          </w:pPr>
        </w:pPrChange>
      </w:pPr>
      <w:del w:id="1137" w:author="Maximilian Schmitz" w:date="2015-06-17T19:42:00Z">
        <w:r w:rsidRPr="00EC1852" w:rsidDel="00915AB6">
          <w:rPr>
            <w:rPrChange w:id="1138" w:author="Admin" w:date="2015-07-08T08:55:00Z">
              <w:rPr>
                <w:rStyle w:val="Hyperlink"/>
                <w:noProof/>
              </w:rPr>
            </w:rPrChange>
          </w:rPr>
          <w:delText>Abbildungsverzeichnis</w:delText>
        </w:r>
        <w:r w:rsidRPr="00EC1852" w:rsidDel="00915AB6">
          <w:rPr>
            <w:webHidden/>
            <w:rPrChange w:id="1139" w:author="Admin" w:date="2015-07-08T08:55:00Z">
              <w:rPr>
                <w:noProof/>
                <w:webHidden/>
              </w:rPr>
            </w:rPrChange>
          </w:rPr>
          <w:tab/>
          <w:delText>II</w:delText>
        </w:r>
        <w:bookmarkStart w:id="1140" w:name="_Toc424109367"/>
        <w:bookmarkStart w:id="1141" w:name="_Toc424119155"/>
        <w:bookmarkEnd w:id="1140"/>
        <w:bookmarkEnd w:id="1141"/>
      </w:del>
    </w:p>
    <w:p w14:paraId="2BFDD3BE" w14:textId="77777777" w:rsidR="00487DC3" w:rsidRPr="00EC1852" w:rsidDel="00915AB6" w:rsidRDefault="00487DC3" w:rsidP="006A1F2A">
      <w:pPr>
        <w:pStyle w:val="berschrift1"/>
        <w:rPr>
          <w:del w:id="1142" w:author="Maximilian Schmitz" w:date="2015-06-17T19:42:00Z"/>
          <w:rFonts w:eastAsiaTheme="minorEastAsia"/>
          <w:rPrChange w:id="1143" w:author="Admin" w:date="2015-07-08T08:55:00Z">
            <w:rPr>
              <w:del w:id="1144" w:author="Maximilian Schmitz" w:date="2015-06-17T19:42:00Z"/>
              <w:rFonts w:asciiTheme="minorHAnsi" w:eastAsiaTheme="minorEastAsia" w:hAnsiTheme="minorHAnsi" w:cstheme="minorBidi"/>
              <w:b w:val="0"/>
              <w:noProof/>
              <w:sz w:val="22"/>
              <w:szCs w:val="22"/>
            </w:rPr>
          </w:rPrChange>
        </w:rPr>
        <w:pPrChange w:id="1145" w:author="Admin" w:date="2015-07-08T13:36:00Z">
          <w:pPr>
            <w:pStyle w:val="Verzeichnis1"/>
            <w:tabs>
              <w:tab w:val="right" w:leader="dot" w:pos="9062"/>
            </w:tabs>
          </w:pPr>
        </w:pPrChange>
      </w:pPr>
      <w:del w:id="1146" w:author="Maximilian Schmitz" w:date="2015-06-17T19:42:00Z">
        <w:r w:rsidRPr="00EC1852" w:rsidDel="00915AB6">
          <w:rPr>
            <w:rPrChange w:id="1147" w:author="Admin" w:date="2015-07-08T08:55:00Z">
              <w:rPr>
                <w:rStyle w:val="Hyperlink"/>
                <w:noProof/>
              </w:rPr>
            </w:rPrChange>
          </w:rPr>
          <w:delText>Abkürzungsverzeichnis</w:delText>
        </w:r>
        <w:r w:rsidRPr="00EC1852" w:rsidDel="00915AB6">
          <w:rPr>
            <w:webHidden/>
            <w:rPrChange w:id="1148" w:author="Admin" w:date="2015-07-08T08:55:00Z">
              <w:rPr>
                <w:noProof/>
                <w:webHidden/>
              </w:rPr>
            </w:rPrChange>
          </w:rPr>
          <w:tab/>
          <w:delText>III</w:delText>
        </w:r>
        <w:bookmarkStart w:id="1149" w:name="_Toc424109368"/>
        <w:bookmarkStart w:id="1150" w:name="_Toc424119156"/>
        <w:bookmarkEnd w:id="1149"/>
        <w:bookmarkEnd w:id="1150"/>
      </w:del>
    </w:p>
    <w:p w14:paraId="43B0EAF4" w14:textId="77777777" w:rsidR="00487DC3" w:rsidRPr="00EC1852" w:rsidDel="00915AB6" w:rsidRDefault="00487DC3" w:rsidP="006A1F2A">
      <w:pPr>
        <w:pStyle w:val="berschrift1"/>
        <w:rPr>
          <w:del w:id="1151" w:author="Maximilian Schmitz" w:date="2015-06-17T19:42:00Z"/>
          <w:rFonts w:eastAsiaTheme="minorEastAsia"/>
          <w:rPrChange w:id="1152" w:author="Admin" w:date="2015-07-08T08:55:00Z">
            <w:rPr>
              <w:del w:id="1153" w:author="Maximilian Schmitz" w:date="2015-06-17T19:42:00Z"/>
              <w:rFonts w:asciiTheme="minorHAnsi" w:eastAsiaTheme="minorEastAsia" w:hAnsiTheme="minorHAnsi" w:cstheme="minorBidi"/>
              <w:b w:val="0"/>
              <w:noProof/>
              <w:sz w:val="22"/>
              <w:szCs w:val="22"/>
            </w:rPr>
          </w:rPrChange>
        </w:rPr>
        <w:pPrChange w:id="1154" w:author="Admin" w:date="2015-07-08T13:36:00Z">
          <w:pPr>
            <w:pStyle w:val="Verzeichnis1"/>
            <w:tabs>
              <w:tab w:val="right" w:leader="dot" w:pos="9062"/>
            </w:tabs>
          </w:pPr>
        </w:pPrChange>
      </w:pPr>
      <w:del w:id="1155" w:author="Maximilian Schmitz" w:date="2015-06-17T19:42:00Z">
        <w:r w:rsidRPr="00EC1852" w:rsidDel="00915AB6">
          <w:rPr>
            <w:rPrChange w:id="1156" w:author="Admin" w:date="2015-07-08T08:55:00Z">
              <w:rPr>
                <w:rStyle w:val="Hyperlink"/>
                <w:noProof/>
              </w:rPr>
            </w:rPrChange>
          </w:rPr>
          <w:delText>Glossar</w:delText>
        </w:r>
        <w:r w:rsidRPr="00EC1852" w:rsidDel="00915AB6">
          <w:rPr>
            <w:webHidden/>
            <w:rPrChange w:id="1157" w:author="Admin" w:date="2015-07-08T08:55:00Z">
              <w:rPr>
                <w:noProof/>
                <w:webHidden/>
              </w:rPr>
            </w:rPrChange>
          </w:rPr>
          <w:tab/>
          <w:delText>IV</w:delText>
        </w:r>
        <w:bookmarkStart w:id="1158" w:name="_Toc424109369"/>
        <w:bookmarkStart w:id="1159" w:name="_Toc424119157"/>
        <w:bookmarkEnd w:id="1158"/>
        <w:bookmarkEnd w:id="1159"/>
      </w:del>
    </w:p>
    <w:p w14:paraId="75325EB1" w14:textId="2D3ED83D" w:rsidR="00692C03" w:rsidRPr="00715D94" w:rsidRDefault="008B6A1C" w:rsidP="006A1F2A">
      <w:pPr>
        <w:pStyle w:val="berschrift1"/>
        <w:rPr>
          <w:del w:id="1160"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161" w:author="Admin" w:date="2015-07-08T13:36:00Z">
          <w:pPr>
            <w:pStyle w:val="Verzeichnis1"/>
            <w:tabs>
              <w:tab w:val="right" w:leader="dot" w:pos="9062"/>
            </w:tabs>
          </w:pPr>
        </w:pPrChange>
      </w:pPr>
      <w:del w:id="1162" w:author="Maximilian Schmitz" w:date="2015-07-06T18:12:00Z">
        <w:r w:rsidRPr="00715D94" w:rsidDel="00D421B5">
          <w:fldChar w:fldCharType="end"/>
        </w:r>
        <w:bookmarkStart w:id="1163" w:name="_Toc424109370"/>
        <w:bookmarkStart w:id="1164" w:name="_Toc424119158"/>
        <w:bookmarkEnd w:id="1163"/>
        <w:bookmarkEnd w:id="1164"/>
      </w:del>
    </w:p>
    <w:p w14:paraId="28679427" w14:textId="4671737F" w:rsidR="00683BB8" w:rsidRPr="00715D94" w:rsidDel="00D421B5" w:rsidRDefault="00683BB8" w:rsidP="006A1F2A">
      <w:pPr>
        <w:pStyle w:val="berschrift1"/>
        <w:rPr>
          <w:del w:id="1165" w:author="Maximilian Schmitz" w:date="2015-07-06T18:12:00Z"/>
        </w:rPr>
        <w:pPrChange w:id="1166" w:author="Admin" w:date="2015-07-08T13:36:00Z">
          <w:pPr/>
        </w:pPrChange>
      </w:pPr>
      <w:bookmarkStart w:id="1167" w:name="_Toc424109371"/>
      <w:bookmarkStart w:id="1168" w:name="_Toc424119159"/>
      <w:bookmarkEnd w:id="1167"/>
      <w:bookmarkEnd w:id="1168"/>
    </w:p>
    <w:p w14:paraId="28AB6CB8" w14:textId="77777777" w:rsidR="000D5298" w:rsidRPr="00EC1852" w:rsidRDefault="00BE23E9" w:rsidP="006A1F2A">
      <w:pPr>
        <w:pStyle w:val="berschrift1"/>
        <w:pPrChange w:id="1169" w:author="Admin" w:date="2015-07-08T13:36:00Z">
          <w:pPr>
            <w:pStyle w:val="berschrift1"/>
            <w:numPr>
              <w:numId w:val="17"/>
            </w:numPr>
          </w:pPr>
        </w:pPrChange>
      </w:pPr>
      <w:bookmarkStart w:id="1170" w:name="_Toc424119160"/>
      <w:r w:rsidRPr="00EC1852">
        <w:t>Einleitung</w:t>
      </w:r>
      <w:bookmarkEnd w:id="1170"/>
    </w:p>
    <w:p w14:paraId="53768C6F" w14:textId="70DBBA13" w:rsidR="00945897" w:rsidRDefault="00945897" w:rsidP="006A1F2A">
      <w:pPr>
        <w:pPrChange w:id="1171" w:author="Admin" w:date="2015-07-08T13:36:00Z">
          <w:pPr/>
        </w:pPrChange>
      </w:pPr>
      <w:r>
        <w:t xml:space="preserve">Simulationen wie die </w:t>
      </w:r>
      <w:proofErr w:type="spellStart"/>
      <w:r>
        <w:t>Robo</w:t>
      </w:r>
      <w:ins w:id="1172" w:author="Admin" w:date="2015-07-07T13:47:00Z">
        <w:r w:rsidR="00765681">
          <w:t>C</w:t>
        </w:r>
      </w:ins>
      <w:del w:id="1173"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6A1F2A">
      <w:pPr>
        <w:pPrChange w:id="1174" w:author="Admin" w:date="2015-07-08T13:36:00Z">
          <w:pPr/>
        </w:pPrChange>
      </w:pPr>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6A1F2A">
      <w:pPr>
        <w:pPrChange w:id="1175" w:author="Admin" w:date="2015-07-08T13:36:00Z">
          <w:pPr/>
        </w:pPrChange>
      </w:pPr>
    </w:p>
    <w:p w14:paraId="0C222294" w14:textId="77777777" w:rsidR="00945897" w:rsidRDefault="00945897" w:rsidP="006A1F2A">
      <w:pPr>
        <w:pPrChange w:id="1176" w:author="Admin" w:date="2015-07-08T13:36:00Z">
          <w:pPr/>
        </w:pPrChange>
      </w:pPr>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6A1F2A">
      <w:pPr>
        <w:pPrChange w:id="1177" w:author="Admin" w:date="2015-07-08T13:36:00Z">
          <w:pPr/>
        </w:pPrChange>
      </w:pPr>
    </w:p>
    <w:p w14:paraId="3D701B4A" w14:textId="64A03345" w:rsidR="00945897" w:rsidRDefault="00945897" w:rsidP="006A1F2A">
      <w:pPr>
        <w:pPrChange w:id="1178" w:author="Admin" w:date="2015-07-08T13:36:00Z">
          <w:pPr/>
        </w:pPrChange>
      </w:pPr>
      <w:r>
        <w:t>D</w:t>
      </w:r>
      <w:r w:rsidR="003B7EDC">
        <w:t>as fertige Projekt soll auch dem</w:t>
      </w:r>
      <w:r>
        <w:t xml:space="preserve"> Spieler ein Gefühl für Logik vermitteln, die von der Aufmachung von </w:t>
      </w:r>
      <w:proofErr w:type="spellStart"/>
      <w:r>
        <w:t>Robo</w:t>
      </w:r>
      <w:ins w:id="1179" w:author="Admin" w:date="2015-07-07T13:46:00Z">
        <w:r w:rsidR="00765681">
          <w:t>C</w:t>
        </w:r>
      </w:ins>
      <w:del w:id="1180"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sidP="006A1F2A">
      <w:pPr>
        <w:pPrChange w:id="1181" w:author="Admin" w:date="2015-07-08T13:36:00Z">
          <w:pPr/>
        </w:pPrChange>
      </w:pPr>
      <w:r>
        <w:br w:type="page"/>
      </w:r>
    </w:p>
    <w:p w14:paraId="25245CC1" w14:textId="77777777" w:rsidR="0076233B" w:rsidRDefault="0076233B" w:rsidP="006A1F2A">
      <w:pPr>
        <w:pStyle w:val="berschrift1"/>
        <w:pPrChange w:id="1182" w:author="Admin" w:date="2015-07-08T13:36:00Z">
          <w:pPr>
            <w:pStyle w:val="berschrift1"/>
          </w:pPr>
        </w:pPrChange>
      </w:pPr>
      <w:bookmarkStart w:id="1183" w:name="_Toc424119161"/>
      <w:r w:rsidRPr="00EC1852">
        <w:lastRenderedPageBreak/>
        <w:t>Aufgabenstellung</w:t>
      </w:r>
      <w:bookmarkEnd w:id="1183"/>
    </w:p>
    <w:p w14:paraId="7F0718B3" w14:textId="77777777" w:rsidR="00945897" w:rsidRDefault="00945897" w:rsidP="006A1F2A">
      <w:pPr>
        <w:pPrChange w:id="1184" w:author="Admin" w:date="2015-07-08T13:36:00Z">
          <w:pPr/>
        </w:pPrChange>
      </w:pPr>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1185" w:author="Admin" w:date="2015-07-06T13:23:00Z">
        <w:r w:rsidR="00011EF1">
          <w:t>m</w:t>
        </w:r>
      </w:ins>
      <w:del w:id="1186"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187" w:author="Admin" w:date="2015-07-06T13:27:00Z">
        <w:r w:rsidR="004540A2">
          <w:t xml:space="preserve"> mehrfach</w:t>
        </w:r>
      </w:ins>
      <w:r>
        <w:t xml:space="preserve"> in kurzer Zeit mit maximaler Kraft kickt.</w:t>
      </w:r>
    </w:p>
    <w:p w14:paraId="4E4B7AE5" w14:textId="77777777" w:rsidR="00945897" w:rsidRDefault="00945897" w:rsidP="006A1F2A">
      <w:pPr>
        <w:pPrChange w:id="1188" w:author="Admin" w:date="2015-07-08T13:36:00Z">
          <w:pPr/>
        </w:pPrChange>
      </w:pPr>
    </w:p>
    <w:p w14:paraId="40B68460" w14:textId="77777777" w:rsidR="00945897" w:rsidRDefault="00945897" w:rsidP="006A1F2A">
      <w:pPr>
        <w:pPrChange w:id="1189" w:author="Admin" w:date="2015-07-08T13:36:00Z">
          <w:pPr/>
        </w:pPrChange>
      </w:pPr>
      <w:r>
        <w:t xml:space="preserve">Die Simulation </w:t>
      </w:r>
      <w:ins w:id="1190" w:author="Admin" w:date="2015-07-06T13:27:00Z">
        <w:r w:rsidR="004540A2">
          <w:t>soll</w:t>
        </w:r>
      </w:ins>
      <w:del w:id="1191" w:author="Admin" w:date="2015-07-06T13:27:00Z">
        <w:r w:rsidDel="004540A2">
          <w:delText>ist</w:delText>
        </w:r>
      </w:del>
      <w:r>
        <w:t xml:space="preserve"> komplett dreidimensional und </w:t>
      </w:r>
      <w:ins w:id="1192" w:author="Admin" w:date="2015-07-06T13:28:00Z">
        <w:r w:rsidR="004540A2">
          <w:t>mit</w:t>
        </w:r>
      </w:ins>
      <w:del w:id="1193" w:author="Admin" w:date="2015-07-06T13:28:00Z">
        <w:r w:rsidDel="004540A2">
          <w:delText>bietet</w:delText>
        </w:r>
      </w:del>
      <w:r>
        <w:t xml:space="preserve"> animierte</w:t>
      </w:r>
      <w:ins w:id="1194" w:author="Admin" w:date="2015-07-06T13:28:00Z">
        <w:r w:rsidR="004540A2">
          <w:t>n</w:t>
        </w:r>
      </w:ins>
      <w:r>
        <w:t xml:space="preserve"> Fußballspieler</w:t>
      </w:r>
      <w:ins w:id="1195" w:author="Admin" w:date="2015-07-06T13:28:00Z">
        <w:r w:rsidR="004540A2">
          <w:t xml:space="preserve"> </w:t>
        </w:r>
      </w:ins>
      <w:ins w:id="1196" w:author="Admin" w:date="2015-07-06T13:29:00Z">
        <w:r w:rsidR="004540A2">
          <w:t>gestaltet</w:t>
        </w:r>
      </w:ins>
      <w:ins w:id="1197" w:author="Admin" w:date="2015-07-06T13:28:00Z">
        <w:r w:rsidR="004540A2">
          <w:t xml:space="preserve"> werden.</w:t>
        </w:r>
      </w:ins>
      <w:del w:id="1198" w:author="Admin" w:date="2015-07-06T13:28:00Z">
        <w:r w:rsidDel="004540A2">
          <w:delText>,</w:delText>
        </w:r>
      </w:del>
      <w:r>
        <w:t xml:space="preserve"> </w:t>
      </w:r>
      <w:ins w:id="1199" w:author="Admin" w:date="2015-07-06T13:28:00Z">
        <w:r w:rsidR="004540A2">
          <w:t>W</w:t>
        </w:r>
      </w:ins>
      <w:del w:id="1200"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6A1F2A">
      <w:pPr>
        <w:pPrChange w:id="1201" w:author="Admin" w:date="2015-07-08T13:36:00Z">
          <w:pPr/>
        </w:pPrChange>
      </w:pPr>
    </w:p>
    <w:p w14:paraId="07582972" w14:textId="77777777" w:rsidR="00476894" w:rsidRDefault="000F7CD6" w:rsidP="006A1F2A">
      <w:pPr>
        <w:pStyle w:val="berschrift1"/>
        <w:pPrChange w:id="1202" w:author="Admin" w:date="2015-07-08T13:36:00Z">
          <w:pPr>
            <w:pStyle w:val="berschrift1"/>
          </w:pPr>
        </w:pPrChange>
      </w:pPr>
      <w:r>
        <w:br w:type="page"/>
      </w:r>
      <w:bookmarkStart w:id="1203" w:name="_Ref422317454"/>
      <w:bookmarkStart w:id="1204" w:name="_Toc424119162"/>
      <w:r w:rsidR="00493EDB">
        <w:lastRenderedPageBreak/>
        <w:t>Stand der Technik</w:t>
      </w:r>
      <w:bookmarkEnd w:id="1203"/>
      <w:bookmarkEnd w:id="1204"/>
    </w:p>
    <w:p w14:paraId="5C3AA0A0" w14:textId="77777777" w:rsidR="008A0CF5" w:rsidRDefault="008A0CF5" w:rsidP="006A1F2A">
      <w:pPr>
        <w:pStyle w:val="berschrift2"/>
        <w:pPrChange w:id="1205" w:author="Admin" w:date="2015-07-08T13:36:00Z">
          <w:pPr>
            <w:pStyle w:val="berschrift2"/>
          </w:pPr>
        </w:pPrChange>
      </w:pPr>
      <w:bookmarkStart w:id="1206" w:name="_Toc406781343"/>
      <w:bookmarkStart w:id="1207" w:name="_Toc424119163"/>
      <w:r>
        <w:t>Einleitung</w:t>
      </w:r>
      <w:bookmarkEnd w:id="1206"/>
      <w:bookmarkEnd w:id="1207"/>
    </w:p>
    <w:p w14:paraId="50310C64" w14:textId="52B1805E" w:rsidR="008A0CF5" w:rsidDel="00692C03" w:rsidRDefault="008A0CF5" w:rsidP="006A1F2A">
      <w:pPr>
        <w:rPr>
          <w:del w:id="1208" w:author="Admin" w:date="2015-07-08T10:20:00Z"/>
        </w:rPr>
        <w:pPrChange w:id="1209" w:author="Admin" w:date="2015-07-08T13:36:00Z">
          <w:pPr/>
        </w:pPrChange>
      </w:pPr>
      <w:r>
        <w:t xml:space="preserve">Die Arbeit baut auf unterschiedlichen Technologien auf, deren Verständnis für die Projektbearbeitung unumgänglich ist. Da die Simulation, wie sie in Kapitel 2 beschrieben </w:t>
      </w:r>
      <w:del w:id="1210" w:author="Admin" w:date="2015-07-06T13:33:00Z">
        <w:r w:rsidDel="00EB1E9F">
          <w:delText>wurde</w:delText>
        </w:r>
      </w:del>
      <w:ins w:id="1211" w:author="Admin" w:date="2015-07-06T13:33:00Z">
        <w:r w:rsidR="00EB1E9F">
          <w:t>ist</w:t>
        </w:r>
      </w:ins>
      <w:r>
        <w:t>, nicht im gegebenen Zeitrahmen von Grund auf Programmiert werden kann, muss eine Game-Engine gewählt werden, die Grundlagen wie die 3D-Animation oder die Physik-Berechnungen bereitstellt.</w:t>
      </w:r>
      <w:ins w:id="1212" w:author="Admin" w:date="2015-07-08T10:20:00Z">
        <w:r w:rsidR="00692C03">
          <w:t xml:space="preserve"> </w:t>
        </w:r>
      </w:ins>
    </w:p>
    <w:p w14:paraId="04B5323F" w14:textId="77777777" w:rsidR="008A0CF5" w:rsidRDefault="008A0CF5" w:rsidP="006A1F2A">
      <w:pPr>
        <w:pPrChange w:id="1213" w:author="Admin" w:date="2015-07-08T13:36:00Z">
          <w:pPr/>
        </w:pPrChange>
      </w:pPr>
      <w:r>
        <w:t>Des Weiteren muss eine Technologie gewählt werden, die die Steuerung der Charaktere über im Voraus erstellte Abläufe erlaubt.</w:t>
      </w:r>
    </w:p>
    <w:p w14:paraId="36554D2A" w14:textId="77777777" w:rsidR="008A0CF5" w:rsidDel="00692C03" w:rsidRDefault="008A0CF5" w:rsidP="006A1F2A">
      <w:pPr>
        <w:rPr>
          <w:del w:id="1214" w:author="Admin" w:date="2015-07-08T10:20:00Z"/>
        </w:rPr>
        <w:pPrChange w:id="1215" w:author="Admin" w:date="2015-07-08T13:36:00Z">
          <w:pPr/>
        </w:pPrChange>
      </w:pPr>
    </w:p>
    <w:p w14:paraId="017E1988" w14:textId="77777777" w:rsidR="008A0CF5" w:rsidRDefault="008A0CF5" w:rsidP="006A1F2A">
      <w:pPr>
        <w:rPr>
          <w:ins w:id="1216" w:author="Admin" w:date="2015-07-08T10:17:00Z"/>
        </w:rPr>
        <w:pPrChange w:id="1217" w:author="Admin" w:date="2015-07-08T13:36:00Z">
          <w:pPr/>
        </w:pPrChange>
      </w:pPr>
      <w:r>
        <w:t>In diesem Kapitel sollen die Technologien, die für die genannten Zwecke in Betracht gezogen wurden, kurz dargestellt werden und die Technologieentscheidung begründet werden</w:t>
      </w:r>
    </w:p>
    <w:p w14:paraId="0C0CFAB6" w14:textId="77777777" w:rsidR="00692C03" w:rsidRDefault="00692C03" w:rsidP="006A1F2A">
      <w:pPr>
        <w:pPrChange w:id="1218" w:author="Admin" w:date="2015-07-08T13:36:00Z">
          <w:pPr/>
        </w:pPrChange>
      </w:pPr>
    </w:p>
    <w:p w14:paraId="5DA61EA4" w14:textId="77777777" w:rsidR="008A0CF5" w:rsidRDefault="008A0CF5" w:rsidP="006A1F2A">
      <w:pPr>
        <w:pStyle w:val="berschrift2"/>
        <w:pPrChange w:id="1219" w:author="Admin" w:date="2015-07-08T13:36:00Z">
          <w:pPr>
            <w:pStyle w:val="berschrift2"/>
          </w:pPr>
        </w:pPrChange>
      </w:pPr>
      <w:bookmarkStart w:id="1220" w:name="_Ref422317407"/>
      <w:bookmarkStart w:id="1221" w:name="_Ref422317414"/>
      <w:bookmarkStart w:id="1222" w:name="_Toc424119164"/>
      <w:r>
        <w:t>Game Engine</w:t>
      </w:r>
      <w:bookmarkEnd w:id="1220"/>
      <w:bookmarkEnd w:id="1221"/>
      <w:bookmarkEnd w:id="1222"/>
    </w:p>
    <w:p w14:paraId="48F2682C" w14:textId="77777777" w:rsidR="008A0CF5" w:rsidRPr="0008785A" w:rsidDel="000E24A9" w:rsidRDefault="008A0CF5" w:rsidP="006A1F2A">
      <w:pPr>
        <w:pStyle w:val="berschrift3"/>
        <w:rPr>
          <w:del w:id="1223" w:author="Daene" w:date="2015-01-08T17:04:00Z"/>
        </w:rPr>
        <w:pPrChange w:id="1224" w:author="Admin" w:date="2015-07-08T13:36:00Z">
          <w:pPr/>
        </w:pPrChange>
      </w:pPr>
      <w:del w:id="1225" w:author="Daene" w:date="2015-01-08T17:04:00Z">
        <w:r w:rsidRPr="0008785A" w:rsidDel="000E24A9">
          <w:delText>http://de.wikipedia.org/wiki/Liste_von_Spiel-Engines</w:delText>
        </w:r>
        <w:bookmarkStart w:id="1226" w:name="_Toc408511943"/>
        <w:bookmarkStart w:id="1227" w:name="_Toc417977745"/>
        <w:bookmarkStart w:id="1228" w:name="_Toc418083327"/>
        <w:bookmarkStart w:id="1229" w:name="_Toc422333496"/>
        <w:bookmarkStart w:id="1230" w:name="_Toc422468939"/>
        <w:bookmarkStart w:id="1231" w:name="_Toc424040265"/>
        <w:bookmarkStart w:id="1232" w:name="_Toc424109377"/>
        <w:bookmarkStart w:id="1233" w:name="_Toc424119165"/>
        <w:bookmarkEnd w:id="1226"/>
        <w:bookmarkEnd w:id="1227"/>
        <w:bookmarkEnd w:id="1228"/>
        <w:bookmarkEnd w:id="1229"/>
        <w:bookmarkEnd w:id="1230"/>
        <w:bookmarkEnd w:id="1231"/>
        <w:bookmarkEnd w:id="1232"/>
        <w:bookmarkEnd w:id="1233"/>
      </w:del>
    </w:p>
    <w:p w14:paraId="16934930" w14:textId="77777777" w:rsidR="008A0CF5" w:rsidRDefault="008A0CF5" w:rsidP="006A1F2A">
      <w:pPr>
        <w:pStyle w:val="berschrift3"/>
        <w:pPrChange w:id="1234" w:author="Admin" w:date="2015-07-08T13:36:00Z">
          <w:pPr>
            <w:pStyle w:val="berschrift3"/>
          </w:pPr>
        </w:pPrChange>
      </w:pPr>
      <w:bookmarkStart w:id="1235" w:name="_Toc424119166"/>
      <w:r>
        <w:t>Grundsätzliches</w:t>
      </w:r>
      <w:bookmarkEnd w:id="1235"/>
    </w:p>
    <w:p w14:paraId="2B6B6AD0" w14:textId="77777777" w:rsidR="008A0CF5" w:rsidRDefault="008A0CF5" w:rsidP="006A1F2A">
      <w:pPr>
        <w:pPrChange w:id="1236" w:author="Admin" w:date="2015-07-08T13:36:00Z">
          <w:pPr/>
        </w:pPrChange>
      </w:pPr>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6A1F2A">
      <w:pPr>
        <w:pStyle w:val="berschrift3"/>
        <w:pPrChange w:id="1237" w:author="Admin" w:date="2015-07-08T13:36:00Z">
          <w:pPr>
            <w:pStyle w:val="berschrift3"/>
          </w:pPr>
        </w:pPrChange>
      </w:pPr>
      <w:bookmarkStart w:id="1238" w:name="_Toc424119167"/>
      <w:r>
        <w:t>Source Engine</w:t>
      </w:r>
      <w:bookmarkEnd w:id="1238"/>
    </w:p>
    <w:p w14:paraId="7D3F6E49" w14:textId="7E967405" w:rsidR="008A0CF5" w:rsidDel="00692C03" w:rsidRDefault="008A0CF5" w:rsidP="006A1F2A">
      <w:pPr>
        <w:rPr>
          <w:del w:id="1239" w:author="Admin" w:date="2015-07-08T10:20:00Z"/>
        </w:rPr>
        <w:pPrChange w:id="1240" w:author="Admin" w:date="2015-07-08T13:36:00Z">
          <w:pPr/>
        </w:pPrChange>
      </w:pPr>
      <w:r>
        <w:t xml:space="preserve">Source Engine wird von </w:t>
      </w:r>
      <w:proofErr w:type="spellStart"/>
      <w:r>
        <w:t>Valve</w:t>
      </w:r>
      <w:proofErr w:type="spellEnd"/>
      <w:r>
        <w:t xml:space="preserve"> entwickelt und ist durch die weit verbreiteten Spiele, die mit ihr </w:t>
      </w:r>
      <w:ins w:id="1241" w:author="Maximilian Schmitz" w:date="2015-06-19T09:06:00Z">
        <w:r w:rsidR="002E3F67">
          <w:t>e</w:t>
        </w:r>
      </w:ins>
      <w:del w:id="1242" w:author="Maximilian Schmitz" w:date="2015-06-19T09:06:00Z">
        <w:r w:rsidDel="002E3F67">
          <w:delText>E</w:delText>
        </w:r>
      </w:del>
      <w:r>
        <w:t>ntwickelt wurden, bekannt. Dazu gehört neben Half Life 2 oder Counter Strike: Source auch Portal.</w:t>
      </w:r>
      <w:ins w:id="1243" w:author="Admin" w:date="2015-07-08T10:20:00Z">
        <w:r w:rsidR="00692C03">
          <w:t xml:space="preserve"> </w:t>
        </w:r>
      </w:ins>
    </w:p>
    <w:p w14:paraId="0576DF9C" w14:textId="642D0A61" w:rsidR="008A0CF5" w:rsidDel="00692C03" w:rsidRDefault="008A0CF5" w:rsidP="006A1F2A">
      <w:pPr>
        <w:rPr>
          <w:del w:id="1244" w:author="Admin" w:date="2015-07-08T10:20:00Z"/>
        </w:rPr>
        <w:pPrChange w:id="1245" w:author="Admin" w:date="2015-07-08T13:36:00Z">
          <w:pPr/>
        </w:pPrChange>
      </w:pPr>
      <w:r>
        <w:t>Die Source Engine kann neben den Betriebssystemen Windows, Linux und MAC</w:t>
      </w:r>
      <w:ins w:id="1246" w:author="Admin" w:date="2015-07-08T13:31:00Z">
        <w:r w:rsidR="006A1F2A">
          <w:t xml:space="preserve"> OS</w:t>
        </w:r>
      </w:ins>
      <w:r>
        <w:t xml:space="preserve"> auch auf der Playstation 3 oder der Xbox360 verwendet werden.</w:t>
      </w:r>
      <w:ins w:id="1247" w:author="Admin" w:date="2015-07-08T10:20:00Z">
        <w:r w:rsidR="00692C03">
          <w:t xml:space="preserve"> </w:t>
        </w:r>
      </w:ins>
    </w:p>
    <w:p w14:paraId="3C6D052A" w14:textId="266EDDE6" w:rsidR="008A0CF5" w:rsidRDefault="008A0CF5" w:rsidP="006A1F2A">
      <w:pPr>
        <w:pPrChange w:id="1248" w:author="Admin" w:date="2015-07-08T13:36:00Z">
          <w:pPr/>
        </w:pPrChange>
      </w:pPr>
      <w:r>
        <w:t>Neben der Grafik-Engine beinhaltet dieses Framework auch eine Physik-Engine.</w:t>
      </w:r>
      <w:ins w:id="1249" w:author="Admin" w:date="2015-07-08T10:24:00Z">
        <w:r w:rsidR="00692C03">
          <w:t xml:space="preserve"> (vgl.</w:t>
        </w:r>
      </w:ins>
      <w:customXmlInsRangeStart w:id="1250" w:author="Admin" w:date="2015-07-08T10:24:00Z"/>
      <w:sdt>
        <w:sdtPr>
          <w:id w:val="-293523758"/>
          <w:citation/>
        </w:sdtPr>
        <w:sdtContent>
          <w:customXmlInsRangeEnd w:id="1250"/>
          <w:ins w:id="1251" w:author="Admin" w:date="2015-07-08T10:24:00Z">
            <w:r w:rsidR="00692C03">
              <w:fldChar w:fldCharType="begin"/>
            </w:r>
          </w:ins>
          <w:ins w:id="1252" w:author="Admin" w:date="2015-07-08T10:44:00Z">
            <w:r w:rsidR="00DD45F6">
              <w:instrText xml:space="preserve">CITATION Val15 \l 1031 </w:instrText>
            </w:r>
          </w:ins>
          <w:r w:rsidR="00692C03">
            <w:fldChar w:fldCharType="separate"/>
          </w:r>
          <w:r w:rsidR="00715D94">
            <w:rPr>
              <w:noProof/>
            </w:rPr>
            <w:t xml:space="preserve"> [1]</w:t>
          </w:r>
          <w:ins w:id="1253" w:author="Admin" w:date="2015-07-08T10:24:00Z">
            <w:r w:rsidR="00692C03">
              <w:fldChar w:fldCharType="end"/>
            </w:r>
          </w:ins>
          <w:customXmlInsRangeStart w:id="1254" w:author="Admin" w:date="2015-07-08T10:24:00Z"/>
        </w:sdtContent>
      </w:sdt>
      <w:customXmlInsRangeEnd w:id="1254"/>
      <w:ins w:id="1255" w:author="Admin" w:date="2015-07-08T10:24:00Z">
        <w:r w:rsidR="00692C03">
          <w:t>)</w:t>
        </w:r>
      </w:ins>
    </w:p>
    <w:p w14:paraId="3D6BFD84" w14:textId="77777777" w:rsidR="008A0CF5" w:rsidDel="00692C03" w:rsidRDefault="008A0CF5" w:rsidP="006A1F2A">
      <w:pPr>
        <w:rPr>
          <w:del w:id="1256" w:author="Admin" w:date="2015-07-08T10:20:00Z"/>
        </w:rPr>
        <w:pPrChange w:id="1257" w:author="Admin" w:date="2015-07-08T13:36:00Z">
          <w:pPr/>
        </w:pPrChange>
      </w:pPr>
    </w:p>
    <w:p w14:paraId="72E981F3" w14:textId="5213D7C2" w:rsidR="008A0CF5" w:rsidRDefault="008A0CF5" w:rsidP="006A1F2A">
      <w:pPr>
        <w:pPrChange w:id="1258" w:author="Admin" w:date="2015-07-08T13:36:00Z">
          <w:pPr/>
        </w:pPrChange>
      </w:pPr>
      <w:del w:id="1259" w:author="Admin" w:date="2015-07-06T13:36:00Z">
        <w:r w:rsidDel="009D3C5C">
          <w:delText xml:space="preserve">Ein </w:delText>
        </w:r>
      </w:del>
      <w:ins w:id="1260" w:author="Admin" w:date="2015-07-06T13:36:00Z">
        <w:r w:rsidR="009D3C5C">
          <w:t>Das Hauptp</w:t>
        </w:r>
      </w:ins>
      <w:del w:id="1261" w:author="Admin" w:date="2015-07-06T13:36:00Z">
        <w:r w:rsidDel="009D3C5C">
          <w:delText>P</w:delText>
        </w:r>
      </w:del>
      <w:r>
        <w:t>roblem</w:t>
      </w:r>
      <w:del w:id="1262" w:author="Admin" w:date="2015-07-06T13:35:00Z">
        <w:r w:rsidDel="009D3C5C">
          <w:delText xml:space="preserve"> mit</w:delText>
        </w:r>
      </w:del>
      <w:r>
        <w:t xml:space="preserve"> der Source Engine ist, dass sie </w:t>
      </w:r>
      <w:ins w:id="1263" w:author="Admin" w:date="2015-07-08T10:29:00Z">
        <w:r w:rsidR="00FB3835">
          <w:t xml:space="preserve">zum Zeitpunkt dieser Arbeit nicht </w:t>
        </w:r>
      </w:ins>
      <w:del w:id="1264" w:author="Admin" w:date="2015-07-08T10:29:00Z">
        <w:r w:rsidDel="00FB3835">
          <w:delText xml:space="preserve">nicht </w:delText>
        </w:r>
      </w:del>
      <w:del w:id="1265" w:author="Admin" w:date="2015-07-08T10:28:00Z">
        <w:r w:rsidDel="00FB3835">
          <w:delText xml:space="preserve">frei </w:delText>
        </w:r>
      </w:del>
      <w:ins w:id="1266" w:author="Admin" w:date="2015-07-08T10:28:00Z">
        <w:r w:rsidR="00FB3835">
          <w:t>mehr Lizenziert werden kann und der Nachfolger</w:t>
        </w:r>
      </w:ins>
      <w:ins w:id="1267"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268" w:author="Admin" w:date="2015-07-08T10:30:00Z">
        <w:r w:rsidR="00FB3835">
          <w:t>angekündigt wurde</w:t>
        </w:r>
      </w:ins>
      <w:ins w:id="1269" w:author="Admin" w:date="2015-07-08T10:28:00Z">
        <w:r w:rsidR="00FB3835">
          <w:t>.</w:t>
        </w:r>
      </w:ins>
      <w:ins w:id="1270" w:author="Admin" w:date="2015-07-08T11:15:00Z">
        <w:r w:rsidR="0033472B">
          <w:t xml:space="preserve"> Die Source 2 Engine soll</w:t>
        </w:r>
      </w:ins>
      <w:ins w:id="1271" w:author="Admin" w:date="2015-07-08T11:16:00Z">
        <w:r w:rsidR="0033472B">
          <w:t xml:space="preserve"> nach aktuellen Aussagen</w:t>
        </w:r>
      </w:ins>
      <w:ins w:id="1272" w:author="Admin" w:date="2015-07-08T11:15:00Z">
        <w:r w:rsidR="0033472B">
          <w:t xml:space="preserve"> komplett kostenlos werden.</w:t>
        </w:r>
      </w:ins>
      <w:ins w:id="1273" w:author="Admin" w:date="2015-07-08T10:32:00Z">
        <w:r w:rsidR="00FB3835">
          <w:t xml:space="preserve"> (vgl.</w:t>
        </w:r>
      </w:ins>
      <w:customXmlInsRangeStart w:id="1274" w:author="Admin" w:date="2015-07-08T10:32:00Z"/>
      <w:sdt>
        <w:sdtPr>
          <w:id w:val="-1420787084"/>
          <w:citation/>
        </w:sdtPr>
        <w:sdtContent>
          <w:customXmlInsRangeEnd w:id="1274"/>
          <w:ins w:id="1275" w:author="Admin" w:date="2015-07-08T10:32:00Z">
            <w:r w:rsidR="00FB3835">
              <w:fldChar w:fldCharType="begin"/>
            </w:r>
          </w:ins>
          <w:ins w:id="1276" w:author="Admin" w:date="2015-07-08T10:44:00Z">
            <w:r w:rsidR="00DD45F6">
              <w:instrText xml:space="preserve">CITATION Val151 \l 1031 </w:instrText>
            </w:r>
          </w:ins>
          <w:r w:rsidR="00FB3835">
            <w:fldChar w:fldCharType="separate"/>
          </w:r>
          <w:r w:rsidR="00715D94">
            <w:rPr>
              <w:noProof/>
            </w:rPr>
            <w:t xml:space="preserve"> [2]</w:t>
          </w:r>
          <w:ins w:id="1277" w:author="Admin" w:date="2015-07-08T10:32:00Z">
            <w:r w:rsidR="00FB3835">
              <w:fldChar w:fldCharType="end"/>
            </w:r>
          </w:ins>
          <w:customXmlInsRangeStart w:id="1278" w:author="Admin" w:date="2015-07-08T10:32:00Z"/>
        </w:sdtContent>
      </w:sdt>
      <w:customXmlInsRangeEnd w:id="1278"/>
      <w:ins w:id="1279" w:author="Admin" w:date="2015-07-08T10:32:00Z">
        <w:r w:rsidR="00FB3835">
          <w:t>)</w:t>
        </w:r>
      </w:ins>
      <w:del w:id="1280" w:author="Admin" w:date="2015-07-08T10:29:00Z">
        <w:r w:rsidDel="00FB3835">
          <w:delText>verwendet werden kann sondern kostenpflichtig lizensiert werden muss.</w:delText>
        </w:r>
      </w:del>
    </w:p>
    <w:p w14:paraId="032B2EAF" w14:textId="73E7E40B" w:rsidR="008A0CF5" w:rsidRDefault="008A0CF5" w:rsidP="006A1F2A">
      <w:pPr>
        <w:pStyle w:val="berschrift3"/>
        <w:pPrChange w:id="1281" w:author="Admin" w:date="2015-07-08T13:36:00Z">
          <w:pPr>
            <w:pStyle w:val="berschrift3"/>
          </w:pPr>
        </w:pPrChange>
      </w:pPr>
      <w:bookmarkStart w:id="1282" w:name="_Toc424119168"/>
      <w:proofErr w:type="spellStart"/>
      <w:r>
        <w:t>Unity</w:t>
      </w:r>
      <w:bookmarkEnd w:id="1282"/>
      <w:proofErr w:type="spellEnd"/>
    </w:p>
    <w:p w14:paraId="2AAA962A" w14:textId="77777777" w:rsidR="008A0CF5" w:rsidDel="000E24A9" w:rsidRDefault="00BF6D4D" w:rsidP="006A1F2A">
      <w:pPr>
        <w:rPr>
          <w:del w:id="1283" w:author="Daene" w:date="2015-01-08T17:04:00Z"/>
        </w:rPr>
        <w:pPrChange w:id="1284" w:author="Admin" w:date="2015-07-08T13:36:00Z">
          <w:pPr/>
        </w:pPrChange>
      </w:pPr>
      <w:del w:id="1285"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6A1F2A">
      <w:pPr>
        <w:rPr>
          <w:del w:id="1286" w:author="Daene" w:date="2015-01-08T17:04:00Z"/>
        </w:rPr>
        <w:pPrChange w:id="1287" w:author="Admin" w:date="2015-07-08T13:36:00Z">
          <w:pPr/>
        </w:pPrChange>
      </w:pPr>
      <w:del w:id="1288" w:author="Daene" w:date="2015-01-08T17:04:00Z">
        <w:r w:rsidRPr="00813F99" w:rsidDel="000E24A9">
          <w:delText>http://unity3d.com/unity/licenses</w:delText>
        </w:r>
      </w:del>
    </w:p>
    <w:p w14:paraId="20931CE4" w14:textId="6A2E88D1" w:rsidR="008A0CF5" w:rsidRDefault="008A0CF5" w:rsidP="006A1F2A">
      <w:pPr>
        <w:pPrChange w:id="1289" w:author="Admin" w:date="2015-07-08T13:36:00Z">
          <w:pPr/>
        </w:pPrChange>
      </w:pPr>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ins w:id="1290" w:author="Admin" w:date="2015-07-08T10:47:00Z">
        <w:r w:rsidR="00DD45F6">
          <w:t xml:space="preserve"> (vgl.</w:t>
        </w:r>
      </w:ins>
      <w:customXmlInsRangeStart w:id="1291" w:author="Admin" w:date="2015-07-08T10:47:00Z"/>
      <w:sdt>
        <w:sdtPr>
          <w:id w:val="-1858348920"/>
          <w:citation/>
        </w:sdtPr>
        <w:sdtContent>
          <w:customXmlInsRangeEnd w:id="1291"/>
          <w:ins w:id="1292" w:author="Admin" w:date="2015-07-08T10:47:00Z">
            <w:r w:rsidR="00DD45F6">
              <w:fldChar w:fldCharType="begin"/>
            </w:r>
            <w:r w:rsidR="00DD45F6">
              <w:instrText xml:space="preserve"> CITATION Uni151 \l 1031 </w:instrText>
            </w:r>
          </w:ins>
          <w:r w:rsidR="00DD45F6">
            <w:fldChar w:fldCharType="separate"/>
          </w:r>
          <w:r w:rsidR="00715D94">
            <w:rPr>
              <w:noProof/>
            </w:rPr>
            <w:t xml:space="preserve"> [3]</w:t>
          </w:r>
          <w:ins w:id="1293" w:author="Admin" w:date="2015-07-08T10:47:00Z">
            <w:r w:rsidR="00DD45F6">
              <w:fldChar w:fldCharType="end"/>
            </w:r>
          </w:ins>
          <w:customXmlInsRangeStart w:id="1294" w:author="Admin" w:date="2015-07-08T10:47:00Z"/>
        </w:sdtContent>
      </w:sdt>
      <w:customXmlInsRangeEnd w:id="1294"/>
      <w:ins w:id="1295" w:author="Admin" w:date="2015-07-08T10:47:00Z">
        <w:r w:rsidR="00DD45F6">
          <w:t>)</w:t>
        </w:r>
      </w:ins>
    </w:p>
    <w:p w14:paraId="46C82846" w14:textId="77777777" w:rsidR="008A0CF5" w:rsidDel="00692C03" w:rsidRDefault="008A0CF5" w:rsidP="006A1F2A">
      <w:pPr>
        <w:rPr>
          <w:del w:id="1296" w:author="Admin" w:date="2015-07-08T10:20:00Z"/>
        </w:rPr>
        <w:pPrChange w:id="1297" w:author="Admin" w:date="2015-07-08T13:36:00Z">
          <w:pPr/>
        </w:pPrChange>
      </w:pPr>
    </w:p>
    <w:p w14:paraId="07BDF048" w14:textId="747CB314" w:rsidR="008A0CF5" w:rsidRPr="00F43F95" w:rsidRDefault="008A0CF5" w:rsidP="006A1F2A">
      <w:pPr>
        <w:pPrChange w:id="1298" w:author="Admin" w:date="2015-07-08T13:36:00Z">
          <w:pPr/>
        </w:pPrChange>
      </w:pPr>
      <w:proofErr w:type="spellStart"/>
      <w:r>
        <w:t>Unity</w:t>
      </w:r>
      <w:proofErr w:type="spellEnd"/>
      <w:r>
        <w:t xml:space="preserve"> bietet</w:t>
      </w:r>
      <w:ins w:id="1299" w:author="Admin" w:date="2015-07-07T14:09:00Z">
        <w:r w:rsidR="005057C3">
          <w:t xml:space="preserve"> zum Zeitpunkt dieser Arbeit</w:t>
        </w:r>
      </w:ins>
      <w:r>
        <w:t xml:space="preserve"> eine Gratis</w:t>
      </w:r>
      <w:ins w:id="1300" w:author="Admin" w:date="2015-07-08T10:40:00Z">
        <w:r w:rsidR="00D65949">
          <w:t>-, Education- und</w:t>
        </w:r>
      </w:ins>
      <w:del w:id="1301" w:author="Admin" w:date="2015-07-08T10:40:00Z">
        <w:r w:rsidDel="00D65949">
          <w:delText>version und</w:delText>
        </w:r>
      </w:del>
      <w:r>
        <w:t xml:space="preserve"> eine Pro-Version an</w:t>
      </w:r>
      <w:ins w:id="1302" w:author="Admin" w:date="2015-07-08T10:40:00Z">
        <w:r w:rsidR="00D65949">
          <w:t>.</w:t>
        </w:r>
      </w:ins>
      <w:del w:id="1303" w:author="Admin" w:date="2015-07-08T10:40:00Z">
        <w:r w:rsidDel="00D65949">
          <w:delText>,</w:delText>
        </w:r>
      </w:del>
      <w:r>
        <w:t xml:space="preserve"> </w:t>
      </w:r>
      <w:ins w:id="1304" w:author="Admin" w:date="2015-07-08T10:40:00Z">
        <w:r w:rsidR="00D65949">
          <w:t>D</w:t>
        </w:r>
      </w:ins>
      <w:del w:id="1305" w:author="Admin" w:date="2015-07-08T10:40:00Z">
        <w:r w:rsidDel="00D65949">
          <w:delText>d</w:delText>
        </w:r>
      </w:del>
      <w:r>
        <w:t>ie</w:t>
      </w:r>
      <w:ins w:id="1306" w:author="Admin" w:date="2015-07-08T10:40:00Z">
        <w:r w:rsidR="00D65949">
          <w:t xml:space="preserve"> Pro Version kann</w:t>
        </w:r>
      </w:ins>
      <w:r>
        <w:t xml:space="preserve"> für 1500$ erworben werden</w:t>
      </w:r>
      <w:ins w:id="1307" w:author="Admin" w:date="2015-07-08T10:41:00Z">
        <w:r w:rsidR="00D65949">
          <w:t>, allerdings beinhaltet dieses Paket noch nicht alles, z.B. der Android</w:t>
        </w:r>
      </w:ins>
      <w:ins w:id="1308" w:author="Admin" w:date="2015-07-08T10:42:00Z">
        <w:r w:rsidR="00D65949">
          <w:t xml:space="preserve"> Pro</w:t>
        </w:r>
      </w:ins>
      <w:ins w:id="1309" w:author="Admin" w:date="2015-07-08T10:41:00Z">
        <w:r w:rsidR="00D65949">
          <w:t xml:space="preserve"> Support muss für weiter 1500$ erworben werden.</w:t>
        </w:r>
      </w:ins>
      <w:ins w:id="1310" w:author="Admin" w:date="2015-07-08T10:43:00Z">
        <w:r w:rsidR="00D65949">
          <w:t xml:space="preserve"> (vgl.</w:t>
        </w:r>
      </w:ins>
      <w:customXmlInsRangeStart w:id="1311" w:author="Admin" w:date="2015-07-08T10:43:00Z"/>
      <w:sdt>
        <w:sdtPr>
          <w:id w:val="-708647129"/>
          <w:citation/>
        </w:sdtPr>
        <w:sdtContent>
          <w:customXmlInsRangeEnd w:id="1311"/>
          <w:ins w:id="1312" w:author="Admin" w:date="2015-07-08T10:43:00Z">
            <w:r w:rsidR="00D65949">
              <w:fldChar w:fldCharType="begin"/>
            </w:r>
            <w:r w:rsidR="00D65949">
              <w:instrText xml:space="preserve"> CITATION Uni15 \l 1031 </w:instrText>
            </w:r>
          </w:ins>
          <w:r w:rsidR="00D65949">
            <w:fldChar w:fldCharType="separate"/>
          </w:r>
          <w:r w:rsidR="00715D94">
            <w:rPr>
              <w:noProof/>
            </w:rPr>
            <w:t xml:space="preserve"> [4]</w:t>
          </w:r>
          <w:ins w:id="1313" w:author="Admin" w:date="2015-07-08T10:43:00Z">
            <w:r w:rsidR="00D65949">
              <w:fldChar w:fldCharType="end"/>
            </w:r>
          </w:ins>
          <w:customXmlInsRangeStart w:id="1314" w:author="Admin" w:date="2015-07-08T10:43:00Z"/>
        </w:sdtContent>
      </w:sdt>
      <w:customXmlInsRangeEnd w:id="1314"/>
      <w:ins w:id="1315" w:author="Admin" w:date="2015-07-08T10:43:00Z">
        <w:r w:rsidR="00D65949">
          <w:t>)</w:t>
        </w:r>
      </w:ins>
      <w:del w:id="1316" w:author="Admin" w:date="2015-07-08T10:41:00Z">
        <w:r w:rsidDel="00D65949">
          <w:delText xml:space="preserve"> kann.</w:delText>
        </w:r>
      </w:del>
    </w:p>
    <w:p w14:paraId="1CB7AE62" w14:textId="77777777" w:rsidR="008A0CF5" w:rsidRPr="00380D23" w:rsidRDefault="008A0CF5" w:rsidP="006A1F2A">
      <w:pPr>
        <w:pStyle w:val="berschrift3"/>
        <w:rPr>
          <w:lang w:val="en-US"/>
        </w:rPr>
        <w:pPrChange w:id="1317" w:author="Admin" w:date="2015-07-08T13:36:00Z">
          <w:pPr>
            <w:pStyle w:val="berschrift3"/>
          </w:pPr>
        </w:pPrChange>
      </w:pPr>
      <w:bookmarkStart w:id="1318" w:name="_Toc406781344"/>
      <w:bookmarkStart w:id="1319" w:name="_Toc424119169"/>
      <w:r w:rsidRPr="00380D23">
        <w:rPr>
          <w:lang w:val="en-US"/>
        </w:rPr>
        <w:t>Unreal Engine 4</w:t>
      </w:r>
      <w:bookmarkEnd w:id="1318"/>
      <w:bookmarkEnd w:id="1319"/>
    </w:p>
    <w:p w14:paraId="4DA9B03B" w14:textId="77777777" w:rsidR="008A0CF5" w:rsidRPr="00380D23" w:rsidDel="000E24A9" w:rsidRDefault="008A0CF5" w:rsidP="006A1F2A">
      <w:pPr>
        <w:rPr>
          <w:del w:id="1320" w:author="Daene" w:date="2015-01-08T17:04:00Z"/>
          <w:lang w:val="en-US"/>
        </w:rPr>
        <w:pPrChange w:id="1321" w:author="Admin" w:date="2015-07-08T13:36:00Z">
          <w:pPr/>
        </w:pPrChange>
      </w:pPr>
      <w:del w:id="1322" w:author="Daene" w:date="2015-01-08T17:04:00Z">
        <w:r w:rsidRPr="00380D23" w:rsidDel="000E24A9">
          <w:rPr>
            <w:lang w:val="en-US"/>
          </w:rPr>
          <w:delText>https://www.unrealengine.com/what-is-unreal-engine-4</w:delText>
        </w:r>
      </w:del>
    </w:p>
    <w:p w14:paraId="01DA9DFB" w14:textId="02035B82" w:rsidR="008A0CF5" w:rsidRDefault="008A0CF5" w:rsidP="006A1F2A">
      <w:pPr>
        <w:tabs>
          <w:tab w:val="left" w:pos="1545"/>
        </w:tabs>
        <w:pPrChange w:id="1323" w:author="Admin" w:date="2015-07-08T13:36:00Z">
          <w:pPr>
            <w:tabs>
              <w:tab w:val="left" w:pos="1545"/>
            </w:tabs>
          </w:pPr>
        </w:pPrChange>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ins w:id="1324" w:author="Admin" w:date="2015-07-08T10:58:00Z">
        <w:r w:rsidR="002A344F">
          <w:t xml:space="preserve"> (vgl.</w:t>
        </w:r>
      </w:ins>
      <w:customXmlInsRangeStart w:id="1325" w:author="Admin" w:date="2015-07-08T10:58:00Z"/>
      <w:sdt>
        <w:sdtPr>
          <w:id w:val="-1408224426"/>
          <w:citation/>
        </w:sdtPr>
        <w:sdtContent>
          <w:customXmlInsRangeEnd w:id="1325"/>
          <w:ins w:id="1326" w:author="Admin" w:date="2015-07-08T10:58:00Z">
            <w:r w:rsidR="002A344F">
              <w:fldChar w:fldCharType="begin"/>
            </w:r>
            <w:r w:rsidR="002A344F">
              <w:instrText xml:space="preserve"> CITATION Epi15 \l 1031 </w:instrText>
            </w:r>
          </w:ins>
          <w:r w:rsidR="002A344F">
            <w:fldChar w:fldCharType="separate"/>
          </w:r>
          <w:r w:rsidR="00715D94">
            <w:rPr>
              <w:noProof/>
            </w:rPr>
            <w:t xml:space="preserve"> [5]</w:t>
          </w:r>
          <w:ins w:id="1327" w:author="Admin" w:date="2015-07-08T10:58:00Z">
            <w:r w:rsidR="002A344F">
              <w:fldChar w:fldCharType="end"/>
            </w:r>
          </w:ins>
          <w:customXmlInsRangeStart w:id="1328" w:author="Admin" w:date="2015-07-08T10:58:00Z"/>
        </w:sdtContent>
      </w:sdt>
      <w:customXmlInsRangeEnd w:id="1328"/>
      <w:ins w:id="1329" w:author="Admin" w:date="2015-07-08T10:58:00Z">
        <w:r w:rsidR="002A344F">
          <w:t>)</w:t>
        </w:r>
      </w:ins>
    </w:p>
    <w:p w14:paraId="3AEB51CB" w14:textId="77777777" w:rsidR="008A0CF5" w:rsidDel="00D65949" w:rsidRDefault="008A0CF5" w:rsidP="006A1F2A">
      <w:pPr>
        <w:rPr>
          <w:del w:id="1330" w:author="Admin" w:date="2015-07-08T10:39:00Z"/>
        </w:rPr>
        <w:pPrChange w:id="1331" w:author="Admin" w:date="2015-07-08T13:36:00Z">
          <w:pPr/>
        </w:pPrChange>
      </w:pPr>
    </w:p>
    <w:p w14:paraId="70ADA7A5" w14:textId="38A11EE0" w:rsidR="008A0CF5" w:rsidRDefault="008A0CF5" w:rsidP="006A1F2A">
      <w:pPr>
        <w:pPrChange w:id="1332" w:author="Admin" w:date="2015-07-08T13:36:00Z">
          <w:pPr/>
        </w:pPrChange>
      </w:pPr>
      <w:r>
        <w:t xml:space="preserve">Seit der erstmaligen Verwendung der Unreal Engine im </w:t>
      </w:r>
      <w:commentRangeStart w:id="1333"/>
      <w:r>
        <w:t>Computerspiel „Unreal“ im Jahr 1998</w:t>
      </w:r>
      <w:commentRangeEnd w:id="1333"/>
      <w:r w:rsidR="000E384E">
        <w:rPr>
          <w:rStyle w:val="Kommentarzeichen"/>
        </w:rPr>
        <w:commentReference w:id="1333"/>
      </w:r>
      <w:r>
        <w:t xml:space="preserve"> konnten viele, teilweise sehr bekannte Spiele erfolgreich auf der Engine aufbauen. Die Unreal Engine 4, das aktuellste Framework der Reihe, wurde in Spielen wie </w:t>
      </w:r>
      <w:proofErr w:type="spellStart"/>
      <w:r>
        <w:t>Tekken</w:t>
      </w:r>
      <w:proofErr w:type="spellEnd"/>
      <w:r>
        <w:t xml:space="preserve"> 7 oder </w:t>
      </w:r>
      <w:commentRangeStart w:id="1334"/>
      <w:proofErr w:type="spellStart"/>
      <w:r>
        <w:t>Kingdom</w:t>
      </w:r>
      <w:proofErr w:type="spellEnd"/>
      <w:r>
        <w:t xml:space="preserve"> </w:t>
      </w:r>
      <w:proofErr w:type="spellStart"/>
      <w:r>
        <w:t>Hearts</w:t>
      </w:r>
      <w:proofErr w:type="spellEnd"/>
      <w:r>
        <w:t xml:space="preserve"> 3 </w:t>
      </w:r>
      <w:commentRangeEnd w:id="1334"/>
      <w:r w:rsidR="000E384E">
        <w:rPr>
          <w:rStyle w:val="Kommentarzeichen"/>
        </w:rPr>
        <w:commentReference w:id="1334"/>
      </w:r>
      <w:r>
        <w:t>eingesetzt.</w:t>
      </w:r>
      <w:ins w:id="1335" w:author="Admin" w:date="2015-07-08T11:02:00Z">
        <w:r w:rsidR="000E384E">
          <w:t xml:space="preserve"> (vgl.</w:t>
        </w:r>
      </w:ins>
      <w:customXmlInsRangeStart w:id="1336" w:author="Admin" w:date="2015-07-08T11:02:00Z"/>
      <w:sdt>
        <w:sdtPr>
          <w:id w:val="-1820956770"/>
          <w:citation/>
        </w:sdtPr>
        <w:sdtContent>
          <w:customXmlInsRangeEnd w:id="1336"/>
          <w:ins w:id="1337" w:author="Admin" w:date="2015-07-08T11:02:00Z">
            <w:r w:rsidR="000E384E">
              <w:fldChar w:fldCharType="begin"/>
            </w:r>
            <w:r w:rsidR="000E384E">
              <w:instrText xml:space="preserve"> CITATION Epi151 \l 1031 </w:instrText>
            </w:r>
          </w:ins>
          <w:r w:rsidR="000E384E">
            <w:fldChar w:fldCharType="separate"/>
          </w:r>
          <w:r w:rsidR="00715D94">
            <w:rPr>
              <w:noProof/>
            </w:rPr>
            <w:t xml:space="preserve"> [6]</w:t>
          </w:r>
          <w:ins w:id="1338" w:author="Admin" w:date="2015-07-08T11:02:00Z">
            <w:r w:rsidR="000E384E">
              <w:fldChar w:fldCharType="end"/>
            </w:r>
          </w:ins>
          <w:customXmlInsRangeStart w:id="1339" w:author="Admin" w:date="2015-07-08T11:02:00Z"/>
        </w:sdtContent>
      </w:sdt>
      <w:customXmlInsRangeEnd w:id="1339"/>
      <w:ins w:id="1340" w:author="Admin" w:date="2015-07-08T11:02:00Z">
        <w:r w:rsidR="000E384E">
          <w:t>)</w:t>
        </w:r>
      </w:ins>
    </w:p>
    <w:p w14:paraId="5105600C" w14:textId="3D7D4D4F" w:rsidR="008A0CF5" w:rsidDel="00D65949" w:rsidRDefault="002A344F" w:rsidP="006A1F2A">
      <w:pPr>
        <w:rPr>
          <w:del w:id="1341" w:author="Admin" w:date="2015-07-08T10:39:00Z"/>
        </w:rPr>
        <w:pPrChange w:id="1342" w:author="Admin" w:date="2015-07-08T13:36:00Z">
          <w:pPr/>
        </w:pPrChange>
      </w:pPr>
      <w:ins w:id="1343" w:author="Admin" w:date="2015-07-08T10:51:00Z">
        <w:r>
          <w:t xml:space="preserve">Die Engine konnte zunächst </w:t>
        </w:r>
        <w:commentRangeStart w:id="1344"/>
        <w:r>
          <w:t xml:space="preserve">für 19€ pro Monat </w:t>
        </w:r>
      </w:ins>
    </w:p>
    <w:p w14:paraId="564296FB" w14:textId="67983B03" w:rsidR="00627263" w:rsidRDefault="002A344F" w:rsidP="006A1F2A">
      <w:pPr>
        <w:pPrChange w:id="1345" w:author="Admin" w:date="2015-07-08T13:36:00Z">
          <w:pPr/>
        </w:pPrChange>
      </w:pPr>
      <w:ins w:id="1346" w:author="Admin" w:date="2015-07-08T10:52:00Z">
        <w:r>
          <w:t>l</w:t>
        </w:r>
      </w:ins>
      <w:del w:id="1347" w:author="Admin" w:date="2015-07-08T10:52:00Z">
        <w:r w:rsidR="008A0CF5" w:rsidDel="002A344F">
          <w:delText>L</w:delText>
        </w:r>
      </w:del>
      <w:r w:rsidR="008A0CF5">
        <w:t xml:space="preserve">izensiert </w:t>
      </w:r>
      <w:del w:id="1348" w:author="Admin" w:date="2015-07-08T10:52:00Z">
        <w:r w:rsidR="00627263" w:rsidDel="002A344F">
          <w:delText>wurde</w:delText>
        </w:r>
        <w:r w:rsidR="008A0CF5" w:rsidDel="002A344F">
          <w:delText xml:space="preserve"> </w:delText>
        </w:r>
      </w:del>
      <w:ins w:id="1349" w:author="Admin" w:date="2015-07-08T10:52:00Z">
        <w:r>
          <w:t xml:space="preserve">werden. Anschließend entschloss sich </w:t>
        </w:r>
      </w:ins>
      <w:proofErr w:type="spellStart"/>
      <w:ins w:id="1350" w:author="Admin" w:date="2015-07-08T10:53:00Z">
        <w:r w:rsidRPr="002A344F">
          <w:t>Epic</w:t>
        </w:r>
        <w:proofErr w:type="spellEnd"/>
        <w:r w:rsidRPr="002A344F">
          <w:t xml:space="preserve"> Games</w:t>
        </w:r>
      </w:ins>
      <w:ins w:id="1351" w:author="Admin" w:date="2015-07-08T10:54:00Z">
        <w:r>
          <w:t xml:space="preserve"> UE4</w:t>
        </w:r>
      </w:ins>
      <w:ins w:id="1352" w:author="Admin" w:date="2015-07-08T10:53:00Z">
        <w:r>
          <w:t xml:space="preserve"> </w:t>
        </w:r>
      </w:ins>
      <w:del w:id="1353"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354" w:author="Admin" w:date="2015-07-08T10:53:00Z">
        <w:r w:rsidR="00627263" w:rsidDel="002A344F">
          <w:delText xml:space="preserve">wobei sie </w:delText>
        </w:r>
      </w:del>
      <w:r w:rsidR="00627263">
        <w:t xml:space="preserve">für Studenten und Hochschulen kostenlos zur Verfügung </w:t>
      </w:r>
      <w:del w:id="1355" w:author="Admin" w:date="2015-07-08T10:53:00Z">
        <w:r w:rsidR="00627263" w:rsidDel="002A344F">
          <w:delText>gestellt wurde</w:delText>
        </w:r>
      </w:del>
      <w:ins w:id="1356" w:author="Admin" w:date="2015-07-08T10:53:00Z">
        <w:r>
          <w:t>zu stellen</w:t>
        </w:r>
      </w:ins>
      <w:commentRangeEnd w:id="1344"/>
      <w:ins w:id="1357" w:author="Admin" w:date="2015-07-08T11:23:00Z">
        <w:r w:rsidR="00A92A89">
          <w:rPr>
            <w:rStyle w:val="Kommentarzeichen"/>
          </w:rPr>
          <w:commentReference w:id="1344"/>
        </w:r>
      </w:ins>
      <w:r w:rsidR="00627263">
        <w:t xml:space="preserve">. Während des Projektzeitraums entfiel die monatliche Gebühr </w:t>
      </w:r>
      <w:ins w:id="1358" w:author="Admin" w:date="2015-07-08T10:54:00Z">
        <w:r>
          <w:t xml:space="preserve">dann </w:t>
        </w:r>
      </w:ins>
      <w:r w:rsidR="00627263">
        <w:t>generell, was die Verbreitung der Engine weiter fördert</w:t>
      </w:r>
      <w:del w:id="1359"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1360" w:author="Maximilian Schmitz" w:date="2015-06-19T09:06:00Z">
        <w:r w:rsidR="002E3F67">
          <w:t xml:space="preserve"> </w:t>
        </w:r>
      </w:ins>
      <w:r w:rsidR="00752A13">
        <w:t>Gewinnbeteiligung</w:t>
      </w:r>
      <w:ins w:id="1361" w:author="Admin" w:date="2015-07-08T10:55:00Z">
        <w:r>
          <w:t>(5% nach 3000$ Freibetrag)</w:t>
        </w:r>
      </w:ins>
      <w:r w:rsidR="00752A13">
        <w:t>.</w:t>
      </w:r>
      <w:ins w:id="1362" w:author="Admin" w:date="2015-07-08T10:59:00Z">
        <w:r w:rsidR="000E384E">
          <w:t xml:space="preserve"> (vgl.</w:t>
        </w:r>
      </w:ins>
      <w:customXmlInsRangeStart w:id="1363" w:author="Admin" w:date="2015-07-08T10:59:00Z"/>
      <w:sdt>
        <w:sdtPr>
          <w:id w:val="-180201433"/>
          <w:citation/>
        </w:sdtPr>
        <w:sdtContent>
          <w:customXmlInsRangeEnd w:id="1363"/>
          <w:ins w:id="1364" w:author="Admin" w:date="2015-07-08T10:59:00Z">
            <w:r w:rsidR="000E384E">
              <w:fldChar w:fldCharType="begin"/>
            </w:r>
            <w:r w:rsidR="000E384E">
              <w:instrText xml:space="preserve"> CITATION Epi15 \l 1031 </w:instrText>
            </w:r>
          </w:ins>
          <w:r w:rsidR="000E384E">
            <w:fldChar w:fldCharType="separate"/>
          </w:r>
          <w:r w:rsidR="00715D94">
            <w:rPr>
              <w:noProof/>
            </w:rPr>
            <w:t xml:space="preserve"> [5]</w:t>
          </w:r>
          <w:ins w:id="1365" w:author="Admin" w:date="2015-07-08T10:59:00Z">
            <w:r w:rsidR="000E384E">
              <w:fldChar w:fldCharType="end"/>
            </w:r>
          </w:ins>
          <w:customXmlInsRangeStart w:id="1366" w:author="Admin" w:date="2015-07-08T10:59:00Z"/>
        </w:sdtContent>
      </w:sdt>
      <w:customXmlInsRangeEnd w:id="1366"/>
      <w:ins w:id="1367" w:author="Admin" w:date="2015-07-08T10:59:00Z">
        <w:r w:rsidR="000E384E">
          <w:t>)</w:t>
        </w:r>
      </w:ins>
    </w:p>
    <w:p w14:paraId="53A7073B" w14:textId="77777777" w:rsidR="00627263" w:rsidRDefault="00627263" w:rsidP="006A1F2A">
      <w:pPr>
        <w:pPrChange w:id="1368" w:author="Admin" w:date="2015-07-08T13:36:00Z">
          <w:pPr/>
        </w:pPrChange>
      </w:pPr>
      <w:r>
        <w:br w:type="page"/>
      </w:r>
    </w:p>
    <w:p w14:paraId="49CD396D" w14:textId="77777777" w:rsidR="008A0CF5" w:rsidRDefault="008A0CF5" w:rsidP="006A1F2A">
      <w:pPr>
        <w:pStyle w:val="berschrift3"/>
        <w:pPrChange w:id="1369" w:author="Admin" w:date="2015-07-08T13:36:00Z">
          <w:pPr>
            <w:pStyle w:val="berschrift3"/>
          </w:pPr>
        </w:pPrChange>
      </w:pPr>
      <w:bookmarkStart w:id="1370" w:name="_Toc424119170"/>
      <w:r>
        <w:lastRenderedPageBreak/>
        <w:t>Verwendung im Projekt</w:t>
      </w:r>
      <w:bookmarkEnd w:id="1370"/>
    </w:p>
    <w:p w14:paraId="6120E004" w14:textId="04306472" w:rsidR="008A0CF5" w:rsidDel="00A92A89" w:rsidRDefault="008A0CF5" w:rsidP="006A1F2A">
      <w:pPr>
        <w:rPr>
          <w:del w:id="1371" w:author="Admin" w:date="2015-07-08T11:21:00Z"/>
        </w:rPr>
        <w:pPrChange w:id="1372" w:author="Admin" w:date="2015-07-08T13:36:00Z">
          <w:pPr/>
        </w:pPrChange>
      </w:pPr>
      <w:r>
        <w:t>Da die erwähnten Frameworks sich im</w:t>
      </w:r>
      <w:ins w:id="1373" w:author="Admin" w:date="2015-07-08T11:14:00Z">
        <w:r w:rsidR="0033472B">
          <w:t xml:space="preserve"> benötigten</w:t>
        </w:r>
      </w:ins>
      <w:r>
        <w:t xml:space="preserve"> Funktionsumfang kaum bis überhaupt nicht unterscheiden war die Auswahl der geeigneten Engine nicht ohne weiteres möglich.</w:t>
      </w:r>
      <w:ins w:id="1374" w:author="Admin" w:date="2015-07-08T11:21:00Z">
        <w:r w:rsidR="00A92A89">
          <w:t xml:space="preserve"> </w:t>
        </w:r>
      </w:ins>
      <w:del w:id="1375" w:author="Admin" w:date="2015-07-08T11:21:00Z">
        <w:r w:rsidDel="00A92A89">
          <w:delText xml:space="preserve"> </w:delText>
        </w:r>
      </w:del>
    </w:p>
    <w:p w14:paraId="1B02891D" w14:textId="77777777" w:rsidR="00E52F93" w:rsidRDefault="008A0CF5" w:rsidP="006A1F2A">
      <w:pPr>
        <w:rPr>
          <w:ins w:id="1376" w:author="Maximilian Schmitz" w:date="2015-07-06T17:35:00Z"/>
        </w:rPr>
        <w:pPrChange w:id="1377"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rsidP="006A1F2A">
      <w:pPr>
        <w:tabs>
          <w:tab w:val="left" w:pos="2940"/>
        </w:tabs>
        <w:rPr>
          <w:ins w:id="1378" w:author="Admin" w:date="2015-07-08T11:16:00Z"/>
        </w:rPr>
        <w:pPrChange w:id="1379" w:author="Admin" w:date="2015-07-08T13:36:00Z">
          <w:pPr>
            <w:tabs>
              <w:tab w:val="left" w:pos="2940"/>
            </w:tabs>
          </w:pPr>
        </w:pPrChange>
      </w:pPr>
      <w:del w:id="1380" w:author="Maximilian Schmitz" w:date="2015-06-19T09:06:00Z">
        <w:r w:rsidDel="00B77DBC">
          <w:br/>
        </w:r>
      </w:del>
      <w:r>
        <w:t xml:space="preserve">Durch diese Betrachtung wurde schnell klar, dass die Source Engine für dieses Projekt nicht in Frage kommt, da hier </w:t>
      </w:r>
      <w:del w:id="1381" w:author="Admin" w:date="2015-07-08T11:16:00Z">
        <w:r w:rsidDel="0033472B">
          <w:delText xml:space="preserve">keine </w:delText>
        </w:r>
      </w:del>
      <w:ins w:id="1382" w:author="Admin" w:date="2015-07-08T11:16:00Z">
        <w:r w:rsidR="0033472B">
          <w:t xml:space="preserve">momentan keine </w:t>
        </w:r>
      </w:ins>
      <w:r>
        <w:t xml:space="preserve">Möglichkeit zur </w:t>
      </w:r>
      <w:del w:id="1383" w:author="Admin" w:date="2015-07-08T11:16:00Z">
        <w:r w:rsidDel="0033472B">
          <w:delText xml:space="preserve">freien </w:delText>
        </w:r>
      </w:del>
      <w:r>
        <w:t>Verwendung existiert.</w:t>
      </w:r>
      <w:ins w:id="1384" w:author="Admin" w:date="2015-07-08T11:16:00Z">
        <w:r w:rsidR="0033472B">
          <w:t xml:space="preserve"> Die Source Engine kann nicht mehr </w:t>
        </w:r>
      </w:ins>
      <w:ins w:id="1385" w:author="Admin" w:date="2015-07-08T11:17:00Z">
        <w:r w:rsidR="0033472B">
          <w:t>l</w:t>
        </w:r>
      </w:ins>
      <w:ins w:id="1386" w:author="Admin" w:date="2015-07-08T11:16:00Z">
        <w:r w:rsidR="0033472B">
          <w:t>izenziert und die neue noch nicht genutzt werden.</w:t>
        </w:r>
      </w:ins>
    </w:p>
    <w:p w14:paraId="2A88C9BA" w14:textId="53E50D59" w:rsidR="00E52F93" w:rsidRDefault="008A0CF5" w:rsidP="006A1F2A">
      <w:pPr>
        <w:tabs>
          <w:tab w:val="left" w:pos="2940"/>
        </w:tabs>
        <w:rPr>
          <w:ins w:id="1387" w:author="Maximilian Schmitz" w:date="2015-07-06T17:35:00Z"/>
        </w:rPr>
        <w:pPrChange w:id="1388" w:author="Admin" w:date="2015-07-08T13:36:00Z">
          <w:pPr>
            <w:tabs>
              <w:tab w:val="left" w:pos="2940"/>
            </w:tabs>
          </w:pPr>
        </w:pPrChange>
      </w:pPr>
      <w:del w:id="1389" w:author="Admin" w:date="2015-07-08T11:17:00Z">
        <w:r w:rsidDel="0033472B">
          <w:br/>
        </w:r>
      </w:del>
      <w:del w:id="1390"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Del="00692C03" w:rsidRDefault="008A0CF5" w:rsidP="006A1F2A">
      <w:pPr>
        <w:tabs>
          <w:tab w:val="left" w:pos="2940"/>
        </w:tabs>
        <w:rPr>
          <w:del w:id="1391" w:author="Admin" w:date="2015-07-08T10:17:00Z"/>
        </w:rPr>
        <w:pPrChange w:id="1392" w:author="Admin" w:date="2015-07-08T13:36:00Z">
          <w:pPr>
            <w:tabs>
              <w:tab w:val="left" w:pos="2940"/>
            </w:tabs>
          </w:pPr>
        </w:pPrChange>
      </w:pPr>
      <w:del w:id="1393"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6A1F2A">
      <w:pPr>
        <w:tabs>
          <w:tab w:val="left" w:pos="2940"/>
        </w:tabs>
        <w:pPrChange w:id="1394" w:author="Admin" w:date="2015-07-08T13:36:00Z">
          <w:pPr/>
        </w:pPrChange>
      </w:pPr>
    </w:p>
    <w:p w14:paraId="75204536" w14:textId="01C59BEA" w:rsidR="008A0CF5" w:rsidRDefault="008A0CF5" w:rsidP="006A1F2A">
      <w:pPr>
        <w:rPr>
          <w:ins w:id="1395" w:author="Maximilian Schmitz" w:date="2015-06-14T09:51:00Z"/>
        </w:rPr>
        <w:pPrChange w:id="1396" w:author="Admin" w:date="2015-07-08T13:36:00Z">
          <w:pPr/>
        </w:pPrChange>
      </w:pPr>
      <w:r>
        <w:t>Aus den oben genannten Gründen fiel die Wahl auf die Unreal Engine 4.</w:t>
      </w:r>
      <w:ins w:id="1397" w:author="Admin" w:date="2015-07-08T11:18:00Z">
        <w:r w:rsidR="0033472B">
          <w:t xml:space="preserve"> Diese Engine ist sowohl unter Windows als auch Linux verwendbar und bietet</w:t>
        </w:r>
      </w:ins>
      <w:ins w:id="1398" w:author="Admin" w:date="2015-07-08T11:19:00Z">
        <w:r w:rsidR="0033472B">
          <w:t xml:space="preserve"> die nötigen Funktionen </w:t>
        </w:r>
      </w:ins>
      <w:ins w:id="1399" w:author="Admin" w:date="2015-07-08T11:20:00Z">
        <w:r w:rsidR="0033472B">
          <w:t>plattform</w:t>
        </w:r>
      </w:ins>
      <w:ins w:id="1400" w:author="Admin" w:date="2015-07-08T11:19:00Z">
        <w:r w:rsidR="0033472B">
          <w:t>unabhängig an.</w:t>
        </w:r>
      </w:ins>
      <w:ins w:id="1401" w:author="Admin" w:date="2015-07-08T11:18:00Z">
        <w:r w:rsidR="0033472B">
          <w:t xml:space="preserve"> </w:t>
        </w:r>
      </w:ins>
      <w:ins w:id="1402" w:author="Admin" w:date="2015-07-08T11:20:00Z">
        <w:r w:rsidR="0033472B">
          <w:t>Des Weiteren ermöglicht sie</w:t>
        </w:r>
      </w:ins>
      <w:ins w:id="1403" w:author="Admin" w:date="2015-07-08T11:21:00Z">
        <w:r w:rsidR="00A92A89">
          <w:t xml:space="preserve"> </w:t>
        </w:r>
      </w:ins>
      <w:ins w:id="1404" w:author="Admin" w:date="2015-07-08T11:20:00Z">
        <w:r w:rsidR="0033472B">
          <w:t xml:space="preserve">den </w:t>
        </w:r>
      </w:ins>
      <w:ins w:id="1405" w:author="Admin" w:date="2015-07-08T11:19:00Z">
        <w:r w:rsidR="0033472B">
          <w:t>kostenlos</w:t>
        </w:r>
      </w:ins>
      <w:ins w:id="1406" w:author="Admin" w:date="2015-07-08T11:20:00Z">
        <w:r w:rsidR="0033472B">
          <w:t>en</w:t>
        </w:r>
      </w:ins>
      <w:ins w:id="1407" w:author="Admin" w:date="2015-07-08T11:19:00Z">
        <w:r w:rsidR="0033472B">
          <w:t xml:space="preserve"> Zugriff auf alle </w:t>
        </w:r>
      </w:ins>
      <w:ins w:id="1408" w:author="Admin" w:date="2015-07-08T11:21:00Z">
        <w:r w:rsidR="00A92A89">
          <w:t>Funktionen</w:t>
        </w:r>
      </w:ins>
      <w:ins w:id="1409" w:author="Admin" w:date="2015-07-08T11:19:00Z">
        <w:r w:rsidR="0033472B">
          <w:t>, sogar den Quellcode</w:t>
        </w:r>
        <w:r w:rsidR="00A92A89">
          <w:t>, der Engine.</w:t>
        </w:r>
      </w:ins>
    </w:p>
    <w:p w14:paraId="720C0E11" w14:textId="77777777" w:rsidR="005E65D5" w:rsidRDefault="005E65D5" w:rsidP="006A1F2A">
      <w:pPr>
        <w:pPrChange w:id="1410" w:author="Admin" w:date="2015-07-08T13:36:00Z">
          <w:pPr/>
        </w:pPrChange>
      </w:pPr>
    </w:p>
    <w:p w14:paraId="5384A047" w14:textId="77777777" w:rsidR="008A0CF5" w:rsidRDefault="008A0CF5" w:rsidP="006A1F2A">
      <w:pPr>
        <w:pStyle w:val="berschrift2"/>
        <w:pPrChange w:id="1411" w:author="Admin" w:date="2015-07-08T13:36:00Z">
          <w:pPr>
            <w:pStyle w:val="berschrift2"/>
          </w:pPr>
        </w:pPrChange>
      </w:pPr>
      <w:bookmarkStart w:id="1412" w:name="_Ref422468197"/>
      <w:bookmarkStart w:id="1413" w:name="_Toc424119171"/>
      <w:r>
        <w:t>Scripting-Ans</w:t>
      </w:r>
      <w:ins w:id="1414" w:author="Daene" w:date="2015-01-08T17:05:00Z">
        <w:r w:rsidR="000E24A9">
          <w:t>a</w:t>
        </w:r>
      </w:ins>
      <w:del w:id="1415" w:author="Daene" w:date="2015-01-08T17:05:00Z">
        <w:r w:rsidDel="000E24A9">
          <w:delText>ä</w:delText>
        </w:r>
      </w:del>
      <w:r>
        <w:t>tz</w:t>
      </w:r>
      <w:bookmarkEnd w:id="1412"/>
      <w:bookmarkEnd w:id="1413"/>
      <w:del w:id="1416" w:author="Daene" w:date="2015-01-08T17:05:00Z">
        <w:r w:rsidDel="000E24A9">
          <w:delText>e</w:delText>
        </w:r>
      </w:del>
    </w:p>
    <w:p w14:paraId="2205B89C" w14:textId="77777777" w:rsidR="008A0CF5" w:rsidRDefault="008A0CF5" w:rsidP="006A1F2A">
      <w:pPr>
        <w:pStyle w:val="berschrift3"/>
        <w:pPrChange w:id="1417" w:author="Admin" w:date="2015-07-08T13:36:00Z">
          <w:pPr>
            <w:pStyle w:val="berschrift3"/>
          </w:pPr>
        </w:pPrChange>
      </w:pPr>
      <w:bookmarkStart w:id="1418" w:name="_Toc424119172"/>
      <w:r>
        <w:t>Grundsätzliches</w:t>
      </w:r>
      <w:bookmarkEnd w:id="1418"/>
    </w:p>
    <w:p w14:paraId="5087F2F7" w14:textId="06E26714" w:rsidR="008A0CF5" w:rsidRDefault="008A0CF5" w:rsidP="006A1F2A">
      <w:pPr>
        <w:pPrChange w:id="1419" w:author="Admin" w:date="2015-07-08T13:36:00Z">
          <w:pPr/>
        </w:pPrChange>
      </w:pPr>
      <w:r>
        <w:t>Da die Steuerung der Spieler, wie in der Aufgabenstellung erwähnt, von außerhalb der Simulation stattfindet, muss ein geeigneter Ansatz gewählt werden, über den eine programmierte KI in die Simulation eingespeist werden kann.</w:t>
      </w:r>
      <w:ins w:id="1420" w:author="Admin" w:date="2015-07-08T11:24:00Z">
        <w:r w:rsidR="00A92A89">
          <w:t xml:space="preserve"> Hierbei darf </w:t>
        </w:r>
        <w:proofErr w:type="gramStart"/>
        <w:r w:rsidR="00A92A89">
          <w:t>kein</w:t>
        </w:r>
      </w:ins>
      <w:ins w:id="1421" w:author="Admin" w:date="2015-07-08T11:25:00Z">
        <w:r w:rsidR="00A92A89">
          <w:t>e</w:t>
        </w:r>
      </w:ins>
      <w:proofErr w:type="gramEnd"/>
      <w:ins w:id="1422" w:author="Admin" w:date="2015-07-08T11:24:00Z">
        <w:r w:rsidR="00A92A89">
          <w:t xml:space="preserve"> Neukompilieren der Simulation nötig werden</w:t>
        </w:r>
      </w:ins>
      <w:ins w:id="1423" w:author="Admin" w:date="2015-07-08T11:25:00Z">
        <w:r w:rsidR="00A92A89">
          <w:t>.</w:t>
        </w:r>
      </w:ins>
    </w:p>
    <w:p w14:paraId="0A80D3B6" w14:textId="050D5CF5" w:rsidR="008A0CF5" w:rsidRDefault="008A0CF5" w:rsidP="006A1F2A">
      <w:pPr>
        <w:rPr>
          <w:ins w:id="1424" w:author="Maximilian Schmitz" w:date="2015-07-06T17:44:00Z"/>
        </w:rPr>
        <w:pPrChange w:id="1425" w:author="Admin" w:date="2015-07-08T13:36:00Z">
          <w:pPr/>
        </w:pPrChange>
      </w:pPr>
      <w:r>
        <w:t>Hierbei fiel die Wahl auf eine S</w:t>
      </w:r>
      <w:ins w:id="1426" w:author="Maximilian Schmitz" w:date="2015-07-06T17:45:00Z">
        <w:r w:rsidR="002A4E09">
          <w:t>k</w:t>
        </w:r>
      </w:ins>
      <w:del w:id="1427" w:author="Maximilian Schmitz" w:date="2015-07-06T17:45:00Z">
        <w:r w:rsidDel="002A4E09">
          <w:delText>c</w:delText>
        </w:r>
      </w:del>
      <w:r>
        <w:t>riptsprache, da diese typischerweise leichtgewichtig und einfach zu erlernen sind.</w:t>
      </w:r>
    </w:p>
    <w:p w14:paraId="62093F3D" w14:textId="56ED404C" w:rsidR="002A4E09" w:rsidRDefault="002A4E09" w:rsidP="006A1F2A">
      <w:pPr>
        <w:rPr>
          <w:ins w:id="1428" w:author="Maximilian Schmitz" w:date="2015-07-06T17:47:00Z"/>
        </w:rPr>
        <w:pPrChange w:id="1429" w:author="Admin" w:date="2015-07-08T13:36:00Z">
          <w:pPr/>
        </w:pPrChange>
      </w:pPr>
      <w:ins w:id="1430" w:author="Maximilian Schmitz" w:date="2015-07-06T17:44:00Z">
        <w:r>
          <w:lastRenderedPageBreak/>
          <w:t xml:space="preserve">Alternativ wäre ein Client-Server Ansatz denkbar. </w:t>
        </w:r>
      </w:ins>
      <w:ins w:id="1431" w:author="Maximilian Schmitz" w:date="2015-07-06T17:45:00Z">
        <w:r>
          <w:t xml:space="preserve">Der Nachteil hierbei ist, dass für jeden Spieler ein eigener Client implementiert werden muss. </w:t>
        </w:r>
      </w:ins>
      <w:ins w:id="1432" w:author="Maximilian Schmitz" w:date="2015-07-06T17:46:00Z">
        <w:r>
          <w:t xml:space="preserve">Der Aufwand und die Komplexität liegen für Client Implementierung höher als beim Erarbeiten eines Skriptes zur Steuerung </w:t>
        </w:r>
      </w:ins>
      <w:ins w:id="1433" w:author="Maximilian Schmitz" w:date="2015-07-06T17:47:00Z">
        <w:r>
          <w:t>der Spieler.</w:t>
        </w:r>
      </w:ins>
    </w:p>
    <w:p w14:paraId="4B13F00F" w14:textId="4337C9BD" w:rsidR="002A4E09" w:rsidRDefault="002A4E09" w:rsidP="006A1F2A">
      <w:pPr>
        <w:rPr>
          <w:ins w:id="1434" w:author="Admin" w:date="2015-07-08T10:18:00Z"/>
        </w:rPr>
        <w:pPrChange w:id="1435" w:author="Admin" w:date="2015-07-08T13:36:00Z">
          <w:pPr/>
        </w:pPrChange>
      </w:pPr>
      <w:ins w:id="1436" w:author="Maximilian Schmitz" w:date="2015-07-06T17:47:00Z">
        <w:r>
          <w:t>Da die Erstellung einer künstlichen Intelligenz für die Spieler auch für Personen ohne größere Programmierkenntnisse möglich sein soll,</w:t>
        </w:r>
      </w:ins>
      <w:ins w:id="1437" w:author="Maximilian Schmitz" w:date="2015-07-06T17:49:00Z">
        <w:r>
          <w:t xml:space="preserve"> ist eine Skriptsprache der geeignetere Ansatz.</w:t>
        </w:r>
      </w:ins>
    </w:p>
    <w:p w14:paraId="68FAC226" w14:textId="77777777" w:rsidR="00692C03" w:rsidRDefault="00692C03" w:rsidP="006A1F2A">
      <w:pPr>
        <w:pPrChange w:id="1438" w:author="Admin" w:date="2015-07-08T13:36:00Z">
          <w:pPr/>
        </w:pPrChange>
      </w:pPr>
    </w:p>
    <w:p w14:paraId="0B46A8C3" w14:textId="193FF0C1" w:rsidR="008A0CF5" w:rsidRDefault="00D421B5" w:rsidP="006A1F2A">
      <w:pPr>
        <w:pStyle w:val="berschrift3"/>
        <w:pPrChange w:id="1439" w:author="Admin" w:date="2015-07-08T13:36:00Z">
          <w:pPr>
            <w:pStyle w:val="berschrift3"/>
          </w:pPr>
        </w:pPrChange>
      </w:pPr>
      <w:bookmarkStart w:id="1440" w:name="_Toc424119173"/>
      <w:ins w:id="1441" w:author="Maximilian Schmitz" w:date="2015-07-06T18:12:00Z">
        <w:r>
          <w:t>LUA</w:t>
        </w:r>
      </w:ins>
      <w:commentRangeStart w:id="1442"/>
      <w:del w:id="1443" w:author="Maximilian Schmitz" w:date="2015-07-06T18:12:00Z">
        <w:r w:rsidR="008A0CF5" w:rsidDel="00D421B5">
          <w:delText>Lua</w:delText>
        </w:r>
      </w:del>
      <w:commentRangeEnd w:id="1442"/>
      <w:r w:rsidR="006602C5">
        <w:rPr>
          <w:rStyle w:val="Kommentarzeichen"/>
          <w:b w:val="0"/>
        </w:rPr>
        <w:commentReference w:id="1442"/>
      </w:r>
      <w:bookmarkEnd w:id="1440"/>
    </w:p>
    <w:p w14:paraId="30C50ACC" w14:textId="77777777" w:rsidR="008A0CF5" w:rsidRPr="00E30ACE" w:rsidDel="000E24A9" w:rsidRDefault="008A0CF5" w:rsidP="006A1F2A">
      <w:pPr>
        <w:rPr>
          <w:del w:id="1444" w:author="Daene" w:date="2015-01-08T17:05:00Z"/>
        </w:rPr>
        <w:pPrChange w:id="1445" w:author="Admin" w:date="2015-07-08T13:36:00Z">
          <w:pPr/>
        </w:pPrChange>
      </w:pPr>
      <w:del w:id="1446" w:author="Daene" w:date="2015-01-08T17:05:00Z">
        <w:r w:rsidRPr="00E30ACE" w:rsidDel="000E24A9">
          <w:delText>https://en.wikipedia.org/wiki/Lua_%28programming_language%29</w:delText>
        </w:r>
      </w:del>
    </w:p>
    <w:p w14:paraId="0865BCFF" w14:textId="47123AFF" w:rsidR="00DB727D" w:rsidRDefault="008A0CF5" w:rsidP="006A1F2A">
      <w:pPr>
        <w:rPr>
          <w:ins w:id="1447" w:author="Maximilian Schmitz" w:date="2015-07-06T17:50:00Z"/>
        </w:rPr>
        <w:pPrChange w:id="1448" w:author="Admin" w:date="2015-07-08T13:36:00Z">
          <w:pPr/>
        </w:pPrChange>
      </w:pPr>
      <w:del w:id="1449" w:author="Maximilian Schmitz" w:date="2015-07-06T18:12:00Z">
        <w:r w:rsidDel="00D421B5">
          <w:delText>Lua</w:delText>
        </w:r>
      </w:del>
      <w:ins w:id="1450" w:author="Maximilian Schmitz" w:date="2015-07-06T18:12:00Z">
        <w:r w:rsidR="00D421B5">
          <w:t>LUA</w:t>
        </w:r>
      </w:ins>
      <w:r>
        <w:t xml:space="preserve"> ist eine leichtgewichtige S</w:t>
      </w:r>
      <w:ins w:id="1451" w:author="Maximilian Schmitz" w:date="2015-07-06T18:12:00Z">
        <w:r w:rsidR="00D421B5">
          <w:t>k</w:t>
        </w:r>
      </w:ins>
      <w:del w:id="1452" w:author="Maximilian Schmitz" w:date="2015-07-06T18:12:00Z">
        <w:r w:rsidDel="00D421B5">
          <w:delText>c</w:delText>
        </w:r>
      </w:del>
      <w:r>
        <w:t xml:space="preserve">riptsprache und kann auf verschiedenen Plattformen eingesetzt werden. Dabei bietet </w:t>
      </w:r>
      <w:ins w:id="1453" w:author="Maximilian Schmitz" w:date="2015-07-06T18:12:00Z">
        <w:r w:rsidR="00D421B5">
          <w:t xml:space="preserve">LUA </w:t>
        </w:r>
      </w:ins>
      <w:del w:id="1454" w:author="Maximilian Schmitz" w:date="2015-07-06T18:12:00Z">
        <w:r w:rsidDel="00D421B5">
          <w:delText xml:space="preserve">Lua </w:delText>
        </w:r>
      </w:del>
      <w:r>
        <w:t>eine Menge von Basisfunktionen die zur Behandlung eines Problems erweitert werden können.</w:t>
      </w:r>
      <w:ins w:id="1455" w:author="Admin" w:date="2015-07-08T11:28:00Z">
        <w:r w:rsidR="00A92A89">
          <w:t xml:space="preserve"> Zu den Basisfunktionen gehören beispielsweise die üblichen mathematischen Befehle.</w:t>
        </w:r>
      </w:ins>
    </w:p>
    <w:p w14:paraId="04DBB27C" w14:textId="64A8F8D2" w:rsidR="00DB727D" w:rsidRDefault="00DB727D" w:rsidP="006A1F2A">
      <w:pPr>
        <w:rPr>
          <w:ins w:id="1456" w:author="Maximilian Schmitz" w:date="2015-07-06T17:51:00Z"/>
        </w:rPr>
        <w:pPrChange w:id="1457" w:author="Admin" w:date="2015-07-08T13:36:00Z">
          <w:pPr/>
        </w:pPrChange>
      </w:pPr>
      <w:ins w:id="1458" w:author="Maximilian Schmitz" w:date="2015-07-06T17:50:00Z">
        <w:r>
          <w:t xml:space="preserve">Der Aufbau von </w:t>
        </w:r>
      </w:ins>
      <w:ins w:id="1459" w:author="Maximilian Schmitz" w:date="2015-07-06T18:12:00Z">
        <w:r w:rsidR="00D421B5">
          <w:t xml:space="preserve">LUA </w:t>
        </w:r>
      </w:ins>
      <w:ins w:id="1460" w:author="Maximilian Schmitz" w:date="2015-07-06T17:50:00Z">
        <w:r>
          <w:t xml:space="preserve">ermöglicht das </w:t>
        </w:r>
        <w:r w:rsidR="00C33097">
          <w:t xml:space="preserve">einfache </w:t>
        </w:r>
      </w:ins>
      <w:ins w:id="1461" w:author="Maximilian Schmitz" w:date="2015-07-06T17:51:00Z">
        <w:r w:rsidR="00C33097">
          <w:t>E</w:t>
        </w:r>
      </w:ins>
      <w:ins w:id="1462" w:author="Maximilian Schmitz" w:date="2015-07-06T17:50:00Z">
        <w:r w:rsidR="00C33097">
          <w:t xml:space="preserve">inbinden der Skriptsprache in größere Projekte. Das </w:t>
        </w:r>
      </w:ins>
      <w:ins w:id="1463" w:author="Maximilian Schmitz" w:date="2015-07-06T17:51:00Z">
        <w:r w:rsidR="00C33097">
          <w:t xml:space="preserve">liegt darin begründet, dass </w:t>
        </w:r>
      </w:ins>
      <w:commentRangeStart w:id="1464"/>
      <w:ins w:id="1465" w:author="Maximilian Schmitz" w:date="2015-07-06T18:12:00Z">
        <w:r w:rsidR="00D421B5">
          <w:t xml:space="preserve">LUA </w:t>
        </w:r>
      </w:ins>
      <w:ins w:id="1466" w:author="Maximilian Schmitz" w:date="2015-07-06T17:51:00Z">
        <w:r w:rsidR="00C33097">
          <w:t>in reinem ANSI C Code geschrieben ist und die Bibliothek keine weiteren Abhängigkeiten besitzt.</w:t>
        </w:r>
      </w:ins>
      <w:commentRangeEnd w:id="1464"/>
      <w:r w:rsidR="00562016">
        <w:rPr>
          <w:rStyle w:val="Kommentarzeichen"/>
        </w:rPr>
        <w:commentReference w:id="1464"/>
      </w:r>
    </w:p>
    <w:p w14:paraId="123BF24E" w14:textId="1F312457" w:rsidR="008A0CF5" w:rsidRDefault="00C33097" w:rsidP="006A1F2A">
      <w:pPr>
        <w:rPr>
          <w:ins w:id="1467" w:author="Maximilian Schmitz" w:date="2015-07-06T17:53:00Z"/>
        </w:rPr>
        <w:pPrChange w:id="1468" w:author="Admin" w:date="2015-07-08T13:36:00Z">
          <w:pPr/>
        </w:pPrChange>
      </w:pPr>
      <w:ins w:id="1469" w:author="Maximilian Schmitz" w:date="2015-07-06T17:52:00Z">
        <w:r>
          <w:t>Zudem ist die Sprache leicht zu erlernen</w:t>
        </w:r>
      </w:ins>
      <w:ins w:id="1470" w:author="Admin" w:date="2015-07-08T11:29:00Z">
        <w:r w:rsidR="00A92A89">
          <w:t xml:space="preserve">, da sie </w:t>
        </w:r>
      </w:ins>
      <w:ins w:id="1471" w:author="Admin" w:date="2015-07-08T11:31:00Z">
        <w:r w:rsidR="00CA5361">
          <w:t>einen C ähnliche Syntax besitzt und es bereits sehr viele Bücher und Webseiten darüber gibt.</w:t>
        </w:r>
      </w:ins>
      <w:ins w:id="1472" w:author="Maximilian Schmitz" w:date="2015-07-06T17:52:00Z">
        <w:del w:id="1473" w:author="Admin" w:date="2015-07-08T11:35:00Z">
          <w:r w:rsidDel="00CA5361">
            <w:delText xml:space="preserve"> </w:delText>
          </w:r>
        </w:del>
      </w:ins>
      <w:ins w:id="1474" w:author="Admin" w:date="2015-07-08T11:39:00Z">
        <w:r w:rsidR="00CA5361">
          <w:t xml:space="preserve"> </w:t>
        </w:r>
      </w:ins>
      <w:ins w:id="1475" w:author="Admin" w:date="2015-07-08T11:31:00Z">
        <w:r w:rsidR="00CA5361">
          <w:t xml:space="preserve">Die Bibliothek selbst ist sehr gut getestet </w:t>
        </w:r>
      </w:ins>
      <w:del w:id="1476" w:author="Maximilian Schmitz" w:date="2015-07-06T17:52:00Z">
        <w:r w:rsidR="008A0CF5" w:rsidDel="00C33097">
          <w:delText xml:space="preserve"> Da Lua </w:delText>
        </w:r>
        <w:commentRangeStart w:id="1477"/>
        <w:r w:rsidR="008A0CF5" w:rsidDel="00C33097">
          <w:delText xml:space="preserve">leicht einzubinden </w:delText>
        </w:r>
      </w:del>
      <w:commentRangeEnd w:id="1477"/>
      <w:r w:rsidR="006602C5">
        <w:rPr>
          <w:rStyle w:val="Kommentarzeichen"/>
        </w:rPr>
        <w:commentReference w:id="1477"/>
      </w:r>
      <w:del w:id="1478" w:author="Maximilian Schmitz" w:date="2015-07-06T17:52:00Z">
        <w:r w:rsidR="008A0CF5" w:rsidDel="00C33097">
          <w:delText>und zu erlernen ist</w:delText>
        </w:r>
      </w:del>
      <w:ins w:id="1479" w:author="Maximilian Schmitz" w:date="2015-07-06T17:52:00Z">
        <w:r>
          <w:t>und</w:t>
        </w:r>
      </w:ins>
      <w:r w:rsidR="008A0CF5">
        <w:t xml:space="preserve"> wird</w:t>
      </w:r>
      <w:del w:id="1480" w:author="Admin" w:date="2015-07-08T11:38:00Z">
        <w:r w:rsidR="008A0CF5" w:rsidDel="00CA5361">
          <w:delText xml:space="preserve"> die Sprache bereits</w:delText>
        </w:r>
      </w:del>
      <w:r w:rsidR="008A0CF5">
        <w:t xml:space="preserve"> in vielen Programmen, unter anderem in Videospielen wie Garrys </w:t>
      </w:r>
      <w:proofErr w:type="spellStart"/>
      <w:r w:rsidR="008A0CF5">
        <w:t>Mod</w:t>
      </w:r>
      <w:proofErr w:type="spellEnd"/>
      <w:del w:id="1481" w:author="Admin" w:date="2015-07-08T11:38:00Z">
        <w:r w:rsidR="008A0CF5" w:rsidDel="00CA5361">
          <w:delText>,</w:delText>
        </w:r>
      </w:del>
      <w:r w:rsidR="008A0CF5">
        <w:t xml:space="preserve"> </w:t>
      </w:r>
      <w:commentRangeStart w:id="1482"/>
      <w:r w:rsidR="008A0CF5">
        <w:t>eingesetzt</w:t>
      </w:r>
      <w:commentRangeEnd w:id="1482"/>
      <w:r w:rsidR="00EE0391">
        <w:rPr>
          <w:rStyle w:val="Kommentarzeichen"/>
        </w:rPr>
        <w:commentReference w:id="1482"/>
      </w:r>
      <w:r w:rsidR="008A0CF5">
        <w:t>.</w:t>
      </w:r>
    </w:p>
    <w:p w14:paraId="256EEB13" w14:textId="77777777" w:rsidR="00C33097" w:rsidRDefault="00C33097" w:rsidP="006A1F2A">
      <w:pPr>
        <w:rPr>
          <w:ins w:id="1483" w:author="Maximilian Schmitz" w:date="2015-07-06T17:53:00Z"/>
        </w:rPr>
        <w:pPrChange w:id="1484" w:author="Admin" w:date="2015-07-08T13:36:00Z">
          <w:pPr/>
        </w:pPrChange>
      </w:pPr>
    </w:p>
    <w:p w14:paraId="2B3CEEFA" w14:textId="415E2EFF" w:rsidR="00C33097" w:rsidRDefault="00C33097" w:rsidP="006A1F2A">
      <w:pPr>
        <w:pStyle w:val="berschrift3"/>
        <w:rPr>
          <w:ins w:id="1485" w:author="Maximilian Schmitz" w:date="2015-07-06T17:53:00Z"/>
        </w:rPr>
        <w:pPrChange w:id="1486" w:author="Admin" w:date="2015-07-08T13:36:00Z">
          <w:pPr/>
        </w:pPrChange>
      </w:pPr>
      <w:bookmarkStart w:id="1487" w:name="_Toc424119174"/>
      <w:ins w:id="1488" w:author="Maximilian Schmitz" w:date="2015-07-06T17:53:00Z">
        <w:r>
          <w:t>Alternative Skriptsprachen</w:t>
        </w:r>
        <w:bookmarkEnd w:id="1487"/>
      </w:ins>
    </w:p>
    <w:p w14:paraId="03F3F72D" w14:textId="7187E67B" w:rsidR="00C33097" w:rsidRDefault="00C33097" w:rsidP="006A1F2A">
      <w:pPr>
        <w:rPr>
          <w:ins w:id="1489" w:author="Maximilian Schmitz" w:date="2015-07-06T17:56:00Z"/>
        </w:rPr>
        <w:pPrChange w:id="1490" w:author="Admin" w:date="2015-07-08T13:36:00Z">
          <w:pPr/>
        </w:pPrChange>
      </w:pPr>
      <w:ins w:id="1491" w:author="Maximilian Schmitz" w:date="2015-07-06T17:53:00Z">
        <w:r>
          <w:t xml:space="preserve">Außer </w:t>
        </w:r>
      </w:ins>
      <w:ins w:id="1492" w:author="Maximilian Schmitz" w:date="2015-07-06T18:12:00Z">
        <w:r w:rsidR="00D421B5">
          <w:t xml:space="preserve">LUA </w:t>
        </w:r>
      </w:ins>
      <w:ins w:id="1493" w:author="Maximilian Schmitz" w:date="2015-07-06T17:53:00Z">
        <w:r>
          <w:t>stehen noch andere Skri</w:t>
        </w:r>
      </w:ins>
      <w:ins w:id="1494" w:author="Maximilian Schmitz" w:date="2015-07-06T17:54:00Z">
        <w:r>
          <w:t>p</w:t>
        </w:r>
      </w:ins>
      <w:ins w:id="1495" w:author="Maximilian Schmitz" w:date="2015-07-06T17:53:00Z">
        <w:r>
          <w:t xml:space="preserve">tsprachen zur Verfügung. </w:t>
        </w:r>
      </w:ins>
      <w:ins w:id="1496" w:author="Maximilian Schmitz" w:date="2015-07-06T17:54:00Z">
        <w:r>
          <w:t xml:space="preserve">Bekannte und wichtige Vertreter sind JavaScript, Python oder Perl. </w:t>
        </w:r>
      </w:ins>
      <w:ins w:id="1497" w:author="Maximilian Schmitz" w:date="2015-07-06T17:55:00Z">
        <w:r w:rsidR="001B0871">
          <w:t xml:space="preserve">Diese sind zwar mächtiger als </w:t>
        </w:r>
      </w:ins>
      <w:ins w:id="1498" w:author="Maximilian Schmitz" w:date="2015-07-06T18:12:00Z">
        <w:r w:rsidR="00D421B5">
          <w:t>LUA</w:t>
        </w:r>
      </w:ins>
      <w:ins w:id="1499" w:author="Maximilian Schmitz" w:date="2015-07-06T17:55:00Z">
        <w:r w:rsidR="001B0871">
          <w:t xml:space="preserve">, aber auch </w:t>
        </w:r>
      </w:ins>
      <w:ins w:id="1500" w:author="Maximilian Schmitz" w:date="2015-07-06T17:56:00Z">
        <w:r w:rsidR="001B0871">
          <w:t>dementsprechend</w:t>
        </w:r>
      </w:ins>
      <w:ins w:id="1501" w:author="Maximilian Schmitz" w:date="2015-07-06T17:55:00Z">
        <w:r w:rsidR="001B0871">
          <w:t xml:space="preserve"> komplexer.</w:t>
        </w:r>
      </w:ins>
    </w:p>
    <w:p w14:paraId="4C36CE83" w14:textId="7C2C6D1D" w:rsidR="001B0871" w:rsidRPr="00C33097" w:rsidRDefault="001B0871" w:rsidP="006A1F2A">
      <w:pPr>
        <w:pPrChange w:id="1502" w:author="Admin" w:date="2015-07-08T13:36:00Z">
          <w:pPr/>
        </w:pPrChange>
      </w:pPr>
      <w:ins w:id="1503" w:author="Maximilian Schmitz" w:date="2015-07-06T17:56:00Z">
        <w:r>
          <w:t xml:space="preserve">Da das Augenmerk auf der einfachen Integration und der unproblematischen Verwendung lag, fiel die Entscheidung auf </w:t>
        </w:r>
      </w:ins>
      <w:ins w:id="1504" w:author="Maximilian Schmitz" w:date="2015-07-06T18:12:00Z">
        <w:r w:rsidR="00D421B5">
          <w:t>LUA</w:t>
        </w:r>
      </w:ins>
      <w:ins w:id="1505"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506" w:author="Maximilian Schmitz" w:date="2015-07-06T18:12:00Z">
        <w:r w:rsidR="00D421B5">
          <w:t xml:space="preserve">LUA </w:t>
        </w:r>
      </w:ins>
      <w:ins w:id="1507" w:author="Maximilian Schmitz" w:date="2015-07-06T17:56:00Z">
        <w:r>
          <w:t>für die Umsetzung des Projektes vollkommen.</w:t>
        </w:r>
      </w:ins>
    </w:p>
    <w:p w14:paraId="20CB44AC" w14:textId="77777777" w:rsidR="00493EDB" w:rsidRDefault="00493EDB" w:rsidP="006A1F2A">
      <w:pPr>
        <w:pPrChange w:id="1508" w:author="Admin" w:date="2015-07-08T13:36:00Z">
          <w:pPr/>
        </w:pPrChange>
      </w:pPr>
    </w:p>
    <w:p w14:paraId="31164603" w14:textId="77777777" w:rsidR="00493EDB" w:rsidRDefault="00493EDB" w:rsidP="006A1F2A">
      <w:pPr>
        <w:pStyle w:val="berschrift2"/>
        <w:pPrChange w:id="1509" w:author="Admin" w:date="2015-07-08T13:36:00Z">
          <w:pPr>
            <w:pStyle w:val="berschrift2"/>
          </w:pPr>
        </w:pPrChange>
      </w:pPr>
      <w:bookmarkStart w:id="1510" w:name="_Toc424119175"/>
      <w:commentRangeStart w:id="1511"/>
      <w:r>
        <w:t>Robo Cup</w:t>
      </w:r>
      <w:commentRangeEnd w:id="1511"/>
      <w:r w:rsidR="00562016">
        <w:rPr>
          <w:rStyle w:val="Kommentarzeichen"/>
          <w:b w:val="0"/>
          <w:noProof w:val="0"/>
        </w:rPr>
        <w:commentReference w:id="1511"/>
      </w:r>
      <w:bookmarkEnd w:id="1510"/>
    </w:p>
    <w:p w14:paraId="3E88BE87" w14:textId="77777777" w:rsidR="000B4070" w:rsidRDefault="001463FE" w:rsidP="006A1F2A">
      <w:pPr>
        <w:rPr>
          <w:ins w:id="1512" w:author="Maximilian Schmitz" w:date="2015-06-14T09:52:00Z"/>
        </w:rPr>
        <w:pPrChange w:id="1513" w:author="Admin" w:date="2015-07-08T13:36:00Z">
          <w:pPr/>
        </w:pPrChange>
      </w:pPr>
      <w:proofErr w:type="spellStart"/>
      <w:r>
        <w:t>RoboCup</w:t>
      </w:r>
      <w:proofErr w:type="spellEnd"/>
      <w:r>
        <w:t xml:space="preserve"> ist ein Wettbewerb, bei dem es um Robotik und künstliche Intelligenz geht. Im Wettbewerb gibt es verschiedene Kategorien, in denen die Teams gegeneinander antreten. Als Gemeinsamkeit haben alle Kategorien, dass </w:t>
      </w:r>
      <w:ins w:id="1514" w:author="Kekeisen Michael" w:date="2015-01-07T23:16:00Z">
        <w:r w:rsidR="002C4A71">
          <w:t xml:space="preserve">es </w:t>
        </w:r>
      </w:ins>
      <w:r>
        <w:t>darum geht Roboter autonom Fußball spielen zu lassen.</w:t>
      </w:r>
      <w:del w:id="1515" w:author="Maximilian Schmitz" w:date="2015-06-14T09:52:00Z">
        <w:r w:rsidDel="000B4070">
          <w:br/>
        </w:r>
      </w:del>
    </w:p>
    <w:p w14:paraId="1F0207ED" w14:textId="77777777" w:rsidR="000B4070" w:rsidRDefault="001463FE" w:rsidP="006A1F2A">
      <w:pPr>
        <w:rPr>
          <w:ins w:id="1516" w:author="Maximilian Schmitz" w:date="2015-06-14T09:52:00Z"/>
        </w:rPr>
        <w:pPrChange w:id="1517" w:author="Admin" w:date="2015-07-08T13:36:00Z">
          <w:pPr/>
        </w:pPrChange>
      </w:pPr>
      <w:r>
        <w:t>In den meisten Kategorien steht das Entwickeln und Konstruieren der Roboter im Vordergrund. Die</w:t>
      </w:r>
      <w:del w:id="1518" w:author="Admin" w:date="2015-07-06T13:46:00Z">
        <w:r w:rsidDel="00EE0391">
          <w:delText>se</w:delText>
        </w:r>
      </w:del>
      <w:r>
        <w:t xml:space="preserve"> Kategorien unterscheiden sich in der Größe und den Eigenschaften der Roboter, sowie in der Größe der Teams.</w:t>
      </w:r>
      <w:del w:id="1519" w:author="Maximilian Schmitz" w:date="2015-06-14T09:52:00Z">
        <w:r w:rsidDel="000B4070">
          <w:br/>
        </w:r>
      </w:del>
    </w:p>
    <w:p w14:paraId="2BF6E27F" w14:textId="77777777" w:rsidR="001463FE" w:rsidRDefault="001463FE" w:rsidP="006A1F2A">
      <w:pPr>
        <w:pPrChange w:id="1520" w:author="Admin" w:date="2015-07-08T13:36:00Z">
          <w:pPr/>
        </w:pPrChange>
      </w:pPr>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715D94">
            <w:rPr>
              <w:noProof/>
            </w:rPr>
            <w:t>[7, p. 2f]</w:t>
          </w:r>
          <w:r>
            <w:fldChar w:fldCharType="end"/>
          </w:r>
        </w:sdtContent>
      </w:sdt>
      <w:r>
        <w:t>).</w:t>
      </w:r>
    </w:p>
    <w:p w14:paraId="395BDBFB" w14:textId="77777777" w:rsidR="001463FE" w:rsidRDefault="001463FE" w:rsidP="006A1F2A">
      <w:pPr>
        <w:pPrChange w:id="1521" w:author="Admin" w:date="2015-07-08T13:36:00Z">
          <w:pPr/>
        </w:pPrChange>
      </w:pPr>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6A1F2A">
      <w:pPr>
        <w:pPrChange w:id="1522" w:author="Admin" w:date="2015-07-08T13:36:00Z">
          <w:pPr/>
        </w:pPrChange>
      </w:pPr>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6A1F2A">
      <w:pPr>
        <w:pPrChange w:id="1523" w:author="Admin" w:date="2015-07-08T13:36:00Z">
          <w:pPr/>
        </w:pPrChange>
      </w:pPr>
      <w:r>
        <w:t>Die 3D-Version bietet eine komplexere Physik</w:t>
      </w:r>
      <w:ins w:id="1524" w:author="Admin" w:date="2015-07-07T10:50:00Z">
        <w:r w:rsidR="00CA0B27">
          <w:t xml:space="preserve"> E</w:t>
        </w:r>
      </w:ins>
      <w:del w:id="1525"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6A1F2A">
      <w:pPr>
        <w:pPrChange w:id="1526" w:author="Admin" w:date="2015-07-08T13:36:00Z">
          <w:pPr/>
        </w:pPrChange>
      </w:pPr>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715D94">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sidP="006A1F2A">
      <w:pPr>
        <w:pPrChange w:id="1527" w:author="Admin" w:date="2015-07-08T13:36:00Z">
          <w:pPr/>
        </w:pPrChange>
      </w:pPr>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6A1F2A">
      <w:pPr>
        <w:pPrChange w:id="1528" w:author="Admin" w:date="2015-07-08T13:36:00Z">
          <w:pPr/>
        </w:pPrChange>
      </w:pPr>
    </w:p>
    <w:p w14:paraId="57CF41B5" w14:textId="75E6248F" w:rsidR="001463FE" w:rsidRDefault="001463FE" w:rsidP="006A1F2A">
      <w:pPr>
        <w:pPrChange w:id="1529" w:author="Admin" w:date="2015-07-08T13:36:00Z">
          <w:pPr/>
        </w:pPrChange>
      </w:pPr>
      <w:r>
        <w:t xml:space="preserve">Viele Ansätze aus der </w:t>
      </w:r>
      <w:proofErr w:type="spellStart"/>
      <w:r>
        <w:t>RoboCup</w:t>
      </w:r>
      <w:proofErr w:type="spellEnd"/>
      <w:r>
        <w:t xml:space="preserve"> Simulation League können für die Aufgabenstellung </w:t>
      </w:r>
      <w:ins w:id="153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6A1F2A">
      <w:pPr>
        <w:pPrChange w:id="1531" w:author="Admin" w:date="2015-07-08T13:36:00Z">
          <w:pPr/>
        </w:pPrChange>
      </w:pPr>
    </w:p>
    <w:p w14:paraId="5A7BA0B8" w14:textId="77777777" w:rsidR="00493EDB" w:rsidRDefault="00493EDB" w:rsidP="006A1F2A">
      <w:pPr>
        <w:pStyle w:val="berschrift2"/>
        <w:pPrChange w:id="1532" w:author="Admin" w:date="2015-07-08T13:36:00Z">
          <w:pPr>
            <w:pStyle w:val="berschrift2"/>
          </w:pPr>
        </w:pPrChange>
      </w:pPr>
      <w:bookmarkStart w:id="1533" w:name="_Toc424119176"/>
      <w:r>
        <w:t>Künstliche Intelligenz</w:t>
      </w:r>
      <w:bookmarkEnd w:id="1533"/>
    </w:p>
    <w:p w14:paraId="53D19287" w14:textId="33C5CA79" w:rsidR="001463FE" w:rsidRDefault="001463FE" w:rsidP="006A1F2A">
      <w:pPr>
        <w:pPrChange w:id="1534" w:author="Admin" w:date="2015-07-08T13:36:00Z">
          <w:pPr/>
        </w:pPrChange>
      </w:pPr>
      <w:r>
        <w:t xml:space="preserve">Künstliche Intelligenz beschäftigt sich mit </w:t>
      </w:r>
      <w:del w:id="1535" w:author="Kekeisen Michael" w:date="2015-01-07T23:18:00Z">
        <w:r w:rsidDel="002C4A71">
          <w:delText xml:space="preserve">Wegen </w:delText>
        </w:r>
      </w:del>
      <w:ins w:id="1536"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715D94">
            <w:rPr>
              <w:noProof/>
            </w:rPr>
            <w:t>[8, p. 13f]</w:t>
          </w:r>
          <w:r>
            <w:fldChar w:fldCharType="end"/>
          </w:r>
        </w:sdtContent>
      </w:sdt>
      <w:r>
        <w:t xml:space="preserve">). Wobei es nicht direkt um den Vergleich mit der menschlichen Denkweise geht, sondern darum mit den nachgebildeten menschlichen Fähigkeiten </w:t>
      </w:r>
      <w:del w:id="1537" w:author="Maximilian Schmitz" w:date="2015-07-06T17:37:00Z">
        <w:r w:rsidDel="00E52F93">
          <w:delText xml:space="preserve">zur Problemlösung die </w:delText>
        </w:r>
        <w:commentRangeStart w:id="1538"/>
        <w:r w:rsidDel="00E52F93">
          <w:delText>Leistungsfähigkeit von Computern zu erhöhen</w:delText>
        </w:r>
        <w:commentRangeEnd w:id="1538"/>
        <w:r w:rsidR="005F0998" w:rsidDel="00E52F93">
          <w:rPr>
            <w:rStyle w:val="Kommentarzeichen"/>
          </w:rPr>
          <w:commentReference w:id="1538"/>
        </w:r>
        <w:r w:rsidDel="00E52F93">
          <w:delText>.</w:delText>
        </w:r>
      </w:del>
      <w:ins w:id="1539" w:author="Maximilian Schmitz" w:date="2015-07-06T17:37:00Z">
        <w:r w:rsidR="00E52F93">
          <w:t>komplexe Problemstellungen zu lösen. Dabei handelt es sich um Probleme, die von klassischen Computerprogr</w:t>
        </w:r>
      </w:ins>
      <w:ins w:id="1540" w:author="Maximilian Schmitz" w:date="2015-07-06T17:38:00Z">
        <w:r w:rsidR="00E52F93">
          <w:t>ammen nicht bewältigt werden können.</w:t>
        </w:r>
      </w:ins>
    </w:p>
    <w:p w14:paraId="29EF1D29" w14:textId="77777777" w:rsidR="001463FE" w:rsidRDefault="001463FE" w:rsidP="006A1F2A">
      <w:pPr>
        <w:pPrChange w:id="1541" w:author="Admin" w:date="2015-07-08T13:36:00Z">
          <w:pPr/>
        </w:pPrChange>
      </w:pPr>
    </w:p>
    <w:p w14:paraId="553E78BF" w14:textId="77777777" w:rsidR="001463FE" w:rsidRDefault="001463FE" w:rsidP="006A1F2A">
      <w:pPr>
        <w:pPrChange w:id="1542" w:author="Admin" w:date="2015-07-08T13:36:00Z">
          <w:pPr/>
        </w:pPrChange>
      </w:pPr>
      <w:r>
        <w:t>Das Feld der künstlichen Intelligenz ist breit aufgestellt und umfasst viele verschiedene Einsatzgebiete.</w:t>
      </w:r>
    </w:p>
    <w:p w14:paraId="58AB22D5" w14:textId="77777777" w:rsidR="001463FE" w:rsidRDefault="001463FE" w:rsidP="006A1F2A">
      <w:pPr>
        <w:pPrChange w:id="1543" w:author="Admin" w:date="2015-07-08T13:36:00Z">
          <w:pPr/>
        </w:pPrChange>
      </w:pPr>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6A1F2A">
      <w:pPr>
        <w:pPrChange w:id="1544" w:author="Admin" w:date="2015-07-08T13:36:00Z">
          <w:pPr/>
        </w:pPrChange>
      </w:pPr>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6A1F2A">
      <w:pPr>
        <w:pPrChange w:id="1545" w:author="Admin" w:date="2015-07-08T13:36:00Z">
          <w:pPr/>
        </w:pPrChange>
      </w:pPr>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6A1F2A">
      <w:pPr>
        <w:pPrChange w:id="1546" w:author="Admin" w:date="2015-07-08T13:36:00Z">
          <w:pPr/>
        </w:pPrChange>
      </w:pPr>
    </w:p>
    <w:p w14:paraId="21D168D7" w14:textId="0961D2C8" w:rsidR="001463FE" w:rsidRDefault="001463FE" w:rsidP="006A1F2A">
      <w:pPr>
        <w:pPrChange w:id="1547" w:author="Admin" w:date="2015-07-08T13:36:00Z">
          <w:pPr/>
        </w:pPrChange>
      </w:pPr>
      <w:r>
        <w:t xml:space="preserve">Oft wird der Begriff künstliche Intelligenz auch mit maschinellem Lernen in Verbindung gebracht. Maschinelles Lernen stellt ein Teilgebiet der künstlichen Intelligenz dar, bei dem Computer auf Basis von vorhandenen Daten neues Wissen </w:t>
      </w:r>
      <w:del w:id="1548" w:author="Admin" w:date="2015-07-06T13:57:00Z">
        <w:r w:rsidDel="005E3E9C">
          <w:delText>Generieren</w:delText>
        </w:r>
      </w:del>
      <w:ins w:id="154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6A1F2A">
      <w:pPr>
        <w:pPrChange w:id="1550" w:author="Admin" w:date="2015-07-08T13:36:00Z">
          <w:pPr/>
        </w:pPrChange>
      </w:pPr>
      <w:r>
        <w:t xml:space="preserve">Dies wird in vielen Fällen mittels künstlicher neuronaler Netze versucht. Sie bilden menschliche </w:t>
      </w:r>
      <w:ins w:id="1551" w:author="Admin" w:date="2015-07-06T13:58:00Z">
        <w:r w:rsidR="005E3E9C">
          <w:t>Hirns</w:t>
        </w:r>
      </w:ins>
      <w:del w:id="1552"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715D94">
            <w:rPr>
              <w:noProof/>
            </w:rPr>
            <w:t>[8, p. 16]</w:t>
          </w:r>
          <w:r>
            <w:fldChar w:fldCharType="end"/>
          </w:r>
        </w:sdtContent>
      </w:sdt>
      <w:r>
        <w:t>).</w:t>
      </w:r>
    </w:p>
    <w:p w14:paraId="67FBA518" w14:textId="77777777" w:rsidR="001463FE" w:rsidRDefault="001463FE" w:rsidP="006A1F2A">
      <w:pPr>
        <w:pPrChange w:id="1553" w:author="Admin" w:date="2015-07-08T13:36:00Z">
          <w:pPr/>
        </w:pPrChange>
      </w:pPr>
    </w:p>
    <w:p w14:paraId="3BF98A5F" w14:textId="77777777" w:rsidR="001463FE" w:rsidRDefault="001463FE" w:rsidP="006A1F2A">
      <w:pPr>
        <w:pPrChange w:id="1554" w:author="Admin" w:date="2015-07-08T13:36:00Z">
          <w:pPr/>
        </w:pPrChange>
      </w:pPr>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6A1F2A">
      <w:pPr>
        <w:pPrChange w:id="1555" w:author="Admin" w:date="2015-07-08T13:36:00Z">
          <w:pPr/>
        </w:pPrChange>
      </w:pPr>
    </w:p>
    <w:p w14:paraId="404F8E84" w14:textId="77777777" w:rsidR="00493EDB" w:rsidRDefault="00493EDB" w:rsidP="006A1F2A">
      <w:pPr>
        <w:pStyle w:val="berschrift2"/>
        <w:pPrChange w:id="1556" w:author="Admin" w:date="2015-07-08T13:36:00Z">
          <w:pPr>
            <w:pStyle w:val="berschrift2"/>
          </w:pPr>
        </w:pPrChange>
      </w:pPr>
      <w:bookmarkStart w:id="1557" w:name="_Toc424119177"/>
      <w:r>
        <w:t>Zusammenfassung</w:t>
      </w:r>
      <w:bookmarkEnd w:id="1557"/>
    </w:p>
    <w:p w14:paraId="0739B85B" w14:textId="77777777" w:rsidR="00BA23E1" w:rsidRDefault="00BA23E1" w:rsidP="006A1F2A">
      <w:pPr>
        <w:rPr>
          <w:ins w:id="1558" w:author="Maximilian Schmitz" w:date="2015-07-06T22:26:00Z"/>
        </w:rPr>
        <w:pPrChange w:id="1559" w:author="Admin" w:date="2015-07-08T13:36:00Z">
          <w:pPr/>
        </w:pPrChange>
      </w:pPr>
      <w:ins w:id="1560" w:author="Maximilian Schmitz" w:date="2015-07-06T22:26:00Z">
        <w:r>
          <w:t>Insgesamt kann gesagt werden, dass bereits technologische Grundlagen für die Umsetzung der Aufgabenstellung bestehen.</w:t>
        </w:r>
      </w:ins>
    </w:p>
    <w:p w14:paraId="4C622D56" w14:textId="77777777" w:rsidR="00BA23E1" w:rsidRDefault="00BA23E1" w:rsidP="006A1F2A">
      <w:pPr>
        <w:rPr>
          <w:ins w:id="1561" w:author="Maximilian Schmitz" w:date="2015-07-06T22:26:00Z"/>
        </w:rPr>
        <w:pPrChange w:id="1562" w:author="Admin" w:date="2015-07-08T13:36:00Z">
          <w:pPr/>
        </w:pPrChange>
      </w:pPr>
      <w:ins w:id="1563"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6A1F2A">
      <w:pPr>
        <w:rPr>
          <w:ins w:id="1564" w:author="Maximilian Schmitz" w:date="2015-07-06T22:26:00Z"/>
        </w:rPr>
        <w:pPrChange w:id="1565" w:author="Admin" w:date="2015-07-08T13:36:00Z">
          <w:pPr/>
        </w:pPrChange>
      </w:pPr>
      <w:ins w:id="1566"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6A1F2A">
      <w:pPr>
        <w:rPr>
          <w:ins w:id="1567" w:author="Maximilian Schmitz" w:date="2015-07-06T22:26:00Z"/>
        </w:rPr>
        <w:pPrChange w:id="1568" w:author="Admin" w:date="2015-07-08T13:36:00Z">
          <w:pPr/>
        </w:pPrChange>
      </w:pPr>
      <w:ins w:id="1569"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rsidP="006A1F2A">
      <w:pPr>
        <w:rPr>
          <w:ins w:id="1570" w:author="Maximilian Schmitz" w:date="2015-07-06T22:26:00Z"/>
        </w:rPr>
        <w:pPrChange w:id="1571" w:author="Admin" w:date="2015-07-08T13:36:00Z">
          <w:pPr/>
        </w:pPrChange>
      </w:pPr>
      <w:ins w:id="157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6A1F2A">
      <w:pPr>
        <w:rPr>
          <w:del w:id="1573" w:author="Maximilian Schmitz" w:date="2015-07-06T22:26:00Z"/>
        </w:rPr>
        <w:pPrChange w:id="1574" w:author="Admin" w:date="2015-07-08T13:36:00Z">
          <w:pPr/>
        </w:pPrChange>
      </w:pPr>
      <w:ins w:id="1575" w:author="Michael K." w:date="2015-07-06T21:56:00Z">
        <w:del w:id="1576" w:author="Maximilian Schmitz" w:date="2015-07-06T22:26:00Z">
          <w:r w:rsidDel="00BA23E1">
            <w:delText>Unterschied Zusammenfassung/Kurzfassung?</w:delText>
          </w:r>
        </w:del>
      </w:ins>
    </w:p>
    <w:p w14:paraId="78D3C874" w14:textId="77777777" w:rsidR="00E64F9C" w:rsidRDefault="00E64F9C" w:rsidP="006A1F2A">
      <w:pPr>
        <w:pPrChange w:id="1577" w:author="Admin" w:date="2015-07-08T13:36:00Z">
          <w:pPr/>
        </w:pPrChange>
      </w:pPr>
      <w:r>
        <w:br w:type="page"/>
      </w:r>
    </w:p>
    <w:p w14:paraId="6FBDEFD1" w14:textId="77777777" w:rsidR="00493EDB" w:rsidRDefault="00493EDB" w:rsidP="006A1F2A">
      <w:pPr>
        <w:pStyle w:val="berschrift1"/>
        <w:pPrChange w:id="1578" w:author="Admin" w:date="2015-07-08T13:36:00Z">
          <w:pPr>
            <w:pStyle w:val="berschrift1"/>
          </w:pPr>
        </w:pPrChange>
      </w:pPr>
      <w:bookmarkStart w:id="1579" w:name="_Toc424119178"/>
      <w:r>
        <w:lastRenderedPageBreak/>
        <w:t>Planung / Struktur</w:t>
      </w:r>
      <w:bookmarkEnd w:id="1579"/>
    </w:p>
    <w:p w14:paraId="64A6117F" w14:textId="77777777" w:rsidR="00493EDB" w:rsidRDefault="00493EDB" w:rsidP="006A1F2A">
      <w:pPr>
        <w:pStyle w:val="berschrift2"/>
        <w:pPrChange w:id="1580" w:author="Admin" w:date="2015-07-08T13:36:00Z">
          <w:pPr>
            <w:pStyle w:val="berschrift2"/>
          </w:pPr>
        </w:pPrChange>
      </w:pPr>
      <w:bookmarkStart w:id="1581" w:name="_Toc424119179"/>
      <w:r>
        <w:t>Projektmanagement</w:t>
      </w:r>
      <w:bookmarkEnd w:id="1581"/>
    </w:p>
    <w:p w14:paraId="51FA169E" w14:textId="77777777" w:rsidR="00493EDB" w:rsidRDefault="008D4A71" w:rsidP="006A1F2A">
      <w:pPr>
        <w:pPrChange w:id="1582" w:author="Admin" w:date="2015-07-08T13:36:00Z">
          <w:pPr/>
        </w:pPrChange>
      </w:pPr>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583" w:author="Kekeisen Michael" w:date="2015-01-07T23:19:00Z">
        <w:r w:rsidR="005C4DD2" w:rsidDel="002C4A71">
          <w:delText>wird</w:delText>
        </w:r>
      </w:del>
      <w:ins w:id="1584"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6A1F2A">
      <w:pPr>
        <w:pPrChange w:id="1585" w:author="Admin" w:date="2015-07-08T13:36:00Z">
          <w:pPr/>
        </w:pPrChange>
      </w:pPr>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586"/>
      <w:r>
        <w:t xml:space="preserve">Auftraggeber </w:t>
      </w:r>
      <w:commentRangeEnd w:id="1586"/>
      <w:r w:rsidR="004D1D56">
        <w:rPr>
          <w:rStyle w:val="Kommentarzeichen"/>
        </w:rPr>
        <w:commentReference w:id="1586"/>
      </w:r>
      <w:r>
        <w:t xml:space="preserve">statt. Hierbei wird über den aktuellen Stand berichtet und weitere Ziele diskutiert. </w:t>
      </w:r>
      <w:r w:rsidRPr="006F3D3F">
        <w:rPr>
          <w:highlight w:val="yellow"/>
          <w:rPrChange w:id="1587" w:author="Maximilian Schmitz" w:date="2015-06-05T06:24:00Z">
            <w:rPr/>
          </w:rPrChange>
        </w:rPr>
        <w:t>(Siehe Anhang XX Meetings-Protokolle)</w:t>
      </w:r>
    </w:p>
    <w:p w14:paraId="4ECD1203" w14:textId="77777777" w:rsidR="00663C59" w:rsidDel="00C126C5" w:rsidRDefault="000A4915" w:rsidP="006A1F2A">
      <w:pPr>
        <w:rPr>
          <w:del w:id="1588" w:author="Maximilian Schmitz" w:date="2015-06-05T06:24:00Z"/>
        </w:rPr>
        <w:pPrChange w:id="1589" w:author="Admin" w:date="2015-07-08T13:36:00Z">
          <w:pPr/>
        </w:pPrChange>
      </w:pPr>
      <w:r>
        <w:t xml:space="preserve">Aufgrund dieser agilen Softwareentwicklung entstehen </w:t>
      </w:r>
      <w:commentRangeStart w:id="1590"/>
      <w:commentRangeStart w:id="1591"/>
      <w:commentRangeStart w:id="1592"/>
      <w:r>
        <w:t>nur grobe Zeitpläne und Meilensteine</w:t>
      </w:r>
      <w:commentRangeEnd w:id="1590"/>
      <w:r w:rsidR="004D1D56">
        <w:rPr>
          <w:rStyle w:val="Kommentarzeichen"/>
        </w:rPr>
        <w:commentReference w:id="1590"/>
      </w:r>
      <w:commentRangeEnd w:id="1591"/>
      <w:r w:rsidR="00480820">
        <w:rPr>
          <w:rStyle w:val="Kommentarzeichen"/>
        </w:rPr>
        <w:commentReference w:id="1591"/>
      </w:r>
      <w:commentRangeEnd w:id="1592"/>
      <w:r w:rsidR="003817E8">
        <w:rPr>
          <w:rStyle w:val="Kommentarzeichen"/>
        </w:rPr>
        <w:commentReference w:id="1592"/>
      </w:r>
      <w:r>
        <w:t>.</w:t>
      </w:r>
    </w:p>
    <w:p w14:paraId="2C38CB2B" w14:textId="77777777" w:rsidR="000A4915" w:rsidRDefault="000A4915" w:rsidP="006A1F2A">
      <w:pPr>
        <w:pPrChange w:id="1593" w:author="Admin" w:date="2015-07-08T13:36:00Z">
          <w:pPr/>
        </w:pPrChange>
      </w:pPr>
    </w:p>
    <w:p w14:paraId="19D70571" w14:textId="77777777" w:rsidR="008D4A71" w:rsidRDefault="008D4A71" w:rsidP="006A1F2A">
      <w:pPr>
        <w:pPrChange w:id="1594" w:author="Admin" w:date="2015-07-08T13:36:00Z">
          <w:pPr/>
        </w:pPrChange>
      </w:pPr>
    </w:p>
    <w:p w14:paraId="68F88B34" w14:textId="77777777" w:rsidR="00493EDB" w:rsidRDefault="00493EDB" w:rsidP="006A1F2A">
      <w:pPr>
        <w:pStyle w:val="berschrift2"/>
        <w:pPrChange w:id="1595" w:author="Admin" w:date="2015-07-08T13:36:00Z">
          <w:pPr>
            <w:pStyle w:val="berschrift2"/>
          </w:pPr>
        </w:pPrChange>
      </w:pPr>
      <w:bookmarkStart w:id="1596" w:name="_Toc424119180"/>
      <w:r>
        <w:t>Analyse der Aufgabenstellung</w:t>
      </w:r>
      <w:bookmarkEnd w:id="1596"/>
    </w:p>
    <w:p w14:paraId="22012ADA" w14:textId="77777777" w:rsidR="00493EDB" w:rsidRDefault="0003593F" w:rsidP="006A1F2A">
      <w:pPr>
        <w:pPrChange w:id="1597" w:author="Admin" w:date="2015-07-08T13:36:00Z">
          <w:pPr/>
        </w:pPrChange>
      </w:pPr>
      <w:r>
        <w:t xml:space="preserve">Aus der </w:t>
      </w:r>
      <w:ins w:id="1598" w:author="Maximilian Schmitz" w:date="2015-06-05T06:23:00Z">
        <w:r w:rsidR="006F3D3F">
          <w:t>v</w:t>
        </w:r>
      </w:ins>
      <w:del w:id="1599"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6A1F2A">
      <w:pPr>
        <w:pStyle w:val="berschrift3"/>
        <w:pPrChange w:id="1600" w:author="Admin" w:date="2015-07-08T13:36:00Z">
          <w:pPr>
            <w:pStyle w:val="berschrift3"/>
          </w:pPr>
        </w:pPrChange>
      </w:pPr>
      <w:bookmarkStart w:id="1601" w:name="_Toc424119181"/>
      <w:r>
        <w:t>Muss</w:t>
      </w:r>
      <w:r w:rsidR="00587C32">
        <w:t>-K</w:t>
      </w:r>
      <w:r>
        <w:t>riterien</w:t>
      </w:r>
      <w:bookmarkEnd w:id="1601"/>
    </w:p>
    <w:p w14:paraId="1BC0F550" w14:textId="77777777" w:rsidR="00E321B8" w:rsidRDefault="00E321B8" w:rsidP="006A1F2A">
      <w:pPr>
        <w:pStyle w:val="Listenabsatz"/>
        <w:numPr>
          <w:ilvl w:val="0"/>
          <w:numId w:val="21"/>
        </w:numPr>
        <w:pPrChange w:id="1602" w:author="Admin" w:date="2015-07-08T13:36:00Z">
          <w:pPr>
            <w:pStyle w:val="Listenabsatz"/>
            <w:numPr>
              <w:numId w:val="21"/>
            </w:numPr>
            <w:ind w:hanging="360"/>
          </w:pPr>
        </w:pPrChange>
      </w:pPr>
      <w:r>
        <w:t>Simulation eines Fußballspiels</w:t>
      </w:r>
    </w:p>
    <w:p w14:paraId="548FC984" w14:textId="77777777" w:rsidR="00E321B8" w:rsidRDefault="00E321B8" w:rsidP="006A1F2A">
      <w:pPr>
        <w:pStyle w:val="Listenabsatz"/>
        <w:numPr>
          <w:ilvl w:val="1"/>
          <w:numId w:val="21"/>
        </w:numPr>
        <w:pPrChange w:id="1603" w:author="Admin" w:date="2015-07-08T13:36:00Z">
          <w:pPr>
            <w:pStyle w:val="Listenabsatz"/>
            <w:numPr>
              <w:ilvl w:val="1"/>
              <w:numId w:val="21"/>
            </w:numPr>
            <w:ind w:left="1440" w:hanging="360"/>
          </w:pPr>
        </w:pPrChange>
      </w:pPr>
      <w:r>
        <w:t>Physikalische Korrektheit</w:t>
      </w:r>
    </w:p>
    <w:p w14:paraId="2B32A36C" w14:textId="77777777" w:rsidR="00E321B8" w:rsidRDefault="00E321B8" w:rsidP="006A1F2A">
      <w:pPr>
        <w:pStyle w:val="Listenabsatz"/>
        <w:numPr>
          <w:ilvl w:val="1"/>
          <w:numId w:val="21"/>
        </w:numPr>
        <w:pPrChange w:id="1604" w:author="Admin" w:date="2015-07-08T13:36:00Z">
          <w:pPr>
            <w:pStyle w:val="Listenabsatz"/>
            <w:numPr>
              <w:ilvl w:val="1"/>
              <w:numId w:val="21"/>
            </w:numPr>
            <w:ind w:left="1440" w:hanging="360"/>
          </w:pPr>
        </w:pPrChange>
      </w:pPr>
      <w:r>
        <w:t>Einhaltung der Fußballregeln</w:t>
      </w:r>
    </w:p>
    <w:p w14:paraId="50B4313D" w14:textId="77777777" w:rsidR="00C52B2A" w:rsidRDefault="00C52B2A" w:rsidP="006A1F2A">
      <w:pPr>
        <w:pStyle w:val="Listenabsatz"/>
        <w:numPr>
          <w:ilvl w:val="1"/>
          <w:numId w:val="21"/>
        </w:numPr>
        <w:pPrChange w:id="1605" w:author="Admin" w:date="2015-07-08T13:36:00Z">
          <w:pPr>
            <w:pStyle w:val="Listenabsatz"/>
            <w:numPr>
              <w:ilvl w:val="1"/>
              <w:numId w:val="21"/>
            </w:numPr>
            <w:ind w:left="1440" w:hanging="360"/>
          </w:pPr>
        </w:pPrChange>
      </w:pPr>
      <w:r w:rsidRPr="00C52B2A">
        <w:t>Ausdauersystem</w:t>
      </w:r>
      <w:r>
        <w:t xml:space="preserve"> für Spieler</w:t>
      </w:r>
    </w:p>
    <w:p w14:paraId="2BD1C42F" w14:textId="77777777" w:rsidR="006D630E" w:rsidRDefault="006D630E" w:rsidP="006A1F2A">
      <w:pPr>
        <w:pStyle w:val="Listenabsatz"/>
        <w:numPr>
          <w:ilvl w:val="1"/>
          <w:numId w:val="21"/>
        </w:numPr>
        <w:pPrChange w:id="1606" w:author="Admin" w:date="2015-07-08T13:36:00Z">
          <w:pPr>
            <w:pStyle w:val="Listenabsatz"/>
            <w:numPr>
              <w:ilvl w:val="1"/>
              <w:numId w:val="21"/>
            </w:numPr>
            <w:ind w:left="1440" w:hanging="360"/>
          </w:pPr>
        </w:pPrChange>
      </w:pPr>
      <w:r>
        <w:t>Kompatibel mit Windows und Linux</w:t>
      </w:r>
    </w:p>
    <w:p w14:paraId="295FFC71" w14:textId="77777777" w:rsidR="00E321B8" w:rsidRDefault="00E321B8" w:rsidP="006A1F2A">
      <w:pPr>
        <w:pStyle w:val="Listenabsatz"/>
        <w:numPr>
          <w:ilvl w:val="0"/>
          <w:numId w:val="21"/>
        </w:numPr>
        <w:pPrChange w:id="1607" w:author="Admin" w:date="2015-07-08T13:36:00Z">
          <w:pPr>
            <w:pStyle w:val="Listenabsatz"/>
            <w:numPr>
              <w:numId w:val="21"/>
            </w:numPr>
            <w:ind w:hanging="360"/>
          </w:pPr>
        </w:pPrChange>
      </w:pPr>
      <w:r>
        <w:t>Erstellen einer KI für die Fußballspieler</w:t>
      </w:r>
    </w:p>
    <w:p w14:paraId="62644BD2" w14:textId="77777777" w:rsidR="006D630E" w:rsidRDefault="00587C32" w:rsidP="006A1F2A">
      <w:pPr>
        <w:pStyle w:val="Listenabsatz"/>
        <w:numPr>
          <w:ilvl w:val="0"/>
          <w:numId w:val="21"/>
        </w:numPr>
        <w:pPrChange w:id="1608" w:author="Admin" w:date="2015-07-08T13:36:00Z">
          <w:pPr>
            <w:pStyle w:val="Listenabsatz"/>
            <w:numPr>
              <w:numId w:val="21"/>
            </w:numPr>
            <w:ind w:hanging="360"/>
          </w:pPr>
        </w:pPrChange>
      </w:pPr>
      <w:r>
        <w:lastRenderedPageBreak/>
        <w:t>Nachträgliches erstellen neuer KIs</w:t>
      </w:r>
      <w:r w:rsidR="00C52B2A">
        <w:t xml:space="preserve"> ermöglichen</w:t>
      </w:r>
    </w:p>
    <w:p w14:paraId="3CBDB026" w14:textId="77777777" w:rsidR="00E321B8" w:rsidRDefault="00587C32" w:rsidP="006A1F2A">
      <w:pPr>
        <w:pStyle w:val="berschrift3"/>
        <w:pPrChange w:id="1609" w:author="Admin" w:date="2015-07-08T13:36:00Z">
          <w:pPr>
            <w:pStyle w:val="berschrift3"/>
          </w:pPr>
        </w:pPrChange>
      </w:pPr>
      <w:bookmarkStart w:id="1610" w:name="_Toc424119182"/>
      <w:r>
        <w:t>Soll-Kriterien</w:t>
      </w:r>
      <w:bookmarkEnd w:id="1610"/>
    </w:p>
    <w:p w14:paraId="541B7B1E" w14:textId="77777777" w:rsidR="00E321B8" w:rsidRDefault="00C52B2A" w:rsidP="006A1F2A">
      <w:pPr>
        <w:pStyle w:val="Listenabsatz"/>
        <w:numPr>
          <w:ilvl w:val="0"/>
          <w:numId w:val="22"/>
        </w:numPr>
        <w:pPrChange w:id="1611" w:author="Admin" w:date="2015-07-08T13:36:00Z">
          <w:pPr>
            <w:pStyle w:val="Listenabsatz"/>
            <w:numPr>
              <w:numId w:val="22"/>
            </w:numPr>
            <w:ind w:hanging="360"/>
          </w:pPr>
        </w:pPrChange>
      </w:pPr>
      <w:r>
        <w:t>Bestrafung der Spieler bei N</w:t>
      </w:r>
      <w:r w:rsidR="00587C32">
        <w:t>ichteinhaltung der Regeln</w:t>
      </w:r>
    </w:p>
    <w:p w14:paraId="3D4F1B85" w14:textId="77777777" w:rsidR="00E321B8" w:rsidRDefault="003A2697" w:rsidP="006A1F2A">
      <w:pPr>
        <w:pStyle w:val="Listenabsatz"/>
        <w:numPr>
          <w:ilvl w:val="0"/>
          <w:numId w:val="22"/>
        </w:numPr>
        <w:pPrChange w:id="1612" w:author="Admin" w:date="2015-07-08T13:36:00Z">
          <w:pPr>
            <w:pStyle w:val="Listenabsatz"/>
            <w:numPr>
              <w:numId w:val="22"/>
            </w:numPr>
            <w:ind w:hanging="360"/>
          </w:pPr>
        </w:pPrChange>
      </w:pPr>
      <w:r>
        <w:t>3D-Darstellung</w:t>
      </w:r>
    </w:p>
    <w:p w14:paraId="1EDF8D31" w14:textId="77777777" w:rsidR="00587C32" w:rsidRDefault="00587C32" w:rsidP="006A1F2A">
      <w:pPr>
        <w:pStyle w:val="berschrift3"/>
        <w:pPrChange w:id="1613" w:author="Admin" w:date="2015-07-08T13:36:00Z">
          <w:pPr>
            <w:pStyle w:val="berschrift3"/>
          </w:pPr>
        </w:pPrChange>
      </w:pPr>
      <w:bookmarkStart w:id="1614" w:name="_Toc424119183"/>
      <w:r>
        <w:t>Kann-Kriterien</w:t>
      </w:r>
      <w:bookmarkEnd w:id="1614"/>
    </w:p>
    <w:p w14:paraId="01385C68" w14:textId="77777777" w:rsidR="00587C32" w:rsidRPr="00587C32" w:rsidRDefault="00587C32" w:rsidP="006A1F2A">
      <w:pPr>
        <w:pStyle w:val="Listenabsatz"/>
        <w:numPr>
          <w:ilvl w:val="0"/>
          <w:numId w:val="22"/>
        </w:numPr>
        <w:pPrChange w:id="1615" w:author="Admin" w:date="2015-07-08T13:36:00Z">
          <w:pPr>
            <w:pStyle w:val="Listenabsatz"/>
            <w:numPr>
              <w:numId w:val="22"/>
            </w:numPr>
            <w:ind w:hanging="360"/>
          </w:pPr>
        </w:pPrChange>
      </w:pPr>
      <w:r>
        <w:t>Grafischer Editor zur Erstellung von einer KI</w:t>
      </w:r>
    </w:p>
    <w:p w14:paraId="6A3DBFD2" w14:textId="77777777" w:rsidR="003A2697" w:rsidRDefault="003A2697" w:rsidP="006A1F2A">
      <w:pPr>
        <w:pStyle w:val="berschrift3"/>
        <w:pPrChange w:id="1616" w:author="Admin" w:date="2015-07-08T13:36:00Z">
          <w:pPr>
            <w:pStyle w:val="berschrift3"/>
          </w:pPr>
        </w:pPrChange>
      </w:pPr>
      <w:bookmarkStart w:id="1617" w:name="_Toc424119184"/>
      <w:r>
        <w:t>Analyse der Kriterien</w:t>
      </w:r>
      <w:bookmarkEnd w:id="1617"/>
    </w:p>
    <w:p w14:paraId="5DF4C46A" w14:textId="77777777" w:rsidR="006D630E" w:rsidRDefault="00F54542" w:rsidP="006A1F2A">
      <w:pPr>
        <w:pPrChange w:id="1618" w:author="Admin" w:date="2015-07-08T13:36:00Z">
          <w:pPr/>
        </w:pPrChange>
      </w:pPr>
      <w:r>
        <w:t xml:space="preserve">Die Anforderung einer physikalisch korrekten 3D Simulation wird über eine Game-Engine realisiert, da diese eine eingebaute </w:t>
      </w:r>
      <w:commentRangeStart w:id="1619"/>
      <w:r>
        <w:t xml:space="preserve">Physik-Engine </w:t>
      </w:r>
      <w:commentRangeEnd w:id="1619"/>
      <w:r w:rsidR="004D1D56">
        <w:rPr>
          <w:rStyle w:val="Kommentarzeichen"/>
        </w:rPr>
        <w:commentReference w:id="1619"/>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6A1F2A">
      <w:pPr>
        <w:pPrChange w:id="1620" w:author="Admin" w:date="2015-07-08T13:36:00Z">
          <w:pPr/>
        </w:pPrChange>
      </w:pPr>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621" w:author="Maximilian Schmitz" w:date="2015-07-06T18:13:00Z">
        <w:r w:rsidR="00D421B5" w:rsidRPr="00D421B5">
          <w:t xml:space="preserve"> </w:t>
        </w:r>
        <w:r w:rsidR="00D421B5">
          <w:t xml:space="preserve">LUA </w:t>
        </w:r>
      </w:ins>
      <w:del w:id="1622" w:author="Maximilian Schmitz" w:date="2015-07-06T18:13:00Z">
        <w:r w:rsidDel="00D421B5">
          <w:delText>L</w:delText>
        </w:r>
      </w:del>
      <w:del w:id="1623" w:author="Maximilian Schmitz" w:date="2015-07-06T18:11:00Z">
        <w:r w:rsidDel="00DF0DC7">
          <w:delText>UA</w:delText>
        </w:r>
      </w:del>
      <w:del w:id="1624"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6A1F2A">
      <w:pPr>
        <w:pPrChange w:id="1625" w:author="Admin" w:date="2015-07-08T13:36:00Z">
          <w:pPr/>
        </w:pPrChange>
      </w:pPr>
    </w:p>
    <w:p w14:paraId="388EBFE2" w14:textId="77777777" w:rsidR="005D608F" w:rsidRDefault="005D608F" w:rsidP="006A1F2A">
      <w:pPr>
        <w:rPr>
          <w:b/>
          <w:noProof/>
          <w:sz w:val="28"/>
        </w:rPr>
        <w:pPrChange w:id="1626" w:author="Admin" w:date="2015-07-08T13:36:00Z">
          <w:pPr/>
        </w:pPrChange>
      </w:pPr>
      <w:r>
        <w:br w:type="page"/>
      </w:r>
    </w:p>
    <w:p w14:paraId="57640403" w14:textId="77777777" w:rsidR="00493EDB" w:rsidRDefault="00493EDB" w:rsidP="006A1F2A">
      <w:pPr>
        <w:pStyle w:val="berschrift2"/>
        <w:pPrChange w:id="1627" w:author="Admin" w:date="2015-07-08T13:36:00Z">
          <w:pPr>
            <w:pStyle w:val="berschrift2"/>
          </w:pPr>
        </w:pPrChange>
      </w:pPr>
      <w:bookmarkStart w:id="1628" w:name="_Ref422318518"/>
      <w:bookmarkStart w:id="1629" w:name="_Toc424119185"/>
      <w:r>
        <w:lastRenderedPageBreak/>
        <w:t>Architektur</w:t>
      </w:r>
      <w:bookmarkEnd w:id="1628"/>
      <w:bookmarkEnd w:id="1629"/>
    </w:p>
    <w:p w14:paraId="32FAC8CC" w14:textId="0134EACC" w:rsidR="006D630E" w:rsidRDefault="005D608F" w:rsidP="006A1F2A">
      <w:pPr>
        <w:pPrChange w:id="1630" w:author="Admin" w:date="2015-07-08T13:36:00Z">
          <w:pPr/>
        </w:pPrChange>
      </w:pPr>
      <w:r>
        <w:t xml:space="preserve">Die Architektur baut auf der Unreal Engine auf und wird aus diesem Grund vollständig in C++ entwickelt. Das Projekt greift auf existierende Technologien wie XML und </w:t>
      </w:r>
      <w:del w:id="1631" w:author="Maximilian Schmitz" w:date="2015-07-06T18:11:00Z">
        <w:r w:rsidDel="00DF0DC7">
          <w:delText>L</w:delText>
        </w:r>
      </w:del>
      <w:ins w:id="1632" w:author="Maximilian Schmitz" w:date="2015-07-06T18:11:00Z">
        <w:r w:rsidR="00DF0DC7">
          <w:t xml:space="preserve">LUA </w:t>
        </w:r>
      </w:ins>
      <w:del w:id="1633" w:author="Maximilian Schmitz" w:date="2015-07-06T18:11:00Z">
        <w:r w:rsidDel="00DF0DC7">
          <w:delText xml:space="preserve">UA </w:delText>
        </w:r>
      </w:del>
      <w:r>
        <w:t>zurück:</w:t>
      </w:r>
    </w:p>
    <w:p w14:paraId="59F60E8D" w14:textId="77777777" w:rsidR="004B4A71" w:rsidRDefault="006A1F2A" w:rsidP="006A1F2A">
      <w:pPr>
        <w:keepNext/>
        <w:jc w:val="center"/>
        <w:rPr>
          <w:ins w:id="1634" w:author="Maximilian Schmitz" w:date="2015-06-15T21:18:00Z"/>
        </w:rPr>
        <w:pPrChange w:id="1635"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rsidP="006A1F2A">
      <w:pPr>
        <w:pStyle w:val="Beschriftung"/>
        <w:jc w:val="center"/>
        <w:pPrChange w:id="1636" w:author="Admin" w:date="2015-07-08T13:36:00Z">
          <w:pPr>
            <w:jc w:val="center"/>
          </w:pPr>
        </w:pPrChange>
      </w:pPr>
      <w:bookmarkStart w:id="1637" w:name="_Ref422166503"/>
      <w:bookmarkStart w:id="1638" w:name="_Toc422468973"/>
      <w:ins w:id="1639" w:author="Maximilian Schmitz" w:date="2015-06-15T21:18:00Z">
        <w:r>
          <w:t xml:space="preserve">Abbildung </w:t>
        </w:r>
        <w:r>
          <w:fldChar w:fldCharType="begin"/>
        </w:r>
        <w:r>
          <w:instrText xml:space="preserve"> SEQ Abbildung \* ARABIC </w:instrText>
        </w:r>
      </w:ins>
      <w:r>
        <w:fldChar w:fldCharType="separate"/>
      </w:r>
      <w:ins w:id="1640" w:author="Maximilian Schmitz" w:date="2015-06-19T09:20:00Z">
        <w:r w:rsidR="00867956">
          <w:rPr>
            <w:noProof/>
          </w:rPr>
          <w:t>1</w:t>
        </w:r>
      </w:ins>
      <w:ins w:id="1641" w:author="Maximilian Schmitz" w:date="2015-06-15T21:18:00Z">
        <w:r>
          <w:fldChar w:fldCharType="end"/>
        </w:r>
        <w:bookmarkEnd w:id="1637"/>
        <w:r>
          <w:t>: Architektur Übersicht</w:t>
        </w:r>
      </w:ins>
      <w:bookmarkEnd w:id="1638"/>
    </w:p>
    <w:p w14:paraId="4243D58A" w14:textId="77777777" w:rsidR="00E46381" w:rsidRDefault="00E46381" w:rsidP="006A1F2A">
      <w:pPr>
        <w:pPrChange w:id="1642" w:author="Admin" w:date="2015-07-08T13:36:00Z">
          <w:pPr/>
        </w:pPrChange>
      </w:pPr>
    </w:p>
    <w:p w14:paraId="3F63E8BF" w14:textId="08C363E6" w:rsidR="00D47AE2" w:rsidRDefault="00A06E1D" w:rsidP="006A1F2A">
      <w:pPr>
        <w:rPr>
          <w:ins w:id="1643" w:author="Maximilian Schmitz" w:date="2015-06-04T10:22:00Z"/>
        </w:rPr>
        <w:pPrChange w:id="1644" w:author="Admin" w:date="2015-07-08T13:36:00Z">
          <w:pPr/>
        </w:pPrChange>
      </w:pPr>
      <w:r>
        <w:t xml:space="preserve">Der wichtigste Teil der Architektur ist die Schnittstelle zwischen den LUA-Skripten und den </w:t>
      </w:r>
      <w:commentRangeStart w:id="1645"/>
      <w:del w:id="1646" w:author="Maximilian Schmitz" w:date="2015-07-06T17:39:00Z">
        <w:r w:rsidDel="00011F96">
          <w:delText>Robotern</w:delText>
        </w:r>
        <w:commentRangeEnd w:id="1645"/>
        <w:r w:rsidR="00F31991" w:rsidDel="00011F96">
          <w:rPr>
            <w:rStyle w:val="Kommentarzeichen"/>
          </w:rPr>
          <w:commentReference w:id="1645"/>
        </w:r>
      </w:del>
      <w:ins w:id="1647" w:author="Maximilian Schmitz" w:date="2015-07-06T17:39:00Z">
        <w:r w:rsidR="00011F96">
          <w:t>Fußballspielern</w:t>
        </w:r>
      </w:ins>
      <w:r>
        <w:t>. Hierbei müssen 22 Threads für die 22 Spieler mit dem Gamethread synchronisiert werden.</w:t>
      </w:r>
    </w:p>
    <w:p w14:paraId="065F0D31" w14:textId="77777777" w:rsidR="00AB1E79" w:rsidRDefault="00A06E1D" w:rsidP="006A1F2A">
      <w:pPr>
        <w:rPr>
          <w:ins w:id="1648" w:author="Maximilian Schmitz" w:date="2015-07-06T22:27:00Z"/>
        </w:rPr>
        <w:pPrChange w:id="1649" w:author="Admin" w:date="2015-07-08T13:36:00Z">
          <w:pPr/>
        </w:pPrChange>
      </w:pPr>
      <w:del w:id="1650"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1651" w:author="Maximilian Schmitz" w:date="2015-06-19T08:41:00Z">
        <w:r w:rsidR="002D4BC8">
          <w:t>,</w:t>
        </w:r>
      </w:ins>
      <w:r w:rsidR="00F1001F">
        <w:t xml:space="preserve"> wird ein vereinfachtes </w:t>
      </w:r>
      <w:commentRangeStart w:id="1652"/>
      <w:r w:rsidR="00F1001F">
        <w:t xml:space="preserve">Remote </w:t>
      </w:r>
      <w:proofErr w:type="spellStart"/>
      <w:r w:rsidR="00F1001F">
        <w:t>Procedure</w:t>
      </w:r>
      <w:proofErr w:type="spellEnd"/>
      <w:r w:rsidR="00F1001F">
        <w:t xml:space="preserve"> Call</w:t>
      </w:r>
      <w:r w:rsidR="009D1104">
        <w:t xml:space="preserve"> </w:t>
      </w:r>
      <w:commentRangeEnd w:id="1652"/>
      <w:r w:rsidR="00562016">
        <w:rPr>
          <w:rStyle w:val="Kommentarzeichen"/>
        </w:rPr>
        <w:commentReference w:id="1652"/>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3725F57C" w:rsidR="00AB1E79" w:rsidRDefault="00AB1E79" w:rsidP="006A1F2A">
      <w:pPr>
        <w:rPr>
          <w:ins w:id="1653" w:author="Maximilian Schmitz" w:date="2015-07-06T22:27:00Z"/>
        </w:rPr>
        <w:pPrChange w:id="1654" w:author="Admin" w:date="2015-07-08T13:36:00Z">
          <w:pPr/>
        </w:pPrChange>
      </w:pPr>
      <w:ins w:id="1655"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656"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6A1F2A">
      <w:pPr>
        <w:rPr>
          <w:ins w:id="1657" w:author="Maximilian Schmitz" w:date="2015-07-06T22:27:00Z"/>
        </w:rPr>
        <w:pPrChange w:id="1658" w:author="Admin" w:date="2015-07-08T13:36:00Z">
          <w:pPr/>
        </w:pPrChange>
      </w:pPr>
    </w:p>
    <w:p w14:paraId="7BB601BC" w14:textId="6CD8329B" w:rsidR="00AB1E79" w:rsidRDefault="00AB1E79" w:rsidP="006A1F2A">
      <w:pPr>
        <w:keepNext/>
        <w:jc w:val="center"/>
        <w:rPr>
          <w:ins w:id="1659" w:author="Maximilian Schmitz" w:date="2015-07-06T22:27:00Z"/>
        </w:rPr>
        <w:pPrChange w:id="1660" w:author="Admin" w:date="2015-07-08T13:36:00Z">
          <w:pPr>
            <w:keepNext/>
            <w:jc w:val="center"/>
          </w:pPr>
        </w:pPrChange>
      </w:pPr>
      <w:ins w:id="1661"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6A1F2A">
      <w:pPr>
        <w:pStyle w:val="Beschriftung"/>
        <w:jc w:val="left"/>
        <w:rPr>
          <w:ins w:id="1662" w:author="Maximilian Schmitz" w:date="2015-07-06T22:27:00Z"/>
        </w:rPr>
        <w:pPrChange w:id="1663" w:author="Admin" w:date="2015-07-08T13:36:00Z">
          <w:pPr>
            <w:pStyle w:val="Beschriftung"/>
            <w:jc w:val="left"/>
          </w:pPr>
        </w:pPrChange>
      </w:pPr>
      <w:bookmarkStart w:id="1664" w:name="_Ref423984075"/>
      <w:ins w:id="1665"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1664"/>
        <w:r>
          <w:t xml:space="preserve">: Remote </w:t>
        </w:r>
        <w:proofErr w:type="spellStart"/>
        <w:r>
          <w:t>Procedure</w:t>
        </w:r>
        <w:proofErr w:type="spellEnd"/>
        <w:r>
          <w:t xml:space="preserve"> Call Umsetzung</w:t>
        </w:r>
      </w:ins>
    </w:p>
    <w:p w14:paraId="76E4CA84" w14:textId="7D1998E0" w:rsidR="00F1001F" w:rsidRDefault="00C5128C" w:rsidP="006A1F2A">
      <w:pPr>
        <w:rPr>
          <w:ins w:id="1666" w:author="Maximilian Schmitz" w:date="2015-06-04T21:09:00Z"/>
        </w:rPr>
        <w:pPrChange w:id="1667" w:author="Admin" w:date="2015-07-08T13:36:00Z">
          <w:pPr/>
        </w:pPrChange>
      </w:pPr>
      <w:r>
        <w:br/>
        <w:t>Die 22 Threads</w:t>
      </w:r>
      <w:ins w:id="1668" w:author="Admin" w:date="2015-07-06T14:10:00Z">
        <w:r w:rsidR="00F31991">
          <w:t xml:space="preserve"> der Spieler</w:t>
        </w:r>
      </w:ins>
      <w:r>
        <w:t xml:space="preserve"> müssen</w:t>
      </w:r>
      <w:ins w:id="1669" w:author="Admin" w:date="2015-07-06T14:10:00Z">
        <w:r w:rsidR="00F31991">
          <w:t xml:space="preserve"> </w:t>
        </w:r>
      </w:ins>
      <w:proofErr w:type="spellStart"/>
      <w:ins w:id="1670" w:author="Admin" w:date="2015-07-07T10:39:00Z">
        <w:r w:rsidR="003817E8" w:rsidRPr="003817E8">
          <w:t>gescheduled</w:t>
        </w:r>
        <w:proofErr w:type="spellEnd"/>
        <w:r w:rsidR="003817E8">
          <w:t xml:space="preserve"> </w:t>
        </w:r>
      </w:ins>
      <w:ins w:id="1671" w:author="Admin" w:date="2015-07-06T14:10:00Z">
        <w:r w:rsidR="00F31991">
          <w:t>und</w:t>
        </w:r>
      </w:ins>
      <w:ins w:id="1672" w:author="Admin" w:date="2015-07-06T14:09:00Z">
        <w:r w:rsidR="00F31991">
          <w:t xml:space="preserve"> </w:t>
        </w:r>
      </w:ins>
      <w:del w:id="1673"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674" w:author="Admin" w:date="2015-07-06T14:12:00Z">
        <w:r w:rsidR="00F31991">
          <w:t xml:space="preserve"> zum idealen Ablauf</w:t>
        </w:r>
      </w:ins>
      <w:r w:rsidRPr="00C5128C">
        <w:t xml:space="preserve"> </w:t>
      </w:r>
      <w:r>
        <w:t>benötigt.</w:t>
      </w:r>
    </w:p>
    <w:p w14:paraId="423A0FB5" w14:textId="77777777" w:rsidR="000E1F19" w:rsidRDefault="000E1F19" w:rsidP="006A1F2A">
      <w:pPr>
        <w:pPrChange w:id="1675" w:author="Admin" w:date="2015-07-08T13:36:00Z">
          <w:pPr/>
        </w:pPrChange>
      </w:pPr>
    </w:p>
    <w:p w14:paraId="48796001" w14:textId="77777777" w:rsidR="004B4A71" w:rsidRDefault="006A1F2A" w:rsidP="006A1F2A">
      <w:pPr>
        <w:keepNext/>
        <w:pPrChange w:id="1676"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rsidP="006A1F2A">
      <w:pPr>
        <w:pStyle w:val="Beschriftung"/>
        <w:pPrChange w:id="1677" w:author="Admin" w:date="2015-07-08T13:36:00Z">
          <w:pPr>
            <w:pStyle w:val="Beschriftung"/>
          </w:pPr>
        </w:pPrChange>
      </w:pPr>
      <w:bookmarkStart w:id="1678" w:name="_Toc422468974"/>
      <w:r>
        <w:t xml:space="preserve">Abbildung </w:t>
      </w:r>
      <w:fldSimple w:instr=" SEQ Abbildung \* ARABIC ">
        <w:ins w:id="1679" w:author="Admin" w:date="2015-07-08T09:03:00Z">
          <w:r w:rsidR="000E14AF">
            <w:rPr>
              <w:noProof/>
            </w:rPr>
            <w:t>3</w:t>
          </w:r>
        </w:ins>
        <w:del w:id="1680" w:author="Admin" w:date="2015-07-08T09:03:00Z">
          <w:r w:rsidR="00867956" w:rsidDel="000E14AF">
            <w:rPr>
              <w:noProof/>
            </w:rPr>
            <w:delText>2</w:delText>
          </w:r>
        </w:del>
      </w:fldSimple>
      <w:r>
        <w:t>: Architektur als Klassendiagramm</w:t>
      </w:r>
      <w:bookmarkEnd w:id="1678"/>
    </w:p>
    <w:p w14:paraId="01898A97" w14:textId="77777777" w:rsidR="00E64F9C" w:rsidRDefault="00E64F9C" w:rsidP="006A1F2A">
      <w:pPr>
        <w:pPrChange w:id="1681" w:author="Admin" w:date="2015-07-08T13:36:00Z">
          <w:pPr/>
        </w:pPrChange>
      </w:pPr>
      <w:r>
        <w:br w:type="page"/>
      </w:r>
    </w:p>
    <w:p w14:paraId="14967895" w14:textId="77777777" w:rsidR="00493EDB" w:rsidRDefault="00493EDB" w:rsidP="006A1F2A">
      <w:pPr>
        <w:pStyle w:val="berschrift1"/>
        <w:pPrChange w:id="1682" w:author="Admin" w:date="2015-07-08T13:36:00Z">
          <w:pPr>
            <w:pStyle w:val="berschrift1"/>
          </w:pPr>
        </w:pPrChange>
      </w:pPr>
      <w:bookmarkStart w:id="1683" w:name="_Toc424119186"/>
      <w:r>
        <w:lastRenderedPageBreak/>
        <w:t>Umsetzung</w:t>
      </w:r>
      <w:bookmarkEnd w:id="1683"/>
    </w:p>
    <w:p w14:paraId="6B9CA8AB" w14:textId="77777777" w:rsidR="00096735" w:rsidRDefault="00DC17D6" w:rsidP="006A1F2A">
      <w:pPr>
        <w:pStyle w:val="berschrift2"/>
        <w:pPrChange w:id="1684" w:author="Admin" w:date="2015-07-08T13:36:00Z">
          <w:pPr>
            <w:pStyle w:val="berschrift2"/>
          </w:pPr>
        </w:pPrChange>
      </w:pPr>
      <w:bookmarkStart w:id="1685" w:name="_Toc424119187"/>
      <w:r>
        <w:t>Umsetzung der Simulationsumgebung</w:t>
      </w:r>
      <w:bookmarkEnd w:id="1685"/>
    </w:p>
    <w:p w14:paraId="73FFAAD5" w14:textId="77777777" w:rsidR="00DC17D6" w:rsidRDefault="00794EB6" w:rsidP="006A1F2A">
      <w:pPr>
        <w:pStyle w:val="berschrift3"/>
        <w:rPr>
          <w:ins w:id="1686" w:author="Maximilian Schmitz" w:date="2015-06-04T10:21:00Z"/>
        </w:rPr>
        <w:pPrChange w:id="1687" w:author="Admin" w:date="2015-07-08T13:36:00Z">
          <w:pPr>
            <w:pStyle w:val="berschrift3"/>
          </w:pPr>
        </w:pPrChange>
      </w:pPr>
      <w:bookmarkStart w:id="1688" w:name="_Toc424119188"/>
      <w:r>
        <w:t>Grundsätzliches</w:t>
      </w:r>
      <w:bookmarkEnd w:id="1688"/>
    </w:p>
    <w:p w14:paraId="3249959B" w14:textId="77777777" w:rsidR="00D47AE2" w:rsidRDefault="006179F5" w:rsidP="006A1F2A">
      <w:pPr>
        <w:rPr>
          <w:ins w:id="1689" w:author="Maximilian Schmitz" w:date="2015-06-17T15:03:00Z"/>
        </w:rPr>
        <w:pPrChange w:id="1690" w:author="Admin" w:date="2015-07-08T13:36:00Z">
          <w:pPr>
            <w:pStyle w:val="berschrift3"/>
          </w:pPr>
        </w:pPrChange>
      </w:pPr>
      <w:ins w:id="1691" w:author="Maximilian Schmitz" w:date="2015-06-17T14:59:00Z">
        <w:r>
          <w:t>Die Umsetzung der Simulationsumgebung basiert auf der Unreal Engine 4</w:t>
        </w:r>
      </w:ins>
      <w:ins w:id="1692" w:author="Maximilian Schmitz" w:date="2015-06-17T15:00:00Z">
        <w:r>
          <w:t xml:space="preserve">. Die </w:t>
        </w:r>
      </w:ins>
      <w:ins w:id="1693" w:author="Maximilian Schmitz" w:date="2015-06-17T15:01:00Z">
        <w:r>
          <w:t xml:space="preserve">Unreal Engine 4 ist eine </w:t>
        </w:r>
      </w:ins>
      <w:ins w:id="1694" w:author="Maximilian Schmitz" w:date="2015-06-17T15:02:00Z">
        <w:r>
          <w:t>Game-Engine</w:t>
        </w:r>
      </w:ins>
      <w:ins w:id="1695" w:author="Maximilian Schmitz" w:date="2015-06-17T15:01:00Z">
        <w:r>
          <w:t xml:space="preserve">, also ein Framework um Computerspiele zu erstellen. </w:t>
        </w:r>
      </w:ins>
      <w:ins w:id="1696" w:author="Maximilian Schmitz" w:date="2015-06-17T15:02:00Z">
        <w:r>
          <w:t xml:space="preserve">Sie bietet bereits </w:t>
        </w:r>
      </w:ins>
      <w:ins w:id="1697" w:author="Maximilian Schmitz" w:date="2015-06-17T15:03:00Z">
        <w:r>
          <w:t>viele vorgefertigte Funktionen an, auf die bei der Eigenentwicklung aufgesetzt werden können.</w:t>
        </w:r>
      </w:ins>
    </w:p>
    <w:p w14:paraId="4BFD2842" w14:textId="77777777" w:rsidR="00CE7C45" w:rsidRDefault="00CE7C45" w:rsidP="006A1F2A">
      <w:pPr>
        <w:rPr>
          <w:ins w:id="1698" w:author="Maximilian Schmitz" w:date="2015-06-17T15:07:00Z"/>
        </w:rPr>
        <w:pPrChange w:id="1699" w:author="Admin" w:date="2015-07-08T13:36:00Z">
          <w:pPr>
            <w:pStyle w:val="berschrift3"/>
          </w:pPr>
        </w:pPrChange>
      </w:pPr>
      <w:ins w:id="1700" w:author="Maximilian Schmitz" w:date="2015-06-17T15:03:00Z">
        <w:r>
          <w:t>Der große Vorteil eines solchen Frameworks besteht darin, dass die Entwicklung nicht von Null an begonnen werden muss, sondern au</w:t>
        </w:r>
      </w:ins>
      <w:ins w:id="1701" w:author="Maximilian Schmitz" w:date="2015-06-17T15:04:00Z">
        <w:r>
          <w:t xml:space="preserve">f ein breites Spektrum von Basisfunktionen zugegriffen werden kann. </w:t>
        </w:r>
        <w:r w:rsidR="00993018">
          <w:t xml:space="preserve">Gerade im Hinblick auf die Implementierung einer </w:t>
        </w:r>
      </w:ins>
      <w:ins w:id="1702"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rsidP="006A1F2A">
      <w:pPr>
        <w:rPr>
          <w:ins w:id="1703" w:author="Maximilian Schmitz" w:date="2015-06-17T15:11:00Z"/>
        </w:rPr>
        <w:pPrChange w:id="1704" w:author="Admin" w:date="2015-07-08T13:36:00Z">
          <w:pPr>
            <w:pStyle w:val="berschrift3"/>
          </w:pPr>
        </w:pPrChange>
      </w:pPr>
      <w:ins w:id="1705" w:author="Maximilian Schmitz" w:date="2015-06-17T15:07:00Z">
        <w:r>
          <w:t>Nicht nur bei der Entwicklung bietet</w:t>
        </w:r>
        <w:r w:rsidR="00512263">
          <w:t xml:space="preserve"> ein Framework große Vorteile. D</w:t>
        </w:r>
      </w:ins>
      <w:ins w:id="1706" w:author="Maximilian Schmitz" w:date="2015-06-17T15:08:00Z">
        <w:r w:rsidR="00512263">
          <w:t>urch den modularen, komponentenbasierten Aufbau von Frameworks, können eigene Teile einfache</w:t>
        </w:r>
      </w:ins>
      <w:ins w:id="1707" w:author="Admin" w:date="2015-07-06T14:14:00Z">
        <w:r w:rsidR="00E34D1B">
          <w:t>r</w:t>
        </w:r>
      </w:ins>
      <w:ins w:id="1708" w:author="Maximilian Schmitz" w:date="2015-06-17T15:08:00Z">
        <w:del w:id="1709" w:author="Admin" w:date="2015-07-06T14:14:00Z">
          <w:r w:rsidR="00512263" w:rsidDel="00E34D1B">
            <w:delText>s</w:delText>
          </w:r>
        </w:del>
        <w:r w:rsidR="00512263">
          <w:t xml:space="preserve"> und besser getestet werden.</w:t>
        </w:r>
      </w:ins>
      <w:ins w:id="1710" w:author="Maximilian Schmitz" w:date="2015-06-17T15:11:00Z">
        <w:r w:rsidR="002020AD">
          <w:t xml:space="preserve"> Das liegt daran, dass bereits eine grundlegende Architektur vorgegeben ist und Schnittstellen klar spezifiziert sind.</w:t>
        </w:r>
      </w:ins>
      <w:ins w:id="1711" w:author="Maximilian Schmitz" w:date="2015-06-17T15:08:00Z">
        <w:r w:rsidR="00512263">
          <w:t xml:space="preserve"> </w:t>
        </w:r>
      </w:ins>
      <w:ins w:id="1712" w:author="Maximilian Schmitz" w:date="2015-06-17T15:09:00Z">
        <w:r w:rsidR="00512263">
          <w:t xml:space="preserve">Auch die spätere Weiterentwicklung durch andere Teams wird durch die Nutzung </w:t>
        </w:r>
      </w:ins>
      <w:ins w:id="1713" w:author="Maximilian Schmitz" w:date="2015-06-17T15:10:00Z">
        <w:r w:rsidR="00512263">
          <w:t>eines Frameworks vereinfacht.</w:t>
        </w:r>
      </w:ins>
    </w:p>
    <w:p w14:paraId="3DEB3084" w14:textId="77777777" w:rsidR="002020AD" w:rsidRDefault="002020AD" w:rsidP="006A1F2A">
      <w:pPr>
        <w:rPr>
          <w:ins w:id="1714" w:author="Maximilian Schmitz" w:date="2015-06-17T15:13:00Z"/>
        </w:rPr>
        <w:pPrChange w:id="1715" w:author="Admin" w:date="2015-07-08T13:36:00Z">
          <w:pPr>
            <w:pStyle w:val="berschrift3"/>
          </w:pPr>
        </w:pPrChange>
      </w:pPr>
      <w:ins w:id="1716"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1717" w:author="Maximilian Schmitz" w:date="2015-06-17T15:12:00Z">
        <w:r>
          <w:t xml:space="preserve"> für dieses Projekt notwendig ist. </w:t>
        </w:r>
      </w:ins>
      <w:ins w:id="1718"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rsidP="006A1F2A">
      <w:pPr>
        <w:rPr>
          <w:ins w:id="1719" w:author="Maximilian Schmitz" w:date="2015-06-17T15:13:00Z"/>
        </w:rPr>
        <w:pPrChange w:id="1720" w:author="Admin" w:date="2015-07-08T13:36:00Z">
          <w:pPr>
            <w:pStyle w:val="berschrift3"/>
          </w:pPr>
        </w:pPrChange>
      </w:pPr>
    </w:p>
    <w:p w14:paraId="5E1E4941" w14:textId="3C2C39B1" w:rsidR="00575FED" w:rsidRDefault="001C3431" w:rsidP="006A1F2A">
      <w:pPr>
        <w:rPr>
          <w:ins w:id="1721" w:author="Maximilian Schmitz" w:date="2015-06-17T15:25:00Z"/>
        </w:rPr>
        <w:pPrChange w:id="1722" w:author="Admin" w:date="2015-07-08T13:36:00Z">
          <w:pPr>
            <w:pStyle w:val="berschrift3"/>
          </w:pPr>
        </w:pPrChange>
      </w:pPr>
      <w:ins w:id="1723" w:author="Maximilian Schmitz" w:date="2015-06-17T15:13:00Z">
        <w:r>
          <w:t xml:space="preserve">Die Gründe warum auf die Unreal Engine 4 gesetzt wird, wurden bereits im </w:t>
        </w:r>
      </w:ins>
      <w:ins w:id="1724" w:author="Maximilian Schmitz" w:date="2015-06-17T15:15:00Z">
        <w:r>
          <w:t>Teil</w:t>
        </w:r>
      </w:ins>
      <w:ins w:id="1725" w:author="Maximilian Schmitz" w:date="2015-06-17T15:13:00Z">
        <w:r>
          <w:t xml:space="preserve"> </w:t>
        </w:r>
      </w:ins>
      <w:ins w:id="1726" w:author="Maximilian Schmitz" w:date="2015-06-17T15:14:00Z">
        <w:r>
          <w:fldChar w:fldCharType="begin"/>
        </w:r>
        <w:r>
          <w:instrText xml:space="preserve"> REF _Ref422317414 \h </w:instrText>
        </w:r>
      </w:ins>
      <w:r w:rsidR="006A1F2A">
        <w:instrText xml:space="preserve"> \* MERGEFORMAT </w:instrText>
      </w:r>
      <w:r>
        <w:fldChar w:fldCharType="separate"/>
      </w:r>
      <w:ins w:id="1727" w:author="Maximilian Schmitz" w:date="2015-06-19T09:20:00Z">
        <w:r w:rsidR="00867956">
          <w:t>Game Engine</w:t>
        </w:r>
      </w:ins>
      <w:ins w:id="1728" w:author="Maximilian Schmitz" w:date="2015-06-17T15:14:00Z">
        <w:r>
          <w:fldChar w:fldCharType="end"/>
        </w:r>
        <w:r>
          <w:t xml:space="preserve"> im Kapitel </w:t>
        </w:r>
      </w:ins>
      <w:ins w:id="1729" w:author="Maximilian Schmitz" w:date="2015-06-17T15:15:00Z">
        <w:r>
          <w:fldChar w:fldCharType="begin"/>
        </w:r>
        <w:r>
          <w:instrText xml:space="preserve"> REF _Ref422317454 \h </w:instrText>
        </w:r>
      </w:ins>
      <w:r w:rsidR="006A1F2A">
        <w:instrText xml:space="preserve"> \* MERGEFORMAT </w:instrText>
      </w:r>
      <w:r>
        <w:fldChar w:fldCharType="separate"/>
      </w:r>
      <w:ins w:id="1730" w:author="Maximilian Schmitz" w:date="2015-06-19T09:20:00Z">
        <w:r w:rsidR="00867956">
          <w:t>Stand der Technik</w:t>
        </w:r>
      </w:ins>
      <w:ins w:id="1731" w:author="Maximilian Schmitz" w:date="2015-06-17T15:15:00Z">
        <w:r>
          <w:fldChar w:fldCharType="end"/>
        </w:r>
        <w:r>
          <w:t xml:space="preserve"> angesprochen.</w:t>
        </w:r>
        <w:r w:rsidR="001634F9">
          <w:t xml:space="preserve"> D</w:t>
        </w:r>
      </w:ins>
      <w:ins w:id="1732" w:author="Admin" w:date="2015-07-06T14:15:00Z">
        <w:r w:rsidR="00601564">
          <w:t>er</w:t>
        </w:r>
      </w:ins>
      <w:ins w:id="1733" w:author="Maximilian Schmitz" w:date="2015-06-17T15:15:00Z">
        <w:del w:id="1734" w:author="Admin" w:date="2015-07-06T14:15:00Z">
          <w:r w:rsidR="001634F9" w:rsidDel="00601564">
            <w:delText>ie</w:delText>
          </w:r>
        </w:del>
        <w:r w:rsidR="001634F9">
          <w:t xml:space="preserve"> wichtigste</w:t>
        </w:r>
        <w:del w:id="1735" w:author="Admin" w:date="2015-07-06T14:15:00Z">
          <w:r w:rsidR="001634F9" w:rsidDel="00601564">
            <w:delText>n</w:delText>
          </w:r>
        </w:del>
        <w:r w:rsidR="001634F9">
          <w:t xml:space="preserve"> Vorteile </w:t>
        </w:r>
        <w:del w:id="1736" w:author="Admin" w:date="2015-07-06T14:15:00Z">
          <w:r w:rsidR="001634F9" w:rsidDel="00601564">
            <w:delText>sind</w:delText>
          </w:r>
        </w:del>
      </w:ins>
      <w:ins w:id="1737" w:author="Admin" w:date="2015-07-06T14:15:00Z">
        <w:r w:rsidR="00601564">
          <w:t>ist</w:t>
        </w:r>
      </w:ins>
      <w:ins w:id="1738" w:author="Maximilian Schmitz" w:date="2015-06-17T15:15:00Z">
        <w:r w:rsidR="001634F9">
          <w:t xml:space="preserve"> die kostenfreie Verfügbarkeit für studentische Projekte wie dieses. </w:t>
        </w:r>
      </w:ins>
      <w:ins w:id="1739"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1740"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741" w:author="Maximilian Schmitz" w:date="2015-06-17T15:21:00Z">
        <w:r w:rsidR="004109D3">
          <w:t>Das Framework</w:t>
        </w:r>
      </w:ins>
      <w:ins w:id="1742" w:author="Admin" w:date="2015-07-06T14:16:00Z">
        <w:r w:rsidR="00601564">
          <w:t xml:space="preserve"> </w:t>
        </w:r>
      </w:ins>
      <w:ins w:id="1743" w:author="Maximilian Schmitz" w:date="2015-06-17T15:21:00Z">
        <w:del w:id="1744" w:author="Admin" w:date="2015-07-06T14:16:00Z">
          <w:r w:rsidR="004109D3" w:rsidDel="00601564">
            <w:delText xml:space="preserve"> existiert </w:delText>
          </w:r>
        </w:del>
        <w:r w:rsidR="004109D3">
          <w:t>wu</w:t>
        </w:r>
        <w:r w:rsidR="00477EB9">
          <w:t>rde</w:t>
        </w:r>
      </w:ins>
      <w:ins w:id="1745" w:author="Admin" w:date="2015-07-06T14:16:00Z">
        <w:r w:rsidR="00601564">
          <w:t xml:space="preserve"> erstmals</w:t>
        </w:r>
      </w:ins>
      <w:ins w:id="1746" w:author="Maximilian Schmitz" w:date="2015-06-17T15:21:00Z">
        <w:r w:rsidR="00477EB9">
          <w:t xml:space="preserve"> im März 2014 veröffentlicht und</w:t>
        </w:r>
      </w:ins>
      <w:ins w:id="1747" w:author="Admin" w:date="2015-07-06T14:16:00Z">
        <w:r w:rsidR="00601564">
          <w:t xml:space="preserve"> seither</w:t>
        </w:r>
      </w:ins>
      <w:ins w:id="1748" w:author="Maximilian Schmitz" w:date="2015-06-17T15:21:00Z">
        <w:r w:rsidR="00477EB9">
          <w:t xml:space="preserve"> regelmäßig mit Updates versorgt. </w:t>
        </w:r>
      </w:ins>
      <w:ins w:id="1749"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750" w:author="Maximilian Schmitz" w:date="2015-06-17T15:24:00Z">
        <w:r w:rsidR="00AA1509">
          <w:t xml:space="preserve"> Auch Anpassungsprobleme durch Updates</w:t>
        </w:r>
      </w:ins>
      <w:ins w:id="1751" w:author="Admin" w:date="2015-07-06T14:17:00Z">
        <w:r w:rsidR="00601564">
          <w:t xml:space="preserve"> </w:t>
        </w:r>
      </w:ins>
      <w:ins w:id="1752" w:author="Maximilian Schmitz" w:date="2015-06-17T15:24:00Z">
        <w:del w:id="1753" w:author="Admin" w:date="2015-07-06T14:19:00Z">
          <w:r w:rsidR="00AA1509" w:rsidDel="00601564">
            <w:delText xml:space="preserve"> </w:delText>
          </w:r>
        </w:del>
        <w:r w:rsidR="00AA1509">
          <w:t>sind ein Thema</w:t>
        </w:r>
      </w:ins>
      <w:ins w:id="1754" w:author="Admin" w:date="2015-07-06T14:18:00Z">
        <w:r w:rsidR="00601564">
          <w:t>. Während der Bearbeitung wurden Teilweise die Schnittstellendefinitionen</w:t>
        </w:r>
      </w:ins>
      <w:ins w:id="1755" w:author="Admin" w:date="2015-07-06T14:19:00Z">
        <w:r w:rsidR="00601564">
          <w:t xml:space="preserve"> des Frameworks </w:t>
        </w:r>
      </w:ins>
      <w:ins w:id="1756" w:author="Admin" w:date="2015-07-06T14:18:00Z">
        <w:r w:rsidR="00601564">
          <w:t xml:space="preserve">geändert. </w:t>
        </w:r>
      </w:ins>
      <w:ins w:id="1757" w:author="Maximilian Schmitz" w:date="2015-06-17T15:24:00Z">
        <w:del w:id="1758" w:author="Admin" w:date="2015-07-06T14:18:00Z">
          <w:r w:rsidR="00AA1509" w:rsidDel="00601564">
            <w:delText xml:space="preserve"> und während der Bearbeitung aufgetreten.</w:delText>
          </w:r>
        </w:del>
      </w:ins>
    </w:p>
    <w:p w14:paraId="4AED1D47" w14:textId="77777777" w:rsidR="00D374F3" w:rsidRDefault="00D374F3" w:rsidP="006A1F2A">
      <w:pPr>
        <w:rPr>
          <w:ins w:id="1759" w:author="Maximilian Schmitz" w:date="2015-06-17T15:25:00Z"/>
        </w:rPr>
        <w:pPrChange w:id="1760" w:author="Admin" w:date="2015-07-08T13:36:00Z">
          <w:pPr>
            <w:pStyle w:val="berschrift3"/>
          </w:pPr>
        </w:pPrChange>
      </w:pPr>
    </w:p>
    <w:p w14:paraId="05891566" w14:textId="77777777" w:rsidR="00D374F3" w:rsidRDefault="00D374F3" w:rsidP="006A1F2A">
      <w:pPr>
        <w:rPr>
          <w:ins w:id="1761" w:author="Maximilian Schmitz" w:date="2015-06-17T15:28:00Z"/>
        </w:rPr>
        <w:pPrChange w:id="1762" w:author="Admin" w:date="2015-07-08T13:36:00Z">
          <w:pPr>
            <w:pStyle w:val="berschrift3"/>
          </w:pPr>
        </w:pPrChange>
      </w:pPr>
      <w:ins w:id="1763" w:author="Maximilian Schmitz" w:date="2015-06-17T15:25:00Z">
        <w:r>
          <w:t>Insgesamt teilt sich die Umsetzung der Simulationsumgebung in drei Teile:</w:t>
        </w:r>
      </w:ins>
    </w:p>
    <w:p w14:paraId="77068D0B" w14:textId="77777777" w:rsidR="00D374F3" w:rsidRDefault="00D374F3" w:rsidP="006A1F2A">
      <w:pPr>
        <w:rPr>
          <w:ins w:id="1764" w:author="Maximilian Schmitz" w:date="2015-06-17T15:28:00Z"/>
        </w:rPr>
        <w:pPrChange w:id="1765" w:author="Admin" w:date="2015-07-08T13:36:00Z">
          <w:pPr>
            <w:pStyle w:val="berschrift3"/>
          </w:pPr>
        </w:pPrChange>
      </w:pPr>
      <w:ins w:id="1766" w:author="Maximilian Schmitz" w:date="2015-06-17T15:27:00Z">
        <w:r>
          <w:t xml:space="preserve">Zum einen in die Erstellung des Spielrahmens mit dem Spielfeld und vor allem der Regelimplementierung.  </w:t>
        </w:r>
      </w:ins>
      <w:ins w:id="1767" w:author="Maximilian Schmitz" w:date="2015-06-17T15:28:00Z">
        <w:r>
          <w:t>Dieser Teil ist die Steuerungskomponente der Simulationsumgebung.</w:t>
        </w:r>
      </w:ins>
    </w:p>
    <w:p w14:paraId="515DD887" w14:textId="77777777" w:rsidR="00D374F3" w:rsidRDefault="00D374F3" w:rsidP="006A1F2A">
      <w:pPr>
        <w:rPr>
          <w:ins w:id="1768" w:author="Maximilian Schmitz" w:date="2015-06-17T15:30:00Z"/>
        </w:rPr>
        <w:pPrChange w:id="1769" w:author="Admin" w:date="2015-07-08T13:36:00Z">
          <w:pPr>
            <w:pStyle w:val="berschrift3"/>
          </w:pPr>
        </w:pPrChange>
      </w:pPr>
      <w:ins w:id="1770" w:author="Maximilian Schmitz" w:date="2015-06-17T15:28:00Z">
        <w:r>
          <w:t xml:space="preserve">Ein weiterer Teil ist die Implementierung der Spieler innerhalb der Simulationsumgebung. </w:t>
        </w:r>
      </w:ins>
      <w:ins w:id="1771" w:author="Maximilian Schmitz" w:date="2015-06-17T15:29:00Z">
        <w:r>
          <w:t xml:space="preserve">Hier gehört die Implementierung der Funktionen </w:t>
        </w:r>
        <w:r w:rsidR="003227D0">
          <w:t>der Spieler, auf die über die Sk</w:t>
        </w:r>
        <w:r>
          <w:t>riptschnittstelle zugegriffen werden kann.</w:t>
        </w:r>
      </w:ins>
    </w:p>
    <w:p w14:paraId="1848A4DD" w14:textId="07AE0B1A" w:rsidR="003227D0" w:rsidRPr="00201692" w:rsidRDefault="003227D0" w:rsidP="006A1F2A">
      <w:pPr>
        <w:pPrChange w:id="1772" w:author="Admin" w:date="2015-07-08T13:36:00Z">
          <w:pPr>
            <w:pStyle w:val="berschrift3"/>
          </w:pPr>
        </w:pPrChange>
      </w:pPr>
      <w:ins w:id="1773" w:author="Maximilian Schmitz" w:date="2015-06-17T15:30:00Z">
        <w:r>
          <w:t xml:space="preserve">Der letzte Teil ist die Skriptschnittstelle, die die Weitergabe der Spielerfunktionalitäten an die KI-Skripte </w:t>
        </w:r>
      </w:ins>
      <w:ins w:id="1774" w:author="Maximilian Schmitz" w:date="2015-06-17T15:32:00Z">
        <w:r>
          <w:t xml:space="preserve">vornimmt. Dazu gehört auch </w:t>
        </w:r>
        <w:proofErr w:type="gramStart"/>
        <w:r>
          <w:t>den</w:t>
        </w:r>
        <w:proofErr w:type="gramEnd"/>
        <w:r>
          <w:t xml:space="preserve"> im Kapitel </w:t>
        </w:r>
      </w:ins>
      <w:ins w:id="1775" w:author="Maximilian Schmitz" w:date="2015-06-17T15:33:00Z">
        <w:r>
          <w:fldChar w:fldCharType="begin"/>
        </w:r>
        <w:r>
          <w:instrText xml:space="preserve"> REF _Ref422318518 \h </w:instrText>
        </w:r>
      </w:ins>
      <w:r w:rsidR="006A1F2A">
        <w:instrText xml:space="preserve"> \* MERGEFORMAT </w:instrText>
      </w:r>
      <w:r>
        <w:fldChar w:fldCharType="separate"/>
      </w:r>
      <w:ins w:id="1776" w:author="Maximilian Schmitz" w:date="2015-06-19T09:20:00Z">
        <w:r w:rsidR="00867956">
          <w:t>Architektur</w:t>
        </w:r>
      </w:ins>
      <w:ins w:id="1777"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rsidP="006A1F2A">
      <w:pPr>
        <w:pStyle w:val="berschrift3"/>
        <w:pPrChange w:id="1778" w:author="Admin" w:date="2015-07-08T13:36:00Z">
          <w:pPr>
            <w:pStyle w:val="berschrift3"/>
          </w:pPr>
        </w:pPrChange>
      </w:pPr>
      <w:bookmarkStart w:id="1779" w:name="_Toc424119189"/>
      <w:r>
        <w:t>Regel</w:t>
      </w:r>
      <w:ins w:id="1780" w:author="Maximilian Schmitz" w:date="2015-06-17T19:42:00Z">
        <w:r w:rsidR="00915AB6">
          <w:t>- und Spiel</w:t>
        </w:r>
      </w:ins>
      <w:r>
        <w:t>implementierung</w:t>
      </w:r>
      <w:bookmarkEnd w:id="1779"/>
    </w:p>
    <w:p w14:paraId="55706155" w14:textId="77777777" w:rsidR="00211020" w:rsidRDefault="00915AB6" w:rsidP="006A1F2A">
      <w:pPr>
        <w:pPrChange w:id="1781"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rsidP="006A1F2A">
      <w:pPr>
        <w:pPrChange w:id="1782"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 xml:space="preserve">Das funktioniert per Drag </w:t>
      </w:r>
      <w:proofErr w:type="spellStart"/>
      <w:r w:rsidR="00917479">
        <w:t>and</w:t>
      </w:r>
      <w:proofErr w:type="spellEnd"/>
      <w:r w:rsidR="00917479">
        <w:t xml:space="preserve">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rsidP="006A1F2A">
      <w:pPr>
        <w:pPrChange w:id="1783" w:author="Admin" w:date="2015-07-08T13:36:00Z">
          <w:pPr>
            <w:pStyle w:val="berschrift3"/>
          </w:pPr>
        </w:pPrChange>
      </w:pPr>
      <w:r>
        <w:lastRenderedPageBreak/>
        <w:t xml:space="preserve">Zum großen Teil kommen von der Unreal Engine mitgelieferte 3D-Modelle zum Einsatz. Stellvertretend seien hier die Spieler </w:t>
      </w:r>
      <w:del w:id="1784"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r w:rsidR="00867956">
        <w:t xml:space="preserve">Abbildung </w:t>
      </w:r>
      <w:r w:rsidR="00867956">
        <w:rPr>
          <w:noProof/>
        </w:rPr>
        <w:t>3</w:t>
      </w:r>
      <w:r>
        <w:fldChar w:fldCharType="end"/>
      </w:r>
      <w:r>
        <w:t xml:space="preserve"> ist das so entstandene Spielfeld zu sehen.</w:t>
      </w:r>
    </w:p>
    <w:p w14:paraId="436BFC4B" w14:textId="77777777" w:rsidR="00915AB6" w:rsidRDefault="00915AB6" w:rsidP="006A1F2A">
      <w:pPr>
        <w:pPrChange w:id="1785" w:author="Admin" w:date="2015-07-08T13:36:00Z">
          <w:pPr>
            <w:pStyle w:val="berschrift3"/>
          </w:pPr>
        </w:pPrChange>
      </w:pPr>
    </w:p>
    <w:p w14:paraId="20BA9BBF" w14:textId="77777777" w:rsidR="00313D31" w:rsidRDefault="00915AB6" w:rsidP="006A1F2A">
      <w:pPr>
        <w:keepNext/>
        <w:pPrChange w:id="1786"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rsidP="006A1F2A">
      <w:pPr>
        <w:pStyle w:val="Beschriftung"/>
        <w:pPrChange w:id="1787" w:author="Admin" w:date="2015-07-08T13:36:00Z">
          <w:pPr>
            <w:pStyle w:val="Beschriftung"/>
          </w:pPr>
        </w:pPrChange>
      </w:pPr>
      <w:bookmarkStart w:id="1788" w:name="_Ref422334156"/>
      <w:bookmarkStart w:id="1789" w:name="_Toc422468975"/>
      <w:r>
        <w:t xml:space="preserve">Abbildung </w:t>
      </w:r>
      <w:fldSimple w:instr=" SEQ Abbildung \* ARABIC ">
        <w:ins w:id="1790" w:author="Admin" w:date="2015-07-08T09:03:00Z">
          <w:r w:rsidR="000E14AF">
            <w:rPr>
              <w:noProof/>
            </w:rPr>
            <w:t>4</w:t>
          </w:r>
        </w:ins>
        <w:del w:id="1791" w:author="Admin" w:date="2015-07-08T09:03:00Z">
          <w:r w:rsidR="00867956" w:rsidDel="000E14AF">
            <w:rPr>
              <w:noProof/>
            </w:rPr>
            <w:delText>3</w:delText>
          </w:r>
        </w:del>
      </w:fldSimple>
      <w:bookmarkEnd w:id="1788"/>
      <w:r>
        <w:t>: Modelliertes Spielfeld</w:t>
      </w:r>
      <w:bookmarkEnd w:id="1789"/>
    </w:p>
    <w:p w14:paraId="373B4DDD" w14:textId="77777777" w:rsidR="00270303" w:rsidRDefault="00270303" w:rsidP="006A1F2A">
      <w:pPr>
        <w:pPrChange w:id="1792" w:author="Admin" w:date="2015-07-08T13:36:00Z">
          <w:pPr/>
        </w:pPrChange>
      </w:pPr>
    </w:p>
    <w:p w14:paraId="7926E728" w14:textId="79FE6313" w:rsidR="00270303" w:rsidRPr="00EC6D6C" w:rsidRDefault="00270303" w:rsidP="006A1F2A">
      <w:pPr>
        <w:rPr>
          <w:ins w:id="1793" w:author="Maximilian Schmitz" w:date="2015-06-17T19:54:00Z"/>
        </w:rPr>
        <w:pPrChange w:id="1794" w:author="Admin" w:date="2015-07-08T13:36:00Z">
          <w:pPr/>
        </w:pPrChange>
      </w:pPr>
      <w:r>
        <w:t>Das Spiel verwendet ein kartesisches Koordinatensystem, dessen Ursprung sich im Mittelpunkt</w:t>
      </w:r>
      <w:ins w:id="1795" w:author="Admin" w:date="2015-07-06T14:22:00Z">
        <w:r w:rsidR="00601564">
          <w:t>(</w:t>
        </w:r>
        <w:r w:rsidR="00601564" w:rsidRPr="00601564">
          <w:t>Anstoßpunkt</w:t>
        </w:r>
        <w:r w:rsidR="00601564">
          <w:t>)</w:t>
        </w:r>
      </w:ins>
      <w:ins w:id="1796" w:author="Maximilian Schmitz" w:date="2015-06-18T20:08:00Z">
        <w:r>
          <w:t xml:space="preserve"> befindet.</w:t>
        </w:r>
      </w:ins>
    </w:p>
    <w:p w14:paraId="647EDB7F" w14:textId="77777777" w:rsidR="00036FA5" w:rsidRPr="00EC6D6C" w:rsidRDefault="00036FA5" w:rsidP="006A1F2A">
      <w:pPr>
        <w:rPr>
          <w:ins w:id="1797" w:author="Maximilian Schmitz" w:date="2015-06-17T19:43:00Z"/>
        </w:rPr>
        <w:pPrChange w:id="1798" w:author="Admin" w:date="2015-07-08T13:36:00Z">
          <w:pPr/>
        </w:pPrChange>
      </w:pPr>
    </w:p>
    <w:p w14:paraId="71B77B9D" w14:textId="241F4CCB" w:rsidR="00915AB6" w:rsidRDefault="00D85DF2" w:rsidP="006A1F2A">
      <w:pPr>
        <w:rPr>
          <w:ins w:id="1799" w:author="Maximilian Schmitz" w:date="2015-06-17T19:43:00Z"/>
        </w:rPr>
        <w:pPrChange w:id="1800" w:author="Admin" w:date="2015-07-08T13:36:00Z">
          <w:pPr/>
        </w:pPrChange>
      </w:pPr>
      <w:ins w:id="1801" w:author="Maximilian Schmitz" w:date="2015-06-17T20:00:00Z">
        <w:r>
          <w:t xml:space="preserve">Die Implementierung der Fußballregeln wird zum einen über die Gestaltung der 3D-Modellierung realisiert. </w:t>
        </w:r>
      </w:ins>
      <w:ins w:id="1802" w:author="Maximilian Schmitz" w:date="2015-06-17T20:01:00Z">
        <w:r>
          <w:t xml:space="preserve">Um den Aufwand für die Implementierung der Fußballregeln zu reduzieren, wird mit Banden gespielt. </w:t>
        </w:r>
      </w:ins>
      <w:ins w:id="1803" w:author="Maximilian Schmitz" w:date="2015-06-17T20:02:00Z">
        <w:r>
          <w:t xml:space="preserve">Diese wurden als Kollisionsboxen modelliert und umgeben das gesamte Spielfeld. </w:t>
        </w:r>
      </w:ins>
      <w:ins w:id="1804" w:author="Maximilian Schmitz" w:date="2015-06-17T20:04:00Z">
        <w:r>
          <w:t xml:space="preserve">Die Kollisionsboxen sind weder für die Spieler, noch für den Ball durchlässig. Alle Objekte prallen daran ab wie es bei einer Bande der Fall wäre. </w:t>
        </w:r>
      </w:ins>
      <w:ins w:id="1805" w:author="Maximilian Schmitz" w:date="2015-06-17T20:05:00Z">
        <w:r>
          <w:t xml:space="preserve">Diese Entscheidung wurde getroffen um der Implementierung von Seiten- und Toraus, sowie Einwurf und Eckball aus dem Weg zu gehen. </w:t>
        </w:r>
      </w:ins>
      <w:ins w:id="1806"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807" w:author="Maximilian Schmitz" w:date="2015-06-17T20:08:00Z">
        <w:r>
          <w:fldChar w:fldCharType="begin"/>
        </w:r>
        <w:r>
          <w:instrText xml:space="preserve"> REF _Ref422335038 \h </w:instrText>
        </w:r>
      </w:ins>
      <w:r w:rsidR="006A1F2A">
        <w:instrText xml:space="preserve"> \* MERGEFORMAT </w:instrText>
      </w:r>
      <w:r>
        <w:fldChar w:fldCharType="separate"/>
      </w:r>
      <w:ins w:id="1808" w:author="Maximilian Schmitz" w:date="2015-06-19T09:20:00Z">
        <w:r w:rsidR="00867956">
          <w:t xml:space="preserve">Abbildung </w:t>
        </w:r>
        <w:r w:rsidR="00867956">
          <w:rPr>
            <w:noProof/>
          </w:rPr>
          <w:t>4</w:t>
        </w:r>
      </w:ins>
      <w:ins w:id="1809" w:author="Maximilian Schmitz" w:date="2015-06-17T20:08:00Z">
        <w:r>
          <w:fldChar w:fldCharType="end"/>
        </w:r>
        <w:r>
          <w:t xml:space="preserve"> zeigt das Spielfeld</w:t>
        </w:r>
      </w:ins>
      <w:ins w:id="1810" w:author="Maximilian Schmitz" w:date="2015-06-17T20:09:00Z">
        <w:r>
          <w:t xml:space="preserve"> </w:t>
        </w:r>
      </w:ins>
      <w:ins w:id="1811" w:author="Maximilian Schmitz" w:date="2015-06-17T20:08:00Z">
        <w:r>
          <w:t>mit den modellierten Kollisionsboxen</w:t>
        </w:r>
      </w:ins>
      <w:ins w:id="1812" w:author="Maximilian Schmitz" w:date="2015-06-17T20:09:00Z">
        <w:r w:rsidRPr="00D85DF2">
          <w:t xml:space="preserve"> </w:t>
        </w:r>
        <w:r>
          <w:t>im Editor</w:t>
        </w:r>
      </w:ins>
      <w:ins w:id="1813" w:author="Maximilian Schmitz" w:date="2015-06-17T20:08:00Z">
        <w:r>
          <w:t xml:space="preserve">. Diese sind </w:t>
        </w:r>
      </w:ins>
      <w:ins w:id="1814" w:author="Maximilian Schmitz" w:date="2015-06-17T20:09:00Z">
        <w:r>
          <w:t>als transparente Rechtecke im Hintergrund zu erkennen.</w:t>
        </w:r>
      </w:ins>
    </w:p>
    <w:p w14:paraId="270E2621" w14:textId="77777777" w:rsidR="00D85DF2" w:rsidRDefault="00915AB6" w:rsidP="006A1F2A">
      <w:pPr>
        <w:keepNext/>
        <w:rPr>
          <w:ins w:id="1815" w:author="Maximilian Schmitz" w:date="2015-06-17T20:08:00Z"/>
        </w:rPr>
        <w:pPrChange w:id="1816" w:author="Admin" w:date="2015-07-08T13:36:00Z">
          <w:pPr/>
        </w:pPrChange>
      </w:pPr>
      <w:ins w:id="1817"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rsidP="006A1F2A">
      <w:pPr>
        <w:pStyle w:val="Beschriftung"/>
        <w:rPr>
          <w:ins w:id="1818" w:author="Maximilian Schmitz" w:date="2015-06-17T19:55:00Z"/>
        </w:rPr>
        <w:pPrChange w:id="1819" w:author="Admin" w:date="2015-07-08T13:36:00Z">
          <w:pPr>
            <w:pStyle w:val="berschrift3"/>
          </w:pPr>
        </w:pPrChange>
      </w:pPr>
      <w:bookmarkStart w:id="1820" w:name="_Ref422335038"/>
      <w:bookmarkStart w:id="1821" w:name="_Toc422468976"/>
      <w:ins w:id="1822" w:author="Maximilian Schmitz" w:date="2015-06-17T20:08:00Z">
        <w:r>
          <w:t xml:space="preserve">Abbildung </w:t>
        </w:r>
        <w:r>
          <w:fldChar w:fldCharType="begin"/>
        </w:r>
        <w:r>
          <w:instrText xml:space="preserve"> SEQ Abbildung \* ARABIC </w:instrText>
        </w:r>
      </w:ins>
      <w:r>
        <w:fldChar w:fldCharType="separate"/>
      </w:r>
      <w:ins w:id="1823" w:author="Maximilian Schmitz" w:date="2015-06-19T09:20:00Z">
        <w:r w:rsidR="00867956">
          <w:rPr>
            <w:noProof/>
          </w:rPr>
          <w:t>4</w:t>
        </w:r>
      </w:ins>
      <w:ins w:id="1824" w:author="Maximilian Schmitz" w:date="2015-06-17T20:08:00Z">
        <w:r>
          <w:fldChar w:fldCharType="end"/>
        </w:r>
        <w:bookmarkEnd w:id="1820"/>
        <w:r>
          <w:t>: Spielfeld mit Kollisionsboxen</w:t>
        </w:r>
      </w:ins>
      <w:bookmarkEnd w:id="1821"/>
    </w:p>
    <w:p w14:paraId="09683D48" w14:textId="77777777" w:rsidR="00036FA5" w:rsidRDefault="00036FA5" w:rsidP="006A1F2A">
      <w:pPr>
        <w:rPr>
          <w:ins w:id="1825" w:author="Maximilian Schmitz" w:date="2015-06-17T19:55:00Z"/>
        </w:rPr>
        <w:pPrChange w:id="1826" w:author="Admin" w:date="2015-07-08T13:36:00Z">
          <w:pPr>
            <w:pStyle w:val="berschrift3"/>
          </w:pPr>
        </w:pPrChange>
      </w:pPr>
    </w:p>
    <w:p w14:paraId="7F039731" w14:textId="77777777" w:rsidR="00036FA5" w:rsidRDefault="00D359A1" w:rsidP="006A1F2A">
      <w:pPr>
        <w:rPr>
          <w:ins w:id="1827" w:author="Maximilian Schmitz" w:date="2015-06-17T20:26:00Z"/>
        </w:rPr>
        <w:pPrChange w:id="1828" w:author="Admin" w:date="2015-07-08T13:36:00Z">
          <w:pPr>
            <w:pStyle w:val="berschrift3"/>
          </w:pPr>
        </w:pPrChange>
      </w:pPr>
      <w:ins w:id="1829" w:author="Maximilian Schmitz" w:date="2015-06-17T20:10:00Z">
        <w:r>
          <w:t xml:space="preserve">Weiterhin </w:t>
        </w:r>
      </w:ins>
      <w:ins w:id="1830" w:author="Maximilian Schmitz" w:date="2015-06-17T20:25:00Z">
        <w:r w:rsidR="00B93913">
          <w:t xml:space="preserve">ist im Spiel eine Torerkennung und daraufhin das Ausführen eines Anstoß implementiert. </w:t>
        </w:r>
      </w:ins>
      <w:ins w:id="1831"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rsidP="006A1F2A">
      <w:pPr>
        <w:rPr>
          <w:ins w:id="1832" w:author="Maximilian Schmitz" w:date="2015-06-17T20:29:00Z"/>
        </w:rPr>
        <w:pPrChange w:id="1833" w:author="Admin" w:date="2015-07-08T13:36:00Z">
          <w:pPr>
            <w:pStyle w:val="berschrift3"/>
          </w:pPr>
        </w:pPrChange>
      </w:pPr>
      <w:proofErr w:type="spellStart"/>
      <w:ins w:id="1834" w:author="Maximilian Schmitz" w:date="2015-06-17T20:27:00Z">
        <w:r>
          <w:t>Blueprints</w:t>
        </w:r>
        <w:proofErr w:type="spellEnd"/>
        <w:r>
          <w:t xml:space="preserve"> sind ein Ansatz der grafischen Programmierung. </w:t>
        </w:r>
      </w:ins>
      <w:ins w:id="1835" w:author="Maximilian Schmitz" w:date="2015-06-17T20:28:00Z">
        <w:r>
          <w:t xml:space="preserve">Darin lassen sich relativ komfortabel Funktionen modellieren. </w:t>
        </w:r>
      </w:ins>
      <w:ins w:id="1836" w:author="Maximilian Schmitz" w:date="2015-06-17T20:29:00Z">
        <w:r>
          <w:t>Automatische Syntax- und Semantikprüfungen vereinfachen die Programmierung innerhalb des komplexen Frameworks zusätzlich.</w:t>
        </w:r>
      </w:ins>
    </w:p>
    <w:p w14:paraId="01ECC699" w14:textId="5F32D2AA" w:rsidR="00B93913" w:rsidRDefault="00B93913" w:rsidP="006A1F2A">
      <w:pPr>
        <w:rPr>
          <w:ins w:id="1837" w:author="Maximilian Schmitz" w:date="2015-06-17T20:43:00Z"/>
        </w:rPr>
        <w:pPrChange w:id="1838" w:author="Admin" w:date="2015-07-08T13:36:00Z">
          <w:pPr>
            <w:pStyle w:val="berschrift3"/>
          </w:pPr>
        </w:pPrChange>
      </w:pPr>
      <w:ins w:id="1839" w:author="Maximilian Schmitz" w:date="2015-06-17T20:30:00Z">
        <w:r>
          <w:t xml:space="preserve">Ein </w:t>
        </w:r>
        <w:proofErr w:type="spellStart"/>
        <w:r>
          <w:t>Blueprint</w:t>
        </w:r>
        <w:proofErr w:type="spellEnd"/>
        <w:r>
          <w:t xml:space="preserve"> kann eine oder mehrere logische Funktionalitäten enthalten. </w:t>
        </w:r>
      </w:ins>
      <w:ins w:id="1840" w:author="Maximilian Schmitz" w:date="2015-06-17T20:32:00Z">
        <w:r>
          <w:t>Funktionsaufrufe oder Events sind als Rechtecke dargestellt. Verbunden sind diese Rechtecke über verschiedenfarbige Linien. Diese Linien repräsentieren Kontroll</w:t>
        </w:r>
      </w:ins>
      <w:ins w:id="1841" w:author="Admin" w:date="2015-07-06T14:25:00Z">
        <w:r w:rsidR="00601564">
          <w:t>-</w:t>
        </w:r>
      </w:ins>
      <w:ins w:id="1842" w:author="Maximilian Schmitz" w:date="2015-06-17T20:32:00Z">
        <w:del w:id="1843" w:author="Admin" w:date="2015-07-06T14:25:00Z">
          <w:r w:rsidDel="00601564">
            <w:delText>flüssen</w:delText>
          </w:r>
        </w:del>
      </w:ins>
      <w:ins w:id="1844" w:author="Admin" w:date="2015-07-06T14:24:00Z">
        <w:r w:rsidR="00601564">
          <w:t xml:space="preserve"> und Datenflüsse</w:t>
        </w:r>
      </w:ins>
      <w:ins w:id="1845" w:author="Maximilian Schmitz" w:date="2015-06-17T20:32:00Z">
        <w:r>
          <w:t>. D</w:t>
        </w:r>
      </w:ins>
      <w:ins w:id="1846" w:author="Admin" w:date="2015-07-06T14:25:00Z">
        <w:r w:rsidR="00373351">
          <w:t>ie</w:t>
        </w:r>
      </w:ins>
      <w:ins w:id="1847" w:author="Maximilian Schmitz" w:date="2015-06-17T20:32:00Z">
        <w:del w:id="1848" w:author="Admin" w:date="2015-07-06T14:25:00Z">
          <w:r w:rsidDel="00373351">
            <w:delText>as sind zum einen</w:delText>
          </w:r>
        </w:del>
        <w:r>
          <w:t xml:space="preserve"> </w:t>
        </w:r>
      </w:ins>
      <w:ins w:id="1849" w:author="Maximilian Schmitz" w:date="2015-06-17T20:33:00Z">
        <w:r>
          <w:t>Kontrollflüsse</w:t>
        </w:r>
      </w:ins>
      <w:ins w:id="1850" w:author="Admin" w:date="2015-07-06T14:25:00Z">
        <w:r w:rsidR="00373351">
          <w:t xml:space="preserve"> bestimmen die Reihenfolge</w:t>
        </w:r>
      </w:ins>
      <w:ins w:id="1851" w:author="Maximilian Schmitz" w:date="2015-06-17T20:33:00Z">
        <w:del w:id="1852" w:author="Admin" w:date="2015-07-06T14:25:00Z">
          <w:r w:rsidDel="00373351">
            <w:delText>,</w:delText>
          </w:r>
        </w:del>
        <w:r>
          <w:t xml:space="preserve"> d</w:t>
        </w:r>
      </w:ins>
      <w:ins w:id="1853" w:author="Admin" w:date="2015-07-06T14:25:00Z">
        <w:r w:rsidR="00373351">
          <w:t>er</w:t>
        </w:r>
      </w:ins>
      <w:ins w:id="1854" w:author="Maximilian Schmitz" w:date="2015-06-17T20:33:00Z">
        <w:del w:id="1855" w:author="Admin" w:date="2015-07-06T14:25:00Z">
          <w:r w:rsidDel="00373351">
            <w:delText>ie</w:delText>
          </w:r>
        </w:del>
        <w:r>
          <w:t xml:space="preserve"> Methodenaufrufe</w:t>
        </w:r>
        <w:del w:id="1856" w:author="Admin" w:date="2015-07-06T14:25:00Z">
          <w:r w:rsidDel="00373351">
            <w:delText xml:space="preserve"> weitergeben</w:delText>
          </w:r>
        </w:del>
        <w:r>
          <w:t xml:space="preserve">. </w:t>
        </w:r>
      </w:ins>
      <w:ins w:id="1857" w:author="Maximilian Schmitz" w:date="2015-06-17T20:34:00Z">
        <w:r>
          <w:t xml:space="preserve">Zum anderen </w:t>
        </w:r>
        <w:del w:id="1858" w:author="Admin" w:date="2015-07-06T14:27:00Z">
          <w:r w:rsidDel="00373351">
            <w:delText>sind</w:delText>
          </w:r>
        </w:del>
      </w:ins>
      <w:ins w:id="1859" w:author="Admin" w:date="2015-07-06T14:27:00Z">
        <w:r w:rsidR="00373351">
          <w:t>werden</w:t>
        </w:r>
      </w:ins>
      <w:ins w:id="1860" w:author="Maximilian Schmitz" w:date="2015-06-17T20:34:00Z">
        <w:r>
          <w:t xml:space="preserve"> die</w:t>
        </w:r>
      </w:ins>
      <w:ins w:id="1861" w:author="Admin" w:date="2015-07-06T14:26:00Z">
        <w:r w:rsidR="00373351">
          <w:t xml:space="preserve"> Datenflüsse zum Austausch von </w:t>
        </w:r>
      </w:ins>
      <w:ins w:id="1862" w:author="Maximilian Schmitz" w:date="2015-06-17T20:34:00Z">
        <w:del w:id="1863" w:author="Admin" w:date="2015-07-06T14:26:00Z">
          <w:r w:rsidDel="00373351">
            <w:delText xml:space="preserve">se Kontrollflüsse </w:delText>
          </w:r>
        </w:del>
        <w:r>
          <w:t xml:space="preserve">Variablen, </w:t>
        </w:r>
        <w:del w:id="1864" w:author="Admin" w:date="2015-07-06T14:27:00Z">
          <w:r w:rsidDel="00373351">
            <w:delText xml:space="preserve">die </w:delText>
          </w:r>
        </w:del>
        <w:r>
          <w:t>als Rückgabewerte einer Funktion</w:t>
        </w:r>
      </w:ins>
      <w:ins w:id="1865" w:author="Admin" w:date="2015-07-06T14:27:00Z">
        <w:r w:rsidR="00373351">
          <w:t xml:space="preserve"> oder</w:t>
        </w:r>
      </w:ins>
      <w:ins w:id="1866" w:author="Maximilian Schmitz" w:date="2015-06-17T20:34:00Z">
        <w:r>
          <w:t xml:space="preserve"> als Übergabeparameter an eine andere Funktion </w:t>
        </w:r>
      </w:ins>
      <w:ins w:id="1867" w:author="Admin" w:date="2015-07-06T14:27:00Z">
        <w:r w:rsidR="00373351">
          <w:lastRenderedPageBreak/>
          <w:t>verwendet</w:t>
        </w:r>
      </w:ins>
      <w:ins w:id="1868" w:author="Maximilian Schmitz" w:date="2015-06-17T20:34:00Z">
        <w:del w:id="1869" w:author="Admin" w:date="2015-07-06T14:27:00Z">
          <w:r w:rsidDel="00373351">
            <w:delText>übergeben werden</w:delText>
          </w:r>
        </w:del>
        <w:r>
          <w:t xml:space="preserve">. </w:t>
        </w:r>
      </w:ins>
      <w:ins w:id="1870"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5FD1CA22" w:rsidR="0098221C" w:rsidRDefault="0098221C" w:rsidP="006A1F2A">
      <w:pPr>
        <w:rPr>
          <w:ins w:id="1871" w:author="Maximilian Schmitz" w:date="2015-06-17T20:43:00Z"/>
        </w:rPr>
        <w:pPrChange w:id="1872" w:author="Admin" w:date="2015-07-08T13:36:00Z">
          <w:pPr>
            <w:pStyle w:val="berschrift3"/>
          </w:pPr>
        </w:pPrChange>
      </w:pPr>
      <w:ins w:id="1873" w:author="Maximilian Schmitz" w:date="2015-06-17T20:44:00Z">
        <w:r>
          <w:t xml:space="preserve">In </w:t>
        </w:r>
      </w:ins>
      <w:ins w:id="1874" w:author="Maximilian Schmitz" w:date="2015-06-17T20:45:00Z">
        <w:r>
          <w:fldChar w:fldCharType="begin"/>
        </w:r>
        <w:r>
          <w:instrText xml:space="preserve"> REF _Ref422337232 \h </w:instrText>
        </w:r>
      </w:ins>
      <w:r w:rsidR="006A1F2A">
        <w:instrText xml:space="preserve"> \* MERGEFORMAT </w:instrText>
      </w:r>
      <w:r>
        <w:fldChar w:fldCharType="separate"/>
      </w:r>
      <w:ins w:id="1875" w:author="Maximilian Schmitz" w:date="2015-06-19T09:20:00Z">
        <w:r w:rsidR="00867956">
          <w:t xml:space="preserve">Abbildung </w:t>
        </w:r>
        <w:r w:rsidR="00867956">
          <w:rPr>
            <w:noProof/>
          </w:rPr>
          <w:t>5</w:t>
        </w:r>
      </w:ins>
      <w:ins w:id="1876"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1877" w:author="Maximilian Schmitz" w:date="2015-06-17T20:46:00Z">
        <w:r w:rsidR="00C74556">
          <w:t xml:space="preserve">Dann wird geprüft welches Team das Tor erzielt hat und die Durchführung eines </w:t>
        </w:r>
      </w:ins>
      <w:ins w:id="1878" w:author="Maximilian Schmitz" w:date="2015-06-17T20:47:00Z">
        <w:r w:rsidR="00C74556">
          <w:t>Anstoßes</w:t>
        </w:r>
      </w:ins>
      <w:ins w:id="1879" w:author="Maximilian Schmitz" w:date="2015-06-17T20:46:00Z">
        <w:r w:rsidR="00C74556">
          <w:t xml:space="preserve"> angestoßen.</w:t>
        </w:r>
      </w:ins>
    </w:p>
    <w:p w14:paraId="4A2D38F2" w14:textId="77777777" w:rsidR="0098221C" w:rsidRDefault="0098221C" w:rsidP="006A1F2A">
      <w:pPr>
        <w:keepNext/>
        <w:rPr>
          <w:ins w:id="1880" w:author="Maximilian Schmitz" w:date="2015-06-17T20:44:00Z"/>
        </w:rPr>
        <w:pPrChange w:id="1881" w:author="Admin" w:date="2015-07-08T13:36:00Z">
          <w:pPr/>
        </w:pPrChange>
      </w:pPr>
      <w:ins w:id="1882"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rsidP="006A1F2A">
      <w:pPr>
        <w:pStyle w:val="Beschriftung"/>
        <w:rPr>
          <w:ins w:id="1883" w:author="Maximilian Schmitz" w:date="2015-06-17T20:47:00Z"/>
        </w:rPr>
        <w:pPrChange w:id="1884" w:author="Admin" w:date="2015-07-08T13:36:00Z">
          <w:pPr>
            <w:pStyle w:val="berschrift3"/>
          </w:pPr>
        </w:pPrChange>
      </w:pPr>
      <w:bookmarkStart w:id="1885" w:name="_Ref422337232"/>
      <w:bookmarkStart w:id="1886" w:name="_Toc422468977"/>
      <w:ins w:id="1887" w:author="Maximilian Schmitz" w:date="2015-06-17T20:44:00Z">
        <w:r>
          <w:t xml:space="preserve">Abbildung </w:t>
        </w:r>
        <w:r>
          <w:fldChar w:fldCharType="begin"/>
        </w:r>
        <w:r>
          <w:instrText xml:space="preserve"> SEQ Abbildung \* ARABIC </w:instrText>
        </w:r>
      </w:ins>
      <w:r>
        <w:fldChar w:fldCharType="separate"/>
      </w:r>
      <w:ins w:id="1888" w:author="Maximilian Schmitz" w:date="2015-06-19T09:20:00Z">
        <w:r w:rsidR="00867956">
          <w:rPr>
            <w:noProof/>
          </w:rPr>
          <w:t>5</w:t>
        </w:r>
      </w:ins>
      <w:ins w:id="1889" w:author="Maximilian Schmitz" w:date="2015-06-17T20:44:00Z">
        <w:r>
          <w:fldChar w:fldCharType="end"/>
        </w:r>
        <w:bookmarkEnd w:id="1885"/>
        <w:r>
          <w:t xml:space="preserve">: </w:t>
        </w:r>
        <w:proofErr w:type="spellStart"/>
        <w:r>
          <w:t>Blueprint</w:t>
        </w:r>
        <w:proofErr w:type="spellEnd"/>
        <w:r>
          <w:t xml:space="preserve"> für die Torerkennung</w:t>
        </w:r>
      </w:ins>
      <w:bookmarkEnd w:id="1886"/>
    </w:p>
    <w:p w14:paraId="2D7BC68C" w14:textId="77777777" w:rsidR="00C74556" w:rsidRDefault="00C74556" w:rsidP="006A1F2A">
      <w:pPr>
        <w:rPr>
          <w:ins w:id="1890" w:author="Maximilian Schmitz" w:date="2015-06-17T20:47:00Z"/>
        </w:rPr>
        <w:pPrChange w:id="1891" w:author="Admin" w:date="2015-07-08T13:36:00Z">
          <w:pPr>
            <w:pStyle w:val="berschrift3"/>
          </w:pPr>
        </w:pPrChange>
      </w:pPr>
    </w:p>
    <w:p w14:paraId="007CACF9" w14:textId="77777777" w:rsidR="00A75BD7" w:rsidRDefault="00C74556" w:rsidP="006A1F2A">
      <w:pPr>
        <w:rPr>
          <w:ins w:id="1892" w:author="Maximilian Schmitz" w:date="2015-06-18T10:34:00Z"/>
        </w:rPr>
        <w:pPrChange w:id="1893" w:author="Admin" w:date="2015-07-08T13:36:00Z">
          <w:pPr>
            <w:pStyle w:val="berschrift3"/>
          </w:pPr>
        </w:pPrChange>
      </w:pPr>
      <w:ins w:id="1894" w:author="Maximilian Schmitz" w:date="2015-06-17T20:51:00Z">
        <w:r>
          <w:t xml:space="preserve">Genauso sind weitere Funktionalitäten, die </w:t>
        </w:r>
      </w:ins>
      <w:ins w:id="1895" w:author="Maximilian Schmitz" w:date="2015-06-17T20:52:00Z">
        <w:r>
          <w:t xml:space="preserve">das Zurücksetzen des Balls nach Ablauf eines </w:t>
        </w:r>
        <w:proofErr w:type="spellStart"/>
        <w:r>
          <w:t>Timer</w:t>
        </w:r>
      </w:ins>
      <w:ins w:id="1896" w:author="Maximilian Schmitz" w:date="2015-06-17T20:53:00Z">
        <w:r>
          <w:t>s</w:t>
        </w:r>
      </w:ins>
      <w:proofErr w:type="spellEnd"/>
      <w:ins w:id="1897" w:author="Maximilian Schmitz" w:date="2015-06-17T20:52:00Z">
        <w:r>
          <w:t xml:space="preserve"> von 10 Sekunden </w:t>
        </w:r>
      </w:ins>
      <w:ins w:id="1898"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rsidP="006A1F2A">
      <w:pPr>
        <w:rPr>
          <w:ins w:id="1899" w:author="Maximilian Schmitz" w:date="2015-06-18T10:31:00Z"/>
        </w:rPr>
        <w:pPrChange w:id="1900" w:author="Admin" w:date="2015-07-08T13:36:00Z">
          <w:pPr>
            <w:pStyle w:val="berschrift3"/>
          </w:pPr>
        </w:pPrChange>
      </w:pPr>
    </w:p>
    <w:p w14:paraId="2A509E21" w14:textId="77777777" w:rsidR="00922210" w:rsidRDefault="00922210" w:rsidP="006A1F2A">
      <w:pPr>
        <w:rPr>
          <w:ins w:id="1901" w:author="Maximilian Schmitz" w:date="2015-06-18T10:35:00Z"/>
        </w:rPr>
        <w:pPrChange w:id="1902" w:author="Admin" w:date="2015-07-08T13:36:00Z">
          <w:pPr>
            <w:pStyle w:val="berschrift3"/>
          </w:pPr>
        </w:pPrChange>
      </w:pPr>
      <w:ins w:id="1903" w:author="Maximilian Schmitz" w:date="2015-06-18T10:31:00Z">
        <w:r>
          <w:t xml:space="preserve">Die Konfiguration des Spiels wird </w:t>
        </w:r>
      </w:ins>
      <w:ins w:id="1904" w:author="Maximilian Schmitz" w:date="2015-06-18T10:32:00Z">
        <w:r>
          <w:t xml:space="preserve">aus der Datei </w:t>
        </w:r>
      </w:ins>
      <w:ins w:id="1905" w:author="Maximilian Schmitz" w:date="2015-06-18T10:34:00Z">
        <w:r>
          <w:t xml:space="preserve">„Teams.xml“ eingelesen. Darin ist spezifiziert aus welchen XML-Dateien die </w:t>
        </w:r>
      </w:ins>
      <w:ins w:id="1906" w:author="Maximilian Schmitz" w:date="2015-06-18T10:35:00Z">
        <w:r>
          <w:t>Konfiguration</w:t>
        </w:r>
      </w:ins>
      <w:ins w:id="1907" w:author="Maximilian Schmitz" w:date="2015-06-18T10:34:00Z">
        <w:r>
          <w:t xml:space="preserve"> der beiden Teams gelesen werden soll. </w:t>
        </w:r>
      </w:ins>
      <w:ins w:id="1908" w:author="Maximilian Schmitz" w:date="2015-06-18T10:35:00Z">
        <w:r>
          <w:t>Außerdem wird hier die Spieldauer für ein Spiel festgelegt.</w:t>
        </w:r>
      </w:ins>
    </w:p>
    <w:p w14:paraId="71CF11C1" w14:textId="6DFCF1DE" w:rsidR="00922210" w:rsidRDefault="00922210" w:rsidP="006A1F2A">
      <w:pPr>
        <w:rPr>
          <w:ins w:id="1909" w:author="Maximilian Schmitz" w:date="2015-06-18T10:37:00Z"/>
        </w:rPr>
        <w:pPrChange w:id="1910" w:author="Admin" w:date="2015-07-08T13:36:00Z">
          <w:pPr>
            <w:pStyle w:val="berschrift3"/>
          </w:pPr>
        </w:pPrChange>
      </w:pPr>
      <w:ins w:id="1911" w:author="Maximilian Schmitz" w:date="2015-06-18T10:36:00Z">
        <w:r>
          <w:t xml:space="preserve">In den Konfigurationsdateien der einzelnen Teams </w:t>
        </w:r>
      </w:ins>
      <w:ins w:id="1912" w:author="Maximilian Schmitz" w:date="2015-06-18T10:37:00Z">
        <w:r w:rsidR="00462BD4">
          <w:t>werden</w:t>
        </w:r>
      </w:ins>
      <w:ins w:id="1913" w:author="Maximilian Schmitz" w:date="2015-06-18T10:36:00Z">
        <w:r w:rsidR="00462BD4">
          <w:t xml:space="preserve"> für jeden Spieler ein KI-Skript, ein Name und die Startposition angegeben.</w:t>
        </w:r>
      </w:ins>
      <w:ins w:id="1914" w:author="Maximilian Schmitz" w:date="2015-06-18T10:38:00Z">
        <w:r w:rsidR="00462BD4">
          <w:t xml:space="preserve"> </w:t>
        </w:r>
        <w:del w:id="1915" w:author="Admin" w:date="2015-07-06T14:29:00Z">
          <w:r w:rsidR="00462BD4" w:rsidDel="00373351">
            <w:fldChar w:fldCharType="begin"/>
          </w:r>
          <w:r w:rsidR="00462BD4" w:rsidDel="00373351">
            <w:delInstrText xml:space="preserve"> REF _Ref422166503 \h </w:delInstrText>
          </w:r>
        </w:del>
      </w:ins>
      <w:del w:id="1916" w:author="Admin" w:date="2015-07-06T14:29:00Z"/>
      <w:r w:rsidR="006A1F2A">
        <w:instrText xml:space="preserve"> \* MERGEFORMAT </w:instrText>
      </w:r>
      <w:del w:id="1917" w:author="Admin" w:date="2015-07-06T14:29:00Z">
        <w:r w:rsidR="00462BD4" w:rsidDel="00373351">
          <w:fldChar w:fldCharType="separate"/>
        </w:r>
      </w:del>
      <w:ins w:id="1918" w:author="Maximilian Schmitz" w:date="2015-06-19T09:20:00Z">
        <w:del w:id="1919" w:author="Admin" w:date="2015-07-06T14:29:00Z">
          <w:r w:rsidR="00867956" w:rsidDel="00373351">
            <w:delText xml:space="preserve">Abbildung </w:delText>
          </w:r>
          <w:r w:rsidR="00867956" w:rsidDel="00373351">
            <w:rPr>
              <w:noProof/>
            </w:rPr>
            <w:delText>1</w:delText>
          </w:r>
        </w:del>
      </w:ins>
      <w:del w:id="1920" w:author="Admin" w:date="2015-07-06T14:29:00Z">
        <w:r w:rsidR="00462BD4" w:rsidDel="00373351">
          <w:fldChar w:fldCharType="end"/>
        </w:r>
      </w:del>
      <w:ins w:id="1921"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922" w:author="Maximilian Schmitz" w:date="2015-06-19T09:20:00Z">
        <w:r w:rsidR="00867956">
          <w:t xml:space="preserve">Abbildung </w:t>
        </w:r>
        <w:r w:rsidR="00867956">
          <w:rPr>
            <w:noProof/>
          </w:rPr>
          <w:t>6</w:t>
        </w:r>
      </w:ins>
      <w:ins w:id="1923" w:author="Maximilian Schmitz" w:date="2015-06-18T10:38:00Z">
        <w:r w:rsidR="00462BD4">
          <w:fldChar w:fldCharType="end"/>
        </w:r>
        <w:r w:rsidR="00462BD4">
          <w:t xml:space="preserve"> zeigt eine solche </w:t>
        </w:r>
        <w:del w:id="1924" w:author="Admin" w:date="2015-07-06T14:30:00Z">
          <w:r w:rsidR="00462BD4" w:rsidDel="00373351">
            <w:delText>Datei</w:delText>
          </w:r>
        </w:del>
      </w:ins>
      <w:ins w:id="1925" w:author="Admin" w:date="2015-07-06T14:30:00Z">
        <w:r w:rsidR="00373351">
          <w:t>Teamkonfiguration</w:t>
        </w:r>
      </w:ins>
      <w:ins w:id="1926" w:author="Maximilian Schmitz" w:date="2015-06-18T10:38:00Z">
        <w:r w:rsidR="00462BD4">
          <w:t>.</w:t>
        </w:r>
      </w:ins>
    </w:p>
    <w:p w14:paraId="2FE91B0A" w14:textId="77777777" w:rsidR="00462BD4" w:rsidRDefault="00462BD4" w:rsidP="006A1F2A">
      <w:pPr>
        <w:rPr>
          <w:ins w:id="1927" w:author="Maximilian Schmitz" w:date="2015-06-18T10:37:00Z"/>
        </w:rPr>
        <w:pPrChange w:id="1928" w:author="Admin" w:date="2015-07-08T13:36:00Z">
          <w:pPr>
            <w:pStyle w:val="berschrift3"/>
          </w:pPr>
        </w:pPrChange>
      </w:pPr>
    </w:p>
    <w:p w14:paraId="1CBF2747" w14:textId="77777777" w:rsidR="00462BD4" w:rsidRDefault="00462BD4" w:rsidP="006A1F2A">
      <w:pPr>
        <w:keepNext/>
        <w:rPr>
          <w:ins w:id="1929" w:author="Maximilian Schmitz" w:date="2015-06-18T10:38:00Z"/>
        </w:rPr>
        <w:pPrChange w:id="1930" w:author="Admin" w:date="2015-07-08T13:36:00Z">
          <w:pPr/>
        </w:pPrChange>
      </w:pPr>
      <w:ins w:id="1931"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rsidP="006A1F2A">
      <w:pPr>
        <w:pStyle w:val="Beschriftung"/>
        <w:rPr>
          <w:ins w:id="1932" w:author="Maximilian Schmitz" w:date="2015-06-18T10:38:00Z"/>
        </w:rPr>
        <w:pPrChange w:id="1933" w:author="Admin" w:date="2015-07-08T13:36:00Z">
          <w:pPr>
            <w:pStyle w:val="berschrift3"/>
          </w:pPr>
        </w:pPrChange>
      </w:pPr>
      <w:bookmarkStart w:id="1934" w:name="_Ref422387246"/>
      <w:bookmarkStart w:id="1935" w:name="_Toc422468978"/>
      <w:ins w:id="1936" w:author="Maximilian Schmitz" w:date="2015-06-18T10:38:00Z">
        <w:r>
          <w:t xml:space="preserve">Abbildung </w:t>
        </w:r>
        <w:r>
          <w:fldChar w:fldCharType="begin"/>
        </w:r>
        <w:r>
          <w:instrText xml:space="preserve"> SEQ Abbildung \* ARABIC </w:instrText>
        </w:r>
      </w:ins>
      <w:r>
        <w:fldChar w:fldCharType="separate"/>
      </w:r>
      <w:ins w:id="1937" w:author="Maximilian Schmitz" w:date="2015-06-19T09:20:00Z">
        <w:r w:rsidR="00867956">
          <w:rPr>
            <w:noProof/>
          </w:rPr>
          <w:t>6</w:t>
        </w:r>
      </w:ins>
      <w:ins w:id="1938" w:author="Maximilian Schmitz" w:date="2015-06-18T10:38:00Z">
        <w:r>
          <w:fldChar w:fldCharType="end"/>
        </w:r>
        <w:bookmarkEnd w:id="1934"/>
        <w:r>
          <w:t>: Konfiguration eines Teams</w:t>
        </w:r>
        <w:bookmarkEnd w:id="1935"/>
      </w:ins>
    </w:p>
    <w:p w14:paraId="33AD0AA1" w14:textId="3FD8F8E5" w:rsidR="00462BD4" w:rsidRPr="00EC6D6C" w:rsidRDefault="00462BD4" w:rsidP="006A1F2A">
      <w:pPr>
        <w:rPr>
          <w:ins w:id="1939" w:author="Maximilian Schmitz" w:date="2015-06-17T20:53:00Z"/>
        </w:rPr>
        <w:pPrChange w:id="1940" w:author="Admin" w:date="2015-07-08T13:36:00Z">
          <w:pPr>
            <w:pStyle w:val="berschrift3"/>
          </w:pPr>
        </w:pPrChange>
      </w:pPr>
      <w:ins w:id="1941" w:author="Maximilian Schmitz" w:date="2015-06-18T10:39:00Z">
        <w:r>
          <w:t xml:space="preserve">Das Auslesen der XML-Dateien erfolgt über einen in C++ realisierten Parser beim Starten des Programms. </w:t>
        </w:r>
      </w:ins>
      <w:ins w:id="1942" w:author="Maximilian Schmitz" w:date="2015-06-18T10:41:00Z">
        <w:r>
          <w:t xml:space="preserve">Die Konfiguration über XML-Dateien ist sinnvoll, da XML auch von Menschen gut </w:t>
        </w:r>
        <w:del w:id="1943" w:author="Admin" w:date="2015-07-06T14:30:00Z">
          <w:r w:rsidDel="00373351">
            <w:delText>gelesen</w:delText>
          </w:r>
        </w:del>
      </w:ins>
      <w:ins w:id="1944" w:author="Admin" w:date="2015-07-06T14:30:00Z">
        <w:r w:rsidR="00373351">
          <w:t>bearbeitet</w:t>
        </w:r>
      </w:ins>
      <w:ins w:id="1945" w:author="Maximilian Schmitz" w:date="2015-06-18T10:41:00Z">
        <w:r>
          <w:t xml:space="preserve"> werden kann und weit verbreitet ist. Es wird ermöglicht, dass bei der Erstellung der künstlichen Intelligenzen für jeden Spieler eine spezielle Version erstellt werden kann. </w:t>
        </w:r>
      </w:ins>
      <w:ins w:id="1946" w:author="Maximilian Schmitz" w:date="2015-06-18T10:42:00Z">
        <w:r>
          <w:t>Außerdem hat der Anwender die Möglichkeit eine eigene Formation zu konfigurieren, ohne Änderungen am Quellcode vornehmen zu müssen.</w:t>
        </w:r>
      </w:ins>
    </w:p>
    <w:p w14:paraId="107D8ACC" w14:textId="77777777" w:rsidR="00C74556" w:rsidRDefault="00C74556" w:rsidP="006A1F2A">
      <w:pPr>
        <w:rPr>
          <w:ins w:id="1947" w:author="Maximilian Schmitz" w:date="2015-06-17T20:54:00Z"/>
        </w:rPr>
        <w:pPrChange w:id="1948" w:author="Admin" w:date="2015-07-08T13:36:00Z">
          <w:pPr>
            <w:pStyle w:val="berschrift3"/>
          </w:pPr>
        </w:pPrChange>
      </w:pPr>
    </w:p>
    <w:p w14:paraId="3B427273" w14:textId="77777777" w:rsidR="00C74556" w:rsidRPr="00EC6D6C" w:rsidRDefault="00C74556" w:rsidP="006A1F2A">
      <w:pPr>
        <w:rPr>
          <w:ins w:id="1949" w:author="Maximilian Schmitz" w:date="2015-06-17T15:00:00Z"/>
        </w:rPr>
        <w:pPrChange w:id="1950" w:author="Admin" w:date="2015-07-08T13:36:00Z">
          <w:pPr>
            <w:pStyle w:val="berschrift3"/>
          </w:pPr>
        </w:pPrChange>
      </w:pPr>
      <w:ins w:id="1951" w:author="Maximilian Schmitz" w:date="2015-06-17T20:54:00Z">
        <w:r>
          <w:t xml:space="preserve">Im Bereich der Regelimplementierung gibt es noch einige Möglichkeiten zur Erweiterung. </w:t>
        </w:r>
      </w:ins>
      <w:ins w:id="1952" w:author="Maximilian Schmitz" w:date="2015-06-17T20:55:00Z">
        <w:r>
          <w:t xml:space="preserve">Beispielsweise </w:t>
        </w:r>
        <w:r w:rsidR="00AF56BA">
          <w:t xml:space="preserve">fehlt die Erkennung der Abseitsregel oder die Erkennung von Fouls. Wobei hier </w:t>
        </w:r>
      </w:ins>
      <w:ins w:id="1953" w:author="Maximilian Schmitz" w:date="2015-06-17T20:56:00Z">
        <w:r w:rsidR="00AF56BA">
          <w:t xml:space="preserve">vor allem die Erkennung desjenigen Spielers, der ein Foul begeht schwierig zu lösen ist. </w:t>
        </w:r>
      </w:ins>
      <w:ins w:id="1954" w:author="Maximilian Schmitz" w:date="2015-06-17T20:57:00Z">
        <w:r w:rsidR="00AF56BA">
          <w:t>Ebenfalls fehlen die oben angesprochenen Seiten- und Toraus Erkennung mit dazugehörigem Einwurf beziehungsweise Eckball.</w:t>
        </w:r>
      </w:ins>
    </w:p>
    <w:p w14:paraId="7F2D8469" w14:textId="77777777" w:rsidR="006179F5" w:rsidRDefault="006179F5" w:rsidP="006A1F2A">
      <w:pPr>
        <w:pStyle w:val="berschrift3"/>
        <w:rPr>
          <w:ins w:id="1955" w:author="Maximilian Schmitz" w:date="2015-06-18T20:28:00Z"/>
        </w:rPr>
        <w:pPrChange w:id="1956" w:author="Admin" w:date="2015-07-08T13:36:00Z">
          <w:pPr>
            <w:pStyle w:val="berschrift3"/>
          </w:pPr>
        </w:pPrChange>
      </w:pPr>
      <w:bookmarkStart w:id="1957" w:name="_Toc424119190"/>
      <w:ins w:id="1958" w:author="Maximilian Schmitz" w:date="2015-06-17T15:00:00Z">
        <w:r>
          <w:t>Spielerimplementierung</w:t>
        </w:r>
      </w:ins>
      <w:bookmarkEnd w:id="1957"/>
    </w:p>
    <w:p w14:paraId="103D99CC" w14:textId="77777777" w:rsidR="00F908E2" w:rsidRPr="00321258" w:rsidRDefault="00F908E2" w:rsidP="006A1F2A">
      <w:pPr>
        <w:rPr>
          <w:ins w:id="1959" w:author="Maximilian Schmitz" w:date="2015-06-17T20:54:00Z"/>
        </w:rPr>
        <w:pPrChange w:id="1960" w:author="Admin" w:date="2015-07-08T13:36:00Z">
          <w:pPr>
            <w:pStyle w:val="berschrift3"/>
          </w:pPr>
        </w:pPrChange>
      </w:pPr>
      <w:ins w:id="1961" w:author="Maximilian Schmitz" w:date="2015-06-18T20:28:00Z">
        <w:r>
          <w:t xml:space="preserve">In diesem Unterkapitel wird die Umsetzung des menschlichen Fußballspielers in der Simulation beschrieben. </w:t>
        </w:r>
      </w:ins>
      <w:ins w:id="196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rsidP="006A1F2A">
      <w:pPr>
        <w:rPr>
          <w:ins w:id="1963" w:author="Maximilian Schmitz" w:date="2015-06-18T10:29:00Z"/>
        </w:rPr>
        <w:pPrChange w:id="1964" w:author="Admin" w:date="2015-07-08T13:36:00Z">
          <w:pPr>
            <w:pStyle w:val="berschrift3"/>
          </w:pPr>
        </w:pPrChange>
      </w:pPr>
      <w:ins w:id="1965" w:author="Maximilian Schmitz" w:date="2015-06-18T10:27:00Z">
        <w:r>
          <w:t xml:space="preserve">Die Implementierung der Funktionen des Spielers ist zum großen Teil im C++ Code vorgenommen. </w:t>
        </w:r>
      </w:ins>
      <w:ins w:id="1966"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rsidP="006A1F2A">
      <w:pPr>
        <w:rPr>
          <w:ins w:id="1967" w:author="Maximilian Schmitz" w:date="2015-06-18T10:31:00Z"/>
        </w:rPr>
        <w:pPrChange w:id="1968" w:author="Admin" w:date="2015-07-08T13:36:00Z">
          <w:pPr>
            <w:pStyle w:val="berschrift3"/>
            <w:numPr>
              <w:numId w:val="23"/>
            </w:numPr>
          </w:pPr>
        </w:pPrChange>
      </w:pPr>
      <w:ins w:id="1969" w:author="Maximilian Schmitz" w:date="2015-06-18T10:30:00Z">
        <w:r>
          <w:lastRenderedPageBreak/>
          <w:t xml:space="preserve">Die hier beschriebenen Spielerfunktionalitäten können über die </w:t>
        </w:r>
      </w:ins>
      <w:ins w:id="1970" w:author="Maximilian Schmitz" w:date="2015-06-18T10:31:00Z">
        <w:r>
          <w:t>Skriptschnittstelle</w:t>
        </w:r>
      </w:ins>
    </w:p>
    <w:p w14:paraId="5A54BC16" w14:textId="77777777" w:rsidR="007D3074" w:rsidRDefault="007D3074" w:rsidP="006A1F2A">
      <w:pPr>
        <w:rPr>
          <w:ins w:id="1971" w:author="Maximilian Schmitz" w:date="2015-06-18T10:44:00Z"/>
        </w:rPr>
        <w:pPrChange w:id="1972" w:author="Admin" w:date="2015-07-08T13:36:00Z">
          <w:pPr>
            <w:pStyle w:val="berschrift3"/>
          </w:pPr>
        </w:pPrChange>
      </w:pPr>
      <w:ins w:id="1973" w:author="Maximilian Schmitz" w:date="2015-06-18T10:30:00Z">
        <w:r>
          <w:t xml:space="preserve">durch </w:t>
        </w:r>
      </w:ins>
      <w:ins w:id="1974" w:author="Maximilian Schmitz" w:date="2015-06-18T10:31:00Z">
        <w:r>
          <w:t>die künstliche Intelligenz aufgerufen werden.</w:t>
        </w:r>
      </w:ins>
    </w:p>
    <w:p w14:paraId="7FC07CB1" w14:textId="77777777" w:rsidR="00AF627C" w:rsidRDefault="00AF627C" w:rsidP="006A1F2A">
      <w:pPr>
        <w:rPr>
          <w:ins w:id="1975" w:author="Maximilian Schmitz" w:date="2015-06-18T10:44:00Z"/>
        </w:rPr>
        <w:pPrChange w:id="1976" w:author="Admin" w:date="2015-07-08T13:36:00Z">
          <w:pPr>
            <w:pStyle w:val="berschrift3"/>
          </w:pPr>
        </w:pPrChange>
      </w:pPr>
    </w:p>
    <w:p w14:paraId="722B5305" w14:textId="77777777" w:rsidR="00C5179B" w:rsidRDefault="00AF627C" w:rsidP="006A1F2A">
      <w:pPr>
        <w:rPr>
          <w:ins w:id="1977" w:author="Maximilian Schmitz" w:date="2015-07-06T18:04:00Z"/>
        </w:rPr>
        <w:pPrChange w:id="1978" w:author="Admin" w:date="2015-07-08T13:36:00Z">
          <w:pPr>
            <w:pStyle w:val="berschrift3"/>
          </w:pPr>
        </w:pPrChange>
      </w:pPr>
      <w:ins w:id="1979" w:author="Maximilian Schmitz" w:date="2015-06-18T10:44:00Z">
        <w:r>
          <w:t xml:space="preserve">Die im </w:t>
        </w:r>
        <w:proofErr w:type="spellStart"/>
        <w:r>
          <w:t>Blueprint</w:t>
        </w:r>
        <w:proofErr w:type="spellEnd"/>
        <w:r>
          <w:t xml:space="preserve"> umgesetzten Funktionen</w:t>
        </w:r>
      </w:ins>
      <w:ins w:id="1980" w:author="Maximilian Schmitz" w:date="2015-06-18T10:49:00Z">
        <w:r w:rsidR="00FC3779">
          <w:t xml:space="preserve"> sind das Annehmen des Balls, die Erkennung, ob der Spieler den Ball hat und die Bewegung zu einer bestimmten Position. </w:t>
        </w:r>
      </w:ins>
      <w:ins w:id="1981"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1982" w:author="Maximilian Schmitz" w:date="2015-06-18T10:51:00Z">
        <w:r w:rsidR="00FC3779">
          <w:t xml:space="preserve">Das liegt vor allem daran, dass auf Objekte zugegriffen werden muss, die innerhalb des verwendeten Basisspielers der Unreal Engine 4 liegen. </w:t>
        </w:r>
      </w:ins>
      <w:ins w:id="1983"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1984"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1985" w:author="Maximilian Schmitz" w:date="2015-07-06T18:03:00Z">
        <w:r w:rsidR="00C5179B">
          <w:t xml:space="preserve">kompiliert. Durch diese Übersetzung in </w:t>
        </w:r>
        <w:proofErr w:type="spellStart"/>
        <w:r w:rsidR="00C5179B">
          <w:t>Machine</w:t>
        </w:r>
        <w:bookmarkStart w:id="1986" w:name="_GoBack"/>
        <w:bookmarkEnd w:id="1986"/>
        <w:r w:rsidR="00C5179B">
          <w:t>ncode</w:t>
        </w:r>
        <w:proofErr w:type="spellEnd"/>
        <w:r w:rsidR="00C5179B">
          <w:t xml:space="preserve"> </w:t>
        </w:r>
      </w:ins>
      <w:ins w:id="1987"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rsidP="006A1F2A">
      <w:pPr>
        <w:rPr>
          <w:ins w:id="1988" w:author="Maximilian Schmitz" w:date="2015-06-17T15:00:00Z"/>
        </w:rPr>
        <w:pPrChange w:id="1989" w:author="Admin" w:date="2015-07-08T13:36:00Z">
          <w:pPr>
            <w:pStyle w:val="berschrift3"/>
          </w:pPr>
        </w:pPrChange>
      </w:pPr>
      <w:ins w:id="1990" w:author="Maximilian Schmitz" w:date="2015-06-18T10:53:00Z">
        <w:r>
          <w:t xml:space="preserve"> </w:t>
        </w:r>
      </w:ins>
      <w:ins w:id="1991"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1992" w:author="Maximilian Schmitz" w:date="2015-06-19T09:20:00Z">
        <w:r w:rsidR="00867956">
          <w:t xml:space="preserve">Abbildung </w:t>
        </w:r>
        <w:r w:rsidR="00867956">
          <w:rPr>
            <w:noProof/>
          </w:rPr>
          <w:t>7</w:t>
        </w:r>
      </w:ins>
      <w:ins w:id="1993" w:author="Maximilian Schmitz" w:date="2015-06-18T10:54:00Z">
        <w:r>
          <w:fldChar w:fldCharType="end"/>
        </w:r>
        <w:r>
          <w:t xml:space="preserve"> sind Teile der umgesetzten Funktionalitäten zu sehen. Es ist zu erkennen, dass diese Funktionen relativ klein sind. </w:t>
        </w:r>
      </w:ins>
      <w:ins w:id="1994" w:author="Maximilian Schmitz" w:date="2015-06-18T10:55:00Z">
        <w:r>
          <w:t>Eine Entsprechung im C++ Code wäre viel größer.</w:t>
        </w:r>
      </w:ins>
    </w:p>
    <w:p w14:paraId="44C52855" w14:textId="77777777" w:rsidR="00915AB6" w:rsidRDefault="00915AB6" w:rsidP="006A1F2A">
      <w:pPr>
        <w:keepNext/>
        <w:rPr>
          <w:ins w:id="1995" w:author="Maximilian Schmitz" w:date="2015-06-17T19:44:00Z"/>
        </w:rPr>
        <w:pPrChange w:id="1996" w:author="Admin" w:date="2015-07-08T13:36:00Z">
          <w:pPr/>
        </w:pPrChange>
      </w:pPr>
      <w:ins w:id="1997"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rsidP="006A1F2A">
      <w:pPr>
        <w:pStyle w:val="Beschriftung"/>
        <w:rPr>
          <w:ins w:id="1998" w:author="Maximilian Schmitz" w:date="2015-06-18T10:55:00Z"/>
        </w:rPr>
        <w:pPrChange w:id="1999" w:author="Admin" w:date="2015-07-08T13:36:00Z">
          <w:pPr>
            <w:pStyle w:val="berschrift3"/>
          </w:pPr>
        </w:pPrChange>
      </w:pPr>
      <w:bookmarkStart w:id="2000" w:name="_Ref422388188"/>
      <w:bookmarkStart w:id="2001" w:name="_Toc422468979"/>
      <w:ins w:id="2002" w:author="Maximilian Schmitz" w:date="2015-06-17T19:44:00Z">
        <w:r>
          <w:t xml:space="preserve">Abbildung </w:t>
        </w:r>
        <w:r>
          <w:fldChar w:fldCharType="begin"/>
        </w:r>
        <w:r>
          <w:instrText xml:space="preserve"> SEQ Abbildung \* ARABIC </w:instrText>
        </w:r>
      </w:ins>
      <w:r>
        <w:fldChar w:fldCharType="separate"/>
      </w:r>
      <w:ins w:id="2003" w:author="Maximilian Schmitz" w:date="2015-06-19T09:20:00Z">
        <w:r w:rsidR="00867956">
          <w:rPr>
            <w:noProof/>
          </w:rPr>
          <w:t>7</w:t>
        </w:r>
      </w:ins>
      <w:ins w:id="2004" w:author="Maximilian Schmitz" w:date="2015-06-17T19:44:00Z">
        <w:r>
          <w:fldChar w:fldCharType="end"/>
        </w:r>
        <w:bookmarkEnd w:id="2000"/>
        <w:r>
          <w:t xml:space="preserve">: </w:t>
        </w:r>
        <w:proofErr w:type="spellStart"/>
        <w:r>
          <w:t>Blueprint</w:t>
        </w:r>
        <w:proofErr w:type="spellEnd"/>
        <w:r>
          <w:t>-Funktionen des Spielers</w:t>
        </w:r>
      </w:ins>
      <w:bookmarkEnd w:id="2001"/>
    </w:p>
    <w:p w14:paraId="26BE56FD" w14:textId="77777777" w:rsidR="00467292" w:rsidRDefault="00467292" w:rsidP="006A1F2A">
      <w:pPr>
        <w:rPr>
          <w:ins w:id="2005" w:author="Maximilian Schmitz" w:date="2015-06-18T10:55:00Z"/>
        </w:rPr>
        <w:pPrChange w:id="2006" w:author="Admin" w:date="2015-07-08T13:36:00Z">
          <w:pPr>
            <w:pStyle w:val="berschrift3"/>
          </w:pPr>
        </w:pPrChange>
      </w:pPr>
    </w:p>
    <w:p w14:paraId="6F1BF8D5" w14:textId="77777777" w:rsidR="00E818EB" w:rsidRDefault="00A847DF" w:rsidP="006A1F2A">
      <w:pPr>
        <w:rPr>
          <w:ins w:id="2007" w:author="Maximilian Schmitz" w:date="2015-06-18T20:02:00Z"/>
        </w:rPr>
        <w:pPrChange w:id="2008" w:author="Admin" w:date="2015-07-08T13:36:00Z">
          <w:pPr>
            <w:pStyle w:val="berschrift3"/>
          </w:pPr>
        </w:pPrChange>
      </w:pPr>
      <w:ins w:id="2009" w:author="Maximilian Schmitz" w:date="2015-06-18T15:40:00Z">
        <w:r>
          <w:t xml:space="preserve">Die weiteren Funktionen des Spielers sind direkt im C++ Code entwickelt. </w:t>
        </w:r>
      </w:ins>
      <w:ins w:id="2010" w:author="Maximilian Schmitz" w:date="2015-06-18T15:41:00Z">
        <w:r>
          <w:t>Diese finden sich</w:t>
        </w:r>
        <w:r w:rsidR="00E818EB">
          <w:t xml:space="preserve"> alle in der Datei „robot.cpp“.</w:t>
        </w:r>
      </w:ins>
    </w:p>
    <w:p w14:paraId="1F25E3D0" w14:textId="77777777" w:rsidR="00270303" w:rsidRDefault="00270303" w:rsidP="006A1F2A">
      <w:pPr>
        <w:rPr>
          <w:ins w:id="2011" w:author="Maximilian Schmitz" w:date="2015-06-18T19:43:00Z"/>
        </w:rPr>
        <w:pPrChange w:id="2012" w:author="Admin" w:date="2015-07-08T13:36:00Z">
          <w:pPr>
            <w:pStyle w:val="berschrift3"/>
          </w:pPr>
        </w:pPrChange>
      </w:pPr>
    </w:p>
    <w:p w14:paraId="0BA173B7" w14:textId="77777777" w:rsidR="00E818EB" w:rsidRDefault="00E818EB" w:rsidP="006A1F2A">
      <w:pPr>
        <w:rPr>
          <w:ins w:id="2013" w:author="Maximilian Schmitz" w:date="2015-06-18T19:46:00Z"/>
        </w:rPr>
        <w:pPrChange w:id="2014" w:author="Admin" w:date="2015-07-08T13:36:00Z">
          <w:pPr>
            <w:pStyle w:val="berschrift3"/>
          </w:pPr>
        </w:pPrChange>
      </w:pPr>
      <w:ins w:id="2015"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016" w:author="Maximilian Schmitz" w:date="2015-06-18T19:44:00Z">
        <w:r>
          <w:t xml:space="preserve"> Für diese Funktion werden im C++ Code Berechnungen für die Geschwindigkeit und die Rotation in Bewegungsrichtung durchgeführt.</w:t>
        </w:r>
      </w:ins>
      <w:ins w:id="2017"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rsidP="006A1F2A">
      <w:pPr>
        <w:rPr>
          <w:ins w:id="2018" w:author="Maximilian Schmitz" w:date="2015-06-18T20:02:00Z"/>
        </w:rPr>
        <w:pPrChange w:id="2019" w:author="Admin" w:date="2015-07-08T13:36:00Z">
          <w:pPr>
            <w:pStyle w:val="berschrift3"/>
          </w:pPr>
        </w:pPrChange>
      </w:pPr>
      <w:ins w:id="2020" w:author="Maximilian Schmitz" w:date="2015-06-18T19:46:00Z">
        <w:r>
          <w:t xml:space="preserve">Bei allen </w:t>
        </w:r>
      </w:ins>
      <w:ins w:id="2021" w:author="Maximilian Schmitz" w:date="2015-06-18T19:38:00Z">
        <w:r>
          <w:t xml:space="preserve"> </w:t>
        </w:r>
      </w:ins>
      <w:ins w:id="2022" w:author="Maximilian Schmitz" w:date="2015-06-18T19:48:00Z">
        <w:r>
          <w:t xml:space="preserve">Bewegungsfunktionen wird der Ausdauerwert des Spielers abhängig von der Geschwindigkeit </w:t>
        </w:r>
        <w:r w:rsidR="00A75BD7">
          <w:t xml:space="preserve">und der zurückzulegenden Distanz </w:t>
        </w:r>
      </w:ins>
      <w:ins w:id="2023" w:author="Maximilian Schmitz" w:date="2015-06-18T19:49:00Z">
        <w:r w:rsidR="00A75BD7">
          <w:t>verringert</w:t>
        </w:r>
      </w:ins>
      <w:ins w:id="2024" w:author="Maximilian Schmitz" w:date="2015-06-18T19:48:00Z">
        <w:r w:rsidR="00A75BD7">
          <w:t xml:space="preserve">. </w:t>
        </w:r>
      </w:ins>
      <w:ins w:id="2025" w:author="Maximilian Schmitz" w:date="2015-06-18T20:01:00Z">
        <w:r w:rsidR="00482F55">
          <w:t xml:space="preserve">Hat der Spieler nicht genug Ausdauer um die Strecke mit der angegebenen Geschwindigkeit zurückzulegen, wird die Geschwindigkeit reduziert. </w:t>
        </w:r>
      </w:ins>
      <w:ins w:id="2026" w:author="Maximilian Schmitz" w:date="2015-06-18T19:49:00Z">
        <w:r w:rsidR="00A75BD7">
          <w:t xml:space="preserve">Damit wird verhindert, dass Spieler sich unbegrenzt mit voller Geschwindigkeit über das Spielfeld bewegen. </w:t>
        </w:r>
      </w:ins>
      <w:ins w:id="2027"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rsidP="006A1F2A">
      <w:pPr>
        <w:rPr>
          <w:ins w:id="2028" w:author="Maximilian Schmitz" w:date="2015-06-18T19:50:00Z"/>
        </w:rPr>
        <w:pPrChange w:id="2029" w:author="Admin" w:date="2015-07-08T13:36:00Z">
          <w:pPr>
            <w:pStyle w:val="berschrift3"/>
          </w:pPr>
        </w:pPrChange>
      </w:pPr>
    </w:p>
    <w:p w14:paraId="17D5CA18" w14:textId="77777777" w:rsidR="00A75BD7" w:rsidRDefault="00A75BD7" w:rsidP="006A1F2A">
      <w:pPr>
        <w:rPr>
          <w:ins w:id="2030" w:author="Maximilian Schmitz" w:date="2015-06-18T20:02:00Z"/>
        </w:rPr>
        <w:pPrChange w:id="2031" w:author="Admin" w:date="2015-07-08T13:36:00Z">
          <w:pPr>
            <w:pStyle w:val="berschrift3"/>
          </w:pPr>
        </w:pPrChange>
      </w:pPr>
      <w:ins w:id="2032" w:author="Maximilian Schmitz" w:date="2015-06-18T19:51:00Z">
        <w:r>
          <w:t xml:space="preserve">Der Ausdauerwert des Spielers wird </w:t>
        </w:r>
      </w:ins>
      <w:ins w:id="2033" w:author="Maximilian Schmitz" w:date="2015-06-18T19:53:00Z">
        <w:r>
          <w:t>mit einem bestimmten Intervall wieder erhöht.</w:t>
        </w:r>
      </w:ins>
      <w:ins w:id="2034" w:author="Maximilian Schmitz" w:date="2015-06-18T19:54:00Z">
        <w:r>
          <w:t xml:space="preserve"> Damit ist eine Erholung des Spielers von einer Anstrengung möglich.</w:t>
        </w:r>
      </w:ins>
    </w:p>
    <w:p w14:paraId="7FB6B8FB" w14:textId="77777777" w:rsidR="00270303" w:rsidRDefault="00270303" w:rsidP="006A1F2A">
      <w:pPr>
        <w:rPr>
          <w:ins w:id="2035" w:author="Maximilian Schmitz" w:date="2015-06-18T19:54:00Z"/>
        </w:rPr>
        <w:pPrChange w:id="2036" w:author="Admin" w:date="2015-07-08T13:36:00Z">
          <w:pPr>
            <w:pStyle w:val="berschrift3"/>
          </w:pPr>
        </w:pPrChange>
      </w:pPr>
    </w:p>
    <w:p w14:paraId="1FE37337" w14:textId="77777777" w:rsidR="00A75BD7" w:rsidRDefault="00A75BD7" w:rsidP="006A1F2A">
      <w:pPr>
        <w:rPr>
          <w:ins w:id="2037" w:author="Maximilian Schmitz" w:date="2015-06-18T20:02:00Z"/>
        </w:rPr>
        <w:pPrChange w:id="2038" w:author="Admin" w:date="2015-07-08T13:36:00Z">
          <w:pPr>
            <w:pStyle w:val="berschrift3"/>
          </w:pPr>
        </w:pPrChange>
      </w:pPr>
      <w:ins w:id="2039" w:author="Maximilian Schmitz" w:date="2015-06-18T19:55:00Z">
        <w:r>
          <w:t>Im C++ Code ist die Kick-Funktion, die den Spieler den Ball kicken lässt implementiert.</w:t>
        </w:r>
      </w:ins>
      <w:ins w:id="2040" w:author="Maximilian Schmitz" w:date="2015-06-18T19:56:00Z">
        <w:r>
          <w:t xml:space="preserve"> Diese Funktion </w:t>
        </w:r>
      </w:ins>
      <w:ins w:id="2041"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2042" w:author="Maximilian Schmitz" w:date="2015-06-18T19:53:00Z">
        <w:r>
          <w:t xml:space="preserve"> </w:t>
        </w:r>
      </w:ins>
      <w:ins w:id="2043" w:author="Maximilian Schmitz" w:date="2015-06-18T20:00:00Z">
        <w:r w:rsidR="00482F55">
          <w:t>Innerhalb der Kick-Funktion wird abhängig von der Stärke des Schusses der Ausdauerwert reduziert.</w:t>
        </w:r>
      </w:ins>
      <w:ins w:id="2044"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rsidP="006A1F2A">
      <w:pPr>
        <w:rPr>
          <w:ins w:id="2045" w:author="Maximilian Schmitz" w:date="2015-06-18T20:02:00Z"/>
        </w:rPr>
        <w:pPrChange w:id="2046" w:author="Admin" w:date="2015-07-08T13:36:00Z">
          <w:pPr>
            <w:pStyle w:val="berschrift3"/>
          </w:pPr>
        </w:pPrChange>
      </w:pPr>
    </w:p>
    <w:p w14:paraId="52FE8F84" w14:textId="77777777" w:rsidR="00270303" w:rsidRDefault="00270303" w:rsidP="006A1F2A">
      <w:pPr>
        <w:rPr>
          <w:ins w:id="2047" w:author="Maximilian Schmitz" w:date="2015-06-18T20:04:00Z"/>
        </w:rPr>
        <w:pPrChange w:id="2048" w:author="Admin" w:date="2015-07-08T13:36:00Z">
          <w:pPr>
            <w:pStyle w:val="berschrift3"/>
          </w:pPr>
        </w:pPrChange>
      </w:pPr>
      <w:ins w:id="2049" w:author="Maximilian Schmitz" w:date="2015-06-18T20:03:00Z">
        <w:r>
          <w:t xml:space="preserve">Eine weitere Gruppe von Funktionen liefert Positionen von Objekten zurück. </w:t>
        </w:r>
      </w:ins>
      <w:ins w:id="2050" w:author="Maximilian Schmitz" w:date="2015-06-18T20:04:00Z">
        <w:r>
          <w:t>Die Position des Spielers und der beiden Tore sind hierbei zu jeder Zeit bekannt und werden zurückgeliefert.</w:t>
        </w:r>
      </w:ins>
    </w:p>
    <w:p w14:paraId="0AD49C97" w14:textId="77777777" w:rsidR="00270303" w:rsidRDefault="00270303" w:rsidP="006A1F2A">
      <w:pPr>
        <w:rPr>
          <w:ins w:id="2051" w:author="Maximilian Schmitz" w:date="2015-07-06T18:05:00Z"/>
        </w:rPr>
        <w:pPrChange w:id="2052" w:author="Admin" w:date="2015-07-08T13:36:00Z">
          <w:pPr>
            <w:pStyle w:val="berschrift3"/>
          </w:pPr>
        </w:pPrChange>
      </w:pPr>
      <w:ins w:id="2053" w:author="Maximilian Schmitz" w:date="2015-06-18T20:04:00Z">
        <w:r>
          <w:t xml:space="preserve">Die Position des Balls und anderer Spieler ist nur bekannt, wenn diese sich im Sichtfeld des Spielers befinden. </w:t>
        </w:r>
      </w:ins>
      <w:ins w:id="2054" w:author="Maximilian Schmitz" w:date="2015-06-18T20:05:00Z">
        <w:r>
          <w:t>Ist das nicht der Fall werden die Spielerpositionen gar nicht zurückgeliefert. Das ist möglich, da diese als Liste zurückgegeben werden. Beim Ball wird hier die Null-Position zurückgegeben.</w:t>
        </w:r>
      </w:ins>
      <w:ins w:id="2055"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056" w:author="Maximilian Schmitz" w:date="2015-06-18T20:10:00Z">
        <w:r w:rsidR="004C4941">
          <w:t xml:space="preserve">Auch ein negativer Wert ist nicht möglich, da diese Werte durch die Wahl des Koordinatensystems während des Spiels auftreten. </w:t>
        </w:r>
      </w:ins>
      <w:ins w:id="2057"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rsidP="006A1F2A">
      <w:pPr>
        <w:rPr>
          <w:ins w:id="2058" w:author="Maximilian Schmitz" w:date="2015-06-18T20:27:00Z"/>
        </w:rPr>
        <w:pPrChange w:id="2059" w:author="Admin" w:date="2015-07-08T13:36:00Z">
          <w:pPr>
            <w:pStyle w:val="berschrift3"/>
          </w:pPr>
        </w:pPrChange>
      </w:pPr>
      <w:ins w:id="2060" w:author="Maximilian Schmitz" w:date="2015-07-06T18:05:00Z">
        <w:r>
          <w:t xml:space="preserve">Die Wahrnehmung des Spielers ist so konfiguriert, dass er alle Objekte </w:t>
        </w:r>
      </w:ins>
      <w:ins w:id="2061" w:author="Maximilian Schmitz" w:date="2015-06-18T20:14:00Z">
        <w:r w:rsidR="00EB2EF1">
          <w:t xml:space="preserve">in einem Radius von 5 Metern </w:t>
        </w:r>
      </w:ins>
      <w:ins w:id="2062" w:author="Maximilian Schmitz" w:date="2015-07-06T18:06:00Z">
        <w:r>
          <w:t>wahrnehmen kann. Diese Wahrnehmung simuliert je nach Position des Objekts die Sinne Hören, Fühlen oder Sehen.</w:t>
        </w:r>
      </w:ins>
      <w:ins w:id="2063" w:author="Maximilian Schmitz" w:date="2015-06-18T20:14:00Z">
        <w:r w:rsidR="00EB2EF1">
          <w:t xml:space="preserve"> Zusätzlich kann er beliebig weit entfernte Objekte in einem Horizontalen Sichtfeld von 120 Grad sehen. </w:t>
        </w:r>
      </w:ins>
      <w:ins w:id="2064"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065"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066" w:author="Maximilian Schmitz" w:date="2015-06-18T20:20:00Z">
        <w:r w:rsidR="00A90563">
          <w:t xml:space="preserve">Aus diesen Gründen wurde das Sichtsystem mit 120 Grad modelliert, in dem der Spieler alle Objekte scharf erkennen kann. </w:t>
        </w:r>
      </w:ins>
      <w:ins w:id="2067"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rsidP="006A1F2A">
      <w:pPr>
        <w:rPr>
          <w:ins w:id="2068" w:author="Maximilian Schmitz" w:date="2015-06-18T20:27:00Z"/>
        </w:rPr>
        <w:pPrChange w:id="2069" w:author="Admin" w:date="2015-07-08T13:36:00Z">
          <w:pPr>
            <w:pStyle w:val="berschrift3"/>
          </w:pPr>
        </w:pPrChange>
      </w:pPr>
    </w:p>
    <w:p w14:paraId="1EE450A8" w14:textId="77777777" w:rsidR="00EC6D6C" w:rsidRDefault="00EC6D6C" w:rsidP="006A1F2A">
      <w:pPr>
        <w:rPr>
          <w:ins w:id="2070" w:author="Maximilian Schmitz" w:date="2015-06-18T20:22:00Z"/>
        </w:rPr>
        <w:pPrChange w:id="2071" w:author="Admin" w:date="2015-07-08T13:36:00Z">
          <w:pPr>
            <w:pStyle w:val="berschrift3"/>
          </w:pPr>
        </w:pPrChange>
      </w:pPr>
      <w:ins w:id="2072" w:author="Maximilian Schmitz" w:date="2015-06-18T20:27:00Z">
        <w:r>
          <w:t xml:space="preserve">Im Spieler sind auch Methoden zur Kommunikation implementiert. </w:t>
        </w:r>
      </w:ins>
      <w:ins w:id="2073" w:author="Maximilian Schmitz" w:date="2015-06-18T20:30:00Z">
        <w:r w:rsidR="00F908E2">
          <w:t xml:space="preserve">Die Spieler besitzen eine Funktion um eine Nachricht zu sprechen. </w:t>
        </w:r>
      </w:ins>
      <w:ins w:id="2074"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075"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rsidP="006A1F2A">
      <w:pPr>
        <w:rPr>
          <w:ins w:id="2076" w:author="Maximilian Schmitz" w:date="2015-06-18T20:22:00Z"/>
        </w:rPr>
        <w:pPrChange w:id="2077" w:author="Admin" w:date="2015-07-08T13:36:00Z">
          <w:pPr>
            <w:pStyle w:val="berschrift3"/>
          </w:pPr>
        </w:pPrChange>
      </w:pPr>
    </w:p>
    <w:p w14:paraId="17F3F736" w14:textId="77777777" w:rsidR="00EC6D6C" w:rsidRDefault="00EC6D6C" w:rsidP="006A1F2A">
      <w:pPr>
        <w:rPr>
          <w:ins w:id="2078" w:author="Maximilian Schmitz" w:date="2015-06-18T20:24:00Z"/>
        </w:rPr>
        <w:pPrChange w:id="2079" w:author="Admin" w:date="2015-07-08T13:36:00Z">
          <w:pPr>
            <w:pStyle w:val="berschrift3"/>
          </w:pPr>
        </w:pPrChange>
      </w:pPr>
      <w:ins w:id="2080"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rsidP="006A1F2A">
      <w:pPr>
        <w:rPr>
          <w:ins w:id="2081" w:author="Maximilian Schmitz" w:date="2015-06-18T20:25:00Z"/>
        </w:rPr>
        <w:pPrChange w:id="2082" w:author="Admin" w:date="2015-07-08T13:36:00Z">
          <w:pPr>
            <w:pStyle w:val="berschrift3"/>
          </w:pPr>
        </w:pPrChange>
      </w:pPr>
    </w:p>
    <w:p w14:paraId="3E294710" w14:textId="77777777" w:rsidR="00EC6D6C" w:rsidRPr="00EC6D6C" w:rsidRDefault="00EC6D6C" w:rsidP="006A1F2A">
      <w:pPr>
        <w:pPrChange w:id="2083" w:author="Admin" w:date="2015-07-08T13:36:00Z">
          <w:pPr>
            <w:pStyle w:val="berschrift3"/>
          </w:pPr>
        </w:pPrChange>
      </w:pPr>
      <w:ins w:id="2084" w:author="Maximilian Schmitz" w:date="2015-06-18T20:25:00Z">
        <w:r>
          <w:t>Die Funktionen des Spielers, sind Funktionen innerhalb des Spiels. Sie werden über die Skrip</w:t>
        </w:r>
      </w:ins>
      <w:ins w:id="2085" w:author="Maximilian Schmitz" w:date="2015-06-18T20:26:00Z">
        <w:r>
          <w:t>t</w:t>
        </w:r>
      </w:ins>
      <w:ins w:id="2086" w:author="Maximilian Schmitz" w:date="2015-06-18T20:25:00Z">
        <w:r>
          <w:t>schnittstelle an die künstliche Intelligenz weitergereicht und von dort aus aufgerufen</w:t>
        </w:r>
      </w:ins>
      <w:ins w:id="2087" w:author="Maximilian Schmitz" w:date="2015-06-18T20:27:00Z">
        <w:r>
          <w:t>.</w:t>
        </w:r>
      </w:ins>
    </w:p>
    <w:p w14:paraId="5097FB11" w14:textId="77777777" w:rsidR="00DC17D6" w:rsidRDefault="00DC17D6" w:rsidP="006A1F2A">
      <w:pPr>
        <w:pStyle w:val="berschrift3"/>
        <w:rPr>
          <w:ins w:id="2088" w:author="Maximilian Schmitz" w:date="2015-06-04T19:48:00Z"/>
        </w:rPr>
        <w:pPrChange w:id="2089" w:author="Admin" w:date="2015-07-08T13:36:00Z">
          <w:pPr>
            <w:pStyle w:val="berschrift3"/>
          </w:pPr>
        </w:pPrChange>
      </w:pPr>
      <w:bookmarkStart w:id="2090" w:name="_Ref422041281"/>
      <w:bookmarkStart w:id="2091" w:name="_Ref422043249"/>
      <w:bookmarkStart w:id="2092" w:name="_Toc424119191"/>
      <w:r>
        <w:t>S</w:t>
      </w:r>
      <w:ins w:id="2093" w:author="Maximilian Schmitz" w:date="2015-06-17T15:31:00Z">
        <w:r w:rsidR="003227D0">
          <w:t>k</w:t>
        </w:r>
      </w:ins>
      <w:del w:id="2094" w:author="Maximilian Schmitz" w:date="2015-06-17T15:31:00Z">
        <w:r w:rsidDel="003227D0">
          <w:delText>c</w:delText>
        </w:r>
      </w:del>
      <w:r>
        <w:t>rip</w:t>
      </w:r>
      <w:ins w:id="2095" w:author="Maximilian Schmitz" w:date="2015-06-04T10:21:00Z">
        <w:r w:rsidR="008F74F3">
          <w:t>t</w:t>
        </w:r>
      </w:ins>
      <w:r>
        <w:t>schnittstelle</w:t>
      </w:r>
      <w:bookmarkEnd w:id="2090"/>
      <w:bookmarkEnd w:id="2091"/>
      <w:bookmarkEnd w:id="2092"/>
    </w:p>
    <w:p w14:paraId="7187953D" w14:textId="3F8981BD" w:rsidR="002D4BC8" w:rsidRDefault="002D4BC8" w:rsidP="006A1F2A">
      <w:pPr>
        <w:rPr>
          <w:ins w:id="2096" w:author="Maximilian Schmitz" w:date="2015-06-19T08:44:00Z"/>
        </w:rPr>
        <w:pPrChange w:id="2097" w:author="Admin" w:date="2015-07-08T13:36:00Z">
          <w:pPr>
            <w:pStyle w:val="berschrift3"/>
          </w:pPr>
        </w:pPrChange>
      </w:pPr>
      <w:ins w:id="2098" w:author="Maximilian Schmitz" w:date="2015-06-19T08:35:00Z">
        <w:r>
          <w:t xml:space="preserve">Die Skriptschnittstelle ist die </w:t>
        </w:r>
      </w:ins>
      <w:ins w:id="2099" w:author="Maximilian Schmitz" w:date="2015-06-19T08:42:00Z">
        <w:r>
          <w:t>Implementierung</w:t>
        </w:r>
      </w:ins>
      <w:ins w:id="2100" w:author="Maximilian Schmitz" w:date="2015-06-19T08:35:00Z">
        <w:r>
          <w:t xml:space="preserve"> </w:t>
        </w:r>
      </w:ins>
      <w:ins w:id="2101"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102" w:author="Maximilian Schmitz" w:date="2015-06-19T09:20:00Z">
        <w:r w:rsidR="00867956">
          <w:t>Architektur</w:t>
        </w:r>
      </w:ins>
      <w:ins w:id="2103"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rsidP="006A1F2A">
      <w:pPr>
        <w:rPr>
          <w:ins w:id="2104" w:author="Maximilian Schmitz" w:date="2015-06-19T08:47:00Z"/>
        </w:rPr>
        <w:pPrChange w:id="2105" w:author="Admin" w:date="2015-07-08T13:36:00Z">
          <w:pPr>
            <w:pStyle w:val="berschrift3"/>
          </w:pPr>
        </w:pPrChange>
      </w:pPr>
      <w:ins w:id="2106" w:author="Maximilian Schmitz" w:date="2015-06-19T08:44:00Z">
        <w:r>
          <w:t xml:space="preserve">Die von der künstlichen Intelligenz kommenden Funktionsaufrufe werden in der </w:t>
        </w:r>
      </w:ins>
      <w:ins w:id="2107" w:author="Maximilian Schmitz" w:date="2015-06-19T08:45:00Z">
        <w:r>
          <w:t>„</w:t>
        </w:r>
        <w:proofErr w:type="spellStart"/>
        <w:r>
          <w:t>RobotControl</w:t>
        </w:r>
        <w:proofErr w:type="spellEnd"/>
        <w:r>
          <w:t>“ gespeichert. Von dieser werden sie, wenn Rechenzeit für den Spieler zu Verfügung steht, im Spiel</w:t>
        </w:r>
        <w:del w:id="2108" w:author="Admin" w:date="2015-07-06T14:39:00Z">
          <w:r w:rsidDel="004F7130">
            <w:delText>er</w:delText>
          </w:r>
        </w:del>
        <w:r>
          <w:t xml:space="preserve"> aufgerufen. </w:t>
        </w:r>
      </w:ins>
      <w:ins w:id="2109"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rsidP="006A1F2A">
      <w:pPr>
        <w:rPr>
          <w:ins w:id="2110" w:author="Maximilian Schmitz" w:date="2015-06-19T08:48:00Z"/>
        </w:rPr>
        <w:pPrChange w:id="2111" w:author="Admin" w:date="2015-07-08T13:36:00Z">
          <w:pPr>
            <w:pStyle w:val="berschrift3"/>
          </w:pPr>
        </w:pPrChange>
      </w:pPr>
      <w:ins w:id="2112" w:author="Maximilian Schmitz" w:date="2015-06-19T08:47:00Z">
        <w:r>
          <w:t xml:space="preserve">Die KI-Skripte werden so </w:t>
        </w:r>
        <w:proofErr w:type="spellStart"/>
        <w:r>
          <w:t>gescheduled</w:t>
        </w:r>
        <w:proofErr w:type="spellEnd"/>
        <w:r>
          <w:t xml:space="preserve">, dass </w:t>
        </w:r>
      </w:ins>
      <w:ins w:id="2113"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rsidP="006A1F2A">
      <w:pPr>
        <w:rPr>
          <w:ins w:id="2114" w:author="Maximilian Schmitz" w:date="2015-06-19T08:49:00Z"/>
        </w:rPr>
        <w:pPrChange w:id="2115" w:author="Admin" w:date="2015-07-08T13:36:00Z">
          <w:pPr>
            <w:pStyle w:val="berschrift3"/>
          </w:pPr>
        </w:pPrChange>
      </w:pPr>
    </w:p>
    <w:p w14:paraId="61A562D4" w14:textId="2A3FCE75" w:rsidR="000246BB" w:rsidRDefault="000246BB" w:rsidP="006A1F2A">
      <w:pPr>
        <w:rPr>
          <w:ins w:id="2116" w:author="Maximilian Schmitz" w:date="2015-06-19T09:05:00Z"/>
        </w:rPr>
        <w:pPrChange w:id="2117" w:author="Admin" w:date="2015-07-08T13:36:00Z">
          <w:pPr>
            <w:pStyle w:val="berschrift3"/>
          </w:pPr>
        </w:pPrChange>
      </w:pPr>
      <w:ins w:id="2118" w:author="Maximilian Schmitz" w:date="2015-06-19T08:54:00Z">
        <w:r>
          <w:t>Die Verwendung des Entwurfsmusters Remote-</w:t>
        </w:r>
        <w:proofErr w:type="spellStart"/>
        <w:r>
          <w:t>Procedure</w:t>
        </w:r>
        <w:proofErr w:type="spellEnd"/>
        <w:r>
          <w:t>-Call macht es notwendig die 22 KI-Threads mit dem Haupt</w:t>
        </w:r>
      </w:ins>
      <w:ins w:id="2119" w:author="Maximilian Schmitz" w:date="2015-06-19T09:02:00Z">
        <w:r w:rsidR="00376E89">
          <w:t>t</w:t>
        </w:r>
      </w:ins>
      <w:ins w:id="2120" w:author="Maximilian Schmitz" w:date="2015-06-19T08:54:00Z">
        <w:r>
          <w:t xml:space="preserve">hread des Spiels zu synchronisieren. </w:t>
        </w:r>
      </w:ins>
      <w:ins w:id="2121" w:author="Maximilian Schmitz" w:date="2015-06-19T08:55:00Z">
        <w:r>
          <w:t xml:space="preserve">Dazu muss ein geeignetes Schutzverfahren verwendet werden. </w:t>
        </w:r>
      </w:ins>
      <w:ins w:id="2122"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2123" w:author="Maximilian Schmitz" w:date="2015-06-19T09:02:00Z">
        <w:r w:rsidR="00376E89">
          <w:t xml:space="preserve">synchronisiert. </w:t>
        </w:r>
      </w:ins>
      <w:ins w:id="2124" w:author="Maximilian Schmitz" w:date="2015-06-19T09:03:00Z">
        <w:r w:rsidR="00376E89">
          <w:t>Das ist notwendig, um einen sicheren Funktionsaufruf aus den Skripten zu ermöglichen. Ohne Schutzmechanismen</w:t>
        </w:r>
        <w:del w:id="2125" w:author="Michael K." w:date="2015-07-06T22:06:00Z">
          <w:r w:rsidR="00376E89" w:rsidDel="00480820">
            <w:delText>,</w:delText>
          </w:r>
        </w:del>
        <w:r w:rsidR="00376E89">
          <w:t xml:space="preserve"> könnten Daten unkontrolliert verändert werden, da von </w:t>
        </w:r>
      </w:ins>
      <w:ins w:id="2126" w:author="Maximilian Schmitz" w:date="2015-06-19T09:05:00Z">
        <w:r w:rsidR="00376E89">
          <w:t>mehreren</w:t>
        </w:r>
      </w:ins>
      <w:ins w:id="2127" w:author="Maximilian Schmitz" w:date="2015-06-19T09:03:00Z">
        <w:r w:rsidR="00376E89">
          <w:t xml:space="preserve"> Threads gleichzeitig auf gemeinsamen Speicher zugegriffen wird.</w:t>
        </w:r>
      </w:ins>
    </w:p>
    <w:p w14:paraId="20CD5C86" w14:textId="77777777" w:rsidR="00376E89" w:rsidRDefault="00376E89" w:rsidP="006A1F2A">
      <w:pPr>
        <w:rPr>
          <w:ins w:id="2128" w:author="Maximilian Schmitz" w:date="2015-06-19T09:05:00Z"/>
        </w:rPr>
        <w:pPrChange w:id="2129" w:author="Admin" w:date="2015-07-08T13:36:00Z">
          <w:pPr>
            <w:pStyle w:val="berschrift3"/>
          </w:pPr>
        </w:pPrChange>
      </w:pPr>
    </w:p>
    <w:p w14:paraId="01633DAD" w14:textId="19430707" w:rsidR="00376E89" w:rsidRDefault="00376E89" w:rsidP="006A1F2A">
      <w:pPr>
        <w:rPr>
          <w:ins w:id="2130" w:author="Maximilian Schmitz" w:date="2015-06-19T09:08:00Z"/>
        </w:rPr>
        <w:pPrChange w:id="2131" w:author="Admin" w:date="2015-07-08T13:36:00Z">
          <w:pPr>
            <w:pStyle w:val="berschrift3"/>
          </w:pPr>
        </w:pPrChange>
      </w:pPr>
      <w:ins w:id="2132" w:author="Maximilian Schmitz" w:date="2015-06-19T09:05:00Z">
        <w:r>
          <w:t>Auf der anderen Seite der Skriptschnittstelle ist die Skriptsprache LUA in die Engine eingebunden.</w:t>
        </w:r>
        <w:r w:rsidR="002E3F67">
          <w:t xml:space="preserve"> </w:t>
        </w:r>
      </w:ins>
      <w:ins w:id="2133"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134" w:author="Maximilian Schmitz" w:date="2015-06-19T09:20:00Z">
        <w:r w:rsidR="00867956">
          <w:t>Scripting-Ansatz</w:t>
        </w:r>
      </w:ins>
      <w:ins w:id="2135" w:author="Maximilian Schmitz" w:date="2015-06-19T09:07:00Z">
        <w:r w:rsidR="000202B5">
          <w:fldChar w:fldCharType="end"/>
        </w:r>
        <w:r w:rsidR="000202B5">
          <w:t xml:space="preserve">. Hauptsächlich sind das der geringe Implementierungsaufwand, die Kompaktheit der </w:t>
        </w:r>
      </w:ins>
      <w:ins w:id="2136" w:author="Maximilian Schmitz" w:date="2015-06-19T09:08:00Z">
        <w:r w:rsidR="000202B5">
          <w:t>Bibliothek</w:t>
        </w:r>
      </w:ins>
      <w:ins w:id="2137" w:author="Maximilian Schmitz" w:date="2015-06-19T09:07:00Z">
        <w:r w:rsidR="000202B5">
          <w:t xml:space="preserve"> und die MIT-Lizenz.</w:t>
        </w:r>
      </w:ins>
    </w:p>
    <w:p w14:paraId="5741C3C7" w14:textId="77777777" w:rsidR="000202B5" w:rsidRDefault="000202B5" w:rsidP="006A1F2A">
      <w:pPr>
        <w:rPr>
          <w:ins w:id="2138" w:author="Maximilian Schmitz" w:date="2015-06-19T09:13:00Z"/>
        </w:rPr>
        <w:pPrChange w:id="2139" w:author="Admin" w:date="2015-07-08T13:36:00Z">
          <w:pPr>
            <w:pStyle w:val="berschrift3"/>
          </w:pPr>
        </w:pPrChange>
      </w:pPr>
      <w:ins w:id="2140" w:author="Maximilian Schmitz" w:date="2015-06-19T09:10:00Z">
        <w:r>
          <w:t>Die Einbindung der Skrip</w:t>
        </w:r>
      </w:ins>
      <w:ins w:id="2141" w:author="Maximilian Schmitz" w:date="2015-06-19T09:11:00Z">
        <w:r>
          <w:t>t</w:t>
        </w:r>
      </w:ins>
      <w:ins w:id="2142" w:author="Maximilian Schmitz" w:date="2015-06-19T09:10:00Z">
        <w:r>
          <w:t>bibliothek</w:t>
        </w:r>
      </w:ins>
      <w:ins w:id="2143"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2144"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2145" w:author="Maximilian Schmitz" w:date="2015-06-19T09:13:00Z">
        <w:r w:rsidR="00486056">
          <w:t>wären hier mächtigere Sprachen wie JavaScript oder Python.</w:t>
        </w:r>
      </w:ins>
    </w:p>
    <w:p w14:paraId="11009066" w14:textId="77777777" w:rsidR="00486056" w:rsidRDefault="00486056" w:rsidP="006A1F2A">
      <w:pPr>
        <w:rPr>
          <w:ins w:id="2146" w:author="Maximilian Schmitz" w:date="2015-06-19T09:13:00Z"/>
        </w:rPr>
        <w:pPrChange w:id="2147" w:author="Admin" w:date="2015-07-08T13:36:00Z">
          <w:pPr>
            <w:pStyle w:val="berschrift3"/>
          </w:pPr>
        </w:pPrChange>
      </w:pPr>
    </w:p>
    <w:p w14:paraId="5DB05598" w14:textId="3B716971" w:rsidR="00F73840" w:rsidRDefault="00C64312" w:rsidP="006A1F2A">
      <w:pPr>
        <w:rPr>
          <w:ins w:id="2148" w:author="Maximilian Schmitz" w:date="2015-06-19T09:22:00Z"/>
        </w:rPr>
        <w:pPrChange w:id="2149" w:author="Admin" w:date="2015-07-08T13:36:00Z">
          <w:pPr/>
        </w:pPrChange>
      </w:pPr>
      <w:ins w:id="2150"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2151" w:author="Maximilian Schmitz" w:date="2015-06-19T09:14:00Z">
        <w:r>
          <w:t xml:space="preserve">Der Austausch von Parametern </w:t>
        </w:r>
        <w:r w:rsidR="00334724">
          <w:t xml:space="preserve">wird über </w:t>
        </w:r>
        <w:del w:id="2152" w:author="Admin" w:date="2015-07-06T14:42:00Z">
          <w:r w:rsidR="00334724" w:rsidDel="004F7130">
            <w:delText>den</w:delText>
          </w:r>
        </w:del>
      </w:ins>
      <w:ins w:id="2153" w:author="Admin" w:date="2015-07-06T14:42:00Z">
        <w:r w:rsidR="004F7130">
          <w:t>einen</w:t>
        </w:r>
      </w:ins>
      <w:ins w:id="2154" w:author="Maximilian Schmitz" w:date="2015-06-19T09:14:00Z">
        <w:r w:rsidR="00334724">
          <w:t xml:space="preserve"> Stack realisiert.</w:t>
        </w:r>
      </w:ins>
      <w:ins w:id="2155"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156"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2157" w:author="Maximilian Schmitz" w:date="2015-06-19T09:21:00Z">
        <w:r w:rsidR="009C20AF">
          <w:t>In der Skriptsprache LUA ist es möglich, dass eine Funktion mehrere Parameter zurückgibt.</w:t>
        </w:r>
      </w:ins>
      <w:ins w:id="2158" w:author="Maximilian Schmitz" w:date="2015-06-19T09:28:00Z">
        <w:r w:rsidR="00706CBF">
          <w:t xml:space="preserve"> Die Datentypen in der Tabelle sind nicht zwangsweise notwendig, da LUA keine explizite Angabe von Datentypen verwendet. </w:t>
        </w:r>
      </w:ins>
      <w:ins w:id="2159" w:author="Maximilian Schmitz" w:date="2015-06-19T09:29:00Z">
        <w:r w:rsidR="00706CBF">
          <w:t>Der Übersichtlichkeit halber sind sie hier mit angegeben.</w:t>
        </w:r>
      </w:ins>
    </w:p>
    <w:p w14:paraId="50D09F6E" w14:textId="77777777" w:rsidR="003B0213" w:rsidRDefault="003B0213" w:rsidP="006A1F2A">
      <w:pPr>
        <w:rPr>
          <w:ins w:id="2160" w:author="Maximilian Schmitz" w:date="2015-06-19T09:17:00Z"/>
        </w:rPr>
        <w:pPrChange w:id="2161" w:author="Admin" w:date="2015-07-08T13:36:00Z">
          <w:pPr/>
        </w:pPrChange>
      </w:pPr>
    </w:p>
    <w:tbl>
      <w:tblPr>
        <w:tblStyle w:val="Gitternetztabelle1hell"/>
        <w:tblW w:w="9453" w:type="dxa"/>
        <w:tblLayout w:type="fixed"/>
        <w:tblLook w:val="04A0" w:firstRow="1" w:lastRow="0" w:firstColumn="1" w:lastColumn="0" w:noHBand="0" w:noVBand="1"/>
        <w:tblPrChange w:id="2162"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163">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16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65" w:author="Maximilian Schmitz" w:date="2015-06-19T09:39:00Z">
              <w:tcPr>
                <w:tcW w:w="2244" w:type="dxa"/>
                <w:gridSpan w:val="2"/>
              </w:tcPr>
            </w:tcPrChange>
          </w:tcPr>
          <w:p w14:paraId="6E81186C" w14:textId="77777777" w:rsidR="00334724" w:rsidRDefault="00334724" w:rsidP="006A1F2A">
            <w:pPr>
              <w:spacing w:line="360" w:lineRule="auto"/>
              <w:cnfStyle w:val="101000000000" w:firstRow="1" w:lastRow="0" w:firstColumn="1" w:lastColumn="0" w:oddVBand="0" w:evenVBand="0" w:oddHBand="0" w:evenHBand="0" w:firstRowFirstColumn="0" w:firstRowLastColumn="0" w:lastRowFirstColumn="0" w:lastRowLastColumn="0"/>
              <w:rPr>
                <w:ins w:id="2166" w:author="Maximilian Schmitz" w:date="2015-06-19T09:15:00Z"/>
              </w:rPr>
              <w:pPrChange w:id="2167" w:author="Admin" w:date="2015-07-08T13:36:00Z">
                <w:pPr>
                  <w:cnfStyle w:val="101000000000" w:firstRow="1" w:lastRow="0" w:firstColumn="1" w:lastColumn="0" w:oddVBand="0" w:evenVBand="0" w:oddHBand="0" w:evenHBand="0" w:firstRowFirstColumn="0" w:firstRowLastColumn="0" w:lastRowFirstColumn="0" w:lastRowLastColumn="0"/>
                </w:pPr>
              </w:pPrChange>
            </w:pPr>
            <w:ins w:id="2168" w:author="Maximilian Schmitz" w:date="2015-06-19T09:16:00Z">
              <w:r>
                <w:t>Funktion</w:t>
              </w:r>
            </w:ins>
          </w:p>
        </w:tc>
        <w:tc>
          <w:tcPr>
            <w:tcW w:w="1431" w:type="dxa"/>
            <w:tcPrChange w:id="2169" w:author="Maximilian Schmitz" w:date="2015-06-19T09:39:00Z">
              <w:tcPr>
                <w:tcW w:w="1431" w:type="dxa"/>
                <w:gridSpan w:val="2"/>
              </w:tcPr>
            </w:tcPrChange>
          </w:tcPr>
          <w:p w14:paraId="6992E2CA" w14:textId="77777777" w:rsidR="00334724" w:rsidRDefault="00334724" w:rsidP="006A1F2A">
            <w:pPr>
              <w:spacing w:line="360" w:lineRule="auto"/>
              <w:jc w:val="left"/>
              <w:cnfStyle w:val="100000000000" w:firstRow="1" w:lastRow="0" w:firstColumn="0" w:lastColumn="0" w:oddVBand="0" w:evenVBand="0" w:oddHBand="0" w:evenHBand="0" w:firstRowFirstColumn="0" w:firstRowLastColumn="0" w:lastRowFirstColumn="0" w:lastRowLastColumn="0"/>
              <w:rPr>
                <w:ins w:id="2170" w:author="Maximilian Schmitz" w:date="2015-06-19T09:15:00Z"/>
              </w:rPr>
              <w:pPrChange w:id="2171" w:author="Admin" w:date="2015-07-08T13:36:00Z">
                <w:pPr>
                  <w:cnfStyle w:val="100000000000" w:firstRow="1" w:lastRow="0" w:firstColumn="0" w:lastColumn="0" w:oddVBand="0" w:evenVBand="0" w:oddHBand="0" w:evenHBand="0" w:firstRowFirstColumn="0" w:firstRowLastColumn="0" w:lastRowFirstColumn="0" w:lastRowLastColumn="0"/>
                </w:pPr>
              </w:pPrChange>
            </w:pPr>
            <w:ins w:id="2172" w:author="Maximilian Schmitz" w:date="2015-06-19T09:16:00Z">
              <w:r>
                <w:t>Übergabeparameter</w:t>
              </w:r>
            </w:ins>
          </w:p>
        </w:tc>
        <w:tc>
          <w:tcPr>
            <w:tcW w:w="1536" w:type="dxa"/>
            <w:tcPrChange w:id="2173" w:author="Maximilian Schmitz" w:date="2015-06-19T09:39:00Z">
              <w:tcPr>
                <w:tcW w:w="1536" w:type="dxa"/>
                <w:gridSpan w:val="2"/>
              </w:tcPr>
            </w:tcPrChange>
          </w:tcPr>
          <w:p w14:paraId="43134D74" w14:textId="77777777" w:rsidR="00334724" w:rsidRDefault="00334724" w:rsidP="006A1F2A">
            <w:pPr>
              <w:spacing w:line="360" w:lineRule="auto"/>
              <w:jc w:val="left"/>
              <w:cnfStyle w:val="100000000000" w:firstRow="1" w:lastRow="0" w:firstColumn="0" w:lastColumn="0" w:oddVBand="0" w:evenVBand="0" w:oddHBand="0" w:evenHBand="0" w:firstRowFirstColumn="0" w:firstRowLastColumn="0" w:lastRowFirstColumn="0" w:lastRowLastColumn="0"/>
              <w:rPr>
                <w:ins w:id="2174" w:author="Maximilian Schmitz" w:date="2015-06-19T09:15:00Z"/>
              </w:rPr>
              <w:pPrChange w:id="2175" w:author="Admin" w:date="2015-07-08T13:36:00Z">
                <w:pPr>
                  <w:cnfStyle w:val="100000000000" w:firstRow="1" w:lastRow="0" w:firstColumn="0" w:lastColumn="0" w:oddVBand="0" w:evenVBand="0" w:oddHBand="0" w:evenHBand="0" w:firstRowFirstColumn="0" w:firstRowLastColumn="0" w:lastRowFirstColumn="0" w:lastRowLastColumn="0"/>
                </w:pPr>
              </w:pPrChange>
            </w:pPr>
            <w:ins w:id="2176" w:author="Maximilian Schmitz" w:date="2015-06-19T09:16:00Z">
              <w:r>
                <w:t>Rückgabeparameter</w:t>
              </w:r>
            </w:ins>
          </w:p>
        </w:tc>
        <w:tc>
          <w:tcPr>
            <w:tcW w:w="4242" w:type="dxa"/>
            <w:tcPrChange w:id="2177" w:author="Maximilian Schmitz" w:date="2015-06-19T09:39:00Z">
              <w:tcPr>
                <w:tcW w:w="4242" w:type="dxa"/>
                <w:gridSpan w:val="2"/>
              </w:tcPr>
            </w:tcPrChange>
          </w:tcPr>
          <w:p w14:paraId="568F2E76" w14:textId="77777777" w:rsidR="00334724" w:rsidRDefault="00334724" w:rsidP="006A1F2A">
            <w:pPr>
              <w:spacing w:line="360" w:lineRule="auto"/>
              <w:jc w:val="left"/>
              <w:cnfStyle w:val="100000000000" w:firstRow="1" w:lastRow="0" w:firstColumn="0" w:lastColumn="0" w:oddVBand="0" w:evenVBand="0" w:oddHBand="0" w:evenHBand="0" w:firstRowFirstColumn="0" w:firstRowLastColumn="0" w:lastRowFirstColumn="0" w:lastRowLastColumn="0"/>
              <w:rPr>
                <w:ins w:id="2178" w:author="Maximilian Schmitz" w:date="2015-06-19T09:15:00Z"/>
              </w:rPr>
              <w:pPrChange w:id="2179" w:author="Admin" w:date="2015-07-08T13:36:00Z">
                <w:pPr>
                  <w:cnfStyle w:val="100000000000" w:firstRow="1" w:lastRow="0" w:firstColumn="0" w:lastColumn="0" w:oddVBand="0" w:evenVBand="0" w:oddHBand="0" w:evenHBand="0" w:firstRowFirstColumn="0" w:firstRowLastColumn="0" w:lastRowFirstColumn="0" w:lastRowLastColumn="0"/>
                </w:pPr>
              </w:pPrChange>
            </w:pPr>
            <w:ins w:id="2180" w:author="Maximilian Schmitz" w:date="2015-06-19T09:16:00Z">
              <w:r>
                <w:t>Beschreibung</w:t>
              </w:r>
            </w:ins>
          </w:p>
        </w:tc>
      </w:tr>
      <w:tr w:rsidR="00B16FE4" w14:paraId="1F7B4136" w14:textId="77777777" w:rsidTr="00B16FE4">
        <w:tblPrEx>
          <w:tblPrExChange w:id="2181" w:author="Maximilian Schmitz" w:date="2015-06-19T09:39:00Z">
            <w:tblPrEx>
              <w:tblLook w:val="00A0" w:firstRow="1" w:lastRow="0" w:firstColumn="1" w:lastColumn="0" w:noHBand="0" w:noVBand="0"/>
            </w:tblPrEx>
          </w:tblPrExChange>
        </w:tblPrEx>
        <w:trPr>
          <w:ins w:id="218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83" w:author="Maximilian Schmitz" w:date="2015-06-19T09:39:00Z">
              <w:tcPr>
                <w:tcW w:w="2244" w:type="dxa"/>
                <w:gridSpan w:val="2"/>
              </w:tcPr>
            </w:tcPrChange>
          </w:tcPr>
          <w:p w14:paraId="7AB97875" w14:textId="77777777" w:rsidR="002210D9" w:rsidRPr="004C3433" w:rsidRDefault="002210D9" w:rsidP="006A1F2A">
            <w:pPr>
              <w:spacing w:line="360" w:lineRule="auto"/>
              <w:rPr>
                <w:ins w:id="2184" w:author="Maximilian Schmitz" w:date="2015-06-19T09:15:00Z"/>
                <w:b w:val="0"/>
                <w:rPrChange w:id="2185" w:author="Maximilian Schmitz" w:date="2015-06-19T09:25:00Z">
                  <w:rPr>
                    <w:ins w:id="2186" w:author="Maximilian Schmitz" w:date="2015-06-19T09:15:00Z"/>
                  </w:rPr>
                </w:rPrChange>
              </w:rPr>
              <w:pPrChange w:id="2187" w:author="Admin" w:date="2015-07-08T13:36:00Z">
                <w:pPr/>
              </w:pPrChange>
            </w:pPr>
            <w:proofErr w:type="spellStart"/>
            <w:ins w:id="2188" w:author="Maximilian Schmitz" w:date="2015-06-19T09:22:00Z">
              <w:r w:rsidRPr="004C3433">
                <w:t>MoveForward</w:t>
              </w:r>
            </w:ins>
            <w:proofErr w:type="spellEnd"/>
          </w:p>
        </w:tc>
        <w:tc>
          <w:tcPr>
            <w:tcW w:w="1431" w:type="dxa"/>
            <w:tcPrChange w:id="2189" w:author="Maximilian Schmitz" w:date="2015-06-19T09:39:00Z">
              <w:tcPr>
                <w:tcW w:w="1431" w:type="dxa"/>
                <w:gridSpan w:val="2"/>
              </w:tcPr>
            </w:tcPrChange>
          </w:tcPr>
          <w:p w14:paraId="384F1ADD"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190" w:author="Maximilian Schmitz" w:date="2015-06-19T09:15:00Z"/>
              </w:rPr>
              <w:pPrChange w:id="2191" w:author="Admin" w:date="2015-07-08T13:36:00Z">
                <w:pPr>
                  <w:cnfStyle w:val="000000000000" w:firstRow="0" w:lastRow="0" w:firstColumn="0" w:lastColumn="0" w:oddVBand="0" w:evenVBand="0" w:oddHBand="0" w:evenHBand="0" w:firstRowFirstColumn="0" w:firstRowLastColumn="0" w:lastRowFirstColumn="0" w:lastRowLastColumn="0"/>
                </w:pPr>
              </w:pPrChange>
            </w:pPr>
            <w:ins w:id="2192" w:author="Maximilian Schmitz" w:date="2015-06-19T09:38:00Z">
              <w:r>
                <w:t>Double: Way</w:t>
              </w:r>
            </w:ins>
          </w:p>
        </w:tc>
        <w:tc>
          <w:tcPr>
            <w:tcW w:w="1536" w:type="dxa"/>
            <w:tcPrChange w:id="2193" w:author="Maximilian Schmitz" w:date="2015-06-19T09:39:00Z">
              <w:tcPr>
                <w:tcW w:w="1536" w:type="dxa"/>
                <w:gridSpan w:val="2"/>
              </w:tcPr>
            </w:tcPrChange>
          </w:tcPr>
          <w:p w14:paraId="4DC65B96"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194" w:author="Maximilian Schmitz" w:date="2015-06-19T09:15:00Z"/>
              </w:rPr>
              <w:pPrChange w:id="2195" w:author="Admin" w:date="2015-07-08T13:36:00Z">
                <w:pPr>
                  <w:cnfStyle w:val="000000000000" w:firstRow="0" w:lastRow="0" w:firstColumn="0" w:lastColumn="0" w:oddVBand="0" w:evenVBand="0" w:oddHBand="0" w:evenHBand="0" w:firstRowFirstColumn="0" w:firstRowLastColumn="0" w:lastRowFirstColumn="0" w:lastRowLastColumn="0"/>
                </w:pPr>
              </w:pPrChange>
            </w:pPr>
            <w:ins w:id="2196" w:author="Maximilian Schmitz" w:date="2015-06-19T09:37:00Z">
              <w:r>
                <w:t>-</w:t>
              </w:r>
            </w:ins>
          </w:p>
        </w:tc>
        <w:tc>
          <w:tcPr>
            <w:tcW w:w="4242" w:type="dxa"/>
            <w:tcPrChange w:id="2197" w:author="Maximilian Schmitz" w:date="2015-06-19T09:39:00Z">
              <w:tcPr>
                <w:tcW w:w="4242" w:type="dxa"/>
                <w:gridSpan w:val="2"/>
              </w:tcPr>
            </w:tcPrChange>
          </w:tcPr>
          <w:p w14:paraId="4DB47863" w14:textId="77777777" w:rsidR="002210D9" w:rsidRDefault="002210D9"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198" w:author="Maximilian Schmitz" w:date="2015-06-19T09:15:00Z"/>
              </w:rPr>
              <w:pPrChange w:id="2199" w:author="Admin" w:date="2015-07-08T13:36:00Z">
                <w:pPr>
                  <w:cnfStyle w:val="000000000000" w:firstRow="0" w:lastRow="0" w:firstColumn="0" w:lastColumn="0" w:oddVBand="0" w:evenVBand="0" w:oddHBand="0" w:evenHBand="0" w:firstRowFirstColumn="0" w:firstRowLastColumn="0" w:lastRowFirstColumn="0" w:lastRowLastColumn="0"/>
                </w:pPr>
              </w:pPrChange>
            </w:pPr>
            <w:ins w:id="2200" w:author="Maximilian Schmitz" w:date="2015-06-19T09:22:00Z">
              <w:r>
                <w:t>Vorwärtsbewegen des Spielers</w:t>
              </w:r>
            </w:ins>
          </w:p>
        </w:tc>
      </w:tr>
      <w:tr w:rsidR="00B16FE4" w14:paraId="4415B706" w14:textId="77777777" w:rsidTr="00B16FE4">
        <w:tblPrEx>
          <w:tblPrExChange w:id="2201" w:author="Maximilian Schmitz" w:date="2015-06-19T09:39:00Z">
            <w:tblPrEx>
              <w:tblLook w:val="00A0" w:firstRow="1" w:lastRow="0" w:firstColumn="1" w:lastColumn="0" w:noHBand="0" w:noVBand="0"/>
            </w:tblPrEx>
          </w:tblPrExChange>
        </w:tblPrEx>
        <w:trPr>
          <w:ins w:id="220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03" w:author="Maximilian Schmitz" w:date="2015-06-19T09:39:00Z">
              <w:tcPr>
                <w:tcW w:w="2244" w:type="dxa"/>
                <w:gridSpan w:val="2"/>
              </w:tcPr>
            </w:tcPrChange>
          </w:tcPr>
          <w:p w14:paraId="568186E3" w14:textId="77777777" w:rsidR="002210D9" w:rsidRPr="004C3433" w:rsidRDefault="002210D9" w:rsidP="006A1F2A">
            <w:pPr>
              <w:spacing w:line="360" w:lineRule="auto"/>
              <w:rPr>
                <w:ins w:id="2204" w:author="Maximilian Schmitz" w:date="2015-06-19T09:15:00Z"/>
                <w:b w:val="0"/>
                <w:rPrChange w:id="2205" w:author="Maximilian Schmitz" w:date="2015-06-19T09:25:00Z">
                  <w:rPr>
                    <w:ins w:id="2206" w:author="Maximilian Schmitz" w:date="2015-06-19T09:15:00Z"/>
                  </w:rPr>
                </w:rPrChange>
              </w:rPr>
              <w:pPrChange w:id="2207" w:author="Admin" w:date="2015-07-08T13:36:00Z">
                <w:pPr/>
              </w:pPrChange>
            </w:pPr>
            <w:proofErr w:type="spellStart"/>
            <w:ins w:id="2208" w:author="Maximilian Schmitz" w:date="2015-06-19T09:22:00Z">
              <w:r w:rsidRPr="004C3433">
                <w:t>MoveTo</w:t>
              </w:r>
            </w:ins>
            <w:proofErr w:type="spellEnd"/>
          </w:p>
        </w:tc>
        <w:tc>
          <w:tcPr>
            <w:tcW w:w="1431" w:type="dxa"/>
            <w:tcPrChange w:id="2209" w:author="Maximilian Schmitz" w:date="2015-06-19T09:39:00Z">
              <w:tcPr>
                <w:tcW w:w="1431" w:type="dxa"/>
                <w:gridSpan w:val="2"/>
              </w:tcPr>
            </w:tcPrChange>
          </w:tcPr>
          <w:p w14:paraId="42209D3D"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10" w:author="Maximilian Schmitz" w:date="2015-06-19T09:15:00Z"/>
              </w:rPr>
              <w:pPrChange w:id="2211" w:author="Admin" w:date="2015-07-08T13:36:00Z">
                <w:pPr>
                  <w:cnfStyle w:val="000000000000" w:firstRow="0" w:lastRow="0" w:firstColumn="0" w:lastColumn="0" w:oddVBand="0" w:evenVBand="0" w:oddHBand="0" w:evenHBand="0" w:firstRowFirstColumn="0" w:firstRowLastColumn="0" w:lastRowFirstColumn="0" w:lastRowLastColumn="0"/>
                </w:pPr>
              </w:pPrChange>
            </w:pPr>
            <w:ins w:id="2212"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2213" w:author="Maximilian Schmitz" w:date="2015-06-19T09:39:00Z">
              <w:tcPr>
                <w:tcW w:w="1536" w:type="dxa"/>
                <w:gridSpan w:val="2"/>
              </w:tcPr>
            </w:tcPrChange>
          </w:tcPr>
          <w:p w14:paraId="783D00C7"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14" w:author="Maximilian Schmitz" w:date="2015-06-19T09:15:00Z"/>
              </w:rPr>
              <w:pPrChange w:id="2215" w:author="Admin" w:date="2015-07-08T13:36:00Z">
                <w:pPr>
                  <w:cnfStyle w:val="000000000000" w:firstRow="0" w:lastRow="0" w:firstColumn="0" w:lastColumn="0" w:oddVBand="0" w:evenVBand="0" w:oddHBand="0" w:evenHBand="0" w:firstRowFirstColumn="0" w:firstRowLastColumn="0" w:lastRowFirstColumn="0" w:lastRowLastColumn="0"/>
                </w:pPr>
              </w:pPrChange>
            </w:pPr>
            <w:ins w:id="2216" w:author="Maximilian Schmitz" w:date="2015-06-19T09:37:00Z">
              <w:r>
                <w:t>-</w:t>
              </w:r>
            </w:ins>
          </w:p>
        </w:tc>
        <w:tc>
          <w:tcPr>
            <w:tcW w:w="4242" w:type="dxa"/>
            <w:tcPrChange w:id="2217" w:author="Maximilian Schmitz" w:date="2015-06-19T09:39:00Z">
              <w:tcPr>
                <w:tcW w:w="4242" w:type="dxa"/>
                <w:gridSpan w:val="2"/>
              </w:tcPr>
            </w:tcPrChange>
          </w:tcPr>
          <w:p w14:paraId="5753C768" w14:textId="77777777" w:rsidR="002210D9" w:rsidRDefault="002210D9"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18" w:author="Maximilian Schmitz" w:date="2015-06-19T09:15:00Z"/>
              </w:rPr>
              <w:pPrChange w:id="2219" w:author="Admin" w:date="2015-07-08T13:36:00Z">
                <w:pPr>
                  <w:cnfStyle w:val="000000000000" w:firstRow="0" w:lastRow="0" w:firstColumn="0" w:lastColumn="0" w:oddVBand="0" w:evenVBand="0" w:oddHBand="0" w:evenHBand="0" w:firstRowFirstColumn="0" w:firstRowLastColumn="0" w:lastRowFirstColumn="0" w:lastRowLastColumn="0"/>
                </w:pPr>
              </w:pPrChange>
            </w:pPr>
            <w:ins w:id="2220" w:author="Maximilian Schmitz" w:date="2015-06-19T09:22:00Z">
              <w:r>
                <w:t>Spieler an eine bestimmte Position bewegen</w:t>
              </w:r>
            </w:ins>
          </w:p>
        </w:tc>
      </w:tr>
      <w:tr w:rsidR="00B16FE4" w14:paraId="7E6C0054" w14:textId="77777777" w:rsidTr="00B16FE4">
        <w:tblPrEx>
          <w:tblPrExChange w:id="2221" w:author="Maximilian Schmitz" w:date="2015-06-19T09:39:00Z">
            <w:tblPrEx>
              <w:tblLook w:val="00A0" w:firstRow="1" w:lastRow="0" w:firstColumn="1" w:lastColumn="0" w:noHBand="0" w:noVBand="0"/>
            </w:tblPrEx>
          </w:tblPrExChange>
        </w:tblPrEx>
        <w:trPr>
          <w:ins w:id="222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23" w:author="Maximilian Schmitz" w:date="2015-06-19T09:39:00Z">
              <w:tcPr>
                <w:tcW w:w="2244" w:type="dxa"/>
                <w:gridSpan w:val="2"/>
              </w:tcPr>
            </w:tcPrChange>
          </w:tcPr>
          <w:p w14:paraId="101B3DA5" w14:textId="77777777" w:rsidR="002210D9" w:rsidRPr="004C3433" w:rsidRDefault="002210D9" w:rsidP="006A1F2A">
            <w:pPr>
              <w:spacing w:line="360" w:lineRule="auto"/>
              <w:rPr>
                <w:ins w:id="2224" w:author="Maximilian Schmitz" w:date="2015-06-19T09:15:00Z"/>
                <w:b w:val="0"/>
                <w:rPrChange w:id="2225" w:author="Maximilian Schmitz" w:date="2015-06-19T09:25:00Z">
                  <w:rPr>
                    <w:ins w:id="2226" w:author="Maximilian Schmitz" w:date="2015-06-19T09:15:00Z"/>
                  </w:rPr>
                </w:rPrChange>
              </w:rPr>
              <w:pPrChange w:id="2227" w:author="Admin" w:date="2015-07-08T13:36:00Z">
                <w:pPr/>
              </w:pPrChange>
            </w:pPr>
            <w:proofErr w:type="spellStart"/>
            <w:ins w:id="2228" w:author="Maximilian Schmitz" w:date="2015-06-19T09:22:00Z">
              <w:r w:rsidRPr="004C3433">
                <w:t>Rotate</w:t>
              </w:r>
            </w:ins>
            <w:proofErr w:type="spellEnd"/>
          </w:p>
        </w:tc>
        <w:tc>
          <w:tcPr>
            <w:tcW w:w="1431" w:type="dxa"/>
            <w:tcPrChange w:id="2229" w:author="Maximilian Schmitz" w:date="2015-06-19T09:39:00Z">
              <w:tcPr>
                <w:tcW w:w="1431" w:type="dxa"/>
                <w:gridSpan w:val="2"/>
              </w:tcPr>
            </w:tcPrChange>
          </w:tcPr>
          <w:p w14:paraId="00189BF7"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30" w:author="Maximilian Schmitz" w:date="2015-06-19T09:15:00Z"/>
              </w:rPr>
              <w:pPrChange w:id="2231" w:author="Admin" w:date="2015-07-08T13:36:00Z">
                <w:pPr>
                  <w:cnfStyle w:val="000000000000" w:firstRow="0" w:lastRow="0" w:firstColumn="0" w:lastColumn="0" w:oddVBand="0" w:evenVBand="0" w:oddHBand="0" w:evenHBand="0" w:firstRowFirstColumn="0" w:firstRowLastColumn="0" w:lastRowFirstColumn="0" w:lastRowLastColumn="0"/>
                </w:pPr>
              </w:pPrChange>
            </w:pPr>
            <w:ins w:id="2232" w:author="Maximilian Schmitz" w:date="2015-06-19T09:38:00Z">
              <w:r>
                <w:t>Double: Angle</w:t>
              </w:r>
            </w:ins>
          </w:p>
        </w:tc>
        <w:tc>
          <w:tcPr>
            <w:tcW w:w="1536" w:type="dxa"/>
            <w:tcPrChange w:id="2233" w:author="Maximilian Schmitz" w:date="2015-06-19T09:39:00Z">
              <w:tcPr>
                <w:tcW w:w="1536" w:type="dxa"/>
                <w:gridSpan w:val="2"/>
              </w:tcPr>
            </w:tcPrChange>
          </w:tcPr>
          <w:p w14:paraId="4B240EF9"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34" w:author="Maximilian Schmitz" w:date="2015-06-19T09:15:00Z"/>
              </w:rPr>
              <w:pPrChange w:id="2235" w:author="Admin" w:date="2015-07-08T13:36:00Z">
                <w:pPr>
                  <w:cnfStyle w:val="000000000000" w:firstRow="0" w:lastRow="0" w:firstColumn="0" w:lastColumn="0" w:oddVBand="0" w:evenVBand="0" w:oddHBand="0" w:evenHBand="0" w:firstRowFirstColumn="0" w:firstRowLastColumn="0" w:lastRowFirstColumn="0" w:lastRowLastColumn="0"/>
                </w:pPr>
              </w:pPrChange>
            </w:pPr>
            <w:ins w:id="2236" w:author="Maximilian Schmitz" w:date="2015-06-19T09:37:00Z">
              <w:r>
                <w:t>-</w:t>
              </w:r>
            </w:ins>
          </w:p>
        </w:tc>
        <w:tc>
          <w:tcPr>
            <w:tcW w:w="4242" w:type="dxa"/>
            <w:tcPrChange w:id="2237" w:author="Maximilian Schmitz" w:date="2015-06-19T09:39:00Z">
              <w:tcPr>
                <w:tcW w:w="4242" w:type="dxa"/>
                <w:gridSpan w:val="2"/>
              </w:tcPr>
            </w:tcPrChange>
          </w:tcPr>
          <w:p w14:paraId="415F41CC" w14:textId="77777777" w:rsidR="002210D9" w:rsidRDefault="002210D9"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38" w:author="Maximilian Schmitz" w:date="2015-06-19T09:15:00Z"/>
              </w:rPr>
              <w:pPrChange w:id="2239" w:author="Admin" w:date="2015-07-08T13:36:00Z">
                <w:pPr>
                  <w:cnfStyle w:val="000000000000" w:firstRow="0" w:lastRow="0" w:firstColumn="0" w:lastColumn="0" w:oddVBand="0" w:evenVBand="0" w:oddHBand="0" w:evenHBand="0" w:firstRowFirstColumn="0" w:firstRowLastColumn="0" w:lastRowFirstColumn="0" w:lastRowLastColumn="0"/>
                </w:pPr>
              </w:pPrChange>
            </w:pPr>
            <w:ins w:id="2240" w:author="Maximilian Schmitz" w:date="2015-06-19T09:23:00Z">
              <w:r>
                <w:t>Spieler um seine Achse drehen</w:t>
              </w:r>
            </w:ins>
          </w:p>
        </w:tc>
      </w:tr>
      <w:tr w:rsidR="00B16FE4" w14:paraId="0378F403" w14:textId="77777777" w:rsidTr="00B16FE4">
        <w:tblPrEx>
          <w:tblPrExChange w:id="2241" w:author="Maximilian Schmitz" w:date="2015-06-19T09:39:00Z">
            <w:tblPrEx>
              <w:tblLook w:val="00A0" w:firstRow="1" w:lastRow="0" w:firstColumn="1" w:lastColumn="0" w:noHBand="0" w:noVBand="0"/>
            </w:tblPrEx>
          </w:tblPrExChange>
        </w:tblPrEx>
        <w:trPr>
          <w:ins w:id="224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43" w:author="Maximilian Schmitz" w:date="2015-06-19T09:39:00Z">
              <w:tcPr>
                <w:tcW w:w="2244" w:type="dxa"/>
                <w:gridSpan w:val="2"/>
              </w:tcPr>
            </w:tcPrChange>
          </w:tcPr>
          <w:p w14:paraId="105592D3" w14:textId="77777777" w:rsidR="002210D9" w:rsidRPr="004C3433" w:rsidRDefault="002210D9" w:rsidP="006A1F2A">
            <w:pPr>
              <w:spacing w:line="360" w:lineRule="auto"/>
              <w:rPr>
                <w:ins w:id="2244" w:author="Maximilian Schmitz" w:date="2015-06-19T09:15:00Z"/>
                <w:b w:val="0"/>
                <w:rPrChange w:id="2245" w:author="Maximilian Schmitz" w:date="2015-06-19T09:25:00Z">
                  <w:rPr>
                    <w:ins w:id="2246" w:author="Maximilian Schmitz" w:date="2015-06-19T09:15:00Z"/>
                  </w:rPr>
                </w:rPrChange>
              </w:rPr>
              <w:pPrChange w:id="2247" w:author="Admin" w:date="2015-07-08T13:36:00Z">
                <w:pPr/>
              </w:pPrChange>
            </w:pPr>
            <w:ins w:id="2248" w:author="Maximilian Schmitz" w:date="2015-06-19T09:22:00Z">
              <w:r w:rsidRPr="004C3433">
                <w:t>Kick</w:t>
              </w:r>
            </w:ins>
          </w:p>
        </w:tc>
        <w:tc>
          <w:tcPr>
            <w:tcW w:w="1431" w:type="dxa"/>
            <w:tcPrChange w:id="2249" w:author="Maximilian Schmitz" w:date="2015-06-19T09:39:00Z">
              <w:tcPr>
                <w:tcW w:w="1431" w:type="dxa"/>
                <w:gridSpan w:val="2"/>
              </w:tcPr>
            </w:tcPrChange>
          </w:tcPr>
          <w:p w14:paraId="3DEE6951" w14:textId="77777777" w:rsidR="002210D9" w:rsidRPr="005D1843"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50" w:author="Maximilian Schmitz" w:date="2015-06-19T09:15:00Z"/>
                <w:lang w:val="en-GB"/>
                <w:rPrChange w:id="2251" w:author="Maximilian Schmitz" w:date="2015-06-19T09:38:00Z">
                  <w:rPr>
                    <w:ins w:id="2252" w:author="Maximilian Schmitz" w:date="2015-06-19T09:15:00Z"/>
                  </w:rPr>
                </w:rPrChange>
              </w:rPr>
              <w:pPrChange w:id="2253" w:author="Admin" w:date="2015-07-08T13:36:00Z">
                <w:pPr>
                  <w:cnfStyle w:val="000000000000" w:firstRow="0" w:lastRow="0" w:firstColumn="0" w:lastColumn="0" w:oddVBand="0" w:evenVBand="0" w:oddHBand="0" w:evenHBand="0" w:firstRowFirstColumn="0" w:firstRowLastColumn="0" w:lastRowFirstColumn="0" w:lastRowLastColumn="0"/>
                </w:pPr>
              </w:pPrChange>
            </w:pPr>
            <w:ins w:id="2254" w:author="Maximilian Schmitz" w:date="2015-06-19T09:37:00Z">
              <w:r w:rsidRPr="005D1843">
                <w:rPr>
                  <w:lang w:val="en-GB"/>
                  <w:rPrChange w:id="2255" w:author="Maximilian Schmitz" w:date="2015-06-19T09:38:00Z">
                    <w:rPr/>
                  </w:rPrChange>
                </w:rPr>
                <w:t xml:space="preserve">Double: </w:t>
              </w:r>
              <w:proofErr w:type="spellStart"/>
              <w:r w:rsidRPr="005D1843">
                <w:rPr>
                  <w:lang w:val="en-GB"/>
                  <w:rPrChange w:id="2256" w:author="Maximilian Schmitz" w:date="2015-06-19T09:38:00Z">
                    <w:rPr/>
                  </w:rPrChange>
                </w:rPr>
                <w:t>DirX</w:t>
              </w:r>
              <w:proofErr w:type="spellEnd"/>
              <w:r w:rsidRPr="005D1843">
                <w:rPr>
                  <w:lang w:val="en-GB"/>
                  <w:rPrChange w:id="2257" w:author="Maximilian Schmitz" w:date="2015-06-19T09:38:00Z">
                    <w:rPr/>
                  </w:rPrChange>
                </w:rPr>
                <w:t xml:space="preserve">, </w:t>
              </w:r>
              <w:proofErr w:type="spellStart"/>
              <w:r w:rsidRPr="005D1843">
                <w:rPr>
                  <w:lang w:val="en-GB"/>
                  <w:rPrChange w:id="2258" w:author="Maximilian Schmitz" w:date="2015-06-19T09:38:00Z">
                    <w:rPr/>
                  </w:rPrChange>
                </w:rPr>
                <w:t>DirY</w:t>
              </w:r>
              <w:proofErr w:type="spellEnd"/>
              <w:r w:rsidRPr="005D1843">
                <w:rPr>
                  <w:lang w:val="en-GB"/>
                  <w:rPrChange w:id="2259" w:author="Maximilian Schmitz" w:date="2015-06-19T09:38:00Z">
                    <w:rPr/>
                  </w:rPrChange>
                </w:rPr>
                <w:t xml:space="preserve">, </w:t>
              </w:r>
              <w:proofErr w:type="spellStart"/>
              <w:r w:rsidRPr="005D1843">
                <w:rPr>
                  <w:lang w:val="en-GB"/>
                  <w:rPrChange w:id="2260" w:author="Maximilian Schmitz" w:date="2015-06-19T09:38:00Z">
                    <w:rPr/>
                  </w:rPrChange>
                </w:rPr>
                <w:t>DirZ</w:t>
              </w:r>
            </w:ins>
            <w:proofErr w:type="spellEnd"/>
            <w:ins w:id="2261" w:author="Maximilian Schmitz" w:date="2015-06-19T09:38:00Z">
              <w:r w:rsidRPr="005D1843">
                <w:rPr>
                  <w:lang w:val="en-GB"/>
                  <w:rPrChange w:id="2262" w:author="Maximilian Schmitz" w:date="2015-06-19T09:38:00Z">
                    <w:rPr/>
                  </w:rPrChange>
                </w:rPr>
                <w:t>, Force</w:t>
              </w:r>
            </w:ins>
          </w:p>
        </w:tc>
        <w:tc>
          <w:tcPr>
            <w:tcW w:w="1536" w:type="dxa"/>
            <w:tcPrChange w:id="2263" w:author="Maximilian Schmitz" w:date="2015-06-19T09:39:00Z">
              <w:tcPr>
                <w:tcW w:w="1536" w:type="dxa"/>
                <w:gridSpan w:val="2"/>
              </w:tcPr>
            </w:tcPrChange>
          </w:tcPr>
          <w:p w14:paraId="7E4B18E5"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64" w:author="Maximilian Schmitz" w:date="2015-06-19T09:15:00Z"/>
              </w:rPr>
              <w:pPrChange w:id="2265" w:author="Admin" w:date="2015-07-08T13:36:00Z">
                <w:pPr>
                  <w:cnfStyle w:val="000000000000" w:firstRow="0" w:lastRow="0" w:firstColumn="0" w:lastColumn="0" w:oddVBand="0" w:evenVBand="0" w:oddHBand="0" w:evenHBand="0" w:firstRowFirstColumn="0" w:firstRowLastColumn="0" w:lastRowFirstColumn="0" w:lastRowLastColumn="0"/>
                </w:pPr>
              </w:pPrChange>
            </w:pPr>
            <w:ins w:id="2266" w:author="Maximilian Schmitz" w:date="2015-06-19T09:36:00Z">
              <w:r>
                <w:t>-</w:t>
              </w:r>
            </w:ins>
          </w:p>
        </w:tc>
        <w:tc>
          <w:tcPr>
            <w:tcW w:w="4242" w:type="dxa"/>
            <w:tcPrChange w:id="2267" w:author="Maximilian Schmitz" w:date="2015-06-19T09:39:00Z">
              <w:tcPr>
                <w:tcW w:w="4242" w:type="dxa"/>
                <w:gridSpan w:val="2"/>
              </w:tcPr>
            </w:tcPrChange>
          </w:tcPr>
          <w:p w14:paraId="22070C8B" w14:textId="77777777" w:rsidR="002210D9" w:rsidRDefault="002210D9"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68" w:author="Maximilian Schmitz" w:date="2015-06-19T09:15:00Z"/>
              </w:rPr>
              <w:pPrChange w:id="2269" w:author="Admin" w:date="2015-07-08T13:36:00Z">
                <w:pPr>
                  <w:cnfStyle w:val="000000000000" w:firstRow="0" w:lastRow="0" w:firstColumn="0" w:lastColumn="0" w:oddVBand="0" w:evenVBand="0" w:oddHBand="0" w:evenHBand="0" w:firstRowFirstColumn="0" w:firstRowLastColumn="0" w:lastRowFirstColumn="0" w:lastRowLastColumn="0"/>
                </w:pPr>
              </w:pPrChange>
            </w:pPr>
            <w:ins w:id="2270" w:author="Maximilian Schmitz" w:date="2015-06-19T09:23:00Z">
              <w:r>
                <w:t>Den Ball in eine Richtung kicken</w:t>
              </w:r>
            </w:ins>
          </w:p>
        </w:tc>
      </w:tr>
      <w:tr w:rsidR="00B16FE4" w14:paraId="0D718C3F" w14:textId="77777777" w:rsidTr="00B16FE4">
        <w:tblPrEx>
          <w:tblPrExChange w:id="2271" w:author="Maximilian Schmitz" w:date="2015-06-19T09:39:00Z">
            <w:tblPrEx>
              <w:tblLook w:val="00A0" w:firstRow="1" w:lastRow="0" w:firstColumn="1" w:lastColumn="0" w:noHBand="0" w:noVBand="0"/>
            </w:tblPrEx>
          </w:tblPrExChange>
        </w:tblPrEx>
        <w:trPr>
          <w:ins w:id="227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73" w:author="Maximilian Schmitz" w:date="2015-06-19T09:39:00Z">
              <w:tcPr>
                <w:tcW w:w="2244" w:type="dxa"/>
                <w:gridSpan w:val="2"/>
              </w:tcPr>
            </w:tcPrChange>
          </w:tcPr>
          <w:p w14:paraId="5235BD74" w14:textId="77777777" w:rsidR="002210D9" w:rsidRPr="004C3433" w:rsidRDefault="002210D9" w:rsidP="006A1F2A">
            <w:pPr>
              <w:spacing w:line="360" w:lineRule="auto"/>
              <w:rPr>
                <w:ins w:id="2274" w:author="Maximilian Schmitz" w:date="2015-06-19T09:15:00Z"/>
                <w:b w:val="0"/>
                <w:rPrChange w:id="2275" w:author="Maximilian Schmitz" w:date="2015-06-19T09:25:00Z">
                  <w:rPr>
                    <w:ins w:id="2276" w:author="Maximilian Schmitz" w:date="2015-06-19T09:15:00Z"/>
                  </w:rPr>
                </w:rPrChange>
              </w:rPr>
              <w:pPrChange w:id="2277" w:author="Admin" w:date="2015-07-08T13:36:00Z">
                <w:pPr/>
              </w:pPrChange>
            </w:pPr>
            <w:proofErr w:type="spellStart"/>
            <w:ins w:id="2278" w:author="Maximilian Schmitz" w:date="2015-06-19T09:22:00Z">
              <w:r w:rsidRPr="004C3433">
                <w:t>StopBall</w:t>
              </w:r>
            </w:ins>
            <w:proofErr w:type="spellEnd"/>
          </w:p>
        </w:tc>
        <w:tc>
          <w:tcPr>
            <w:tcW w:w="1431" w:type="dxa"/>
            <w:tcPrChange w:id="2279" w:author="Maximilian Schmitz" w:date="2015-06-19T09:39:00Z">
              <w:tcPr>
                <w:tcW w:w="1431" w:type="dxa"/>
                <w:gridSpan w:val="2"/>
              </w:tcPr>
            </w:tcPrChange>
          </w:tcPr>
          <w:p w14:paraId="72B1E4FA"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80" w:author="Maximilian Schmitz" w:date="2015-06-19T09:15:00Z"/>
              </w:rPr>
              <w:pPrChange w:id="2281" w:author="Admin" w:date="2015-07-08T13:36:00Z">
                <w:pPr>
                  <w:cnfStyle w:val="000000000000" w:firstRow="0" w:lastRow="0" w:firstColumn="0" w:lastColumn="0" w:oddVBand="0" w:evenVBand="0" w:oddHBand="0" w:evenHBand="0" w:firstRowFirstColumn="0" w:firstRowLastColumn="0" w:lastRowFirstColumn="0" w:lastRowLastColumn="0"/>
                </w:pPr>
              </w:pPrChange>
            </w:pPr>
            <w:ins w:id="2282" w:author="Maximilian Schmitz" w:date="2015-06-19T09:37:00Z">
              <w:r>
                <w:t>-</w:t>
              </w:r>
            </w:ins>
          </w:p>
        </w:tc>
        <w:tc>
          <w:tcPr>
            <w:tcW w:w="1536" w:type="dxa"/>
            <w:tcPrChange w:id="2283" w:author="Maximilian Schmitz" w:date="2015-06-19T09:39:00Z">
              <w:tcPr>
                <w:tcW w:w="1536" w:type="dxa"/>
                <w:gridSpan w:val="2"/>
              </w:tcPr>
            </w:tcPrChange>
          </w:tcPr>
          <w:p w14:paraId="2DAA42DB" w14:textId="77777777" w:rsidR="002210D9" w:rsidRDefault="005D184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284" w:author="Maximilian Schmitz" w:date="2015-06-19T09:15:00Z"/>
              </w:rPr>
              <w:pPrChange w:id="2285" w:author="Admin" w:date="2015-07-08T13:36:00Z">
                <w:pPr>
                  <w:cnfStyle w:val="000000000000" w:firstRow="0" w:lastRow="0" w:firstColumn="0" w:lastColumn="0" w:oddVBand="0" w:evenVBand="0" w:oddHBand="0" w:evenHBand="0" w:firstRowFirstColumn="0" w:firstRowLastColumn="0" w:lastRowFirstColumn="0" w:lastRowLastColumn="0"/>
                </w:pPr>
              </w:pPrChange>
            </w:pPr>
            <w:ins w:id="2286" w:author="Maximilian Schmitz" w:date="2015-06-19T09:36:00Z">
              <w:r>
                <w:t>-</w:t>
              </w:r>
            </w:ins>
          </w:p>
        </w:tc>
        <w:tc>
          <w:tcPr>
            <w:tcW w:w="4242" w:type="dxa"/>
            <w:tcPrChange w:id="2287" w:author="Maximilian Schmitz" w:date="2015-06-19T09:39:00Z">
              <w:tcPr>
                <w:tcW w:w="4242" w:type="dxa"/>
                <w:gridSpan w:val="2"/>
              </w:tcPr>
            </w:tcPrChange>
          </w:tcPr>
          <w:p w14:paraId="77D3A518" w14:textId="77777777" w:rsidR="002210D9" w:rsidRDefault="002210D9"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288" w:author="Maximilian Schmitz" w:date="2015-06-19T09:15:00Z"/>
              </w:rPr>
              <w:pPrChange w:id="2289" w:author="Admin" w:date="2015-07-08T13:36:00Z">
                <w:pPr>
                  <w:cnfStyle w:val="000000000000" w:firstRow="0" w:lastRow="0" w:firstColumn="0" w:lastColumn="0" w:oddVBand="0" w:evenVBand="0" w:oddHBand="0" w:evenHBand="0" w:firstRowFirstColumn="0" w:firstRowLastColumn="0" w:lastRowFirstColumn="0" w:lastRowLastColumn="0"/>
                </w:pPr>
              </w:pPrChange>
            </w:pPr>
            <w:ins w:id="2290" w:author="Maximilian Schmitz" w:date="2015-06-19T09:23:00Z">
              <w:r>
                <w:t>Den Ball stoppen</w:t>
              </w:r>
            </w:ins>
          </w:p>
        </w:tc>
      </w:tr>
      <w:tr w:rsidR="00B16FE4" w14:paraId="2CCDBD54" w14:textId="77777777" w:rsidTr="00B16FE4">
        <w:tblPrEx>
          <w:tblPrExChange w:id="2291" w:author="Maximilian Schmitz" w:date="2015-06-19T09:39:00Z">
            <w:tblPrEx>
              <w:tblLook w:val="00A0" w:firstRow="1" w:lastRow="0" w:firstColumn="1" w:lastColumn="0" w:noHBand="0" w:noVBand="0"/>
            </w:tblPrEx>
          </w:tblPrExChange>
        </w:tblPrEx>
        <w:trPr>
          <w:ins w:id="2292"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293" w:author="Maximilian Schmitz" w:date="2015-06-19T09:39:00Z">
              <w:tcPr>
                <w:tcW w:w="2244" w:type="dxa"/>
                <w:gridSpan w:val="2"/>
              </w:tcPr>
            </w:tcPrChange>
          </w:tcPr>
          <w:p w14:paraId="581E108C" w14:textId="77777777" w:rsidR="002210D9" w:rsidRPr="004C3433" w:rsidRDefault="002210D9" w:rsidP="006A1F2A">
            <w:pPr>
              <w:spacing w:line="360" w:lineRule="auto"/>
              <w:rPr>
                <w:ins w:id="2294" w:author="Maximilian Schmitz" w:date="2015-06-19T09:22:00Z"/>
                <w:b w:val="0"/>
                <w:rPrChange w:id="2295" w:author="Maximilian Schmitz" w:date="2015-06-19T09:25:00Z">
                  <w:rPr>
                    <w:ins w:id="2296" w:author="Maximilian Schmitz" w:date="2015-06-19T09:22:00Z"/>
                  </w:rPr>
                </w:rPrChange>
              </w:rPr>
              <w:pPrChange w:id="2297" w:author="Admin" w:date="2015-07-08T13:36:00Z">
                <w:pPr/>
              </w:pPrChange>
            </w:pPr>
            <w:proofErr w:type="spellStart"/>
            <w:ins w:id="2298" w:author="Maximilian Schmitz" w:date="2015-06-19T09:22:00Z">
              <w:r w:rsidRPr="004C3433">
                <w:t>Speak</w:t>
              </w:r>
              <w:proofErr w:type="spellEnd"/>
            </w:ins>
          </w:p>
        </w:tc>
        <w:tc>
          <w:tcPr>
            <w:tcW w:w="1431" w:type="dxa"/>
            <w:tcPrChange w:id="2299" w:author="Maximilian Schmitz" w:date="2015-06-19T09:39:00Z">
              <w:tcPr>
                <w:tcW w:w="1431" w:type="dxa"/>
                <w:gridSpan w:val="2"/>
              </w:tcPr>
            </w:tcPrChange>
          </w:tcPr>
          <w:p w14:paraId="146DA587" w14:textId="77777777" w:rsidR="002210D9" w:rsidRDefault="00706CB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00" w:author="Maximilian Schmitz" w:date="2015-06-19T09:22:00Z"/>
              </w:rPr>
              <w:pPrChange w:id="2301" w:author="Admin" w:date="2015-07-08T13:36:00Z">
                <w:pPr>
                  <w:cnfStyle w:val="000000000000" w:firstRow="0" w:lastRow="0" w:firstColumn="0" w:lastColumn="0" w:oddVBand="0" w:evenVBand="0" w:oddHBand="0" w:evenHBand="0" w:firstRowFirstColumn="0" w:firstRowLastColumn="0" w:lastRowFirstColumn="0" w:lastRowLastColumn="0"/>
                </w:pPr>
              </w:pPrChange>
            </w:pPr>
            <w:ins w:id="2302" w:author="Maximilian Schmitz" w:date="2015-06-19T09:28:00Z">
              <w:r>
                <w:t xml:space="preserve">String: </w:t>
              </w:r>
            </w:ins>
            <w:ins w:id="2303" w:author="Maximilian Schmitz" w:date="2015-06-19T09:33:00Z">
              <w:r w:rsidR="0042223A">
                <w:t>Message</w:t>
              </w:r>
            </w:ins>
          </w:p>
        </w:tc>
        <w:tc>
          <w:tcPr>
            <w:tcW w:w="1536" w:type="dxa"/>
            <w:tcPrChange w:id="2304" w:author="Maximilian Schmitz" w:date="2015-06-19T09:39:00Z">
              <w:tcPr>
                <w:tcW w:w="1536" w:type="dxa"/>
                <w:gridSpan w:val="2"/>
              </w:tcPr>
            </w:tcPrChange>
          </w:tcPr>
          <w:p w14:paraId="4D73D747" w14:textId="77777777" w:rsidR="002210D9" w:rsidRDefault="00706CB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05" w:author="Maximilian Schmitz" w:date="2015-06-19T09:22:00Z"/>
              </w:rPr>
              <w:pPrChange w:id="2306" w:author="Admin" w:date="2015-07-08T13:36:00Z">
                <w:pPr>
                  <w:cnfStyle w:val="000000000000" w:firstRow="0" w:lastRow="0" w:firstColumn="0" w:lastColumn="0" w:oddVBand="0" w:evenVBand="0" w:oddHBand="0" w:evenHBand="0" w:firstRowFirstColumn="0" w:firstRowLastColumn="0" w:lastRowFirstColumn="0" w:lastRowLastColumn="0"/>
                </w:pPr>
              </w:pPrChange>
            </w:pPr>
            <w:ins w:id="2307" w:author="Maximilian Schmitz" w:date="2015-06-19T09:28:00Z">
              <w:r>
                <w:t>-</w:t>
              </w:r>
            </w:ins>
          </w:p>
        </w:tc>
        <w:tc>
          <w:tcPr>
            <w:tcW w:w="4242" w:type="dxa"/>
            <w:tcPrChange w:id="2308" w:author="Maximilian Schmitz" w:date="2015-06-19T09:39:00Z">
              <w:tcPr>
                <w:tcW w:w="4242" w:type="dxa"/>
                <w:gridSpan w:val="2"/>
              </w:tcPr>
            </w:tcPrChange>
          </w:tcPr>
          <w:p w14:paraId="70169136" w14:textId="77777777" w:rsidR="002210D9" w:rsidRDefault="002210D9"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09" w:author="Maximilian Schmitz" w:date="2015-06-19T09:22:00Z"/>
              </w:rPr>
              <w:pPrChange w:id="2310"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11" w:author="Maximilian Schmitz" w:date="2015-06-19T09:23:00Z">
              <w:r>
                <w:t>Mit anderen Spielern kommunizieren</w:t>
              </w:r>
            </w:ins>
          </w:p>
        </w:tc>
      </w:tr>
      <w:tr w:rsidR="00B16FE4" w14:paraId="285CEBED" w14:textId="77777777" w:rsidTr="00B16FE4">
        <w:tblPrEx>
          <w:tblPrExChange w:id="2312" w:author="Maximilian Schmitz" w:date="2015-06-19T09:39:00Z">
            <w:tblPrEx>
              <w:tblLook w:val="00A0" w:firstRow="1" w:lastRow="0" w:firstColumn="1" w:lastColumn="0" w:noHBand="0" w:noVBand="0"/>
            </w:tblPrEx>
          </w:tblPrExChange>
        </w:tblPrEx>
        <w:trPr>
          <w:ins w:id="2313"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14" w:author="Maximilian Schmitz" w:date="2015-06-19T09:39:00Z">
              <w:tcPr>
                <w:tcW w:w="2244" w:type="dxa"/>
                <w:gridSpan w:val="2"/>
              </w:tcPr>
            </w:tcPrChange>
          </w:tcPr>
          <w:p w14:paraId="6BE50AF7" w14:textId="77777777" w:rsidR="002210D9" w:rsidRPr="004C3433" w:rsidRDefault="002210D9" w:rsidP="006A1F2A">
            <w:pPr>
              <w:spacing w:line="360" w:lineRule="auto"/>
              <w:rPr>
                <w:ins w:id="2315" w:author="Maximilian Schmitz" w:date="2015-06-19T09:22:00Z"/>
                <w:b w:val="0"/>
                <w:rPrChange w:id="2316" w:author="Maximilian Schmitz" w:date="2015-06-19T09:25:00Z">
                  <w:rPr>
                    <w:ins w:id="2317" w:author="Maximilian Schmitz" w:date="2015-06-19T09:22:00Z"/>
                  </w:rPr>
                </w:rPrChange>
              </w:rPr>
              <w:pPrChange w:id="2318" w:author="Admin" w:date="2015-07-08T13:36:00Z">
                <w:pPr/>
              </w:pPrChange>
            </w:pPr>
            <w:ins w:id="2319" w:author="Maximilian Schmitz" w:date="2015-06-19T09:22:00Z">
              <w:r w:rsidRPr="004C3433">
                <w:t>Listen</w:t>
              </w:r>
            </w:ins>
          </w:p>
        </w:tc>
        <w:tc>
          <w:tcPr>
            <w:tcW w:w="1431" w:type="dxa"/>
            <w:tcPrChange w:id="2320" w:author="Maximilian Schmitz" w:date="2015-06-19T09:39:00Z">
              <w:tcPr>
                <w:tcW w:w="1431" w:type="dxa"/>
                <w:gridSpan w:val="2"/>
              </w:tcPr>
            </w:tcPrChange>
          </w:tcPr>
          <w:p w14:paraId="4CE2A290" w14:textId="77777777" w:rsidR="002210D9" w:rsidRDefault="00706CB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21" w:author="Maximilian Schmitz" w:date="2015-06-19T09:22:00Z"/>
              </w:rPr>
              <w:pPrChange w:id="2322" w:author="Admin" w:date="2015-07-08T13:36:00Z">
                <w:pPr>
                  <w:cnfStyle w:val="000000000000" w:firstRow="0" w:lastRow="0" w:firstColumn="0" w:lastColumn="0" w:oddVBand="0" w:evenVBand="0" w:oddHBand="0" w:evenHBand="0" w:firstRowFirstColumn="0" w:firstRowLastColumn="0" w:lastRowFirstColumn="0" w:lastRowLastColumn="0"/>
                </w:pPr>
              </w:pPrChange>
            </w:pPr>
            <w:ins w:id="2323" w:author="Maximilian Schmitz" w:date="2015-06-19T09:27:00Z">
              <w:r>
                <w:t>-</w:t>
              </w:r>
            </w:ins>
          </w:p>
        </w:tc>
        <w:tc>
          <w:tcPr>
            <w:tcW w:w="1536" w:type="dxa"/>
            <w:tcPrChange w:id="2324" w:author="Maximilian Schmitz" w:date="2015-06-19T09:39:00Z">
              <w:tcPr>
                <w:tcW w:w="1536" w:type="dxa"/>
                <w:gridSpan w:val="2"/>
              </w:tcPr>
            </w:tcPrChange>
          </w:tcPr>
          <w:p w14:paraId="2D833978" w14:textId="77777777" w:rsidR="002210D9" w:rsidRDefault="00706CB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25" w:author="Maximilian Schmitz" w:date="2015-06-19T09:22:00Z"/>
              </w:rPr>
              <w:pPrChange w:id="2326" w:author="Admin" w:date="2015-07-08T13:36:00Z">
                <w:pPr>
                  <w:cnfStyle w:val="000000000000" w:firstRow="0" w:lastRow="0" w:firstColumn="0" w:lastColumn="0" w:oddVBand="0" w:evenVBand="0" w:oddHBand="0" w:evenHBand="0" w:firstRowFirstColumn="0" w:firstRowLastColumn="0" w:lastRowFirstColumn="0" w:lastRowLastColumn="0"/>
                </w:pPr>
              </w:pPrChange>
            </w:pPr>
            <w:ins w:id="2327" w:author="Maximilian Schmitz" w:date="2015-06-19T09:27:00Z">
              <w:r>
                <w:t xml:space="preserve">String: </w:t>
              </w:r>
            </w:ins>
            <w:ins w:id="2328" w:author="Maximilian Schmitz" w:date="2015-06-19T09:32:00Z">
              <w:r w:rsidR="0042223A">
                <w:t>Message</w:t>
              </w:r>
            </w:ins>
          </w:p>
        </w:tc>
        <w:tc>
          <w:tcPr>
            <w:tcW w:w="4242" w:type="dxa"/>
            <w:tcPrChange w:id="2329" w:author="Maximilian Schmitz" w:date="2015-06-19T09:39:00Z">
              <w:tcPr>
                <w:tcW w:w="4242" w:type="dxa"/>
                <w:gridSpan w:val="2"/>
              </w:tcPr>
            </w:tcPrChange>
          </w:tcPr>
          <w:p w14:paraId="1E406B31" w14:textId="77777777" w:rsidR="002210D9" w:rsidRDefault="002210D9"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30" w:author="Maximilian Schmitz" w:date="2015-06-19T09:22:00Z"/>
              </w:rPr>
              <w:pPrChange w:id="2331"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32" w:author="Maximilian Schmitz" w:date="2015-06-19T09:23:00Z">
              <w:r>
                <w:t>Hören, ob ein anderer Spieler kommuniziert</w:t>
              </w:r>
            </w:ins>
          </w:p>
        </w:tc>
      </w:tr>
      <w:tr w:rsidR="004C3433" w14:paraId="7378BCC0" w14:textId="77777777" w:rsidTr="00B16FE4">
        <w:tblPrEx>
          <w:tblPrExChange w:id="2333" w:author="Maximilian Schmitz" w:date="2015-06-19T09:39:00Z">
            <w:tblPrEx>
              <w:tblW w:w="0" w:type="auto"/>
            </w:tblPrEx>
          </w:tblPrExChange>
        </w:tblPrEx>
        <w:trPr>
          <w:ins w:id="2334" w:author="Maximilian Schmitz" w:date="2015-06-19T09:24:00Z"/>
          <w:trPrChange w:id="233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36" w:author="Maximilian Schmitz" w:date="2015-06-19T09:39:00Z">
              <w:tcPr>
                <w:tcW w:w="2079" w:type="dxa"/>
              </w:tcPr>
            </w:tcPrChange>
          </w:tcPr>
          <w:p w14:paraId="0FD3B49F" w14:textId="77777777" w:rsidR="004C3433" w:rsidRPr="00D62BC2" w:rsidRDefault="004C3433" w:rsidP="006A1F2A">
            <w:pPr>
              <w:spacing w:line="360" w:lineRule="auto"/>
              <w:rPr>
                <w:ins w:id="2337" w:author="Maximilian Schmitz" w:date="2015-06-19T09:24:00Z"/>
              </w:rPr>
              <w:pPrChange w:id="2338" w:author="Admin" w:date="2015-07-08T13:36:00Z">
                <w:pPr/>
              </w:pPrChange>
            </w:pPr>
            <w:proofErr w:type="spellStart"/>
            <w:ins w:id="2339" w:author="Maximilian Schmitz" w:date="2015-06-19T09:25:00Z">
              <w:r>
                <w:rPr>
                  <w:b w:val="0"/>
                </w:rPr>
                <w:t>AllowedToRun</w:t>
              </w:r>
            </w:ins>
            <w:proofErr w:type="spellEnd"/>
          </w:p>
        </w:tc>
        <w:tc>
          <w:tcPr>
            <w:tcW w:w="1431" w:type="dxa"/>
            <w:tcPrChange w:id="2340" w:author="Maximilian Schmitz" w:date="2015-06-19T09:39:00Z">
              <w:tcPr>
                <w:tcW w:w="1431" w:type="dxa"/>
                <w:gridSpan w:val="2"/>
              </w:tcPr>
            </w:tcPrChange>
          </w:tcPr>
          <w:p w14:paraId="47C50337" w14:textId="77777777" w:rsidR="004C3433" w:rsidRDefault="00F7642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41" w:author="Maximilian Schmitz" w:date="2015-06-19T09:24:00Z"/>
              </w:rPr>
              <w:pPrChange w:id="2342" w:author="Admin" w:date="2015-07-08T13:36:00Z">
                <w:pPr>
                  <w:cnfStyle w:val="000000000000" w:firstRow="0" w:lastRow="0" w:firstColumn="0" w:lastColumn="0" w:oddVBand="0" w:evenVBand="0" w:oddHBand="0" w:evenHBand="0" w:firstRowFirstColumn="0" w:firstRowLastColumn="0" w:lastRowFirstColumn="0" w:lastRowLastColumn="0"/>
                </w:pPr>
              </w:pPrChange>
            </w:pPr>
            <w:ins w:id="2343" w:author="Maximilian Schmitz" w:date="2015-06-19T09:30:00Z">
              <w:r>
                <w:t>-</w:t>
              </w:r>
            </w:ins>
          </w:p>
        </w:tc>
        <w:tc>
          <w:tcPr>
            <w:tcW w:w="1536" w:type="dxa"/>
            <w:tcPrChange w:id="2344" w:author="Maximilian Schmitz" w:date="2015-06-19T09:39:00Z">
              <w:tcPr>
                <w:tcW w:w="1418" w:type="dxa"/>
                <w:gridSpan w:val="2"/>
              </w:tcPr>
            </w:tcPrChange>
          </w:tcPr>
          <w:p w14:paraId="6C192B72" w14:textId="77777777" w:rsidR="004C3433" w:rsidRDefault="00F7642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45" w:author="Maximilian Schmitz" w:date="2015-06-19T09:24:00Z"/>
              </w:rPr>
              <w:pPrChange w:id="2346" w:author="Admin" w:date="2015-07-08T13:36:00Z">
                <w:pPr>
                  <w:cnfStyle w:val="000000000000" w:firstRow="0" w:lastRow="0" w:firstColumn="0" w:lastColumn="0" w:oddVBand="0" w:evenVBand="0" w:oddHBand="0" w:evenHBand="0" w:firstRowFirstColumn="0" w:firstRowLastColumn="0" w:lastRowFirstColumn="0" w:lastRowLastColumn="0"/>
                </w:pPr>
              </w:pPrChange>
            </w:pPr>
            <w:ins w:id="2347" w:author="Maximilian Schmitz" w:date="2015-06-19T09:30:00Z">
              <w:r>
                <w:t xml:space="preserve">Boolean: </w:t>
              </w:r>
              <w:proofErr w:type="spellStart"/>
              <w:r>
                <w:t>Active</w:t>
              </w:r>
            </w:ins>
            <w:proofErr w:type="spellEnd"/>
          </w:p>
        </w:tc>
        <w:tc>
          <w:tcPr>
            <w:tcW w:w="4242" w:type="dxa"/>
            <w:tcPrChange w:id="2348" w:author="Maximilian Schmitz" w:date="2015-06-19T09:39:00Z">
              <w:tcPr>
                <w:tcW w:w="4360" w:type="dxa"/>
                <w:gridSpan w:val="2"/>
              </w:tcPr>
            </w:tcPrChange>
          </w:tcPr>
          <w:p w14:paraId="1CA4A5C8"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49" w:author="Maximilian Schmitz" w:date="2015-06-19T09:24:00Z"/>
              </w:rPr>
              <w:pPrChange w:id="235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51" w:author="Maximilian Schmitz" w:date="2015-06-19T09:25:00Z">
              <w:r>
                <w:t>Gibt zurück, ob die künstliche Intelligenz ausgeführt werden darf</w:t>
              </w:r>
            </w:ins>
          </w:p>
        </w:tc>
      </w:tr>
      <w:tr w:rsidR="004C3433" w14:paraId="0D5F19E5" w14:textId="77777777" w:rsidTr="00B16FE4">
        <w:tblPrEx>
          <w:tblPrExChange w:id="2352" w:author="Maximilian Schmitz" w:date="2015-06-19T09:39:00Z">
            <w:tblPrEx>
              <w:tblW w:w="0" w:type="auto"/>
            </w:tblPrEx>
          </w:tblPrExChange>
        </w:tblPrEx>
        <w:trPr>
          <w:ins w:id="2353" w:author="Maximilian Schmitz" w:date="2015-06-19T09:25:00Z"/>
          <w:trPrChange w:id="235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55" w:author="Maximilian Schmitz" w:date="2015-06-19T09:39:00Z">
              <w:tcPr>
                <w:tcW w:w="2079" w:type="dxa"/>
              </w:tcPr>
            </w:tcPrChange>
          </w:tcPr>
          <w:p w14:paraId="79EDFC72" w14:textId="77777777" w:rsidR="004C3433" w:rsidRDefault="004C3433" w:rsidP="006A1F2A">
            <w:pPr>
              <w:spacing w:line="360" w:lineRule="auto"/>
              <w:rPr>
                <w:ins w:id="2356" w:author="Maximilian Schmitz" w:date="2015-06-19T09:25:00Z"/>
                <w:b w:val="0"/>
              </w:rPr>
              <w:pPrChange w:id="2357" w:author="Admin" w:date="2015-07-08T13:36:00Z">
                <w:pPr/>
              </w:pPrChange>
            </w:pPr>
            <w:proofErr w:type="spellStart"/>
            <w:ins w:id="2358" w:author="Maximilian Schmitz" w:date="2015-06-19T09:25:00Z">
              <w:r>
                <w:rPr>
                  <w:b w:val="0"/>
                </w:rPr>
                <w:t>TimePlayed</w:t>
              </w:r>
              <w:proofErr w:type="spellEnd"/>
            </w:ins>
          </w:p>
        </w:tc>
        <w:tc>
          <w:tcPr>
            <w:tcW w:w="1431" w:type="dxa"/>
            <w:tcPrChange w:id="2359" w:author="Maximilian Schmitz" w:date="2015-06-19T09:39:00Z">
              <w:tcPr>
                <w:tcW w:w="1431" w:type="dxa"/>
                <w:gridSpan w:val="2"/>
              </w:tcPr>
            </w:tcPrChange>
          </w:tcPr>
          <w:p w14:paraId="39FA946E"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60" w:author="Maximilian Schmitz" w:date="2015-06-19T09:25:00Z"/>
              </w:rPr>
              <w:pPrChange w:id="2361" w:author="Admin" w:date="2015-07-08T13:36:00Z">
                <w:pPr>
                  <w:cnfStyle w:val="000000000000" w:firstRow="0" w:lastRow="0" w:firstColumn="0" w:lastColumn="0" w:oddVBand="0" w:evenVBand="0" w:oddHBand="0" w:evenHBand="0" w:firstRowFirstColumn="0" w:firstRowLastColumn="0" w:lastRowFirstColumn="0" w:lastRowLastColumn="0"/>
                </w:pPr>
              </w:pPrChange>
            </w:pPr>
            <w:ins w:id="2362" w:author="Maximilian Schmitz" w:date="2015-06-19T09:36:00Z">
              <w:r>
                <w:t>-</w:t>
              </w:r>
            </w:ins>
          </w:p>
        </w:tc>
        <w:tc>
          <w:tcPr>
            <w:tcW w:w="1536" w:type="dxa"/>
            <w:tcPrChange w:id="2363" w:author="Maximilian Schmitz" w:date="2015-06-19T09:39:00Z">
              <w:tcPr>
                <w:tcW w:w="1418" w:type="dxa"/>
                <w:gridSpan w:val="2"/>
              </w:tcPr>
            </w:tcPrChange>
          </w:tcPr>
          <w:p w14:paraId="5D1D12E8"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64" w:author="Maximilian Schmitz" w:date="2015-06-19T09:25:00Z"/>
              </w:rPr>
              <w:pPrChange w:id="2365" w:author="Admin" w:date="2015-07-08T13:36:00Z">
                <w:pPr>
                  <w:cnfStyle w:val="000000000000" w:firstRow="0" w:lastRow="0" w:firstColumn="0" w:lastColumn="0" w:oddVBand="0" w:evenVBand="0" w:oddHBand="0" w:evenHBand="0" w:firstRowFirstColumn="0" w:firstRowLastColumn="0" w:lastRowFirstColumn="0" w:lastRowLastColumn="0"/>
                </w:pPr>
              </w:pPrChange>
            </w:pPr>
            <w:ins w:id="2366" w:author="Maximilian Schmitz" w:date="2015-06-19T09:36:00Z">
              <w:r>
                <w:t xml:space="preserve">Double: </w:t>
              </w:r>
              <w:proofErr w:type="spellStart"/>
              <w:r>
                <w:t>TimePlayed</w:t>
              </w:r>
            </w:ins>
            <w:proofErr w:type="spellEnd"/>
          </w:p>
        </w:tc>
        <w:tc>
          <w:tcPr>
            <w:tcW w:w="4242" w:type="dxa"/>
            <w:tcPrChange w:id="2367" w:author="Maximilian Schmitz" w:date="2015-06-19T09:39:00Z">
              <w:tcPr>
                <w:tcW w:w="4360" w:type="dxa"/>
                <w:gridSpan w:val="2"/>
              </w:tcPr>
            </w:tcPrChange>
          </w:tcPr>
          <w:p w14:paraId="3F6B2B0B"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68" w:author="Maximilian Schmitz" w:date="2015-06-19T09:25:00Z"/>
              </w:rPr>
              <w:pPrChange w:id="236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70" w:author="Maximilian Schmitz" w:date="2015-06-19T09:25:00Z">
              <w:r>
                <w:t>Gibt die aktuelle Spielzeit in Prozent zurück</w:t>
              </w:r>
            </w:ins>
          </w:p>
        </w:tc>
      </w:tr>
      <w:tr w:rsidR="004C3433" w14:paraId="3A27694D" w14:textId="77777777" w:rsidTr="00B16FE4">
        <w:tblPrEx>
          <w:tblPrExChange w:id="2371" w:author="Maximilian Schmitz" w:date="2015-06-19T09:39:00Z">
            <w:tblPrEx>
              <w:tblW w:w="0" w:type="auto"/>
            </w:tblPrEx>
          </w:tblPrExChange>
        </w:tblPrEx>
        <w:trPr>
          <w:ins w:id="2372" w:author="Maximilian Schmitz" w:date="2015-06-19T09:25:00Z"/>
          <w:trPrChange w:id="237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4" w:author="Maximilian Schmitz" w:date="2015-06-19T09:39:00Z">
              <w:tcPr>
                <w:tcW w:w="2079" w:type="dxa"/>
              </w:tcPr>
            </w:tcPrChange>
          </w:tcPr>
          <w:p w14:paraId="147111F4" w14:textId="77777777" w:rsidR="004C3433" w:rsidRDefault="004C3433" w:rsidP="006A1F2A">
            <w:pPr>
              <w:spacing w:line="360" w:lineRule="auto"/>
              <w:rPr>
                <w:ins w:id="2375" w:author="Maximilian Schmitz" w:date="2015-06-19T09:25:00Z"/>
                <w:b w:val="0"/>
              </w:rPr>
              <w:pPrChange w:id="2376" w:author="Admin" w:date="2015-07-08T13:36:00Z">
                <w:pPr/>
              </w:pPrChange>
            </w:pPr>
            <w:proofErr w:type="spellStart"/>
            <w:ins w:id="2377" w:author="Maximilian Schmitz" w:date="2015-06-19T09:25:00Z">
              <w:r>
                <w:rPr>
                  <w:b w:val="0"/>
                </w:rPr>
                <w:t>IsKickoff</w:t>
              </w:r>
              <w:proofErr w:type="spellEnd"/>
            </w:ins>
          </w:p>
        </w:tc>
        <w:tc>
          <w:tcPr>
            <w:tcW w:w="1431" w:type="dxa"/>
            <w:tcPrChange w:id="2378" w:author="Maximilian Schmitz" w:date="2015-06-19T09:39:00Z">
              <w:tcPr>
                <w:tcW w:w="1431" w:type="dxa"/>
                <w:gridSpan w:val="2"/>
              </w:tcPr>
            </w:tcPrChange>
          </w:tcPr>
          <w:p w14:paraId="50CA741D"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79" w:author="Maximilian Schmitz" w:date="2015-06-19T09:25:00Z"/>
              </w:rPr>
              <w:pPrChange w:id="2380" w:author="Admin" w:date="2015-07-08T13:36:00Z">
                <w:pPr>
                  <w:cnfStyle w:val="000000000000" w:firstRow="0" w:lastRow="0" w:firstColumn="0" w:lastColumn="0" w:oddVBand="0" w:evenVBand="0" w:oddHBand="0" w:evenHBand="0" w:firstRowFirstColumn="0" w:firstRowLastColumn="0" w:lastRowFirstColumn="0" w:lastRowLastColumn="0"/>
                </w:pPr>
              </w:pPrChange>
            </w:pPr>
            <w:ins w:id="2381" w:author="Maximilian Schmitz" w:date="2015-06-19T09:36:00Z">
              <w:r>
                <w:t>-</w:t>
              </w:r>
            </w:ins>
          </w:p>
        </w:tc>
        <w:tc>
          <w:tcPr>
            <w:tcW w:w="1536" w:type="dxa"/>
            <w:tcPrChange w:id="2382" w:author="Maximilian Schmitz" w:date="2015-06-19T09:39:00Z">
              <w:tcPr>
                <w:tcW w:w="1418" w:type="dxa"/>
                <w:gridSpan w:val="2"/>
              </w:tcPr>
            </w:tcPrChange>
          </w:tcPr>
          <w:p w14:paraId="01D55867"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83" w:author="Maximilian Schmitz" w:date="2015-06-19T09:25:00Z"/>
              </w:rPr>
              <w:pPrChange w:id="2384" w:author="Admin" w:date="2015-07-08T13:36:00Z">
                <w:pPr>
                  <w:cnfStyle w:val="000000000000" w:firstRow="0" w:lastRow="0" w:firstColumn="0" w:lastColumn="0" w:oddVBand="0" w:evenVBand="0" w:oddHBand="0" w:evenHBand="0" w:firstRowFirstColumn="0" w:firstRowLastColumn="0" w:lastRowFirstColumn="0" w:lastRowLastColumn="0"/>
                </w:pPr>
              </w:pPrChange>
            </w:pPr>
            <w:ins w:id="2385" w:author="Maximilian Schmitz" w:date="2015-06-19T09:36:00Z">
              <w:r>
                <w:t>Boolean: Kickoff</w:t>
              </w:r>
            </w:ins>
          </w:p>
        </w:tc>
        <w:tc>
          <w:tcPr>
            <w:tcW w:w="4242" w:type="dxa"/>
            <w:tcPrChange w:id="2386" w:author="Maximilian Schmitz" w:date="2015-06-19T09:39:00Z">
              <w:tcPr>
                <w:tcW w:w="4360" w:type="dxa"/>
                <w:gridSpan w:val="2"/>
              </w:tcPr>
            </w:tcPrChange>
          </w:tcPr>
          <w:p w14:paraId="70AD0F0D"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87" w:author="Maximilian Schmitz" w:date="2015-06-19T09:25:00Z"/>
              </w:rPr>
              <w:pPrChange w:id="238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89" w:author="Maximilian Schmitz" w:date="2015-06-19T09:25:00Z">
              <w:r>
                <w:t>Gibt zurück, ob ein Anstoß stattfindet</w:t>
              </w:r>
            </w:ins>
          </w:p>
        </w:tc>
      </w:tr>
      <w:tr w:rsidR="004C3433" w14:paraId="4A423DDB" w14:textId="77777777" w:rsidTr="00B16FE4">
        <w:tblPrEx>
          <w:tblPrExChange w:id="2390" w:author="Maximilian Schmitz" w:date="2015-06-19T09:39:00Z">
            <w:tblPrEx>
              <w:tblW w:w="0" w:type="auto"/>
            </w:tblPrEx>
          </w:tblPrExChange>
        </w:tblPrEx>
        <w:trPr>
          <w:ins w:id="2391" w:author="Maximilian Schmitz" w:date="2015-06-19T09:25:00Z"/>
          <w:trPrChange w:id="239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3" w:author="Maximilian Schmitz" w:date="2015-06-19T09:39:00Z">
              <w:tcPr>
                <w:tcW w:w="2079" w:type="dxa"/>
              </w:tcPr>
            </w:tcPrChange>
          </w:tcPr>
          <w:p w14:paraId="14FF7808" w14:textId="77777777" w:rsidR="004C3433" w:rsidRDefault="004C3433" w:rsidP="006A1F2A">
            <w:pPr>
              <w:spacing w:line="360" w:lineRule="auto"/>
              <w:rPr>
                <w:ins w:id="2394" w:author="Maximilian Schmitz" w:date="2015-06-19T09:25:00Z"/>
                <w:b w:val="0"/>
              </w:rPr>
              <w:pPrChange w:id="2395" w:author="Admin" w:date="2015-07-08T13:36:00Z">
                <w:pPr/>
              </w:pPrChange>
            </w:pPr>
            <w:proofErr w:type="spellStart"/>
            <w:ins w:id="2396" w:author="Maximilian Schmitz" w:date="2015-06-19T09:25:00Z">
              <w:r>
                <w:rPr>
                  <w:b w:val="0"/>
                </w:rPr>
                <w:t>GetTeamId</w:t>
              </w:r>
              <w:proofErr w:type="spellEnd"/>
            </w:ins>
          </w:p>
        </w:tc>
        <w:tc>
          <w:tcPr>
            <w:tcW w:w="1431" w:type="dxa"/>
            <w:tcPrChange w:id="2397" w:author="Maximilian Schmitz" w:date="2015-06-19T09:39:00Z">
              <w:tcPr>
                <w:tcW w:w="1431" w:type="dxa"/>
                <w:gridSpan w:val="2"/>
              </w:tcPr>
            </w:tcPrChange>
          </w:tcPr>
          <w:p w14:paraId="27AC8235"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398" w:author="Maximilian Schmitz" w:date="2015-06-19T09:25:00Z"/>
              </w:rPr>
              <w:pPrChange w:id="2399" w:author="Admin" w:date="2015-07-08T13:36:00Z">
                <w:pPr>
                  <w:cnfStyle w:val="000000000000" w:firstRow="0" w:lastRow="0" w:firstColumn="0" w:lastColumn="0" w:oddVBand="0" w:evenVBand="0" w:oddHBand="0" w:evenHBand="0" w:firstRowFirstColumn="0" w:firstRowLastColumn="0" w:lastRowFirstColumn="0" w:lastRowLastColumn="0"/>
                </w:pPr>
              </w:pPrChange>
            </w:pPr>
            <w:ins w:id="2400" w:author="Maximilian Schmitz" w:date="2015-06-19T09:35:00Z">
              <w:r>
                <w:t>-</w:t>
              </w:r>
            </w:ins>
          </w:p>
        </w:tc>
        <w:tc>
          <w:tcPr>
            <w:tcW w:w="1536" w:type="dxa"/>
            <w:tcPrChange w:id="2401" w:author="Maximilian Schmitz" w:date="2015-06-19T09:39:00Z">
              <w:tcPr>
                <w:tcW w:w="1418" w:type="dxa"/>
                <w:gridSpan w:val="2"/>
              </w:tcPr>
            </w:tcPrChange>
          </w:tcPr>
          <w:p w14:paraId="200BE0AE"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02" w:author="Maximilian Schmitz" w:date="2015-06-19T09:25:00Z"/>
              </w:rPr>
              <w:pPrChange w:id="2403" w:author="Admin" w:date="2015-07-08T13:36:00Z">
                <w:pPr>
                  <w:cnfStyle w:val="000000000000" w:firstRow="0" w:lastRow="0" w:firstColumn="0" w:lastColumn="0" w:oddVBand="0" w:evenVBand="0" w:oddHBand="0" w:evenHBand="0" w:firstRowFirstColumn="0" w:firstRowLastColumn="0" w:lastRowFirstColumn="0" w:lastRowLastColumn="0"/>
                </w:pPr>
              </w:pPrChange>
            </w:pPr>
            <w:proofErr w:type="spellStart"/>
            <w:ins w:id="2404" w:author="Maximilian Schmitz" w:date="2015-06-19T09:36:00Z">
              <w:r>
                <w:t>Int</w:t>
              </w:r>
              <w:proofErr w:type="spellEnd"/>
              <w:r>
                <w:t>: Team-</w:t>
              </w:r>
              <w:proofErr w:type="spellStart"/>
              <w:r>
                <w:t>Id</w:t>
              </w:r>
            </w:ins>
            <w:proofErr w:type="spellEnd"/>
          </w:p>
        </w:tc>
        <w:tc>
          <w:tcPr>
            <w:tcW w:w="4242" w:type="dxa"/>
            <w:tcPrChange w:id="2405" w:author="Maximilian Schmitz" w:date="2015-06-19T09:39:00Z">
              <w:tcPr>
                <w:tcW w:w="4360" w:type="dxa"/>
                <w:gridSpan w:val="2"/>
              </w:tcPr>
            </w:tcPrChange>
          </w:tcPr>
          <w:p w14:paraId="02B73A3F"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06" w:author="Maximilian Schmitz" w:date="2015-06-19T09:25:00Z"/>
              </w:rPr>
              <w:pPrChange w:id="240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08"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2409" w:author="Maximilian Schmitz" w:date="2015-06-19T09:39:00Z">
            <w:tblPrEx>
              <w:tblW w:w="0" w:type="auto"/>
            </w:tblPrEx>
          </w:tblPrExChange>
        </w:tblPrEx>
        <w:trPr>
          <w:ins w:id="2410" w:author="Maximilian Schmitz" w:date="2015-06-19T09:25:00Z"/>
          <w:trPrChange w:id="241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2" w:author="Maximilian Schmitz" w:date="2015-06-19T09:39:00Z">
              <w:tcPr>
                <w:tcW w:w="2079" w:type="dxa"/>
              </w:tcPr>
            </w:tcPrChange>
          </w:tcPr>
          <w:p w14:paraId="6A4BD286" w14:textId="77777777" w:rsidR="004C3433" w:rsidRDefault="004C3433" w:rsidP="006A1F2A">
            <w:pPr>
              <w:spacing w:line="360" w:lineRule="auto"/>
              <w:rPr>
                <w:ins w:id="2413" w:author="Maximilian Schmitz" w:date="2015-06-19T09:25:00Z"/>
                <w:b w:val="0"/>
              </w:rPr>
              <w:pPrChange w:id="2414" w:author="Admin" w:date="2015-07-08T13:36:00Z">
                <w:pPr/>
              </w:pPrChange>
            </w:pPr>
            <w:proofErr w:type="spellStart"/>
            <w:ins w:id="2415" w:author="Maximilian Schmitz" w:date="2015-06-19T09:25:00Z">
              <w:r>
                <w:rPr>
                  <w:b w:val="0"/>
                </w:rPr>
                <w:t>HasBall</w:t>
              </w:r>
              <w:proofErr w:type="spellEnd"/>
            </w:ins>
          </w:p>
        </w:tc>
        <w:tc>
          <w:tcPr>
            <w:tcW w:w="1431" w:type="dxa"/>
            <w:tcPrChange w:id="2416" w:author="Maximilian Schmitz" w:date="2015-06-19T09:39:00Z">
              <w:tcPr>
                <w:tcW w:w="1431" w:type="dxa"/>
                <w:gridSpan w:val="2"/>
              </w:tcPr>
            </w:tcPrChange>
          </w:tcPr>
          <w:p w14:paraId="79D858F6"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17" w:author="Maximilian Schmitz" w:date="2015-06-19T09:25:00Z"/>
              </w:rPr>
              <w:pPrChange w:id="2418" w:author="Admin" w:date="2015-07-08T13:36:00Z">
                <w:pPr>
                  <w:cnfStyle w:val="000000000000" w:firstRow="0" w:lastRow="0" w:firstColumn="0" w:lastColumn="0" w:oddVBand="0" w:evenVBand="0" w:oddHBand="0" w:evenHBand="0" w:firstRowFirstColumn="0" w:firstRowLastColumn="0" w:lastRowFirstColumn="0" w:lastRowLastColumn="0"/>
                </w:pPr>
              </w:pPrChange>
            </w:pPr>
            <w:ins w:id="2419" w:author="Maximilian Schmitz" w:date="2015-06-19T09:32:00Z">
              <w:r>
                <w:t>-</w:t>
              </w:r>
            </w:ins>
          </w:p>
        </w:tc>
        <w:tc>
          <w:tcPr>
            <w:tcW w:w="1536" w:type="dxa"/>
            <w:tcPrChange w:id="2420" w:author="Maximilian Schmitz" w:date="2015-06-19T09:39:00Z">
              <w:tcPr>
                <w:tcW w:w="1418" w:type="dxa"/>
                <w:gridSpan w:val="2"/>
              </w:tcPr>
            </w:tcPrChange>
          </w:tcPr>
          <w:p w14:paraId="7BD9BFFD" w14:textId="77777777" w:rsidR="0042223A"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21" w:author="Maximilian Schmitz" w:date="2015-06-19T09:25:00Z"/>
              </w:rPr>
              <w:pPrChange w:id="2422" w:author="Admin" w:date="2015-07-08T13:36:00Z">
                <w:pPr>
                  <w:cnfStyle w:val="000000000000" w:firstRow="0" w:lastRow="0" w:firstColumn="0" w:lastColumn="0" w:oddVBand="0" w:evenVBand="0" w:oddHBand="0" w:evenHBand="0" w:firstRowFirstColumn="0" w:firstRowLastColumn="0" w:lastRowFirstColumn="0" w:lastRowLastColumn="0"/>
                </w:pPr>
              </w:pPrChange>
            </w:pPr>
            <w:ins w:id="2423" w:author="Maximilian Schmitz" w:date="2015-06-19T09:32:00Z">
              <w:r>
                <w:t xml:space="preserve">Boolean: </w:t>
              </w:r>
              <w:proofErr w:type="spellStart"/>
              <w:r>
                <w:t>HasBall</w:t>
              </w:r>
            </w:ins>
            <w:proofErr w:type="spellEnd"/>
          </w:p>
        </w:tc>
        <w:tc>
          <w:tcPr>
            <w:tcW w:w="4242" w:type="dxa"/>
            <w:tcPrChange w:id="2424" w:author="Maximilian Schmitz" w:date="2015-06-19T09:39:00Z">
              <w:tcPr>
                <w:tcW w:w="4360" w:type="dxa"/>
                <w:gridSpan w:val="2"/>
              </w:tcPr>
            </w:tcPrChange>
          </w:tcPr>
          <w:p w14:paraId="6BA73908"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25" w:author="Maximilian Schmitz" w:date="2015-06-19T09:25:00Z"/>
              </w:rPr>
              <w:pPrChange w:id="242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27" w:author="Maximilian Schmitz" w:date="2015-06-19T09:25:00Z">
              <w:r>
                <w:t>Gibt zurück, ob der Spieler am Ball ist</w:t>
              </w:r>
            </w:ins>
          </w:p>
        </w:tc>
      </w:tr>
      <w:tr w:rsidR="004C3433" w14:paraId="3F3010F5" w14:textId="77777777" w:rsidTr="00B16FE4">
        <w:tblPrEx>
          <w:tblPrExChange w:id="2428" w:author="Maximilian Schmitz" w:date="2015-06-19T09:39:00Z">
            <w:tblPrEx>
              <w:tblW w:w="0" w:type="auto"/>
            </w:tblPrEx>
          </w:tblPrExChange>
        </w:tblPrEx>
        <w:trPr>
          <w:ins w:id="2429" w:author="Maximilian Schmitz" w:date="2015-06-19T09:25:00Z"/>
          <w:trPrChange w:id="243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1" w:author="Maximilian Schmitz" w:date="2015-06-19T09:39:00Z">
              <w:tcPr>
                <w:tcW w:w="2079" w:type="dxa"/>
              </w:tcPr>
            </w:tcPrChange>
          </w:tcPr>
          <w:p w14:paraId="080D86E5" w14:textId="77777777" w:rsidR="004C3433" w:rsidRDefault="004C3433" w:rsidP="006A1F2A">
            <w:pPr>
              <w:spacing w:line="360" w:lineRule="auto"/>
              <w:rPr>
                <w:ins w:id="2432" w:author="Maximilian Schmitz" w:date="2015-06-19T09:25:00Z"/>
                <w:b w:val="0"/>
              </w:rPr>
              <w:pPrChange w:id="2433" w:author="Admin" w:date="2015-07-08T13:36:00Z">
                <w:pPr/>
              </w:pPrChange>
            </w:pPr>
            <w:proofErr w:type="spellStart"/>
            <w:ins w:id="2434" w:author="Maximilian Schmitz" w:date="2015-06-19T09:25:00Z">
              <w:r>
                <w:rPr>
                  <w:b w:val="0"/>
                </w:rPr>
                <w:t>GetStamina</w:t>
              </w:r>
              <w:proofErr w:type="spellEnd"/>
            </w:ins>
          </w:p>
        </w:tc>
        <w:tc>
          <w:tcPr>
            <w:tcW w:w="1431" w:type="dxa"/>
            <w:tcPrChange w:id="2435" w:author="Maximilian Schmitz" w:date="2015-06-19T09:39:00Z">
              <w:tcPr>
                <w:tcW w:w="1431" w:type="dxa"/>
                <w:gridSpan w:val="2"/>
              </w:tcPr>
            </w:tcPrChange>
          </w:tcPr>
          <w:p w14:paraId="09FCB897" w14:textId="77777777" w:rsidR="004C3433" w:rsidRDefault="00F7642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36" w:author="Maximilian Schmitz" w:date="2015-06-19T09:25:00Z"/>
              </w:rPr>
              <w:pPrChange w:id="2437" w:author="Admin" w:date="2015-07-08T13:36:00Z">
                <w:pPr>
                  <w:cnfStyle w:val="000000000000" w:firstRow="0" w:lastRow="0" w:firstColumn="0" w:lastColumn="0" w:oddVBand="0" w:evenVBand="0" w:oddHBand="0" w:evenHBand="0" w:firstRowFirstColumn="0" w:firstRowLastColumn="0" w:lastRowFirstColumn="0" w:lastRowLastColumn="0"/>
                </w:pPr>
              </w:pPrChange>
            </w:pPr>
            <w:ins w:id="2438" w:author="Maximilian Schmitz" w:date="2015-06-19T09:31:00Z">
              <w:r>
                <w:t>-</w:t>
              </w:r>
            </w:ins>
          </w:p>
        </w:tc>
        <w:tc>
          <w:tcPr>
            <w:tcW w:w="1536" w:type="dxa"/>
            <w:tcPrChange w:id="2439" w:author="Maximilian Schmitz" w:date="2015-06-19T09:39:00Z">
              <w:tcPr>
                <w:tcW w:w="1418" w:type="dxa"/>
                <w:gridSpan w:val="2"/>
              </w:tcPr>
            </w:tcPrChange>
          </w:tcPr>
          <w:p w14:paraId="3F423194" w14:textId="77777777" w:rsidR="00F7642F" w:rsidRDefault="00F7642F"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40" w:author="Maximilian Schmitz" w:date="2015-06-19T09:25:00Z"/>
              </w:rPr>
              <w:pPrChange w:id="2441" w:author="Admin" w:date="2015-07-08T13:36:00Z">
                <w:pPr>
                  <w:cnfStyle w:val="000000000000" w:firstRow="0" w:lastRow="0" w:firstColumn="0" w:lastColumn="0" w:oddVBand="0" w:evenVBand="0" w:oddHBand="0" w:evenHBand="0" w:firstRowFirstColumn="0" w:firstRowLastColumn="0" w:lastRowFirstColumn="0" w:lastRowLastColumn="0"/>
                </w:pPr>
              </w:pPrChange>
            </w:pPr>
            <w:ins w:id="2442" w:author="Maximilian Schmitz" w:date="2015-06-19T09:31:00Z">
              <w:r>
                <w:t>Double: Stamina</w:t>
              </w:r>
            </w:ins>
          </w:p>
        </w:tc>
        <w:tc>
          <w:tcPr>
            <w:tcW w:w="4242" w:type="dxa"/>
            <w:tcPrChange w:id="2443" w:author="Maximilian Schmitz" w:date="2015-06-19T09:39:00Z">
              <w:tcPr>
                <w:tcW w:w="4360" w:type="dxa"/>
                <w:gridSpan w:val="2"/>
              </w:tcPr>
            </w:tcPrChange>
          </w:tcPr>
          <w:p w14:paraId="6974C17F"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44" w:author="Maximilian Schmitz" w:date="2015-06-19T09:25:00Z"/>
              </w:rPr>
              <w:pPrChange w:id="244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46" w:author="Maximilian Schmitz" w:date="2015-06-19T09:25:00Z">
              <w:r>
                <w:t>Gibt die aktuelle Ausdauer des Spielers zurück</w:t>
              </w:r>
            </w:ins>
          </w:p>
        </w:tc>
      </w:tr>
      <w:tr w:rsidR="004C3433" w14:paraId="43D553FF" w14:textId="77777777" w:rsidTr="00B16FE4">
        <w:tblPrEx>
          <w:tblPrExChange w:id="2447" w:author="Maximilian Schmitz" w:date="2015-06-19T09:39:00Z">
            <w:tblPrEx>
              <w:tblW w:w="0" w:type="auto"/>
            </w:tblPrEx>
          </w:tblPrExChange>
        </w:tblPrEx>
        <w:trPr>
          <w:ins w:id="2448" w:author="Maximilian Schmitz" w:date="2015-06-19T09:25:00Z"/>
          <w:trPrChange w:id="244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0" w:author="Maximilian Schmitz" w:date="2015-06-19T09:39:00Z">
              <w:tcPr>
                <w:tcW w:w="2079" w:type="dxa"/>
              </w:tcPr>
            </w:tcPrChange>
          </w:tcPr>
          <w:p w14:paraId="32076F75" w14:textId="77777777" w:rsidR="004C3433" w:rsidRDefault="004C3433" w:rsidP="006A1F2A">
            <w:pPr>
              <w:spacing w:line="360" w:lineRule="auto"/>
              <w:rPr>
                <w:ins w:id="2451" w:author="Maximilian Schmitz" w:date="2015-06-19T09:25:00Z"/>
                <w:b w:val="0"/>
              </w:rPr>
              <w:pPrChange w:id="2452" w:author="Admin" w:date="2015-07-08T13:36:00Z">
                <w:pPr/>
              </w:pPrChange>
            </w:pPr>
            <w:proofErr w:type="spellStart"/>
            <w:ins w:id="2453" w:author="Maximilian Schmitz" w:date="2015-06-19T09:25:00Z">
              <w:r>
                <w:rPr>
                  <w:b w:val="0"/>
                </w:rPr>
                <w:lastRenderedPageBreak/>
                <w:t>GetOwnLocation</w:t>
              </w:r>
              <w:proofErr w:type="spellEnd"/>
            </w:ins>
          </w:p>
        </w:tc>
        <w:tc>
          <w:tcPr>
            <w:tcW w:w="1431" w:type="dxa"/>
            <w:tcPrChange w:id="2454" w:author="Maximilian Schmitz" w:date="2015-06-19T09:39:00Z">
              <w:tcPr>
                <w:tcW w:w="1431" w:type="dxa"/>
                <w:gridSpan w:val="2"/>
              </w:tcPr>
            </w:tcPrChange>
          </w:tcPr>
          <w:p w14:paraId="624B96EC"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55" w:author="Maximilian Schmitz" w:date="2015-06-19T09:25:00Z"/>
              </w:rPr>
              <w:pPrChange w:id="2456" w:author="Admin" w:date="2015-07-08T13:36:00Z">
                <w:pPr>
                  <w:cnfStyle w:val="000000000000" w:firstRow="0" w:lastRow="0" w:firstColumn="0" w:lastColumn="0" w:oddVBand="0" w:evenVBand="0" w:oddHBand="0" w:evenHBand="0" w:firstRowFirstColumn="0" w:firstRowLastColumn="0" w:lastRowFirstColumn="0" w:lastRowLastColumn="0"/>
                </w:pPr>
              </w:pPrChange>
            </w:pPr>
            <w:ins w:id="2457" w:author="Maximilian Schmitz" w:date="2015-06-19T09:32:00Z">
              <w:r>
                <w:t>-</w:t>
              </w:r>
            </w:ins>
          </w:p>
        </w:tc>
        <w:tc>
          <w:tcPr>
            <w:tcW w:w="1536" w:type="dxa"/>
            <w:tcPrChange w:id="2458" w:author="Maximilian Schmitz" w:date="2015-06-19T09:39:00Z">
              <w:tcPr>
                <w:tcW w:w="1418" w:type="dxa"/>
                <w:gridSpan w:val="2"/>
              </w:tcPr>
            </w:tcPrChange>
          </w:tcPr>
          <w:p w14:paraId="08E9B727"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59" w:author="Maximilian Schmitz" w:date="2015-06-19T09:25:00Z"/>
              </w:rPr>
              <w:pPrChange w:id="2460" w:author="Admin" w:date="2015-07-08T13:36:00Z">
                <w:pPr>
                  <w:cnfStyle w:val="000000000000" w:firstRow="0" w:lastRow="0" w:firstColumn="0" w:lastColumn="0" w:oddVBand="0" w:evenVBand="0" w:oddHBand="0" w:evenHBand="0" w:firstRowFirstColumn="0" w:firstRowLastColumn="0" w:lastRowFirstColumn="0" w:lastRowLastColumn="0"/>
                </w:pPr>
              </w:pPrChange>
            </w:pPr>
            <w:ins w:id="2461"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462" w:author="Maximilian Schmitz" w:date="2015-06-19T09:39:00Z">
              <w:tcPr>
                <w:tcW w:w="4360" w:type="dxa"/>
                <w:gridSpan w:val="2"/>
              </w:tcPr>
            </w:tcPrChange>
          </w:tcPr>
          <w:p w14:paraId="0923F75D"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63" w:author="Maximilian Schmitz" w:date="2015-06-19T09:25:00Z"/>
              </w:rPr>
              <w:pPrChange w:id="246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65" w:author="Maximilian Schmitz" w:date="2015-06-19T09:25:00Z">
              <w:r>
                <w:t>Gibt die aktuelle Position des Spielers zurück</w:t>
              </w:r>
            </w:ins>
          </w:p>
        </w:tc>
      </w:tr>
      <w:tr w:rsidR="004C3433" w14:paraId="30ED9F00" w14:textId="77777777" w:rsidTr="00B16FE4">
        <w:tblPrEx>
          <w:tblPrExChange w:id="2466" w:author="Maximilian Schmitz" w:date="2015-06-19T09:39:00Z">
            <w:tblPrEx>
              <w:tblW w:w="0" w:type="auto"/>
            </w:tblPrEx>
          </w:tblPrExChange>
        </w:tblPrEx>
        <w:trPr>
          <w:ins w:id="2467" w:author="Maximilian Schmitz" w:date="2015-06-19T09:25:00Z"/>
          <w:trPrChange w:id="246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69" w:author="Maximilian Schmitz" w:date="2015-06-19T09:39:00Z">
              <w:tcPr>
                <w:tcW w:w="2079" w:type="dxa"/>
              </w:tcPr>
            </w:tcPrChange>
          </w:tcPr>
          <w:p w14:paraId="6A0433BA" w14:textId="77777777" w:rsidR="004C3433" w:rsidRDefault="004C3433" w:rsidP="006A1F2A">
            <w:pPr>
              <w:spacing w:line="360" w:lineRule="auto"/>
              <w:rPr>
                <w:ins w:id="2470" w:author="Maximilian Schmitz" w:date="2015-06-19T09:25:00Z"/>
                <w:b w:val="0"/>
              </w:rPr>
              <w:pPrChange w:id="2471" w:author="Admin" w:date="2015-07-08T13:36:00Z">
                <w:pPr/>
              </w:pPrChange>
            </w:pPr>
            <w:proofErr w:type="spellStart"/>
            <w:ins w:id="2472" w:author="Maximilian Schmitz" w:date="2015-06-19T09:25:00Z">
              <w:r>
                <w:rPr>
                  <w:b w:val="0"/>
                </w:rPr>
                <w:t>GetBallLocation</w:t>
              </w:r>
              <w:proofErr w:type="spellEnd"/>
            </w:ins>
          </w:p>
        </w:tc>
        <w:tc>
          <w:tcPr>
            <w:tcW w:w="1431" w:type="dxa"/>
            <w:tcPrChange w:id="2473" w:author="Maximilian Schmitz" w:date="2015-06-19T09:39:00Z">
              <w:tcPr>
                <w:tcW w:w="1431" w:type="dxa"/>
                <w:gridSpan w:val="2"/>
              </w:tcPr>
            </w:tcPrChange>
          </w:tcPr>
          <w:p w14:paraId="3E415B75"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74" w:author="Maximilian Schmitz" w:date="2015-06-19T09:25:00Z"/>
              </w:rPr>
              <w:pPrChange w:id="2475" w:author="Admin" w:date="2015-07-08T13:36:00Z">
                <w:pPr>
                  <w:cnfStyle w:val="000000000000" w:firstRow="0" w:lastRow="0" w:firstColumn="0" w:lastColumn="0" w:oddVBand="0" w:evenVBand="0" w:oddHBand="0" w:evenHBand="0" w:firstRowFirstColumn="0" w:firstRowLastColumn="0" w:lastRowFirstColumn="0" w:lastRowLastColumn="0"/>
                </w:pPr>
              </w:pPrChange>
            </w:pPr>
            <w:ins w:id="2476" w:author="Maximilian Schmitz" w:date="2015-06-19T09:32:00Z">
              <w:r>
                <w:t>-</w:t>
              </w:r>
            </w:ins>
          </w:p>
        </w:tc>
        <w:tc>
          <w:tcPr>
            <w:tcW w:w="1536" w:type="dxa"/>
            <w:tcPrChange w:id="2477" w:author="Maximilian Schmitz" w:date="2015-06-19T09:39:00Z">
              <w:tcPr>
                <w:tcW w:w="1418" w:type="dxa"/>
                <w:gridSpan w:val="2"/>
              </w:tcPr>
            </w:tcPrChange>
          </w:tcPr>
          <w:p w14:paraId="6C5E7F21"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78" w:author="Maximilian Schmitz" w:date="2015-06-19T09:25:00Z"/>
              </w:rPr>
              <w:pPrChange w:id="2479" w:author="Admin" w:date="2015-07-08T13:36:00Z">
                <w:pPr>
                  <w:cnfStyle w:val="000000000000" w:firstRow="0" w:lastRow="0" w:firstColumn="0" w:lastColumn="0" w:oddVBand="0" w:evenVBand="0" w:oddHBand="0" w:evenHBand="0" w:firstRowFirstColumn="0" w:firstRowLastColumn="0" w:lastRowFirstColumn="0" w:lastRowLastColumn="0"/>
                </w:pPr>
              </w:pPrChange>
            </w:pPr>
            <w:ins w:id="2480"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481" w:author="Maximilian Schmitz" w:date="2015-06-19T09:39:00Z">
              <w:tcPr>
                <w:tcW w:w="4360" w:type="dxa"/>
                <w:gridSpan w:val="2"/>
              </w:tcPr>
            </w:tcPrChange>
          </w:tcPr>
          <w:p w14:paraId="003FF6D9"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2" w:author="Maximilian Schmitz" w:date="2015-06-19T09:25:00Z"/>
              </w:rPr>
              <w:pPrChange w:id="248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84" w:author="Maximilian Schmitz" w:date="2015-06-19T09:25:00Z">
              <w:r>
                <w:t>Gibt die aktuelle Ballposition zurück, wenn sichtbar</w:t>
              </w:r>
            </w:ins>
          </w:p>
        </w:tc>
      </w:tr>
      <w:tr w:rsidR="004C3433" w14:paraId="23F69839" w14:textId="77777777" w:rsidTr="00B16FE4">
        <w:tblPrEx>
          <w:tblPrExChange w:id="2485" w:author="Maximilian Schmitz" w:date="2015-06-19T09:39:00Z">
            <w:tblPrEx>
              <w:tblW w:w="0" w:type="auto"/>
            </w:tblPrEx>
          </w:tblPrExChange>
        </w:tblPrEx>
        <w:trPr>
          <w:ins w:id="2486" w:author="Maximilian Schmitz" w:date="2015-06-19T09:25:00Z"/>
          <w:trPrChange w:id="248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88" w:author="Maximilian Schmitz" w:date="2015-06-19T09:39:00Z">
              <w:tcPr>
                <w:tcW w:w="2079" w:type="dxa"/>
              </w:tcPr>
            </w:tcPrChange>
          </w:tcPr>
          <w:p w14:paraId="26F9975F" w14:textId="77777777" w:rsidR="004C3433" w:rsidRDefault="004C3433" w:rsidP="006A1F2A">
            <w:pPr>
              <w:spacing w:line="360" w:lineRule="auto"/>
              <w:rPr>
                <w:ins w:id="2489" w:author="Maximilian Schmitz" w:date="2015-06-19T09:25:00Z"/>
                <w:b w:val="0"/>
              </w:rPr>
              <w:pPrChange w:id="2490" w:author="Admin" w:date="2015-07-08T13:36:00Z">
                <w:pPr/>
              </w:pPrChange>
            </w:pPr>
            <w:proofErr w:type="spellStart"/>
            <w:ins w:id="2491" w:author="Maximilian Schmitz" w:date="2015-06-19T09:25:00Z">
              <w:r>
                <w:rPr>
                  <w:b w:val="0"/>
                </w:rPr>
                <w:t>GetVisiblePlayers</w:t>
              </w:r>
              <w:proofErr w:type="spellEnd"/>
            </w:ins>
          </w:p>
        </w:tc>
        <w:tc>
          <w:tcPr>
            <w:tcW w:w="1431" w:type="dxa"/>
            <w:tcPrChange w:id="2492" w:author="Maximilian Schmitz" w:date="2015-06-19T09:39:00Z">
              <w:tcPr>
                <w:tcW w:w="1431" w:type="dxa"/>
                <w:gridSpan w:val="2"/>
              </w:tcPr>
            </w:tcPrChange>
          </w:tcPr>
          <w:p w14:paraId="5030ED9B" w14:textId="77777777" w:rsidR="004C3433" w:rsidRDefault="00E81113"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93" w:author="Maximilian Schmitz" w:date="2015-06-19T09:25:00Z"/>
              </w:rPr>
              <w:pPrChange w:id="2494" w:author="Admin" w:date="2015-07-08T13:36:00Z">
                <w:pPr>
                  <w:cnfStyle w:val="000000000000" w:firstRow="0" w:lastRow="0" w:firstColumn="0" w:lastColumn="0" w:oddVBand="0" w:evenVBand="0" w:oddHBand="0" w:evenHBand="0" w:firstRowFirstColumn="0" w:firstRowLastColumn="0" w:lastRowFirstColumn="0" w:lastRowLastColumn="0"/>
                </w:pPr>
              </w:pPrChange>
            </w:pPr>
            <w:ins w:id="2495" w:author="Maximilian Schmitz" w:date="2015-06-19T09:35:00Z">
              <w:r>
                <w:t>-</w:t>
              </w:r>
            </w:ins>
          </w:p>
        </w:tc>
        <w:tc>
          <w:tcPr>
            <w:tcW w:w="1536" w:type="dxa"/>
            <w:tcPrChange w:id="2496" w:author="Maximilian Schmitz" w:date="2015-06-19T09:39:00Z">
              <w:tcPr>
                <w:tcW w:w="1418" w:type="dxa"/>
                <w:gridSpan w:val="2"/>
              </w:tcPr>
            </w:tcPrChange>
          </w:tcPr>
          <w:p w14:paraId="001821D6" w14:textId="77777777" w:rsidR="004C3433" w:rsidRPr="00E81113" w:rsidRDefault="0048796C"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497" w:author="Maximilian Schmitz" w:date="2015-06-19T09:25:00Z"/>
                <w:lang w:val="en-GB"/>
                <w:rPrChange w:id="2498" w:author="Maximilian Schmitz" w:date="2015-06-19T09:35:00Z">
                  <w:rPr>
                    <w:ins w:id="2499" w:author="Maximilian Schmitz" w:date="2015-06-19T09:25:00Z"/>
                  </w:rPr>
                </w:rPrChange>
              </w:rPr>
              <w:pPrChange w:id="2500" w:author="Admin" w:date="2015-07-08T13:36:00Z">
                <w:pPr>
                  <w:cnfStyle w:val="000000000000" w:firstRow="0" w:lastRow="0" w:firstColumn="0" w:lastColumn="0" w:oddVBand="0" w:evenVBand="0" w:oddHBand="0" w:evenHBand="0" w:firstRowFirstColumn="0" w:firstRowLastColumn="0" w:lastRowFirstColumn="0" w:lastRowLastColumn="0"/>
                </w:pPr>
              </w:pPrChange>
            </w:pPr>
            <w:ins w:id="2501" w:author="Maximilian Schmitz" w:date="2015-06-19T09:33:00Z">
              <w:r w:rsidRPr="00E81113">
                <w:rPr>
                  <w:lang w:val="en-GB"/>
                  <w:rPrChange w:id="2502" w:author="Maximilian Schmitz" w:date="2015-06-19T09:35:00Z">
                    <w:rPr/>
                  </w:rPrChange>
                </w:rPr>
                <w:t>Array[</w:t>
              </w:r>
              <w:proofErr w:type="spellStart"/>
              <w:r w:rsidRPr="00E81113">
                <w:rPr>
                  <w:lang w:val="en-GB"/>
                  <w:rPrChange w:id="2503" w:author="Maximilian Schmitz" w:date="2015-06-19T09:35:00Z">
                    <w:rPr/>
                  </w:rPrChange>
                </w:rPr>
                <w:t>Int</w:t>
              </w:r>
              <w:proofErr w:type="spellEnd"/>
              <w:r w:rsidRPr="00E81113">
                <w:rPr>
                  <w:lang w:val="en-GB"/>
                  <w:rPrChange w:id="2504" w:author="Maximilian Schmitz" w:date="2015-06-19T09:35:00Z">
                    <w:rPr/>
                  </w:rPrChange>
                </w:rPr>
                <w:t xml:space="preserve"> Team-Id; </w:t>
              </w:r>
              <w:proofErr w:type="spellStart"/>
              <w:r w:rsidRPr="00E81113">
                <w:rPr>
                  <w:lang w:val="en-GB"/>
                  <w:rPrChange w:id="2505" w:author="Maximilian Schmitz" w:date="2015-06-19T09:35:00Z">
                    <w:rPr/>
                  </w:rPrChange>
                </w:rPr>
                <w:t>Int</w:t>
              </w:r>
              <w:proofErr w:type="spellEnd"/>
              <w:r w:rsidRPr="00E81113">
                <w:rPr>
                  <w:lang w:val="en-GB"/>
                  <w:rPrChange w:id="2506" w:author="Maximilian Schmitz" w:date="2015-06-19T09:35:00Z">
                    <w:rPr/>
                  </w:rPrChange>
                </w:rPr>
                <w:t xml:space="preserve"> Player-Id; Double </w:t>
              </w:r>
              <w:proofErr w:type="spellStart"/>
              <w:r w:rsidRPr="00E81113">
                <w:rPr>
                  <w:lang w:val="en-GB"/>
                  <w:rPrChange w:id="2507" w:author="Maximilian Schmitz" w:date="2015-06-19T09:35:00Z">
                    <w:rPr/>
                  </w:rPrChange>
                </w:rPr>
                <w:t>PosX</w:t>
              </w:r>
              <w:proofErr w:type="spellEnd"/>
              <w:r w:rsidRPr="00E81113">
                <w:rPr>
                  <w:lang w:val="en-GB"/>
                  <w:rPrChange w:id="2508" w:author="Maximilian Schmitz" w:date="2015-06-19T09:35:00Z">
                    <w:rPr/>
                  </w:rPrChange>
                </w:rPr>
                <w:t xml:space="preserve">; Double </w:t>
              </w:r>
              <w:proofErr w:type="spellStart"/>
              <w:r w:rsidRPr="00E81113">
                <w:rPr>
                  <w:lang w:val="en-GB"/>
                  <w:rPrChange w:id="2509" w:author="Maximilian Schmitz" w:date="2015-06-19T09:35:00Z">
                    <w:rPr/>
                  </w:rPrChange>
                </w:rPr>
                <w:t>PosY</w:t>
              </w:r>
              <w:proofErr w:type="spellEnd"/>
              <w:r w:rsidRPr="00E81113">
                <w:rPr>
                  <w:lang w:val="en-GB"/>
                  <w:rPrChange w:id="2510" w:author="Maximilian Schmitz" w:date="2015-06-19T09:35:00Z">
                    <w:rPr/>
                  </w:rPrChange>
                </w:rPr>
                <w:t>]</w:t>
              </w:r>
            </w:ins>
          </w:p>
        </w:tc>
        <w:tc>
          <w:tcPr>
            <w:tcW w:w="4242" w:type="dxa"/>
            <w:tcPrChange w:id="2511" w:author="Maximilian Schmitz" w:date="2015-06-19T09:39:00Z">
              <w:tcPr>
                <w:tcW w:w="4360" w:type="dxa"/>
                <w:gridSpan w:val="2"/>
              </w:tcPr>
            </w:tcPrChange>
          </w:tcPr>
          <w:p w14:paraId="38D6D001"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12" w:author="Maximilian Schmitz" w:date="2015-06-19T09:25:00Z"/>
              </w:rPr>
              <w:pPrChange w:id="251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14" w:author="Maximilian Schmitz" w:date="2015-06-19T09:25:00Z">
              <w:r>
                <w:t>Gibt Positionen der sichtbaren Spieler</w:t>
              </w:r>
            </w:ins>
            <w:ins w:id="2515" w:author="Maximilian Schmitz" w:date="2015-06-19T09:26:00Z">
              <w:r>
                <w:t xml:space="preserve"> zurück</w:t>
              </w:r>
            </w:ins>
          </w:p>
        </w:tc>
      </w:tr>
      <w:tr w:rsidR="004C3433" w14:paraId="6AF4B94A" w14:textId="77777777" w:rsidTr="00B16FE4">
        <w:tblPrEx>
          <w:tblPrExChange w:id="2516" w:author="Maximilian Schmitz" w:date="2015-06-19T09:39:00Z">
            <w:tblPrEx>
              <w:tblW w:w="0" w:type="auto"/>
            </w:tblPrEx>
          </w:tblPrExChange>
        </w:tblPrEx>
        <w:trPr>
          <w:ins w:id="2517" w:author="Maximilian Schmitz" w:date="2015-06-19T09:25:00Z"/>
          <w:trPrChange w:id="251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19" w:author="Maximilian Schmitz" w:date="2015-06-19T09:39:00Z">
              <w:tcPr>
                <w:tcW w:w="2079" w:type="dxa"/>
              </w:tcPr>
            </w:tcPrChange>
          </w:tcPr>
          <w:p w14:paraId="463A8C5D" w14:textId="77777777" w:rsidR="004C3433" w:rsidRDefault="004C3433" w:rsidP="006A1F2A">
            <w:pPr>
              <w:spacing w:line="360" w:lineRule="auto"/>
              <w:rPr>
                <w:ins w:id="2520" w:author="Maximilian Schmitz" w:date="2015-06-19T09:25:00Z"/>
                <w:b w:val="0"/>
              </w:rPr>
              <w:pPrChange w:id="2521" w:author="Admin" w:date="2015-07-08T13:36:00Z">
                <w:pPr/>
              </w:pPrChange>
            </w:pPr>
            <w:ins w:id="2522" w:author="Maximilian Schmitz" w:date="2015-06-19T09:25:00Z">
              <w:r>
                <w:rPr>
                  <w:b w:val="0"/>
                </w:rPr>
                <w:t>GetGoal1Position</w:t>
              </w:r>
            </w:ins>
          </w:p>
        </w:tc>
        <w:tc>
          <w:tcPr>
            <w:tcW w:w="1431" w:type="dxa"/>
            <w:tcPrChange w:id="2523" w:author="Maximilian Schmitz" w:date="2015-06-19T09:39:00Z">
              <w:tcPr>
                <w:tcW w:w="1431" w:type="dxa"/>
                <w:gridSpan w:val="2"/>
              </w:tcPr>
            </w:tcPrChange>
          </w:tcPr>
          <w:p w14:paraId="4F279477"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524" w:author="Maximilian Schmitz" w:date="2015-06-19T09:25:00Z"/>
              </w:rPr>
              <w:pPrChange w:id="2525" w:author="Admin" w:date="2015-07-08T13:36:00Z">
                <w:pPr>
                  <w:cnfStyle w:val="000000000000" w:firstRow="0" w:lastRow="0" w:firstColumn="0" w:lastColumn="0" w:oddVBand="0" w:evenVBand="0" w:oddHBand="0" w:evenHBand="0" w:firstRowFirstColumn="0" w:firstRowLastColumn="0" w:lastRowFirstColumn="0" w:lastRowLastColumn="0"/>
                </w:pPr>
              </w:pPrChange>
            </w:pPr>
            <w:ins w:id="2526" w:author="Maximilian Schmitz" w:date="2015-06-19T09:31:00Z">
              <w:r>
                <w:t>-</w:t>
              </w:r>
            </w:ins>
          </w:p>
        </w:tc>
        <w:tc>
          <w:tcPr>
            <w:tcW w:w="1536" w:type="dxa"/>
            <w:tcPrChange w:id="2527" w:author="Maximilian Schmitz" w:date="2015-06-19T09:39:00Z">
              <w:tcPr>
                <w:tcW w:w="1418" w:type="dxa"/>
                <w:gridSpan w:val="2"/>
              </w:tcPr>
            </w:tcPrChange>
          </w:tcPr>
          <w:p w14:paraId="3C777A6A"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528" w:author="Maximilian Schmitz" w:date="2015-06-19T09:25:00Z"/>
              </w:rPr>
              <w:pPrChange w:id="2529" w:author="Admin" w:date="2015-07-08T13:36:00Z">
                <w:pPr>
                  <w:cnfStyle w:val="000000000000" w:firstRow="0" w:lastRow="0" w:firstColumn="0" w:lastColumn="0" w:oddVBand="0" w:evenVBand="0" w:oddHBand="0" w:evenHBand="0" w:firstRowFirstColumn="0" w:firstRowLastColumn="0" w:lastRowFirstColumn="0" w:lastRowLastColumn="0"/>
                </w:pPr>
              </w:pPrChange>
            </w:pPr>
            <w:ins w:id="2530" w:author="Maximilian Schmitz" w:date="2015-06-19T09:31:00Z">
              <w:r>
                <w:t xml:space="preserve">Double: </w:t>
              </w:r>
              <w:proofErr w:type="spellStart"/>
              <w:r>
                <w:t>PosX</w:t>
              </w:r>
              <w:proofErr w:type="spellEnd"/>
              <w:r>
                <w:t xml:space="preserve">, </w:t>
              </w:r>
            </w:ins>
            <w:proofErr w:type="spellStart"/>
            <w:ins w:id="2531" w:author="Maximilian Schmitz" w:date="2015-06-19T09:36:00Z">
              <w:r w:rsidR="00E81113">
                <w:t>P</w:t>
              </w:r>
            </w:ins>
            <w:ins w:id="2532" w:author="Maximilian Schmitz" w:date="2015-06-19T09:31:00Z">
              <w:r>
                <w:t>osY</w:t>
              </w:r>
              <w:proofErr w:type="spellEnd"/>
              <w:r>
                <w:t xml:space="preserve">, </w:t>
              </w:r>
              <w:proofErr w:type="spellStart"/>
              <w:r>
                <w:t>PosZ</w:t>
              </w:r>
            </w:ins>
            <w:proofErr w:type="spellEnd"/>
          </w:p>
        </w:tc>
        <w:tc>
          <w:tcPr>
            <w:tcW w:w="4242" w:type="dxa"/>
            <w:tcPrChange w:id="2533" w:author="Maximilian Schmitz" w:date="2015-06-19T09:39:00Z">
              <w:tcPr>
                <w:tcW w:w="4360" w:type="dxa"/>
                <w:gridSpan w:val="2"/>
              </w:tcPr>
            </w:tcPrChange>
          </w:tcPr>
          <w:p w14:paraId="4E9FFE89"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34" w:author="Maximilian Schmitz" w:date="2015-06-19T09:25:00Z"/>
              </w:rPr>
              <w:pPrChange w:id="253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36" w:author="Maximilian Schmitz" w:date="2015-06-19T09:26:00Z">
              <w:r>
                <w:t>Gibt die Position des 1. Tors zurück</w:t>
              </w:r>
            </w:ins>
          </w:p>
        </w:tc>
      </w:tr>
      <w:tr w:rsidR="004C3433" w14:paraId="59D7FEC0" w14:textId="77777777" w:rsidTr="00B16FE4">
        <w:tblPrEx>
          <w:tblPrExChange w:id="2537" w:author="Maximilian Schmitz" w:date="2015-06-19T09:39:00Z">
            <w:tblPrEx>
              <w:tblW w:w="0" w:type="auto"/>
            </w:tblPrEx>
          </w:tblPrExChange>
        </w:tblPrEx>
        <w:trPr>
          <w:ins w:id="2538" w:author="Maximilian Schmitz" w:date="2015-06-19T09:25:00Z"/>
          <w:trPrChange w:id="253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40" w:author="Maximilian Schmitz" w:date="2015-06-19T09:39:00Z">
              <w:tcPr>
                <w:tcW w:w="2079" w:type="dxa"/>
              </w:tcPr>
            </w:tcPrChange>
          </w:tcPr>
          <w:p w14:paraId="49753ED3" w14:textId="77777777" w:rsidR="004C3433" w:rsidRDefault="004C3433" w:rsidP="006A1F2A">
            <w:pPr>
              <w:spacing w:line="360" w:lineRule="auto"/>
              <w:rPr>
                <w:ins w:id="2541" w:author="Maximilian Schmitz" w:date="2015-06-19T09:25:00Z"/>
                <w:b w:val="0"/>
              </w:rPr>
              <w:pPrChange w:id="2542" w:author="Admin" w:date="2015-07-08T13:36:00Z">
                <w:pPr/>
              </w:pPrChange>
            </w:pPr>
            <w:ins w:id="2543" w:author="Maximilian Schmitz" w:date="2015-06-19T09:25:00Z">
              <w:r>
                <w:rPr>
                  <w:b w:val="0"/>
                </w:rPr>
                <w:t>GetGoal2Position</w:t>
              </w:r>
            </w:ins>
          </w:p>
        </w:tc>
        <w:tc>
          <w:tcPr>
            <w:tcW w:w="1431" w:type="dxa"/>
            <w:tcPrChange w:id="2544" w:author="Maximilian Schmitz" w:date="2015-06-19T09:39:00Z">
              <w:tcPr>
                <w:tcW w:w="1431" w:type="dxa"/>
                <w:gridSpan w:val="2"/>
              </w:tcPr>
            </w:tcPrChange>
          </w:tcPr>
          <w:p w14:paraId="31F7F0B5"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545" w:author="Maximilian Schmitz" w:date="2015-06-19T09:25:00Z"/>
              </w:rPr>
              <w:pPrChange w:id="2546" w:author="Admin" w:date="2015-07-08T13:36:00Z">
                <w:pPr>
                  <w:cnfStyle w:val="000000000000" w:firstRow="0" w:lastRow="0" w:firstColumn="0" w:lastColumn="0" w:oddVBand="0" w:evenVBand="0" w:oddHBand="0" w:evenHBand="0" w:firstRowFirstColumn="0" w:firstRowLastColumn="0" w:lastRowFirstColumn="0" w:lastRowLastColumn="0"/>
                </w:pPr>
              </w:pPrChange>
            </w:pPr>
            <w:ins w:id="2547" w:author="Maximilian Schmitz" w:date="2015-06-19T09:32:00Z">
              <w:r>
                <w:t>-</w:t>
              </w:r>
            </w:ins>
          </w:p>
        </w:tc>
        <w:tc>
          <w:tcPr>
            <w:tcW w:w="1536" w:type="dxa"/>
            <w:tcPrChange w:id="2548" w:author="Maximilian Schmitz" w:date="2015-06-19T09:39:00Z">
              <w:tcPr>
                <w:tcW w:w="1418" w:type="dxa"/>
                <w:gridSpan w:val="2"/>
              </w:tcPr>
            </w:tcPrChange>
          </w:tcPr>
          <w:p w14:paraId="0FDA113F" w14:textId="77777777" w:rsidR="004C3433" w:rsidRDefault="0042223A" w:rsidP="006A1F2A">
            <w:pPr>
              <w:spacing w:line="360" w:lineRule="auto"/>
              <w:jc w:val="left"/>
              <w:cnfStyle w:val="000000000000" w:firstRow="0" w:lastRow="0" w:firstColumn="0" w:lastColumn="0" w:oddVBand="0" w:evenVBand="0" w:oddHBand="0" w:evenHBand="0" w:firstRowFirstColumn="0" w:firstRowLastColumn="0" w:lastRowFirstColumn="0" w:lastRowLastColumn="0"/>
              <w:rPr>
                <w:ins w:id="2549" w:author="Maximilian Schmitz" w:date="2015-06-19T09:25:00Z"/>
              </w:rPr>
              <w:pPrChange w:id="2550" w:author="Admin" w:date="2015-07-08T13:36:00Z">
                <w:pPr>
                  <w:cnfStyle w:val="000000000000" w:firstRow="0" w:lastRow="0" w:firstColumn="0" w:lastColumn="0" w:oddVBand="0" w:evenVBand="0" w:oddHBand="0" w:evenHBand="0" w:firstRowFirstColumn="0" w:firstRowLastColumn="0" w:lastRowFirstColumn="0" w:lastRowLastColumn="0"/>
                </w:pPr>
              </w:pPrChange>
            </w:pPr>
            <w:ins w:id="2551"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552" w:author="Maximilian Schmitz" w:date="2015-06-19T09:39:00Z">
              <w:tcPr>
                <w:tcW w:w="4360" w:type="dxa"/>
                <w:gridSpan w:val="2"/>
              </w:tcPr>
            </w:tcPrChange>
          </w:tcPr>
          <w:p w14:paraId="3BD447EC" w14:textId="77777777" w:rsidR="004C3433" w:rsidRDefault="004C3433" w:rsidP="006A1F2A">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53" w:author="Maximilian Schmitz" w:date="2015-06-19T09:25:00Z"/>
              </w:rPr>
              <w:pPrChange w:id="255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55" w:author="Maximilian Schmitz" w:date="2015-06-19T09:26:00Z">
              <w:r>
                <w:t>Gibt die Position des 2. Tors zurück</w:t>
              </w:r>
            </w:ins>
          </w:p>
        </w:tc>
      </w:tr>
    </w:tbl>
    <w:p w14:paraId="4E54F9AB" w14:textId="77777777" w:rsidR="00334724" w:rsidRDefault="00F73840" w:rsidP="006A1F2A">
      <w:pPr>
        <w:pStyle w:val="Beschriftung"/>
        <w:rPr>
          <w:ins w:id="2556" w:author="Maximilian Schmitz" w:date="2015-06-19T09:40:00Z"/>
        </w:rPr>
        <w:pPrChange w:id="2557" w:author="Admin" w:date="2015-07-08T13:36:00Z">
          <w:pPr>
            <w:pStyle w:val="berschrift3"/>
          </w:pPr>
        </w:pPrChange>
      </w:pPr>
      <w:bookmarkStart w:id="2558" w:name="_Ref422468984"/>
      <w:bookmarkStart w:id="2559" w:name="_Toc422468981"/>
      <w:ins w:id="2560" w:author="Maximilian Schmitz" w:date="2015-06-19T09:18:00Z">
        <w:r>
          <w:t xml:space="preserve">Tabelle </w:t>
        </w:r>
        <w:r>
          <w:fldChar w:fldCharType="begin"/>
        </w:r>
        <w:r>
          <w:instrText xml:space="preserve"> SEQ Tabelle \* ARABIC </w:instrText>
        </w:r>
      </w:ins>
      <w:r>
        <w:fldChar w:fldCharType="separate"/>
      </w:r>
      <w:ins w:id="2561" w:author="Maximilian Schmitz" w:date="2015-06-19T09:20:00Z">
        <w:r w:rsidR="00867956">
          <w:rPr>
            <w:noProof/>
          </w:rPr>
          <w:t>1</w:t>
        </w:r>
      </w:ins>
      <w:ins w:id="2562" w:author="Maximilian Schmitz" w:date="2015-06-19T09:18:00Z">
        <w:r>
          <w:fldChar w:fldCharType="end"/>
        </w:r>
        <w:bookmarkEnd w:id="2558"/>
        <w:r>
          <w:t xml:space="preserve">: </w:t>
        </w:r>
        <w:r w:rsidRPr="000358A4">
          <w:t>Funktionen im LUA-Skript</w:t>
        </w:r>
      </w:ins>
      <w:bookmarkEnd w:id="2559"/>
    </w:p>
    <w:p w14:paraId="2CFB00DF" w14:textId="77777777" w:rsidR="00B16FE4" w:rsidRDefault="00B16FE4" w:rsidP="006A1F2A">
      <w:pPr>
        <w:rPr>
          <w:ins w:id="2563" w:author="Maximilian Schmitz" w:date="2015-06-19T09:41:00Z"/>
        </w:rPr>
        <w:pPrChange w:id="2564" w:author="Admin" w:date="2015-07-08T13:36:00Z">
          <w:pPr>
            <w:pStyle w:val="berschrift3"/>
          </w:pPr>
        </w:pPrChange>
      </w:pPr>
    </w:p>
    <w:p w14:paraId="345D2622" w14:textId="77777777" w:rsidR="00B16FE4" w:rsidRDefault="00B16FE4" w:rsidP="006A1F2A">
      <w:pPr>
        <w:rPr>
          <w:ins w:id="2565" w:author="Maximilian Schmitz" w:date="2015-06-19T09:43:00Z"/>
        </w:rPr>
        <w:pPrChange w:id="2566" w:author="Admin" w:date="2015-07-08T13:36:00Z">
          <w:pPr>
            <w:pStyle w:val="berschrift3"/>
          </w:pPr>
        </w:pPrChange>
      </w:pPr>
      <w:ins w:id="2567" w:author="Maximilian Schmitz" w:date="2015-06-19T09:41:00Z">
        <w:r>
          <w:t xml:space="preserve">Alle Funktionen, die über das LUA-Skript aufgerufen werden, rufen Funktionen des implementierten Spielers auf. </w:t>
        </w:r>
      </w:ins>
      <w:ins w:id="2568" w:author="Maximilian Schmitz" w:date="2015-06-19T09:42:00Z">
        <w:r>
          <w:t xml:space="preserve">Im </w:t>
        </w:r>
      </w:ins>
      <w:ins w:id="2569" w:author="Maximilian Schmitz" w:date="2015-06-19T09:43:00Z">
        <w:r w:rsidR="00417BF0">
          <w:t>Weiteren</w:t>
        </w:r>
      </w:ins>
      <w:ins w:id="2570"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rsidP="006A1F2A">
      <w:pPr>
        <w:rPr>
          <w:ins w:id="2571" w:author="Maximilian Schmitz" w:date="2015-06-19T09:40:00Z"/>
        </w:rPr>
        <w:pPrChange w:id="2572" w:author="Admin" w:date="2015-07-08T13:36:00Z">
          <w:pPr>
            <w:pStyle w:val="berschrift3"/>
          </w:pPr>
        </w:pPrChange>
      </w:pPr>
    </w:p>
    <w:p w14:paraId="52C4F6DD" w14:textId="77777777" w:rsidR="00B16FE4" w:rsidRDefault="00B16FE4" w:rsidP="006A1F2A">
      <w:pPr>
        <w:rPr>
          <w:ins w:id="2573" w:author="Maximilian Schmitz" w:date="2015-06-19T09:40:00Z"/>
        </w:rPr>
        <w:pPrChange w:id="2574" w:author="Admin" w:date="2015-07-08T13:36:00Z">
          <w:pPr>
            <w:pStyle w:val="berschrift3"/>
          </w:pPr>
        </w:pPrChange>
      </w:pPr>
      <w:ins w:id="2575"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rsidP="006A1F2A">
      <w:pPr>
        <w:rPr>
          <w:ins w:id="2576" w:author="Maximilian Schmitz" w:date="2015-06-19T09:43:00Z"/>
        </w:rPr>
        <w:pPrChange w:id="2577" w:author="Admin" w:date="2015-07-08T13:36:00Z">
          <w:pPr>
            <w:pStyle w:val="berschrift3"/>
          </w:pPr>
        </w:pPrChange>
      </w:pPr>
      <w:ins w:id="2578" w:author="Maximilian Schmitz" w:date="2015-06-19T09:41:00Z">
        <w:r>
          <w:t>Die Funktion</w:t>
        </w:r>
      </w:ins>
      <w:ins w:id="2579"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rsidP="006A1F2A">
      <w:pPr>
        <w:rPr>
          <w:ins w:id="2580" w:author="Maximilian Schmitz" w:date="2015-06-19T09:50:00Z"/>
        </w:rPr>
        <w:pPrChange w:id="2581" w:author="Admin" w:date="2015-07-08T13:36:00Z">
          <w:pPr>
            <w:pStyle w:val="berschrift3"/>
          </w:pPr>
        </w:pPrChange>
      </w:pPr>
      <w:ins w:id="2582" w:author="Maximilian Schmitz" w:date="2015-06-19T09:44:00Z">
        <w:r>
          <w:lastRenderedPageBreak/>
          <w:t>Mit „</w:t>
        </w:r>
        <w:proofErr w:type="spellStart"/>
        <w:r>
          <w:t>Rotate</w:t>
        </w:r>
        <w:proofErr w:type="spellEnd"/>
        <w:r>
          <w:t xml:space="preserve">“ wird der Spieler in eine angegebene Richtung gedreht. </w:t>
        </w:r>
      </w:ins>
      <w:ins w:id="2583" w:author="Maximilian Schmitz" w:date="2015-06-19T09:45:00Z">
        <w:r w:rsidR="006D2F66">
          <w:t xml:space="preserve">Der Drehwinkel muss als absoluter Winkel angegeben werden. Eine Drehung relativ zur letzten Rotation ist nicht möglich. </w:t>
        </w:r>
      </w:ins>
      <w:ins w:id="2584"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rsidP="006A1F2A">
      <w:pPr>
        <w:rPr>
          <w:ins w:id="2585" w:author="Maximilian Schmitz" w:date="2015-06-19T09:57:00Z"/>
        </w:rPr>
        <w:pPrChange w:id="2586" w:author="Admin" w:date="2015-07-08T13:36:00Z">
          <w:pPr>
            <w:pStyle w:val="berschrift3"/>
          </w:pPr>
        </w:pPrChange>
      </w:pPr>
      <w:ins w:id="2587" w:author="Maximilian Schmitz" w:date="2015-06-19T09:50:00Z">
        <w:r>
          <w:t xml:space="preserve">Die Funktion „Kick“ lässt den Spieler den Ball in eine angegebene Richtung mit </w:t>
        </w:r>
      </w:ins>
      <w:ins w:id="2588" w:author="Maximilian Schmitz" w:date="2015-06-19T09:51:00Z">
        <w:r>
          <w:t>angegebener</w:t>
        </w:r>
      </w:ins>
      <w:ins w:id="2589" w:author="Maximilian Schmitz" w:date="2015-06-19T09:50:00Z">
        <w:r>
          <w:t xml:space="preserve"> Kraft kicken. </w:t>
        </w:r>
      </w:ins>
      <w:ins w:id="2590" w:author="Maximilian Schmitz" w:date="2015-06-19T09:51:00Z">
        <w:r>
          <w:t xml:space="preserve">Die Kraft wird im Bereich von 0 bis 100 Prozent angegeben. </w:t>
        </w:r>
      </w:ins>
      <w:ins w:id="2591" w:author="Maximilian Schmitz" w:date="2015-06-19T09:55:00Z">
        <w:r>
          <w:t xml:space="preserve">Der Richtungsvektor ist in den definierten Achsenrichtungen des globalen Koordinatensystems anzugeben. </w:t>
        </w:r>
      </w:ins>
      <w:ins w:id="2592" w:author="Maximilian Schmitz" w:date="2015-06-19T09:56:00Z">
        <w:r>
          <w:t xml:space="preserve">Die Funktion kann nur aufgerufen werden, wenn der Spieler </w:t>
        </w:r>
      </w:ins>
      <w:ins w:id="2593" w:author="Maximilian Schmitz" w:date="2015-06-19T09:57:00Z">
        <w:r>
          <w:t>in Ballbesitz ist.</w:t>
        </w:r>
      </w:ins>
    </w:p>
    <w:p w14:paraId="72327268" w14:textId="77777777" w:rsidR="00FB75CB" w:rsidRDefault="00FB75CB" w:rsidP="006A1F2A">
      <w:pPr>
        <w:rPr>
          <w:ins w:id="2594" w:author="Maximilian Schmitz" w:date="2015-06-19T09:57:00Z"/>
        </w:rPr>
        <w:pPrChange w:id="2595" w:author="Admin" w:date="2015-07-08T13:36:00Z">
          <w:pPr>
            <w:pStyle w:val="berschrift3"/>
          </w:pPr>
        </w:pPrChange>
      </w:pPr>
      <w:ins w:id="2596"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rsidP="006A1F2A">
      <w:pPr>
        <w:rPr>
          <w:ins w:id="2597" w:author="Maximilian Schmitz" w:date="2015-06-19T10:01:00Z"/>
        </w:rPr>
        <w:pPrChange w:id="2598" w:author="Admin" w:date="2015-07-08T13:36:00Z">
          <w:pPr>
            <w:pStyle w:val="berschrift3"/>
          </w:pPr>
        </w:pPrChange>
      </w:pPr>
      <w:ins w:id="2599" w:author="Maximilian Schmitz" w:date="2015-06-19T09:58:00Z">
        <w:r>
          <w:t>Die Funktion „</w:t>
        </w:r>
        <w:proofErr w:type="spellStart"/>
        <w:r>
          <w:t>Speak</w:t>
        </w:r>
        <w:proofErr w:type="spellEnd"/>
        <w:r>
          <w:t xml:space="preserve">“ lässt den Spieler </w:t>
        </w:r>
      </w:ins>
      <w:ins w:id="2600" w:author="Maximilian Schmitz" w:date="2015-06-19T10:01:00Z">
        <w:r>
          <w:t>eine Nachricht an alle anderen Spieler schicken. Über die Funktion „Listen“ wird der Erhalt einer solchen Nachricht abgefragt.</w:t>
        </w:r>
      </w:ins>
    </w:p>
    <w:p w14:paraId="28333B66" w14:textId="77777777" w:rsidR="00C76A6C" w:rsidRDefault="00C76A6C" w:rsidP="006A1F2A">
      <w:pPr>
        <w:rPr>
          <w:ins w:id="2601" w:author="Maximilian Schmitz" w:date="2015-06-19T10:02:00Z"/>
        </w:rPr>
        <w:pPrChange w:id="2602" w:author="Admin" w:date="2015-07-08T13:36:00Z">
          <w:pPr>
            <w:pStyle w:val="berschrift3"/>
          </w:pPr>
        </w:pPrChange>
      </w:pPr>
      <w:ins w:id="2603"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rsidP="006A1F2A">
      <w:pPr>
        <w:rPr>
          <w:ins w:id="2604" w:author="Maximilian Schmitz" w:date="2015-06-19T10:03:00Z"/>
        </w:rPr>
        <w:pPrChange w:id="2605" w:author="Admin" w:date="2015-07-08T13:36:00Z">
          <w:pPr>
            <w:pStyle w:val="berschrift3"/>
          </w:pPr>
        </w:pPrChange>
      </w:pPr>
      <w:ins w:id="2606" w:author="Maximilian Schmitz" w:date="2015-06-19T10:03:00Z">
        <w:r>
          <w:t>Über die Funktion „</w:t>
        </w:r>
        <w:proofErr w:type="spellStart"/>
        <w:r w:rsidRPr="00C76A6C">
          <w:t>TimePlayed</w:t>
        </w:r>
        <w:proofErr w:type="spellEnd"/>
        <w:r>
          <w:t>“ wird die aktuelle Spielzeit in Prozent abgefragt.</w:t>
        </w:r>
      </w:ins>
    </w:p>
    <w:p w14:paraId="07C9008D" w14:textId="77777777" w:rsidR="00C76A6C" w:rsidRDefault="00C76A6C" w:rsidP="006A1F2A">
      <w:pPr>
        <w:rPr>
          <w:ins w:id="2607" w:author="Maximilian Schmitz" w:date="2015-06-19T10:04:00Z"/>
        </w:rPr>
        <w:pPrChange w:id="2608" w:author="Admin" w:date="2015-07-08T13:36:00Z">
          <w:pPr>
            <w:pStyle w:val="berschrift3"/>
          </w:pPr>
        </w:pPrChange>
      </w:pPr>
      <w:ins w:id="2609"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rsidP="006A1F2A">
      <w:pPr>
        <w:rPr>
          <w:ins w:id="2610" w:author="Maximilian Schmitz" w:date="2015-06-19T10:05:00Z"/>
        </w:rPr>
        <w:pPrChange w:id="2611" w:author="Admin" w:date="2015-07-08T13:36:00Z">
          <w:pPr>
            <w:pStyle w:val="berschrift3"/>
          </w:pPr>
        </w:pPrChange>
      </w:pPr>
      <w:ins w:id="2612"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rsidP="006A1F2A">
      <w:pPr>
        <w:rPr>
          <w:ins w:id="2613" w:author="Maximilian Schmitz" w:date="2015-06-19T10:06:00Z"/>
        </w:rPr>
        <w:pPrChange w:id="2614" w:author="Admin" w:date="2015-07-08T13:36:00Z">
          <w:pPr>
            <w:pStyle w:val="berschrift3"/>
          </w:pPr>
        </w:pPrChange>
      </w:pPr>
      <w:ins w:id="2615"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rsidP="006A1F2A">
      <w:pPr>
        <w:rPr>
          <w:ins w:id="2616" w:author="Maximilian Schmitz" w:date="2015-06-19T10:06:00Z"/>
        </w:rPr>
        <w:pPrChange w:id="2617" w:author="Admin" w:date="2015-07-08T13:36:00Z">
          <w:pPr>
            <w:pStyle w:val="berschrift3"/>
          </w:pPr>
        </w:pPrChange>
      </w:pPr>
      <w:ins w:id="2618"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rsidP="006A1F2A">
      <w:pPr>
        <w:rPr>
          <w:ins w:id="2619" w:author="Maximilian Schmitz" w:date="2015-06-19T10:09:00Z"/>
        </w:rPr>
        <w:pPrChange w:id="2620" w:author="Admin" w:date="2015-07-08T13:36:00Z">
          <w:pPr>
            <w:pStyle w:val="berschrift3"/>
          </w:pPr>
        </w:pPrChange>
      </w:pPr>
      <w:ins w:id="2621" w:author="Maximilian Schmitz" w:date="2015-06-19T10:07:00Z">
        <w:r>
          <w:t>Mit der Funktion „</w:t>
        </w:r>
        <w:proofErr w:type="spellStart"/>
        <w:r>
          <w:t>GetOwnLocation</w:t>
        </w:r>
        <w:proofErr w:type="spellEnd"/>
        <w:r>
          <w:t xml:space="preserve">“ wird die aktuelle Position des Spielers abgefragt. </w:t>
        </w:r>
      </w:ins>
      <w:ins w:id="2622" w:author="Maximilian Schmitz" w:date="2015-06-19T10:08:00Z">
        <w:r w:rsidR="0072334D">
          <w:t>Die Rückgabeparameter sind die Spielerposition in X-, Y- und Z-Richtung des globalen Koordinatensystems.</w:t>
        </w:r>
      </w:ins>
    </w:p>
    <w:p w14:paraId="60DF4380" w14:textId="77777777" w:rsidR="00D56143" w:rsidRDefault="00D56143" w:rsidP="006A1F2A">
      <w:pPr>
        <w:rPr>
          <w:ins w:id="2623" w:author="Maximilian Schmitz" w:date="2015-06-19T10:10:00Z"/>
        </w:rPr>
        <w:pPrChange w:id="2624" w:author="Admin" w:date="2015-07-08T13:36:00Z">
          <w:pPr>
            <w:pStyle w:val="berschrift3"/>
          </w:pPr>
        </w:pPrChange>
      </w:pPr>
      <w:ins w:id="2625"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rsidP="006A1F2A">
      <w:pPr>
        <w:rPr>
          <w:ins w:id="2626" w:author="Maximilian Schmitz" w:date="2015-06-19T10:12:00Z"/>
        </w:rPr>
        <w:pPrChange w:id="2627" w:author="Admin" w:date="2015-07-08T13:36:00Z">
          <w:pPr>
            <w:pStyle w:val="berschrift3"/>
          </w:pPr>
        </w:pPrChange>
      </w:pPr>
      <w:ins w:id="2628" w:author="Maximilian Schmitz" w:date="2015-06-19T10:11:00Z">
        <w:r>
          <w:t>Die Funktion „</w:t>
        </w:r>
        <w:proofErr w:type="spellStart"/>
        <w:r>
          <w:t>GetVisiblePlayers</w:t>
        </w:r>
        <w:proofErr w:type="spellEnd"/>
        <w:r>
          <w:t xml:space="preserve">“ liefert ein Array der vom Spieler sichtbaren Mitspieler zurück. </w:t>
        </w:r>
      </w:ins>
      <w:ins w:id="2629" w:author="Maximilian Schmitz" w:date="2015-06-19T10:12:00Z">
        <w:r>
          <w:t xml:space="preserve">Für jeden gesehenen Spieler gibt es eine Zeile in diesem Array. </w:t>
        </w:r>
        <w:r>
          <w:lastRenderedPageBreak/>
          <w:t>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rsidP="006A1F2A">
      <w:pPr>
        <w:rPr>
          <w:ins w:id="2630" w:author="Maximilian Schmitz" w:date="2015-06-19T09:46:00Z"/>
        </w:rPr>
        <w:pPrChange w:id="2631" w:author="Admin" w:date="2015-07-08T13:36:00Z">
          <w:pPr>
            <w:pStyle w:val="berschrift3"/>
          </w:pPr>
        </w:pPrChange>
      </w:pPr>
      <w:ins w:id="2632" w:author="Maximilian Schmitz" w:date="2015-06-19T10:13:00Z">
        <w:r>
          <w:t>Die Funktionen „GetGoal1Position“ und „GetGoal2Position“ geben die Positionen der beiden Tore auf dem S</w:t>
        </w:r>
      </w:ins>
      <w:ins w:id="2633" w:author="Maximilian Schmitz" w:date="2015-06-19T10:14:00Z">
        <w:r>
          <w:t>pielfeld zurück.</w:t>
        </w:r>
      </w:ins>
    </w:p>
    <w:p w14:paraId="6CFA7F2D" w14:textId="77777777" w:rsidR="006D2F66" w:rsidRDefault="006D2F66" w:rsidP="006A1F2A">
      <w:pPr>
        <w:rPr>
          <w:ins w:id="2634" w:author="Maximilian Schmitz" w:date="2015-06-19T09:46:00Z"/>
        </w:rPr>
        <w:pPrChange w:id="2635" w:author="Admin" w:date="2015-07-08T13:36:00Z">
          <w:pPr>
            <w:pStyle w:val="berschrift3"/>
          </w:pPr>
        </w:pPrChange>
      </w:pPr>
    </w:p>
    <w:p w14:paraId="60EDE405" w14:textId="77777777" w:rsidR="006D2F66" w:rsidRPr="00321258" w:rsidRDefault="006D2F66" w:rsidP="006A1F2A">
      <w:pPr>
        <w:pPrChange w:id="2636" w:author="Admin" w:date="2015-07-08T13:36:00Z">
          <w:pPr>
            <w:pStyle w:val="berschrift3"/>
          </w:pPr>
        </w:pPrChange>
      </w:pPr>
      <w:ins w:id="2637" w:author="Maximilian Schmitz" w:date="2015-06-19T09:46:00Z">
        <w:r>
          <w:t>Die aufgeführten Funktionen stehen im LUA-Skript zur Verfügung und können zur Entwicklung einer künstlichen Intelligenz verwendet werden.</w:t>
        </w:r>
      </w:ins>
      <w:ins w:id="2638" w:author="Maximilian Schmitz" w:date="2015-06-19T09:47:00Z">
        <w:r w:rsidR="007F6F48">
          <w:t xml:space="preserve"> Diese wird im nachfolgenden Kapitel beschrieben.</w:t>
        </w:r>
      </w:ins>
    </w:p>
    <w:p w14:paraId="21518BA1" w14:textId="77777777" w:rsidR="00DC17D6" w:rsidRDefault="00DC17D6" w:rsidP="006A1F2A">
      <w:pPr>
        <w:pPrChange w:id="2639" w:author="Admin" w:date="2015-07-08T13:36:00Z">
          <w:pPr/>
        </w:pPrChange>
      </w:pPr>
    </w:p>
    <w:p w14:paraId="506663F9" w14:textId="77777777" w:rsidR="00DC17D6" w:rsidRDefault="00DC17D6" w:rsidP="006A1F2A">
      <w:pPr>
        <w:pStyle w:val="berschrift2"/>
        <w:rPr>
          <w:ins w:id="2640" w:author="Maximilian Schmitz" w:date="2015-06-04T10:34:00Z"/>
        </w:rPr>
        <w:pPrChange w:id="2641" w:author="Admin" w:date="2015-07-08T13:36:00Z">
          <w:pPr>
            <w:pStyle w:val="berschrift2"/>
          </w:pPr>
        </w:pPrChange>
      </w:pPr>
      <w:bookmarkStart w:id="2642" w:name="_Toc424119192"/>
      <w:r>
        <w:t>Entwicklung der künstlichen Intelligenz</w:t>
      </w:r>
      <w:bookmarkEnd w:id="2642"/>
    </w:p>
    <w:p w14:paraId="0316220D" w14:textId="77777777" w:rsidR="00E12CD0" w:rsidRDefault="00C210CA" w:rsidP="006A1F2A">
      <w:pPr>
        <w:rPr>
          <w:ins w:id="2643" w:author="Maximilian Schmitz" w:date="2015-06-04T10:59:00Z"/>
        </w:rPr>
        <w:pPrChange w:id="2644" w:author="Admin" w:date="2015-07-08T13:36:00Z">
          <w:pPr>
            <w:pStyle w:val="berschrift2"/>
          </w:pPr>
        </w:pPrChange>
      </w:pPr>
      <w:ins w:id="2645"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646" w:author="Maximilian Schmitz" w:date="2015-06-04T10:53:00Z">
        <w:r w:rsidR="003A2403">
          <w:t xml:space="preserve"> und menschlichem Verhalten </w:t>
        </w:r>
      </w:ins>
      <w:ins w:id="2647" w:author="Maximilian Schmitz" w:date="2015-06-04T10:50:00Z">
        <w:r w:rsidR="003A2403">
          <w:t xml:space="preserve">in Computerprogrammen (vgl. </w:t>
        </w:r>
      </w:ins>
      <w:customXmlInsRangeStart w:id="2648" w:author="Maximilian Schmitz" w:date="2015-06-04T10:56:00Z"/>
      <w:sdt>
        <w:sdtPr>
          <w:id w:val="996455497"/>
          <w:citation/>
        </w:sdtPr>
        <w:sdtContent>
          <w:customXmlInsRangeEnd w:id="2648"/>
          <w:ins w:id="2649" w:author="Maximilian Schmitz" w:date="2015-06-04T10:56:00Z">
            <w:r w:rsidR="003A2403">
              <w:fldChar w:fldCharType="begin"/>
            </w:r>
          </w:ins>
          <w:ins w:id="2650" w:author="Maximilian Schmitz" w:date="2015-06-04T10:57:00Z">
            <w:r w:rsidR="003A2403">
              <w:instrText xml:space="preserve">CITATION Nor04 \p 17f. \l 1031 </w:instrText>
            </w:r>
          </w:ins>
          <w:r w:rsidR="003A2403">
            <w:fldChar w:fldCharType="separate"/>
          </w:r>
          <w:r w:rsidR="00715D94">
            <w:rPr>
              <w:noProof/>
            </w:rPr>
            <w:t>[9, p. 17f.]</w:t>
          </w:r>
          <w:ins w:id="2651" w:author="Maximilian Schmitz" w:date="2015-06-04T10:56:00Z">
            <w:r w:rsidR="003A2403">
              <w:fldChar w:fldCharType="end"/>
            </w:r>
          </w:ins>
          <w:customXmlInsRangeStart w:id="2652" w:author="Maximilian Schmitz" w:date="2015-06-04T10:56:00Z"/>
        </w:sdtContent>
      </w:sdt>
      <w:customXmlInsRangeEnd w:id="2652"/>
      <w:ins w:id="2653" w:author="Maximilian Schmitz" w:date="2015-06-04T10:56:00Z">
        <w:r w:rsidR="003A2403">
          <w:t>).</w:t>
        </w:r>
      </w:ins>
    </w:p>
    <w:p w14:paraId="0324F0FE" w14:textId="77777777" w:rsidR="00FD106D" w:rsidRDefault="003A2403" w:rsidP="006A1F2A">
      <w:pPr>
        <w:rPr>
          <w:ins w:id="2654" w:author="Maximilian Schmitz" w:date="2015-06-04T20:57:00Z"/>
        </w:rPr>
        <w:pPrChange w:id="2655" w:author="Admin" w:date="2015-07-08T13:36:00Z">
          <w:pPr>
            <w:pStyle w:val="berschrift2"/>
          </w:pPr>
        </w:pPrChange>
      </w:pPr>
      <w:ins w:id="2656" w:author="Maximilian Schmitz" w:date="2015-06-04T10:58:00Z">
        <w:r>
          <w:t>Im speziellen Fall hier geht es darum, die Intelligenz und das Verhalten eines Fußballspielers bzw. einer ganzen Fußballmannschaft nachzubilden.</w:t>
        </w:r>
      </w:ins>
      <w:ins w:id="2657" w:author="Maximilian Schmitz" w:date="2015-06-04T10:59:00Z">
        <w:r w:rsidR="00E12CD0">
          <w:t xml:space="preserve"> </w:t>
        </w:r>
      </w:ins>
      <w:ins w:id="2658"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659" w:author="Maximilian Schmitz" w:date="2015-06-04T11:09:00Z">
        <w:r w:rsidR="004D7C7E">
          <w:t>die</w:t>
        </w:r>
      </w:ins>
      <w:ins w:id="2660" w:author="Maximilian Schmitz" w:date="2015-06-04T11:06:00Z">
        <w:r w:rsidR="004D7C7E">
          <w:t xml:space="preserve"> Mannschaft ergänzen.</w:t>
        </w:r>
      </w:ins>
      <w:ins w:id="2661" w:author="Maximilian Schmitz" w:date="2015-06-04T11:09:00Z">
        <w:r w:rsidR="00457DF0">
          <w:t xml:space="preserve"> </w:t>
        </w:r>
      </w:ins>
      <w:ins w:id="2662" w:author="Maximilian Schmitz" w:date="2015-06-04T11:10:00Z">
        <w:r w:rsidR="00457DF0">
          <w:t>Da Fußball ein M</w:t>
        </w:r>
        <w:r w:rsidR="00FD106D">
          <w:t xml:space="preserve">annschaftssport ist, ist diese Zusammenarbeit der einzelnen Spieler ein zentraler Punkt für die </w:t>
        </w:r>
      </w:ins>
      <w:ins w:id="2663" w:author="Maximilian Schmitz" w:date="2015-06-04T11:11:00Z">
        <w:r w:rsidR="00FD106D">
          <w:t>E</w:t>
        </w:r>
      </w:ins>
      <w:ins w:id="2664" w:author="Maximilian Schmitz" w:date="2015-06-04T11:10:00Z">
        <w:r w:rsidR="00FD106D">
          <w:t>ntwicklung der künstlichen Intelligenz.</w:t>
        </w:r>
      </w:ins>
    </w:p>
    <w:p w14:paraId="3B3DF075" w14:textId="77777777" w:rsidR="005D4339" w:rsidRDefault="005D4339" w:rsidP="006A1F2A">
      <w:pPr>
        <w:rPr>
          <w:ins w:id="2665" w:author="Maximilian Schmitz" w:date="2015-06-04T20:29:00Z"/>
        </w:rPr>
        <w:pPrChange w:id="2666" w:author="Admin" w:date="2015-07-08T13:36:00Z">
          <w:pPr>
            <w:pStyle w:val="berschrift2"/>
          </w:pPr>
        </w:pPrChange>
      </w:pPr>
    </w:p>
    <w:p w14:paraId="523E7B1C" w14:textId="2789C297" w:rsidR="009C4199" w:rsidDel="00480820" w:rsidRDefault="00EC44E1" w:rsidP="006A1F2A">
      <w:pPr>
        <w:rPr>
          <w:ins w:id="2667" w:author="Maximilian Schmitz" w:date="2015-06-04T21:04:00Z"/>
          <w:del w:id="2668" w:author="Michael K." w:date="2015-07-06T22:09:00Z"/>
        </w:rPr>
        <w:pPrChange w:id="2669" w:author="Admin" w:date="2015-07-08T13:36:00Z">
          <w:pPr>
            <w:pStyle w:val="berschrift2"/>
          </w:pPr>
        </w:pPrChange>
      </w:pPr>
      <w:ins w:id="2670" w:author="Maximilian Schmitz" w:date="2015-06-04T20:30:00Z">
        <w:r>
          <w:t xml:space="preserve">Eine Simulation der Fußballmannschaft kann daher als ein verteiltes, wissensverarbeitendes System </w:t>
        </w:r>
      </w:ins>
      <w:ins w:id="2671" w:author="Maximilian Schmitz" w:date="2015-06-04T20:31:00Z">
        <w:r>
          <w:t>angesehen werden.</w:t>
        </w:r>
        <w:r w:rsidR="00052E5C">
          <w:t xml:space="preserve"> </w:t>
        </w:r>
      </w:ins>
      <w:ins w:id="2672"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673" w:author="Maximilian Schmitz" w:date="2015-06-04T20:49:00Z">
        <w:r w:rsidR="00E60B91">
          <w:t xml:space="preserve"> Zudem wird oft die Forderung gestellt, dass ein verteiltes System für den Benutzer nicht als solches erkennbar sein darf. </w:t>
        </w:r>
      </w:ins>
      <w:ins w:id="2674" w:author="Maximilian Schmitz" w:date="2015-06-04T20:50:00Z">
        <w:r w:rsidR="00E60B91">
          <w:t xml:space="preserve">Das </w:t>
        </w:r>
        <w:r w:rsidR="00E60B91">
          <w:lastRenderedPageBreak/>
          <w:t xml:space="preserve">bedeutet, der Benutzer sieht nur ein einzelnes System und </w:t>
        </w:r>
        <w:r w:rsidR="004239A1">
          <w:t xml:space="preserve">kann die individuellen Systeme nicht erkennen. </w:t>
        </w:r>
        <w:r w:rsidR="004239A1" w:rsidRPr="004239A1">
          <w:rPr>
            <w:highlight w:val="yellow"/>
            <w:rPrChange w:id="2675" w:author="Maximilian Schmitz" w:date="2015-06-04T20:51:00Z">
              <w:rPr/>
            </w:rPrChange>
          </w:rPr>
          <w:t>&lt;</w:t>
        </w:r>
      </w:ins>
      <w:ins w:id="2676" w:author="Maximilian Schmitz" w:date="2015-06-04T20:51:00Z">
        <w:r w:rsidR="004239A1">
          <w:rPr>
            <w:highlight w:val="yellow"/>
          </w:rPr>
          <w:t xml:space="preserve">TODO: </w:t>
        </w:r>
      </w:ins>
      <w:ins w:id="2677" w:author="Maximilian Schmitz" w:date="2015-06-04T20:50:00Z">
        <w:r w:rsidR="004239A1" w:rsidRPr="00201692">
          <w:rPr>
            <w:highlight w:val="yellow"/>
          </w:rPr>
          <w:t xml:space="preserve">Quellen </w:t>
        </w:r>
      </w:ins>
      <w:ins w:id="2678" w:author="Maximilian Schmitz" w:date="2015-06-04T20:51:00Z">
        <w:r w:rsidR="004239A1" w:rsidRPr="004239A1">
          <w:rPr>
            <w:highlight w:val="yellow"/>
          </w:rPr>
          <w:sym w:font="Wingdings" w:char="F0E0"/>
        </w:r>
      </w:ins>
      <w:ins w:id="2679" w:author="Maximilian Schmitz" w:date="2015-06-04T20:50:00Z">
        <w:r w:rsidR="004239A1" w:rsidRPr="004239A1">
          <w:rPr>
            <w:highlight w:val="yellow"/>
            <w:rPrChange w:id="2680" w:author="Maximilian Schmitz" w:date="2015-06-04T20:51:00Z">
              <w:rPr/>
            </w:rPrChange>
          </w:rPr>
          <w:t xml:space="preserve"> </w:t>
        </w:r>
      </w:ins>
      <w:ins w:id="2681" w:author="Maximilian Schmitz" w:date="2015-06-04T20:51:00Z">
        <w:r w:rsidR="004239A1" w:rsidRPr="004239A1">
          <w:rPr>
            <w:highlight w:val="yellow"/>
            <w:rPrChange w:id="2682" w:author="Maximilian Schmitz" w:date="2015-06-04T20:51:00Z">
              <w:rPr/>
            </w:rPrChange>
          </w:rPr>
          <w:t xml:space="preserve">Andrew </w:t>
        </w:r>
      </w:ins>
      <w:ins w:id="2683" w:author="Maximilian Schmitz" w:date="2015-06-04T20:50:00Z">
        <w:r w:rsidR="004239A1" w:rsidRPr="004239A1">
          <w:rPr>
            <w:highlight w:val="yellow"/>
            <w:rPrChange w:id="2684" w:author="Maximilian Schmitz" w:date="2015-06-04T20:51:00Z">
              <w:rPr/>
            </w:rPrChange>
          </w:rPr>
          <w:t xml:space="preserve">Tannenbaum, </w:t>
        </w:r>
      </w:ins>
      <w:ins w:id="2685" w:author="Maximilian Schmitz" w:date="2015-06-04T20:51:00Z">
        <w:r w:rsidR="004239A1" w:rsidRPr="004239A1">
          <w:rPr>
            <w:highlight w:val="yellow"/>
            <w:rPrChange w:id="2686" w:author="Maximilian Schmitz" w:date="2015-06-04T20:51:00Z">
              <w:rPr/>
            </w:rPrChange>
          </w:rPr>
          <w:t>Peter Löhr&gt;</w:t>
        </w:r>
      </w:ins>
      <w:ins w:id="2687"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688" w:author="Admin" w:date="2015-07-06T14:47:00Z">
          <w:r w:rsidR="004239A1" w:rsidDel="0041383A">
            <w:delText>Prozess</w:delText>
          </w:r>
        </w:del>
      </w:ins>
      <w:ins w:id="2689" w:author="Admin" w:date="2015-07-06T14:47:00Z">
        <w:r w:rsidR="0041383A">
          <w:t>Thread</w:t>
        </w:r>
      </w:ins>
      <w:ins w:id="2690" w:author="Maximilian Schmitz" w:date="2015-06-04T20:52:00Z">
        <w:r w:rsidR="004239A1">
          <w:t xml:space="preserve"> repräsentiert. Die Kommunikation mit der Simulationsumgebung erfolgt über entfernte Funktionsaufrufe. Eine Kommunikation der Spieler untereinander ist ebenfalls über </w:t>
        </w:r>
      </w:ins>
      <w:ins w:id="2691" w:author="Maximilian Schmitz" w:date="2015-06-04T20:55:00Z">
        <w:r w:rsidR="004239A1">
          <w:t>entfernte</w:t>
        </w:r>
      </w:ins>
      <w:ins w:id="2692" w:author="Maximilian Schmitz" w:date="2015-06-04T20:52:00Z">
        <w:r w:rsidR="004239A1">
          <w:t xml:space="preserve"> Funktionsaufrufe über die Simulationsumgebung möglich. </w:t>
        </w:r>
      </w:ins>
      <w:ins w:id="2693" w:author="Maximilian Schmitz" w:date="2015-06-04T20:55:00Z">
        <w:r w:rsidR="004239A1">
          <w:t>Es besteht also kein gemeinsamer Speicher. Dass die einzelnen Prozesse ein gemeinsames</w:t>
        </w:r>
      </w:ins>
      <w:ins w:id="2694"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695" w:author="Maximilian Schmitz" w:date="2015-06-04T20:57:00Z">
        <w:r w:rsidR="00531F63">
          <w:t xml:space="preserve">Die Forderung nach der Erkennbarkeit der einzelnen Prozesse ist schwer zu beantworten. Auf der einen Seite ist jeder Spieler klar als Individuum </w:t>
        </w:r>
      </w:ins>
      <w:ins w:id="2696" w:author="Maximilian Schmitz" w:date="2015-06-04T20:58:00Z">
        <w:r w:rsidR="00531F63">
          <w:t xml:space="preserve">mit individuellem Verhalten </w:t>
        </w:r>
      </w:ins>
      <w:ins w:id="2697" w:author="Maximilian Schmitz" w:date="2015-06-04T20:57:00Z">
        <w:r w:rsidR="00531F63">
          <w:t>zu erkennen</w:t>
        </w:r>
      </w:ins>
      <w:ins w:id="2698"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rsidP="006A1F2A">
      <w:pPr>
        <w:rPr>
          <w:ins w:id="2699" w:author="Maximilian Schmitz" w:date="2015-06-04T21:01:00Z"/>
        </w:rPr>
        <w:pPrChange w:id="2700" w:author="Admin" w:date="2015-07-08T13:36:00Z">
          <w:pPr>
            <w:pStyle w:val="berschrift2"/>
          </w:pPr>
        </w:pPrChange>
      </w:pPr>
    </w:p>
    <w:p w14:paraId="727F4144" w14:textId="77777777" w:rsidR="00FD106D" w:rsidRDefault="009C4199" w:rsidP="006A1F2A">
      <w:pPr>
        <w:rPr>
          <w:ins w:id="2701" w:author="Maximilian Schmitz" w:date="2015-06-04T11:29:00Z"/>
        </w:rPr>
        <w:pPrChange w:id="2702" w:author="Admin" w:date="2015-07-08T13:36:00Z">
          <w:pPr>
            <w:pStyle w:val="berschrift2"/>
          </w:pPr>
        </w:pPrChange>
      </w:pPr>
      <w:ins w:id="2703" w:author="Maximilian Schmitz" w:date="2015-06-04T21:01:00Z">
        <w:r>
          <w:t xml:space="preserve">Nach der Betrachtung als </w:t>
        </w:r>
      </w:ins>
      <w:ins w:id="2704" w:author="Maximilian Schmitz" w:date="2015-06-04T21:02:00Z">
        <w:r>
          <w:t>verteiltes, wissensverarbeitendes</w:t>
        </w:r>
      </w:ins>
      <w:ins w:id="2705" w:author="Maximilian Schmitz" w:date="2015-06-04T21:01:00Z">
        <w:r>
          <w:t xml:space="preserve"> System, muss ein geeigneter Ansatz gefunden werden um dieses umzusetzen.</w:t>
        </w:r>
      </w:ins>
      <w:ins w:id="2706" w:author="Maximilian Schmitz" w:date="2015-06-04T21:02:00Z">
        <w:r>
          <w:t xml:space="preserve"> </w:t>
        </w:r>
      </w:ins>
      <w:ins w:id="2707" w:author="Maximilian Schmitz" w:date="2015-06-04T11:12:00Z">
        <w:r w:rsidR="00FD106D">
          <w:t xml:space="preserve">Im Gebiet der </w:t>
        </w:r>
      </w:ins>
      <w:ins w:id="2708" w:author="Maximilian Schmitz" w:date="2015-06-04T11:13:00Z">
        <w:r w:rsidR="00FD106D">
          <w:t xml:space="preserve">computerbasierten Wissensverarbeitung </w:t>
        </w:r>
      </w:ins>
      <w:ins w:id="2709" w:author="Maximilian Schmitz" w:date="2015-06-04T11:12:00Z">
        <w:r w:rsidR="00FD106D">
          <w:t xml:space="preserve">stehen verschiedene Ansätze </w:t>
        </w:r>
      </w:ins>
      <w:ins w:id="2710" w:author="Maximilian Schmitz" w:date="2015-06-04T11:13:00Z">
        <w:r w:rsidR="00FD106D">
          <w:t>zur Entwicklung von intelligentem Verhalten zur Verfügung.</w:t>
        </w:r>
      </w:ins>
    </w:p>
    <w:p w14:paraId="16F7BF99" w14:textId="77777777" w:rsidR="00A76AC5" w:rsidRDefault="00915CC7" w:rsidP="006A1F2A">
      <w:pPr>
        <w:rPr>
          <w:ins w:id="2711" w:author="Maximilian Schmitz" w:date="2015-06-04T11:38:00Z"/>
        </w:rPr>
        <w:pPrChange w:id="2712" w:author="Admin" w:date="2015-07-08T13:36:00Z">
          <w:pPr>
            <w:pStyle w:val="berschrift2"/>
          </w:pPr>
        </w:pPrChange>
      </w:pPr>
      <w:commentRangeStart w:id="2713"/>
      <w:ins w:id="2714"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rsidP="006A1F2A">
      <w:pPr>
        <w:rPr>
          <w:ins w:id="2715" w:author="Maximilian Schmitz" w:date="2015-06-04T21:07:00Z"/>
        </w:rPr>
        <w:pPrChange w:id="2716" w:author="Admin" w:date="2015-07-08T13:36:00Z">
          <w:pPr>
            <w:pStyle w:val="berschrift2"/>
          </w:pPr>
        </w:pPrChange>
      </w:pPr>
      <w:ins w:id="2717" w:author="Maximilian Schmitz" w:date="2015-06-04T11:38:00Z">
        <w:r>
          <w:t xml:space="preserve">Im Gegensatz dazu kommen implizite Ansätze ohne eine explizite Definition von Regeln aus. </w:t>
        </w:r>
      </w:ins>
      <w:ins w:id="2718"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713"/>
      <w:r w:rsidR="00562016">
        <w:rPr>
          <w:rStyle w:val="Kommentarzeichen"/>
        </w:rPr>
        <w:commentReference w:id="2713"/>
      </w:r>
      <w:ins w:id="2719" w:author="Maximilian Schmitz" w:date="2015-06-04T19:56:00Z">
        <w:r w:rsidR="00A13FC6">
          <w:t xml:space="preserve"> </w:t>
        </w:r>
        <w:commentRangeStart w:id="2720"/>
        <w:r w:rsidR="00A13FC6">
          <w:t xml:space="preserve">Der wichtigste Vertreter für einen solchen Ansatz ist das neuronale </w:t>
        </w:r>
      </w:ins>
      <w:ins w:id="2721" w:author="Maximilian Schmitz" w:date="2015-06-04T20:26:00Z">
        <w:r w:rsidR="00660FAA">
          <w:t>Netz</w:t>
        </w:r>
      </w:ins>
      <w:ins w:id="2722" w:author="Maximilian Schmitz" w:date="2015-06-04T19:57:00Z">
        <w:r w:rsidR="00716ACB">
          <w:t xml:space="preserve">. </w:t>
        </w:r>
      </w:ins>
      <w:ins w:id="2723" w:author="Maximilian Schmitz" w:date="2015-06-04T20:26:00Z">
        <w:r w:rsidR="00660FAA">
          <w:t xml:space="preserve">Neuronale Netze </w:t>
        </w:r>
      </w:ins>
      <w:ins w:id="2724"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2725" w:author="Maximilian Schmitz" w:date="2015-06-04T20:29:00Z">
        <w:r w:rsidR="006E5783">
          <w:t xml:space="preserve"> </w:t>
        </w:r>
      </w:ins>
      <w:commentRangeEnd w:id="2720"/>
      <w:r w:rsidR="00562016">
        <w:rPr>
          <w:rStyle w:val="Kommentarzeichen"/>
        </w:rPr>
        <w:commentReference w:id="2720"/>
      </w:r>
      <w:ins w:id="2726" w:author="Maximilian Schmitz" w:date="2015-06-04T20:28:00Z">
        <w:r w:rsidR="006E5783">
          <w:t xml:space="preserve">Neuronale Netze und andere implizite </w:t>
        </w:r>
        <w:r w:rsidR="006E5783">
          <w:lastRenderedPageBreak/>
          <w:t xml:space="preserve">Ansätze werden </w:t>
        </w:r>
      </w:ins>
      <w:ins w:id="2727" w:author="Maximilian Schmitz" w:date="2015-06-04T20:29:00Z">
        <w:r w:rsidR="006E5783">
          <w:t>in diesem Dokument nicht weiter betrachtet, da sie für diese Studienarbeit zu weit führen würden.</w:t>
        </w:r>
      </w:ins>
      <w:ins w:id="2728" w:author="Maximilian Schmitz" w:date="2015-06-04T21:04:00Z">
        <w:r w:rsidR="00C872C7">
          <w:t xml:space="preserve"> </w:t>
        </w:r>
        <w:r w:rsidR="00EB4EF0">
          <w:t xml:space="preserve">Außerdem ist </w:t>
        </w:r>
      </w:ins>
      <w:ins w:id="2729"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rsidP="006A1F2A">
      <w:pPr>
        <w:rPr>
          <w:ins w:id="2730" w:author="Maximilian Schmitz" w:date="2015-06-04T21:08:00Z"/>
        </w:rPr>
        <w:pPrChange w:id="2731" w:author="Admin" w:date="2015-07-08T13:36:00Z">
          <w:pPr>
            <w:pStyle w:val="berschrift2"/>
          </w:pPr>
        </w:pPrChange>
      </w:pPr>
    </w:p>
    <w:p w14:paraId="0229AA68" w14:textId="78CAAD51" w:rsidR="00EB4EF0" w:rsidDel="009D51C3" w:rsidRDefault="00EB4EF0" w:rsidP="006A1F2A">
      <w:pPr>
        <w:rPr>
          <w:del w:id="2732" w:author="Maximilian Schmitz" w:date="2015-06-05T06:53:00Z"/>
        </w:rPr>
        <w:pPrChange w:id="2733" w:author="Admin" w:date="2015-07-08T13:36:00Z">
          <w:pPr>
            <w:pStyle w:val="berschrift1"/>
          </w:pPr>
        </w:pPrChange>
      </w:pPr>
      <w:ins w:id="2734" w:author="Maximilian Schmitz" w:date="2015-06-04T21:08:00Z">
        <w:r>
          <w:t xml:space="preserve">Im </w:t>
        </w:r>
      </w:ins>
      <w:ins w:id="2735" w:author="Maximilian Schmitz" w:date="2015-06-04T21:09:00Z">
        <w:r w:rsidR="00B3716F">
          <w:t>W</w:t>
        </w:r>
      </w:ins>
      <w:ins w:id="2736" w:author="Maximilian Schmitz" w:date="2015-06-04T21:08:00Z">
        <w:r>
          <w:t xml:space="preserve">eiteren spielen daher nur noch explizite, wissensverarbeitende Systeme eine Rolle. </w:t>
        </w:r>
      </w:ins>
      <w:ins w:id="2737" w:author="Maximilian Schmitz" w:date="2015-06-05T07:04:00Z">
        <w:r w:rsidR="006E1E5F">
          <w:t xml:space="preserve">Ansätze die auf reiner </w:t>
        </w:r>
      </w:ins>
      <w:ins w:id="2738" w:author="Maximilian Schmitz" w:date="2015-06-05T07:14:00Z">
        <w:r w:rsidR="00CD30B3">
          <w:t>Logik</w:t>
        </w:r>
      </w:ins>
      <w:ins w:id="2739" w:author="Maximilian Schmitz" w:date="2015-06-05T07:04:00Z">
        <w:r w:rsidR="006E1E5F">
          <w:t xml:space="preserve"> basieren sind wegen der Implementierung problematisch. Durch die implementierte </w:t>
        </w:r>
      </w:ins>
      <w:ins w:id="2740" w:author="Maximilian Schmitz" w:date="2015-06-17T15:31:00Z">
        <w:r w:rsidR="003227D0">
          <w:t xml:space="preserve">Skriptschnittstelle </w:t>
        </w:r>
      </w:ins>
      <w:ins w:id="2741" w:author="Maximilian Schmitz" w:date="2015-06-05T07:05:00Z">
        <w:r w:rsidR="00011F96">
          <w:t>wird mit LUA-Sk</w:t>
        </w:r>
        <w:r w:rsidR="006E1E5F">
          <w:t>ript eine prozedurale Sprache verwendet. Darin lassen sich logische Aussagen und Regeln nur schwer formulieren.</w:t>
        </w:r>
      </w:ins>
      <w:ins w:id="2742" w:author="Maximilian Schmitz" w:date="2015-06-05T07:06:00Z">
        <w:r w:rsidR="001550E6">
          <w:t xml:space="preserve"> Deklarative Sprachen wie Prolog </w:t>
        </w:r>
      </w:ins>
      <w:ins w:id="2743" w:author="Maximilian Schmitz" w:date="2015-06-05T07:08:00Z">
        <w:r w:rsidR="001550E6">
          <w:t>oder Lisp sind zum Umsetzen von Aussagenlogik deutlich besser geeignet.</w:t>
        </w:r>
      </w:ins>
      <w:ins w:id="2744" w:author="Maximilian Schmitz" w:date="2015-06-05T07:10:00Z">
        <w:r w:rsidR="00CC1C24">
          <w:t xml:space="preserve"> Das gilt auch für die Prädikatenlogik.</w:t>
        </w:r>
      </w:ins>
    </w:p>
    <w:p w14:paraId="137B11A1" w14:textId="77777777" w:rsidR="00FC5721" w:rsidRDefault="00FC5721" w:rsidP="006A1F2A">
      <w:pPr>
        <w:rPr>
          <w:ins w:id="2745" w:author="Maximilian Schmitz" w:date="2015-06-05T07:11:00Z"/>
        </w:rPr>
        <w:pPrChange w:id="2746" w:author="Admin" w:date="2015-07-08T13:36:00Z">
          <w:pPr>
            <w:pStyle w:val="berschrift1"/>
          </w:pPr>
        </w:pPrChange>
      </w:pPr>
    </w:p>
    <w:p w14:paraId="736009A8" w14:textId="77777777" w:rsidR="001033A1" w:rsidRDefault="005E6029" w:rsidP="006A1F2A">
      <w:pPr>
        <w:tabs>
          <w:tab w:val="right" w:pos="9072"/>
        </w:tabs>
        <w:rPr>
          <w:ins w:id="2747" w:author="Maximilian Schmitz" w:date="2015-06-14T10:31:00Z"/>
        </w:rPr>
        <w:pPrChange w:id="2748" w:author="Admin" w:date="2015-07-08T13:36:00Z">
          <w:pPr>
            <w:pStyle w:val="berschrift1"/>
          </w:pPr>
        </w:pPrChange>
      </w:pPr>
      <w:ins w:id="2749" w:author="Maximilian Schmitz" w:date="2015-06-05T07:12:00Z">
        <w:r>
          <w:t>In dieser Studienarbeit wurde mit einfachen Entscheidungsbäumen gearbeitet.</w:t>
        </w:r>
        <w:r w:rsidR="00CD30B3">
          <w:t xml:space="preserve"> </w:t>
        </w:r>
      </w:ins>
      <w:ins w:id="2750" w:author="Maximilian Schmitz" w:date="2015-06-05T07:19:00Z">
        <w:r w:rsidR="00575101">
          <w:t xml:space="preserve">Die Entscheidungen basieren auf Daten, die die Spieler von der Simulationsumgebung erhalten. </w:t>
        </w:r>
      </w:ins>
      <w:ins w:id="2751"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rsidP="006A1F2A">
      <w:pPr>
        <w:tabs>
          <w:tab w:val="right" w:pos="9072"/>
        </w:tabs>
        <w:rPr>
          <w:ins w:id="2752" w:author="Maximilian Schmitz" w:date="2015-06-14T11:10:00Z"/>
        </w:rPr>
        <w:pPrChange w:id="2753" w:author="Admin" w:date="2015-07-08T13:36:00Z">
          <w:pPr>
            <w:pStyle w:val="berschrift1"/>
          </w:pPr>
        </w:pPrChange>
      </w:pPr>
      <w:ins w:id="2754" w:author="Maximilian Schmitz" w:date="2015-06-14T10:32:00Z">
        <w:r>
          <w:t xml:space="preserve">Wie im Kapitel </w:t>
        </w:r>
      </w:ins>
      <w:ins w:id="2755" w:author="Maximilian Schmitz" w:date="2015-06-17T15:31:00Z">
        <w:r w:rsidR="003227D0">
          <w:t xml:space="preserve">Skriptschnittstelle </w:t>
        </w:r>
      </w:ins>
      <w:ins w:id="2756" w:author="Maximilian Schmitz" w:date="2015-06-14T10:32:00Z">
        <w:r>
          <w:t xml:space="preserve">bereits beschrieben, stehen für die Programmierung der künstlichen Intelligenz </w:t>
        </w:r>
      </w:ins>
      <w:ins w:id="2757" w:author="Maximilian Schmitz" w:date="2015-06-14T10:33:00Z">
        <w:r>
          <w:t xml:space="preserve">wichtige Informationen über den aktuellen </w:t>
        </w:r>
      </w:ins>
      <w:ins w:id="2758" w:author="Maximilian Schmitz" w:date="2015-06-14T10:34:00Z">
        <w:r w:rsidR="003A3B00">
          <w:t>Spielstatus</w:t>
        </w:r>
      </w:ins>
      <w:ins w:id="2759" w:author="Maximilian Schmitz" w:date="2015-06-14T10:33:00Z">
        <w:r>
          <w:t xml:space="preserve"> zur Verfügung.</w:t>
        </w:r>
      </w:ins>
      <w:ins w:id="2760" w:author="Maximilian Schmitz" w:date="2015-06-14T10:34:00Z">
        <w:r w:rsidR="003A3B00">
          <w:t xml:space="preserve"> </w:t>
        </w:r>
      </w:ins>
      <w:ins w:id="2761" w:author="Maximilian Schmitz" w:date="2015-06-14T10:47:00Z">
        <w:r w:rsidR="003474E5">
          <w:t xml:space="preserve">In folgender Tabelle ist eine Übersicht über die von der </w:t>
        </w:r>
      </w:ins>
      <w:ins w:id="2762" w:author="Maximilian Schmitz" w:date="2015-06-17T15:31:00Z">
        <w:r w:rsidR="003227D0">
          <w:t xml:space="preserve">Skriptschnittstelle </w:t>
        </w:r>
      </w:ins>
      <w:ins w:id="2763" w:author="Maximilian Schmitz" w:date="2015-06-14T10:47:00Z">
        <w:r w:rsidR="003474E5">
          <w:t>angebotenen Funktionen zu sehen</w:t>
        </w:r>
      </w:ins>
      <w:ins w:id="2764" w:author="Maximilian Schmitz" w:date="2015-06-14T11:04:00Z">
        <w:r w:rsidR="00D62BC2">
          <w:t xml:space="preserve">. Eine ausführliche Übersicht mit Übergabeparametern und Verwendungshinweisen findet sich im Kapitel </w:t>
        </w:r>
      </w:ins>
      <w:ins w:id="2765" w:author="Maximilian Schmitz" w:date="2015-06-17T15:31:00Z">
        <w:r w:rsidR="003227D0">
          <w:t>Skriptschnittstelle</w:t>
        </w:r>
      </w:ins>
      <w:ins w:id="2766" w:author="Maximilian Schmitz" w:date="2015-06-14T11:05:00Z">
        <w:r w:rsidR="00D62BC2">
          <w:t>.</w:t>
        </w:r>
      </w:ins>
    </w:p>
    <w:p w14:paraId="538F1D7F" w14:textId="77777777" w:rsidR="00842C5C" w:rsidRDefault="00842C5C" w:rsidP="006A1F2A">
      <w:pPr>
        <w:tabs>
          <w:tab w:val="right" w:pos="9072"/>
        </w:tabs>
        <w:rPr>
          <w:ins w:id="2767" w:author="Maximilian Schmitz" w:date="2015-06-14T10:35:00Z"/>
        </w:rPr>
        <w:pPrChange w:id="2768" w:author="Admin" w:date="2015-07-08T13:36:00Z">
          <w:pPr>
            <w:pStyle w:val="berschrift1"/>
          </w:pPr>
        </w:pPrChange>
      </w:pPr>
    </w:p>
    <w:tbl>
      <w:tblPr>
        <w:tblStyle w:val="Gitternetztabelle1hell"/>
        <w:tblW w:w="9421" w:type="dxa"/>
        <w:tblLook w:val="04A0" w:firstRow="1" w:lastRow="0" w:firstColumn="1" w:lastColumn="0" w:noHBand="0" w:noVBand="1"/>
        <w:tblPrChange w:id="2769" w:author="Maximilian Schmitz" w:date="2015-06-14T11:01:00Z">
          <w:tblPr>
            <w:tblStyle w:val="Tabellenraster"/>
            <w:tblW w:w="0" w:type="auto"/>
            <w:tblLook w:val="04A0" w:firstRow="1" w:lastRow="0" w:firstColumn="1" w:lastColumn="0" w:noHBand="0" w:noVBand="1"/>
          </w:tblPr>
        </w:tblPrChange>
      </w:tblPr>
      <w:tblGrid>
        <w:gridCol w:w="2244"/>
        <w:gridCol w:w="7177"/>
        <w:tblGridChange w:id="2770">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771" w:author="Maximilian Schmitz" w:date="2015-06-14T10:36:00Z"/>
          <w:trPrChange w:id="277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73" w:author="Maximilian Schmitz" w:date="2015-06-14T11:01:00Z">
              <w:tcPr>
                <w:tcW w:w="4606" w:type="dxa"/>
                <w:gridSpan w:val="4"/>
              </w:tcPr>
            </w:tcPrChange>
          </w:tcPr>
          <w:p w14:paraId="346B6C40" w14:textId="77777777" w:rsidR="00457E53" w:rsidRDefault="00457E53" w:rsidP="006A1F2A">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774" w:author="Maximilian Schmitz" w:date="2015-06-14T10:36:00Z"/>
              </w:rPr>
              <w:pPrChange w:id="2775"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776" w:author="Maximilian Schmitz" w:date="2015-06-14T10:36:00Z">
              <w:r>
                <w:t>Funktion</w:t>
              </w:r>
            </w:ins>
          </w:p>
        </w:tc>
        <w:tc>
          <w:tcPr>
            <w:tcW w:w="7177" w:type="dxa"/>
            <w:tcPrChange w:id="2777" w:author="Maximilian Schmitz" w:date="2015-06-14T11:01:00Z">
              <w:tcPr>
                <w:tcW w:w="4606" w:type="dxa"/>
              </w:tcPr>
            </w:tcPrChange>
          </w:tcPr>
          <w:p w14:paraId="1824A84C" w14:textId="77777777" w:rsidR="00457E53" w:rsidRDefault="00457E53" w:rsidP="006A1F2A">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778" w:author="Maximilian Schmitz" w:date="2015-06-14T10:36:00Z"/>
              </w:rPr>
              <w:pPrChange w:id="2779"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780" w:author="Maximilian Schmitz" w:date="2015-06-14T10:36:00Z">
              <w:r>
                <w:t>Beschreibung</w:t>
              </w:r>
            </w:ins>
          </w:p>
        </w:tc>
      </w:tr>
      <w:tr w:rsidR="00457E53" w14:paraId="461407DC" w14:textId="77777777" w:rsidTr="00D62BC2">
        <w:trPr>
          <w:ins w:id="2781" w:author="Maximilian Schmitz" w:date="2015-06-14T10:36:00Z"/>
          <w:trPrChange w:id="278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83" w:author="Maximilian Schmitz" w:date="2015-06-14T11:01:00Z">
              <w:tcPr>
                <w:tcW w:w="1809" w:type="dxa"/>
              </w:tcPr>
            </w:tcPrChange>
          </w:tcPr>
          <w:p w14:paraId="63F8F5EE" w14:textId="77777777" w:rsidR="00457E53" w:rsidRPr="00457E53" w:rsidRDefault="00457E53" w:rsidP="006A1F2A">
            <w:pPr>
              <w:tabs>
                <w:tab w:val="right" w:pos="9072"/>
              </w:tabs>
              <w:spacing w:line="360" w:lineRule="auto"/>
              <w:rPr>
                <w:ins w:id="2784" w:author="Maximilian Schmitz" w:date="2015-06-14T10:36:00Z"/>
                <w:b w:val="0"/>
                <w:rPrChange w:id="2785" w:author="Maximilian Schmitz" w:date="2015-06-14T10:36:00Z">
                  <w:rPr>
                    <w:ins w:id="2786" w:author="Maximilian Schmitz" w:date="2015-06-14T10:36:00Z"/>
                  </w:rPr>
                </w:rPrChange>
              </w:rPr>
              <w:pPrChange w:id="2787" w:author="Admin" w:date="2015-07-08T13:36:00Z">
                <w:pPr>
                  <w:tabs>
                    <w:tab w:val="right" w:pos="9072"/>
                  </w:tabs>
                </w:pPr>
              </w:pPrChange>
            </w:pPr>
            <w:proofErr w:type="spellStart"/>
            <w:ins w:id="2788" w:author="Maximilian Schmitz" w:date="2015-06-14T10:41:00Z">
              <w:r>
                <w:rPr>
                  <w:b w:val="0"/>
                </w:rPr>
                <w:t>AllowedToRun</w:t>
              </w:r>
            </w:ins>
            <w:proofErr w:type="spellEnd"/>
          </w:p>
        </w:tc>
        <w:tc>
          <w:tcPr>
            <w:tcW w:w="7177" w:type="dxa"/>
            <w:tcPrChange w:id="2789" w:author="Maximilian Schmitz" w:date="2015-06-14T11:01:00Z">
              <w:tcPr>
                <w:tcW w:w="7403" w:type="dxa"/>
                <w:gridSpan w:val="4"/>
              </w:tcPr>
            </w:tcPrChange>
          </w:tcPr>
          <w:p w14:paraId="60FF8812"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90" w:author="Maximilian Schmitz" w:date="2015-06-14T10:36:00Z"/>
              </w:rPr>
              <w:pPrChange w:id="279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92" w:author="Maximilian Schmitz" w:date="2015-06-14T10:43:00Z">
              <w:r>
                <w:t xml:space="preserve">Gibt zurück, ob </w:t>
              </w:r>
            </w:ins>
            <w:ins w:id="2793" w:author="Maximilian Schmitz" w:date="2015-06-14T10:44:00Z">
              <w:r>
                <w:t>die künstliche Intelligenz ausgeführt werden darf</w:t>
              </w:r>
            </w:ins>
          </w:p>
        </w:tc>
      </w:tr>
      <w:tr w:rsidR="00457E53" w14:paraId="1CF13E37" w14:textId="77777777" w:rsidTr="00D62BC2">
        <w:tblPrEx>
          <w:tblPrExChange w:id="279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95" w:author="Maximilian Schmitz" w:date="2015-06-14T10:37:00Z"/>
          <w:trPrChange w:id="279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97" w:author="Maximilian Schmitz" w:date="2015-06-14T11:01:00Z">
              <w:tcPr>
                <w:tcW w:w="2093" w:type="dxa"/>
                <w:gridSpan w:val="2"/>
              </w:tcPr>
            </w:tcPrChange>
          </w:tcPr>
          <w:p w14:paraId="097E5D4A" w14:textId="77777777" w:rsidR="00457E53" w:rsidRDefault="00457E53" w:rsidP="006A1F2A">
            <w:pPr>
              <w:tabs>
                <w:tab w:val="right" w:pos="9072"/>
              </w:tabs>
              <w:spacing w:line="360" w:lineRule="auto"/>
              <w:rPr>
                <w:ins w:id="2798" w:author="Maximilian Schmitz" w:date="2015-06-14T10:37:00Z"/>
                <w:b w:val="0"/>
              </w:rPr>
              <w:pPrChange w:id="2799" w:author="Admin" w:date="2015-07-08T13:36:00Z">
                <w:pPr>
                  <w:tabs>
                    <w:tab w:val="right" w:pos="9072"/>
                  </w:tabs>
                </w:pPr>
              </w:pPrChange>
            </w:pPr>
            <w:proofErr w:type="spellStart"/>
            <w:ins w:id="2800" w:author="Maximilian Schmitz" w:date="2015-06-14T10:38:00Z">
              <w:r>
                <w:rPr>
                  <w:b w:val="0"/>
                </w:rPr>
                <w:t>TimePlayed</w:t>
              </w:r>
            </w:ins>
            <w:proofErr w:type="spellEnd"/>
          </w:p>
        </w:tc>
        <w:tc>
          <w:tcPr>
            <w:tcW w:w="7177" w:type="dxa"/>
            <w:tcPrChange w:id="2801" w:author="Maximilian Schmitz" w:date="2015-06-14T11:01:00Z">
              <w:tcPr>
                <w:tcW w:w="7195" w:type="dxa"/>
                <w:gridSpan w:val="4"/>
              </w:tcPr>
            </w:tcPrChange>
          </w:tcPr>
          <w:p w14:paraId="4FCD959B"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02" w:author="Maximilian Schmitz" w:date="2015-06-14T10:37:00Z"/>
              </w:rPr>
              <w:pPrChange w:id="280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04" w:author="Maximilian Schmitz" w:date="2015-06-14T10:44:00Z">
              <w:r>
                <w:t>Gibt die aktuelle Spielzeit in Prozent zurück</w:t>
              </w:r>
            </w:ins>
          </w:p>
        </w:tc>
      </w:tr>
      <w:tr w:rsidR="00457E53" w14:paraId="7DCCDE06" w14:textId="77777777" w:rsidTr="00D62BC2">
        <w:tblPrEx>
          <w:tblPrExChange w:id="280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06" w:author="Maximilian Schmitz" w:date="2015-06-14T10:38:00Z"/>
          <w:trPrChange w:id="280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08" w:author="Maximilian Schmitz" w:date="2015-06-14T11:01:00Z">
              <w:tcPr>
                <w:tcW w:w="2093" w:type="dxa"/>
                <w:gridSpan w:val="2"/>
              </w:tcPr>
            </w:tcPrChange>
          </w:tcPr>
          <w:p w14:paraId="6DEC94D3" w14:textId="77777777" w:rsidR="00457E53" w:rsidRDefault="00457E53" w:rsidP="006A1F2A">
            <w:pPr>
              <w:tabs>
                <w:tab w:val="right" w:pos="9072"/>
              </w:tabs>
              <w:spacing w:line="360" w:lineRule="auto"/>
              <w:rPr>
                <w:ins w:id="2809" w:author="Maximilian Schmitz" w:date="2015-06-14T10:38:00Z"/>
                <w:b w:val="0"/>
              </w:rPr>
              <w:pPrChange w:id="2810" w:author="Admin" w:date="2015-07-08T13:36:00Z">
                <w:pPr>
                  <w:tabs>
                    <w:tab w:val="right" w:pos="9072"/>
                  </w:tabs>
                </w:pPr>
              </w:pPrChange>
            </w:pPr>
            <w:proofErr w:type="spellStart"/>
            <w:ins w:id="2811" w:author="Maximilian Schmitz" w:date="2015-06-14T10:42:00Z">
              <w:r>
                <w:rPr>
                  <w:b w:val="0"/>
                </w:rPr>
                <w:t>IsKickoff</w:t>
              </w:r>
            </w:ins>
            <w:proofErr w:type="spellEnd"/>
          </w:p>
        </w:tc>
        <w:tc>
          <w:tcPr>
            <w:tcW w:w="7177" w:type="dxa"/>
            <w:tcPrChange w:id="2812" w:author="Maximilian Schmitz" w:date="2015-06-14T11:01:00Z">
              <w:tcPr>
                <w:tcW w:w="7195" w:type="dxa"/>
                <w:gridSpan w:val="4"/>
              </w:tcPr>
            </w:tcPrChange>
          </w:tcPr>
          <w:p w14:paraId="2816627B"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13" w:author="Maximilian Schmitz" w:date="2015-06-14T10:38:00Z"/>
              </w:rPr>
              <w:pPrChange w:id="281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15" w:author="Maximilian Schmitz" w:date="2015-06-14T10:44:00Z">
              <w:r>
                <w:t>Gibt zurück, ob ein Anstoß stattfindet</w:t>
              </w:r>
            </w:ins>
          </w:p>
        </w:tc>
      </w:tr>
      <w:tr w:rsidR="00457E53" w14:paraId="12BB4BCC" w14:textId="77777777" w:rsidTr="00D62BC2">
        <w:tblPrEx>
          <w:tblPrExChange w:id="281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17" w:author="Maximilian Schmitz" w:date="2015-06-14T10:38:00Z"/>
          <w:trPrChange w:id="281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19" w:author="Maximilian Schmitz" w:date="2015-06-14T11:01:00Z">
              <w:tcPr>
                <w:tcW w:w="2093" w:type="dxa"/>
                <w:gridSpan w:val="2"/>
              </w:tcPr>
            </w:tcPrChange>
          </w:tcPr>
          <w:p w14:paraId="376E881D" w14:textId="77777777" w:rsidR="00457E53" w:rsidRDefault="00457E53" w:rsidP="006A1F2A">
            <w:pPr>
              <w:tabs>
                <w:tab w:val="right" w:pos="9072"/>
              </w:tabs>
              <w:spacing w:line="360" w:lineRule="auto"/>
              <w:rPr>
                <w:ins w:id="2820" w:author="Maximilian Schmitz" w:date="2015-06-14T10:38:00Z"/>
                <w:b w:val="0"/>
              </w:rPr>
              <w:pPrChange w:id="2821" w:author="Admin" w:date="2015-07-08T13:36:00Z">
                <w:pPr>
                  <w:tabs>
                    <w:tab w:val="right" w:pos="9072"/>
                  </w:tabs>
                </w:pPr>
              </w:pPrChange>
            </w:pPr>
            <w:proofErr w:type="spellStart"/>
            <w:ins w:id="2822" w:author="Maximilian Schmitz" w:date="2015-06-14T10:42:00Z">
              <w:r>
                <w:rPr>
                  <w:b w:val="0"/>
                </w:rPr>
                <w:t>GetTeamId</w:t>
              </w:r>
            </w:ins>
            <w:proofErr w:type="spellEnd"/>
          </w:p>
        </w:tc>
        <w:tc>
          <w:tcPr>
            <w:tcW w:w="7177" w:type="dxa"/>
            <w:tcPrChange w:id="2823" w:author="Maximilian Schmitz" w:date="2015-06-14T11:01:00Z">
              <w:tcPr>
                <w:tcW w:w="7195" w:type="dxa"/>
                <w:gridSpan w:val="4"/>
              </w:tcPr>
            </w:tcPrChange>
          </w:tcPr>
          <w:p w14:paraId="266884CC"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24" w:author="Maximilian Schmitz" w:date="2015-06-14T10:38:00Z"/>
              </w:rPr>
              <w:pPrChange w:id="282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26"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282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28" w:author="Maximilian Schmitz" w:date="2015-06-14T10:40:00Z"/>
          <w:trPrChange w:id="282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30" w:author="Maximilian Schmitz" w:date="2015-06-14T11:01:00Z">
              <w:tcPr>
                <w:tcW w:w="2093" w:type="dxa"/>
                <w:gridSpan w:val="2"/>
              </w:tcPr>
            </w:tcPrChange>
          </w:tcPr>
          <w:p w14:paraId="365781BD" w14:textId="77777777" w:rsidR="00457E53" w:rsidRDefault="00457E53" w:rsidP="006A1F2A">
            <w:pPr>
              <w:tabs>
                <w:tab w:val="right" w:pos="9072"/>
              </w:tabs>
              <w:spacing w:line="360" w:lineRule="auto"/>
              <w:rPr>
                <w:ins w:id="2831" w:author="Maximilian Schmitz" w:date="2015-06-14T10:40:00Z"/>
                <w:b w:val="0"/>
              </w:rPr>
              <w:pPrChange w:id="2832" w:author="Admin" w:date="2015-07-08T13:36:00Z">
                <w:pPr>
                  <w:tabs>
                    <w:tab w:val="right" w:pos="9072"/>
                  </w:tabs>
                </w:pPr>
              </w:pPrChange>
            </w:pPr>
            <w:proofErr w:type="spellStart"/>
            <w:ins w:id="2833" w:author="Maximilian Schmitz" w:date="2015-06-14T10:42:00Z">
              <w:r>
                <w:rPr>
                  <w:b w:val="0"/>
                </w:rPr>
                <w:t>HasBall</w:t>
              </w:r>
            </w:ins>
            <w:proofErr w:type="spellEnd"/>
          </w:p>
        </w:tc>
        <w:tc>
          <w:tcPr>
            <w:tcW w:w="7177" w:type="dxa"/>
            <w:tcPrChange w:id="2834" w:author="Maximilian Schmitz" w:date="2015-06-14T11:01:00Z">
              <w:tcPr>
                <w:tcW w:w="7195" w:type="dxa"/>
                <w:gridSpan w:val="4"/>
              </w:tcPr>
            </w:tcPrChange>
          </w:tcPr>
          <w:p w14:paraId="56190514"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35" w:author="Maximilian Schmitz" w:date="2015-06-14T10:40:00Z"/>
              </w:rPr>
              <w:pPrChange w:id="283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37" w:author="Maximilian Schmitz" w:date="2015-06-14T10:45:00Z">
              <w:r>
                <w:t>Gibt zurück, ob der Spieler am Ball ist</w:t>
              </w:r>
            </w:ins>
          </w:p>
        </w:tc>
      </w:tr>
      <w:tr w:rsidR="00457E53" w14:paraId="6685ED6D" w14:textId="77777777" w:rsidTr="00D62BC2">
        <w:tblPrEx>
          <w:tblPrExChange w:id="2838"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39"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840" w:author="Maximilian Schmitz" w:date="2015-06-14T11:01:00Z">
              <w:tcPr>
                <w:tcW w:w="2244" w:type="dxa"/>
                <w:gridSpan w:val="3"/>
              </w:tcPr>
            </w:tcPrChange>
          </w:tcPr>
          <w:p w14:paraId="17C61AD4" w14:textId="77777777" w:rsidR="00457E53" w:rsidRDefault="00457E53" w:rsidP="006A1F2A">
            <w:pPr>
              <w:tabs>
                <w:tab w:val="right" w:pos="9072"/>
              </w:tabs>
              <w:spacing w:line="360" w:lineRule="auto"/>
              <w:rPr>
                <w:ins w:id="2841" w:author="Maximilian Schmitz" w:date="2015-06-14T10:42:00Z"/>
                <w:b w:val="0"/>
              </w:rPr>
              <w:pPrChange w:id="2842" w:author="Admin" w:date="2015-07-08T13:36:00Z">
                <w:pPr>
                  <w:tabs>
                    <w:tab w:val="right" w:pos="9072"/>
                  </w:tabs>
                </w:pPr>
              </w:pPrChange>
            </w:pPr>
            <w:proofErr w:type="spellStart"/>
            <w:ins w:id="2843" w:author="Maximilian Schmitz" w:date="2015-06-14T10:42:00Z">
              <w:r>
                <w:rPr>
                  <w:b w:val="0"/>
                </w:rPr>
                <w:t>GetStamina</w:t>
              </w:r>
              <w:proofErr w:type="spellEnd"/>
            </w:ins>
          </w:p>
        </w:tc>
        <w:tc>
          <w:tcPr>
            <w:tcW w:w="7177" w:type="dxa"/>
            <w:tcPrChange w:id="2844" w:author="Maximilian Schmitz" w:date="2015-06-14T11:01:00Z">
              <w:tcPr>
                <w:tcW w:w="7177" w:type="dxa"/>
                <w:gridSpan w:val="4"/>
              </w:tcPr>
            </w:tcPrChange>
          </w:tcPr>
          <w:p w14:paraId="25FFEF24"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45" w:author="Maximilian Schmitz" w:date="2015-06-14T10:42:00Z"/>
              </w:rPr>
              <w:pPrChange w:id="284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47" w:author="Maximilian Schmitz" w:date="2015-06-14T10:45:00Z">
              <w:r>
                <w:t>Gibt die aktuelle Ausdauer des Spielers zurück</w:t>
              </w:r>
            </w:ins>
          </w:p>
        </w:tc>
      </w:tr>
      <w:tr w:rsidR="00457E53" w14:paraId="174F9A72" w14:textId="77777777" w:rsidTr="00D62BC2">
        <w:tblPrEx>
          <w:tblPrExChange w:id="284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49" w:author="Maximilian Schmitz" w:date="2015-06-14T10:39:00Z"/>
          <w:trPrChange w:id="285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51" w:author="Maximilian Schmitz" w:date="2015-06-14T11:01:00Z">
              <w:tcPr>
                <w:tcW w:w="2093" w:type="dxa"/>
                <w:gridSpan w:val="2"/>
              </w:tcPr>
            </w:tcPrChange>
          </w:tcPr>
          <w:p w14:paraId="3AF25506" w14:textId="77777777" w:rsidR="00457E53" w:rsidRDefault="00457E53" w:rsidP="006A1F2A">
            <w:pPr>
              <w:tabs>
                <w:tab w:val="right" w:pos="9072"/>
              </w:tabs>
              <w:spacing w:line="360" w:lineRule="auto"/>
              <w:rPr>
                <w:ins w:id="2852" w:author="Maximilian Schmitz" w:date="2015-06-14T10:39:00Z"/>
                <w:b w:val="0"/>
              </w:rPr>
              <w:pPrChange w:id="2853" w:author="Admin" w:date="2015-07-08T13:36:00Z">
                <w:pPr>
                  <w:tabs>
                    <w:tab w:val="right" w:pos="9072"/>
                  </w:tabs>
                </w:pPr>
              </w:pPrChange>
            </w:pPr>
            <w:proofErr w:type="spellStart"/>
            <w:ins w:id="2854" w:author="Maximilian Schmitz" w:date="2015-06-14T10:41:00Z">
              <w:r>
                <w:rPr>
                  <w:b w:val="0"/>
                </w:rPr>
                <w:lastRenderedPageBreak/>
                <w:t>GetOwnLocation</w:t>
              </w:r>
            </w:ins>
            <w:proofErr w:type="spellEnd"/>
          </w:p>
        </w:tc>
        <w:tc>
          <w:tcPr>
            <w:tcW w:w="7177" w:type="dxa"/>
            <w:tcPrChange w:id="2855" w:author="Maximilian Schmitz" w:date="2015-06-14T11:01:00Z">
              <w:tcPr>
                <w:tcW w:w="7195" w:type="dxa"/>
                <w:gridSpan w:val="4"/>
              </w:tcPr>
            </w:tcPrChange>
          </w:tcPr>
          <w:p w14:paraId="7DB4ACA1"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56" w:author="Maximilian Schmitz" w:date="2015-06-14T10:39:00Z"/>
              </w:rPr>
              <w:pPrChange w:id="285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58" w:author="Maximilian Schmitz" w:date="2015-06-14T10:45:00Z">
              <w:r>
                <w:t>Gibt die aktuelle Position des Spielers zurück</w:t>
              </w:r>
            </w:ins>
          </w:p>
        </w:tc>
      </w:tr>
      <w:tr w:rsidR="00457E53" w14:paraId="7A5D96DD" w14:textId="77777777" w:rsidTr="00D62BC2">
        <w:tblPrEx>
          <w:tblPrExChange w:id="285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60" w:author="Maximilian Schmitz" w:date="2015-06-14T10:39:00Z"/>
          <w:trPrChange w:id="286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62" w:author="Maximilian Schmitz" w:date="2015-06-14T11:01:00Z">
              <w:tcPr>
                <w:tcW w:w="2093" w:type="dxa"/>
                <w:gridSpan w:val="2"/>
              </w:tcPr>
            </w:tcPrChange>
          </w:tcPr>
          <w:p w14:paraId="63E4C7ED" w14:textId="77777777" w:rsidR="00457E53" w:rsidRDefault="00457E53" w:rsidP="006A1F2A">
            <w:pPr>
              <w:tabs>
                <w:tab w:val="right" w:pos="9072"/>
              </w:tabs>
              <w:spacing w:line="360" w:lineRule="auto"/>
              <w:rPr>
                <w:ins w:id="2863" w:author="Maximilian Schmitz" w:date="2015-06-14T10:39:00Z"/>
                <w:b w:val="0"/>
              </w:rPr>
              <w:pPrChange w:id="2864" w:author="Admin" w:date="2015-07-08T13:36:00Z">
                <w:pPr>
                  <w:tabs>
                    <w:tab w:val="right" w:pos="9072"/>
                  </w:tabs>
                </w:pPr>
              </w:pPrChange>
            </w:pPr>
            <w:proofErr w:type="spellStart"/>
            <w:ins w:id="2865" w:author="Maximilian Schmitz" w:date="2015-06-14T10:39:00Z">
              <w:r>
                <w:rPr>
                  <w:b w:val="0"/>
                </w:rPr>
                <w:t>GetBallLocation</w:t>
              </w:r>
              <w:proofErr w:type="spellEnd"/>
            </w:ins>
          </w:p>
        </w:tc>
        <w:tc>
          <w:tcPr>
            <w:tcW w:w="7177" w:type="dxa"/>
            <w:tcPrChange w:id="2866" w:author="Maximilian Schmitz" w:date="2015-06-14T11:01:00Z">
              <w:tcPr>
                <w:tcW w:w="7195" w:type="dxa"/>
                <w:gridSpan w:val="4"/>
              </w:tcPr>
            </w:tcPrChange>
          </w:tcPr>
          <w:p w14:paraId="5AD6B7FF"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67" w:author="Maximilian Schmitz" w:date="2015-06-14T10:39:00Z"/>
              </w:rPr>
              <w:pPrChange w:id="286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69" w:author="Maximilian Schmitz" w:date="2015-06-14T10:46:00Z">
              <w:r>
                <w:t>Gibt die aktuelle Ballposition zurück, wenn sichtbar</w:t>
              </w:r>
            </w:ins>
          </w:p>
        </w:tc>
      </w:tr>
      <w:tr w:rsidR="00457E53" w14:paraId="71DBA39E" w14:textId="77777777" w:rsidTr="00D62BC2">
        <w:tblPrEx>
          <w:tblPrExChange w:id="287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71" w:author="Maximilian Schmitz" w:date="2015-06-14T10:39:00Z"/>
          <w:trPrChange w:id="287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73" w:author="Maximilian Schmitz" w:date="2015-06-14T11:01:00Z">
              <w:tcPr>
                <w:tcW w:w="2093" w:type="dxa"/>
                <w:gridSpan w:val="2"/>
              </w:tcPr>
            </w:tcPrChange>
          </w:tcPr>
          <w:p w14:paraId="73718555" w14:textId="77777777" w:rsidR="00457E53" w:rsidRDefault="00457E53" w:rsidP="006A1F2A">
            <w:pPr>
              <w:tabs>
                <w:tab w:val="right" w:pos="9072"/>
              </w:tabs>
              <w:spacing w:line="360" w:lineRule="auto"/>
              <w:rPr>
                <w:ins w:id="2874" w:author="Maximilian Schmitz" w:date="2015-06-14T10:39:00Z"/>
                <w:b w:val="0"/>
              </w:rPr>
              <w:pPrChange w:id="2875" w:author="Admin" w:date="2015-07-08T13:36:00Z">
                <w:pPr>
                  <w:tabs>
                    <w:tab w:val="right" w:pos="9072"/>
                  </w:tabs>
                </w:pPr>
              </w:pPrChange>
            </w:pPr>
            <w:proofErr w:type="spellStart"/>
            <w:ins w:id="2876" w:author="Maximilian Schmitz" w:date="2015-06-14T10:39:00Z">
              <w:r>
                <w:rPr>
                  <w:b w:val="0"/>
                </w:rPr>
                <w:t>GetVisiblePlayers</w:t>
              </w:r>
              <w:proofErr w:type="spellEnd"/>
            </w:ins>
          </w:p>
        </w:tc>
        <w:tc>
          <w:tcPr>
            <w:tcW w:w="7177" w:type="dxa"/>
            <w:tcPrChange w:id="2877" w:author="Maximilian Schmitz" w:date="2015-06-14T11:01:00Z">
              <w:tcPr>
                <w:tcW w:w="7195" w:type="dxa"/>
                <w:gridSpan w:val="4"/>
              </w:tcPr>
            </w:tcPrChange>
          </w:tcPr>
          <w:p w14:paraId="65150131"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78" w:author="Maximilian Schmitz" w:date="2015-06-14T10:39:00Z"/>
              </w:rPr>
              <w:pPrChange w:id="287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80" w:author="Maximilian Schmitz" w:date="2015-06-14T10:46:00Z">
              <w:r>
                <w:t>Gibt Positionen der sichtbaren Spieler zurück</w:t>
              </w:r>
            </w:ins>
          </w:p>
        </w:tc>
      </w:tr>
      <w:tr w:rsidR="00457E53" w14:paraId="73909D51" w14:textId="77777777" w:rsidTr="00D62BC2">
        <w:tblPrEx>
          <w:tblPrExChange w:id="288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82" w:author="Maximilian Schmitz" w:date="2015-06-14T10:39:00Z"/>
          <w:trPrChange w:id="288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84" w:author="Maximilian Schmitz" w:date="2015-06-14T11:01:00Z">
              <w:tcPr>
                <w:tcW w:w="2093" w:type="dxa"/>
                <w:gridSpan w:val="2"/>
              </w:tcPr>
            </w:tcPrChange>
          </w:tcPr>
          <w:p w14:paraId="1220D70B" w14:textId="77777777" w:rsidR="00457E53" w:rsidRDefault="00457E53" w:rsidP="006A1F2A">
            <w:pPr>
              <w:tabs>
                <w:tab w:val="right" w:pos="9072"/>
              </w:tabs>
              <w:spacing w:line="360" w:lineRule="auto"/>
              <w:rPr>
                <w:ins w:id="2885" w:author="Maximilian Schmitz" w:date="2015-06-14T10:39:00Z"/>
                <w:b w:val="0"/>
              </w:rPr>
              <w:pPrChange w:id="2886" w:author="Admin" w:date="2015-07-08T13:36:00Z">
                <w:pPr>
                  <w:tabs>
                    <w:tab w:val="right" w:pos="9072"/>
                  </w:tabs>
                </w:pPr>
              </w:pPrChange>
            </w:pPr>
            <w:ins w:id="2887" w:author="Maximilian Schmitz" w:date="2015-06-14T10:39:00Z">
              <w:r>
                <w:rPr>
                  <w:b w:val="0"/>
                </w:rPr>
                <w:t>GetGoal</w:t>
              </w:r>
            </w:ins>
            <w:ins w:id="2888" w:author="Maximilian Schmitz" w:date="2015-06-14T10:40:00Z">
              <w:r>
                <w:rPr>
                  <w:b w:val="0"/>
                </w:rPr>
                <w:t>1</w:t>
              </w:r>
            </w:ins>
            <w:ins w:id="2889" w:author="Maximilian Schmitz" w:date="2015-06-14T10:39:00Z">
              <w:r>
                <w:rPr>
                  <w:b w:val="0"/>
                </w:rPr>
                <w:t>Position</w:t>
              </w:r>
            </w:ins>
          </w:p>
        </w:tc>
        <w:tc>
          <w:tcPr>
            <w:tcW w:w="7177" w:type="dxa"/>
            <w:tcPrChange w:id="2890" w:author="Maximilian Schmitz" w:date="2015-06-14T11:01:00Z">
              <w:tcPr>
                <w:tcW w:w="7195" w:type="dxa"/>
                <w:gridSpan w:val="4"/>
              </w:tcPr>
            </w:tcPrChange>
          </w:tcPr>
          <w:p w14:paraId="10E6712E" w14:textId="77777777" w:rsidR="00457E53" w:rsidRDefault="00457E53"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91" w:author="Maximilian Schmitz" w:date="2015-06-14T10:39:00Z"/>
              </w:rPr>
              <w:pPrChange w:id="289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93" w:author="Maximilian Schmitz" w:date="2015-06-14T10:46:00Z">
              <w:r>
                <w:t xml:space="preserve">Gibt die Position des 1. Tors </w:t>
              </w:r>
              <w:r w:rsidR="00557673">
                <w:t>zurück</w:t>
              </w:r>
            </w:ins>
          </w:p>
        </w:tc>
      </w:tr>
      <w:tr w:rsidR="00457E53" w14:paraId="2553F01F" w14:textId="77777777" w:rsidTr="00D62BC2">
        <w:tblPrEx>
          <w:tblPrExChange w:id="289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95" w:author="Maximilian Schmitz" w:date="2015-06-14T10:39:00Z"/>
          <w:trPrChange w:id="289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97" w:author="Maximilian Schmitz" w:date="2015-06-14T11:01:00Z">
              <w:tcPr>
                <w:tcW w:w="2093" w:type="dxa"/>
                <w:gridSpan w:val="2"/>
              </w:tcPr>
            </w:tcPrChange>
          </w:tcPr>
          <w:p w14:paraId="0DF021B1" w14:textId="77777777" w:rsidR="00457E53" w:rsidRDefault="00457E53" w:rsidP="006A1F2A">
            <w:pPr>
              <w:tabs>
                <w:tab w:val="right" w:pos="9072"/>
              </w:tabs>
              <w:spacing w:line="360" w:lineRule="auto"/>
              <w:rPr>
                <w:ins w:id="2898" w:author="Maximilian Schmitz" w:date="2015-06-14T10:39:00Z"/>
                <w:b w:val="0"/>
              </w:rPr>
              <w:pPrChange w:id="2899" w:author="Admin" w:date="2015-07-08T13:36:00Z">
                <w:pPr>
                  <w:tabs>
                    <w:tab w:val="right" w:pos="9072"/>
                  </w:tabs>
                </w:pPr>
              </w:pPrChange>
            </w:pPr>
            <w:ins w:id="2900" w:author="Maximilian Schmitz" w:date="2015-06-14T10:39:00Z">
              <w:r>
                <w:rPr>
                  <w:b w:val="0"/>
                </w:rPr>
                <w:t>GetGoal</w:t>
              </w:r>
            </w:ins>
            <w:ins w:id="2901" w:author="Maximilian Schmitz" w:date="2015-06-14T10:40:00Z">
              <w:r>
                <w:rPr>
                  <w:b w:val="0"/>
                </w:rPr>
                <w:t>2</w:t>
              </w:r>
            </w:ins>
            <w:ins w:id="2902" w:author="Maximilian Schmitz" w:date="2015-06-14T10:39:00Z">
              <w:r>
                <w:rPr>
                  <w:b w:val="0"/>
                </w:rPr>
                <w:t>Position</w:t>
              </w:r>
            </w:ins>
          </w:p>
        </w:tc>
        <w:tc>
          <w:tcPr>
            <w:tcW w:w="7177" w:type="dxa"/>
            <w:tcPrChange w:id="2903" w:author="Maximilian Schmitz" w:date="2015-06-14T11:01:00Z">
              <w:tcPr>
                <w:tcW w:w="7195" w:type="dxa"/>
                <w:gridSpan w:val="4"/>
              </w:tcPr>
            </w:tcPrChange>
          </w:tcPr>
          <w:p w14:paraId="5049411E" w14:textId="77777777" w:rsidR="00457E53" w:rsidRDefault="00636C8B" w:rsidP="006A1F2A">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04" w:author="Maximilian Schmitz" w:date="2015-06-14T10:39:00Z"/>
              </w:rPr>
              <w:pPrChange w:id="290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06" w:author="Maximilian Schmitz" w:date="2015-06-14T10:46:00Z">
              <w:r>
                <w:t>Gibt die Position des 2</w:t>
              </w:r>
              <w:r w:rsidR="00557673">
                <w:t>. Tors zurück</w:t>
              </w:r>
            </w:ins>
          </w:p>
        </w:tc>
      </w:tr>
    </w:tbl>
    <w:p w14:paraId="202F8F09" w14:textId="77777777" w:rsidR="00457E53" w:rsidRDefault="00D62BC2" w:rsidP="006A1F2A">
      <w:pPr>
        <w:pStyle w:val="Beschriftung"/>
        <w:rPr>
          <w:ins w:id="2907" w:author="Maximilian Schmitz" w:date="2015-06-14T21:17:00Z"/>
        </w:rPr>
        <w:pPrChange w:id="2908" w:author="Admin" w:date="2015-07-08T13:36:00Z">
          <w:pPr>
            <w:pStyle w:val="berschrift1"/>
          </w:pPr>
        </w:pPrChange>
      </w:pPr>
      <w:bookmarkStart w:id="2909" w:name="_Toc422468982"/>
      <w:ins w:id="2910" w:author="Maximilian Schmitz" w:date="2015-06-14T11:03:00Z">
        <w:r>
          <w:t xml:space="preserve">Tabelle </w:t>
        </w:r>
      </w:ins>
      <w:ins w:id="2911" w:author="Maximilian Schmitz" w:date="2015-06-19T09:18:00Z">
        <w:r w:rsidR="00F73840">
          <w:fldChar w:fldCharType="begin"/>
        </w:r>
        <w:r w:rsidR="00F73840">
          <w:instrText xml:space="preserve"> SEQ Tabelle \* ARABIC </w:instrText>
        </w:r>
      </w:ins>
      <w:r w:rsidR="00F73840">
        <w:fldChar w:fldCharType="separate"/>
      </w:r>
      <w:ins w:id="2912" w:author="Maximilian Schmitz" w:date="2015-06-19T09:20:00Z">
        <w:r w:rsidR="00867956">
          <w:rPr>
            <w:noProof/>
          </w:rPr>
          <w:t>2</w:t>
        </w:r>
      </w:ins>
      <w:ins w:id="2913" w:author="Maximilian Schmitz" w:date="2015-06-19T09:18:00Z">
        <w:r w:rsidR="00F73840">
          <w:fldChar w:fldCharType="end"/>
        </w:r>
      </w:ins>
      <w:ins w:id="2914" w:author="Maximilian Schmitz" w:date="2015-06-14T11:03:00Z">
        <w:r>
          <w:t xml:space="preserve">: Passive Funktionen der </w:t>
        </w:r>
      </w:ins>
      <w:ins w:id="2915" w:author="Maximilian Schmitz" w:date="2015-06-17T15:32:00Z">
        <w:r w:rsidR="003227D0">
          <w:t>Skriptschnittstelle</w:t>
        </w:r>
      </w:ins>
      <w:bookmarkEnd w:id="2909"/>
    </w:p>
    <w:p w14:paraId="5B8F0178" w14:textId="77777777" w:rsidR="00201692" w:rsidRPr="00915AB6" w:rsidRDefault="00201692" w:rsidP="006A1F2A">
      <w:pPr>
        <w:rPr>
          <w:ins w:id="2916" w:author="Maximilian Schmitz" w:date="2015-06-14T10:47:00Z"/>
        </w:rPr>
        <w:pPrChange w:id="2917" w:author="Admin" w:date="2015-07-08T13:36:00Z">
          <w:pPr>
            <w:pStyle w:val="berschrift1"/>
          </w:pPr>
        </w:pPrChange>
      </w:pPr>
    </w:p>
    <w:p w14:paraId="18383116" w14:textId="77777777" w:rsidR="003474E5" w:rsidRDefault="003474E5" w:rsidP="006A1F2A">
      <w:pPr>
        <w:tabs>
          <w:tab w:val="right" w:pos="9072"/>
        </w:tabs>
        <w:rPr>
          <w:ins w:id="2918" w:author="Maximilian Schmitz" w:date="2015-06-14T10:50:00Z"/>
        </w:rPr>
        <w:pPrChange w:id="2919" w:author="Admin" w:date="2015-07-08T13:36:00Z">
          <w:pPr>
            <w:pStyle w:val="berschrift1"/>
          </w:pPr>
        </w:pPrChange>
      </w:pPr>
      <w:ins w:id="2920" w:author="Maximilian Schmitz" w:date="2015-06-14T10:48:00Z">
        <w:r>
          <w:t>Es ist zu sehen, dass der künstlichen Intelligenz Informationen über das Spiel selbst in Form der aktuellen Spielzeit oder der Information über den</w:t>
        </w:r>
      </w:ins>
      <w:ins w:id="2921" w:author="Maximilian Schmitz" w:date="2015-06-14T10:49:00Z">
        <w:r>
          <w:t xml:space="preserve"> </w:t>
        </w:r>
      </w:ins>
      <w:ins w:id="2922" w:author="Maximilian Schmitz" w:date="2015-06-14T10:48:00Z">
        <w:r>
          <w:t xml:space="preserve">Anstoß </w:t>
        </w:r>
      </w:ins>
      <w:ins w:id="2923" w:author="Maximilian Schmitz" w:date="2015-06-14T10:50:00Z">
        <w:r>
          <w:t>bereitgestellt werden. Zusätzlich werden auch noch statische Daten wie die Position der Tore angegeben.</w:t>
        </w:r>
      </w:ins>
    </w:p>
    <w:p w14:paraId="3EBFE053" w14:textId="77777777" w:rsidR="003474E5" w:rsidRDefault="003474E5" w:rsidP="006A1F2A">
      <w:pPr>
        <w:tabs>
          <w:tab w:val="right" w:pos="9072"/>
        </w:tabs>
        <w:rPr>
          <w:ins w:id="2924" w:author="Maximilian Schmitz" w:date="2015-06-14T10:53:00Z"/>
        </w:rPr>
        <w:pPrChange w:id="2925" w:author="Admin" w:date="2015-07-08T13:36:00Z">
          <w:pPr>
            <w:pStyle w:val="berschrift1"/>
          </w:pPr>
        </w:pPrChange>
      </w:pPr>
      <w:ins w:id="2926" w:author="Maximilian Schmitz" w:date="2015-06-14T10:50:00Z">
        <w:r>
          <w:t xml:space="preserve">Besonders wichtig um Entscheidungen treffen zu können sind die Daten über den Spieler selbst. </w:t>
        </w:r>
      </w:ins>
      <w:ins w:id="2927" w:author="Maximilian Schmitz" w:date="2015-06-14T10:51:00Z">
        <w:r>
          <w:t xml:space="preserve">Dazu gehören seine Teamzugehörigkeit, sein aktueller Ausdauerwert und seine aktuelle Position auf dem Spielfeld. </w:t>
        </w:r>
      </w:ins>
      <w:ins w:id="2928" w:author="Maximilian Schmitz" w:date="2015-06-14T10:52:00Z">
        <w:r w:rsidR="00A97A7C">
          <w:t xml:space="preserve">Außerdem werden noch Informationen über vom Spieler gesehene Objekte bereitgestellt. </w:t>
        </w:r>
      </w:ins>
      <w:ins w:id="2929"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rsidP="006A1F2A">
      <w:pPr>
        <w:tabs>
          <w:tab w:val="right" w:pos="9072"/>
        </w:tabs>
        <w:rPr>
          <w:ins w:id="2930" w:author="Maximilian Schmitz" w:date="2015-06-14T10:55:00Z"/>
        </w:rPr>
        <w:pPrChange w:id="2931" w:author="Admin" w:date="2015-07-08T13:36:00Z">
          <w:pPr>
            <w:pStyle w:val="berschrift1"/>
          </w:pPr>
        </w:pPrChange>
      </w:pPr>
      <w:ins w:id="2932" w:author="Maximilian Schmitz" w:date="2015-06-14T10:54:00Z">
        <w:r>
          <w:t>Auf Basis dieser Informationen kann die künstliche Intelligenz weitere Daten wie die Aufstellung der Teammitglieder oder die Bewegun</w:t>
        </w:r>
      </w:ins>
      <w:ins w:id="2933" w:author="Maximilian Schmitz" w:date="2015-06-14T10:55:00Z">
        <w:r>
          <w:t>g</w:t>
        </w:r>
      </w:ins>
      <w:ins w:id="2934" w:author="Maximilian Schmitz" w:date="2015-06-14T10:54:00Z">
        <w:r>
          <w:t>srichtung des Balls ableiten.</w:t>
        </w:r>
      </w:ins>
      <w:ins w:id="2935"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rsidP="006A1F2A">
      <w:pPr>
        <w:tabs>
          <w:tab w:val="right" w:pos="9072"/>
        </w:tabs>
        <w:rPr>
          <w:ins w:id="2936" w:author="Maximilian Schmitz" w:date="2015-06-14T10:56:00Z"/>
        </w:rPr>
        <w:pPrChange w:id="2937" w:author="Admin" w:date="2015-07-08T13:36:00Z">
          <w:pPr>
            <w:pStyle w:val="berschrift1"/>
          </w:pPr>
        </w:pPrChange>
      </w:pPr>
    </w:p>
    <w:p w14:paraId="7890FFAD" w14:textId="77777777" w:rsidR="00D62BC2" w:rsidRDefault="00D62BC2" w:rsidP="006A1F2A">
      <w:pPr>
        <w:tabs>
          <w:tab w:val="right" w:pos="9072"/>
        </w:tabs>
        <w:rPr>
          <w:ins w:id="2938" w:author="Maximilian Schmitz" w:date="2015-06-14T11:10:00Z"/>
        </w:rPr>
        <w:pPrChange w:id="2939" w:author="Admin" w:date="2015-07-08T13:36:00Z">
          <w:pPr/>
        </w:pPrChange>
      </w:pPr>
      <w:ins w:id="2940" w:author="Maximilian Schmitz" w:date="2015-06-14T10:57:00Z">
        <w:r>
          <w:t xml:space="preserve">Abgesehen von den Informationen bietet die </w:t>
        </w:r>
      </w:ins>
      <w:ins w:id="2941" w:author="Maximilian Schmitz" w:date="2015-06-17T15:32:00Z">
        <w:r w:rsidR="003227D0">
          <w:t xml:space="preserve">Skriptschnittstelle </w:t>
        </w:r>
      </w:ins>
      <w:ins w:id="2942" w:author="Maximilian Schmitz" w:date="2015-06-14T10:57:00Z">
        <w:r>
          <w:t xml:space="preserve">natürlich auch die Möglichkeit Aktionen des Spielers über die künstliche Intelligenz zu steuern. </w:t>
        </w:r>
      </w:ins>
      <w:ins w:id="2943" w:author="Maximilian Schmitz" w:date="2015-06-14T10:58:00Z">
        <w:r>
          <w:t xml:space="preserve">In der nachfolgenden Tabelle sind die zu Verfügung stehenden Funktionen aufgelistet. </w:t>
        </w:r>
      </w:ins>
      <w:ins w:id="2944" w:author="Maximilian Schmitz" w:date="2015-06-14T11:05:00Z">
        <w:r>
          <w:t xml:space="preserve">Die ausführliche Übersicht ist wieder im Kapitel </w:t>
        </w:r>
      </w:ins>
      <w:ins w:id="2945" w:author="Maximilian Schmitz" w:date="2015-06-17T15:32:00Z">
        <w:r w:rsidR="003227D0">
          <w:t xml:space="preserve">Skriptschnittstelle </w:t>
        </w:r>
      </w:ins>
      <w:ins w:id="2946" w:author="Maximilian Schmitz" w:date="2015-06-14T11:06:00Z">
        <w:r>
          <w:t>zu finden.</w:t>
        </w:r>
      </w:ins>
    </w:p>
    <w:p w14:paraId="6DAD7573" w14:textId="77777777" w:rsidR="00842C5C" w:rsidRDefault="00842C5C" w:rsidP="006A1F2A">
      <w:pPr>
        <w:tabs>
          <w:tab w:val="right" w:pos="9072"/>
        </w:tabs>
        <w:rPr>
          <w:ins w:id="2947" w:author="Maximilian Schmitz" w:date="2015-06-14T11:03:00Z"/>
        </w:rPr>
        <w:pPrChange w:id="2948" w:author="Admin" w:date="2015-07-08T13:36:00Z">
          <w:pPr/>
        </w:pPrChange>
      </w:pPr>
    </w:p>
    <w:tbl>
      <w:tblPr>
        <w:tblStyle w:val="Gitternetztabelle1hell"/>
        <w:tblW w:w="9464" w:type="dxa"/>
        <w:tblLook w:val="04A0" w:firstRow="1" w:lastRow="0" w:firstColumn="1" w:lastColumn="0" w:noHBand="0" w:noVBand="1"/>
        <w:tblPrChange w:id="2949" w:author="Maximilian Schmitz" w:date="2015-06-14T11:01:00Z">
          <w:tblPr>
            <w:tblStyle w:val="Tabellenraster"/>
            <w:tblW w:w="0" w:type="auto"/>
            <w:tblLook w:val="04A0" w:firstRow="1" w:lastRow="0" w:firstColumn="1" w:lastColumn="0" w:noHBand="0" w:noVBand="1"/>
          </w:tblPr>
        </w:tblPrChange>
      </w:tblPr>
      <w:tblGrid>
        <w:gridCol w:w="1817"/>
        <w:gridCol w:w="7647"/>
        <w:tblGridChange w:id="2950">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951"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52" w:author="Maximilian Schmitz" w:date="2015-06-14T11:01:00Z">
              <w:tcPr>
                <w:tcW w:w="3070" w:type="dxa"/>
              </w:tcPr>
            </w:tcPrChange>
          </w:tcPr>
          <w:p w14:paraId="327FA24E" w14:textId="77777777" w:rsidR="00D62BC2" w:rsidRDefault="00D62BC2" w:rsidP="006A1F2A">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53" w:author="Maximilian Schmitz" w:date="2015-06-14T10:58:00Z"/>
              </w:rPr>
              <w:pPrChange w:id="2954"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55" w:author="Maximilian Schmitz" w:date="2015-06-14T10:58:00Z">
              <w:r>
                <w:t>Funktion</w:t>
              </w:r>
            </w:ins>
          </w:p>
        </w:tc>
        <w:tc>
          <w:tcPr>
            <w:tcW w:w="7647" w:type="dxa"/>
            <w:tcPrChange w:id="2956" w:author="Maximilian Schmitz" w:date="2015-06-14T11:01:00Z">
              <w:tcPr>
                <w:tcW w:w="3071" w:type="dxa"/>
              </w:tcPr>
            </w:tcPrChange>
          </w:tcPr>
          <w:p w14:paraId="658268F8" w14:textId="77777777" w:rsidR="00D62BC2" w:rsidRDefault="00D62BC2" w:rsidP="006A1F2A">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57" w:author="Maximilian Schmitz" w:date="2015-06-14T10:58:00Z"/>
              </w:rPr>
              <w:pPrChange w:id="2958"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59" w:author="Maximilian Schmitz" w:date="2015-06-14T10:58:00Z">
              <w:r>
                <w:t>Beschreibung</w:t>
              </w:r>
            </w:ins>
          </w:p>
        </w:tc>
      </w:tr>
      <w:tr w:rsidR="00D62BC2" w14:paraId="726C0A0D" w14:textId="77777777" w:rsidTr="00D62BC2">
        <w:trPr>
          <w:ins w:id="2960"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61" w:author="Maximilian Schmitz" w:date="2015-06-14T11:01:00Z">
              <w:tcPr>
                <w:tcW w:w="3070" w:type="dxa"/>
              </w:tcPr>
            </w:tcPrChange>
          </w:tcPr>
          <w:p w14:paraId="7D57E634" w14:textId="77777777" w:rsidR="00D62BC2" w:rsidRPr="00D62BC2" w:rsidRDefault="00D62BC2" w:rsidP="006A1F2A">
            <w:pPr>
              <w:tabs>
                <w:tab w:val="right" w:pos="9072"/>
              </w:tabs>
              <w:spacing w:line="360" w:lineRule="auto"/>
              <w:rPr>
                <w:ins w:id="2962" w:author="Maximilian Schmitz" w:date="2015-06-14T10:58:00Z"/>
                <w:b w:val="0"/>
                <w:rPrChange w:id="2963" w:author="Maximilian Schmitz" w:date="2015-06-14T11:01:00Z">
                  <w:rPr>
                    <w:ins w:id="2964" w:author="Maximilian Schmitz" w:date="2015-06-14T10:58:00Z"/>
                  </w:rPr>
                </w:rPrChange>
              </w:rPr>
              <w:pPrChange w:id="2965" w:author="Admin" w:date="2015-07-08T13:36:00Z">
                <w:pPr>
                  <w:tabs>
                    <w:tab w:val="right" w:pos="9072"/>
                  </w:tabs>
                </w:pPr>
              </w:pPrChange>
            </w:pPr>
            <w:proofErr w:type="spellStart"/>
            <w:ins w:id="2966" w:author="Maximilian Schmitz" w:date="2015-06-14T10:59:00Z">
              <w:r w:rsidRPr="00D62BC2">
                <w:t>MoveForward</w:t>
              </w:r>
            </w:ins>
            <w:proofErr w:type="spellEnd"/>
          </w:p>
        </w:tc>
        <w:tc>
          <w:tcPr>
            <w:tcW w:w="7647" w:type="dxa"/>
            <w:tcPrChange w:id="2967" w:author="Maximilian Schmitz" w:date="2015-06-14T11:01:00Z">
              <w:tcPr>
                <w:tcW w:w="3071" w:type="dxa"/>
              </w:tcPr>
            </w:tcPrChange>
          </w:tcPr>
          <w:p w14:paraId="30276575"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68" w:author="Maximilian Schmitz" w:date="2015-06-14T10:58:00Z"/>
              </w:rPr>
              <w:pPrChange w:id="296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70" w:author="Maximilian Schmitz" w:date="2015-06-14T11:06:00Z">
              <w:r>
                <w:t>Vorwärtsbewegen des Spielers</w:t>
              </w:r>
            </w:ins>
          </w:p>
        </w:tc>
      </w:tr>
      <w:tr w:rsidR="00D62BC2" w14:paraId="79FD42EA" w14:textId="77777777" w:rsidTr="00D62BC2">
        <w:trPr>
          <w:ins w:id="297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72" w:author="Maximilian Schmitz" w:date="2015-06-14T11:01:00Z">
              <w:tcPr>
                <w:tcW w:w="3070" w:type="dxa"/>
              </w:tcPr>
            </w:tcPrChange>
          </w:tcPr>
          <w:p w14:paraId="35CA78AE" w14:textId="77777777" w:rsidR="00D62BC2" w:rsidRPr="00D62BC2" w:rsidRDefault="00D62BC2" w:rsidP="006A1F2A">
            <w:pPr>
              <w:tabs>
                <w:tab w:val="right" w:pos="9072"/>
              </w:tabs>
              <w:spacing w:line="360" w:lineRule="auto"/>
              <w:rPr>
                <w:ins w:id="2973" w:author="Maximilian Schmitz" w:date="2015-06-14T10:59:00Z"/>
                <w:b w:val="0"/>
                <w:rPrChange w:id="2974" w:author="Maximilian Schmitz" w:date="2015-06-14T11:01:00Z">
                  <w:rPr>
                    <w:ins w:id="2975" w:author="Maximilian Schmitz" w:date="2015-06-14T10:59:00Z"/>
                  </w:rPr>
                </w:rPrChange>
              </w:rPr>
              <w:pPrChange w:id="2976" w:author="Admin" w:date="2015-07-08T13:36:00Z">
                <w:pPr>
                  <w:tabs>
                    <w:tab w:val="right" w:pos="9072"/>
                  </w:tabs>
                </w:pPr>
              </w:pPrChange>
            </w:pPr>
            <w:proofErr w:type="spellStart"/>
            <w:ins w:id="2977" w:author="Maximilian Schmitz" w:date="2015-06-14T10:59:00Z">
              <w:r w:rsidRPr="00D62BC2">
                <w:lastRenderedPageBreak/>
                <w:t>MoveTo</w:t>
              </w:r>
              <w:proofErr w:type="spellEnd"/>
            </w:ins>
          </w:p>
        </w:tc>
        <w:tc>
          <w:tcPr>
            <w:tcW w:w="7647" w:type="dxa"/>
            <w:tcPrChange w:id="2978" w:author="Maximilian Schmitz" w:date="2015-06-14T11:01:00Z">
              <w:tcPr>
                <w:tcW w:w="3071" w:type="dxa"/>
              </w:tcPr>
            </w:tcPrChange>
          </w:tcPr>
          <w:p w14:paraId="33846AAD"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79" w:author="Maximilian Schmitz" w:date="2015-06-14T10:59:00Z"/>
              </w:rPr>
              <w:pPrChange w:id="298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81" w:author="Maximilian Schmitz" w:date="2015-06-14T11:07:00Z">
              <w:r>
                <w:t>Spieler an eine bestimmte Position bewegen</w:t>
              </w:r>
            </w:ins>
          </w:p>
        </w:tc>
      </w:tr>
      <w:tr w:rsidR="00D62BC2" w14:paraId="4407E74C" w14:textId="77777777" w:rsidTr="00D62BC2">
        <w:trPr>
          <w:ins w:id="298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83" w:author="Maximilian Schmitz" w:date="2015-06-14T11:01:00Z">
              <w:tcPr>
                <w:tcW w:w="3070" w:type="dxa"/>
              </w:tcPr>
            </w:tcPrChange>
          </w:tcPr>
          <w:p w14:paraId="03FD0392" w14:textId="77777777" w:rsidR="00D62BC2" w:rsidRPr="00D62BC2" w:rsidRDefault="00D62BC2" w:rsidP="006A1F2A">
            <w:pPr>
              <w:tabs>
                <w:tab w:val="right" w:pos="9072"/>
              </w:tabs>
              <w:spacing w:line="360" w:lineRule="auto"/>
              <w:rPr>
                <w:ins w:id="2984" w:author="Maximilian Schmitz" w:date="2015-06-14T10:59:00Z"/>
                <w:b w:val="0"/>
                <w:rPrChange w:id="2985" w:author="Maximilian Schmitz" w:date="2015-06-14T11:01:00Z">
                  <w:rPr>
                    <w:ins w:id="2986" w:author="Maximilian Schmitz" w:date="2015-06-14T10:59:00Z"/>
                  </w:rPr>
                </w:rPrChange>
              </w:rPr>
              <w:pPrChange w:id="2987" w:author="Admin" w:date="2015-07-08T13:36:00Z">
                <w:pPr>
                  <w:tabs>
                    <w:tab w:val="right" w:pos="9072"/>
                  </w:tabs>
                </w:pPr>
              </w:pPrChange>
            </w:pPr>
            <w:proofErr w:type="spellStart"/>
            <w:ins w:id="2988" w:author="Maximilian Schmitz" w:date="2015-06-14T10:59:00Z">
              <w:r w:rsidRPr="00D62BC2">
                <w:t>Rotate</w:t>
              </w:r>
              <w:proofErr w:type="spellEnd"/>
            </w:ins>
          </w:p>
        </w:tc>
        <w:tc>
          <w:tcPr>
            <w:tcW w:w="7647" w:type="dxa"/>
            <w:tcPrChange w:id="2989" w:author="Maximilian Schmitz" w:date="2015-06-14T11:01:00Z">
              <w:tcPr>
                <w:tcW w:w="3071" w:type="dxa"/>
              </w:tcPr>
            </w:tcPrChange>
          </w:tcPr>
          <w:p w14:paraId="1C7EB58F"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0" w:author="Maximilian Schmitz" w:date="2015-06-14T10:59:00Z"/>
              </w:rPr>
              <w:pPrChange w:id="299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2" w:author="Maximilian Schmitz" w:date="2015-06-14T11:07:00Z">
              <w:r>
                <w:t>Spieler um seine Achse drehen</w:t>
              </w:r>
            </w:ins>
          </w:p>
        </w:tc>
      </w:tr>
      <w:tr w:rsidR="00D62BC2" w14:paraId="65712D0F" w14:textId="77777777" w:rsidTr="00D62BC2">
        <w:trPr>
          <w:ins w:id="299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94" w:author="Maximilian Schmitz" w:date="2015-06-14T11:01:00Z">
              <w:tcPr>
                <w:tcW w:w="3070" w:type="dxa"/>
              </w:tcPr>
            </w:tcPrChange>
          </w:tcPr>
          <w:p w14:paraId="7E4118DC" w14:textId="77777777" w:rsidR="00D62BC2" w:rsidRPr="00D62BC2" w:rsidRDefault="00D62BC2" w:rsidP="006A1F2A">
            <w:pPr>
              <w:tabs>
                <w:tab w:val="right" w:pos="9072"/>
              </w:tabs>
              <w:spacing w:line="360" w:lineRule="auto"/>
              <w:rPr>
                <w:ins w:id="2995" w:author="Maximilian Schmitz" w:date="2015-06-14T10:59:00Z"/>
                <w:b w:val="0"/>
                <w:rPrChange w:id="2996" w:author="Maximilian Schmitz" w:date="2015-06-14T11:01:00Z">
                  <w:rPr>
                    <w:ins w:id="2997" w:author="Maximilian Schmitz" w:date="2015-06-14T10:59:00Z"/>
                  </w:rPr>
                </w:rPrChange>
              </w:rPr>
              <w:pPrChange w:id="2998" w:author="Admin" w:date="2015-07-08T13:36:00Z">
                <w:pPr>
                  <w:tabs>
                    <w:tab w:val="right" w:pos="9072"/>
                  </w:tabs>
                </w:pPr>
              </w:pPrChange>
            </w:pPr>
            <w:ins w:id="2999" w:author="Maximilian Schmitz" w:date="2015-06-14T10:59:00Z">
              <w:r w:rsidRPr="00D62BC2">
                <w:t>Kick</w:t>
              </w:r>
            </w:ins>
          </w:p>
        </w:tc>
        <w:tc>
          <w:tcPr>
            <w:tcW w:w="7647" w:type="dxa"/>
            <w:tcPrChange w:id="3000" w:author="Maximilian Schmitz" w:date="2015-06-14T11:01:00Z">
              <w:tcPr>
                <w:tcW w:w="3071" w:type="dxa"/>
              </w:tcPr>
            </w:tcPrChange>
          </w:tcPr>
          <w:p w14:paraId="2263B05A"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1" w:author="Maximilian Schmitz" w:date="2015-06-14T10:59:00Z"/>
              </w:rPr>
              <w:pPrChange w:id="300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3" w:author="Maximilian Schmitz" w:date="2015-06-14T11:07:00Z">
              <w:r>
                <w:t>Den Ball in eine Richtung kicken</w:t>
              </w:r>
            </w:ins>
          </w:p>
        </w:tc>
      </w:tr>
      <w:tr w:rsidR="00D62BC2" w14:paraId="7E0F1F55" w14:textId="77777777" w:rsidTr="00D62BC2">
        <w:trPr>
          <w:ins w:id="300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05" w:author="Maximilian Schmitz" w:date="2015-06-14T11:01:00Z">
              <w:tcPr>
                <w:tcW w:w="3070" w:type="dxa"/>
              </w:tcPr>
            </w:tcPrChange>
          </w:tcPr>
          <w:p w14:paraId="41DA736A" w14:textId="77777777" w:rsidR="00D62BC2" w:rsidRPr="00D62BC2" w:rsidRDefault="00D62BC2" w:rsidP="006A1F2A">
            <w:pPr>
              <w:tabs>
                <w:tab w:val="right" w:pos="9072"/>
              </w:tabs>
              <w:spacing w:line="360" w:lineRule="auto"/>
              <w:rPr>
                <w:ins w:id="3006" w:author="Maximilian Schmitz" w:date="2015-06-14T10:59:00Z"/>
                <w:b w:val="0"/>
                <w:rPrChange w:id="3007" w:author="Maximilian Schmitz" w:date="2015-06-14T11:01:00Z">
                  <w:rPr>
                    <w:ins w:id="3008" w:author="Maximilian Schmitz" w:date="2015-06-14T10:59:00Z"/>
                  </w:rPr>
                </w:rPrChange>
              </w:rPr>
              <w:pPrChange w:id="3009" w:author="Admin" w:date="2015-07-08T13:36:00Z">
                <w:pPr>
                  <w:tabs>
                    <w:tab w:val="right" w:pos="9072"/>
                  </w:tabs>
                </w:pPr>
              </w:pPrChange>
            </w:pPr>
            <w:proofErr w:type="spellStart"/>
            <w:ins w:id="3010" w:author="Maximilian Schmitz" w:date="2015-06-14T10:59:00Z">
              <w:r w:rsidRPr="00D62BC2">
                <w:t>StopBall</w:t>
              </w:r>
              <w:proofErr w:type="spellEnd"/>
            </w:ins>
          </w:p>
        </w:tc>
        <w:tc>
          <w:tcPr>
            <w:tcW w:w="7647" w:type="dxa"/>
            <w:tcPrChange w:id="3011" w:author="Maximilian Schmitz" w:date="2015-06-14T11:01:00Z">
              <w:tcPr>
                <w:tcW w:w="3071" w:type="dxa"/>
              </w:tcPr>
            </w:tcPrChange>
          </w:tcPr>
          <w:p w14:paraId="748A709D"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2" w:author="Maximilian Schmitz" w:date="2015-06-14T10:59:00Z"/>
              </w:rPr>
              <w:pPrChange w:id="301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4" w:author="Maximilian Schmitz" w:date="2015-06-14T11:08:00Z">
              <w:r>
                <w:t>Den Ball stoppen</w:t>
              </w:r>
            </w:ins>
          </w:p>
        </w:tc>
      </w:tr>
      <w:tr w:rsidR="00D62BC2" w14:paraId="76D2E6FA" w14:textId="77777777" w:rsidTr="00D62BC2">
        <w:trPr>
          <w:ins w:id="301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16" w:author="Maximilian Schmitz" w:date="2015-06-14T11:01:00Z">
              <w:tcPr>
                <w:tcW w:w="3070" w:type="dxa"/>
              </w:tcPr>
            </w:tcPrChange>
          </w:tcPr>
          <w:p w14:paraId="2531FA17" w14:textId="77777777" w:rsidR="00D62BC2" w:rsidRPr="00D62BC2" w:rsidRDefault="00D62BC2" w:rsidP="006A1F2A">
            <w:pPr>
              <w:tabs>
                <w:tab w:val="right" w:pos="9072"/>
              </w:tabs>
              <w:spacing w:line="360" w:lineRule="auto"/>
              <w:rPr>
                <w:ins w:id="3017" w:author="Maximilian Schmitz" w:date="2015-06-14T10:59:00Z"/>
                <w:b w:val="0"/>
                <w:rPrChange w:id="3018" w:author="Maximilian Schmitz" w:date="2015-06-14T11:01:00Z">
                  <w:rPr>
                    <w:ins w:id="3019" w:author="Maximilian Schmitz" w:date="2015-06-14T10:59:00Z"/>
                  </w:rPr>
                </w:rPrChange>
              </w:rPr>
              <w:pPrChange w:id="3020" w:author="Admin" w:date="2015-07-08T13:36:00Z">
                <w:pPr>
                  <w:tabs>
                    <w:tab w:val="right" w:pos="9072"/>
                  </w:tabs>
                </w:pPr>
              </w:pPrChange>
            </w:pPr>
            <w:proofErr w:type="spellStart"/>
            <w:ins w:id="3021" w:author="Maximilian Schmitz" w:date="2015-06-14T11:00:00Z">
              <w:r w:rsidRPr="00D62BC2">
                <w:t>Speak</w:t>
              </w:r>
            </w:ins>
            <w:proofErr w:type="spellEnd"/>
          </w:p>
        </w:tc>
        <w:tc>
          <w:tcPr>
            <w:tcW w:w="7647" w:type="dxa"/>
            <w:tcPrChange w:id="3022" w:author="Maximilian Schmitz" w:date="2015-06-14T11:01:00Z">
              <w:tcPr>
                <w:tcW w:w="3071" w:type="dxa"/>
              </w:tcPr>
            </w:tcPrChange>
          </w:tcPr>
          <w:p w14:paraId="095401BA" w14:textId="77777777" w:rsidR="00D62BC2" w:rsidRPr="00D62BC2" w:rsidRDefault="00F46138" w:rsidP="006A1F2A">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3" w:author="Maximilian Schmitz" w:date="2015-06-14T10:59:00Z"/>
              </w:rPr>
              <w:pPrChange w:id="302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5" w:author="Maximilian Schmitz" w:date="2015-06-14T11:09:00Z">
              <w:r>
                <w:t>Mit anderen Spielern kommunizieren</w:t>
              </w:r>
            </w:ins>
          </w:p>
        </w:tc>
      </w:tr>
      <w:tr w:rsidR="00D62BC2" w14:paraId="4EAA432B" w14:textId="77777777" w:rsidTr="00D62BC2">
        <w:trPr>
          <w:ins w:id="3026"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027" w:author="Maximilian Schmitz" w:date="2015-06-14T11:01:00Z">
              <w:tcPr>
                <w:tcW w:w="3070" w:type="dxa"/>
              </w:tcPr>
            </w:tcPrChange>
          </w:tcPr>
          <w:p w14:paraId="13F3FDAF" w14:textId="77777777" w:rsidR="00D62BC2" w:rsidRPr="00D62BC2" w:rsidRDefault="00D62BC2" w:rsidP="006A1F2A">
            <w:pPr>
              <w:tabs>
                <w:tab w:val="right" w:pos="9072"/>
              </w:tabs>
              <w:spacing w:line="360" w:lineRule="auto"/>
              <w:rPr>
                <w:ins w:id="3028" w:author="Maximilian Schmitz" w:date="2015-06-14T11:00:00Z"/>
                <w:b w:val="0"/>
                <w:rPrChange w:id="3029" w:author="Maximilian Schmitz" w:date="2015-06-14T11:01:00Z">
                  <w:rPr>
                    <w:ins w:id="3030" w:author="Maximilian Schmitz" w:date="2015-06-14T11:00:00Z"/>
                  </w:rPr>
                </w:rPrChange>
              </w:rPr>
              <w:pPrChange w:id="3031" w:author="Admin" w:date="2015-07-08T13:36:00Z">
                <w:pPr>
                  <w:tabs>
                    <w:tab w:val="right" w:pos="9072"/>
                  </w:tabs>
                </w:pPr>
              </w:pPrChange>
            </w:pPr>
            <w:ins w:id="3032" w:author="Maximilian Schmitz" w:date="2015-06-14T11:00:00Z">
              <w:r w:rsidRPr="00D62BC2">
                <w:t>Listen</w:t>
              </w:r>
            </w:ins>
          </w:p>
        </w:tc>
        <w:tc>
          <w:tcPr>
            <w:tcW w:w="7647" w:type="dxa"/>
            <w:tcPrChange w:id="3033" w:author="Maximilian Schmitz" w:date="2015-06-14T11:01:00Z">
              <w:tcPr>
                <w:tcW w:w="3071" w:type="dxa"/>
              </w:tcPr>
            </w:tcPrChange>
          </w:tcPr>
          <w:p w14:paraId="1257D59A" w14:textId="77777777" w:rsidR="00D62BC2" w:rsidRPr="00D62BC2" w:rsidRDefault="00F46138" w:rsidP="006A1F2A">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34" w:author="Maximilian Schmitz" w:date="2015-06-14T11:00:00Z"/>
              </w:rPr>
              <w:pPrChange w:id="303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36" w:author="Maximilian Schmitz" w:date="2015-06-14T11:09:00Z">
              <w:r>
                <w:t>Hören, ob ein anderer Spieler k</w:t>
              </w:r>
              <w:r w:rsidR="007119C0">
                <w:t>o</w:t>
              </w:r>
              <w:r>
                <w:t>mmuniziert</w:t>
              </w:r>
            </w:ins>
          </w:p>
        </w:tc>
      </w:tr>
    </w:tbl>
    <w:p w14:paraId="74DFBABC" w14:textId="77777777" w:rsidR="00D62BC2" w:rsidRDefault="00D62BC2" w:rsidP="006A1F2A">
      <w:pPr>
        <w:pStyle w:val="Beschriftung"/>
        <w:rPr>
          <w:ins w:id="3037" w:author="Maximilian Schmitz" w:date="2015-06-14T21:17:00Z"/>
        </w:rPr>
        <w:pPrChange w:id="3038" w:author="Admin" w:date="2015-07-08T13:36:00Z">
          <w:pPr>
            <w:pStyle w:val="berschrift1"/>
          </w:pPr>
        </w:pPrChange>
      </w:pPr>
      <w:bookmarkStart w:id="3039" w:name="_Toc422468983"/>
      <w:ins w:id="3040" w:author="Maximilian Schmitz" w:date="2015-06-14T11:04:00Z">
        <w:r>
          <w:t xml:space="preserve">Tabelle </w:t>
        </w:r>
      </w:ins>
      <w:ins w:id="3041" w:author="Maximilian Schmitz" w:date="2015-06-19T09:18:00Z">
        <w:r w:rsidR="00F73840">
          <w:fldChar w:fldCharType="begin"/>
        </w:r>
        <w:r w:rsidR="00F73840">
          <w:instrText xml:space="preserve"> SEQ Tabelle \* ARABIC </w:instrText>
        </w:r>
      </w:ins>
      <w:r w:rsidR="00F73840">
        <w:fldChar w:fldCharType="separate"/>
      </w:r>
      <w:ins w:id="3042" w:author="Maximilian Schmitz" w:date="2015-06-19T09:20:00Z">
        <w:r w:rsidR="00867956">
          <w:rPr>
            <w:noProof/>
          </w:rPr>
          <w:t>3</w:t>
        </w:r>
      </w:ins>
      <w:ins w:id="3043" w:author="Maximilian Schmitz" w:date="2015-06-19T09:18:00Z">
        <w:r w:rsidR="00F73840">
          <w:fldChar w:fldCharType="end"/>
        </w:r>
      </w:ins>
      <w:ins w:id="3044" w:author="Maximilian Schmitz" w:date="2015-06-14T11:04:00Z">
        <w:r>
          <w:t xml:space="preserve">: Aktive Funktionen der </w:t>
        </w:r>
      </w:ins>
      <w:ins w:id="3045" w:author="Maximilian Schmitz" w:date="2015-06-17T15:32:00Z">
        <w:r w:rsidR="003227D0">
          <w:t>Skriptschnittstelle</w:t>
        </w:r>
      </w:ins>
      <w:bookmarkEnd w:id="3039"/>
    </w:p>
    <w:p w14:paraId="460BB0A3" w14:textId="77777777" w:rsidR="00201692" w:rsidRPr="00915AB6" w:rsidRDefault="00201692" w:rsidP="006A1F2A">
      <w:pPr>
        <w:rPr>
          <w:ins w:id="3046" w:author="Maximilian Schmitz" w:date="2015-06-14T11:09:00Z"/>
        </w:rPr>
        <w:pPrChange w:id="3047" w:author="Admin" w:date="2015-07-08T13:36:00Z">
          <w:pPr>
            <w:pStyle w:val="berschrift1"/>
          </w:pPr>
        </w:pPrChange>
      </w:pPr>
    </w:p>
    <w:p w14:paraId="49843E3F" w14:textId="77777777" w:rsidR="007119C0" w:rsidRDefault="00201692" w:rsidP="006A1F2A">
      <w:pPr>
        <w:rPr>
          <w:ins w:id="3048" w:author="Maximilian Schmitz" w:date="2015-06-14T21:09:00Z"/>
        </w:rPr>
        <w:pPrChange w:id="3049" w:author="Admin" w:date="2015-07-08T13:36:00Z">
          <w:pPr>
            <w:pStyle w:val="berschrift1"/>
          </w:pPr>
        </w:pPrChange>
      </w:pPr>
      <w:ins w:id="3050"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rsidP="006A1F2A">
      <w:pPr>
        <w:rPr>
          <w:ins w:id="3051" w:author="Maximilian Schmitz" w:date="2015-06-14T21:09:00Z"/>
        </w:rPr>
        <w:pPrChange w:id="3052" w:author="Admin" w:date="2015-07-08T13:36:00Z">
          <w:pPr>
            <w:pStyle w:val="berschrift1"/>
          </w:pPr>
        </w:pPrChange>
      </w:pPr>
      <w:ins w:id="3053"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rsidP="006A1F2A">
      <w:pPr>
        <w:rPr>
          <w:ins w:id="3054" w:author="Maximilian Schmitz" w:date="2015-06-14T21:13:00Z"/>
        </w:rPr>
        <w:pPrChange w:id="3055" w:author="Admin" w:date="2015-07-08T13:36:00Z">
          <w:pPr>
            <w:pStyle w:val="berschrift1"/>
          </w:pPr>
        </w:pPrChange>
      </w:pPr>
      <w:ins w:id="3056" w:author="Maximilian Schmitz" w:date="2015-06-14T21:12:00Z">
        <w:r>
          <w:t xml:space="preserve">Auch die Kommunikation zwischen den Spielern </w:t>
        </w:r>
      </w:ins>
      <w:ins w:id="3057"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rsidP="006A1F2A">
      <w:pPr>
        <w:rPr>
          <w:ins w:id="3058" w:author="Maximilian Schmitz" w:date="2015-06-14T21:16:00Z"/>
        </w:rPr>
        <w:pPrChange w:id="3059" w:author="Admin" w:date="2015-07-08T13:36:00Z">
          <w:pPr>
            <w:pStyle w:val="berschrift1"/>
          </w:pPr>
        </w:pPrChange>
      </w:pPr>
    </w:p>
    <w:p w14:paraId="0C7F866D" w14:textId="77777777" w:rsidR="00D176AD" w:rsidRDefault="000036F2" w:rsidP="006A1F2A">
      <w:pPr>
        <w:rPr>
          <w:ins w:id="3060" w:author="Maximilian Schmitz" w:date="2015-06-14T21:36:00Z"/>
        </w:rPr>
        <w:pPrChange w:id="3061" w:author="Admin" w:date="2015-07-08T13:36:00Z">
          <w:pPr>
            <w:pStyle w:val="berschrift1"/>
          </w:pPr>
        </w:pPrChange>
      </w:pPr>
      <w:ins w:id="3062" w:author="Maximilian Schmitz" w:date="2015-06-14T21:30:00Z">
        <w:r>
          <w:t xml:space="preserve">Mit den oben vorgestellten Funktionen </w:t>
        </w:r>
      </w:ins>
      <w:ins w:id="3063"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064" w:author="Maximilian Schmitz" w:date="2015-06-14T21:36:00Z">
        <w:r w:rsidR="00D176AD">
          <w:t>dieser Daten kann entschieden werden welche Aktion des Spielers ausgelöst werden sollte.</w:t>
        </w:r>
      </w:ins>
    </w:p>
    <w:p w14:paraId="1354B5E1" w14:textId="77777777" w:rsidR="00201692" w:rsidRDefault="00D176AD" w:rsidP="006A1F2A">
      <w:pPr>
        <w:rPr>
          <w:ins w:id="3065" w:author="Maximilian Schmitz" w:date="2015-06-14T21:44:00Z"/>
        </w:rPr>
        <w:pPrChange w:id="3066" w:author="Admin" w:date="2015-07-08T13:36:00Z">
          <w:pPr>
            <w:pStyle w:val="berschrift1"/>
          </w:pPr>
        </w:pPrChange>
      </w:pPr>
      <w:ins w:id="3067" w:author="Maximilian Schmitz" w:date="2015-06-14T21:36:00Z">
        <w:r>
          <w:t xml:space="preserve">Der Vorteil eines Entscheidungsbaums liegt darin, dass er einfach verständlich und nachvollziehbar ist. Somit lässt er sich auch verhältnismäßig leicht formulieren. </w:t>
        </w:r>
      </w:ins>
      <w:ins w:id="3068" w:author="Maximilian Schmitz" w:date="2015-06-14T21:38:00Z">
        <w:r>
          <w:t xml:space="preserve">Dieser Vorteil relativiert sich allerdings durch die Tatsache, dass auch Entscheidungsbäume bei steigender Komplexität an Übersichtlichkeit verlieren. </w:t>
        </w:r>
      </w:ins>
      <w:ins w:id="3069" w:author="Maximilian Schmitz" w:date="2015-06-14T21:39:00Z">
        <w:r>
          <w:t xml:space="preserve">Vor </w:t>
        </w:r>
        <w:r>
          <w:lastRenderedPageBreak/>
          <w:t xml:space="preserve">allem dadurch, dass hier nicht nur binäre Entscheidungsbäume eingesetzt werden, lassen </w:t>
        </w:r>
      </w:ins>
      <w:ins w:id="3070" w:author="Maximilian Schmitz" w:date="2015-06-14T21:42:00Z">
        <w:r>
          <w:t>unüberschaubare, stark verzweigte Bäume zu. Binäre Entscheidungsbäume verzweig</w:t>
        </w:r>
        <w:r w:rsidR="00E71BBD">
          <w:t>en sich an jedem Kno</w:t>
        </w:r>
        <w:r>
          <w:t>ten in genau zwei Richtungen</w:t>
        </w:r>
      </w:ins>
      <w:ins w:id="3071" w:author="Maximilian Schmitz" w:date="2015-06-14T21:44:00Z">
        <w:r w:rsidR="00E71BBD">
          <w:t>.</w:t>
        </w:r>
      </w:ins>
      <w:ins w:id="3072" w:author="Maximilian Schmitz" w:date="2015-06-14T21:46:00Z">
        <w:r w:rsidR="00E71BBD">
          <w:t xml:space="preserve"> Dadurch entstehen in der Regel </w:t>
        </w:r>
      </w:ins>
      <w:ins w:id="3073" w:author="Maximilian Schmitz" w:date="2015-06-14T21:47:00Z">
        <w:r w:rsidR="00E71BBD">
          <w:t>schmale, tiefe Bäume.</w:t>
        </w:r>
      </w:ins>
    </w:p>
    <w:p w14:paraId="33D227A5" w14:textId="77777777" w:rsidR="00E71BBD" w:rsidRDefault="00E71BBD" w:rsidP="006A1F2A">
      <w:pPr>
        <w:rPr>
          <w:ins w:id="3074" w:author="Maximilian Schmitz" w:date="2015-06-14T21:47:00Z"/>
        </w:rPr>
        <w:pPrChange w:id="3075" w:author="Admin" w:date="2015-07-08T13:36:00Z">
          <w:pPr>
            <w:pStyle w:val="berschrift1"/>
          </w:pPr>
        </w:pPrChange>
      </w:pPr>
      <w:ins w:id="3076" w:author="Maximilian Schmitz" w:date="2015-06-14T21:45:00Z">
        <w:r>
          <w:t xml:space="preserve">Die hier für die Entscheidungen herangezogenen Informationen </w:t>
        </w:r>
      </w:ins>
      <w:ins w:id="3077" w:author="Maximilian Schmitz" w:date="2015-06-14T21:46:00Z">
        <w:r>
          <w:t xml:space="preserve">lassen </w:t>
        </w:r>
      </w:ins>
      <w:ins w:id="3078"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rsidP="006A1F2A">
      <w:pPr>
        <w:rPr>
          <w:ins w:id="3079" w:author="Maximilian Schmitz" w:date="2015-06-14T21:48:00Z"/>
        </w:rPr>
        <w:pPrChange w:id="3080" w:author="Admin" w:date="2015-07-08T13:36:00Z">
          <w:pPr>
            <w:pStyle w:val="berschrift1"/>
          </w:pPr>
        </w:pPrChange>
      </w:pPr>
    </w:p>
    <w:p w14:paraId="79BFA3B9" w14:textId="08E6DBFC" w:rsidR="00986767" w:rsidRDefault="003D5A6B" w:rsidP="006A1F2A">
      <w:pPr>
        <w:rPr>
          <w:ins w:id="3081" w:author="Maximilian Schmitz" w:date="2015-06-15T21:20:00Z"/>
        </w:rPr>
        <w:pPrChange w:id="3082" w:author="Admin" w:date="2015-07-08T13:36:00Z">
          <w:pPr>
            <w:pStyle w:val="berschrift1"/>
          </w:pPr>
        </w:pPrChange>
      </w:pPr>
      <w:ins w:id="3083" w:author="Maximilian Schmitz" w:date="2015-06-14T21:48:00Z">
        <w:r>
          <w:t xml:space="preserve">Im Folgenden wird beispielhaft ein Teil eines Entscheidungsbaums vorgestellt, der feststellt, </w:t>
        </w:r>
      </w:ins>
      <w:ins w:id="3084"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085" w:author="Maximilian Schmitz" w:date="2015-06-19T09:20:00Z">
        <w:r w:rsidR="00867956">
          <w:t xml:space="preserve">Abbildung </w:t>
        </w:r>
        <w:r w:rsidR="00867956">
          <w:rPr>
            <w:noProof/>
          </w:rPr>
          <w:t>1</w:t>
        </w:r>
      </w:ins>
      <w:ins w:id="3086" w:author="Maximilian Schmitz" w:date="2015-06-15T21:19:00Z">
        <w:r w:rsidR="00121F13">
          <w:fldChar w:fldCharType="end"/>
        </w:r>
        <w:r w:rsidR="00121F13">
          <w:t xml:space="preserve"> zeigt den dazugehörigen Codeausschnitt.</w:t>
        </w:r>
      </w:ins>
    </w:p>
    <w:p w14:paraId="47F8F44E" w14:textId="77777777" w:rsidR="004B4A71" w:rsidRDefault="00C41A5F" w:rsidP="006A1F2A">
      <w:pPr>
        <w:rPr>
          <w:ins w:id="3087" w:author="Maximilian Schmitz" w:date="2015-06-16T21:37:00Z"/>
        </w:rPr>
        <w:pPrChange w:id="3088" w:author="Admin" w:date="2015-07-08T13:36:00Z">
          <w:pPr>
            <w:pStyle w:val="berschrift1"/>
          </w:pPr>
        </w:pPrChange>
      </w:pPr>
      <w:ins w:id="3089" w:author="Maximilian Schmitz" w:date="2015-06-16T21:24:00Z">
        <w:r>
          <w:t>Zunächst wird geprüft, ob der Ball in einer bestimmten Entfernung zum Spieler ist. Der Spieler soll daraufhin den Ball annehmen</w:t>
        </w:r>
      </w:ins>
      <w:ins w:id="3090" w:author="Maximilian Schmitz" w:date="2015-06-16T21:25:00Z">
        <w:r>
          <w:t xml:space="preserve">. </w:t>
        </w:r>
      </w:ins>
      <w:ins w:id="3091"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092" w:author="Maximilian Schmitz" w:date="2015-06-16T21:33:00Z">
        <w:r w:rsidR="004267D3">
          <w:t xml:space="preserve">die Position </w:t>
        </w:r>
      </w:ins>
      <w:ins w:id="3093" w:author="Maximilian Schmitz" w:date="2015-06-16T21:34:00Z">
        <w:r w:rsidR="004267D3">
          <w:t>des am nächsten zum Tor gelegenen Spielers</w:t>
        </w:r>
      </w:ins>
      <w:ins w:id="3094" w:author="Maximilian Schmitz" w:date="2015-06-16T21:33:00Z">
        <w:r w:rsidR="004267D3">
          <w:t xml:space="preserve"> gespeichert. Diese Position wird für einen späteren Pass benötigt.</w:t>
        </w:r>
      </w:ins>
      <w:ins w:id="3095" w:author="Maximilian Schmitz" w:date="2015-06-16T21:35:00Z">
        <w:r w:rsidR="004267D3">
          <w:t xml:space="preserve"> Die Überlegung dabei ist, dass ein Spieler</w:t>
        </w:r>
      </w:ins>
      <w:ins w:id="3096" w:author="Maximilian Schmitz" w:date="2015-06-16T21:36:00Z">
        <w:r w:rsidR="004267D3">
          <w:t>,</w:t>
        </w:r>
      </w:ins>
      <w:ins w:id="3097" w:author="Maximilian Schmitz" w:date="2015-06-16T21:35:00Z">
        <w:r w:rsidR="004267D3">
          <w:t xml:space="preserve"> der schon näher am gegnerischen Tor steht,</w:t>
        </w:r>
      </w:ins>
      <w:ins w:id="3098" w:author="Maximilian Schmitz" w:date="2015-06-16T21:36:00Z">
        <w:r w:rsidR="004267D3">
          <w:t xml:space="preserve"> nicht mehr </w:t>
        </w:r>
        <w:proofErr w:type="spellStart"/>
        <w:r w:rsidR="004267D3">
          <w:t>so weit</w:t>
        </w:r>
        <w:proofErr w:type="spellEnd"/>
        <w:r w:rsidR="004267D3">
          <w:t xml:space="preserve"> laufen muss mit dem Ball</w:t>
        </w:r>
      </w:ins>
      <w:ins w:id="3099" w:author="Maximilian Schmitz" w:date="2015-06-16T21:37:00Z">
        <w:r w:rsidR="004267D3">
          <w:t>. Dabei sinkt das Risiko den Ball zu verlieren und somit steigt die Chance ein Tor zu erzielen.</w:t>
        </w:r>
      </w:ins>
    </w:p>
    <w:p w14:paraId="34C1372B" w14:textId="77777777" w:rsidR="004267D3" w:rsidRDefault="004267D3" w:rsidP="006A1F2A">
      <w:pPr>
        <w:rPr>
          <w:ins w:id="3100" w:author="Maximilian Schmitz" w:date="2015-06-16T21:45:00Z"/>
        </w:rPr>
        <w:pPrChange w:id="3101" w:author="Admin" w:date="2015-07-08T13:36:00Z">
          <w:pPr>
            <w:pStyle w:val="berschrift1"/>
          </w:pPr>
        </w:pPrChange>
      </w:pPr>
      <w:ins w:id="3102" w:author="Maximilian Schmitz" w:date="2015-06-16T21:37:00Z">
        <w:r>
          <w:t xml:space="preserve">Wenn ermittelt wird, dass der Spieler bereits </w:t>
        </w:r>
      </w:ins>
      <w:ins w:id="3103" w:author="Maximilian Schmitz" w:date="2015-06-16T21:38:00Z">
        <w:r>
          <w:t>derjenige</w:t>
        </w:r>
      </w:ins>
      <w:ins w:id="3104" w:author="Maximilian Schmitz" w:date="2015-06-16T21:37:00Z">
        <w:r>
          <w:t xml:space="preserve"> ist, der am näch</w:t>
        </w:r>
      </w:ins>
      <w:ins w:id="3105" w:author="Maximilian Schmitz" w:date="2015-06-16T21:38:00Z">
        <w:r>
          <w:t>s</w:t>
        </w:r>
      </w:ins>
      <w:ins w:id="3106" w:author="Maximilian Schmitz" w:date="2015-06-16T21:37:00Z">
        <w:r>
          <w:t>ten am Tor ist</w:t>
        </w:r>
      </w:ins>
      <w:ins w:id="3107" w:author="Maximilian Schmitz" w:date="2015-06-16T21:40:00Z">
        <w:r>
          <w:t xml:space="preserve">, wird geprüft, ob ein gegnerischer Spieler in unmittelbarer Nähe befindet. </w:t>
        </w:r>
      </w:ins>
      <w:ins w:id="3108"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109" w:author="Maximilian Schmitz" w:date="2015-06-16T21:44:00Z">
        <w:r w:rsidR="00F776C9">
          <w:t>der hier gesteuerte Spieler.</w:t>
        </w:r>
      </w:ins>
    </w:p>
    <w:p w14:paraId="736E367F" w14:textId="77777777" w:rsidR="00AA653A" w:rsidRDefault="00AA653A" w:rsidP="006A1F2A">
      <w:pPr>
        <w:rPr>
          <w:ins w:id="3110" w:author="Maximilian Schmitz" w:date="2015-06-16T21:47:00Z"/>
        </w:rPr>
        <w:pPrChange w:id="3111" w:author="Admin" w:date="2015-07-08T13:36:00Z">
          <w:pPr>
            <w:pStyle w:val="berschrift1"/>
          </w:pPr>
        </w:pPrChange>
      </w:pPr>
      <w:ins w:id="3112"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rsidP="006A1F2A">
      <w:pPr>
        <w:rPr>
          <w:ins w:id="3113" w:author="Maximilian Schmitz" w:date="2015-06-15T21:16:00Z"/>
        </w:rPr>
        <w:pPrChange w:id="3114" w:author="Admin" w:date="2015-07-08T13:36:00Z">
          <w:pPr>
            <w:pStyle w:val="berschrift1"/>
          </w:pPr>
        </w:pPrChange>
      </w:pPr>
      <w:ins w:id="3115" w:author="Maximilian Schmitz" w:date="2015-06-16T21:47:00Z">
        <w:r>
          <w:t xml:space="preserve">Wenn der Spieler nicht abspielen soll, prüft er seine Distanz zum Tor und wagt daraufhin einen Torschuss oder </w:t>
        </w:r>
      </w:ins>
      <w:ins w:id="3116" w:author="Maximilian Schmitz" w:date="2015-06-16T21:48:00Z">
        <w:r>
          <w:t>spielt den Ball leicht Richtung Tor um dann nachzulaufen.</w:t>
        </w:r>
      </w:ins>
    </w:p>
    <w:p w14:paraId="00E2E2E4" w14:textId="77777777" w:rsidR="004B4A71" w:rsidRDefault="006A1F2A" w:rsidP="006A1F2A">
      <w:pPr>
        <w:keepNext/>
        <w:rPr>
          <w:ins w:id="3117" w:author="Maximilian Schmitz" w:date="2015-06-15T21:17:00Z"/>
        </w:rPr>
        <w:pPrChange w:id="3118" w:author="Admin" w:date="2015-07-08T13:36:00Z">
          <w:pPr/>
        </w:pPrChange>
      </w:pPr>
      <w:ins w:id="3119"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rsidP="006A1F2A">
      <w:pPr>
        <w:pStyle w:val="Beschriftung"/>
        <w:rPr>
          <w:ins w:id="3120" w:author="Maximilian Schmitz" w:date="2015-06-16T21:49:00Z"/>
        </w:rPr>
        <w:pPrChange w:id="3121" w:author="Admin" w:date="2015-07-08T13:36:00Z">
          <w:pPr>
            <w:pStyle w:val="berschrift1"/>
          </w:pPr>
        </w:pPrChange>
      </w:pPr>
      <w:bookmarkStart w:id="3122" w:name="_Toc422468980"/>
      <w:ins w:id="3123" w:author="Maximilian Schmitz" w:date="2015-06-15T21:17:00Z">
        <w:r>
          <w:t xml:space="preserve">Abbildung </w:t>
        </w:r>
        <w:r>
          <w:fldChar w:fldCharType="begin"/>
        </w:r>
        <w:r>
          <w:instrText xml:space="preserve"> SEQ Abbildung \* ARABIC </w:instrText>
        </w:r>
      </w:ins>
      <w:r>
        <w:fldChar w:fldCharType="separate"/>
      </w:r>
      <w:ins w:id="3124" w:author="Maximilian Schmitz" w:date="2015-06-19T09:20:00Z">
        <w:r w:rsidR="00867956">
          <w:rPr>
            <w:noProof/>
          </w:rPr>
          <w:t>8</w:t>
        </w:r>
      </w:ins>
      <w:ins w:id="3125" w:author="Maximilian Schmitz" w:date="2015-06-15T21:17:00Z">
        <w:r>
          <w:fldChar w:fldCharType="end"/>
        </w:r>
        <w:r>
          <w:t>: Beispiel einer künstlichen Intelligenz</w:t>
        </w:r>
      </w:ins>
      <w:bookmarkEnd w:id="3122"/>
    </w:p>
    <w:p w14:paraId="3FE88754" w14:textId="77777777" w:rsidR="000226C9" w:rsidRDefault="000226C9" w:rsidP="006A1F2A">
      <w:pPr>
        <w:rPr>
          <w:ins w:id="3126" w:author="Maximilian Schmitz" w:date="2015-06-16T21:49:00Z"/>
        </w:rPr>
        <w:pPrChange w:id="3127" w:author="Admin" w:date="2015-07-08T13:36:00Z">
          <w:pPr>
            <w:pStyle w:val="berschrift1"/>
          </w:pPr>
        </w:pPrChange>
      </w:pPr>
    </w:p>
    <w:p w14:paraId="569C88E1" w14:textId="77777777" w:rsidR="000226C9" w:rsidRDefault="000226C9" w:rsidP="006A1F2A">
      <w:pPr>
        <w:rPr>
          <w:ins w:id="3128" w:author="Maximilian Schmitz" w:date="2015-06-16T21:54:00Z"/>
        </w:rPr>
        <w:pPrChange w:id="3129" w:author="Admin" w:date="2015-07-08T13:36:00Z">
          <w:pPr>
            <w:pStyle w:val="berschrift1"/>
          </w:pPr>
        </w:pPrChange>
      </w:pPr>
      <w:ins w:id="3130" w:author="Maximilian Schmitz" w:date="2015-06-16T21:49:00Z">
        <w:r>
          <w:t xml:space="preserve">Der oben beschriebene Entscheidungsbaum ist verhältnismäßig klein und übersichtlich. Außerdem arbeitet er nur </w:t>
        </w:r>
      </w:ins>
      <w:ins w:id="3131" w:author="Maximilian Schmitz" w:date="2015-06-16T21:50:00Z">
        <w:r>
          <w:t xml:space="preserve">eine einzelne Situation ab. Um die gesamt Intelligenz des Spielers zu beschreiben sind deutlich mehr Prüfungen zu machen und </w:t>
        </w:r>
        <w:r>
          <w:lastRenderedPageBreak/>
          <w:t xml:space="preserve">mehr </w:t>
        </w:r>
      </w:ins>
      <w:ins w:id="3132" w:author="Maximilian Schmitz" w:date="2015-06-16T21:52:00Z">
        <w:r>
          <w:t xml:space="preserve">Informationen zu berücksichtigt. </w:t>
        </w:r>
      </w:ins>
      <w:ins w:id="3133" w:author="Maximilian Schmitz" w:date="2015-06-16T21:53:00Z">
        <w:r w:rsidR="00A12EBB">
          <w:t>Der oben gezeigt Ausschnitt ist deshalb nur als Beispiel für einen möglichen Entscheidungsbaum zu sehen und soll die grundlegende</w:t>
        </w:r>
      </w:ins>
      <w:ins w:id="3134" w:author="Maximilian Schmitz" w:date="2015-06-16T21:54:00Z">
        <w:r w:rsidR="009E1F6B">
          <w:t>n Möglichkeiten demonstrieren.</w:t>
        </w:r>
      </w:ins>
      <w:ins w:id="3135" w:author="Maximilian Schmitz" w:date="2015-06-16T21:57:00Z">
        <w:r w:rsidR="00FA6895">
          <w:t xml:space="preserve"> Dieses Beispiel berücksichtigt zwar schon Interaktionen zwischen den Spielern, es kann aber noch nicht von einer gemeins</w:t>
        </w:r>
      </w:ins>
      <w:ins w:id="3136" w:author="Maximilian Schmitz" w:date="2015-06-16T21:58:00Z">
        <w:r w:rsidR="00FA6895">
          <w:t>amen Strategie oder gar von einer verteilten künstlichen Intelligenz gesprochen werden.</w:t>
        </w:r>
      </w:ins>
    </w:p>
    <w:p w14:paraId="4E3BFC59" w14:textId="77777777" w:rsidR="004C35F2" w:rsidRDefault="004C35F2" w:rsidP="006A1F2A">
      <w:pPr>
        <w:rPr>
          <w:ins w:id="3137" w:author="Maximilian Schmitz" w:date="2015-06-16T21:54:00Z"/>
        </w:rPr>
        <w:pPrChange w:id="3138" w:author="Admin" w:date="2015-07-08T13:36:00Z">
          <w:pPr>
            <w:pStyle w:val="berschrift1"/>
          </w:pPr>
        </w:pPrChange>
      </w:pPr>
    </w:p>
    <w:p w14:paraId="6E4CCFA6" w14:textId="77777777" w:rsidR="004C35F2" w:rsidRPr="00915AB6" w:rsidRDefault="004C35F2" w:rsidP="006A1F2A">
      <w:pPr>
        <w:rPr>
          <w:ins w:id="3139" w:author="Maximilian Schmitz" w:date="2015-06-05T06:51:00Z"/>
        </w:rPr>
        <w:pPrChange w:id="3140" w:author="Admin" w:date="2015-07-08T13:36:00Z">
          <w:pPr>
            <w:pStyle w:val="berschrift1"/>
          </w:pPr>
        </w:pPrChange>
      </w:pPr>
      <w:ins w:id="3141"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6A1F2A">
      <w:pPr>
        <w:pStyle w:val="berschrift1"/>
        <w:rPr>
          <w:ins w:id="3142" w:author="Michael K." w:date="2015-07-02T13:52:00Z"/>
        </w:rPr>
        <w:pPrChange w:id="3143" w:author="Admin" w:date="2015-07-08T13:36:00Z">
          <w:pPr>
            <w:pStyle w:val="berschrift1"/>
          </w:pPr>
        </w:pPrChange>
      </w:pPr>
      <w:r w:rsidRPr="00FC5721">
        <w:br w:type="page"/>
      </w:r>
      <w:bookmarkStart w:id="3144" w:name="_Toc424119193"/>
      <w:r w:rsidR="003D51AD">
        <w:lastRenderedPageBreak/>
        <w:t>Ausblick</w:t>
      </w:r>
      <w:bookmarkEnd w:id="3144"/>
    </w:p>
    <w:p w14:paraId="57585324" w14:textId="2AB40E2D" w:rsidR="003971A1" w:rsidRDefault="003971A1" w:rsidP="006A1F2A">
      <w:pPr>
        <w:rPr>
          <w:ins w:id="3145" w:author="Michael K." w:date="2015-07-02T13:54:00Z"/>
        </w:rPr>
        <w:pPrChange w:id="3146" w:author="Admin" w:date="2015-07-08T13:36:00Z">
          <w:pPr>
            <w:pStyle w:val="berschrift1"/>
            <w:numPr>
              <w:numId w:val="0"/>
            </w:numPr>
          </w:pPr>
        </w:pPrChange>
      </w:pPr>
      <w:ins w:id="3147" w:author="Michael K." w:date="2015-07-02T13:52:00Z">
        <w:r>
          <w:t xml:space="preserve">Im folgenden Kapitel wird aufgezeigt, welche Erweiterungsmöglichkeiten es für zukünftige Studienarbeiten gibt, </w:t>
        </w:r>
      </w:ins>
      <w:ins w:id="3148" w:author="Michael K." w:date="2015-07-02T13:54:00Z">
        <w:r>
          <w:t>welche sich mit dem Thema Unreal</w:t>
        </w:r>
      </w:ins>
      <w:ins w:id="3149" w:author="Admin" w:date="2015-07-06T14:55:00Z">
        <w:r w:rsidR="0041383A">
          <w:t>C</w:t>
        </w:r>
      </w:ins>
      <w:ins w:id="3150" w:author="Michael K." w:date="2015-07-02T13:54:00Z">
        <w:del w:id="3151" w:author="Admin" w:date="2015-07-06T14:55:00Z">
          <w:r w:rsidDel="0041383A">
            <w:delText>c</w:delText>
          </w:r>
        </w:del>
        <w:r>
          <w:t>up beschäftigen.</w:t>
        </w:r>
      </w:ins>
    </w:p>
    <w:p w14:paraId="727A7CEB" w14:textId="77777777" w:rsidR="003971A1" w:rsidRPr="003971A1" w:rsidRDefault="003971A1" w:rsidP="006A1F2A">
      <w:pPr>
        <w:pPrChange w:id="3152" w:author="Admin" w:date="2015-07-08T13:36:00Z">
          <w:pPr>
            <w:pStyle w:val="berschrift1"/>
            <w:numPr>
              <w:numId w:val="0"/>
            </w:numPr>
          </w:pPr>
        </w:pPrChange>
      </w:pPr>
    </w:p>
    <w:p w14:paraId="60173257" w14:textId="77777777" w:rsidR="00321258" w:rsidRDefault="00321258" w:rsidP="006A1F2A">
      <w:pPr>
        <w:rPr>
          <w:ins w:id="3153" w:author="Michael K." w:date="2015-07-01T14:39:00Z"/>
        </w:rPr>
        <w:pPrChange w:id="3154" w:author="Admin" w:date="2015-07-08T13:36:00Z">
          <w:pPr/>
        </w:pPrChange>
      </w:pPr>
      <w:commentRangeStart w:id="3155"/>
      <w:ins w:id="3156" w:author="Michael K." w:date="2015-07-01T14:39:00Z">
        <w:r>
          <w:t>Regeln</w:t>
        </w:r>
      </w:ins>
      <w:commentRangeEnd w:id="3155"/>
      <w:r w:rsidR="0041383A">
        <w:rPr>
          <w:rStyle w:val="Kommentarzeichen"/>
        </w:rPr>
        <w:commentReference w:id="3155"/>
      </w:r>
      <w:ins w:id="3157" w:author="Michael K." w:date="2015-07-01T14:39:00Z">
        <w:r>
          <w:t>:</w:t>
        </w:r>
      </w:ins>
    </w:p>
    <w:p w14:paraId="74F30DE4" w14:textId="77777777" w:rsidR="00321258" w:rsidRDefault="00321258" w:rsidP="006A1F2A">
      <w:pPr>
        <w:rPr>
          <w:ins w:id="3158" w:author="Michael K." w:date="2015-07-01T14:39:00Z"/>
        </w:rPr>
        <w:pPrChange w:id="3159" w:author="Admin" w:date="2015-07-08T13:36:00Z">
          <w:pPr/>
        </w:pPrChange>
      </w:pPr>
      <w:ins w:id="3160"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161" w:author="Michael K." w:date="2015-07-01T14:40:00Z">
        <w:r>
          <w:t>läuft</w:t>
        </w:r>
      </w:ins>
      <w:ins w:id="3162"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6A1F2A">
      <w:pPr>
        <w:rPr>
          <w:ins w:id="3163" w:author="Michael K." w:date="2015-07-01T14:39:00Z"/>
        </w:rPr>
        <w:pPrChange w:id="3164" w:author="Admin" w:date="2015-07-08T13:36:00Z">
          <w:pPr/>
        </w:pPrChange>
      </w:pPr>
    </w:p>
    <w:p w14:paraId="714BC0B9" w14:textId="77777777" w:rsidR="00321258" w:rsidRDefault="00321258" w:rsidP="006A1F2A">
      <w:pPr>
        <w:rPr>
          <w:ins w:id="3165" w:author="Michael K." w:date="2015-07-01T14:39:00Z"/>
        </w:rPr>
        <w:pPrChange w:id="3166" w:author="Admin" w:date="2015-07-08T13:36:00Z">
          <w:pPr/>
        </w:pPrChange>
      </w:pPr>
      <w:ins w:id="3167" w:author="Michael K." w:date="2015-07-01T14:39:00Z">
        <w:r>
          <w:t>Grafik:</w:t>
        </w:r>
      </w:ins>
    </w:p>
    <w:p w14:paraId="022D700C" w14:textId="77777777" w:rsidR="00321258" w:rsidRDefault="00321258" w:rsidP="006A1F2A">
      <w:pPr>
        <w:rPr>
          <w:ins w:id="3168" w:author="Michael K." w:date="2015-07-01T14:54:00Z"/>
        </w:rPr>
        <w:pPrChange w:id="3169" w:author="Admin" w:date="2015-07-08T13:36:00Z">
          <w:pPr/>
        </w:pPrChange>
      </w:pPr>
      <w:ins w:id="3170"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3171" w:author="Michael K." w:date="2015-07-01T14:41:00Z">
        <w:r>
          <w:t xml:space="preserve">Die verwendete Unreal Engine 4 </w:t>
        </w:r>
      </w:ins>
      <w:ins w:id="3172" w:author="Michael K." w:date="2015-07-01T14:44:00Z">
        <w:r>
          <w:t>ist eines der neusten und fortschrittlichsten Produkte im Bereich der Spiele</w:t>
        </w:r>
      </w:ins>
      <w:ins w:id="3173" w:author="Michael K." w:date="2015-07-01T14:45:00Z">
        <w:r>
          <w:t>-</w:t>
        </w:r>
        <w:proofErr w:type="spellStart"/>
        <w:r>
          <w:t>Engines</w:t>
        </w:r>
        <w:proofErr w:type="spellEnd"/>
        <w:r>
          <w:t xml:space="preserve"> und bietet daher die Möglichkeit aufwendige Effekte, Animationen und </w:t>
        </w:r>
      </w:ins>
      <w:ins w:id="3174" w:author="Michael K." w:date="2015-07-01T14:46:00Z">
        <w:r>
          <w:t>detaillierte</w:t>
        </w:r>
      </w:ins>
      <w:ins w:id="3175" w:author="Michael K." w:date="2015-07-01T14:45:00Z">
        <w:r>
          <w:t xml:space="preserve"> Umgebungen </w:t>
        </w:r>
      </w:ins>
      <w:ins w:id="3176" w:author="Michael K." w:date="2015-07-01T14:44:00Z">
        <w:r>
          <w:t xml:space="preserve"> </w:t>
        </w:r>
      </w:ins>
      <w:ins w:id="3177" w:author="Michael K." w:date="2015-07-01T14:46:00Z">
        <w:r>
          <w:t>darzustellen. So könnte das Aussehen der Spieler individuell gestaltet werden, jeweils mit aufwendiger Simulation der Haare oder realistische Bewegungen seines Triko</w:t>
        </w:r>
      </w:ins>
      <w:ins w:id="3178" w:author="Michael K." w:date="2015-07-01T14:47:00Z">
        <w:r>
          <w:t>t</w:t>
        </w:r>
      </w:ins>
      <w:ins w:id="3179" w:author="Michael K." w:date="2015-07-01T14:46:00Z">
        <w:r>
          <w:t xml:space="preserve">s. </w:t>
        </w:r>
      </w:ins>
      <w:ins w:id="3180" w:author="Michael K." w:date="2015-07-01T14:47:00Z">
        <w:r>
          <w:t xml:space="preserve">Sogenannte </w:t>
        </w:r>
        <w:proofErr w:type="spellStart"/>
        <w:r>
          <w:t>Shadereffekte</w:t>
        </w:r>
        <w:proofErr w:type="spellEnd"/>
        <w:r>
          <w:t xml:space="preserve"> können die Beleuchtung und die allgemeine Lichtstimmung drastisch beeinflussen </w:t>
        </w:r>
      </w:ins>
      <w:ins w:id="3181" w:author="Michael K." w:date="2015-07-01T14:48:00Z">
        <w:r>
          <w:t>und</w:t>
        </w:r>
      </w:ins>
      <w:ins w:id="3182" w:author="Michael K." w:date="2015-07-01T14:47:00Z">
        <w:r>
          <w:t xml:space="preserve"> </w:t>
        </w:r>
      </w:ins>
      <w:ins w:id="3183" w:author="Michael K." w:date="2015-07-01T14:48:00Z">
        <w:r>
          <w:t xml:space="preserve">so ein realistischeres Spielgefühl vermitteln. Mit dem Ausbau der Umgebung auf ein vollwertiges Fußballstadium </w:t>
        </w:r>
      </w:ins>
      <w:ins w:id="3184" w:author="Michael K." w:date="2015-07-01T14:49:00Z">
        <w:r w:rsidR="00230FED">
          <w:t xml:space="preserve">können in diesem Zuge die statische Lichtquelle durch dynamische, wie z.B. die </w:t>
        </w:r>
      </w:ins>
      <w:ins w:id="3185"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3186" w:author="Michael K." w:date="2015-07-01T14:51:00Z">
        <w:r w:rsidR="00230FED">
          <w:t>mehrerer</w:t>
        </w:r>
      </w:ins>
      <w:ins w:id="3187" w:author="Michael K." w:date="2015-07-01T14:50:00Z">
        <w:r w:rsidR="00230FED">
          <w:t xml:space="preserve"> </w:t>
        </w:r>
      </w:ins>
      <w:ins w:id="3188" w:author="Michael K." w:date="2015-07-01T14:51:00Z">
        <w:r w:rsidR="00230FED">
          <w:t>Schatten geworfen werden.</w:t>
        </w:r>
      </w:ins>
    </w:p>
    <w:p w14:paraId="24303322" w14:textId="77777777" w:rsidR="00230FED" w:rsidRDefault="00230FED" w:rsidP="006A1F2A">
      <w:pPr>
        <w:rPr>
          <w:ins w:id="3189" w:author="Michael K." w:date="2015-07-01T14:51:00Z"/>
        </w:rPr>
        <w:pPrChange w:id="3190" w:author="Admin" w:date="2015-07-08T13:36:00Z">
          <w:pPr/>
        </w:pPrChange>
      </w:pPr>
      <w:ins w:id="3191" w:author="Michael K." w:date="2015-07-01T14:54:00Z">
        <w:r>
          <w:t xml:space="preserve">Ein weiterer wichtiger Punkt bei einer möglichst glaubhaften Simulation sind die Bewegungen der einzelnen </w:t>
        </w:r>
      </w:ins>
      <w:ins w:id="3192" w:author="Michael K." w:date="2015-07-01T14:55:00Z">
        <w:r>
          <w:t>A</w:t>
        </w:r>
        <w:r w:rsidRPr="00230FED">
          <w:t>kteure</w:t>
        </w:r>
      </w:ins>
      <w:ins w:id="3193" w:author="Michael K." w:date="2015-07-01T14:54:00Z">
        <w:r>
          <w:t xml:space="preserve">, </w:t>
        </w:r>
      </w:ins>
      <w:ins w:id="3194" w:author="Michael K." w:date="2015-07-01T14:55:00Z">
        <w:r w:rsidR="003B6537">
          <w:t xml:space="preserve">in unserem Fall die Spieler. </w:t>
        </w:r>
      </w:ins>
      <w:ins w:id="3195" w:author="Michael K." w:date="2015-07-01T19:37:00Z">
        <w:r w:rsidR="003B6537">
          <w:t>Diese besitzen aktuell hauptsächlich Laufanimationen</w:t>
        </w:r>
      </w:ins>
      <w:ins w:id="3196" w:author="Michael K." w:date="2015-07-01T19:38:00Z">
        <w:r w:rsidR="00980EC9">
          <w:t xml:space="preserve">. </w:t>
        </w:r>
      </w:ins>
      <w:ins w:id="3197" w:author="Michael K." w:date="2015-07-02T12:33:00Z">
        <w:r w:rsidR="006440B1">
          <w:t>Weitere Animationen für die einzelnen Aktionen der Spieler sind möglich und würden z.B. die Effizient</w:t>
        </w:r>
        <w:r w:rsidR="00F40141">
          <w:t xml:space="preserve"> des Torwarts </w:t>
        </w:r>
      </w:ins>
      <w:ins w:id="3198" w:author="Michael K." w:date="2015-07-02T12:36:00Z">
        <w:r w:rsidR="00F40141">
          <w:t xml:space="preserve">durch die Möglichkeit von komplexen Sprungaktionen </w:t>
        </w:r>
      </w:ins>
      <w:ins w:id="3199" w:author="Michael K." w:date="2015-07-02T12:33:00Z">
        <w:r w:rsidR="00F40141">
          <w:t>deutlich erhöhen</w:t>
        </w:r>
      </w:ins>
      <w:ins w:id="3200" w:author="Michael K." w:date="2015-07-02T12:36:00Z">
        <w:r w:rsidR="00F40141">
          <w:t>.</w:t>
        </w:r>
      </w:ins>
    </w:p>
    <w:p w14:paraId="682670B9" w14:textId="77777777" w:rsidR="00321258" w:rsidRDefault="00321258" w:rsidP="006A1F2A">
      <w:pPr>
        <w:rPr>
          <w:ins w:id="3201" w:author="Michael K." w:date="2015-07-02T13:55:00Z"/>
        </w:rPr>
        <w:pPrChange w:id="3202" w:author="Admin" w:date="2015-07-08T13:36:00Z">
          <w:pPr/>
        </w:pPrChange>
      </w:pPr>
    </w:p>
    <w:p w14:paraId="25BF6417" w14:textId="77777777" w:rsidR="003971A1" w:rsidRDefault="003971A1" w:rsidP="006A1F2A">
      <w:pPr>
        <w:rPr>
          <w:ins w:id="3203" w:author="Michael K." w:date="2015-07-01T14:44:00Z"/>
        </w:rPr>
        <w:pPrChange w:id="3204" w:author="Admin" w:date="2015-07-08T13:36:00Z">
          <w:pPr/>
        </w:pPrChange>
      </w:pPr>
      <w:ins w:id="3205" w:author="Michael K." w:date="2015-07-02T13:55:00Z">
        <w:r>
          <w:t>Bedienung:</w:t>
        </w:r>
      </w:ins>
    </w:p>
    <w:p w14:paraId="3A6F9C00" w14:textId="7DD67C12" w:rsidR="00D0056B" w:rsidRDefault="00D0056B" w:rsidP="006A1F2A">
      <w:pPr>
        <w:rPr>
          <w:ins w:id="3206" w:author="Michael K." w:date="2015-07-02T13:59:00Z"/>
        </w:rPr>
        <w:pPrChange w:id="3207" w:author="Admin" w:date="2015-07-08T13:36:00Z">
          <w:pPr/>
        </w:pPrChange>
      </w:pPr>
      <w:ins w:id="3208" w:author="Michael K." w:date="2015-07-02T12:37:00Z">
        <w:r>
          <w:t>Ein Punkt, in dem der Unreal</w:t>
        </w:r>
      </w:ins>
      <w:ins w:id="3209" w:author="Admin" w:date="2015-07-06T14:58:00Z">
        <w:r w:rsidR="00D47FB4">
          <w:t>C</w:t>
        </w:r>
      </w:ins>
      <w:ins w:id="3210" w:author="Michael K." w:date="2015-07-02T12:37:00Z">
        <w:del w:id="3211" w:author="Admin" w:date="2015-07-06T14:57:00Z">
          <w:r w:rsidDel="00D47FB4">
            <w:delText>c</w:delText>
          </w:r>
        </w:del>
        <w:r>
          <w:t xml:space="preserve">up erweitert werden könnte ist die sogenannte Usability. </w:t>
        </w:r>
      </w:ins>
      <w:ins w:id="3212"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213" w:author="Michael K." w:date="2015-07-02T13:59:00Z">
        <w:r w:rsidR="00962E1A">
          <w:t>zu kontrollieren.</w:t>
        </w:r>
      </w:ins>
    </w:p>
    <w:p w14:paraId="66C07713" w14:textId="77777777" w:rsidR="00962E1A" w:rsidRDefault="00962E1A" w:rsidP="006A1F2A">
      <w:pPr>
        <w:rPr>
          <w:ins w:id="3214" w:author="Michael K." w:date="2015-07-02T14:00:00Z"/>
        </w:rPr>
        <w:pPrChange w:id="3215" w:author="Admin" w:date="2015-07-08T13:36:00Z">
          <w:pPr/>
        </w:pPrChange>
      </w:pPr>
    </w:p>
    <w:p w14:paraId="00A51442" w14:textId="77777777" w:rsidR="00962E1A" w:rsidRDefault="00962E1A" w:rsidP="006A1F2A">
      <w:pPr>
        <w:rPr>
          <w:ins w:id="3216" w:author="Michael K." w:date="2015-07-02T14:00:00Z"/>
        </w:rPr>
        <w:pPrChange w:id="3217" w:author="Admin" w:date="2015-07-08T13:36:00Z">
          <w:pPr/>
        </w:pPrChange>
      </w:pPr>
      <w:ins w:id="3218" w:author="Michael K." w:date="2015-07-02T14:00:00Z">
        <w:r>
          <w:t>Alternative Skriptsprachen:</w:t>
        </w:r>
      </w:ins>
    </w:p>
    <w:p w14:paraId="5806E138" w14:textId="6E3B37DB" w:rsidR="00962E1A" w:rsidRDefault="00962E1A" w:rsidP="006A1F2A">
      <w:pPr>
        <w:rPr>
          <w:ins w:id="3219" w:author="Michael K." w:date="2015-07-02T14:06:00Z"/>
        </w:rPr>
        <w:pPrChange w:id="3220" w:author="Admin" w:date="2015-07-08T13:36:00Z">
          <w:pPr/>
        </w:pPrChange>
      </w:pPr>
      <w:ins w:id="3221" w:author="Michael K." w:date="2015-07-02T14:00:00Z">
        <w:r>
          <w:t>Durch die Verwendete Architektur ist es möglich, neue Schnittstellen zu anderen Skriptsprachen zu implementieren.</w:t>
        </w:r>
      </w:ins>
      <w:ins w:id="3222" w:author="Michael K." w:date="2015-07-02T14:04:00Z">
        <w:r>
          <w:t xml:space="preserve"> </w:t>
        </w:r>
      </w:ins>
      <w:ins w:id="3223" w:author="Michael K." w:date="2015-07-02T14:05:00Z">
        <w:r>
          <w:t xml:space="preserve">Beispiele wären hier </w:t>
        </w:r>
      </w:ins>
      <w:ins w:id="3224" w:author="Admin" w:date="2015-07-07T13:44:00Z">
        <w:r w:rsidR="004535F5" w:rsidRPr="004535F5">
          <w:t xml:space="preserve">Python </w:t>
        </w:r>
      </w:ins>
      <w:ins w:id="3225" w:author="Michael K." w:date="2015-07-02T14:05:00Z">
        <w:del w:id="3226" w:author="Admin" w:date="2015-07-07T13:44:00Z">
          <w:r w:rsidDel="004535F5">
            <w:delText xml:space="preserve">Phyton </w:delText>
          </w:r>
        </w:del>
        <w:r>
          <w:t>oder sogar Java</w:t>
        </w:r>
      </w:ins>
      <w:ins w:id="3227" w:author="Maximilian Schmitz" w:date="2015-07-06T17:42:00Z">
        <w:r w:rsidR="009038E4">
          <w:t>S</w:t>
        </w:r>
      </w:ins>
      <w:ins w:id="3228" w:author="Michael K." w:date="2015-07-02T14:05:00Z">
        <w:del w:id="3229" w:author="Maximilian Schmitz" w:date="2015-07-06T17:42:00Z">
          <w:r w:rsidDel="009038E4">
            <w:delText>s</w:delText>
          </w:r>
        </w:del>
        <w:r>
          <w:t xml:space="preserve">cript.  Dadurch kann eine größere Zielgruppe erreicht werden, da die Hürde des </w:t>
        </w:r>
      </w:ins>
      <w:ins w:id="3230" w:author="Michael K." w:date="2015-07-02T14:06:00Z">
        <w:r>
          <w:t>Lernens</w:t>
        </w:r>
      </w:ins>
      <w:ins w:id="3231" w:author="Michael K." w:date="2015-07-02T14:05:00Z">
        <w:r>
          <w:t xml:space="preserve"> einer neuen Skriptsprache entfällt.</w:t>
        </w:r>
      </w:ins>
      <w:ins w:id="3232" w:author="Michael K." w:date="2015-07-02T14:04:00Z">
        <w:r>
          <w:t xml:space="preserve"> </w:t>
        </w:r>
      </w:ins>
    </w:p>
    <w:p w14:paraId="1AFB18DC" w14:textId="77777777" w:rsidR="00C73DE4" w:rsidRDefault="00C73DE4" w:rsidP="006A1F2A">
      <w:pPr>
        <w:rPr>
          <w:ins w:id="3233" w:author="Michael K." w:date="2015-07-02T14:06:00Z"/>
        </w:rPr>
        <w:pPrChange w:id="3234" w:author="Admin" w:date="2015-07-08T13:36:00Z">
          <w:pPr/>
        </w:pPrChange>
      </w:pPr>
    </w:p>
    <w:p w14:paraId="2DF56400" w14:textId="77777777" w:rsidR="00C73DE4" w:rsidRDefault="00C73DE4" w:rsidP="006A1F2A">
      <w:pPr>
        <w:rPr>
          <w:ins w:id="3235" w:author="Michael K." w:date="2015-07-02T14:06:00Z"/>
        </w:rPr>
        <w:pPrChange w:id="3236" w:author="Admin" w:date="2015-07-08T13:36:00Z">
          <w:pPr/>
        </w:pPrChange>
      </w:pPr>
      <w:ins w:id="3237" w:author="Michael K." w:date="2015-07-02T14:06:00Z">
        <w:r>
          <w:t>Komplexere KIs:</w:t>
        </w:r>
      </w:ins>
    </w:p>
    <w:p w14:paraId="3A0A10B1" w14:textId="77777777" w:rsidR="00BB6D24" w:rsidRPr="00BB6D24" w:rsidRDefault="0007038A" w:rsidP="006A1F2A">
      <w:pPr>
        <w:pPrChange w:id="3238" w:author="Admin" w:date="2015-07-08T13:36:00Z">
          <w:pPr/>
        </w:pPrChange>
      </w:pPr>
      <w:ins w:id="3239" w:author="Michael K." w:date="2015-07-02T14:18:00Z">
        <w:r>
          <w:t xml:space="preserve">Die mit dem Spiel eingereichten KIs haben einen nur sehr eingeschränkten Umfang. So spielen z.B. alle Spieler einer Mannschaft mit der gleichen Logik. </w:t>
        </w:r>
      </w:ins>
      <w:ins w:id="3240" w:author="Michael K." w:date="2015-07-02T14:21:00Z">
        <w:r>
          <w:t xml:space="preserve">Es wäre möglich die einzelnen Spieler mit unterschiedlichen KIs </w:t>
        </w:r>
      </w:ins>
      <w:ins w:id="3241" w:author="Michael K." w:date="2015-07-02T14:22:00Z">
        <w:r>
          <w:t xml:space="preserve">für die jeweiligen Positionen auszustatten. </w:t>
        </w:r>
      </w:ins>
      <w:ins w:id="3242" w:author="Michael K." w:date="2015-07-02T15:08:00Z">
        <w:r w:rsidR="00AC4DD5">
          <w:t>Dadurch können Rollen wie Torwart, Mittelfeldspieler oder Stürmer ermöglicht werden</w:t>
        </w:r>
      </w:ins>
    </w:p>
    <w:p w14:paraId="2F2F3516" w14:textId="77777777" w:rsidR="002D643B" w:rsidRDefault="00B317AE" w:rsidP="006A1F2A">
      <w:pPr>
        <w:pStyle w:val="berschrift1"/>
        <w:rPr>
          <w:ins w:id="3243" w:author="Michael K." w:date="2015-07-02T15:13:00Z"/>
        </w:rPr>
        <w:pPrChange w:id="3244" w:author="Admin" w:date="2015-07-08T13:36:00Z">
          <w:pPr>
            <w:pStyle w:val="berschrift1"/>
          </w:pPr>
        </w:pPrChange>
      </w:pPr>
      <w:r>
        <w:br w:type="page"/>
      </w:r>
      <w:bookmarkStart w:id="3245" w:name="_Toc424119194"/>
      <w:r w:rsidR="002D643B">
        <w:lastRenderedPageBreak/>
        <w:t>Fazit</w:t>
      </w:r>
      <w:bookmarkEnd w:id="3245"/>
    </w:p>
    <w:p w14:paraId="59CBD621" w14:textId="43B56401" w:rsidR="00D613CB" w:rsidDel="00E966B4" w:rsidRDefault="00683D1B" w:rsidP="006A1F2A">
      <w:pPr>
        <w:rPr>
          <w:del w:id="3246" w:author="Michael K." w:date="2015-07-06T19:52:00Z"/>
        </w:rPr>
        <w:pPrChange w:id="3247" w:author="Admin" w:date="2015-07-08T13:36:00Z">
          <w:pPr>
            <w:pStyle w:val="berschrift1"/>
            <w:numPr>
              <w:numId w:val="0"/>
            </w:numPr>
          </w:pPr>
        </w:pPrChange>
      </w:pPr>
      <w:ins w:id="3248" w:author="Michael K." w:date="2015-07-06T19:53:00Z">
        <w:r>
          <w:t xml:space="preserve">Der </w:t>
        </w:r>
      </w:ins>
      <w:ins w:id="3249" w:author="Michael K." w:date="2015-07-06T19:52:00Z">
        <w:r>
          <w:t xml:space="preserve">UnrealCup ist trotz der thematischen und auch namentlichen Nähe zum </w:t>
        </w:r>
        <w:proofErr w:type="spellStart"/>
        <w:r>
          <w:t>RoboCup</w:t>
        </w:r>
        <w:proofErr w:type="spellEnd"/>
        <w:r>
          <w:t xml:space="preserve"> </w:t>
        </w:r>
      </w:ins>
      <w:ins w:id="3250" w:author="Michael K." w:date="2015-07-06T20:17:00Z">
        <w:del w:id="3251" w:author="Admin" w:date="2015-07-07T10:46:00Z">
          <w:r w:rsidR="00620C68" w:rsidDel="003817E8">
            <w:delText>schießlich</w:delText>
          </w:r>
        </w:del>
      </w:ins>
      <w:ins w:id="3252" w:author="Admin" w:date="2015-07-07T10:46:00Z">
        <w:r w:rsidR="003817E8">
          <w:t>schließlich</w:t>
        </w:r>
      </w:ins>
      <w:ins w:id="3253" w:author="Michael K." w:date="2015-07-06T20:17:00Z">
        <w:r w:rsidR="00620C68">
          <w:t xml:space="preserve"> </w:t>
        </w:r>
      </w:ins>
      <w:ins w:id="3254" w:author="Michael K." w:date="2015-07-06T19:52:00Z">
        <w:r>
          <w:t>ein eigenständiges Projekt</w:t>
        </w:r>
      </w:ins>
      <w:ins w:id="3255" w:author="Michael K." w:date="2015-07-06T19:54:00Z">
        <w:r>
          <w:t xml:space="preserve"> mit völlig unterschiedlichen Zielen geworden. </w:t>
        </w:r>
      </w:ins>
      <w:ins w:id="3256" w:author="Michael K." w:date="2015-07-06T20:17:00Z">
        <w:r w:rsidR="00620C68">
          <w:t xml:space="preserve">Besonders positiv ist die Verwendung </w:t>
        </w:r>
      </w:ins>
      <w:ins w:id="3257" w:author="Michael K." w:date="2015-07-06T20:20:00Z">
        <w:r w:rsidR="00620C68">
          <w:t xml:space="preserve">modernster Technologien in Form der Unreal Engine zu erwähnen. Hierbei </w:t>
        </w:r>
      </w:ins>
      <w:ins w:id="3258" w:author="Michael K." w:date="2015-07-06T20:23:00Z">
        <w:r w:rsidR="00550B80">
          <w:t xml:space="preserve">entstand </w:t>
        </w:r>
        <w:r w:rsidR="00E966B4">
          <w:t xml:space="preserve">ein erfrischender Gegensatz zu den sonst vermittelten Technologien, da diese im Laufe der Projektzeit wiederholt </w:t>
        </w:r>
      </w:ins>
      <w:ins w:id="3259" w:author="Michael K." w:date="2015-07-06T21:22:00Z">
        <w:r w:rsidR="00E966B4">
          <w:t>Updates</w:t>
        </w:r>
      </w:ins>
      <w:ins w:id="3260" w:author="Michael K." w:date="2015-07-06T20:23:00Z">
        <w:r w:rsidR="00E966B4">
          <w:t xml:space="preserve"> er</w:t>
        </w:r>
      </w:ins>
      <w:ins w:id="3261" w:author="Michael K." w:date="2015-07-06T21:22:00Z">
        <w:r w:rsidR="00E966B4">
          <w:t xml:space="preserve">fahren hat und </w:t>
        </w:r>
      </w:ins>
      <w:ins w:id="3262" w:author="Michael K." w:date="2015-07-06T21:46:00Z">
        <w:r w:rsidR="001F48E6">
          <w:t xml:space="preserve">so </w:t>
        </w:r>
      </w:ins>
      <w:ins w:id="3263" w:author="Michael K." w:date="2015-07-06T21:22:00Z">
        <w:r w:rsidR="00E966B4">
          <w:t>die Entwicklung mitverfolg</w:t>
        </w:r>
      </w:ins>
      <w:ins w:id="3264" w:author="Michael K." w:date="2015-07-06T21:46:00Z">
        <w:r w:rsidR="001F48E6">
          <w:t>t werden</w:t>
        </w:r>
      </w:ins>
      <w:ins w:id="3265" w:author="Michael K." w:date="2015-07-06T21:22:00Z">
        <w:r w:rsidR="00E966B4">
          <w:t xml:space="preserve"> konnte.</w:t>
        </w:r>
      </w:ins>
    </w:p>
    <w:p w14:paraId="0043122A" w14:textId="77777777" w:rsidR="00E966B4" w:rsidRDefault="00E966B4" w:rsidP="006A1F2A">
      <w:pPr>
        <w:rPr>
          <w:ins w:id="3266" w:author="Michael K." w:date="2015-07-06T21:26:00Z"/>
        </w:rPr>
        <w:pPrChange w:id="3267" w:author="Admin" w:date="2015-07-08T13:36:00Z">
          <w:pPr>
            <w:pStyle w:val="berschrift1"/>
            <w:numPr>
              <w:numId w:val="0"/>
            </w:numPr>
          </w:pPr>
        </w:pPrChange>
      </w:pPr>
    </w:p>
    <w:p w14:paraId="281C9207" w14:textId="5A91FCB9" w:rsidR="00E966B4" w:rsidRDefault="00E966B4" w:rsidP="006A1F2A">
      <w:pPr>
        <w:rPr>
          <w:ins w:id="3268" w:author="Michael K." w:date="2015-07-06T21:30:00Z"/>
        </w:rPr>
        <w:pPrChange w:id="3269" w:author="Admin" w:date="2015-07-08T13:36:00Z">
          <w:pPr>
            <w:pStyle w:val="berschrift1"/>
            <w:numPr>
              <w:numId w:val="0"/>
            </w:numPr>
          </w:pPr>
        </w:pPrChange>
      </w:pPr>
      <w:ins w:id="3270" w:author="Michael K." w:date="2015-07-06T21:26:00Z">
        <w:r>
          <w:t xml:space="preserve">Ein kleines </w:t>
        </w:r>
      </w:ins>
      <w:ins w:id="3271" w:author="Michael K." w:date="2015-07-06T21:27:00Z">
        <w:r>
          <w:t xml:space="preserve">Highlight </w:t>
        </w:r>
      </w:ins>
      <w:ins w:id="3272"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3273" w:author="Michael K." w:date="2015-07-06T21:29:00Z">
        <w:r>
          <w:t>Deutschland</w:t>
        </w:r>
      </w:ins>
      <w:ins w:id="3274" w:author="Michael K." w:date="2015-07-06T21:28:00Z">
        <w:r>
          <w:t xml:space="preserve"> Finale </w:t>
        </w:r>
      </w:ins>
      <w:ins w:id="3275" w:author="Michael K." w:date="2015-07-06T21:29:00Z">
        <w:r>
          <w:t>erreicht.</w:t>
        </w:r>
      </w:ins>
      <w:ins w:id="3276" w:author="Michael K." w:date="2015-07-06T21:30:00Z">
        <w:r>
          <w:t xml:space="preserve"> Diese Teilnahme führte zwar zu Mehraufwand in Form von Dokumenten und Videos, welche </w:t>
        </w:r>
        <w:r w:rsidR="00103CE3">
          <w:t xml:space="preserve">aber teilweise in diese Dokumentation mit </w:t>
        </w:r>
      </w:ins>
      <w:ins w:id="3277" w:author="Michael K." w:date="2015-07-06T21:37:00Z">
        <w:r w:rsidR="00103CE3">
          <w:t>einflossen</w:t>
        </w:r>
      </w:ins>
      <w:ins w:id="3278" w:author="Michael K." w:date="2015-07-06T21:30:00Z">
        <w:r w:rsidR="00103CE3">
          <w:t xml:space="preserve">. </w:t>
        </w:r>
      </w:ins>
    </w:p>
    <w:p w14:paraId="2F97EFCC" w14:textId="77777777" w:rsidR="00103CE3" w:rsidRDefault="00103CE3" w:rsidP="006A1F2A">
      <w:pPr>
        <w:rPr>
          <w:ins w:id="3279" w:author="Michael K." w:date="2015-07-06T21:37:00Z"/>
        </w:rPr>
        <w:pPrChange w:id="3280" w:author="Admin" w:date="2015-07-08T13:36:00Z">
          <w:pPr>
            <w:pStyle w:val="berschrift1"/>
            <w:numPr>
              <w:numId w:val="0"/>
            </w:numPr>
          </w:pPr>
        </w:pPrChange>
      </w:pPr>
    </w:p>
    <w:p w14:paraId="63937380" w14:textId="13CAA749" w:rsidR="00222D37" w:rsidRDefault="00103CE3" w:rsidP="006A1F2A">
      <w:pPr>
        <w:rPr>
          <w:ins w:id="3281" w:author="Michael K." w:date="2015-07-06T21:46:00Z"/>
        </w:rPr>
        <w:pPrChange w:id="3282" w:author="Admin" w:date="2015-07-08T13:36:00Z">
          <w:pPr>
            <w:pStyle w:val="berschrift1"/>
            <w:numPr>
              <w:numId w:val="0"/>
            </w:numPr>
          </w:pPr>
        </w:pPrChange>
      </w:pPr>
      <w:ins w:id="3283" w:author="Michael K." w:date="2015-07-06T21:37:00Z">
        <w:r>
          <w:t xml:space="preserve">Des Weiteren war es </w:t>
        </w:r>
      </w:ins>
      <w:ins w:id="3284" w:author="Michael K." w:date="2015-07-06T21:40:00Z">
        <w:r>
          <w:t xml:space="preserve">Möglich Vorlesungsinhalte im Laufe des Projektes anzuwenden: Dazu gehören die Basislogikvorlesungen von Prof. Fahr, </w:t>
        </w:r>
      </w:ins>
      <w:ins w:id="3285" w:author="Michael K." w:date="2015-07-06T21:43:00Z">
        <w:r w:rsidR="00222D37">
          <w:t xml:space="preserve">welche bei der Einbindung und Erstellung der künstlichen Intelligenz </w:t>
        </w:r>
      </w:ins>
      <w:ins w:id="3286" w:author="Michael K." w:date="2015-07-06T21:44:00Z">
        <w:r w:rsidR="00222D37">
          <w:t xml:space="preserve">von Hilfe waren. Auch die </w:t>
        </w:r>
      </w:ins>
      <w:ins w:id="3287" w:author="Admin" w:date="2015-07-07T10:44:00Z">
        <w:r w:rsidR="003817E8">
          <w:t xml:space="preserve">Anwendung von </w:t>
        </w:r>
      </w:ins>
      <w:ins w:id="3288" w:author="Michael K." w:date="2015-07-06T21:44:00Z">
        <w:r w:rsidR="00222D37">
          <w:t xml:space="preserve">Design Pattern </w:t>
        </w:r>
      </w:ins>
      <w:ins w:id="3289" w:author="Michael K." w:date="2015-07-06T21:45:00Z">
        <w:r w:rsidR="00222D37">
          <w:t xml:space="preserve">aus der Vorlesung </w:t>
        </w:r>
        <w:r w:rsidR="00222D37" w:rsidRPr="00222D37">
          <w:t>Software Engineering</w:t>
        </w:r>
      </w:ins>
      <w:ins w:id="3290" w:author="Michael K." w:date="2015-07-06T21:44:00Z">
        <w:r w:rsidR="00222D37">
          <w:t xml:space="preserve"> von Prof. Dr. </w:t>
        </w:r>
        <w:proofErr w:type="spellStart"/>
        <w:r w:rsidR="00222D37">
          <w:t>Judt</w:t>
        </w:r>
        <w:proofErr w:type="spellEnd"/>
        <w:r w:rsidR="00222D37">
          <w:t xml:space="preserve"> wurde</w:t>
        </w:r>
        <w:del w:id="3291" w:author="Admin" w:date="2015-07-07T10:44:00Z">
          <w:r w:rsidR="00222D37" w:rsidDel="003817E8">
            <w:delText>n</w:delText>
          </w:r>
        </w:del>
        <w:r w:rsidR="00222D37">
          <w:t xml:space="preserve"> </w:t>
        </w:r>
        <w:del w:id="3292" w:author="Admin" w:date="2015-07-07T10:44:00Z">
          <w:r w:rsidR="00222D37" w:rsidDel="003817E8">
            <w:delText>eingesetzt</w:delText>
          </w:r>
        </w:del>
      </w:ins>
      <w:ins w:id="3293" w:author="Admin" w:date="2015-07-07T10:45:00Z">
        <w:r w:rsidR="003817E8">
          <w:t>berücksichtigt</w:t>
        </w:r>
      </w:ins>
      <w:ins w:id="3294" w:author="Michael K." w:date="2015-07-06T21:44:00Z">
        <w:r w:rsidR="00222D37">
          <w:t xml:space="preserve">. </w:t>
        </w:r>
      </w:ins>
    </w:p>
    <w:p w14:paraId="1CFE1812" w14:textId="77777777" w:rsidR="001F48E6" w:rsidRDefault="001F48E6" w:rsidP="006A1F2A">
      <w:pPr>
        <w:rPr>
          <w:ins w:id="3295" w:author="Michael K." w:date="2015-07-06T21:46:00Z"/>
        </w:rPr>
        <w:pPrChange w:id="3296" w:author="Admin" w:date="2015-07-08T13:36:00Z">
          <w:pPr>
            <w:pStyle w:val="berschrift1"/>
            <w:numPr>
              <w:numId w:val="0"/>
            </w:numPr>
          </w:pPr>
        </w:pPrChange>
      </w:pPr>
    </w:p>
    <w:p w14:paraId="5AEE237C" w14:textId="05C1245A" w:rsidR="001F48E6" w:rsidRDefault="001F48E6" w:rsidP="006A1F2A">
      <w:pPr>
        <w:rPr>
          <w:ins w:id="3297" w:author="Michael K." w:date="2015-07-06T21:43:00Z"/>
        </w:rPr>
        <w:pPrChange w:id="3298" w:author="Admin" w:date="2015-07-08T13:36:00Z">
          <w:pPr>
            <w:pStyle w:val="berschrift1"/>
            <w:numPr>
              <w:numId w:val="0"/>
            </w:numPr>
          </w:pPr>
        </w:pPrChange>
      </w:pPr>
      <w:ins w:id="3299" w:author="Michael K." w:date="2015-07-06T21:46:00Z">
        <w:r>
          <w:t xml:space="preserve">Im Rückblick sind wir mit unserem Fortschritt zufrieden: Das Spiel ist lauffähig, bietet alle Basisfunktionalitäten und bietet noch viel für </w:t>
        </w:r>
      </w:ins>
      <w:ins w:id="3300" w:author="Michael K." w:date="2015-07-06T21:47:00Z">
        <w:r>
          <w:t>zukünftige Entwicklungen.</w:t>
        </w:r>
      </w:ins>
    </w:p>
    <w:p w14:paraId="1D3E5C71" w14:textId="77777777" w:rsidR="00E966B4" w:rsidRPr="00AC4DD5" w:rsidRDefault="00E966B4" w:rsidP="006A1F2A">
      <w:pPr>
        <w:rPr>
          <w:ins w:id="3301" w:author="Michael K." w:date="2015-07-06T21:23:00Z"/>
        </w:rPr>
        <w:pPrChange w:id="3302" w:author="Admin" w:date="2015-07-08T13:36:00Z">
          <w:pPr>
            <w:pStyle w:val="berschrift1"/>
            <w:numPr>
              <w:numId w:val="0"/>
            </w:numPr>
          </w:pPr>
        </w:pPrChange>
      </w:pPr>
    </w:p>
    <w:p w14:paraId="456F39EC" w14:textId="77777777" w:rsidR="003F4884" w:rsidRDefault="003F4884" w:rsidP="006A1F2A">
      <w:pPr>
        <w:pPrChange w:id="3303" w:author="Admin" w:date="2015-07-08T13:36:00Z">
          <w:pPr/>
        </w:pPrChange>
      </w:pPr>
    </w:p>
    <w:p w14:paraId="570DF9AF" w14:textId="77777777" w:rsidR="003F4884" w:rsidRDefault="003F4884" w:rsidP="006A1F2A">
      <w:pPr>
        <w:sectPr w:rsidR="003F4884" w:rsidSect="007C428F">
          <w:pgSz w:w="11906" w:h="16838"/>
          <w:pgMar w:top="1417" w:right="1417" w:bottom="1134" w:left="1417" w:header="708" w:footer="698" w:gutter="0"/>
          <w:pgNumType w:start="1"/>
          <w:cols w:space="708"/>
          <w:titlePg/>
          <w:docGrid w:linePitch="360"/>
        </w:sectPr>
        <w:pPrChange w:id="3304" w:author="Admin" w:date="2015-07-08T13:36:00Z">
          <w:pPr/>
        </w:pPrChange>
      </w:pPr>
    </w:p>
    <w:sdt>
      <w:sdtPr>
        <w:rPr>
          <w:b w:val="0"/>
          <w:kern w:val="0"/>
          <w:sz w:val="24"/>
        </w:rPr>
        <w:id w:val="-2062934921"/>
        <w:docPartObj>
          <w:docPartGallery w:val="Bibliographies"/>
          <w:docPartUnique/>
        </w:docPartObj>
      </w:sdtPr>
      <w:sdtContent>
        <w:p w14:paraId="4E309E71" w14:textId="2F824E6A" w:rsidR="00235CFC" w:rsidRDefault="00235CFC" w:rsidP="006A1F2A">
          <w:pPr>
            <w:pStyle w:val="berschrift1"/>
            <w:numPr>
              <w:ilvl w:val="0"/>
              <w:numId w:val="0"/>
            </w:numPr>
            <w:jc w:val="left"/>
            <w:pPrChange w:id="3305" w:author="Admin" w:date="2015-07-08T13:36:00Z">
              <w:pPr>
                <w:pStyle w:val="berschrift1"/>
                <w:numPr>
                  <w:numId w:val="0"/>
                </w:numPr>
                <w:jc w:val="left"/>
              </w:pPr>
            </w:pPrChange>
          </w:pPr>
          <w:del w:id="3306" w:author="Admin" w:date="2015-07-08T08:59:00Z">
            <w:r w:rsidDel="000E14AF">
              <w:delText>L</w:delText>
            </w:r>
          </w:del>
          <w:bookmarkStart w:id="3307" w:name="_Toc424119195"/>
          <w:ins w:id="3308" w:author="Admin" w:date="2015-07-08T08:59:00Z">
            <w:r w:rsidR="000E14AF">
              <w:t>L</w:t>
            </w:r>
          </w:ins>
          <w:r>
            <w:t>iteraturverzeichnis</w:t>
          </w:r>
          <w:bookmarkEnd w:id="3307"/>
        </w:p>
        <w:sdt>
          <w:sdtPr>
            <w:id w:val="111145805"/>
            <w:bibliography/>
          </w:sdtPr>
          <w:sdtContent>
            <w:p w14:paraId="1AB4956C" w14:textId="77777777" w:rsidR="00715D94" w:rsidRDefault="00235CFC" w:rsidP="006A1F2A">
              <w:pPr>
                <w:jc w:val="left"/>
                <w:rPr>
                  <w:rFonts w:ascii="Times New Roman" w:hAnsi="Times New Roman"/>
                  <w:noProof/>
                  <w:sz w:val="20"/>
                </w:rPr>
                <w:pPrChange w:id="3309" w:author="Admin" w:date="2015-07-08T13:36:00Z">
                  <w:pPr>
                    <w:jc w:val="left"/>
                  </w:pPr>
                </w:pPrChange>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14:paraId="16EC3CD8" w14:textId="77777777">
                <w:trPr>
                  <w:divId w:val="1206332679"/>
                  <w:tblCellSpacing w:w="15" w:type="dxa"/>
                </w:trPr>
                <w:tc>
                  <w:tcPr>
                    <w:tcW w:w="50" w:type="pct"/>
                    <w:hideMark/>
                  </w:tcPr>
                  <w:p w14:paraId="6D548AF6" w14:textId="77777777" w:rsidR="00715D94" w:rsidRDefault="00715D94" w:rsidP="006A1F2A">
                    <w:pPr>
                      <w:pStyle w:val="Literaturverzeichnis"/>
                      <w:rPr>
                        <w:noProof/>
                        <w:szCs w:val="24"/>
                      </w:rPr>
                      <w:pPrChange w:id="3310" w:author="Admin" w:date="2015-07-08T13:36:00Z">
                        <w:pPr>
                          <w:pStyle w:val="Literaturverzeichnis"/>
                        </w:pPr>
                      </w:pPrChange>
                    </w:pPr>
                    <w:r>
                      <w:rPr>
                        <w:noProof/>
                      </w:rPr>
                      <w:t xml:space="preserve">[1] </w:t>
                    </w:r>
                  </w:p>
                </w:tc>
                <w:tc>
                  <w:tcPr>
                    <w:tcW w:w="0" w:type="auto"/>
                    <w:hideMark/>
                  </w:tcPr>
                  <w:p w14:paraId="5F63E8F1" w14:textId="77777777" w:rsidR="00715D94" w:rsidRDefault="00715D94" w:rsidP="006A1F2A">
                    <w:pPr>
                      <w:pStyle w:val="Literaturverzeichnis"/>
                      <w:rPr>
                        <w:noProof/>
                      </w:rPr>
                      <w:pPrChange w:id="3311" w:author="Admin" w:date="2015-07-08T13:36:00Z">
                        <w:pPr>
                          <w:pStyle w:val="Literaturverzeichnis"/>
                        </w:pPr>
                      </w:pPrChange>
                    </w:pPr>
                    <w:r>
                      <w:rPr>
                        <w:noProof/>
                      </w:rPr>
                      <w:t>Valve, „Valve Technology,“ [Online]. Available: https://developer.valvesoftware.com/wiki/Valve_Technology. [Zugriff am 2 Juli 2015].</w:t>
                    </w:r>
                  </w:p>
                </w:tc>
              </w:tr>
              <w:tr w:rsidR="00715D94" w14:paraId="5999F1BC" w14:textId="77777777">
                <w:trPr>
                  <w:divId w:val="1206332679"/>
                  <w:tblCellSpacing w:w="15" w:type="dxa"/>
                </w:trPr>
                <w:tc>
                  <w:tcPr>
                    <w:tcW w:w="50" w:type="pct"/>
                    <w:hideMark/>
                  </w:tcPr>
                  <w:p w14:paraId="7FE6F565" w14:textId="77777777" w:rsidR="00715D94" w:rsidRDefault="00715D94" w:rsidP="006A1F2A">
                    <w:pPr>
                      <w:pStyle w:val="Literaturverzeichnis"/>
                      <w:rPr>
                        <w:noProof/>
                      </w:rPr>
                      <w:pPrChange w:id="3312" w:author="Admin" w:date="2015-07-08T13:36:00Z">
                        <w:pPr>
                          <w:pStyle w:val="Literaturverzeichnis"/>
                        </w:pPr>
                      </w:pPrChange>
                    </w:pPr>
                    <w:r>
                      <w:rPr>
                        <w:noProof/>
                      </w:rPr>
                      <w:t xml:space="preserve">[2] </w:t>
                    </w:r>
                  </w:p>
                </w:tc>
                <w:tc>
                  <w:tcPr>
                    <w:tcW w:w="0" w:type="auto"/>
                    <w:hideMark/>
                  </w:tcPr>
                  <w:p w14:paraId="5A61161B" w14:textId="77777777" w:rsidR="00715D94" w:rsidRDefault="00715D94" w:rsidP="006A1F2A">
                    <w:pPr>
                      <w:pStyle w:val="Literaturverzeichnis"/>
                      <w:rPr>
                        <w:noProof/>
                      </w:rPr>
                      <w:pPrChange w:id="3313" w:author="Admin" w:date="2015-07-08T13:36:00Z">
                        <w:pPr>
                          <w:pStyle w:val="Literaturverzeichnis"/>
                        </w:pPr>
                      </w:pPrChange>
                    </w:pPr>
                    <w:r>
                      <w:rPr>
                        <w:noProof/>
                      </w:rPr>
                      <w:t>Valve, „Valve Software,“ [Online]. Available: http://www.valvesoftware.com/news/. [Zugriff am 2 Juli 2015].</w:t>
                    </w:r>
                  </w:p>
                </w:tc>
              </w:tr>
              <w:tr w:rsidR="00715D94" w14:paraId="25E543F7" w14:textId="77777777">
                <w:trPr>
                  <w:divId w:val="1206332679"/>
                  <w:tblCellSpacing w:w="15" w:type="dxa"/>
                </w:trPr>
                <w:tc>
                  <w:tcPr>
                    <w:tcW w:w="50" w:type="pct"/>
                    <w:hideMark/>
                  </w:tcPr>
                  <w:p w14:paraId="01DB90AB" w14:textId="77777777" w:rsidR="00715D94" w:rsidRDefault="00715D94" w:rsidP="006A1F2A">
                    <w:pPr>
                      <w:pStyle w:val="Literaturverzeichnis"/>
                      <w:rPr>
                        <w:noProof/>
                      </w:rPr>
                      <w:pPrChange w:id="3314" w:author="Admin" w:date="2015-07-08T13:36:00Z">
                        <w:pPr>
                          <w:pStyle w:val="Literaturverzeichnis"/>
                        </w:pPr>
                      </w:pPrChange>
                    </w:pPr>
                    <w:r>
                      <w:rPr>
                        <w:noProof/>
                      </w:rPr>
                      <w:t xml:space="preserve">[3] </w:t>
                    </w:r>
                  </w:p>
                </w:tc>
                <w:tc>
                  <w:tcPr>
                    <w:tcW w:w="0" w:type="auto"/>
                    <w:hideMark/>
                  </w:tcPr>
                  <w:p w14:paraId="5F499BA7" w14:textId="77777777" w:rsidR="00715D94" w:rsidRDefault="00715D94" w:rsidP="006A1F2A">
                    <w:pPr>
                      <w:pStyle w:val="Literaturverzeichnis"/>
                      <w:rPr>
                        <w:noProof/>
                      </w:rPr>
                      <w:pPrChange w:id="3315" w:author="Admin" w:date="2015-07-08T13:36:00Z">
                        <w:pPr>
                          <w:pStyle w:val="Literaturverzeichnis"/>
                        </w:pPr>
                      </w:pPrChange>
                    </w:pPr>
                    <w:r>
                      <w:rPr>
                        <w:noProof/>
                      </w:rPr>
                      <w:t>Unity Technologies, „Unity,“ [Online]. Available: http://unity3d.com/unity. [Zugriff am 3 Juni 2015].</w:t>
                    </w:r>
                  </w:p>
                </w:tc>
              </w:tr>
              <w:tr w:rsidR="00715D94" w14:paraId="23BD3CEE" w14:textId="77777777">
                <w:trPr>
                  <w:divId w:val="1206332679"/>
                  <w:tblCellSpacing w:w="15" w:type="dxa"/>
                </w:trPr>
                <w:tc>
                  <w:tcPr>
                    <w:tcW w:w="50" w:type="pct"/>
                    <w:hideMark/>
                  </w:tcPr>
                  <w:p w14:paraId="676D3398" w14:textId="77777777" w:rsidR="00715D94" w:rsidRDefault="00715D94" w:rsidP="006A1F2A">
                    <w:pPr>
                      <w:pStyle w:val="Literaturverzeichnis"/>
                      <w:rPr>
                        <w:noProof/>
                      </w:rPr>
                      <w:pPrChange w:id="3316" w:author="Admin" w:date="2015-07-08T13:36:00Z">
                        <w:pPr>
                          <w:pStyle w:val="Literaturverzeichnis"/>
                        </w:pPr>
                      </w:pPrChange>
                    </w:pPr>
                    <w:r>
                      <w:rPr>
                        <w:noProof/>
                      </w:rPr>
                      <w:t xml:space="preserve">[4] </w:t>
                    </w:r>
                  </w:p>
                </w:tc>
                <w:tc>
                  <w:tcPr>
                    <w:tcW w:w="0" w:type="auto"/>
                    <w:hideMark/>
                  </w:tcPr>
                  <w:p w14:paraId="63613864" w14:textId="77777777" w:rsidR="00715D94" w:rsidRDefault="00715D94" w:rsidP="006A1F2A">
                    <w:pPr>
                      <w:pStyle w:val="Literaturverzeichnis"/>
                      <w:rPr>
                        <w:noProof/>
                      </w:rPr>
                      <w:pPrChange w:id="3317" w:author="Admin" w:date="2015-07-08T13:36:00Z">
                        <w:pPr>
                          <w:pStyle w:val="Literaturverzeichnis"/>
                        </w:pPr>
                      </w:pPrChange>
                    </w:pPr>
                    <w:r>
                      <w:rPr>
                        <w:noProof/>
                      </w:rPr>
                      <w:t>Unity Technologies, „Unity,“ [Online]. Available: https://store.unity3d.com/products. [Zugriff am 3 Juni 2015].</w:t>
                    </w:r>
                  </w:p>
                </w:tc>
              </w:tr>
              <w:tr w:rsidR="00715D94" w14:paraId="701B7262" w14:textId="77777777">
                <w:trPr>
                  <w:divId w:val="1206332679"/>
                  <w:tblCellSpacing w:w="15" w:type="dxa"/>
                </w:trPr>
                <w:tc>
                  <w:tcPr>
                    <w:tcW w:w="50" w:type="pct"/>
                    <w:hideMark/>
                  </w:tcPr>
                  <w:p w14:paraId="2DD73FD1" w14:textId="77777777" w:rsidR="00715D94" w:rsidRDefault="00715D94" w:rsidP="006A1F2A">
                    <w:pPr>
                      <w:pStyle w:val="Literaturverzeichnis"/>
                      <w:rPr>
                        <w:noProof/>
                      </w:rPr>
                      <w:pPrChange w:id="3318" w:author="Admin" w:date="2015-07-08T13:36:00Z">
                        <w:pPr>
                          <w:pStyle w:val="Literaturverzeichnis"/>
                        </w:pPr>
                      </w:pPrChange>
                    </w:pPr>
                    <w:r>
                      <w:rPr>
                        <w:noProof/>
                      </w:rPr>
                      <w:t xml:space="preserve">[5] </w:t>
                    </w:r>
                  </w:p>
                </w:tc>
                <w:tc>
                  <w:tcPr>
                    <w:tcW w:w="0" w:type="auto"/>
                    <w:hideMark/>
                  </w:tcPr>
                  <w:p w14:paraId="35B80819" w14:textId="77777777" w:rsidR="00715D94" w:rsidRDefault="00715D94" w:rsidP="006A1F2A">
                    <w:pPr>
                      <w:pStyle w:val="Literaturverzeichnis"/>
                      <w:rPr>
                        <w:noProof/>
                      </w:rPr>
                      <w:pPrChange w:id="3319" w:author="Admin" w:date="2015-07-08T13:36:00Z">
                        <w:pPr>
                          <w:pStyle w:val="Literaturverzeichnis"/>
                        </w:pPr>
                      </w:pPrChange>
                    </w:pPr>
                    <w:r>
                      <w:rPr>
                        <w:noProof/>
                      </w:rPr>
                      <w:t>Epic Games, „Unreal Engine 4,“ [Online]. Available: https://www.unrealengine.com/what-is-unreal-engine-4. [Zugriff am 10 Juni 2015].</w:t>
                    </w:r>
                  </w:p>
                </w:tc>
              </w:tr>
              <w:tr w:rsidR="00715D94" w14:paraId="561E58DF" w14:textId="77777777">
                <w:trPr>
                  <w:divId w:val="1206332679"/>
                  <w:tblCellSpacing w:w="15" w:type="dxa"/>
                </w:trPr>
                <w:tc>
                  <w:tcPr>
                    <w:tcW w:w="50" w:type="pct"/>
                    <w:hideMark/>
                  </w:tcPr>
                  <w:p w14:paraId="6800087E" w14:textId="77777777" w:rsidR="00715D94" w:rsidRDefault="00715D94" w:rsidP="006A1F2A">
                    <w:pPr>
                      <w:pStyle w:val="Literaturverzeichnis"/>
                      <w:rPr>
                        <w:noProof/>
                      </w:rPr>
                      <w:pPrChange w:id="3320" w:author="Admin" w:date="2015-07-08T13:36:00Z">
                        <w:pPr>
                          <w:pStyle w:val="Literaturverzeichnis"/>
                        </w:pPr>
                      </w:pPrChange>
                    </w:pPr>
                    <w:r>
                      <w:rPr>
                        <w:noProof/>
                      </w:rPr>
                      <w:t xml:space="preserve">[6] </w:t>
                    </w:r>
                  </w:p>
                </w:tc>
                <w:tc>
                  <w:tcPr>
                    <w:tcW w:w="0" w:type="auto"/>
                    <w:hideMark/>
                  </w:tcPr>
                  <w:p w14:paraId="6452C361" w14:textId="77777777" w:rsidR="00715D94" w:rsidRDefault="00715D94" w:rsidP="006A1F2A">
                    <w:pPr>
                      <w:pStyle w:val="Literaturverzeichnis"/>
                      <w:rPr>
                        <w:noProof/>
                      </w:rPr>
                      <w:pPrChange w:id="3321" w:author="Admin" w:date="2015-07-08T13:36:00Z">
                        <w:pPr>
                          <w:pStyle w:val="Literaturverzeichnis"/>
                        </w:pPr>
                      </w:pPrChange>
                    </w:pPr>
                    <w:r>
                      <w:rPr>
                        <w:noProof/>
                      </w:rPr>
                      <w:t>Epic Games, „Unreal Engine 4,“ [Online]. Available: https://www.unrealengine.com/blog/ue4-powered-tekken-7-announced-at-evo-2014. [Zugriff am 10 Juni 2015].</w:t>
                    </w:r>
                  </w:p>
                </w:tc>
              </w:tr>
              <w:tr w:rsidR="00715D94" w14:paraId="3C24C154" w14:textId="77777777">
                <w:trPr>
                  <w:divId w:val="1206332679"/>
                  <w:tblCellSpacing w:w="15" w:type="dxa"/>
                </w:trPr>
                <w:tc>
                  <w:tcPr>
                    <w:tcW w:w="50" w:type="pct"/>
                    <w:hideMark/>
                  </w:tcPr>
                  <w:p w14:paraId="65444DC8" w14:textId="77777777" w:rsidR="00715D94" w:rsidRDefault="00715D94" w:rsidP="006A1F2A">
                    <w:pPr>
                      <w:pStyle w:val="Literaturverzeichnis"/>
                      <w:rPr>
                        <w:noProof/>
                      </w:rPr>
                      <w:pPrChange w:id="3322" w:author="Admin" w:date="2015-07-08T13:36:00Z">
                        <w:pPr>
                          <w:pStyle w:val="Literaturverzeichnis"/>
                        </w:pPr>
                      </w:pPrChange>
                    </w:pPr>
                    <w:r>
                      <w:rPr>
                        <w:noProof/>
                      </w:rPr>
                      <w:t xml:space="preserve">[7] </w:t>
                    </w:r>
                  </w:p>
                </w:tc>
                <w:tc>
                  <w:tcPr>
                    <w:tcW w:w="0" w:type="auto"/>
                    <w:hideMark/>
                  </w:tcPr>
                  <w:p w14:paraId="0868EBA5" w14:textId="77777777" w:rsidR="00715D94" w:rsidRDefault="00715D94" w:rsidP="006A1F2A">
                    <w:pPr>
                      <w:pStyle w:val="Literaturverzeichnis"/>
                      <w:rPr>
                        <w:noProof/>
                      </w:rPr>
                      <w:pPrChange w:id="3323" w:author="Admin" w:date="2015-07-08T13:36:00Z">
                        <w:pPr>
                          <w:pStyle w:val="Literaturverzeichnis"/>
                        </w:pPr>
                      </w:pPrChange>
                    </w:pPr>
                    <w:r>
                      <w:rPr>
                        <w:noProof/>
                      </w:rPr>
                      <w:t>RoboCup Federation, „RoboCup Soccer Server Users Manual,“ RoboCup Federation, 2003.</w:t>
                    </w:r>
                  </w:p>
                </w:tc>
              </w:tr>
              <w:tr w:rsidR="00715D94" w14:paraId="5AAB73AE" w14:textId="77777777">
                <w:trPr>
                  <w:divId w:val="1206332679"/>
                  <w:tblCellSpacing w:w="15" w:type="dxa"/>
                </w:trPr>
                <w:tc>
                  <w:tcPr>
                    <w:tcW w:w="50" w:type="pct"/>
                    <w:hideMark/>
                  </w:tcPr>
                  <w:p w14:paraId="691989AE" w14:textId="77777777" w:rsidR="00715D94" w:rsidRDefault="00715D94" w:rsidP="006A1F2A">
                    <w:pPr>
                      <w:pStyle w:val="Literaturverzeichnis"/>
                      <w:rPr>
                        <w:noProof/>
                      </w:rPr>
                      <w:pPrChange w:id="3324" w:author="Admin" w:date="2015-07-08T13:36:00Z">
                        <w:pPr>
                          <w:pStyle w:val="Literaturverzeichnis"/>
                        </w:pPr>
                      </w:pPrChange>
                    </w:pPr>
                    <w:r>
                      <w:rPr>
                        <w:noProof/>
                      </w:rPr>
                      <w:t xml:space="preserve">[8] </w:t>
                    </w:r>
                  </w:p>
                </w:tc>
                <w:tc>
                  <w:tcPr>
                    <w:tcW w:w="0" w:type="auto"/>
                    <w:hideMark/>
                  </w:tcPr>
                  <w:p w14:paraId="13C3D412" w14:textId="77777777" w:rsidR="00715D94" w:rsidRDefault="00715D94" w:rsidP="006A1F2A">
                    <w:pPr>
                      <w:pStyle w:val="Literaturverzeichnis"/>
                      <w:rPr>
                        <w:noProof/>
                      </w:rPr>
                      <w:pPrChange w:id="3325" w:author="Admin" w:date="2015-07-08T13:36:00Z">
                        <w:pPr>
                          <w:pStyle w:val="Literaturverzeichnis"/>
                        </w:pPr>
                      </w:pPrChange>
                    </w:pPr>
                    <w:r>
                      <w:rPr>
                        <w:noProof/>
                      </w:rPr>
                      <w:t xml:space="preserve">Lämmel, U., Cleve, J., Künstliche Intelligenz, München: Hanser, 2012. </w:t>
                    </w:r>
                  </w:p>
                </w:tc>
              </w:tr>
              <w:tr w:rsidR="00715D94" w14:paraId="4119D7FC" w14:textId="77777777">
                <w:trPr>
                  <w:divId w:val="1206332679"/>
                  <w:tblCellSpacing w:w="15" w:type="dxa"/>
                </w:trPr>
                <w:tc>
                  <w:tcPr>
                    <w:tcW w:w="50" w:type="pct"/>
                    <w:hideMark/>
                  </w:tcPr>
                  <w:p w14:paraId="7E81BC70" w14:textId="77777777" w:rsidR="00715D94" w:rsidRDefault="00715D94" w:rsidP="006A1F2A">
                    <w:pPr>
                      <w:pStyle w:val="Literaturverzeichnis"/>
                      <w:rPr>
                        <w:noProof/>
                      </w:rPr>
                      <w:pPrChange w:id="3326" w:author="Admin" w:date="2015-07-08T13:36:00Z">
                        <w:pPr>
                          <w:pStyle w:val="Literaturverzeichnis"/>
                        </w:pPr>
                      </w:pPrChange>
                    </w:pPr>
                    <w:r>
                      <w:rPr>
                        <w:noProof/>
                      </w:rPr>
                      <w:t xml:space="preserve">[9] </w:t>
                    </w:r>
                  </w:p>
                </w:tc>
                <w:tc>
                  <w:tcPr>
                    <w:tcW w:w="0" w:type="auto"/>
                    <w:hideMark/>
                  </w:tcPr>
                  <w:p w14:paraId="522719E9" w14:textId="77777777" w:rsidR="00715D94" w:rsidRDefault="00715D94" w:rsidP="006A1F2A">
                    <w:pPr>
                      <w:pStyle w:val="Literaturverzeichnis"/>
                      <w:rPr>
                        <w:noProof/>
                      </w:rPr>
                      <w:pPrChange w:id="3327" w:author="Admin" w:date="2015-07-08T13:36:00Z">
                        <w:pPr>
                          <w:pStyle w:val="Literaturverzeichnis"/>
                        </w:pPr>
                      </w:pPrChange>
                    </w:pPr>
                    <w:r>
                      <w:rPr>
                        <w:noProof/>
                      </w:rPr>
                      <w:t xml:space="preserve">Norvig, R., Russel, S., Künstliche Intelligenz - Ein moderner Ansatz - 2. Auflage, München: Pearson Studium, 2004. </w:t>
                    </w:r>
                  </w:p>
                </w:tc>
              </w:tr>
            </w:tbl>
            <w:p w14:paraId="177FBE4F" w14:textId="77777777" w:rsidR="00715D94" w:rsidRDefault="00715D94" w:rsidP="006A1F2A">
              <w:pPr>
                <w:divId w:val="1206332679"/>
                <w:rPr>
                  <w:noProof/>
                </w:rPr>
                <w:pPrChange w:id="3328" w:author="Admin" w:date="2015-07-08T13:36:00Z">
                  <w:pPr>
                    <w:divId w:val="1206332679"/>
                  </w:pPr>
                </w:pPrChange>
              </w:pPr>
            </w:p>
            <w:p w14:paraId="6F66A964" w14:textId="77777777" w:rsidR="00235CFC" w:rsidRDefault="00235CFC" w:rsidP="006A1F2A">
              <w:pPr>
                <w:jc w:val="left"/>
                <w:pPrChange w:id="3329" w:author="Admin" w:date="2015-07-08T13:36:00Z">
                  <w:pPr/>
                </w:pPrChange>
              </w:pPr>
              <w:r>
                <w:rPr>
                  <w:b/>
                  <w:bCs/>
                </w:rPr>
                <w:fldChar w:fldCharType="end"/>
              </w:r>
            </w:p>
          </w:sdtContent>
        </w:sdt>
      </w:sdtContent>
    </w:sdt>
    <w:p w14:paraId="507D4D4D" w14:textId="77777777" w:rsidR="00235CFC" w:rsidRPr="00235CFC" w:rsidRDefault="00235CFC" w:rsidP="006A1F2A">
      <w:pPr>
        <w:pPrChange w:id="3330" w:author="Admin" w:date="2015-07-08T13:36:00Z">
          <w:pPr>
            <w:spacing w:line="240" w:lineRule="auto"/>
          </w:pPr>
        </w:pPrChange>
      </w:pPr>
      <w:r>
        <w:br w:type="page"/>
      </w:r>
    </w:p>
    <w:p w14:paraId="720B5311" w14:textId="77777777" w:rsidR="00C55980" w:rsidRDefault="00C55980" w:rsidP="006A1F2A">
      <w:pPr>
        <w:pStyle w:val="berschrift1"/>
        <w:numPr>
          <w:ilvl w:val="0"/>
          <w:numId w:val="0"/>
        </w:numPr>
        <w:pPrChange w:id="3331" w:author="Admin" w:date="2015-07-08T13:36:00Z">
          <w:pPr>
            <w:pStyle w:val="berschrift1"/>
            <w:numPr>
              <w:numId w:val="0"/>
            </w:numPr>
          </w:pPr>
        </w:pPrChange>
      </w:pPr>
      <w:bookmarkStart w:id="3332" w:name="_Toc424119196"/>
      <w:r>
        <w:lastRenderedPageBreak/>
        <w:t>Abbildungsverzeichnis</w:t>
      </w:r>
      <w:bookmarkEnd w:id="3332"/>
    </w:p>
    <w:p w14:paraId="377EBA0C" w14:textId="77777777" w:rsidR="00867956" w:rsidRDefault="00986767" w:rsidP="006A1F2A">
      <w:pPr>
        <w:pStyle w:val="Abbildungsverzeichnis"/>
        <w:rPr>
          <w:ins w:id="3333" w:author="Maximilian Schmitz" w:date="2015-06-19T09:20:00Z"/>
          <w:rFonts w:asciiTheme="minorHAnsi" w:eastAsiaTheme="minorEastAsia" w:hAnsiTheme="minorHAnsi" w:cstheme="minorBidi"/>
          <w:sz w:val="22"/>
          <w:szCs w:val="22"/>
        </w:rPr>
        <w:pPrChange w:id="3334" w:author="Admin" w:date="2015-07-08T13:36:00Z">
          <w:pPr>
            <w:pStyle w:val="Abbildungsverzeichnis"/>
          </w:pPr>
        </w:pPrChange>
      </w:pPr>
      <w:r>
        <w:fldChar w:fldCharType="begin"/>
      </w:r>
      <w:r>
        <w:instrText xml:space="preserve"> TOC \h \z \c "Abbildung" </w:instrText>
      </w:r>
      <w:r>
        <w:fldChar w:fldCharType="separate"/>
      </w:r>
      <w:ins w:id="3335"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3336"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rsidP="006A1F2A">
      <w:pPr>
        <w:pStyle w:val="Abbildungsverzeichnis"/>
        <w:rPr>
          <w:ins w:id="3337" w:author="Maximilian Schmitz" w:date="2015-06-19T09:20:00Z"/>
          <w:rFonts w:asciiTheme="minorHAnsi" w:eastAsiaTheme="minorEastAsia" w:hAnsiTheme="minorHAnsi" w:cstheme="minorBidi"/>
          <w:sz w:val="22"/>
          <w:szCs w:val="22"/>
        </w:rPr>
        <w:pPrChange w:id="3338" w:author="Admin" w:date="2015-07-08T13:36:00Z">
          <w:pPr>
            <w:pStyle w:val="Abbildungsverzeichnis"/>
          </w:pPr>
        </w:pPrChange>
      </w:pPr>
      <w:ins w:id="3339"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3340"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rsidP="006A1F2A">
      <w:pPr>
        <w:pStyle w:val="Abbildungsverzeichnis"/>
        <w:rPr>
          <w:ins w:id="3341" w:author="Maximilian Schmitz" w:date="2015-06-19T09:20:00Z"/>
          <w:rFonts w:asciiTheme="minorHAnsi" w:eastAsiaTheme="minorEastAsia" w:hAnsiTheme="minorHAnsi" w:cstheme="minorBidi"/>
          <w:sz w:val="22"/>
          <w:szCs w:val="22"/>
        </w:rPr>
        <w:pPrChange w:id="3342" w:author="Admin" w:date="2015-07-08T13:36:00Z">
          <w:pPr>
            <w:pStyle w:val="Abbildungsverzeichnis"/>
          </w:pPr>
        </w:pPrChange>
      </w:pPr>
      <w:ins w:id="3343"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3344"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rsidP="006A1F2A">
      <w:pPr>
        <w:pStyle w:val="Abbildungsverzeichnis"/>
        <w:rPr>
          <w:ins w:id="3345" w:author="Maximilian Schmitz" w:date="2015-06-19T09:20:00Z"/>
          <w:rFonts w:asciiTheme="minorHAnsi" w:eastAsiaTheme="minorEastAsia" w:hAnsiTheme="minorHAnsi" w:cstheme="minorBidi"/>
          <w:sz w:val="22"/>
          <w:szCs w:val="22"/>
        </w:rPr>
        <w:pPrChange w:id="3346" w:author="Admin" w:date="2015-07-08T13:36:00Z">
          <w:pPr>
            <w:pStyle w:val="Abbildungsverzeichnis"/>
          </w:pPr>
        </w:pPrChange>
      </w:pPr>
      <w:ins w:id="3347"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3348"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rsidP="006A1F2A">
      <w:pPr>
        <w:pStyle w:val="Abbildungsverzeichnis"/>
        <w:rPr>
          <w:ins w:id="3349" w:author="Maximilian Schmitz" w:date="2015-06-19T09:20:00Z"/>
          <w:rFonts w:asciiTheme="minorHAnsi" w:eastAsiaTheme="minorEastAsia" w:hAnsiTheme="minorHAnsi" w:cstheme="minorBidi"/>
          <w:sz w:val="22"/>
          <w:szCs w:val="22"/>
        </w:rPr>
        <w:pPrChange w:id="3350" w:author="Admin" w:date="2015-07-08T13:36:00Z">
          <w:pPr>
            <w:pStyle w:val="Abbildungsverzeichnis"/>
          </w:pPr>
        </w:pPrChange>
      </w:pPr>
      <w:ins w:id="3351"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3352"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rsidP="006A1F2A">
      <w:pPr>
        <w:pStyle w:val="Abbildungsverzeichnis"/>
        <w:rPr>
          <w:ins w:id="3353" w:author="Maximilian Schmitz" w:date="2015-06-19T09:20:00Z"/>
          <w:rFonts w:asciiTheme="minorHAnsi" w:eastAsiaTheme="minorEastAsia" w:hAnsiTheme="minorHAnsi" w:cstheme="minorBidi"/>
          <w:sz w:val="22"/>
          <w:szCs w:val="22"/>
        </w:rPr>
        <w:pPrChange w:id="3354" w:author="Admin" w:date="2015-07-08T13:36:00Z">
          <w:pPr>
            <w:pStyle w:val="Abbildungsverzeichnis"/>
          </w:pPr>
        </w:pPrChange>
      </w:pPr>
      <w:ins w:id="3355"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3356"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rsidP="006A1F2A">
      <w:pPr>
        <w:pStyle w:val="Abbildungsverzeichnis"/>
        <w:rPr>
          <w:ins w:id="3357" w:author="Maximilian Schmitz" w:date="2015-06-19T09:20:00Z"/>
          <w:rFonts w:asciiTheme="minorHAnsi" w:eastAsiaTheme="minorEastAsia" w:hAnsiTheme="minorHAnsi" w:cstheme="minorBidi"/>
          <w:sz w:val="22"/>
          <w:szCs w:val="22"/>
        </w:rPr>
        <w:pPrChange w:id="3358" w:author="Admin" w:date="2015-07-08T13:36:00Z">
          <w:pPr>
            <w:pStyle w:val="Abbildungsverzeichnis"/>
          </w:pPr>
        </w:pPrChange>
      </w:pPr>
      <w:ins w:id="3359"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3360"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rsidP="006A1F2A">
      <w:pPr>
        <w:pStyle w:val="Abbildungsverzeichnis"/>
        <w:rPr>
          <w:ins w:id="3361" w:author="Maximilian Schmitz" w:date="2015-06-19T09:20:00Z"/>
          <w:rFonts w:asciiTheme="minorHAnsi" w:eastAsiaTheme="minorEastAsia" w:hAnsiTheme="minorHAnsi" w:cstheme="minorBidi"/>
          <w:sz w:val="22"/>
          <w:szCs w:val="22"/>
        </w:rPr>
        <w:pPrChange w:id="3362" w:author="Admin" w:date="2015-07-08T13:36:00Z">
          <w:pPr>
            <w:pStyle w:val="Abbildungsverzeichnis"/>
          </w:pPr>
        </w:pPrChange>
      </w:pPr>
      <w:ins w:id="3363"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3364"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6A1F2A">
      <w:pPr>
        <w:rPr>
          <w:ins w:id="3365" w:author="Maximilian Schmitz" w:date="2015-06-19T09:19:00Z"/>
          <w:b/>
          <w:bCs/>
          <w:noProof/>
        </w:rPr>
        <w:pPrChange w:id="3366" w:author="Admin" w:date="2015-07-08T13:36:00Z">
          <w:pPr/>
        </w:pPrChange>
      </w:pPr>
      <w:del w:id="3367"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rsidP="006A1F2A">
      <w:pPr>
        <w:jc w:val="left"/>
        <w:rPr>
          <w:ins w:id="3368" w:author="Maximilian Schmitz" w:date="2015-06-19T09:19:00Z"/>
          <w:b/>
          <w:kern w:val="28"/>
          <w:sz w:val="32"/>
        </w:rPr>
        <w:pPrChange w:id="3369" w:author="Admin" w:date="2015-07-08T13:36:00Z">
          <w:pPr>
            <w:jc w:val="left"/>
          </w:pPr>
        </w:pPrChange>
      </w:pPr>
      <w:ins w:id="3370" w:author="Maximilian Schmitz" w:date="2015-06-19T09:19:00Z">
        <w:r>
          <w:br w:type="page"/>
        </w:r>
      </w:ins>
    </w:p>
    <w:p w14:paraId="2263B5F9" w14:textId="77777777" w:rsidR="0033512B" w:rsidDel="0033512B" w:rsidRDefault="0033512B" w:rsidP="006A1F2A">
      <w:pPr>
        <w:pStyle w:val="berschrift1"/>
        <w:numPr>
          <w:ilvl w:val="0"/>
          <w:numId w:val="0"/>
        </w:numPr>
        <w:rPr>
          <w:del w:id="3371" w:author="Maximilian Schmitz" w:date="2015-06-19T09:19:00Z"/>
        </w:rPr>
        <w:pPrChange w:id="3372" w:author="Admin" w:date="2015-07-08T13:36:00Z">
          <w:pPr/>
        </w:pPrChange>
      </w:pPr>
      <w:bookmarkStart w:id="3373" w:name="_Toc424119197"/>
      <w:ins w:id="3374" w:author="Maximilian Schmitz" w:date="2015-06-19T09:19:00Z">
        <w:r>
          <w:lastRenderedPageBreak/>
          <w:t>Tabellenverzeichnis</w:t>
        </w:r>
      </w:ins>
      <w:bookmarkEnd w:id="3373"/>
    </w:p>
    <w:p w14:paraId="6648D9C3" w14:textId="77777777" w:rsidR="00037140" w:rsidDel="0033512B" w:rsidRDefault="00037140" w:rsidP="006A1F2A">
      <w:pPr>
        <w:pStyle w:val="berschrift1"/>
        <w:numPr>
          <w:ilvl w:val="0"/>
          <w:numId w:val="0"/>
        </w:numPr>
        <w:rPr>
          <w:del w:id="3375" w:author="Maximilian Schmitz" w:date="2015-06-19T09:19:00Z"/>
        </w:rPr>
        <w:pPrChange w:id="3376" w:author="Admin" w:date="2015-07-08T13:36:00Z">
          <w:pPr/>
        </w:pPrChange>
      </w:pPr>
      <w:del w:id="3377" w:author="Maximilian Schmitz" w:date="2015-06-19T09:19:00Z">
        <w:r w:rsidDel="0033512B">
          <w:br w:type="page"/>
        </w:r>
      </w:del>
    </w:p>
    <w:p w14:paraId="13D6F28C" w14:textId="77777777" w:rsidR="0033512B" w:rsidRPr="0033512B" w:rsidRDefault="0033512B" w:rsidP="006A1F2A">
      <w:pPr>
        <w:pStyle w:val="berschrift1"/>
        <w:numPr>
          <w:ilvl w:val="0"/>
          <w:numId w:val="0"/>
        </w:numPr>
        <w:rPr>
          <w:ins w:id="3378" w:author="Maximilian Schmitz" w:date="2015-06-19T09:19:00Z"/>
          <w:rFonts w:eastAsiaTheme="minorEastAsia"/>
          <w:rPrChange w:id="3379" w:author="Maximilian Schmitz" w:date="2015-06-19T09:19:00Z">
            <w:rPr>
              <w:ins w:id="3380" w:author="Maximilian Schmitz" w:date="2015-06-19T09:19:00Z"/>
            </w:rPr>
          </w:rPrChange>
        </w:rPr>
        <w:pPrChange w:id="3381" w:author="Admin" w:date="2015-07-08T13:36:00Z">
          <w:pPr>
            <w:pStyle w:val="Abbildungsverzeichnis"/>
          </w:pPr>
        </w:pPrChange>
      </w:pPr>
    </w:p>
    <w:p w14:paraId="38239D22" w14:textId="77777777" w:rsidR="00867956" w:rsidRDefault="0033512B" w:rsidP="006A1F2A">
      <w:pPr>
        <w:pStyle w:val="Abbildungsverzeichnis"/>
        <w:rPr>
          <w:ins w:id="3382" w:author="Maximilian Schmitz" w:date="2015-06-19T09:20:00Z"/>
          <w:rFonts w:asciiTheme="minorHAnsi" w:eastAsiaTheme="minorEastAsia" w:hAnsiTheme="minorHAnsi" w:cstheme="minorBidi"/>
          <w:sz w:val="22"/>
          <w:szCs w:val="22"/>
        </w:rPr>
        <w:pPrChange w:id="3383" w:author="Admin" w:date="2015-07-08T13:36:00Z">
          <w:pPr>
            <w:pStyle w:val="Abbildungsverzeichnis"/>
          </w:pPr>
        </w:pPrChange>
      </w:pPr>
      <w:ins w:id="3384" w:author="Maximilian Schmitz" w:date="2015-06-19T09:19:00Z">
        <w:r>
          <w:fldChar w:fldCharType="begin"/>
        </w:r>
        <w:r>
          <w:instrText xml:space="preserve"> TOC \h \z \c "Tabelle" </w:instrText>
        </w:r>
      </w:ins>
      <w:r>
        <w:fldChar w:fldCharType="separate"/>
      </w:r>
      <w:ins w:id="3385"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3386"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rsidP="006A1F2A">
      <w:pPr>
        <w:pStyle w:val="Abbildungsverzeichnis"/>
        <w:rPr>
          <w:ins w:id="3387" w:author="Maximilian Schmitz" w:date="2015-06-19T09:20:00Z"/>
          <w:rFonts w:asciiTheme="minorHAnsi" w:eastAsiaTheme="minorEastAsia" w:hAnsiTheme="minorHAnsi" w:cstheme="minorBidi"/>
          <w:sz w:val="22"/>
          <w:szCs w:val="22"/>
        </w:rPr>
        <w:pPrChange w:id="3388" w:author="Admin" w:date="2015-07-08T13:36:00Z">
          <w:pPr>
            <w:pStyle w:val="Abbildungsverzeichnis"/>
          </w:pPr>
        </w:pPrChange>
      </w:pPr>
      <w:ins w:id="3389"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3390"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rsidP="006A1F2A">
      <w:pPr>
        <w:pStyle w:val="Abbildungsverzeichnis"/>
        <w:rPr>
          <w:ins w:id="3391" w:author="Maximilian Schmitz" w:date="2015-06-19T09:20:00Z"/>
          <w:rFonts w:asciiTheme="minorHAnsi" w:eastAsiaTheme="minorEastAsia" w:hAnsiTheme="minorHAnsi" w:cstheme="minorBidi"/>
          <w:sz w:val="22"/>
          <w:szCs w:val="22"/>
        </w:rPr>
        <w:pPrChange w:id="3392" w:author="Admin" w:date="2015-07-08T13:36:00Z">
          <w:pPr>
            <w:pStyle w:val="Abbildungsverzeichnis"/>
          </w:pPr>
        </w:pPrChange>
      </w:pPr>
      <w:ins w:id="3393"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3394"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rsidP="006A1F2A">
      <w:pPr>
        <w:jc w:val="left"/>
        <w:rPr>
          <w:ins w:id="3395" w:author="Maximilian Schmitz" w:date="2015-06-19T09:18:00Z"/>
          <w:b/>
          <w:kern w:val="28"/>
          <w:sz w:val="32"/>
        </w:rPr>
        <w:pPrChange w:id="3396" w:author="Admin" w:date="2015-07-08T13:36:00Z">
          <w:pPr>
            <w:jc w:val="left"/>
          </w:pPr>
        </w:pPrChange>
      </w:pPr>
      <w:ins w:id="3397" w:author="Maximilian Schmitz" w:date="2015-06-19T09:19:00Z">
        <w:r>
          <w:fldChar w:fldCharType="end"/>
        </w:r>
      </w:ins>
      <w:ins w:id="3398" w:author="Maximilian Schmitz" w:date="2015-06-19T09:18:00Z">
        <w:r>
          <w:br w:type="page"/>
        </w:r>
      </w:ins>
    </w:p>
    <w:p w14:paraId="35A41E87" w14:textId="77777777" w:rsidR="00C55980" w:rsidRDefault="00037140" w:rsidP="006A1F2A">
      <w:pPr>
        <w:pStyle w:val="berschrift1"/>
        <w:numPr>
          <w:ilvl w:val="0"/>
          <w:numId w:val="0"/>
        </w:numPr>
        <w:pPrChange w:id="3399" w:author="Admin" w:date="2015-07-08T13:36:00Z">
          <w:pPr>
            <w:pStyle w:val="berschrift1"/>
            <w:numPr>
              <w:numId w:val="0"/>
            </w:numPr>
          </w:pPr>
        </w:pPrChange>
      </w:pPr>
      <w:bookmarkStart w:id="3400" w:name="_Toc424119198"/>
      <w:r>
        <w:lastRenderedPageBreak/>
        <w:t>Abkürzungsverzeichnis</w:t>
      </w:r>
      <w:bookmarkEnd w:id="340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401" w:author="Admin" w:date="2015-07-08T13:36:00Z">
          <w:tblPr>
            <w:tblStyle w:val="Tabellenraster"/>
            <w:tblW w:w="0" w:type="auto"/>
            <w:tblLook w:val="04A0" w:firstRow="1" w:lastRow="0" w:firstColumn="1" w:lastColumn="0" w:noHBand="0" w:noVBand="1"/>
          </w:tblPr>
        </w:tblPrChange>
      </w:tblPr>
      <w:tblGrid>
        <w:gridCol w:w="1403"/>
        <w:gridCol w:w="7885"/>
        <w:tblGridChange w:id="3402">
          <w:tblGrid>
            <w:gridCol w:w="4606"/>
            <w:gridCol w:w="4606"/>
          </w:tblGrid>
        </w:tblGridChange>
      </w:tblGrid>
      <w:tr w:rsidR="006A1F2A" w14:paraId="3683ED42" w14:textId="77777777" w:rsidTr="006A1F2A">
        <w:trPr>
          <w:ins w:id="3403" w:author="Admin" w:date="2015-07-08T13:35:00Z"/>
        </w:trPr>
        <w:tc>
          <w:tcPr>
            <w:tcW w:w="1403" w:type="dxa"/>
            <w:tcPrChange w:id="3404" w:author="Admin" w:date="2015-07-08T13:36:00Z">
              <w:tcPr>
                <w:tcW w:w="4606" w:type="dxa"/>
              </w:tcPr>
            </w:tcPrChange>
          </w:tcPr>
          <w:p w14:paraId="5B5A2F2C" w14:textId="77777777" w:rsidR="006A1F2A" w:rsidRDefault="006A1F2A" w:rsidP="006A1F2A">
            <w:pPr>
              <w:tabs>
                <w:tab w:val="left" w:pos="1701"/>
              </w:tabs>
              <w:spacing w:line="360" w:lineRule="auto"/>
              <w:rPr>
                <w:ins w:id="3405" w:author="Admin" w:date="2015-07-08T13:35:00Z"/>
                <w:lang w:val="fr-FR"/>
              </w:rPr>
              <w:pPrChange w:id="3406" w:author="Admin" w:date="2015-07-08T13:36:00Z">
                <w:pPr>
                  <w:tabs>
                    <w:tab w:val="left" w:pos="1701"/>
                  </w:tabs>
                </w:pPr>
              </w:pPrChange>
            </w:pPr>
            <w:ins w:id="3407" w:author="Admin" w:date="2015-07-08T13:35:00Z">
              <w:r w:rsidRPr="001471E5">
                <w:rPr>
                  <w:lang w:val="fr-FR"/>
                </w:rPr>
                <w:t>3D</w:t>
              </w:r>
            </w:ins>
          </w:p>
        </w:tc>
        <w:tc>
          <w:tcPr>
            <w:tcW w:w="7885" w:type="dxa"/>
            <w:tcPrChange w:id="3408" w:author="Admin" w:date="2015-07-08T13:36:00Z">
              <w:tcPr>
                <w:tcW w:w="4606" w:type="dxa"/>
              </w:tcPr>
            </w:tcPrChange>
          </w:tcPr>
          <w:p w14:paraId="2DD098D5" w14:textId="77777777" w:rsidR="006A1F2A" w:rsidRDefault="006A1F2A" w:rsidP="006A1F2A">
            <w:pPr>
              <w:tabs>
                <w:tab w:val="left" w:pos="1701"/>
              </w:tabs>
              <w:spacing w:line="360" w:lineRule="auto"/>
              <w:rPr>
                <w:ins w:id="3409" w:author="Admin" w:date="2015-07-08T13:35:00Z"/>
                <w:lang w:val="fr-FR"/>
              </w:rPr>
              <w:pPrChange w:id="3410" w:author="Admin" w:date="2015-07-08T13:36:00Z">
                <w:pPr>
                  <w:tabs>
                    <w:tab w:val="left" w:pos="1701"/>
                  </w:tabs>
                </w:pPr>
              </w:pPrChange>
            </w:pPr>
            <w:proofErr w:type="spellStart"/>
            <w:ins w:id="3411" w:author="Admin" w:date="2015-07-08T13:35:00Z">
              <w:r>
                <w:rPr>
                  <w:lang w:val="fr-FR"/>
                </w:rPr>
                <w:t>Drei</w:t>
              </w:r>
              <w:proofErr w:type="spellEnd"/>
              <w:r>
                <w:rPr>
                  <w:lang w:val="fr-FR"/>
                </w:rPr>
                <w:t xml:space="preserve"> </w:t>
              </w:r>
              <w:proofErr w:type="spellStart"/>
              <w:r>
                <w:rPr>
                  <w:lang w:val="fr-FR"/>
                </w:rPr>
                <w:t>Dimensional</w:t>
              </w:r>
              <w:proofErr w:type="spellEnd"/>
            </w:ins>
          </w:p>
        </w:tc>
      </w:tr>
      <w:tr w:rsidR="006A1F2A" w14:paraId="1B3E3282" w14:textId="77777777" w:rsidTr="006A1F2A">
        <w:trPr>
          <w:ins w:id="3412" w:author="Admin" w:date="2015-07-08T13:35:00Z"/>
        </w:trPr>
        <w:tc>
          <w:tcPr>
            <w:tcW w:w="1403" w:type="dxa"/>
            <w:tcPrChange w:id="3413" w:author="Admin" w:date="2015-07-08T13:36:00Z">
              <w:tcPr>
                <w:tcW w:w="4606" w:type="dxa"/>
              </w:tcPr>
            </w:tcPrChange>
          </w:tcPr>
          <w:p w14:paraId="7E31DA8F" w14:textId="77777777" w:rsidR="006A1F2A" w:rsidRDefault="006A1F2A" w:rsidP="006A1F2A">
            <w:pPr>
              <w:tabs>
                <w:tab w:val="left" w:pos="1701"/>
              </w:tabs>
              <w:spacing w:line="360" w:lineRule="auto"/>
              <w:rPr>
                <w:ins w:id="3414" w:author="Admin" w:date="2015-07-08T13:35:00Z"/>
                <w:lang w:val="fr-FR"/>
              </w:rPr>
              <w:pPrChange w:id="3415" w:author="Admin" w:date="2015-07-08T13:36:00Z">
                <w:pPr>
                  <w:tabs>
                    <w:tab w:val="left" w:pos="1701"/>
                  </w:tabs>
                </w:pPr>
              </w:pPrChange>
            </w:pPr>
            <w:ins w:id="3416" w:author="Admin" w:date="2015-07-08T13:35:00Z">
              <w:r w:rsidRPr="001471E5">
                <w:rPr>
                  <w:lang w:val="fr-FR"/>
                </w:rPr>
                <w:t>CPU</w:t>
              </w:r>
            </w:ins>
          </w:p>
        </w:tc>
        <w:tc>
          <w:tcPr>
            <w:tcW w:w="7885" w:type="dxa"/>
            <w:tcPrChange w:id="3417" w:author="Admin" w:date="2015-07-08T13:36:00Z">
              <w:tcPr>
                <w:tcW w:w="4606" w:type="dxa"/>
              </w:tcPr>
            </w:tcPrChange>
          </w:tcPr>
          <w:p w14:paraId="599A9B21" w14:textId="77777777" w:rsidR="006A1F2A" w:rsidRDefault="006A1F2A" w:rsidP="006A1F2A">
            <w:pPr>
              <w:tabs>
                <w:tab w:val="left" w:pos="1701"/>
              </w:tabs>
              <w:spacing w:line="360" w:lineRule="auto"/>
              <w:rPr>
                <w:ins w:id="3418" w:author="Admin" w:date="2015-07-08T13:35:00Z"/>
                <w:lang w:val="fr-FR"/>
              </w:rPr>
              <w:pPrChange w:id="3419" w:author="Admin" w:date="2015-07-08T13:36:00Z">
                <w:pPr>
                  <w:tabs>
                    <w:tab w:val="left" w:pos="1701"/>
                  </w:tabs>
                </w:pPr>
              </w:pPrChange>
            </w:pPr>
            <w:ins w:id="3420" w:author="Admin" w:date="2015-07-08T13:35:00Z">
              <w:r w:rsidRPr="006A1F2A">
                <w:rPr>
                  <w:lang w:val="fr-FR"/>
                </w:rPr>
                <w:t xml:space="preserve">Central </w:t>
              </w:r>
              <w:proofErr w:type="spellStart"/>
              <w:r w:rsidRPr="006A1F2A">
                <w:rPr>
                  <w:lang w:val="fr-FR"/>
                </w:rPr>
                <w:t>processing</w:t>
              </w:r>
              <w:proofErr w:type="spellEnd"/>
              <w:r w:rsidRPr="006A1F2A">
                <w:rPr>
                  <w:lang w:val="fr-FR"/>
                </w:rPr>
                <w:t xml:space="preserve"> unit</w:t>
              </w:r>
            </w:ins>
          </w:p>
        </w:tc>
      </w:tr>
      <w:tr w:rsidR="006A1F2A" w14:paraId="024861D2" w14:textId="77777777" w:rsidTr="006A1F2A">
        <w:trPr>
          <w:ins w:id="3421" w:author="Admin" w:date="2015-07-08T13:35:00Z"/>
        </w:trPr>
        <w:tc>
          <w:tcPr>
            <w:tcW w:w="1403" w:type="dxa"/>
            <w:tcPrChange w:id="3422" w:author="Admin" w:date="2015-07-08T13:36:00Z">
              <w:tcPr>
                <w:tcW w:w="4606" w:type="dxa"/>
              </w:tcPr>
            </w:tcPrChange>
          </w:tcPr>
          <w:p w14:paraId="3C245FD2" w14:textId="77777777" w:rsidR="006A1F2A" w:rsidRDefault="006A1F2A" w:rsidP="006A1F2A">
            <w:pPr>
              <w:tabs>
                <w:tab w:val="left" w:pos="1701"/>
              </w:tabs>
              <w:spacing w:line="360" w:lineRule="auto"/>
              <w:rPr>
                <w:ins w:id="3423" w:author="Admin" w:date="2015-07-08T13:35:00Z"/>
                <w:lang w:val="fr-FR"/>
              </w:rPr>
              <w:pPrChange w:id="3424" w:author="Admin" w:date="2015-07-08T13:36:00Z">
                <w:pPr>
                  <w:tabs>
                    <w:tab w:val="left" w:pos="1701"/>
                  </w:tabs>
                </w:pPr>
              </w:pPrChange>
            </w:pPr>
            <w:ins w:id="3425" w:author="Admin" w:date="2015-07-08T13:35:00Z">
              <w:r>
                <w:rPr>
                  <w:lang w:val="fr-FR"/>
                </w:rPr>
                <w:t>ID</w:t>
              </w:r>
            </w:ins>
          </w:p>
        </w:tc>
        <w:tc>
          <w:tcPr>
            <w:tcW w:w="7885" w:type="dxa"/>
            <w:tcPrChange w:id="3426" w:author="Admin" w:date="2015-07-08T13:36:00Z">
              <w:tcPr>
                <w:tcW w:w="4606" w:type="dxa"/>
              </w:tcPr>
            </w:tcPrChange>
          </w:tcPr>
          <w:p w14:paraId="5A7CD6C6" w14:textId="77777777" w:rsidR="006A1F2A" w:rsidRDefault="006A1F2A" w:rsidP="006A1F2A">
            <w:pPr>
              <w:tabs>
                <w:tab w:val="left" w:pos="1701"/>
              </w:tabs>
              <w:spacing w:line="360" w:lineRule="auto"/>
              <w:rPr>
                <w:ins w:id="3427" w:author="Admin" w:date="2015-07-08T13:35:00Z"/>
                <w:lang w:val="fr-FR"/>
              </w:rPr>
              <w:pPrChange w:id="3428" w:author="Admin" w:date="2015-07-08T13:36:00Z">
                <w:pPr>
                  <w:tabs>
                    <w:tab w:val="left" w:pos="1701"/>
                  </w:tabs>
                </w:pPr>
              </w:pPrChange>
            </w:pPr>
            <w:ins w:id="3429" w:author="Admin" w:date="2015-07-08T13:35:00Z">
              <w:r>
                <w:rPr>
                  <w:lang w:val="fr-FR"/>
                </w:rPr>
                <w:t>Identifier</w:t>
              </w:r>
            </w:ins>
          </w:p>
        </w:tc>
      </w:tr>
      <w:tr w:rsidR="006A1F2A" w14:paraId="18712EC3" w14:textId="77777777" w:rsidTr="006A1F2A">
        <w:trPr>
          <w:ins w:id="3430" w:author="Admin" w:date="2015-07-08T13:35:00Z"/>
        </w:trPr>
        <w:tc>
          <w:tcPr>
            <w:tcW w:w="1403" w:type="dxa"/>
            <w:tcPrChange w:id="3431" w:author="Admin" w:date="2015-07-08T13:36:00Z">
              <w:tcPr>
                <w:tcW w:w="4606" w:type="dxa"/>
              </w:tcPr>
            </w:tcPrChange>
          </w:tcPr>
          <w:p w14:paraId="2DDD5A61" w14:textId="77777777" w:rsidR="006A1F2A" w:rsidRDefault="006A1F2A" w:rsidP="006A1F2A">
            <w:pPr>
              <w:tabs>
                <w:tab w:val="left" w:pos="1701"/>
              </w:tabs>
              <w:spacing w:line="360" w:lineRule="auto"/>
              <w:rPr>
                <w:ins w:id="3432" w:author="Admin" w:date="2015-07-08T13:35:00Z"/>
                <w:lang w:val="fr-FR"/>
              </w:rPr>
              <w:pPrChange w:id="3433" w:author="Admin" w:date="2015-07-08T13:36:00Z">
                <w:pPr>
                  <w:tabs>
                    <w:tab w:val="left" w:pos="1701"/>
                  </w:tabs>
                </w:pPr>
              </w:pPrChange>
            </w:pPr>
            <w:ins w:id="3434" w:author="Admin" w:date="2015-07-08T13:35:00Z">
              <w:r w:rsidRPr="001471E5">
                <w:rPr>
                  <w:lang w:val="fr-FR"/>
                </w:rPr>
                <w:t>KI</w:t>
              </w:r>
            </w:ins>
          </w:p>
        </w:tc>
        <w:tc>
          <w:tcPr>
            <w:tcW w:w="7885" w:type="dxa"/>
            <w:tcPrChange w:id="3435" w:author="Admin" w:date="2015-07-08T13:36:00Z">
              <w:tcPr>
                <w:tcW w:w="4606" w:type="dxa"/>
              </w:tcPr>
            </w:tcPrChange>
          </w:tcPr>
          <w:p w14:paraId="1FE111B6" w14:textId="77777777" w:rsidR="006A1F2A" w:rsidRDefault="006A1F2A" w:rsidP="006A1F2A">
            <w:pPr>
              <w:tabs>
                <w:tab w:val="left" w:pos="1701"/>
              </w:tabs>
              <w:spacing w:line="360" w:lineRule="auto"/>
              <w:rPr>
                <w:ins w:id="3436" w:author="Admin" w:date="2015-07-08T13:35:00Z"/>
                <w:lang w:val="fr-FR"/>
              </w:rPr>
              <w:pPrChange w:id="3437" w:author="Admin" w:date="2015-07-08T13:36:00Z">
                <w:pPr>
                  <w:tabs>
                    <w:tab w:val="left" w:pos="1701"/>
                  </w:tabs>
                </w:pPr>
              </w:pPrChange>
            </w:pPr>
            <w:proofErr w:type="spellStart"/>
            <w:ins w:id="3438" w:author="Admin" w:date="2015-07-08T13:35:00Z">
              <w:r w:rsidRPr="006A1F2A">
                <w:rPr>
                  <w:lang w:val="fr-FR"/>
                </w:rPr>
                <w:t>Künstliche</w:t>
              </w:r>
              <w:proofErr w:type="spellEnd"/>
              <w:r w:rsidRPr="006A1F2A">
                <w:rPr>
                  <w:lang w:val="fr-FR"/>
                </w:rPr>
                <w:t xml:space="preserve"> </w:t>
              </w:r>
              <w:proofErr w:type="spellStart"/>
              <w:r w:rsidRPr="006A1F2A">
                <w:rPr>
                  <w:lang w:val="fr-FR"/>
                </w:rPr>
                <w:t>Intelligenz</w:t>
              </w:r>
              <w:proofErr w:type="spellEnd"/>
            </w:ins>
          </w:p>
        </w:tc>
      </w:tr>
      <w:tr w:rsidR="006A1F2A" w14:paraId="0D4FE2AD" w14:textId="77777777" w:rsidTr="006A1F2A">
        <w:trPr>
          <w:ins w:id="3439" w:author="Admin" w:date="2015-07-08T13:35:00Z"/>
        </w:trPr>
        <w:tc>
          <w:tcPr>
            <w:tcW w:w="1403" w:type="dxa"/>
            <w:tcPrChange w:id="3440" w:author="Admin" w:date="2015-07-08T13:36:00Z">
              <w:tcPr>
                <w:tcW w:w="4606" w:type="dxa"/>
              </w:tcPr>
            </w:tcPrChange>
          </w:tcPr>
          <w:p w14:paraId="491BB8CB" w14:textId="77777777" w:rsidR="006A1F2A" w:rsidRDefault="006A1F2A" w:rsidP="006A1F2A">
            <w:pPr>
              <w:tabs>
                <w:tab w:val="left" w:pos="1701"/>
              </w:tabs>
              <w:spacing w:line="360" w:lineRule="auto"/>
              <w:rPr>
                <w:ins w:id="3441" w:author="Admin" w:date="2015-07-08T13:35:00Z"/>
                <w:lang w:val="fr-FR"/>
              </w:rPr>
              <w:pPrChange w:id="3442" w:author="Admin" w:date="2015-07-08T13:36:00Z">
                <w:pPr>
                  <w:tabs>
                    <w:tab w:val="left" w:pos="1701"/>
                  </w:tabs>
                </w:pPr>
              </w:pPrChange>
            </w:pPr>
            <w:ins w:id="3443" w:author="Admin" w:date="2015-07-08T13:35:00Z">
              <w:r w:rsidRPr="001471E5">
                <w:t>UDP/IP</w:t>
              </w:r>
            </w:ins>
          </w:p>
        </w:tc>
        <w:tc>
          <w:tcPr>
            <w:tcW w:w="7885" w:type="dxa"/>
            <w:tcPrChange w:id="3444" w:author="Admin" w:date="2015-07-08T13:36:00Z">
              <w:tcPr>
                <w:tcW w:w="4606" w:type="dxa"/>
              </w:tcPr>
            </w:tcPrChange>
          </w:tcPr>
          <w:p w14:paraId="478D284D" w14:textId="77777777" w:rsidR="006A1F2A" w:rsidRPr="006A1F2A" w:rsidRDefault="006A1F2A" w:rsidP="006A1F2A">
            <w:pPr>
              <w:tabs>
                <w:tab w:val="left" w:pos="1701"/>
              </w:tabs>
              <w:spacing w:line="360" w:lineRule="auto"/>
              <w:rPr>
                <w:ins w:id="3445" w:author="Admin" w:date="2015-07-08T13:35:00Z"/>
                <w:szCs w:val="24"/>
                <w:lang w:val="fr-FR"/>
                <w:rPrChange w:id="3446" w:author="Admin" w:date="2015-07-08T13:36:00Z">
                  <w:rPr>
                    <w:ins w:id="3447" w:author="Admin" w:date="2015-07-08T13:35:00Z"/>
                    <w:lang w:val="fr-FR"/>
                  </w:rPr>
                </w:rPrChange>
              </w:rPr>
              <w:pPrChange w:id="3448" w:author="Admin" w:date="2015-07-08T13:36:00Z">
                <w:pPr>
                  <w:tabs>
                    <w:tab w:val="left" w:pos="1701"/>
                  </w:tabs>
                </w:pPr>
              </w:pPrChange>
            </w:pPr>
            <w:ins w:id="3449" w:author="Admin" w:date="2015-07-08T13:35:00Z">
              <w:r w:rsidRPr="006A1F2A">
                <w:rPr>
                  <w:rFonts w:cs="Arial"/>
                  <w:bCs/>
                  <w:color w:val="252525"/>
                  <w:szCs w:val="24"/>
                  <w:shd w:val="clear" w:color="auto" w:fill="FFFFFF"/>
                  <w:rPrChange w:id="3450" w:author="Admin" w:date="2015-07-08T13:36:00Z">
                    <w:rPr>
                      <w:rFonts w:cs="Arial"/>
                      <w:b/>
                      <w:bCs/>
                      <w:color w:val="252525"/>
                      <w:sz w:val="21"/>
                      <w:szCs w:val="21"/>
                      <w:shd w:val="clear" w:color="auto" w:fill="FFFFFF"/>
                    </w:rPr>
                  </w:rPrChange>
                </w:rPr>
                <w:t xml:space="preserve">User </w:t>
              </w:r>
              <w:proofErr w:type="spellStart"/>
              <w:r w:rsidRPr="006A1F2A">
                <w:rPr>
                  <w:rFonts w:cs="Arial"/>
                  <w:bCs/>
                  <w:color w:val="252525"/>
                  <w:szCs w:val="24"/>
                  <w:shd w:val="clear" w:color="auto" w:fill="FFFFFF"/>
                  <w:rPrChange w:id="3451" w:author="Admin" w:date="2015-07-08T13:36:00Z">
                    <w:rPr>
                      <w:rFonts w:cs="Arial"/>
                      <w:b/>
                      <w:bCs/>
                      <w:color w:val="252525"/>
                      <w:sz w:val="21"/>
                      <w:szCs w:val="21"/>
                      <w:shd w:val="clear" w:color="auto" w:fill="FFFFFF"/>
                    </w:rPr>
                  </w:rPrChange>
                </w:rPr>
                <w:t>Datagram</w:t>
              </w:r>
              <w:proofErr w:type="spellEnd"/>
              <w:r w:rsidRPr="006A1F2A">
                <w:rPr>
                  <w:rFonts w:cs="Arial"/>
                  <w:bCs/>
                  <w:color w:val="252525"/>
                  <w:szCs w:val="24"/>
                  <w:shd w:val="clear" w:color="auto" w:fill="FFFFFF"/>
                  <w:rPrChange w:id="3452" w:author="Admin" w:date="2015-07-08T13:36:00Z">
                    <w:rPr>
                      <w:rFonts w:cs="Arial"/>
                      <w:b/>
                      <w:bCs/>
                      <w:color w:val="252525"/>
                      <w:sz w:val="21"/>
                      <w:szCs w:val="21"/>
                      <w:shd w:val="clear" w:color="auto" w:fill="FFFFFF"/>
                    </w:rPr>
                  </w:rPrChange>
                </w:rPr>
                <w:t xml:space="preserve"> Protocol</w:t>
              </w:r>
            </w:ins>
          </w:p>
        </w:tc>
      </w:tr>
      <w:tr w:rsidR="006A1F2A" w14:paraId="13091DEE" w14:textId="77777777" w:rsidTr="006A1F2A">
        <w:trPr>
          <w:ins w:id="3453" w:author="Admin" w:date="2015-07-08T13:35:00Z"/>
        </w:trPr>
        <w:tc>
          <w:tcPr>
            <w:tcW w:w="1403" w:type="dxa"/>
            <w:tcPrChange w:id="3454" w:author="Admin" w:date="2015-07-08T13:36:00Z">
              <w:tcPr>
                <w:tcW w:w="4606" w:type="dxa"/>
              </w:tcPr>
            </w:tcPrChange>
          </w:tcPr>
          <w:p w14:paraId="4CB7AC03" w14:textId="77777777" w:rsidR="006A1F2A" w:rsidRDefault="006A1F2A" w:rsidP="006A1F2A">
            <w:pPr>
              <w:tabs>
                <w:tab w:val="left" w:pos="1701"/>
              </w:tabs>
              <w:spacing w:line="360" w:lineRule="auto"/>
              <w:rPr>
                <w:ins w:id="3455" w:author="Admin" w:date="2015-07-08T13:35:00Z"/>
                <w:lang w:val="fr-FR"/>
              </w:rPr>
              <w:pPrChange w:id="3456" w:author="Admin" w:date="2015-07-08T13:36:00Z">
                <w:pPr>
                  <w:tabs>
                    <w:tab w:val="left" w:pos="1701"/>
                  </w:tabs>
                </w:pPr>
              </w:pPrChange>
            </w:pPr>
            <w:ins w:id="3457" w:author="Admin" w:date="2015-07-08T13:35:00Z">
              <w:r>
                <w:rPr>
                  <w:lang w:val="fr-FR"/>
                </w:rPr>
                <w:t>UE4</w:t>
              </w:r>
            </w:ins>
          </w:p>
        </w:tc>
        <w:tc>
          <w:tcPr>
            <w:tcW w:w="7885" w:type="dxa"/>
            <w:tcPrChange w:id="3458" w:author="Admin" w:date="2015-07-08T13:36:00Z">
              <w:tcPr>
                <w:tcW w:w="4606" w:type="dxa"/>
              </w:tcPr>
            </w:tcPrChange>
          </w:tcPr>
          <w:p w14:paraId="3D4ECC87" w14:textId="77777777" w:rsidR="006A1F2A" w:rsidRDefault="006A1F2A" w:rsidP="006A1F2A">
            <w:pPr>
              <w:tabs>
                <w:tab w:val="left" w:pos="1701"/>
              </w:tabs>
              <w:spacing w:line="360" w:lineRule="auto"/>
              <w:rPr>
                <w:ins w:id="3459" w:author="Admin" w:date="2015-07-08T13:35:00Z"/>
                <w:lang w:val="fr-FR"/>
              </w:rPr>
              <w:pPrChange w:id="3460" w:author="Admin" w:date="2015-07-08T13:36:00Z">
                <w:pPr>
                  <w:tabs>
                    <w:tab w:val="left" w:pos="1701"/>
                  </w:tabs>
                </w:pPr>
              </w:pPrChange>
            </w:pPr>
            <w:proofErr w:type="spellStart"/>
            <w:ins w:id="3461" w:author="Admin" w:date="2015-07-08T13:35:00Z">
              <w:r>
                <w:rPr>
                  <w:lang w:val="fr-FR"/>
                </w:rPr>
                <w:t>Unreal</w:t>
              </w:r>
              <w:proofErr w:type="spellEnd"/>
              <w:r>
                <w:rPr>
                  <w:lang w:val="fr-FR"/>
                </w:rPr>
                <w:t xml:space="preserve"> Engine 4</w:t>
              </w:r>
            </w:ins>
          </w:p>
        </w:tc>
      </w:tr>
      <w:tr w:rsidR="006A1F2A" w14:paraId="03667CB8" w14:textId="77777777" w:rsidTr="006A1F2A">
        <w:trPr>
          <w:ins w:id="3462" w:author="Admin" w:date="2015-07-08T13:35:00Z"/>
        </w:trPr>
        <w:tc>
          <w:tcPr>
            <w:tcW w:w="1403" w:type="dxa"/>
            <w:tcPrChange w:id="3463" w:author="Admin" w:date="2015-07-08T13:36:00Z">
              <w:tcPr>
                <w:tcW w:w="4606" w:type="dxa"/>
              </w:tcPr>
            </w:tcPrChange>
          </w:tcPr>
          <w:p w14:paraId="5FCDE07E" w14:textId="77777777" w:rsidR="006A1F2A" w:rsidRDefault="006A1F2A" w:rsidP="006A1F2A">
            <w:pPr>
              <w:tabs>
                <w:tab w:val="left" w:pos="1701"/>
              </w:tabs>
              <w:spacing w:line="360" w:lineRule="auto"/>
              <w:rPr>
                <w:ins w:id="3464" w:author="Admin" w:date="2015-07-08T13:35:00Z"/>
                <w:lang w:val="fr-FR"/>
              </w:rPr>
              <w:pPrChange w:id="3465" w:author="Admin" w:date="2015-07-08T13:36:00Z">
                <w:pPr>
                  <w:tabs>
                    <w:tab w:val="left" w:pos="1701"/>
                  </w:tabs>
                </w:pPr>
              </w:pPrChange>
            </w:pPr>
            <w:ins w:id="3466" w:author="Admin" w:date="2015-07-08T13:35:00Z">
              <w:r w:rsidRPr="001471E5">
                <w:rPr>
                  <w:lang w:val="fr-FR"/>
                </w:rPr>
                <w:t>WYSIWYG</w:t>
              </w:r>
            </w:ins>
          </w:p>
        </w:tc>
        <w:tc>
          <w:tcPr>
            <w:tcW w:w="7885" w:type="dxa"/>
            <w:tcPrChange w:id="3467" w:author="Admin" w:date="2015-07-08T13:36:00Z">
              <w:tcPr>
                <w:tcW w:w="4606" w:type="dxa"/>
              </w:tcPr>
            </w:tcPrChange>
          </w:tcPr>
          <w:p w14:paraId="782A21FA" w14:textId="77777777" w:rsidR="006A1F2A" w:rsidRDefault="006A1F2A" w:rsidP="006A1F2A">
            <w:pPr>
              <w:tabs>
                <w:tab w:val="left" w:pos="1701"/>
              </w:tabs>
              <w:spacing w:line="360" w:lineRule="auto"/>
              <w:rPr>
                <w:ins w:id="3468" w:author="Admin" w:date="2015-07-08T13:35:00Z"/>
                <w:lang w:val="fr-FR"/>
              </w:rPr>
              <w:pPrChange w:id="3469" w:author="Admin" w:date="2015-07-08T13:36:00Z">
                <w:pPr>
                  <w:tabs>
                    <w:tab w:val="left" w:pos="1701"/>
                  </w:tabs>
                </w:pPr>
              </w:pPrChange>
            </w:pPr>
            <w:proofErr w:type="spellStart"/>
            <w:ins w:id="3470" w:author="Admin" w:date="2015-07-08T13:35:00Z">
              <w:r w:rsidRPr="006A1F2A">
                <w:rPr>
                  <w:lang w:val="fr-FR"/>
                </w:rPr>
                <w:t>What</w:t>
              </w:r>
              <w:proofErr w:type="spellEnd"/>
              <w:r w:rsidRPr="006A1F2A">
                <w:rPr>
                  <w:lang w:val="fr-FR"/>
                </w:rPr>
                <w:t xml:space="preserve"> You </w:t>
              </w:r>
              <w:proofErr w:type="spellStart"/>
              <w:r w:rsidRPr="006A1F2A">
                <w:rPr>
                  <w:lang w:val="fr-FR"/>
                </w:rPr>
                <w:t>See</w:t>
              </w:r>
              <w:proofErr w:type="spellEnd"/>
              <w:r w:rsidRPr="006A1F2A">
                <w:rPr>
                  <w:lang w:val="fr-FR"/>
                </w:rPr>
                <w:t xml:space="preserve"> Is </w:t>
              </w:r>
              <w:proofErr w:type="spellStart"/>
              <w:r w:rsidRPr="006A1F2A">
                <w:rPr>
                  <w:lang w:val="fr-FR"/>
                </w:rPr>
                <w:t>What</w:t>
              </w:r>
              <w:proofErr w:type="spellEnd"/>
              <w:r w:rsidRPr="006A1F2A">
                <w:rPr>
                  <w:lang w:val="fr-FR"/>
                </w:rPr>
                <w:t xml:space="preserve"> You </w:t>
              </w:r>
              <w:proofErr w:type="spellStart"/>
              <w:r w:rsidRPr="006A1F2A">
                <w:rPr>
                  <w:lang w:val="fr-FR"/>
                </w:rPr>
                <w:t>Get</w:t>
              </w:r>
              <w:proofErr w:type="spellEnd"/>
            </w:ins>
          </w:p>
        </w:tc>
      </w:tr>
      <w:tr w:rsidR="006A1F2A" w14:paraId="479EF121" w14:textId="77777777" w:rsidTr="006A1F2A">
        <w:trPr>
          <w:trHeight w:val="56"/>
          <w:ins w:id="3471" w:author="Admin" w:date="2015-07-08T13:35:00Z"/>
        </w:trPr>
        <w:tc>
          <w:tcPr>
            <w:tcW w:w="1403" w:type="dxa"/>
            <w:tcPrChange w:id="3472" w:author="Admin" w:date="2015-07-08T13:36:00Z">
              <w:tcPr>
                <w:tcW w:w="4606" w:type="dxa"/>
              </w:tcPr>
            </w:tcPrChange>
          </w:tcPr>
          <w:p w14:paraId="0DCB4CEE" w14:textId="77777777" w:rsidR="006A1F2A" w:rsidRDefault="006A1F2A" w:rsidP="006A1F2A">
            <w:pPr>
              <w:tabs>
                <w:tab w:val="left" w:pos="1701"/>
              </w:tabs>
              <w:spacing w:line="360" w:lineRule="auto"/>
              <w:rPr>
                <w:ins w:id="3473" w:author="Admin" w:date="2015-07-08T13:35:00Z"/>
                <w:lang w:val="fr-FR"/>
              </w:rPr>
              <w:pPrChange w:id="3474" w:author="Admin" w:date="2015-07-08T13:36:00Z">
                <w:pPr>
                  <w:tabs>
                    <w:tab w:val="left" w:pos="1701"/>
                  </w:tabs>
                </w:pPr>
              </w:pPrChange>
            </w:pPr>
            <w:ins w:id="3475" w:author="Admin" w:date="2015-07-08T13:35:00Z">
              <w:r w:rsidRPr="001471E5">
                <w:rPr>
                  <w:lang w:val="fr-FR"/>
                </w:rPr>
                <w:t>XML</w:t>
              </w:r>
            </w:ins>
          </w:p>
        </w:tc>
        <w:tc>
          <w:tcPr>
            <w:tcW w:w="7885" w:type="dxa"/>
            <w:tcPrChange w:id="3476" w:author="Admin" w:date="2015-07-08T13:36:00Z">
              <w:tcPr>
                <w:tcW w:w="4606" w:type="dxa"/>
              </w:tcPr>
            </w:tcPrChange>
          </w:tcPr>
          <w:p w14:paraId="4B52EEC6" w14:textId="77777777" w:rsidR="006A1F2A" w:rsidRDefault="006A1F2A" w:rsidP="006A1F2A">
            <w:pPr>
              <w:tabs>
                <w:tab w:val="left" w:pos="1701"/>
              </w:tabs>
              <w:spacing w:line="360" w:lineRule="auto"/>
              <w:rPr>
                <w:ins w:id="3477" w:author="Admin" w:date="2015-07-08T13:35:00Z"/>
                <w:lang w:val="fr-FR"/>
              </w:rPr>
              <w:pPrChange w:id="3478" w:author="Admin" w:date="2015-07-08T13:36:00Z">
                <w:pPr>
                  <w:tabs>
                    <w:tab w:val="left" w:pos="1701"/>
                  </w:tabs>
                </w:pPr>
              </w:pPrChange>
            </w:pPr>
            <w:ins w:id="3479" w:author="Admin" w:date="2015-07-08T13:35:00Z">
              <w:r w:rsidRPr="006A1F2A">
                <w:rPr>
                  <w:lang w:val="fr-FR"/>
                </w:rPr>
                <w:t xml:space="preserve">Extensible </w:t>
              </w:r>
              <w:proofErr w:type="spellStart"/>
              <w:r w:rsidRPr="006A1F2A">
                <w:rPr>
                  <w:lang w:val="fr-FR"/>
                </w:rPr>
                <w:t>Markup</w:t>
              </w:r>
              <w:proofErr w:type="spellEnd"/>
              <w:r w:rsidRPr="006A1F2A">
                <w:rPr>
                  <w:lang w:val="fr-FR"/>
                </w:rPr>
                <w:t xml:space="preserve"> </w:t>
              </w:r>
              <w:proofErr w:type="spellStart"/>
              <w:r w:rsidRPr="006A1F2A">
                <w:rPr>
                  <w:lang w:val="fr-FR"/>
                </w:rPr>
                <w:t>Language</w:t>
              </w:r>
              <w:proofErr w:type="spellEnd"/>
            </w:ins>
          </w:p>
        </w:tc>
      </w:tr>
    </w:tbl>
    <w:p w14:paraId="7433DEA2" w14:textId="77777777" w:rsidR="000272B7" w:rsidRDefault="000272B7" w:rsidP="006A1F2A">
      <w:pPr>
        <w:tabs>
          <w:tab w:val="left" w:pos="1701"/>
        </w:tabs>
        <w:rPr>
          <w:lang w:val="fr-FR"/>
        </w:rPr>
        <w:pPrChange w:id="3480" w:author="Admin" w:date="2015-07-08T13:36:00Z">
          <w:pPr>
            <w:tabs>
              <w:tab w:val="left" w:pos="1701"/>
            </w:tabs>
          </w:pPr>
        </w:pPrChange>
      </w:pPr>
    </w:p>
    <w:p w14:paraId="04F0D288" w14:textId="77777777" w:rsidR="00E64F9C" w:rsidRPr="00CE0563" w:rsidRDefault="00E64F9C" w:rsidP="006A1F2A">
      <w:pPr>
        <w:pPrChange w:id="3481" w:author="Admin" w:date="2015-07-08T13:36:00Z">
          <w:pPr/>
        </w:pPrChange>
      </w:pPr>
      <w:r>
        <w:rPr>
          <w:lang w:val="fr-FR"/>
        </w:rPr>
        <w:br w:type="page"/>
      </w:r>
    </w:p>
    <w:p w14:paraId="25C9719E" w14:textId="77777777" w:rsidR="00E64F9C" w:rsidRDefault="00E64F9C" w:rsidP="006A1F2A">
      <w:pPr>
        <w:pStyle w:val="berschrift1"/>
        <w:numPr>
          <w:ilvl w:val="0"/>
          <w:numId w:val="0"/>
        </w:numPr>
        <w:rPr>
          <w:ins w:id="3482" w:author="Admin" w:date="2015-07-07T14:06:00Z"/>
        </w:rPr>
        <w:pPrChange w:id="3483" w:author="Admin" w:date="2015-07-08T13:36:00Z">
          <w:pPr>
            <w:pStyle w:val="berschrift1"/>
            <w:numPr>
              <w:numId w:val="0"/>
            </w:numPr>
          </w:pPr>
        </w:pPrChange>
      </w:pPr>
      <w:bookmarkStart w:id="3484" w:name="_Toc424119199"/>
      <w:r w:rsidRPr="00CE0563">
        <w:lastRenderedPageBreak/>
        <w:t>Glossar</w:t>
      </w:r>
      <w:bookmarkEnd w:id="3484"/>
    </w:p>
    <w:tbl>
      <w:tblPr>
        <w:tblStyle w:val="Tabellenraster"/>
        <w:tblW w:w="0" w:type="auto"/>
        <w:tblLook w:val="04A0" w:firstRow="1" w:lastRow="0" w:firstColumn="1" w:lastColumn="0" w:noHBand="0" w:noVBand="1"/>
        <w:tblPrChange w:id="3485" w:author="Admin" w:date="2015-07-07T14:07:00Z">
          <w:tblPr>
            <w:tblStyle w:val="Tabellenraster"/>
            <w:tblW w:w="0" w:type="auto"/>
            <w:tblLook w:val="04A0" w:firstRow="1" w:lastRow="0" w:firstColumn="1" w:lastColumn="0" w:noHBand="0" w:noVBand="1"/>
          </w:tblPr>
        </w:tblPrChange>
      </w:tblPr>
      <w:tblGrid>
        <w:gridCol w:w="1951"/>
        <w:gridCol w:w="7261"/>
        <w:tblGridChange w:id="3486">
          <w:tblGrid>
            <w:gridCol w:w="1951"/>
            <w:gridCol w:w="2655"/>
            <w:gridCol w:w="4606"/>
          </w:tblGrid>
        </w:tblGridChange>
      </w:tblGrid>
      <w:tr w:rsidR="006A1F2A" w14:paraId="54515273" w14:textId="77777777" w:rsidTr="005057C3">
        <w:trPr>
          <w:ins w:id="3487" w:author="Admin" w:date="2015-07-08T13:36:00Z"/>
        </w:trPr>
        <w:tc>
          <w:tcPr>
            <w:tcW w:w="1951" w:type="dxa"/>
            <w:tcPrChange w:id="3488" w:author="Admin" w:date="2015-07-07T14:07:00Z">
              <w:tcPr>
                <w:tcW w:w="4606" w:type="dxa"/>
                <w:gridSpan w:val="2"/>
              </w:tcPr>
            </w:tcPrChange>
          </w:tcPr>
          <w:p w14:paraId="77452CC5" w14:textId="77777777" w:rsidR="006A1F2A" w:rsidRDefault="006A1F2A" w:rsidP="006A1F2A">
            <w:pPr>
              <w:spacing w:line="360" w:lineRule="auto"/>
              <w:rPr>
                <w:ins w:id="3489" w:author="Admin" w:date="2015-07-08T13:36:00Z"/>
              </w:rPr>
              <w:pPrChange w:id="3490" w:author="Admin" w:date="2015-07-08T13:36:00Z">
                <w:pPr/>
              </w:pPrChange>
            </w:pPr>
            <w:ins w:id="3491" w:author="Admin" w:date="2015-07-08T13:36:00Z">
              <w:r w:rsidRPr="001471E5">
                <w:t>ANSI C</w:t>
              </w:r>
            </w:ins>
          </w:p>
        </w:tc>
        <w:tc>
          <w:tcPr>
            <w:tcW w:w="7261" w:type="dxa"/>
            <w:tcPrChange w:id="3492" w:author="Admin" w:date="2015-07-07T14:07:00Z">
              <w:tcPr>
                <w:tcW w:w="4606" w:type="dxa"/>
              </w:tcPr>
            </w:tcPrChange>
          </w:tcPr>
          <w:p w14:paraId="33D382E5" w14:textId="77777777" w:rsidR="006A1F2A" w:rsidRDefault="006A1F2A" w:rsidP="006A1F2A">
            <w:pPr>
              <w:spacing w:line="360" w:lineRule="auto"/>
              <w:rPr>
                <w:ins w:id="3493" w:author="Admin" w:date="2015-07-08T13:36:00Z"/>
              </w:rPr>
              <w:pPrChange w:id="3494" w:author="Admin" w:date="2015-07-08T13:36:00Z">
                <w:pPr/>
              </w:pPrChange>
            </w:pPr>
          </w:p>
        </w:tc>
      </w:tr>
      <w:tr w:rsidR="006A1F2A" w14:paraId="065CC279" w14:textId="77777777" w:rsidTr="005057C3">
        <w:trPr>
          <w:ins w:id="3495" w:author="Admin" w:date="2015-07-08T13:36:00Z"/>
        </w:trPr>
        <w:tc>
          <w:tcPr>
            <w:tcW w:w="1951" w:type="dxa"/>
          </w:tcPr>
          <w:p w14:paraId="4ED4D5A6" w14:textId="77777777" w:rsidR="006A1F2A" w:rsidRPr="001471E5" w:rsidRDefault="006A1F2A" w:rsidP="006A1F2A">
            <w:pPr>
              <w:spacing w:line="360" w:lineRule="auto"/>
              <w:rPr>
                <w:ins w:id="3496" w:author="Admin" w:date="2015-07-08T13:36:00Z"/>
              </w:rPr>
              <w:pPrChange w:id="3497" w:author="Admin" w:date="2015-07-08T13:36:00Z">
                <w:pPr/>
              </w:pPrChange>
            </w:pPr>
            <w:ins w:id="3498" w:author="Admin" w:date="2015-07-08T13:36:00Z">
              <w:r w:rsidRPr="001471E5">
                <w:t>Bäume</w:t>
              </w:r>
            </w:ins>
          </w:p>
        </w:tc>
        <w:tc>
          <w:tcPr>
            <w:tcW w:w="7261" w:type="dxa"/>
          </w:tcPr>
          <w:p w14:paraId="56153345" w14:textId="77777777" w:rsidR="006A1F2A" w:rsidRDefault="006A1F2A" w:rsidP="006A1F2A">
            <w:pPr>
              <w:spacing w:line="360" w:lineRule="auto"/>
              <w:rPr>
                <w:ins w:id="3499" w:author="Admin" w:date="2015-07-08T13:36:00Z"/>
              </w:rPr>
              <w:pPrChange w:id="3500" w:author="Admin" w:date="2015-07-08T13:36:00Z">
                <w:pPr/>
              </w:pPrChange>
            </w:pPr>
          </w:p>
        </w:tc>
      </w:tr>
      <w:tr w:rsidR="006A1F2A" w14:paraId="2AEA3FB9" w14:textId="77777777" w:rsidTr="005057C3">
        <w:trPr>
          <w:ins w:id="3501" w:author="Admin" w:date="2015-07-08T13:36:00Z"/>
        </w:trPr>
        <w:tc>
          <w:tcPr>
            <w:tcW w:w="1951" w:type="dxa"/>
          </w:tcPr>
          <w:p w14:paraId="2F9D5EB8" w14:textId="77777777" w:rsidR="006A1F2A" w:rsidRPr="001471E5" w:rsidRDefault="006A1F2A" w:rsidP="006A1F2A">
            <w:pPr>
              <w:spacing w:line="360" w:lineRule="auto"/>
              <w:rPr>
                <w:ins w:id="3502" w:author="Admin" w:date="2015-07-08T13:36:00Z"/>
              </w:rPr>
              <w:pPrChange w:id="3503" w:author="Admin" w:date="2015-07-08T13:36:00Z">
                <w:pPr/>
              </w:pPrChange>
            </w:pPr>
            <w:ins w:id="3504" w:author="Admin" w:date="2015-07-08T13:36:00Z">
              <w:r w:rsidRPr="001471E5">
                <w:t>Blender</w:t>
              </w:r>
            </w:ins>
          </w:p>
        </w:tc>
        <w:tc>
          <w:tcPr>
            <w:tcW w:w="7261" w:type="dxa"/>
          </w:tcPr>
          <w:p w14:paraId="43478C9D" w14:textId="77777777" w:rsidR="006A1F2A" w:rsidRDefault="006A1F2A" w:rsidP="006A1F2A">
            <w:pPr>
              <w:spacing w:line="360" w:lineRule="auto"/>
              <w:rPr>
                <w:ins w:id="3505" w:author="Admin" w:date="2015-07-08T13:36:00Z"/>
              </w:rPr>
              <w:pPrChange w:id="3506" w:author="Admin" w:date="2015-07-08T13:36:00Z">
                <w:pPr/>
              </w:pPrChange>
            </w:pPr>
          </w:p>
        </w:tc>
      </w:tr>
      <w:tr w:rsidR="006A1F2A" w14:paraId="564353C1" w14:textId="77777777" w:rsidTr="005057C3">
        <w:trPr>
          <w:ins w:id="3507" w:author="Admin" w:date="2015-07-08T13:36:00Z"/>
        </w:trPr>
        <w:tc>
          <w:tcPr>
            <w:tcW w:w="1951" w:type="dxa"/>
            <w:tcPrChange w:id="3508" w:author="Admin" w:date="2015-07-07T14:07:00Z">
              <w:tcPr>
                <w:tcW w:w="4606" w:type="dxa"/>
                <w:gridSpan w:val="2"/>
              </w:tcPr>
            </w:tcPrChange>
          </w:tcPr>
          <w:p w14:paraId="779B6A21" w14:textId="77777777" w:rsidR="006A1F2A" w:rsidRDefault="006A1F2A" w:rsidP="006A1F2A">
            <w:pPr>
              <w:spacing w:line="360" w:lineRule="auto"/>
              <w:rPr>
                <w:ins w:id="3509" w:author="Admin" w:date="2015-07-08T13:36:00Z"/>
              </w:rPr>
              <w:pPrChange w:id="3510" w:author="Admin" w:date="2015-07-08T13:36:00Z">
                <w:pPr/>
              </w:pPrChange>
            </w:pPr>
            <w:proofErr w:type="spellStart"/>
            <w:ins w:id="3511" w:author="Admin" w:date="2015-07-08T13:36:00Z">
              <w:r>
                <w:t>Blueprint</w:t>
              </w:r>
              <w:proofErr w:type="spellEnd"/>
            </w:ins>
          </w:p>
        </w:tc>
        <w:tc>
          <w:tcPr>
            <w:tcW w:w="7261" w:type="dxa"/>
            <w:tcPrChange w:id="3512" w:author="Admin" w:date="2015-07-07T14:07:00Z">
              <w:tcPr>
                <w:tcW w:w="4606" w:type="dxa"/>
              </w:tcPr>
            </w:tcPrChange>
          </w:tcPr>
          <w:p w14:paraId="20437099" w14:textId="77777777" w:rsidR="006A1F2A" w:rsidRDefault="006A1F2A" w:rsidP="006A1F2A">
            <w:pPr>
              <w:spacing w:line="360" w:lineRule="auto"/>
              <w:rPr>
                <w:ins w:id="3513" w:author="Admin" w:date="2015-07-08T13:36:00Z"/>
              </w:rPr>
              <w:pPrChange w:id="3514" w:author="Admin" w:date="2015-07-08T13:36:00Z">
                <w:pPr/>
              </w:pPrChange>
            </w:pPr>
          </w:p>
        </w:tc>
      </w:tr>
      <w:tr w:rsidR="006A1F2A" w14:paraId="16E9D045" w14:textId="77777777" w:rsidTr="005057C3">
        <w:trPr>
          <w:ins w:id="3515" w:author="Admin" w:date="2015-07-08T13:36:00Z"/>
        </w:trPr>
        <w:tc>
          <w:tcPr>
            <w:tcW w:w="1951" w:type="dxa"/>
          </w:tcPr>
          <w:p w14:paraId="6FF0F976" w14:textId="77777777" w:rsidR="006A1F2A" w:rsidRPr="001471E5" w:rsidRDefault="006A1F2A" w:rsidP="006A1F2A">
            <w:pPr>
              <w:spacing w:line="360" w:lineRule="auto"/>
              <w:rPr>
                <w:ins w:id="3516" w:author="Admin" w:date="2015-07-08T13:36:00Z"/>
              </w:rPr>
              <w:pPrChange w:id="3517" w:author="Admin" w:date="2015-07-08T13:36:00Z">
                <w:pPr/>
              </w:pPrChange>
            </w:pPr>
            <w:ins w:id="3518" w:author="Admin" w:date="2015-07-08T13:36:00Z">
              <w:r w:rsidRPr="001471E5">
                <w:t>CAD Systeme</w:t>
              </w:r>
            </w:ins>
          </w:p>
        </w:tc>
        <w:tc>
          <w:tcPr>
            <w:tcW w:w="7261" w:type="dxa"/>
          </w:tcPr>
          <w:p w14:paraId="0A9F28B8" w14:textId="77777777" w:rsidR="006A1F2A" w:rsidRDefault="006A1F2A" w:rsidP="006A1F2A">
            <w:pPr>
              <w:spacing w:line="360" w:lineRule="auto"/>
              <w:rPr>
                <w:ins w:id="3519" w:author="Admin" w:date="2015-07-08T13:36:00Z"/>
              </w:rPr>
              <w:pPrChange w:id="3520" w:author="Admin" w:date="2015-07-08T13:36:00Z">
                <w:pPr/>
              </w:pPrChange>
            </w:pPr>
          </w:p>
        </w:tc>
      </w:tr>
      <w:tr w:rsidR="006A1F2A" w14:paraId="2D44787A" w14:textId="77777777" w:rsidTr="005057C3">
        <w:trPr>
          <w:ins w:id="3521" w:author="Admin" w:date="2015-07-08T13:36:00Z"/>
        </w:trPr>
        <w:tc>
          <w:tcPr>
            <w:tcW w:w="1951" w:type="dxa"/>
          </w:tcPr>
          <w:p w14:paraId="22E7AE1A" w14:textId="77777777" w:rsidR="006A1F2A" w:rsidRPr="001471E5" w:rsidRDefault="006A1F2A" w:rsidP="006A1F2A">
            <w:pPr>
              <w:spacing w:line="360" w:lineRule="auto"/>
              <w:rPr>
                <w:ins w:id="3522" w:author="Admin" w:date="2015-07-08T13:36:00Z"/>
              </w:rPr>
              <w:pPrChange w:id="3523" w:author="Admin" w:date="2015-07-08T13:36:00Z">
                <w:pPr/>
              </w:pPrChange>
            </w:pPr>
            <w:ins w:id="3524" w:author="Admin" w:date="2015-07-08T13:36:00Z">
              <w:r w:rsidRPr="001471E5">
                <w:t>Data Mining</w:t>
              </w:r>
            </w:ins>
          </w:p>
        </w:tc>
        <w:tc>
          <w:tcPr>
            <w:tcW w:w="7261" w:type="dxa"/>
          </w:tcPr>
          <w:p w14:paraId="2D0ED66A" w14:textId="77777777" w:rsidR="006A1F2A" w:rsidRDefault="006A1F2A" w:rsidP="006A1F2A">
            <w:pPr>
              <w:spacing w:line="360" w:lineRule="auto"/>
              <w:rPr>
                <w:ins w:id="3525" w:author="Admin" w:date="2015-07-08T13:36:00Z"/>
              </w:rPr>
              <w:pPrChange w:id="3526" w:author="Admin" w:date="2015-07-08T13:36:00Z">
                <w:pPr/>
              </w:pPrChange>
            </w:pPr>
          </w:p>
        </w:tc>
      </w:tr>
      <w:tr w:rsidR="006A1F2A" w14:paraId="69005244" w14:textId="77777777" w:rsidTr="005057C3">
        <w:trPr>
          <w:ins w:id="3527" w:author="Admin" w:date="2015-07-08T13:36:00Z"/>
        </w:trPr>
        <w:tc>
          <w:tcPr>
            <w:tcW w:w="1951" w:type="dxa"/>
            <w:tcPrChange w:id="3528" w:author="Admin" w:date="2015-07-07T14:07:00Z">
              <w:tcPr>
                <w:tcW w:w="4606" w:type="dxa"/>
                <w:gridSpan w:val="2"/>
              </w:tcPr>
            </w:tcPrChange>
          </w:tcPr>
          <w:p w14:paraId="36CE9D3D" w14:textId="77777777" w:rsidR="006A1F2A" w:rsidRDefault="006A1F2A" w:rsidP="006A1F2A">
            <w:pPr>
              <w:spacing w:line="360" w:lineRule="auto"/>
              <w:rPr>
                <w:ins w:id="3529" w:author="Admin" w:date="2015-07-08T13:36:00Z"/>
              </w:rPr>
              <w:pPrChange w:id="3530" w:author="Admin" w:date="2015-07-08T13:36:00Z">
                <w:pPr/>
              </w:pPrChange>
            </w:pPr>
            <w:ins w:id="3531" w:author="Admin" w:date="2015-07-08T13:36:00Z">
              <w:r>
                <w:t>Game Engine</w:t>
              </w:r>
            </w:ins>
          </w:p>
        </w:tc>
        <w:tc>
          <w:tcPr>
            <w:tcW w:w="7261" w:type="dxa"/>
            <w:tcPrChange w:id="3532" w:author="Admin" w:date="2015-07-07T14:07:00Z">
              <w:tcPr>
                <w:tcW w:w="4606" w:type="dxa"/>
              </w:tcPr>
            </w:tcPrChange>
          </w:tcPr>
          <w:p w14:paraId="2F72FA7D" w14:textId="77777777" w:rsidR="006A1F2A" w:rsidRDefault="006A1F2A" w:rsidP="006A1F2A">
            <w:pPr>
              <w:spacing w:line="360" w:lineRule="auto"/>
              <w:rPr>
                <w:ins w:id="3533" w:author="Admin" w:date="2015-07-08T13:36:00Z"/>
              </w:rPr>
              <w:pPrChange w:id="3534" w:author="Admin" w:date="2015-07-08T13:36:00Z">
                <w:pPr/>
              </w:pPrChange>
            </w:pPr>
          </w:p>
        </w:tc>
      </w:tr>
      <w:tr w:rsidR="006A1F2A" w14:paraId="32218714" w14:textId="77777777" w:rsidTr="005057C3">
        <w:trPr>
          <w:ins w:id="3535" w:author="Admin" w:date="2015-07-08T13:36:00Z"/>
        </w:trPr>
        <w:tc>
          <w:tcPr>
            <w:tcW w:w="1951" w:type="dxa"/>
            <w:tcPrChange w:id="3536" w:author="Admin" w:date="2015-07-07T14:07:00Z">
              <w:tcPr>
                <w:tcW w:w="4606" w:type="dxa"/>
                <w:gridSpan w:val="2"/>
              </w:tcPr>
            </w:tcPrChange>
          </w:tcPr>
          <w:p w14:paraId="4C60F822" w14:textId="77777777" w:rsidR="006A1F2A" w:rsidRDefault="006A1F2A" w:rsidP="006A1F2A">
            <w:pPr>
              <w:spacing w:line="360" w:lineRule="auto"/>
              <w:rPr>
                <w:ins w:id="3537" w:author="Admin" w:date="2015-07-08T13:36:00Z"/>
              </w:rPr>
              <w:pPrChange w:id="3538" w:author="Admin" w:date="2015-07-08T13:36:00Z">
                <w:pPr/>
              </w:pPrChange>
            </w:pPr>
            <w:ins w:id="3539" w:author="Admin" w:date="2015-07-08T13:36:00Z">
              <w:r w:rsidRPr="001471E5">
                <w:t>JavaScript</w:t>
              </w:r>
            </w:ins>
          </w:p>
        </w:tc>
        <w:tc>
          <w:tcPr>
            <w:tcW w:w="7261" w:type="dxa"/>
            <w:tcPrChange w:id="3540" w:author="Admin" w:date="2015-07-07T14:07:00Z">
              <w:tcPr>
                <w:tcW w:w="4606" w:type="dxa"/>
              </w:tcPr>
            </w:tcPrChange>
          </w:tcPr>
          <w:p w14:paraId="3F1C0CBD" w14:textId="77777777" w:rsidR="006A1F2A" w:rsidRDefault="006A1F2A" w:rsidP="006A1F2A">
            <w:pPr>
              <w:spacing w:line="360" w:lineRule="auto"/>
              <w:rPr>
                <w:ins w:id="3541" w:author="Admin" w:date="2015-07-08T13:36:00Z"/>
              </w:rPr>
              <w:pPrChange w:id="3542" w:author="Admin" w:date="2015-07-08T13:36:00Z">
                <w:pPr/>
              </w:pPrChange>
            </w:pPr>
          </w:p>
        </w:tc>
      </w:tr>
      <w:tr w:rsidR="006A1F2A" w14:paraId="464EF23F" w14:textId="77777777" w:rsidTr="005057C3">
        <w:trPr>
          <w:ins w:id="3543" w:author="Admin" w:date="2015-07-08T13:36:00Z"/>
        </w:trPr>
        <w:tc>
          <w:tcPr>
            <w:tcW w:w="1951" w:type="dxa"/>
          </w:tcPr>
          <w:p w14:paraId="4B47CAA1" w14:textId="77777777" w:rsidR="006A1F2A" w:rsidRPr="001471E5" w:rsidRDefault="006A1F2A" w:rsidP="006A1F2A">
            <w:pPr>
              <w:spacing w:line="360" w:lineRule="auto"/>
              <w:rPr>
                <w:ins w:id="3544" w:author="Admin" w:date="2015-07-08T13:36:00Z"/>
              </w:rPr>
              <w:pPrChange w:id="3545" w:author="Admin" w:date="2015-07-08T13:36:00Z">
                <w:pPr/>
              </w:pPrChange>
            </w:pPr>
            <w:ins w:id="3546" w:author="Admin" w:date="2015-07-08T13:36:00Z">
              <w:r w:rsidRPr="001471E5">
                <w:t>Lisp</w:t>
              </w:r>
            </w:ins>
          </w:p>
        </w:tc>
        <w:tc>
          <w:tcPr>
            <w:tcW w:w="7261" w:type="dxa"/>
          </w:tcPr>
          <w:p w14:paraId="1C355D74" w14:textId="77777777" w:rsidR="006A1F2A" w:rsidRDefault="006A1F2A" w:rsidP="006A1F2A">
            <w:pPr>
              <w:spacing w:line="360" w:lineRule="auto"/>
              <w:rPr>
                <w:ins w:id="3547" w:author="Admin" w:date="2015-07-08T13:36:00Z"/>
              </w:rPr>
              <w:pPrChange w:id="3548" w:author="Admin" w:date="2015-07-08T13:36:00Z">
                <w:pPr/>
              </w:pPrChange>
            </w:pPr>
          </w:p>
        </w:tc>
      </w:tr>
      <w:tr w:rsidR="006A1F2A" w14:paraId="17F719D0" w14:textId="77777777" w:rsidTr="005057C3">
        <w:trPr>
          <w:ins w:id="3549" w:author="Admin" w:date="2015-07-08T13:36:00Z"/>
        </w:trPr>
        <w:tc>
          <w:tcPr>
            <w:tcW w:w="1951" w:type="dxa"/>
          </w:tcPr>
          <w:p w14:paraId="5DB0432F" w14:textId="77777777" w:rsidR="006A1F2A" w:rsidRPr="001471E5" w:rsidRDefault="006A1F2A" w:rsidP="006A1F2A">
            <w:pPr>
              <w:spacing w:line="360" w:lineRule="auto"/>
              <w:rPr>
                <w:ins w:id="3550" w:author="Admin" w:date="2015-07-08T13:36:00Z"/>
              </w:rPr>
              <w:pPrChange w:id="3551" w:author="Admin" w:date="2015-07-08T13:36:00Z">
                <w:pPr/>
              </w:pPrChange>
            </w:pPr>
            <w:ins w:id="3552" w:author="Admin" w:date="2015-07-08T13:36:00Z">
              <w:r w:rsidRPr="001471E5">
                <w:t xml:space="preserve">Microsofts </w:t>
              </w:r>
              <w:proofErr w:type="spellStart"/>
              <w:r w:rsidRPr="001471E5">
                <w:t>Imagine</w:t>
              </w:r>
              <w:proofErr w:type="spellEnd"/>
              <w:r w:rsidRPr="001471E5">
                <w:t xml:space="preserve"> Cup</w:t>
              </w:r>
            </w:ins>
          </w:p>
        </w:tc>
        <w:tc>
          <w:tcPr>
            <w:tcW w:w="7261" w:type="dxa"/>
          </w:tcPr>
          <w:p w14:paraId="4E0E5C48" w14:textId="77777777" w:rsidR="006A1F2A" w:rsidRDefault="006A1F2A" w:rsidP="006A1F2A">
            <w:pPr>
              <w:spacing w:line="360" w:lineRule="auto"/>
              <w:rPr>
                <w:ins w:id="3553" w:author="Admin" w:date="2015-07-08T13:36:00Z"/>
              </w:rPr>
              <w:pPrChange w:id="3554" w:author="Admin" w:date="2015-07-08T13:36:00Z">
                <w:pPr/>
              </w:pPrChange>
            </w:pPr>
          </w:p>
        </w:tc>
      </w:tr>
      <w:tr w:rsidR="006A1F2A" w14:paraId="25B9CE25" w14:textId="77777777" w:rsidTr="005057C3">
        <w:trPr>
          <w:ins w:id="3555" w:author="Admin" w:date="2015-07-08T13:36:00Z"/>
        </w:trPr>
        <w:tc>
          <w:tcPr>
            <w:tcW w:w="1951" w:type="dxa"/>
            <w:tcPrChange w:id="3556" w:author="Admin" w:date="2015-07-07T14:07:00Z">
              <w:tcPr>
                <w:tcW w:w="4606" w:type="dxa"/>
                <w:gridSpan w:val="2"/>
              </w:tcPr>
            </w:tcPrChange>
          </w:tcPr>
          <w:p w14:paraId="7DA60A5D" w14:textId="77777777" w:rsidR="006A1F2A" w:rsidRDefault="006A1F2A" w:rsidP="006A1F2A">
            <w:pPr>
              <w:spacing w:line="360" w:lineRule="auto"/>
              <w:rPr>
                <w:ins w:id="3557" w:author="Admin" w:date="2015-07-08T13:36:00Z"/>
              </w:rPr>
              <w:pPrChange w:id="3558" w:author="Admin" w:date="2015-07-08T13:36:00Z">
                <w:pPr/>
              </w:pPrChange>
            </w:pPr>
            <w:ins w:id="3559" w:author="Admin" w:date="2015-07-08T13:36:00Z">
              <w:r w:rsidRPr="001471E5">
                <w:t>Perl</w:t>
              </w:r>
            </w:ins>
          </w:p>
        </w:tc>
        <w:tc>
          <w:tcPr>
            <w:tcW w:w="7261" w:type="dxa"/>
            <w:tcPrChange w:id="3560" w:author="Admin" w:date="2015-07-07T14:07:00Z">
              <w:tcPr>
                <w:tcW w:w="4606" w:type="dxa"/>
              </w:tcPr>
            </w:tcPrChange>
          </w:tcPr>
          <w:p w14:paraId="65E88EC3" w14:textId="77777777" w:rsidR="006A1F2A" w:rsidRDefault="006A1F2A" w:rsidP="006A1F2A">
            <w:pPr>
              <w:spacing w:line="360" w:lineRule="auto"/>
              <w:rPr>
                <w:ins w:id="3561" w:author="Admin" w:date="2015-07-08T13:36:00Z"/>
              </w:rPr>
              <w:pPrChange w:id="3562" w:author="Admin" w:date="2015-07-08T13:36:00Z">
                <w:pPr/>
              </w:pPrChange>
            </w:pPr>
          </w:p>
        </w:tc>
      </w:tr>
      <w:tr w:rsidR="006A1F2A" w14:paraId="3F0C1C62" w14:textId="77777777" w:rsidTr="005057C3">
        <w:trPr>
          <w:ins w:id="3563" w:author="Admin" w:date="2015-07-08T13:36:00Z"/>
        </w:trPr>
        <w:tc>
          <w:tcPr>
            <w:tcW w:w="1951" w:type="dxa"/>
            <w:tcPrChange w:id="3564" w:author="Admin" w:date="2015-07-07T14:07:00Z">
              <w:tcPr>
                <w:tcW w:w="4606" w:type="dxa"/>
                <w:gridSpan w:val="2"/>
              </w:tcPr>
            </w:tcPrChange>
          </w:tcPr>
          <w:p w14:paraId="64262C38" w14:textId="77777777" w:rsidR="006A1F2A" w:rsidRDefault="006A1F2A" w:rsidP="006A1F2A">
            <w:pPr>
              <w:spacing w:line="360" w:lineRule="auto"/>
              <w:rPr>
                <w:ins w:id="3565" w:author="Admin" w:date="2015-07-08T13:36:00Z"/>
              </w:rPr>
              <w:pPrChange w:id="3566" w:author="Admin" w:date="2015-07-08T13:36:00Z">
                <w:pPr/>
              </w:pPrChange>
            </w:pPr>
            <w:ins w:id="3567" w:author="Admin" w:date="2015-07-08T13:36:00Z">
              <w:r>
                <w:t>Physik Engine</w:t>
              </w:r>
            </w:ins>
          </w:p>
        </w:tc>
        <w:tc>
          <w:tcPr>
            <w:tcW w:w="7261" w:type="dxa"/>
            <w:tcPrChange w:id="3568" w:author="Admin" w:date="2015-07-07T14:07:00Z">
              <w:tcPr>
                <w:tcW w:w="4606" w:type="dxa"/>
              </w:tcPr>
            </w:tcPrChange>
          </w:tcPr>
          <w:p w14:paraId="277B44D3" w14:textId="77777777" w:rsidR="006A1F2A" w:rsidRDefault="006A1F2A" w:rsidP="006A1F2A">
            <w:pPr>
              <w:spacing w:line="360" w:lineRule="auto"/>
              <w:rPr>
                <w:ins w:id="3569" w:author="Admin" w:date="2015-07-08T13:36:00Z"/>
              </w:rPr>
              <w:pPrChange w:id="3570" w:author="Admin" w:date="2015-07-08T13:36:00Z">
                <w:pPr/>
              </w:pPrChange>
            </w:pPr>
          </w:p>
        </w:tc>
      </w:tr>
      <w:tr w:rsidR="006A1F2A" w14:paraId="62EF2E77" w14:textId="77777777" w:rsidTr="005057C3">
        <w:trPr>
          <w:ins w:id="3571" w:author="Admin" w:date="2015-07-08T13:36:00Z"/>
        </w:trPr>
        <w:tc>
          <w:tcPr>
            <w:tcW w:w="1951" w:type="dxa"/>
          </w:tcPr>
          <w:p w14:paraId="4EA9AB40" w14:textId="386FB15B" w:rsidR="006A1F2A" w:rsidRPr="001471E5" w:rsidRDefault="006A1F2A" w:rsidP="006A1F2A">
            <w:pPr>
              <w:spacing w:line="360" w:lineRule="auto"/>
              <w:rPr>
                <w:ins w:id="3572" w:author="Admin" w:date="2015-07-08T13:36:00Z"/>
              </w:rPr>
              <w:pPrChange w:id="3573" w:author="Admin" w:date="2015-07-08T13:36:00Z">
                <w:pPr/>
              </w:pPrChange>
            </w:pPr>
            <w:proofErr w:type="spellStart"/>
            <w:ins w:id="3574" w:author="Admin" w:date="2015-07-08T13:36:00Z">
              <w:r>
                <w:t>Plugin</w:t>
              </w:r>
              <w:proofErr w:type="spellEnd"/>
            </w:ins>
          </w:p>
        </w:tc>
        <w:tc>
          <w:tcPr>
            <w:tcW w:w="7261" w:type="dxa"/>
          </w:tcPr>
          <w:p w14:paraId="5E1B934F" w14:textId="77777777" w:rsidR="006A1F2A" w:rsidRDefault="006A1F2A" w:rsidP="006A1F2A">
            <w:pPr>
              <w:spacing w:line="360" w:lineRule="auto"/>
              <w:rPr>
                <w:ins w:id="3575" w:author="Admin" w:date="2015-07-08T13:36:00Z"/>
              </w:rPr>
              <w:pPrChange w:id="3576" w:author="Admin" w:date="2015-07-08T13:36:00Z">
                <w:pPr/>
              </w:pPrChange>
            </w:pPr>
          </w:p>
        </w:tc>
      </w:tr>
      <w:tr w:rsidR="006A1F2A" w14:paraId="5F325F57" w14:textId="77777777" w:rsidTr="005057C3">
        <w:trPr>
          <w:ins w:id="3577" w:author="Admin" w:date="2015-07-08T13:36:00Z"/>
        </w:trPr>
        <w:tc>
          <w:tcPr>
            <w:tcW w:w="1951" w:type="dxa"/>
          </w:tcPr>
          <w:p w14:paraId="0CD6733C" w14:textId="77777777" w:rsidR="006A1F2A" w:rsidRPr="001471E5" w:rsidRDefault="006A1F2A" w:rsidP="006A1F2A">
            <w:pPr>
              <w:spacing w:line="360" w:lineRule="auto"/>
              <w:rPr>
                <w:ins w:id="3578" w:author="Admin" w:date="2015-07-08T13:36:00Z"/>
              </w:rPr>
              <w:pPrChange w:id="3579" w:author="Admin" w:date="2015-07-08T13:36:00Z">
                <w:pPr/>
              </w:pPrChange>
            </w:pPr>
            <w:ins w:id="3580" w:author="Admin" w:date="2015-07-08T13:36:00Z">
              <w:r w:rsidRPr="001471E5">
                <w:t>Prolog</w:t>
              </w:r>
            </w:ins>
          </w:p>
        </w:tc>
        <w:tc>
          <w:tcPr>
            <w:tcW w:w="7261" w:type="dxa"/>
          </w:tcPr>
          <w:p w14:paraId="1A0F7CC5" w14:textId="77777777" w:rsidR="006A1F2A" w:rsidRDefault="006A1F2A" w:rsidP="006A1F2A">
            <w:pPr>
              <w:spacing w:line="360" w:lineRule="auto"/>
              <w:rPr>
                <w:ins w:id="3581" w:author="Admin" w:date="2015-07-08T13:36:00Z"/>
              </w:rPr>
              <w:pPrChange w:id="3582" w:author="Admin" w:date="2015-07-08T13:36:00Z">
                <w:pPr/>
              </w:pPrChange>
            </w:pPr>
          </w:p>
        </w:tc>
      </w:tr>
      <w:tr w:rsidR="006A1F2A" w14:paraId="69CC23FC" w14:textId="77777777" w:rsidTr="005057C3">
        <w:trPr>
          <w:ins w:id="3583" w:author="Admin" w:date="2015-07-08T13:36:00Z"/>
        </w:trPr>
        <w:tc>
          <w:tcPr>
            <w:tcW w:w="1951" w:type="dxa"/>
            <w:tcPrChange w:id="3584" w:author="Admin" w:date="2015-07-07T14:07:00Z">
              <w:tcPr>
                <w:tcW w:w="4606" w:type="dxa"/>
                <w:gridSpan w:val="2"/>
              </w:tcPr>
            </w:tcPrChange>
          </w:tcPr>
          <w:p w14:paraId="2A807B47" w14:textId="77777777" w:rsidR="006A1F2A" w:rsidRDefault="006A1F2A" w:rsidP="006A1F2A">
            <w:pPr>
              <w:spacing w:line="360" w:lineRule="auto"/>
              <w:rPr>
                <w:ins w:id="3585" w:author="Admin" w:date="2015-07-08T13:36:00Z"/>
              </w:rPr>
              <w:pPrChange w:id="3586" w:author="Admin" w:date="2015-07-08T13:36:00Z">
                <w:pPr/>
              </w:pPrChange>
            </w:pPr>
            <w:ins w:id="3587" w:author="Admin" w:date="2015-07-08T13:36:00Z">
              <w:r w:rsidRPr="001471E5">
                <w:t>Python</w:t>
              </w:r>
            </w:ins>
          </w:p>
        </w:tc>
        <w:tc>
          <w:tcPr>
            <w:tcW w:w="7261" w:type="dxa"/>
            <w:tcPrChange w:id="3588" w:author="Admin" w:date="2015-07-07T14:07:00Z">
              <w:tcPr>
                <w:tcW w:w="4606" w:type="dxa"/>
              </w:tcPr>
            </w:tcPrChange>
          </w:tcPr>
          <w:p w14:paraId="1E061123" w14:textId="77777777" w:rsidR="006A1F2A" w:rsidRDefault="006A1F2A" w:rsidP="006A1F2A">
            <w:pPr>
              <w:spacing w:line="360" w:lineRule="auto"/>
              <w:rPr>
                <w:ins w:id="3589" w:author="Admin" w:date="2015-07-08T13:36:00Z"/>
              </w:rPr>
              <w:pPrChange w:id="3590" w:author="Admin" w:date="2015-07-08T13:36:00Z">
                <w:pPr/>
              </w:pPrChange>
            </w:pPr>
          </w:p>
        </w:tc>
      </w:tr>
      <w:tr w:rsidR="006A1F2A" w14:paraId="33FF2C89" w14:textId="77777777" w:rsidTr="005057C3">
        <w:trPr>
          <w:ins w:id="3591" w:author="Admin" w:date="2015-07-08T13:36:00Z"/>
        </w:trPr>
        <w:tc>
          <w:tcPr>
            <w:tcW w:w="1951" w:type="dxa"/>
          </w:tcPr>
          <w:p w14:paraId="578D6432" w14:textId="77777777" w:rsidR="006A1F2A" w:rsidRPr="001471E5" w:rsidRDefault="006A1F2A" w:rsidP="006A1F2A">
            <w:pPr>
              <w:spacing w:line="360" w:lineRule="auto"/>
              <w:rPr>
                <w:ins w:id="3592" w:author="Admin" w:date="2015-07-08T13:36:00Z"/>
              </w:rPr>
              <w:pPrChange w:id="3593" w:author="Admin" w:date="2015-07-08T13:36:00Z">
                <w:pPr/>
              </w:pPrChange>
            </w:pPr>
            <w:proofErr w:type="spellStart"/>
            <w:ins w:id="3594" w:author="Admin" w:date="2015-07-08T13:36:00Z">
              <w:r w:rsidRPr="001471E5">
                <w:t>Shadereffekte</w:t>
              </w:r>
              <w:proofErr w:type="spellEnd"/>
            </w:ins>
          </w:p>
        </w:tc>
        <w:tc>
          <w:tcPr>
            <w:tcW w:w="7261" w:type="dxa"/>
          </w:tcPr>
          <w:p w14:paraId="6649B059" w14:textId="77777777" w:rsidR="006A1F2A" w:rsidRDefault="006A1F2A" w:rsidP="006A1F2A">
            <w:pPr>
              <w:spacing w:line="360" w:lineRule="auto"/>
              <w:rPr>
                <w:ins w:id="3595" w:author="Admin" w:date="2015-07-08T13:36:00Z"/>
              </w:rPr>
              <w:pPrChange w:id="3596" w:author="Admin" w:date="2015-07-08T13:36:00Z">
                <w:pPr/>
              </w:pPrChange>
            </w:pPr>
          </w:p>
        </w:tc>
      </w:tr>
      <w:tr w:rsidR="006A1F2A" w14:paraId="5FBEEDEA" w14:textId="77777777" w:rsidTr="005057C3">
        <w:trPr>
          <w:ins w:id="3597" w:author="Admin" w:date="2015-07-08T13:36:00Z"/>
        </w:trPr>
        <w:tc>
          <w:tcPr>
            <w:tcW w:w="1951" w:type="dxa"/>
          </w:tcPr>
          <w:p w14:paraId="5F5C5451" w14:textId="77777777" w:rsidR="006A1F2A" w:rsidRPr="001471E5" w:rsidRDefault="006A1F2A" w:rsidP="006A1F2A">
            <w:pPr>
              <w:spacing w:line="360" w:lineRule="auto"/>
              <w:rPr>
                <w:ins w:id="3598" w:author="Admin" w:date="2015-07-08T13:36:00Z"/>
              </w:rPr>
              <w:pPrChange w:id="3599" w:author="Admin" w:date="2015-07-08T13:36:00Z">
                <w:pPr/>
              </w:pPrChange>
            </w:pPr>
            <w:ins w:id="3600" w:author="Admin" w:date="2015-07-08T13:36:00Z">
              <w:r w:rsidRPr="001471E5">
                <w:t>Skript(</w:t>
              </w:r>
              <w:proofErr w:type="spellStart"/>
              <w:r w:rsidRPr="001471E5">
                <w:t>sprache</w:t>
              </w:r>
              <w:proofErr w:type="spellEnd"/>
              <w:r w:rsidRPr="001471E5">
                <w:t>)</w:t>
              </w:r>
            </w:ins>
          </w:p>
        </w:tc>
        <w:tc>
          <w:tcPr>
            <w:tcW w:w="7261" w:type="dxa"/>
          </w:tcPr>
          <w:p w14:paraId="741B8B61" w14:textId="77777777" w:rsidR="006A1F2A" w:rsidRDefault="006A1F2A" w:rsidP="006A1F2A">
            <w:pPr>
              <w:spacing w:line="360" w:lineRule="auto"/>
              <w:rPr>
                <w:ins w:id="3601" w:author="Admin" w:date="2015-07-08T13:36:00Z"/>
              </w:rPr>
              <w:pPrChange w:id="3602" w:author="Admin" w:date="2015-07-08T13:36:00Z">
                <w:pPr/>
              </w:pPrChange>
            </w:pPr>
          </w:p>
        </w:tc>
      </w:tr>
      <w:tr w:rsidR="006A1F2A" w14:paraId="13632FEC" w14:textId="77777777" w:rsidTr="005057C3">
        <w:trPr>
          <w:ins w:id="3603" w:author="Admin" w:date="2015-07-08T13:36:00Z"/>
        </w:trPr>
        <w:tc>
          <w:tcPr>
            <w:tcW w:w="1951" w:type="dxa"/>
          </w:tcPr>
          <w:p w14:paraId="3ABA1694" w14:textId="77777777" w:rsidR="006A1F2A" w:rsidRPr="001471E5" w:rsidRDefault="006A1F2A" w:rsidP="006A1F2A">
            <w:pPr>
              <w:spacing w:line="360" w:lineRule="auto"/>
              <w:rPr>
                <w:ins w:id="3604" w:author="Admin" w:date="2015-07-08T13:36:00Z"/>
              </w:rPr>
              <w:pPrChange w:id="3605" w:author="Admin" w:date="2015-07-08T13:36:00Z">
                <w:pPr/>
              </w:pPrChange>
            </w:pPr>
            <w:ins w:id="3606" w:author="Admin" w:date="2015-07-08T13:36:00Z">
              <w:r w:rsidRPr="001471E5">
                <w:t>UDP/IP</w:t>
              </w:r>
            </w:ins>
          </w:p>
        </w:tc>
        <w:tc>
          <w:tcPr>
            <w:tcW w:w="7261" w:type="dxa"/>
          </w:tcPr>
          <w:p w14:paraId="10010D2D" w14:textId="77777777" w:rsidR="006A1F2A" w:rsidRDefault="006A1F2A" w:rsidP="006A1F2A">
            <w:pPr>
              <w:spacing w:line="360" w:lineRule="auto"/>
              <w:rPr>
                <w:ins w:id="3607" w:author="Admin" w:date="2015-07-08T13:36:00Z"/>
              </w:rPr>
              <w:pPrChange w:id="3608" w:author="Admin" w:date="2015-07-08T13:36:00Z">
                <w:pPr/>
              </w:pPrChange>
            </w:pPr>
          </w:p>
        </w:tc>
      </w:tr>
      <w:tr w:rsidR="006A1F2A" w14:paraId="40C03782" w14:textId="77777777" w:rsidTr="005057C3">
        <w:trPr>
          <w:ins w:id="3609" w:author="Admin" w:date="2015-07-08T13:36:00Z"/>
        </w:trPr>
        <w:tc>
          <w:tcPr>
            <w:tcW w:w="1951" w:type="dxa"/>
          </w:tcPr>
          <w:p w14:paraId="5F322987" w14:textId="77777777" w:rsidR="006A1F2A" w:rsidRPr="001471E5" w:rsidRDefault="006A1F2A" w:rsidP="006A1F2A">
            <w:pPr>
              <w:spacing w:line="360" w:lineRule="auto"/>
              <w:rPr>
                <w:ins w:id="3610" w:author="Admin" w:date="2015-07-08T13:36:00Z"/>
              </w:rPr>
              <w:pPrChange w:id="3611" w:author="Admin" w:date="2015-07-08T13:36:00Z">
                <w:pPr/>
              </w:pPrChange>
            </w:pPr>
            <w:ins w:id="3612" w:author="Admin" w:date="2015-07-08T13:36:00Z">
              <w:r w:rsidRPr="001471E5">
                <w:t>XML</w:t>
              </w:r>
            </w:ins>
          </w:p>
        </w:tc>
        <w:tc>
          <w:tcPr>
            <w:tcW w:w="7261" w:type="dxa"/>
          </w:tcPr>
          <w:p w14:paraId="2270141C" w14:textId="77777777" w:rsidR="006A1F2A" w:rsidRDefault="006A1F2A" w:rsidP="006A1F2A">
            <w:pPr>
              <w:spacing w:line="360" w:lineRule="auto"/>
              <w:rPr>
                <w:ins w:id="3613" w:author="Admin" w:date="2015-07-08T13:36:00Z"/>
              </w:rPr>
              <w:pPrChange w:id="3614" w:author="Admin" w:date="2015-07-08T13:36:00Z">
                <w:pPr/>
              </w:pPrChange>
            </w:pPr>
          </w:p>
        </w:tc>
      </w:tr>
    </w:tbl>
    <w:p w14:paraId="1877F924" w14:textId="77777777" w:rsidR="005057C3" w:rsidRPr="005057C3" w:rsidRDefault="005057C3" w:rsidP="006A1F2A">
      <w:pPr>
        <w:rPr>
          <w:rPrChange w:id="3615" w:author="Admin" w:date="2015-07-07T14:06:00Z">
            <w:rPr>
              <w:lang w:val="fr-FR"/>
            </w:rPr>
          </w:rPrChange>
        </w:rPr>
        <w:pPrChange w:id="3616"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 w:author="Admin" w:date="2015-07-06T13:16:00Z" w:initials="A">
    <w:p w14:paraId="268E30ED" w14:textId="77777777" w:rsidR="006A1F2A" w:rsidRDefault="006A1F2A">
      <w:pPr>
        <w:pStyle w:val="Kommentartext"/>
      </w:pPr>
      <w:r>
        <w:rPr>
          <w:rStyle w:val="Kommentarzeichen"/>
        </w:rPr>
        <w:annotationRef/>
      </w:r>
      <w:r>
        <w:t>Würde ich hier vermutlich raus lassen</w:t>
      </w:r>
    </w:p>
  </w:comment>
  <w:comment w:id="1333" w:author="Admin" w:date="2015-07-08T11:06:00Z" w:initials="A">
    <w:p w14:paraId="193E0BD8" w14:textId="01955273" w:rsidR="006A1F2A" w:rsidRDefault="006A1F2A">
      <w:pPr>
        <w:pStyle w:val="Kommentartext"/>
      </w:pPr>
      <w:r>
        <w:rPr>
          <w:rStyle w:val="Kommentarzeichen"/>
        </w:rPr>
        <w:annotationRef/>
      </w:r>
      <w:r>
        <w:t>Quelle</w:t>
      </w:r>
    </w:p>
  </w:comment>
  <w:comment w:id="1334" w:author="Admin" w:date="2015-07-08T11:06:00Z" w:initials="A">
    <w:p w14:paraId="27ED9E00" w14:textId="7C59B9E9" w:rsidR="006A1F2A" w:rsidRDefault="006A1F2A">
      <w:pPr>
        <w:pStyle w:val="Kommentartext"/>
      </w:pPr>
      <w:r>
        <w:rPr>
          <w:rStyle w:val="Kommentarzeichen"/>
        </w:rPr>
        <w:annotationRef/>
      </w:r>
      <w:r>
        <w:t>Quelle</w:t>
      </w:r>
    </w:p>
  </w:comment>
  <w:comment w:id="1344" w:author="Admin" w:date="2015-07-08T11:23:00Z" w:initials="A">
    <w:p w14:paraId="4F8A26DB" w14:textId="0D4A935A" w:rsidR="006A1F2A" w:rsidRDefault="006A1F2A">
      <w:pPr>
        <w:pStyle w:val="Kommentartext"/>
      </w:pPr>
      <w:r>
        <w:rPr>
          <w:rStyle w:val="Kommentarzeichen"/>
        </w:rPr>
        <w:annotationRef/>
      </w:r>
      <w:r>
        <w:t>Quelle</w:t>
      </w:r>
    </w:p>
  </w:comment>
  <w:comment w:id="1442" w:author="Admin" w:date="2015-07-06T13:41:00Z" w:initials="A">
    <w:p w14:paraId="308F9E12" w14:textId="3051D65C" w:rsidR="006A1F2A" w:rsidRDefault="006A1F2A">
      <w:pPr>
        <w:pStyle w:val="Kommentartext"/>
      </w:pPr>
      <w:r>
        <w:rPr>
          <w:rStyle w:val="Kommentarzeichen"/>
        </w:rPr>
        <w:annotationRef/>
      </w:r>
      <w:r>
        <w:t>Alternative Script Sprachen wie JS, Python, Perl… Technologie Entscheidung?</w:t>
      </w:r>
    </w:p>
  </w:comment>
  <w:comment w:id="1464" w:author="Admin" w:date="2015-07-07T13:36:00Z" w:initials="A">
    <w:p w14:paraId="256DC51C" w14:textId="5CD039FD" w:rsidR="006A1F2A" w:rsidRDefault="006A1F2A">
      <w:pPr>
        <w:pStyle w:val="Kommentartext"/>
      </w:pPr>
      <w:r>
        <w:rPr>
          <w:rStyle w:val="Kommentarzeichen"/>
        </w:rPr>
        <w:annotationRef/>
      </w:r>
      <w:r>
        <w:t>Quelle</w:t>
      </w:r>
    </w:p>
  </w:comment>
  <w:comment w:id="1477" w:author="Admin" w:date="2015-07-06T13:44:00Z" w:initials="A">
    <w:p w14:paraId="2EBC50FB" w14:textId="4A347B2D" w:rsidR="006A1F2A" w:rsidRDefault="006A1F2A">
      <w:pPr>
        <w:pStyle w:val="Kommentartext"/>
      </w:pPr>
      <w:r>
        <w:rPr>
          <w:rStyle w:val="Kommentarzeichen"/>
        </w:rPr>
        <w:annotationRef/>
      </w:r>
      <w:r>
        <w:t>Warum?</w:t>
      </w:r>
      <w:r>
        <w:br/>
        <w:t>Aufbau von LUA? Reiner ANSI C Code ohne externe Abhängigkeiten</w:t>
      </w:r>
    </w:p>
  </w:comment>
  <w:comment w:id="1482" w:author="Admin" w:date="2015-07-06T13:44:00Z" w:initials="A">
    <w:p w14:paraId="05CD271F" w14:textId="7799719B" w:rsidR="006A1F2A" w:rsidRDefault="006A1F2A">
      <w:pPr>
        <w:pStyle w:val="Kommentartext"/>
      </w:pPr>
      <w:r>
        <w:rPr>
          <w:rStyle w:val="Kommentarzeichen"/>
        </w:rPr>
        <w:annotationRef/>
      </w:r>
      <w:r>
        <w:t xml:space="preserve">-Etwas zum Ursprung </w:t>
      </w:r>
      <w:proofErr w:type="spellStart"/>
      <w:r>
        <w:t>luas</w:t>
      </w:r>
      <w:proofErr w:type="spellEnd"/>
      <w:r>
        <w:br/>
        <w:t>-Lizenz (MIT)</w:t>
      </w:r>
    </w:p>
    <w:p w14:paraId="54A83B4C" w14:textId="3DA7FD8D" w:rsidR="006A1F2A" w:rsidRDefault="006A1F2A">
      <w:pPr>
        <w:pStyle w:val="Kommentartext"/>
      </w:pPr>
      <w:r>
        <w:t>-sehr klein</w:t>
      </w:r>
    </w:p>
  </w:comment>
  <w:comment w:id="1511" w:author="Admin" w:date="2015-07-07T13:36:00Z" w:initials="A">
    <w:p w14:paraId="3B4D94A0" w14:textId="2D5FFAF4" w:rsidR="006A1F2A" w:rsidRDefault="006A1F2A">
      <w:pPr>
        <w:pStyle w:val="Kommentartext"/>
      </w:pPr>
      <w:r>
        <w:rPr>
          <w:rStyle w:val="Kommentarzeichen"/>
        </w:rPr>
        <w:annotationRef/>
      </w:r>
      <w:r>
        <w:t>Quelle</w:t>
      </w:r>
    </w:p>
  </w:comment>
  <w:comment w:id="1538" w:author="Admin" w:date="2015-07-06T13:51:00Z" w:initials="A">
    <w:p w14:paraId="38C6A1E3" w14:textId="7F77EC4C" w:rsidR="006A1F2A" w:rsidRDefault="006A1F2A">
      <w:pPr>
        <w:pStyle w:val="Kommentartext"/>
      </w:pPr>
      <w:r>
        <w:rPr>
          <w:rStyle w:val="Kommentarzeichen"/>
        </w:rPr>
        <w:annotationRef/>
      </w:r>
      <w:r>
        <w:t>Na ja etwas komisch ausgedrückt. Evtl. die kognitive Fähigkeit von Computern zu ermöglichen oder so was…</w:t>
      </w:r>
    </w:p>
  </w:comment>
  <w:comment w:id="1586" w:author="Admin" w:date="2015-07-06T14:01:00Z" w:initials="A">
    <w:p w14:paraId="2338AF66" w14:textId="0C42976E" w:rsidR="006A1F2A" w:rsidRDefault="006A1F2A">
      <w:pPr>
        <w:pStyle w:val="Kommentartext"/>
      </w:pPr>
      <w:r>
        <w:t xml:space="preserve">In Klammer evtl. </w:t>
      </w:r>
      <w:r>
        <w:rPr>
          <w:rStyle w:val="Kommentarzeichen"/>
        </w:rPr>
        <w:annotationRef/>
      </w:r>
      <w:r>
        <w:t>(Betreuer Herr Fahr)?</w:t>
      </w:r>
    </w:p>
  </w:comment>
  <w:comment w:id="1590" w:author="Admin" w:date="2015-07-06T14:02:00Z" w:initials="A">
    <w:p w14:paraId="5B3ABF46" w14:textId="37220125" w:rsidR="006A1F2A" w:rsidRDefault="006A1F2A">
      <w:pPr>
        <w:pStyle w:val="Kommentartext"/>
      </w:pPr>
      <w:r>
        <w:rPr>
          <w:rStyle w:val="Kommentarzeichen"/>
        </w:rPr>
        <w:annotationRef/>
      </w:r>
      <w:r>
        <w:t>Diagramm?</w:t>
      </w:r>
    </w:p>
  </w:comment>
  <w:comment w:id="1591" w:author="Michael K." w:date="2015-07-06T22:03:00Z" w:initials="MK">
    <w:p w14:paraId="4FFD4CC6" w14:textId="6D170C16" w:rsidR="006A1F2A" w:rsidRDefault="006A1F2A">
      <w:pPr>
        <w:pStyle w:val="Kommentartext"/>
      </w:pPr>
      <w:r>
        <w:rPr>
          <w:rStyle w:val="Kommentarzeichen"/>
        </w:rPr>
        <w:annotationRef/>
      </w:r>
      <w:r>
        <w:t>Excel Meilenstein bisschen erweitern wird’s auch tun?</w:t>
      </w:r>
    </w:p>
  </w:comment>
  <w:comment w:id="1592" w:author="Admin" w:date="2015-07-07T10:38:00Z" w:initials="A">
    <w:p w14:paraId="66D14B68" w14:textId="60DF58D8" w:rsidR="006A1F2A" w:rsidRDefault="006A1F2A">
      <w:pPr>
        <w:pStyle w:val="Kommentartext"/>
      </w:pPr>
      <w:r>
        <w:rPr>
          <w:rStyle w:val="Kommentarzeichen"/>
        </w:rPr>
        <w:annotationRef/>
      </w:r>
      <w:r>
        <w:t>Ja so was</w:t>
      </w:r>
    </w:p>
  </w:comment>
  <w:comment w:id="1619" w:author="Admin" w:date="2015-07-06T14:03:00Z" w:initials="A">
    <w:p w14:paraId="0774F42E" w14:textId="08164C8F" w:rsidR="006A1F2A" w:rsidRDefault="006A1F2A">
      <w:pPr>
        <w:pStyle w:val="Kommentartext"/>
      </w:pPr>
      <w:r>
        <w:rPr>
          <w:rStyle w:val="Kommentarzeichen"/>
        </w:rPr>
        <w:annotationRef/>
      </w:r>
      <w:r>
        <w:t>Einheitliche Schreibweise !!!</w:t>
      </w:r>
    </w:p>
  </w:comment>
  <w:comment w:id="1645" w:author="Admin" w:date="2015-07-06T14:07:00Z" w:initials="A">
    <w:p w14:paraId="431B96E2" w14:textId="5FE5D0D0" w:rsidR="006A1F2A" w:rsidRDefault="006A1F2A">
      <w:pPr>
        <w:pStyle w:val="Kommentartext"/>
      </w:pPr>
      <w:r>
        <w:rPr>
          <w:rStyle w:val="Kommentarzeichen"/>
        </w:rPr>
        <w:annotationRef/>
      </w:r>
      <w:r>
        <w:t>Zu vor immer Fußballspieler jetzt sind es Roboter?</w:t>
      </w:r>
    </w:p>
  </w:comment>
  <w:comment w:id="1652" w:author="Admin" w:date="2015-07-07T13:38:00Z" w:initials="A">
    <w:p w14:paraId="562B22C7" w14:textId="2FDAF7F4" w:rsidR="006A1F2A" w:rsidRDefault="006A1F2A">
      <w:pPr>
        <w:pStyle w:val="Kommentartext"/>
      </w:pPr>
      <w:r>
        <w:rPr>
          <w:rStyle w:val="Kommentarzeichen"/>
        </w:rPr>
        <w:annotationRef/>
      </w:r>
      <w:r>
        <w:t>Quelle</w:t>
      </w:r>
    </w:p>
  </w:comment>
  <w:comment w:id="2713" w:author="Admin" w:date="2015-07-07T13:41:00Z" w:initials="A">
    <w:p w14:paraId="52559C8D" w14:textId="21A567E0" w:rsidR="006A1F2A" w:rsidRDefault="006A1F2A">
      <w:pPr>
        <w:pStyle w:val="Kommentartext"/>
      </w:pPr>
      <w:r>
        <w:rPr>
          <w:rStyle w:val="Kommentarzeichen"/>
        </w:rPr>
        <w:annotationRef/>
      </w:r>
      <w:r>
        <w:t>Quelle</w:t>
      </w:r>
    </w:p>
  </w:comment>
  <w:comment w:id="2720" w:author="Admin" w:date="2015-07-07T13:42:00Z" w:initials="A">
    <w:p w14:paraId="618EB11F" w14:textId="268F4B3C" w:rsidR="006A1F2A" w:rsidRDefault="006A1F2A">
      <w:pPr>
        <w:pStyle w:val="Kommentartext"/>
      </w:pPr>
      <w:r>
        <w:rPr>
          <w:rStyle w:val="Kommentarzeichen"/>
        </w:rPr>
        <w:annotationRef/>
      </w:r>
      <w:r>
        <w:t xml:space="preserve">Evtl. auch </w:t>
      </w:r>
      <w:proofErr w:type="spellStart"/>
      <w:r>
        <w:t>ne</w:t>
      </w:r>
      <w:proofErr w:type="spellEnd"/>
      <w:r>
        <w:t xml:space="preserve"> Quelle</w:t>
      </w:r>
    </w:p>
  </w:comment>
  <w:comment w:id="3155" w:author="Admin" w:date="2015-07-06T14:54:00Z" w:initials="A">
    <w:p w14:paraId="6AFAE70E" w14:textId="4044CE88" w:rsidR="006A1F2A" w:rsidRDefault="006A1F2A">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4F8A26DB" w15:done="0"/>
  <w15:commentEx w15:paraId="308F9E12" w15:done="0"/>
  <w15:commentEx w15:paraId="256DC51C" w15:done="0"/>
  <w15:commentEx w15:paraId="2EBC50FB" w15:done="0"/>
  <w15:commentEx w15:paraId="54A83B4C"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83EE4" w14:textId="77777777" w:rsidR="0076061B" w:rsidRDefault="0076061B" w:rsidP="00081F4B">
      <w:pPr>
        <w:spacing w:line="240" w:lineRule="auto"/>
      </w:pPr>
      <w:r>
        <w:separator/>
      </w:r>
    </w:p>
  </w:endnote>
  <w:endnote w:type="continuationSeparator" w:id="0">
    <w:p w14:paraId="0F2E842A" w14:textId="77777777" w:rsidR="0076061B" w:rsidRDefault="0076061B"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6A1F2A" w:rsidRDefault="006A1F2A">
        <w:pPr>
          <w:pStyle w:val="Fuzeile"/>
          <w:jc w:val="right"/>
        </w:pPr>
        <w:r>
          <w:fldChar w:fldCharType="begin"/>
        </w:r>
        <w:r>
          <w:instrText>PAGE   \* MERGEFORMAT</w:instrText>
        </w:r>
        <w:r>
          <w:fldChar w:fldCharType="separate"/>
        </w:r>
        <w:r w:rsidR="00275CC0">
          <w:rPr>
            <w:noProof/>
          </w:rPr>
          <w:t>V</w:t>
        </w:r>
        <w:r>
          <w:fldChar w:fldCharType="end"/>
        </w:r>
      </w:p>
    </w:sdtContent>
  </w:sdt>
  <w:p w14:paraId="04BA6742" w14:textId="77777777" w:rsidR="006A1F2A" w:rsidRDefault="006A1F2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6A1F2A" w:rsidRDefault="006A1F2A">
    <w:pPr>
      <w:pStyle w:val="Fuzeile"/>
      <w:jc w:val="right"/>
    </w:pPr>
  </w:p>
  <w:p w14:paraId="6043DAC7" w14:textId="77777777" w:rsidR="006A1F2A" w:rsidRDefault="006A1F2A">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6A1F2A" w:rsidRDefault="006A1F2A">
        <w:pPr>
          <w:pStyle w:val="Fuzeile"/>
          <w:jc w:val="right"/>
        </w:pPr>
        <w:r>
          <w:fldChar w:fldCharType="begin"/>
        </w:r>
        <w:r>
          <w:instrText>PAGE   \* MERGEFORMAT</w:instrText>
        </w:r>
        <w:r>
          <w:fldChar w:fldCharType="separate"/>
        </w:r>
        <w:r w:rsidR="00275CC0">
          <w:rPr>
            <w:noProof/>
          </w:rPr>
          <w:t>I</w:t>
        </w:r>
        <w:r>
          <w:fldChar w:fldCharType="end"/>
        </w:r>
      </w:p>
    </w:sdtContent>
  </w:sdt>
  <w:p w14:paraId="514E9DF3" w14:textId="77777777" w:rsidR="006A1F2A" w:rsidRDefault="006A1F2A">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6A1F2A" w:rsidRDefault="006A1F2A">
        <w:pPr>
          <w:pStyle w:val="Fuzeile"/>
          <w:jc w:val="right"/>
        </w:pPr>
        <w:r>
          <w:fldChar w:fldCharType="begin"/>
        </w:r>
        <w:r>
          <w:instrText>PAGE   \* MERGEFORMAT</w:instrText>
        </w:r>
        <w:r>
          <w:fldChar w:fldCharType="separate"/>
        </w:r>
        <w:r w:rsidR="00275CC0">
          <w:rPr>
            <w:noProof/>
          </w:rPr>
          <w:t>I</w:t>
        </w:r>
        <w:r>
          <w:fldChar w:fldCharType="end"/>
        </w:r>
      </w:p>
    </w:sdtContent>
  </w:sdt>
  <w:p w14:paraId="7D93E7FA" w14:textId="77777777" w:rsidR="006A1F2A" w:rsidRDefault="006A1F2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CA5FB" w14:textId="77777777" w:rsidR="0076061B" w:rsidRDefault="0076061B" w:rsidP="00081F4B">
      <w:pPr>
        <w:spacing w:line="240" w:lineRule="auto"/>
      </w:pPr>
      <w:r>
        <w:separator/>
      </w:r>
    </w:p>
  </w:footnote>
  <w:footnote w:type="continuationSeparator" w:id="0">
    <w:p w14:paraId="5C18CFBE" w14:textId="77777777" w:rsidR="0076061B" w:rsidRDefault="0076061B"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6A1F2A" w:rsidRDefault="006A1F2A">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6A1F2A" w:rsidRDefault="006A1F2A">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Daene">
    <w15:presenceInfo w15:providerId="None" w15:userId="Daene"/>
  </w15:person>
  <w15:person w15:author="Maximilian Schmitz">
    <w15:presenceInfo w15:providerId="Windows Live" w15:userId="61fe35a2f851296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7</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8</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9</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s>
</file>

<file path=customXml/itemProps1.xml><?xml version="1.0" encoding="utf-8"?>
<ds:datastoreItem xmlns:ds="http://schemas.openxmlformats.org/officeDocument/2006/customXml" ds:itemID="{8B2C8AA8-2C99-49B2-A93F-E92861FB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10625</Words>
  <Characters>66941</Characters>
  <Application>Microsoft Office Word</Application>
  <DocSecurity>0</DocSecurity>
  <Lines>557</Lines>
  <Paragraphs>154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77412</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848</cp:revision>
  <cp:lastPrinted>2014-08-27T20:09:00Z</cp:lastPrinted>
  <dcterms:created xsi:type="dcterms:W3CDTF">2014-07-28T08:46:00Z</dcterms:created>
  <dcterms:modified xsi:type="dcterms:W3CDTF">2015-07-08T11:40:00Z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