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EC1852">
      <w:pPr>
        <w:pStyle w:val="berschrift1"/>
        <w:numPr>
          <w:ilvl w:val="0"/>
          <w:numId w:val="0"/>
        </w:numPr>
        <w:pPrChange w:id="40" w:author="Admin" w:date="2015-07-08T08:55:00Z">
          <w:pPr>
            <w:pStyle w:val="berschrift1"/>
            <w:numPr>
              <w:numId w:val="0"/>
            </w:numPr>
          </w:pPr>
        </w:pPrChange>
      </w:pPr>
      <w:bookmarkStart w:id="41" w:name="_Toc424109315"/>
      <w:r w:rsidRPr="000D5298">
        <w:t>Eidesstattliche Erklärung</w:t>
      </w:r>
      <w:bookmarkEnd w:id="41"/>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0B430F2D" w:rsidR="00384E0F" w:rsidRPr="00EC1852" w:rsidRDefault="002347FA" w:rsidP="00384E0F">
      <w:pPr>
        <w:rPr>
          <w:rFonts w:cs="Arial"/>
          <w:snapToGrid w:val="0"/>
          <w:szCs w:val="22"/>
          <w:rPrChange w:id="42" w:author="Admin" w:date="2015-07-08T08:57:00Z">
            <w:rPr>
              <w:rFonts w:cs="Arial"/>
              <w:snapToGrid w:val="0"/>
              <w:color w:val="FF0000"/>
              <w:szCs w:val="22"/>
            </w:rPr>
          </w:rPrChange>
        </w:rPr>
      </w:pPr>
      <w:del w:id="43" w:author="Admin" w:date="2015-07-08T08:56:00Z">
        <w:r w:rsidRPr="00EC1852" w:rsidDel="00EC1852">
          <w:rPr>
            <w:rFonts w:cs="Arial"/>
            <w:snapToGrid w:val="0"/>
            <w:szCs w:val="22"/>
            <w:rPrChange w:id="44" w:author="Admin" w:date="2015-07-08T08:57:00Z">
              <w:rPr>
                <w:rFonts w:cs="Arial"/>
                <w:snapToGrid w:val="0"/>
                <w:color w:val="FF0000"/>
                <w:szCs w:val="22"/>
              </w:rPr>
            </w:rPrChange>
          </w:rPr>
          <w:delText>xx</w:delText>
        </w:r>
      </w:del>
      <w:proofErr w:type="spellStart"/>
      <w:ins w:id="45" w:author="Admin" w:date="2015-07-08T08:56:00Z">
        <w:r w:rsidR="00EC1852" w:rsidRPr="00EC1852">
          <w:rPr>
            <w:rFonts w:cs="Arial"/>
            <w:snapToGrid w:val="0"/>
            <w:szCs w:val="22"/>
            <w:rPrChange w:id="46" w:author="Admin" w:date="2015-07-08T08:57:00Z">
              <w:rPr>
                <w:rFonts w:cs="Arial"/>
                <w:snapToGrid w:val="0"/>
                <w:color w:val="FF0000"/>
                <w:szCs w:val="22"/>
              </w:rPr>
            </w:rPrChange>
          </w:rPr>
          <w:t>Immenstaad</w:t>
        </w:r>
      </w:ins>
      <w:proofErr w:type="spellEnd"/>
      <w:r w:rsidR="00384E0F" w:rsidRPr="00EC1852">
        <w:rPr>
          <w:rFonts w:cs="Arial"/>
          <w:snapToGrid w:val="0"/>
          <w:szCs w:val="22"/>
          <w:rPrChange w:id="47" w:author="Admin" w:date="2015-07-08T08:57:00Z">
            <w:rPr>
              <w:rFonts w:cs="Arial"/>
              <w:snapToGrid w:val="0"/>
              <w:color w:val="FF0000"/>
              <w:szCs w:val="22"/>
            </w:rPr>
          </w:rPrChange>
        </w:rPr>
        <w:t xml:space="preserve">, den </w:t>
      </w:r>
      <w:ins w:id="48" w:author="Admin" w:date="2015-07-08T08:56:00Z">
        <w:r w:rsidR="00EC1852" w:rsidRPr="00EC1852">
          <w:rPr>
            <w:rFonts w:cs="Arial"/>
            <w:snapToGrid w:val="0"/>
            <w:szCs w:val="22"/>
            <w:rPrChange w:id="49" w:author="Admin" w:date="2015-07-08T08:57:00Z">
              <w:rPr>
                <w:rFonts w:cs="Arial"/>
                <w:snapToGrid w:val="0"/>
                <w:color w:val="FF0000"/>
                <w:szCs w:val="22"/>
              </w:rPr>
            </w:rPrChange>
          </w:rPr>
          <w:t>10</w:t>
        </w:r>
      </w:ins>
      <w:del w:id="50" w:author="Admin" w:date="2015-07-08T08:56:00Z">
        <w:r w:rsidRPr="00EC1852" w:rsidDel="00EC1852">
          <w:rPr>
            <w:rFonts w:cs="Arial"/>
            <w:snapToGrid w:val="0"/>
            <w:szCs w:val="22"/>
            <w:rPrChange w:id="51" w:author="Admin" w:date="2015-07-08T08:57:00Z">
              <w:rPr>
                <w:rFonts w:cs="Arial"/>
                <w:snapToGrid w:val="0"/>
                <w:color w:val="FF0000"/>
                <w:szCs w:val="22"/>
              </w:rPr>
            </w:rPrChange>
          </w:rPr>
          <w:delText>xx</w:delText>
        </w:r>
      </w:del>
      <w:r w:rsidRPr="00EC1852">
        <w:rPr>
          <w:rFonts w:cs="Arial"/>
          <w:snapToGrid w:val="0"/>
          <w:szCs w:val="22"/>
          <w:rPrChange w:id="52" w:author="Admin" w:date="2015-07-08T08:57:00Z">
            <w:rPr>
              <w:rFonts w:cs="Arial"/>
              <w:snapToGrid w:val="0"/>
              <w:color w:val="FF0000"/>
              <w:szCs w:val="22"/>
            </w:rPr>
          </w:rPrChange>
        </w:rPr>
        <w:t>.</w:t>
      </w:r>
      <w:ins w:id="53" w:author="Admin" w:date="2015-07-08T08:56:00Z">
        <w:r w:rsidR="00EC1852" w:rsidRPr="00EC1852">
          <w:rPr>
            <w:rFonts w:cs="Arial"/>
            <w:snapToGrid w:val="0"/>
            <w:szCs w:val="22"/>
            <w:rPrChange w:id="54" w:author="Admin" w:date="2015-07-08T08:57:00Z">
              <w:rPr>
                <w:rFonts w:cs="Arial"/>
                <w:snapToGrid w:val="0"/>
                <w:color w:val="FF0000"/>
                <w:szCs w:val="22"/>
              </w:rPr>
            </w:rPrChange>
          </w:rPr>
          <w:t>07</w:t>
        </w:r>
      </w:ins>
      <w:del w:id="55" w:author="Admin" w:date="2015-07-08T08:56:00Z">
        <w:r w:rsidRPr="00EC1852" w:rsidDel="00EC1852">
          <w:rPr>
            <w:rFonts w:cs="Arial"/>
            <w:snapToGrid w:val="0"/>
            <w:szCs w:val="22"/>
            <w:rPrChange w:id="56" w:author="Admin" w:date="2015-07-08T08:57:00Z">
              <w:rPr>
                <w:rFonts w:cs="Arial"/>
                <w:snapToGrid w:val="0"/>
                <w:color w:val="FF0000"/>
                <w:szCs w:val="22"/>
              </w:rPr>
            </w:rPrChange>
          </w:rPr>
          <w:delText>xx</w:delText>
        </w:r>
      </w:del>
      <w:r w:rsidRPr="00EC1852">
        <w:rPr>
          <w:rFonts w:cs="Arial"/>
          <w:snapToGrid w:val="0"/>
          <w:szCs w:val="22"/>
          <w:rPrChange w:id="57" w:author="Admin" w:date="2015-07-08T08:57:00Z">
            <w:rPr>
              <w:rFonts w:cs="Arial"/>
              <w:snapToGrid w:val="0"/>
              <w:color w:val="FF0000"/>
              <w:szCs w:val="22"/>
            </w:rPr>
          </w:rPrChange>
        </w:rPr>
        <w:t>.2015</w:t>
      </w:r>
    </w:p>
    <w:p w14:paraId="325E99A0" w14:textId="77777777" w:rsidR="00384E0F" w:rsidRPr="004E76E5" w:rsidRDefault="00384E0F" w:rsidP="00384E0F">
      <w:pPr>
        <w:rPr>
          <w:rFonts w:cs="Arial"/>
          <w:snapToGrid w:val="0"/>
          <w:color w:val="FF0000"/>
        </w:rPr>
      </w:pPr>
    </w:p>
    <w:p w14:paraId="723863DE" w14:textId="40825726" w:rsidR="00EA3872" w:rsidRPr="004E76E5" w:rsidDel="00EC1852" w:rsidRDefault="00EA3872" w:rsidP="00384E0F">
      <w:pPr>
        <w:rPr>
          <w:del w:id="58" w:author="Admin" w:date="2015-07-08T08:57:00Z"/>
          <w:rFonts w:cs="Arial"/>
          <w:snapToGrid w:val="0"/>
          <w:color w:val="FF0000"/>
        </w:rPr>
      </w:pPr>
    </w:p>
    <w:p w14:paraId="785C2632" w14:textId="63563507" w:rsidR="00407A24" w:rsidRDefault="008447BD" w:rsidP="00EA6C1F">
      <w:pPr>
        <w:rPr>
          <w:b/>
          <w:kern w:val="28"/>
          <w:sz w:val="32"/>
        </w:rPr>
      </w:pPr>
      <w:del w:id="59" w:author="Admin" w:date="2015-07-08T08:57:00Z">
        <w:r w:rsidRPr="004E76E5" w:rsidDel="00EC1852">
          <w:rPr>
            <w:color w:val="FF0000"/>
          </w:rPr>
          <w:delText>Unterschrift</w:delText>
        </w:r>
      </w:del>
      <w:r w:rsidR="00407A24">
        <w:br w:type="page"/>
      </w:r>
    </w:p>
    <w:p w14:paraId="02323165" w14:textId="77777777" w:rsidR="00407A24" w:rsidRDefault="00407A24" w:rsidP="00EC1852">
      <w:pPr>
        <w:pStyle w:val="berschrift1"/>
        <w:numPr>
          <w:ilvl w:val="0"/>
          <w:numId w:val="0"/>
        </w:numPr>
        <w:rPr>
          <w:color w:val="FF0000"/>
        </w:rPr>
        <w:pPrChange w:id="60" w:author="Admin" w:date="2015-07-08T08:55:00Z">
          <w:pPr>
            <w:pStyle w:val="berschrift1"/>
            <w:numPr>
              <w:numId w:val="0"/>
            </w:numPr>
          </w:pPr>
        </w:pPrChange>
      </w:pPr>
      <w:bookmarkStart w:id="61" w:name="_Toc424109316"/>
      <w:r>
        <w:lastRenderedPageBreak/>
        <w:t>Kurzfassung</w:t>
      </w:r>
      <w:bookmarkEnd w:id="61"/>
    </w:p>
    <w:p w14:paraId="5A9DB274" w14:textId="41F4E35C" w:rsidR="004F1EC8" w:rsidDel="00EC1852" w:rsidRDefault="004F1EC8" w:rsidP="004F1EC8">
      <w:pPr>
        <w:rPr>
          <w:del w:id="62" w:author="Admin" w:date="2015-07-08T08:56:00Z"/>
          <w:color w:val="FF0000"/>
        </w:rPr>
      </w:pPr>
      <w:del w:id="63"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1CF7E676" w:rsidR="00EC1852" w:rsidRDefault="00627263" w:rsidP="00627263">
      <w:pPr>
        <w:rPr>
          <w:ins w:id="66" w:author="Admin" w:date="2015-07-08T08:56:00Z"/>
        </w:rPr>
      </w:pPr>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67" w:author="Admin" w:date="2015-07-06T13:30:00Z">
        <w:r w:rsidR="004540A2">
          <w:t xml:space="preserve"> und</w:t>
        </w:r>
      </w:ins>
      <w:del w:id="68" w:author="Admin" w:date="2015-07-06T13:30:00Z">
        <w:r w:rsidDel="004540A2">
          <w:delText>,</w:delText>
        </w:r>
      </w:del>
      <w:r>
        <w:t xml:space="preserve"> realitätsnahe Physik </w:t>
      </w:r>
      <w:commentRangeStart w:id="69"/>
      <w:del w:id="70" w:author="Admin" w:date="2015-07-06T13:30:00Z">
        <w:r w:rsidDel="004540A2">
          <w:delText xml:space="preserve">und einen graphischen Editor </w:delText>
        </w:r>
        <w:commentRangeEnd w:id="69"/>
        <w:r w:rsidR="00011EF1" w:rsidDel="004540A2">
          <w:rPr>
            <w:rStyle w:val="Kommentarzeichen"/>
          </w:rPr>
          <w:commentReference w:id="69"/>
        </w:r>
      </w:del>
      <w:r>
        <w:t>von vergleichbaren Projekten ab.</w:t>
      </w:r>
    </w:p>
    <w:p w14:paraId="6D50F403" w14:textId="77777777" w:rsidR="00EC1852" w:rsidRDefault="00EC1852">
      <w:pPr>
        <w:jc w:val="left"/>
        <w:rPr>
          <w:ins w:id="71" w:author="Admin" w:date="2015-07-08T08:56:00Z"/>
        </w:rPr>
      </w:pPr>
      <w:ins w:id="72" w:author="Admin" w:date="2015-07-08T08:56:00Z">
        <w:r>
          <w:br w:type="page"/>
        </w:r>
      </w:ins>
    </w:p>
    <w:p w14:paraId="55AE0B4D" w14:textId="77777777" w:rsidR="00EC1852" w:rsidRPr="001F793C" w:rsidRDefault="00EC1852" w:rsidP="00EC1852">
      <w:pPr>
        <w:pStyle w:val="berschrift1"/>
        <w:numPr>
          <w:ilvl w:val="0"/>
          <w:numId w:val="0"/>
        </w:numPr>
        <w:rPr>
          <w:ins w:id="73" w:author="Admin" w:date="2015-07-08T08:56:00Z"/>
        </w:rPr>
      </w:pPr>
      <w:bookmarkStart w:id="74" w:name="_Toc424109317"/>
      <w:ins w:id="75" w:author="Admin" w:date="2015-07-08T08:56:00Z">
        <w:r w:rsidRPr="001F793C">
          <w:lastRenderedPageBreak/>
          <w:t>Abstract</w:t>
        </w:r>
        <w:bookmarkEnd w:id="74"/>
      </w:ins>
    </w:p>
    <w:p w14:paraId="0EACE721" w14:textId="77777777" w:rsidR="00EC1852" w:rsidRPr="00D2465B" w:rsidRDefault="00EC1852" w:rsidP="00EC1852">
      <w:pPr>
        <w:rPr>
          <w:ins w:id="76" w:author="Admin" w:date="2015-07-08T08:56:00Z"/>
          <w:lang w:val="en-US"/>
        </w:rPr>
      </w:pPr>
      <w:ins w:id="77"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rsidP="00EC1852">
      <w:pPr>
        <w:rPr>
          <w:ins w:id="78" w:author="Admin" w:date="2015-07-08T08:56:00Z"/>
          <w:lang w:val="en-US"/>
        </w:rPr>
      </w:pPr>
      <w:ins w:id="79"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rsidP="00EC1852">
      <w:pPr>
        <w:rPr>
          <w:ins w:id="80" w:author="Admin" w:date="2015-07-08T08:56:00Z"/>
          <w:rFonts w:ascii="Segoe UI Light" w:hAnsi="Segoe UI Light" w:cs="Segoe UI Light"/>
          <w:color w:val="000000"/>
          <w:lang w:val="en-US"/>
        </w:rPr>
      </w:pPr>
    </w:p>
    <w:p w14:paraId="2F539FC7" w14:textId="77777777" w:rsidR="00EC1852" w:rsidRPr="00D2465B" w:rsidRDefault="00EC1852" w:rsidP="00EC1852">
      <w:pPr>
        <w:rPr>
          <w:ins w:id="81" w:author="Admin" w:date="2015-07-08T08:56:00Z"/>
          <w:lang w:val="en-US"/>
        </w:rPr>
      </w:pPr>
      <w:ins w:id="82"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rsidP="00EC1852">
      <w:pPr>
        <w:rPr>
          <w:ins w:id="83" w:author="Admin" w:date="2015-07-08T08:56:00Z"/>
          <w:rFonts w:ascii="Segoe UI Light" w:hAnsi="Segoe UI Light" w:cs="Segoe UI Light"/>
          <w:color w:val="000000"/>
          <w:lang w:val="en-US"/>
        </w:rPr>
      </w:pPr>
    </w:p>
    <w:p w14:paraId="5430E804" w14:textId="77777777" w:rsidR="00EC1852" w:rsidRPr="00D2465B" w:rsidRDefault="00EC1852" w:rsidP="00EC1852">
      <w:pPr>
        <w:rPr>
          <w:ins w:id="84" w:author="Admin" w:date="2015-07-08T08:56:00Z"/>
          <w:color w:val="2E74B5"/>
          <w:lang w:val="en-US"/>
        </w:rPr>
      </w:pPr>
      <w:ins w:id="85"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 and</w:t>
        </w:r>
        <w:r w:rsidRPr="00D2465B">
          <w:rPr>
            <w:lang w:val="en-US"/>
          </w:rPr>
          <w:t xml:space="preserve"> realistic physics. </w:t>
        </w:r>
      </w:ins>
    </w:p>
    <w:p w14:paraId="44982CB5" w14:textId="77777777" w:rsidR="00627263" w:rsidRDefault="00627263" w:rsidP="00627263"/>
    <w:p w14:paraId="09D8DD87" w14:textId="77777777" w:rsidR="00407A24" w:rsidRDefault="00407A24">
      <w:r>
        <w:br w:type="page"/>
      </w:r>
    </w:p>
    <w:p w14:paraId="2A08D0EC" w14:textId="77777777" w:rsidR="00D421B5" w:rsidRPr="003F6CF5" w:rsidRDefault="00D421B5" w:rsidP="00EC1852">
      <w:pPr>
        <w:pStyle w:val="berschrift1"/>
        <w:numPr>
          <w:ilvl w:val="0"/>
          <w:numId w:val="0"/>
        </w:numPr>
        <w:pPrChange w:id="86" w:author="Admin" w:date="2015-07-08T08:55:00Z">
          <w:pPr>
            <w:pStyle w:val="berschrift1"/>
            <w:numPr>
              <w:numId w:val="0"/>
            </w:numPr>
          </w:pPr>
        </w:pPrChange>
      </w:pPr>
      <w:bookmarkStart w:id="87" w:name="_Toc424109318"/>
      <w:r w:rsidRPr="003F6CF5">
        <w:lastRenderedPageBreak/>
        <w:t>Inhalt</w:t>
      </w:r>
      <w:bookmarkEnd w:id="87"/>
    </w:p>
    <w:p w14:paraId="688960BD" w14:textId="77777777" w:rsidR="000E14AF" w:rsidRDefault="00D421B5">
      <w:pPr>
        <w:pStyle w:val="Verzeichnis1"/>
        <w:tabs>
          <w:tab w:val="right" w:leader="dot" w:pos="9062"/>
        </w:tabs>
        <w:rPr>
          <w:ins w:id="88" w:author="Admin" w:date="2015-07-08T08:59: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89" w:author="Admin" w:date="2015-07-08T08:59:00Z">
        <w:r w:rsidR="000E14AF" w:rsidRPr="00327130">
          <w:rPr>
            <w:rStyle w:val="Hyperlink"/>
            <w:noProof/>
          </w:rPr>
          <w:fldChar w:fldCharType="begin"/>
        </w:r>
        <w:r w:rsidR="000E14AF" w:rsidRPr="00327130">
          <w:rPr>
            <w:rStyle w:val="Hyperlink"/>
            <w:noProof/>
          </w:rPr>
          <w:instrText xml:space="preserve"> </w:instrText>
        </w:r>
        <w:r w:rsidR="000E14AF">
          <w:rPr>
            <w:noProof/>
          </w:rPr>
          <w:instrText>HYPERLINK \l "_Toc424109315"</w:instrText>
        </w:r>
        <w:r w:rsidR="000E14AF" w:rsidRPr="00327130">
          <w:rPr>
            <w:rStyle w:val="Hyperlink"/>
            <w:noProof/>
          </w:rPr>
          <w:instrText xml:space="preserve"> </w:instrText>
        </w:r>
        <w:r w:rsidR="000E14AF" w:rsidRPr="00327130">
          <w:rPr>
            <w:rStyle w:val="Hyperlink"/>
            <w:noProof/>
          </w:rPr>
        </w:r>
        <w:r w:rsidR="000E14AF" w:rsidRPr="00327130">
          <w:rPr>
            <w:rStyle w:val="Hyperlink"/>
            <w:noProof/>
          </w:rPr>
          <w:fldChar w:fldCharType="separate"/>
        </w:r>
        <w:r w:rsidR="000E14AF" w:rsidRPr="00327130">
          <w:rPr>
            <w:rStyle w:val="Hyperlink"/>
            <w:noProof/>
          </w:rPr>
          <w:t>Eidesstattliche Erklärung</w:t>
        </w:r>
        <w:r w:rsidR="000E14AF">
          <w:rPr>
            <w:noProof/>
            <w:webHidden/>
          </w:rPr>
          <w:tab/>
        </w:r>
        <w:r w:rsidR="000E14AF">
          <w:rPr>
            <w:noProof/>
            <w:webHidden/>
          </w:rPr>
          <w:fldChar w:fldCharType="begin"/>
        </w:r>
        <w:r w:rsidR="000E14AF">
          <w:rPr>
            <w:noProof/>
            <w:webHidden/>
          </w:rPr>
          <w:instrText xml:space="preserve"> PAGEREF _Toc424109315 \h </w:instrText>
        </w:r>
        <w:r w:rsidR="000E14AF">
          <w:rPr>
            <w:noProof/>
            <w:webHidden/>
          </w:rPr>
        </w:r>
      </w:ins>
      <w:r w:rsidR="000E14AF">
        <w:rPr>
          <w:noProof/>
          <w:webHidden/>
        </w:rPr>
        <w:fldChar w:fldCharType="separate"/>
      </w:r>
      <w:ins w:id="90" w:author="Admin" w:date="2015-07-08T08:59:00Z">
        <w:r w:rsidR="000E14AF">
          <w:rPr>
            <w:noProof/>
            <w:webHidden/>
          </w:rPr>
          <w:t>I</w:t>
        </w:r>
        <w:r w:rsidR="000E14AF">
          <w:rPr>
            <w:noProof/>
            <w:webHidden/>
          </w:rPr>
          <w:fldChar w:fldCharType="end"/>
        </w:r>
        <w:r w:rsidR="000E14AF" w:rsidRPr="00327130">
          <w:rPr>
            <w:rStyle w:val="Hyperlink"/>
            <w:noProof/>
          </w:rPr>
          <w:fldChar w:fldCharType="end"/>
        </w:r>
      </w:ins>
    </w:p>
    <w:p w14:paraId="7951114B" w14:textId="77777777" w:rsidR="000E14AF" w:rsidRDefault="000E14AF">
      <w:pPr>
        <w:pStyle w:val="Verzeichnis1"/>
        <w:tabs>
          <w:tab w:val="right" w:leader="dot" w:pos="9062"/>
        </w:tabs>
        <w:rPr>
          <w:ins w:id="91" w:author="Admin" w:date="2015-07-08T08:59:00Z"/>
          <w:rFonts w:asciiTheme="minorHAnsi" w:eastAsiaTheme="minorEastAsia" w:hAnsiTheme="minorHAnsi" w:cstheme="minorBidi"/>
          <w:b w:val="0"/>
          <w:bCs w:val="0"/>
          <w:caps w:val="0"/>
          <w:noProof/>
          <w:sz w:val="22"/>
          <w:szCs w:val="22"/>
        </w:rPr>
      </w:pPr>
      <w:ins w:id="92"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"_Toc424109316"</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Kurzfassung</w:t>
        </w:r>
        <w:r>
          <w:rPr>
            <w:noProof/>
            <w:webHidden/>
          </w:rPr>
          <w:tab/>
        </w:r>
        <w:r>
          <w:rPr>
            <w:noProof/>
            <w:webHidden/>
          </w:rPr>
          <w:fldChar w:fldCharType="begin"/>
        </w:r>
        <w:r>
          <w:rPr>
            <w:noProof/>
            <w:webHidden/>
          </w:rPr>
          <w:instrText xml:space="preserve"> PAGEREF _Toc424109316 \h </w:instrText>
        </w:r>
        <w:r>
          <w:rPr>
            <w:noProof/>
            <w:webHidden/>
          </w:rPr>
        </w:r>
      </w:ins>
      <w:r>
        <w:rPr>
          <w:noProof/>
          <w:webHidden/>
        </w:rPr>
        <w:fldChar w:fldCharType="separate"/>
      </w:r>
      <w:ins w:id="93" w:author="Admin" w:date="2015-07-08T08:59:00Z">
        <w:r>
          <w:rPr>
            <w:noProof/>
            <w:webHidden/>
          </w:rPr>
          <w:t>II</w:t>
        </w:r>
        <w:r>
          <w:rPr>
            <w:noProof/>
            <w:webHidden/>
          </w:rPr>
          <w:fldChar w:fldCharType="end"/>
        </w:r>
        <w:r w:rsidRPr="00327130">
          <w:rPr>
            <w:rStyle w:val="Hyperlink"/>
            <w:noProof/>
          </w:rPr>
          <w:fldChar w:fldCharType="end"/>
        </w:r>
      </w:ins>
    </w:p>
    <w:p w14:paraId="361153E5" w14:textId="77777777" w:rsidR="000E14AF" w:rsidRDefault="000E14AF">
      <w:pPr>
        <w:pStyle w:val="Verzeichnis1"/>
        <w:tabs>
          <w:tab w:val="right" w:leader="dot" w:pos="9062"/>
        </w:tabs>
        <w:rPr>
          <w:ins w:id="94" w:author="Admin" w:date="2015-07-08T08:59:00Z"/>
          <w:rFonts w:asciiTheme="minorHAnsi" w:eastAsiaTheme="minorEastAsia" w:hAnsiTheme="minorHAnsi" w:cstheme="minorBidi"/>
          <w:b w:val="0"/>
          <w:bCs w:val="0"/>
          <w:caps w:val="0"/>
          <w:noProof/>
          <w:sz w:val="22"/>
          <w:szCs w:val="22"/>
        </w:rPr>
      </w:pPr>
      <w:ins w:id="95"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"_Toc424109317"</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Abstract</w:t>
        </w:r>
        <w:r>
          <w:rPr>
            <w:noProof/>
            <w:webHidden/>
          </w:rPr>
          <w:tab/>
        </w:r>
        <w:r>
          <w:rPr>
            <w:noProof/>
            <w:webHidden/>
          </w:rPr>
          <w:fldChar w:fldCharType="begin"/>
        </w:r>
        <w:r>
          <w:rPr>
            <w:noProof/>
            <w:webHidden/>
          </w:rPr>
          <w:instrText xml:space="preserve"> PAGEREF _Toc424109317 \h </w:instrText>
        </w:r>
        <w:r>
          <w:rPr>
            <w:noProof/>
            <w:webHidden/>
          </w:rPr>
        </w:r>
      </w:ins>
      <w:r>
        <w:rPr>
          <w:noProof/>
          <w:webHidden/>
        </w:rPr>
        <w:fldChar w:fldCharType="separate"/>
      </w:r>
      <w:ins w:id="96" w:author="Admin" w:date="2015-07-08T08:59:00Z">
        <w:r>
          <w:rPr>
            <w:noProof/>
            <w:webHidden/>
          </w:rPr>
          <w:t>III</w:t>
        </w:r>
        <w:r>
          <w:rPr>
            <w:noProof/>
            <w:webHidden/>
          </w:rPr>
          <w:fldChar w:fldCharType="end"/>
        </w:r>
        <w:r w:rsidRPr="00327130">
          <w:rPr>
            <w:rStyle w:val="Hyperlink"/>
            <w:noProof/>
          </w:rPr>
          <w:fldChar w:fldCharType="end"/>
        </w:r>
      </w:ins>
    </w:p>
    <w:p w14:paraId="51CC5686" w14:textId="77777777" w:rsidR="000E14AF" w:rsidRDefault="000E14AF">
      <w:pPr>
        <w:pStyle w:val="Verzeichnis1"/>
        <w:tabs>
          <w:tab w:val="right" w:leader="dot" w:pos="9062"/>
        </w:tabs>
        <w:rPr>
          <w:ins w:id="97" w:author="Admin" w:date="2015-07-08T08:59:00Z"/>
          <w:rFonts w:asciiTheme="minorHAnsi" w:eastAsiaTheme="minorEastAsia" w:hAnsiTheme="minorHAnsi" w:cstheme="minorBidi"/>
          <w:b w:val="0"/>
          <w:bCs w:val="0"/>
          <w:caps w:val="0"/>
          <w:noProof/>
          <w:sz w:val="22"/>
          <w:szCs w:val="22"/>
        </w:rPr>
      </w:pPr>
      <w:ins w:id="98"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"_Toc424109318"</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Inhalt</w:t>
        </w:r>
        <w:r>
          <w:rPr>
            <w:noProof/>
            <w:webHidden/>
          </w:rPr>
          <w:tab/>
        </w:r>
        <w:r>
          <w:rPr>
            <w:noProof/>
            <w:webHidden/>
          </w:rPr>
          <w:fldChar w:fldCharType="begin"/>
        </w:r>
        <w:r>
          <w:rPr>
            <w:noProof/>
            <w:webHidden/>
          </w:rPr>
          <w:instrText xml:space="preserve"> PAGEREF _Toc424109318 \h </w:instrText>
        </w:r>
        <w:r>
          <w:rPr>
            <w:noProof/>
            <w:webHidden/>
          </w:rPr>
        </w:r>
      </w:ins>
      <w:r>
        <w:rPr>
          <w:noProof/>
          <w:webHidden/>
        </w:rPr>
        <w:fldChar w:fldCharType="separate"/>
      </w:r>
      <w:ins w:id="99" w:author="Admin" w:date="2015-07-08T08:59:00Z">
        <w:r>
          <w:rPr>
            <w:noProof/>
            <w:webHidden/>
          </w:rPr>
          <w:t>IV</w:t>
        </w:r>
        <w:r>
          <w:rPr>
            <w:noProof/>
            <w:webHidden/>
          </w:rPr>
          <w:fldChar w:fldCharType="end"/>
        </w:r>
        <w:r w:rsidRPr="00327130">
          <w:rPr>
            <w:rStyle w:val="Hyperlink"/>
            <w:noProof/>
          </w:rPr>
          <w:fldChar w:fldCharType="end"/>
        </w:r>
      </w:ins>
    </w:p>
    <w:p w14:paraId="272046D2" w14:textId="77777777" w:rsidR="000E14AF" w:rsidRDefault="000E14AF">
      <w:pPr>
        <w:pStyle w:val="Verzeichnis1"/>
        <w:tabs>
          <w:tab w:val="left" w:pos="480"/>
          <w:tab w:val="right" w:leader="dot" w:pos="9062"/>
        </w:tabs>
        <w:rPr>
          <w:ins w:id="100" w:author="Admin" w:date="2015-07-08T08:59:00Z"/>
          <w:rFonts w:asciiTheme="minorHAnsi" w:eastAsiaTheme="minorEastAsia" w:hAnsiTheme="minorHAnsi" w:cstheme="minorBidi"/>
          <w:b w:val="0"/>
          <w:bCs w:val="0"/>
          <w:caps w:val="0"/>
          <w:noProof/>
          <w:sz w:val="22"/>
          <w:szCs w:val="22"/>
        </w:rPr>
      </w:pPr>
      <w:ins w:id="101"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"_Toc424109372"</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1</w:t>
        </w:r>
        <w:r>
          <w:rPr>
            <w:rFonts w:asciiTheme="minorHAnsi" w:eastAsiaTheme="minorEastAsia" w:hAnsiTheme="minorHAnsi" w:cstheme="minorBidi"/>
            <w:b w:val="0"/>
            <w:bCs w:val="0"/>
            <w:caps w:val="0"/>
            <w:noProof/>
            <w:sz w:val="22"/>
            <w:szCs w:val="22"/>
          </w:rPr>
          <w:tab/>
        </w:r>
        <w:r w:rsidRPr="00327130">
          <w:rPr>
            <w:rStyle w:val="Hyperlink"/>
            <w:noProof/>
          </w:rPr>
          <w:t>Einleitung</w:t>
        </w:r>
        <w:r>
          <w:rPr>
            <w:noProof/>
            <w:webHidden/>
          </w:rPr>
          <w:tab/>
        </w:r>
        <w:r>
          <w:rPr>
            <w:noProof/>
            <w:webHidden/>
          </w:rPr>
          <w:fldChar w:fldCharType="begin"/>
        </w:r>
        <w:r>
          <w:rPr>
            <w:noProof/>
            <w:webHidden/>
          </w:rPr>
          <w:instrText xml:space="preserve"> PAGEREF _Toc424109372 \h </w:instrText>
        </w:r>
        <w:r>
          <w:rPr>
            <w:noProof/>
            <w:webHidden/>
          </w:rPr>
        </w:r>
      </w:ins>
      <w:r>
        <w:rPr>
          <w:noProof/>
          <w:webHidden/>
        </w:rPr>
        <w:fldChar w:fldCharType="separate"/>
      </w:r>
      <w:ins w:id="102" w:author="Admin" w:date="2015-07-08T08:59:00Z">
        <w:r>
          <w:rPr>
            <w:noProof/>
            <w:webHidden/>
          </w:rPr>
          <w:t>1</w:t>
        </w:r>
        <w:r>
          <w:rPr>
            <w:noProof/>
            <w:webHidden/>
          </w:rPr>
          <w:fldChar w:fldCharType="end"/>
        </w:r>
        <w:r w:rsidRPr="00327130">
          <w:rPr>
            <w:rStyle w:val="Hyperlink"/>
            <w:noProof/>
          </w:rPr>
          <w:fldChar w:fldCharType="end"/>
        </w:r>
      </w:ins>
    </w:p>
    <w:p w14:paraId="1C49AE99" w14:textId="77777777" w:rsidR="000E14AF" w:rsidRDefault="000E14AF">
      <w:pPr>
        <w:pStyle w:val="Verzeichnis1"/>
        <w:tabs>
          <w:tab w:val="left" w:pos="480"/>
          <w:tab w:val="right" w:leader="dot" w:pos="9062"/>
        </w:tabs>
        <w:rPr>
          <w:ins w:id="103" w:author="Admin" w:date="2015-07-08T08:59:00Z"/>
          <w:rFonts w:asciiTheme="minorHAnsi" w:eastAsiaTheme="minorEastAsia" w:hAnsiTheme="minorHAnsi" w:cstheme="minorBidi"/>
          <w:b w:val="0"/>
          <w:bCs w:val="0"/>
          <w:caps w:val="0"/>
          <w:noProof/>
          <w:sz w:val="22"/>
          <w:szCs w:val="22"/>
        </w:rPr>
      </w:pPr>
      <w:ins w:id="104"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"_Toc424109373"</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2</w:t>
        </w:r>
        <w:r>
          <w:rPr>
            <w:rFonts w:asciiTheme="minorHAnsi" w:eastAsiaTheme="minorEastAsia" w:hAnsiTheme="minorHAnsi" w:cstheme="minorBidi"/>
            <w:b w:val="0"/>
            <w:bCs w:val="0"/>
            <w:caps w:val="0"/>
            <w:noProof/>
            <w:sz w:val="22"/>
            <w:szCs w:val="22"/>
          </w:rPr>
          <w:tab/>
        </w:r>
        <w:r w:rsidRPr="00327130">
          <w:rPr>
            <w:rStyle w:val="Hyperlink"/>
            <w:noProof/>
          </w:rPr>
          <w:t>Aufgabenstellung</w:t>
        </w:r>
        <w:r>
          <w:rPr>
            <w:noProof/>
            <w:webHidden/>
          </w:rPr>
          <w:tab/>
        </w:r>
        <w:r>
          <w:rPr>
            <w:noProof/>
            <w:webHidden/>
          </w:rPr>
          <w:fldChar w:fldCharType="begin"/>
        </w:r>
        <w:r>
          <w:rPr>
            <w:noProof/>
            <w:webHidden/>
          </w:rPr>
          <w:instrText xml:space="preserve"> PAGEREF _Toc424109373 \h </w:instrText>
        </w:r>
        <w:r>
          <w:rPr>
            <w:noProof/>
            <w:webHidden/>
          </w:rPr>
        </w:r>
      </w:ins>
      <w:r>
        <w:rPr>
          <w:noProof/>
          <w:webHidden/>
        </w:rPr>
        <w:fldChar w:fldCharType="separate"/>
      </w:r>
      <w:ins w:id="105" w:author="Admin" w:date="2015-07-08T08:59:00Z">
        <w:r>
          <w:rPr>
            <w:noProof/>
            <w:webHidden/>
          </w:rPr>
          <w:t>2</w:t>
        </w:r>
        <w:r>
          <w:rPr>
            <w:noProof/>
            <w:webHidden/>
          </w:rPr>
          <w:fldChar w:fldCharType="end"/>
        </w:r>
        <w:r w:rsidRPr="00327130">
          <w:rPr>
            <w:rStyle w:val="Hyperlink"/>
            <w:noProof/>
          </w:rPr>
          <w:fldChar w:fldCharType="end"/>
        </w:r>
      </w:ins>
    </w:p>
    <w:p w14:paraId="51BBE1EC" w14:textId="77777777" w:rsidR="000E14AF" w:rsidRDefault="000E14AF">
      <w:pPr>
        <w:pStyle w:val="Verzeichnis1"/>
        <w:tabs>
          <w:tab w:val="left" w:pos="480"/>
          <w:tab w:val="right" w:leader="dot" w:pos="9062"/>
        </w:tabs>
        <w:rPr>
          <w:ins w:id="106" w:author="Admin" w:date="2015-07-08T08:59:00Z"/>
          <w:rFonts w:asciiTheme="minorHAnsi" w:eastAsiaTheme="minorEastAsia" w:hAnsiTheme="minorHAnsi" w:cstheme="minorBidi"/>
          <w:b w:val="0"/>
          <w:bCs w:val="0"/>
          <w:caps w:val="0"/>
          <w:noProof/>
          <w:sz w:val="22"/>
          <w:szCs w:val="22"/>
        </w:rPr>
      </w:pPr>
      <w:ins w:id="107"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"_Toc424109374"</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w:t>
        </w:r>
        <w:r>
          <w:rPr>
            <w:rFonts w:asciiTheme="minorHAnsi" w:eastAsiaTheme="minorEastAsia" w:hAnsiTheme="minorHAnsi" w:cstheme="minorBidi"/>
            <w:b w:val="0"/>
            <w:bCs w:val="0"/>
            <w:caps w:val="0"/>
            <w:noProof/>
            <w:sz w:val="22"/>
            <w:szCs w:val="22"/>
          </w:rPr>
          <w:tab/>
        </w:r>
        <w:r w:rsidRPr="00327130">
          <w:rPr>
            <w:rStyle w:val="Hyperlink"/>
            <w:noProof/>
          </w:rPr>
          <w:t>Stand der Technik</w:t>
        </w:r>
        <w:r>
          <w:rPr>
            <w:noProof/>
            <w:webHidden/>
          </w:rPr>
          <w:tab/>
        </w:r>
        <w:r>
          <w:rPr>
            <w:noProof/>
            <w:webHidden/>
          </w:rPr>
          <w:fldChar w:fldCharType="begin"/>
        </w:r>
        <w:r>
          <w:rPr>
            <w:noProof/>
            <w:webHidden/>
          </w:rPr>
          <w:instrText xml:space="preserve"> PAGEREF _Toc424109374 \h </w:instrText>
        </w:r>
        <w:r>
          <w:rPr>
            <w:noProof/>
            <w:webHidden/>
          </w:rPr>
        </w:r>
      </w:ins>
      <w:r>
        <w:rPr>
          <w:noProof/>
          <w:webHidden/>
        </w:rPr>
        <w:fldChar w:fldCharType="separate"/>
      </w:r>
      <w:ins w:id="108" w:author="Admin" w:date="2015-07-08T08:59:00Z">
        <w:r>
          <w:rPr>
            <w:noProof/>
            <w:webHidden/>
          </w:rPr>
          <w:t>3</w:t>
        </w:r>
        <w:r>
          <w:rPr>
            <w:noProof/>
            <w:webHidden/>
          </w:rPr>
          <w:fldChar w:fldCharType="end"/>
        </w:r>
        <w:r w:rsidRPr="00327130">
          <w:rPr>
            <w:rStyle w:val="Hyperlink"/>
            <w:noProof/>
          </w:rPr>
          <w:fldChar w:fldCharType="end"/>
        </w:r>
      </w:ins>
    </w:p>
    <w:p w14:paraId="2FD6F95F" w14:textId="77777777" w:rsidR="000E14AF" w:rsidRDefault="000E14AF">
      <w:pPr>
        <w:pStyle w:val="Verzeichnis2"/>
        <w:tabs>
          <w:tab w:val="left" w:pos="720"/>
          <w:tab w:val="right" w:leader="dot" w:pos="9062"/>
        </w:tabs>
        <w:rPr>
          <w:ins w:id="109" w:author="Admin" w:date="2015-07-08T08:59:00Z"/>
          <w:rFonts w:asciiTheme="minorHAnsi" w:eastAsiaTheme="minorEastAsia" w:hAnsiTheme="minorHAnsi" w:cstheme="minorBidi"/>
          <w:smallCaps w:val="0"/>
          <w:noProof/>
          <w:sz w:val="22"/>
          <w:szCs w:val="22"/>
        </w:rPr>
      </w:pPr>
      <w:ins w:id="110"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"_Toc424109375"</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3.1</w:t>
        </w:r>
        <w:r>
          <w:rPr>
            <w:rFonts w:asciiTheme="minorHAnsi" w:eastAsiaTheme="minorEastAsia" w:hAnsiTheme="minorHAnsi" w:cstheme="minorBidi"/>
            <w:smallCaps w:val="0"/>
            <w:noProof/>
            <w:sz w:val="22"/>
            <w:szCs w:val="22"/>
          </w:rPr>
          <w:tab/>
        </w:r>
        <w:r w:rsidRPr="00327130">
          <w:rPr>
            <w:rStyle w:val="Hyperlink"/>
            <w:noProof/>
          </w:rPr>
          <w:t>Einleitung</w:t>
        </w:r>
        <w:r>
          <w:rPr>
            <w:noProof/>
            <w:webHidden/>
          </w:rPr>
          <w:tab/>
        </w:r>
        <w:r>
          <w:rPr>
            <w:noProof/>
            <w:webHidden/>
          </w:rPr>
          <w:fldChar w:fldCharType="begin"/>
        </w:r>
        <w:r>
          <w:rPr>
            <w:noProof/>
            <w:webHidden/>
          </w:rPr>
          <w:instrText xml:space="preserve"> PAGEREF _Toc424109375 \h </w:instrText>
        </w:r>
        <w:r>
          <w:rPr>
            <w:noProof/>
            <w:webHidden/>
          </w:rPr>
        </w:r>
      </w:ins>
      <w:r>
        <w:rPr>
          <w:noProof/>
          <w:webHidden/>
        </w:rPr>
        <w:fldChar w:fldCharType="separate"/>
      </w:r>
      <w:ins w:id="111" w:author="Admin" w:date="2015-07-08T08:59:00Z">
        <w:r>
          <w:rPr>
            <w:noProof/>
            <w:webHidden/>
          </w:rPr>
          <w:t>3</w:t>
        </w:r>
        <w:r>
          <w:rPr>
            <w:noProof/>
            <w:webHidden/>
          </w:rPr>
          <w:fldChar w:fldCharType="end"/>
        </w:r>
        <w:r w:rsidRPr="00327130">
          <w:rPr>
            <w:rStyle w:val="Hyperlink"/>
            <w:noProof/>
          </w:rPr>
          <w:fldChar w:fldCharType="end"/>
        </w:r>
      </w:ins>
    </w:p>
    <w:p w14:paraId="652974CC" w14:textId="77777777" w:rsidR="000E14AF" w:rsidRDefault="000E14AF">
      <w:pPr>
        <w:pStyle w:val="Verzeichnis2"/>
        <w:tabs>
          <w:tab w:val="left" w:pos="720"/>
          <w:tab w:val="right" w:leader="dot" w:pos="9062"/>
        </w:tabs>
        <w:rPr>
          <w:ins w:id="112" w:author="Admin" w:date="2015-07-08T08:59:00Z"/>
          <w:rFonts w:asciiTheme="minorHAnsi" w:eastAsiaTheme="minorEastAsia" w:hAnsiTheme="minorHAnsi" w:cstheme="minorBidi"/>
          <w:smallCaps w:val="0"/>
          <w:noProof/>
          <w:sz w:val="22"/>
          <w:szCs w:val="22"/>
        </w:rPr>
      </w:pPr>
      <w:ins w:id="113"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"_Toc424109376"</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3.2</w:t>
        </w:r>
        <w:r>
          <w:rPr>
            <w:rFonts w:asciiTheme="minorHAnsi" w:eastAsiaTheme="minorEastAsia" w:hAnsiTheme="minorHAnsi" w:cstheme="minorBidi"/>
            <w:smallCaps w:val="0"/>
            <w:noProof/>
            <w:sz w:val="22"/>
            <w:szCs w:val="22"/>
          </w:rPr>
          <w:tab/>
        </w:r>
        <w:r w:rsidRPr="00327130">
          <w:rPr>
            <w:rStyle w:val="Hyperlink"/>
            <w:noProof/>
          </w:rPr>
          <w:t>Game Engine</w:t>
        </w:r>
        <w:r>
          <w:rPr>
            <w:noProof/>
            <w:webHidden/>
          </w:rPr>
          <w:tab/>
        </w:r>
        <w:r>
          <w:rPr>
            <w:noProof/>
            <w:webHidden/>
          </w:rPr>
          <w:fldChar w:fldCharType="begin"/>
        </w:r>
        <w:r>
          <w:rPr>
            <w:noProof/>
            <w:webHidden/>
          </w:rPr>
          <w:instrText xml:space="preserve"> PAGEREF _Toc424109376 \h </w:instrText>
        </w:r>
        <w:r>
          <w:rPr>
            <w:noProof/>
            <w:webHidden/>
          </w:rPr>
        </w:r>
      </w:ins>
      <w:r>
        <w:rPr>
          <w:noProof/>
          <w:webHidden/>
        </w:rPr>
        <w:fldChar w:fldCharType="separate"/>
      </w:r>
      <w:ins w:id="114" w:author="Admin" w:date="2015-07-08T08:59:00Z">
        <w:r>
          <w:rPr>
            <w:noProof/>
            <w:webHidden/>
          </w:rPr>
          <w:t>3</w:t>
        </w:r>
        <w:r>
          <w:rPr>
            <w:noProof/>
            <w:webHidden/>
          </w:rPr>
          <w:fldChar w:fldCharType="end"/>
        </w:r>
        <w:r w:rsidRPr="00327130">
          <w:rPr>
            <w:rStyle w:val="Hyperlink"/>
            <w:noProof/>
          </w:rPr>
          <w:fldChar w:fldCharType="end"/>
        </w:r>
      </w:ins>
    </w:p>
    <w:p w14:paraId="0272944C" w14:textId="77777777" w:rsidR="000E14AF" w:rsidRDefault="000E14AF">
      <w:pPr>
        <w:pStyle w:val="Verzeichnis3"/>
        <w:tabs>
          <w:tab w:val="left" w:pos="1200"/>
          <w:tab w:val="right" w:leader="dot" w:pos="9062"/>
        </w:tabs>
        <w:rPr>
          <w:ins w:id="115" w:author="Admin" w:date="2015-07-08T08:59:00Z"/>
          <w:rFonts w:asciiTheme="minorHAnsi" w:eastAsiaTheme="minorEastAsia" w:hAnsiTheme="minorHAnsi" w:cstheme="minorBidi"/>
          <w:i w:val="0"/>
          <w:iCs w:val="0"/>
          <w:noProof/>
          <w:sz w:val="22"/>
          <w:szCs w:val="22"/>
        </w:rPr>
      </w:pPr>
      <w:ins w:id="116"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"_Toc424109378"</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3.2.1</w:t>
        </w:r>
        <w:r>
          <w:rPr>
            <w:rFonts w:asciiTheme="minorHAnsi" w:eastAsiaTheme="minorEastAsia" w:hAnsiTheme="minorHAnsi" w:cstheme="minorBidi"/>
            <w:i w:val="0"/>
            <w:iCs w:val="0"/>
            <w:noProof/>
            <w:sz w:val="22"/>
            <w:szCs w:val="22"/>
          </w:rPr>
          <w:tab/>
        </w:r>
        <w:r w:rsidRPr="00327130">
          <w:rPr>
            <w:rStyle w:val="Hyperlink"/>
            <w:noProof/>
          </w:rPr>
          <w:t>Grundsätzliches</w:t>
        </w:r>
        <w:r>
          <w:rPr>
            <w:noProof/>
            <w:webHidden/>
          </w:rPr>
          <w:tab/>
        </w:r>
        <w:r>
          <w:rPr>
            <w:noProof/>
            <w:webHidden/>
          </w:rPr>
          <w:fldChar w:fldCharType="begin"/>
        </w:r>
        <w:r>
          <w:rPr>
            <w:noProof/>
            <w:webHidden/>
          </w:rPr>
          <w:instrText xml:space="preserve"> PAGEREF _Toc424109378 \h </w:instrText>
        </w:r>
        <w:r>
          <w:rPr>
            <w:noProof/>
            <w:webHidden/>
          </w:rPr>
        </w:r>
      </w:ins>
      <w:r>
        <w:rPr>
          <w:noProof/>
          <w:webHidden/>
        </w:rPr>
        <w:fldChar w:fldCharType="separate"/>
      </w:r>
      <w:ins w:id="117" w:author="Admin" w:date="2015-07-08T08:59:00Z">
        <w:r>
          <w:rPr>
            <w:noProof/>
            <w:webHidden/>
          </w:rPr>
          <w:t>3</w:t>
        </w:r>
        <w:r>
          <w:rPr>
            <w:noProof/>
            <w:webHidden/>
          </w:rPr>
          <w:fldChar w:fldCharType="end"/>
        </w:r>
        <w:r w:rsidRPr="00327130">
          <w:rPr>
            <w:rStyle w:val="Hyperlink"/>
            <w:noProof/>
          </w:rPr>
          <w:fldChar w:fldCharType="end"/>
        </w:r>
      </w:ins>
    </w:p>
    <w:p w14:paraId="00AFE774" w14:textId="77777777" w:rsidR="000E14AF" w:rsidRDefault="000E14AF">
      <w:pPr>
        <w:pStyle w:val="Verzeichnis3"/>
        <w:tabs>
          <w:tab w:val="left" w:pos="1200"/>
          <w:tab w:val="right" w:leader="dot" w:pos="9062"/>
        </w:tabs>
        <w:rPr>
          <w:ins w:id="118" w:author="Admin" w:date="2015-07-08T08:59:00Z"/>
          <w:rFonts w:asciiTheme="minorHAnsi" w:eastAsiaTheme="minorEastAsia" w:hAnsiTheme="minorHAnsi" w:cstheme="minorBidi"/>
          <w:i w:val="0"/>
          <w:iCs w:val="0"/>
          <w:noProof/>
          <w:sz w:val="22"/>
          <w:szCs w:val="22"/>
        </w:rPr>
      </w:pPr>
      <w:ins w:id="119"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"_Toc424109379"</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3.2.2</w:t>
        </w:r>
        <w:r>
          <w:rPr>
            <w:rFonts w:asciiTheme="minorHAnsi" w:eastAsiaTheme="minorEastAsia" w:hAnsiTheme="minorHAnsi" w:cstheme="minorBidi"/>
            <w:i w:val="0"/>
            <w:iCs w:val="0"/>
            <w:noProof/>
            <w:sz w:val="22"/>
            <w:szCs w:val="22"/>
          </w:rPr>
          <w:tab/>
        </w:r>
        <w:r w:rsidRPr="00327130">
          <w:rPr>
            <w:rStyle w:val="Hyperlink"/>
            <w:noProof/>
          </w:rPr>
          <w:t>Source Engine</w:t>
        </w:r>
        <w:r>
          <w:rPr>
            <w:noProof/>
            <w:webHidden/>
          </w:rPr>
          <w:tab/>
        </w:r>
        <w:r>
          <w:rPr>
            <w:noProof/>
            <w:webHidden/>
          </w:rPr>
          <w:fldChar w:fldCharType="begin"/>
        </w:r>
        <w:r>
          <w:rPr>
            <w:noProof/>
            <w:webHidden/>
          </w:rPr>
          <w:instrText xml:space="preserve"> PAGEREF _Toc424109379 \h </w:instrText>
        </w:r>
        <w:r>
          <w:rPr>
            <w:noProof/>
            <w:webHidden/>
          </w:rPr>
        </w:r>
      </w:ins>
      <w:r>
        <w:rPr>
          <w:noProof/>
          <w:webHidden/>
        </w:rPr>
        <w:fldChar w:fldCharType="separate"/>
      </w:r>
      <w:ins w:id="120" w:author="Admin" w:date="2015-07-08T08:59:00Z">
        <w:r>
          <w:rPr>
            <w:noProof/>
            <w:webHidden/>
          </w:rPr>
          <w:t>3</w:t>
        </w:r>
        <w:r>
          <w:rPr>
            <w:noProof/>
            <w:webHidden/>
          </w:rPr>
          <w:fldChar w:fldCharType="end"/>
        </w:r>
        <w:r w:rsidRPr="00327130">
          <w:rPr>
            <w:rStyle w:val="Hyperlink"/>
            <w:noProof/>
          </w:rPr>
          <w:fldChar w:fldCharType="end"/>
        </w:r>
      </w:ins>
    </w:p>
    <w:p w14:paraId="774EF753" w14:textId="77777777" w:rsidR="000E14AF" w:rsidRDefault="000E14AF">
      <w:pPr>
        <w:pStyle w:val="Verzeichnis3"/>
        <w:tabs>
          <w:tab w:val="left" w:pos="1200"/>
          <w:tab w:val="right" w:leader="dot" w:pos="9062"/>
        </w:tabs>
        <w:rPr>
          <w:ins w:id="121" w:author="Admin" w:date="2015-07-08T08:59:00Z"/>
          <w:rFonts w:asciiTheme="minorHAnsi" w:eastAsiaTheme="minorEastAsia" w:hAnsiTheme="minorHAnsi" w:cstheme="minorBidi"/>
          <w:i w:val="0"/>
          <w:iCs w:val="0"/>
          <w:noProof/>
          <w:sz w:val="22"/>
          <w:szCs w:val="22"/>
        </w:rPr>
      </w:pPr>
      <w:ins w:id="122"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"_Toc424109380"</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3.2.3</w:t>
        </w:r>
        <w:r>
          <w:rPr>
            <w:rFonts w:asciiTheme="minorHAnsi" w:eastAsiaTheme="minorEastAsia" w:hAnsiTheme="minorHAnsi" w:cstheme="minorBidi"/>
            <w:i w:val="0"/>
            <w:iCs w:val="0"/>
            <w:noProof/>
            <w:sz w:val="22"/>
            <w:szCs w:val="22"/>
          </w:rPr>
          <w:tab/>
        </w:r>
        <w:r w:rsidRPr="00327130">
          <w:rPr>
            <w:rStyle w:val="Hyperlink"/>
            <w:noProof/>
          </w:rPr>
          <w:t>Unity</w:t>
        </w:r>
        <w:r>
          <w:rPr>
            <w:noProof/>
            <w:webHidden/>
          </w:rPr>
          <w:tab/>
        </w:r>
        <w:r>
          <w:rPr>
            <w:noProof/>
            <w:webHidden/>
          </w:rPr>
          <w:fldChar w:fldCharType="begin"/>
        </w:r>
        <w:r>
          <w:rPr>
            <w:noProof/>
            <w:webHidden/>
          </w:rPr>
          <w:instrText xml:space="preserve"> PAGEREF _Toc424109380 \h </w:instrText>
        </w:r>
        <w:r>
          <w:rPr>
            <w:noProof/>
            <w:webHidden/>
          </w:rPr>
        </w:r>
      </w:ins>
      <w:r>
        <w:rPr>
          <w:noProof/>
          <w:webHidden/>
        </w:rPr>
        <w:fldChar w:fldCharType="separate"/>
      </w:r>
      <w:ins w:id="123" w:author="Admin" w:date="2015-07-08T08:59:00Z">
        <w:r>
          <w:rPr>
            <w:noProof/>
            <w:webHidden/>
          </w:rPr>
          <w:t>4</w:t>
        </w:r>
        <w:r>
          <w:rPr>
            <w:noProof/>
            <w:webHidden/>
          </w:rPr>
          <w:fldChar w:fldCharType="end"/>
        </w:r>
        <w:r w:rsidRPr="00327130">
          <w:rPr>
            <w:rStyle w:val="Hyperlink"/>
            <w:noProof/>
          </w:rPr>
          <w:fldChar w:fldCharType="end"/>
        </w:r>
      </w:ins>
    </w:p>
    <w:p w14:paraId="2B73261B" w14:textId="77777777" w:rsidR="000E14AF" w:rsidRDefault="000E14AF">
      <w:pPr>
        <w:pStyle w:val="Verzeichnis3"/>
        <w:tabs>
          <w:tab w:val="left" w:pos="1200"/>
          <w:tab w:val="right" w:leader="dot" w:pos="9062"/>
        </w:tabs>
        <w:rPr>
          <w:ins w:id="124" w:author="Admin" w:date="2015-07-08T08:59:00Z"/>
          <w:rFonts w:asciiTheme="minorHAnsi" w:eastAsiaTheme="minorEastAsia" w:hAnsiTheme="minorHAnsi" w:cstheme="minorBidi"/>
          <w:i w:val="0"/>
          <w:iCs w:val="0"/>
          <w:noProof/>
          <w:sz w:val="22"/>
          <w:szCs w:val="22"/>
        </w:rPr>
      </w:pPr>
      <w:ins w:id="125"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"_Toc424109381"</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lang w:val="en-US"/>
          </w:rPr>
          <w:t>3.2.4</w:t>
        </w:r>
        <w:r>
          <w:rPr>
            <w:rFonts w:asciiTheme="minorHAnsi" w:eastAsiaTheme="minorEastAsia" w:hAnsiTheme="minorHAnsi" w:cstheme="minorBidi"/>
            <w:i w:val="0"/>
            <w:iCs w:val="0"/>
            <w:noProof/>
            <w:sz w:val="22"/>
            <w:szCs w:val="22"/>
          </w:rPr>
          <w:tab/>
        </w:r>
        <w:r w:rsidRPr="00327130">
          <w:rPr>
            <w:rStyle w:val="Hyperlink"/>
            <w:noProof/>
            <w:lang w:val="en-US"/>
          </w:rPr>
          <w:t>Unreal Engine 4</w:t>
        </w:r>
        <w:r>
          <w:rPr>
            <w:noProof/>
            <w:webHidden/>
          </w:rPr>
          <w:tab/>
        </w:r>
        <w:r>
          <w:rPr>
            <w:noProof/>
            <w:webHidden/>
          </w:rPr>
          <w:fldChar w:fldCharType="begin"/>
        </w:r>
        <w:r>
          <w:rPr>
            <w:noProof/>
            <w:webHidden/>
          </w:rPr>
          <w:instrText xml:space="preserve"> PAGEREF _Toc424109381 \h </w:instrText>
        </w:r>
        <w:r>
          <w:rPr>
            <w:noProof/>
            <w:webHidden/>
          </w:rPr>
        </w:r>
      </w:ins>
      <w:r>
        <w:rPr>
          <w:noProof/>
          <w:webHidden/>
        </w:rPr>
        <w:fldChar w:fldCharType="separate"/>
      </w:r>
      <w:ins w:id="126" w:author="Admin" w:date="2015-07-08T08:59:00Z">
        <w:r>
          <w:rPr>
            <w:noProof/>
            <w:webHidden/>
          </w:rPr>
          <w:t>4</w:t>
        </w:r>
        <w:r>
          <w:rPr>
            <w:noProof/>
            <w:webHidden/>
          </w:rPr>
          <w:fldChar w:fldCharType="end"/>
        </w:r>
        <w:r w:rsidRPr="00327130">
          <w:rPr>
            <w:rStyle w:val="Hyperlink"/>
            <w:noProof/>
          </w:rPr>
          <w:fldChar w:fldCharType="end"/>
        </w:r>
      </w:ins>
    </w:p>
    <w:p w14:paraId="7B89A34F" w14:textId="77777777" w:rsidR="000E14AF" w:rsidRDefault="000E14AF">
      <w:pPr>
        <w:pStyle w:val="Verzeichnis3"/>
        <w:tabs>
          <w:tab w:val="left" w:pos="1200"/>
          <w:tab w:val="right" w:leader="dot" w:pos="9062"/>
        </w:tabs>
        <w:rPr>
          <w:ins w:id="127" w:author="Admin" w:date="2015-07-08T08:59:00Z"/>
          <w:rFonts w:asciiTheme="minorHAnsi" w:eastAsiaTheme="minorEastAsia" w:hAnsiTheme="minorHAnsi" w:cstheme="minorBidi"/>
          <w:i w:val="0"/>
          <w:iCs w:val="0"/>
          <w:noProof/>
          <w:sz w:val="22"/>
          <w:szCs w:val="22"/>
        </w:rPr>
      </w:pPr>
      <w:ins w:id="128"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"_Toc424109382"</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3.2.5</w:t>
        </w:r>
        <w:r>
          <w:rPr>
            <w:rFonts w:asciiTheme="minorHAnsi" w:eastAsiaTheme="minorEastAsia" w:hAnsiTheme="minorHAnsi" w:cstheme="minorBidi"/>
            <w:i w:val="0"/>
            <w:iCs w:val="0"/>
            <w:noProof/>
            <w:sz w:val="22"/>
            <w:szCs w:val="22"/>
          </w:rPr>
          <w:tab/>
        </w:r>
        <w:r w:rsidRPr="00327130">
          <w:rPr>
            <w:rStyle w:val="Hyperlink"/>
            <w:noProof/>
          </w:rPr>
          <w:t>Verwendung im Projekt</w:t>
        </w:r>
        <w:r>
          <w:rPr>
            <w:noProof/>
            <w:webHidden/>
          </w:rPr>
          <w:tab/>
        </w:r>
        <w:r>
          <w:rPr>
            <w:noProof/>
            <w:webHidden/>
          </w:rPr>
          <w:fldChar w:fldCharType="begin"/>
        </w:r>
        <w:r>
          <w:rPr>
            <w:noProof/>
            <w:webHidden/>
          </w:rPr>
          <w:instrText xml:space="preserve"> PAGEREF _Toc424109382 \h </w:instrText>
        </w:r>
        <w:r>
          <w:rPr>
            <w:noProof/>
            <w:webHidden/>
          </w:rPr>
        </w:r>
      </w:ins>
      <w:r>
        <w:rPr>
          <w:noProof/>
          <w:webHidden/>
        </w:rPr>
        <w:fldChar w:fldCharType="separate"/>
      </w:r>
      <w:ins w:id="129" w:author="Admin" w:date="2015-07-08T08:59:00Z">
        <w:r>
          <w:rPr>
            <w:noProof/>
            <w:webHidden/>
          </w:rPr>
          <w:t>5</w:t>
        </w:r>
        <w:r>
          <w:rPr>
            <w:noProof/>
            <w:webHidden/>
          </w:rPr>
          <w:fldChar w:fldCharType="end"/>
        </w:r>
        <w:r w:rsidRPr="00327130">
          <w:rPr>
            <w:rStyle w:val="Hyperlink"/>
            <w:noProof/>
          </w:rPr>
          <w:fldChar w:fldCharType="end"/>
        </w:r>
      </w:ins>
    </w:p>
    <w:p w14:paraId="6A4B152B" w14:textId="77777777" w:rsidR="000E14AF" w:rsidRDefault="000E14AF">
      <w:pPr>
        <w:pStyle w:val="Verzeichnis2"/>
        <w:tabs>
          <w:tab w:val="left" w:pos="720"/>
          <w:tab w:val="right" w:leader="dot" w:pos="9062"/>
        </w:tabs>
        <w:rPr>
          <w:ins w:id="130" w:author="Admin" w:date="2015-07-08T08:59:00Z"/>
          <w:rFonts w:asciiTheme="minorHAnsi" w:eastAsiaTheme="minorEastAsia" w:hAnsiTheme="minorHAnsi" w:cstheme="minorBidi"/>
          <w:smallCaps w:val="0"/>
          <w:noProof/>
          <w:sz w:val="22"/>
          <w:szCs w:val="22"/>
        </w:rPr>
      </w:pPr>
      <w:ins w:id="131"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"_Toc424109383"</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3.3</w:t>
        </w:r>
        <w:r>
          <w:rPr>
            <w:rFonts w:asciiTheme="minorHAnsi" w:eastAsiaTheme="minorEastAsia" w:hAnsiTheme="minorHAnsi" w:cstheme="minorBidi"/>
            <w:smallCaps w:val="0"/>
            <w:noProof/>
            <w:sz w:val="22"/>
            <w:szCs w:val="22"/>
          </w:rPr>
          <w:tab/>
        </w:r>
        <w:r w:rsidRPr="00327130">
          <w:rPr>
            <w:rStyle w:val="Hyperlink"/>
            <w:noProof/>
          </w:rPr>
          <w:t>Scripting-Ansatz</w:t>
        </w:r>
        <w:r>
          <w:rPr>
            <w:noProof/>
            <w:webHidden/>
          </w:rPr>
          <w:tab/>
        </w:r>
        <w:r>
          <w:rPr>
            <w:noProof/>
            <w:webHidden/>
          </w:rPr>
          <w:fldChar w:fldCharType="begin"/>
        </w:r>
        <w:r>
          <w:rPr>
            <w:noProof/>
            <w:webHidden/>
          </w:rPr>
          <w:instrText xml:space="preserve"> PAGEREF _Toc424109383 \h </w:instrText>
        </w:r>
        <w:r>
          <w:rPr>
            <w:noProof/>
            <w:webHidden/>
          </w:rPr>
        </w:r>
      </w:ins>
      <w:r>
        <w:rPr>
          <w:noProof/>
          <w:webHidden/>
        </w:rPr>
        <w:fldChar w:fldCharType="separate"/>
      </w:r>
      <w:ins w:id="132" w:author="Admin" w:date="2015-07-08T08:59:00Z">
        <w:r>
          <w:rPr>
            <w:noProof/>
            <w:webHidden/>
          </w:rPr>
          <w:t>5</w:t>
        </w:r>
        <w:r>
          <w:rPr>
            <w:noProof/>
            <w:webHidden/>
          </w:rPr>
          <w:fldChar w:fldCharType="end"/>
        </w:r>
        <w:r w:rsidRPr="00327130">
          <w:rPr>
            <w:rStyle w:val="Hyperlink"/>
            <w:noProof/>
          </w:rPr>
          <w:fldChar w:fldCharType="end"/>
        </w:r>
      </w:ins>
    </w:p>
    <w:p w14:paraId="5D77FC0B" w14:textId="77777777" w:rsidR="000E14AF" w:rsidRDefault="000E14AF">
      <w:pPr>
        <w:pStyle w:val="Verzeichnis3"/>
        <w:tabs>
          <w:tab w:val="left" w:pos="1200"/>
          <w:tab w:val="right" w:leader="dot" w:pos="9062"/>
        </w:tabs>
        <w:rPr>
          <w:ins w:id="133" w:author="Admin" w:date="2015-07-08T08:59:00Z"/>
          <w:rFonts w:asciiTheme="minorHAnsi" w:eastAsiaTheme="minorEastAsia" w:hAnsiTheme="minorHAnsi" w:cstheme="minorBidi"/>
          <w:i w:val="0"/>
          <w:iCs w:val="0"/>
          <w:noProof/>
          <w:sz w:val="22"/>
          <w:szCs w:val="22"/>
        </w:rPr>
      </w:pPr>
      <w:ins w:id="134"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"_Toc424109384"</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3.3.1</w:t>
        </w:r>
        <w:r>
          <w:rPr>
            <w:rFonts w:asciiTheme="minorHAnsi" w:eastAsiaTheme="minorEastAsia" w:hAnsiTheme="minorHAnsi" w:cstheme="minorBidi"/>
            <w:i w:val="0"/>
            <w:iCs w:val="0"/>
            <w:noProof/>
            <w:sz w:val="22"/>
            <w:szCs w:val="22"/>
          </w:rPr>
          <w:tab/>
        </w:r>
        <w:r w:rsidRPr="00327130">
          <w:rPr>
            <w:rStyle w:val="Hyperlink"/>
            <w:noProof/>
          </w:rPr>
          <w:t>Grundsätzliches</w:t>
        </w:r>
        <w:r>
          <w:rPr>
            <w:noProof/>
            <w:webHidden/>
          </w:rPr>
          <w:tab/>
        </w:r>
        <w:r>
          <w:rPr>
            <w:noProof/>
            <w:webHidden/>
          </w:rPr>
          <w:fldChar w:fldCharType="begin"/>
        </w:r>
        <w:r>
          <w:rPr>
            <w:noProof/>
            <w:webHidden/>
          </w:rPr>
          <w:instrText xml:space="preserve"> PAGEREF _Toc424109384 \h </w:instrText>
        </w:r>
        <w:r>
          <w:rPr>
            <w:noProof/>
            <w:webHidden/>
          </w:rPr>
        </w:r>
      </w:ins>
      <w:r>
        <w:rPr>
          <w:noProof/>
          <w:webHidden/>
        </w:rPr>
        <w:fldChar w:fldCharType="separate"/>
      </w:r>
      <w:ins w:id="135" w:author="Admin" w:date="2015-07-08T08:59:00Z">
        <w:r>
          <w:rPr>
            <w:noProof/>
            <w:webHidden/>
          </w:rPr>
          <w:t>5</w:t>
        </w:r>
        <w:r>
          <w:rPr>
            <w:noProof/>
            <w:webHidden/>
          </w:rPr>
          <w:fldChar w:fldCharType="end"/>
        </w:r>
        <w:r w:rsidRPr="00327130">
          <w:rPr>
            <w:rStyle w:val="Hyperlink"/>
            <w:noProof/>
          </w:rPr>
          <w:fldChar w:fldCharType="end"/>
        </w:r>
      </w:ins>
    </w:p>
    <w:p w14:paraId="5F0D21A3" w14:textId="77777777" w:rsidR="000E14AF" w:rsidRDefault="000E14AF">
      <w:pPr>
        <w:pStyle w:val="Verzeichnis3"/>
        <w:tabs>
          <w:tab w:val="left" w:pos="1200"/>
          <w:tab w:val="right" w:leader="dot" w:pos="9062"/>
        </w:tabs>
        <w:rPr>
          <w:ins w:id="136" w:author="Admin" w:date="2015-07-08T08:59:00Z"/>
          <w:rFonts w:asciiTheme="minorHAnsi" w:eastAsiaTheme="minorEastAsia" w:hAnsiTheme="minorHAnsi" w:cstheme="minorBidi"/>
          <w:i w:val="0"/>
          <w:iCs w:val="0"/>
          <w:noProof/>
          <w:sz w:val="22"/>
          <w:szCs w:val="22"/>
        </w:rPr>
      </w:pPr>
      <w:ins w:id="137"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"_Toc424109385"</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3.3.2</w:t>
        </w:r>
        <w:r>
          <w:rPr>
            <w:rFonts w:asciiTheme="minorHAnsi" w:eastAsiaTheme="minorEastAsia" w:hAnsiTheme="minorHAnsi" w:cstheme="minorBidi"/>
            <w:i w:val="0"/>
            <w:iCs w:val="0"/>
            <w:noProof/>
            <w:sz w:val="22"/>
            <w:szCs w:val="22"/>
          </w:rPr>
          <w:tab/>
        </w:r>
        <w:r w:rsidRPr="00327130">
          <w:rPr>
            <w:rStyle w:val="Hyperlink"/>
            <w:noProof/>
          </w:rPr>
          <w:t>LUA</w:t>
        </w:r>
        <w:r>
          <w:rPr>
            <w:noProof/>
            <w:webHidden/>
          </w:rPr>
          <w:tab/>
        </w:r>
        <w:r>
          <w:rPr>
            <w:noProof/>
            <w:webHidden/>
          </w:rPr>
          <w:fldChar w:fldCharType="begin"/>
        </w:r>
        <w:r>
          <w:rPr>
            <w:noProof/>
            <w:webHidden/>
          </w:rPr>
          <w:instrText xml:space="preserve"> PAGEREF _Toc424109385 \h </w:instrText>
        </w:r>
        <w:r>
          <w:rPr>
            <w:noProof/>
            <w:webHidden/>
          </w:rPr>
        </w:r>
      </w:ins>
      <w:r>
        <w:rPr>
          <w:noProof/>
          <w:webHidden/>
        </w:rPr>
        <w:fldChar w:fldCharType="separate"/>
      </w:r>
      <w:ins w:id="138" w:author="Admin" w:date="2015-07-08T08:59:00Z">
        <w:r>
          <w:rPr>
            <w:noProof/>
            <w:webHidden/>
          </w:rPr>
          <w:t>6</w:t>
        </w:r>
        <w:r>
          <w:rPr>
            <w:noProof/>
            <w:webHidden/>
          </w:rPr>
          <w:fldChar w:fldCharType="end"/>
        </w:r>
        <w:r w:rsidRPr="00327130">
          <w:rPr>
            <w:rStyle w:val="Hyperlink"/>
            <w:noProof/>
          </w:rPr>
          <w:fldChar w:fldCharType="end"/>
        </w:r>
      </w:ins>
    </w:p>
    <w:p w14:paraId="15D05CC8" w14:textId="77777777" w:rsidR="000E14AF" w:rsidRDefault="000E14AF">
      <w:pPr>
        <w:pStyle w:val="Verzeichnis3"/>
        <w:tabs>
          <w:tab w:val="left" w:pos="1200"/>
          <w:tab w:val="right" w:leader="dot" w:pos="9062"/>
        </w:tabs>
        <w:rPr>
          <w:ins w:id="139" w:author="Admin" w:date="2015-07-08T08:59:00Z"/>
          <w:rFonts w:asciiTheme="minorHAnsi" w:eastAsiaTheme="minorEastAsia" w:hAnsiTheme="minorHAnsi" w:cstheme="minorBidi"/>
          <w:i w:val="0"/>
          <w:iCs w:val="0"/>
          <w:noProof/>
          <w:sz w:val="22"/>
          <w:szCs w:val="22"/>
        </w:rPr>
      </w:pPr>
      <w:ins w:id="140"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"_Toc424109386"</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3.3.3</w:t>
        </w:r>
        <w:r>
          <w:rPr>
            <w:rFonts w:asciiTheme="minorHAnsi" w:eastAsiaTheme="minorEastAsia" w:hAnsiTheme="minorHAnsi" w:cstheme="minorBidi"/>
            <w:i w:val="0"/>
            <w:iCs w:val="0"/>
            <w:noProof/>
            <w:sz w:val="22"/>
            <w:szCs w:val="22"/>
          </w:rPr>
          <w:tab/>
        </w:r>
        <w:r w:rsidRPr="00327130">
          <w:rPr>
            <w:rStyle w:val="Hyperlink"/>
            <w:noProof/>
          </w:rPr>
          <w:t>Alternative Skriptsprachen</w:t>
        </w:r>
        <w:r>
          <w:rPr>
            <w:noProof/>
            <w:webHidden/>
          </w:rPr>
          <w:tab/>
        </w:r>
        <w:r>
          <w:rPr>
            <w:noProof/>
            <w:webHidden/>
          </w:rPr>
          <w:fldChar w:fldCharType="begin"/>
        </w:r>
        <w:r>
          <w:rPr>
            <w:noProof/>
            <w:webHidden/>
          </w:rPr>
          <w:instrText xml:space="preserve"> PAGEREF _Toc424109386 \h </w:instrText>
        </w:r>
        <w:r>
          <w:rPr>
            <w:noProof/>
            <w:webHidden/>
          </w:rPr>
        </w:r>
      </w:ins>
      <w:r>
        <w:rPr>
          <w:noProof/>
          <w:webHidden/>
        </w:rPr>
        <w:fldChar w:fldCharType="separate"/>
      </w:r>
      <w:ins w:id="141" w:author="Admin" w:date="2015-07-08T08:59:00Z">
        <w:r>
          <w:rPr>
            <w:noProof/>
            <w:webHidden/>
          </w:rPr>
          <w:t>6</w:t>
        </w:r>
        <w:r>
          <w:rPr>
            <w:noProof/>
            <w:webHidden/>
          </w:rPr>
          <w:fldChar w:fldCharType="end"/>
        </w:r>
        <w:r w:rsidRPr="00327130">
          <w:rPr>
            <w:rStyle w:val="Hyperlink"/>
            <w:noProof/>
          </w:rPr>
          <w:fldChar w:fldCharType="end"/>
        </w:r>
      </w:ins>
    </w:p>
    <w:p w14:paraId="75843414" w14:textId="77777777" w:rsidR="000E14AF" w:rsidRDefault="000E14AF">
      <w:pPr>
        <w:pStyle w:val="Verzeichnis2"/>
        <w:tabs>
          <w:tab w:val="left" w:pos="720"/>
          <w:tab w:val="right" w:leader="dot" w:pos="9062"/>
        </w:tabs>
        <w:rPr>
          <w:ins w:id="142" w:author="Admin" w:date="2015-07-08T08:59:00Z"/>
          <w:rFonts w:asciiTheme="minorHAnsi" w:eastAsiaTheme="minorEastAsia" w:hAnsiTheme="minorHAnsi" w:cstheme="minorBidi"/>
          <w:smallCaps w:val="0"/>
          <w:noProof/>
          <w:sz w:val="22"/>
          <w:szCs w:val="22"/>
        </w:rPr>
      </w:pPr>
      <w:ins w:id="143"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"_Toc424109387"</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3.4</w:t>
        </w:r>
        <w:r>
          <w:rPr>
            <w:rFonts w:asciiTheme="minorHAnsi" w:eastAsiaTheme="minorEastAsia" w:hAnsiTheme="minorHAnsi" w:cstheme="minorBidi"/>
            <w:smallCaps w:val="0"/>
            <w:noProof/>
            <w:sz w:val="22"/>
            <w:szCs w:val="22"/>
          </w:rPr>
          <w:tab/>
        </w:r>
        <w:r w:rsidRPr="00327130">
          <w:rPr>
            <w:rStyle w:val="Hyperlink"/>
            <w:noProof/>
          </w:rPr>
          <w:t>Robo Cup</w:t>
        </w:r>
        <w:r>
          <w:rPr>
            <w:noProof/>
            <w:webHidden/>
          </w:rPr>
          <w:tab/>
        </w:r>
        <w:r>
          <w:rPr>
            <w:noProof/>
            <w:webHidden/>
          </w:rPr>
          <w:fldChar w:fldCharType="begin"/>
        </w:r>
        <w:r>
          <w:rPr>
            <w:noProof/>
            <w:webHidden/>
          </w:rPr>
          <w:instrText xml:space="preserve"> PAGEREF _Toc424109387 \h </w:instrText>
        </w:r>
        <w:r>
          <w:rPr>
            <w:noProof/>
            <w:webHidden/>
          </w:rPr>
        </w:r>
      </w:ins>
      <w:r>
        <w:rPr>
          <w:noProof/>
          <w:webHidden/>
        </w:rPr>
        <w:fldChar w:fldCharType="separate"/>
      </w:r>
      <w:ins w:id="144" w:author="Admin" w:date="2015-07-08T08:59:00Z">
        <w:r>
          <w:rPr>
            <w:noProof/>
            <w:webHidden/>
          </w:rPr>
          <w:t>6</w:t>
        </w:r>
        <w:r>
          <w:rPr>
            <w:noProof/>
            <w:webHidden/>
          </w:rPr>
          <w:fldChar w:fldCharType="end"/>
        </w:r>
        <w:r w:rsidRPr="00327130">
          <w:rPr>
            <w:rStyle w:val="Hyperlink"/>
            <w:noProof/>
          </w:rPr>
          <w:fldChar w:fldCharType="end"/>
        </w:r>
      </w:ins>
    </w:p>
    <w:p w14:paraId="6BCED1C8" w14:textId="77777777" w:rsidR="000E14AF" w:rsidRDefault="000E14AF">
      <w:pPr>
        <w:pStyle w:val="Verzeichnis2"/>
        <w:tabs>
          <w:tab w:val="left" w:pos="720"/>
          <w:tab w:val="right" w:leader="dot" w:pos="9062"/>
        </w:tabs>
        <w:rPr>
          <w:ins w:id="145" w:author="Admin" w:date="2015-07-08T08:59:00Z"/>
          <w:rFonts w:asciiTheme="minorHAnsi" w:eastAsiaTheme="minorEastAsia" w:hAnsiTheme="minorHAnsi" w:cstheme="minorBidi"/>
          <w:smallCaps w:val="0"/>
          <w:noProof/>
          <w:sz w:val="22"/>
          <w:szCs w:val="22"/>
        </w:rPr>
      </w:pPr>
      <w:ins w:id="146"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"_Toc424109388"</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3.5</w:t>
        </w:r>
        <w:r>
          <w:rPr>
            <w:rFonts w:asciiTheme="minorHAnsi" w:eastAsiaTheme="minorEastAsia" w:hAnsiTheme="minorHAnsi" w:cstheme="minorBidi"/>
            <w:smallCaps w:val="0"/>
            <w:noProof/>
            <w:sz w:val="22"/>
            <w:szCs w:val="22"/>
          </w:rPr>
          <w:tab/>
        </w:r>
        <w:r w:rsidRPr="00327130">
          <w:rPr>
            <w:rStyle w:val="Hyperlink"/>
            <w:noProof/>
          </w:rPr>
          <w:t>Künstliche Intelligenz</w:t>
        </w:r>
        <w:r>
          <w:rPr>
            <w:noProof/>
            <w:webHidden/>
          </w:rPr>
          <w:tab/>
        </w:r>
        <w:r>
          <w:rPr>
            <w:noProof/>
            <w:webHidden/>
          </w:rPr>
          <w:fldChar w:fldCharType="begin"/>
        </w:r>
        <w:r>
          <w:rPr>
            <w:noProof/>
            <w:webHidden/>
          </w:rPr>
          <w:instrText xml:space="preserve"> PAGEREF _Toc424109388 \h </w:instrText>
        </w:r>
        <w:r>
          <w:rPr>
            <w:noProof/>
            <w:webHidden/>
          </w:rPr>
        </w:r>
      </w:ins>
      <w:r>
        <w:rPr>
          <w:noProof/>
          <w:webHidden/>
        </w:rPr>
        <w:fldChar w:fldCharType="separate"/>
      </w:r>
      <w:ins w:id="147" w:author="Admin" w:date="2015-07-08T08:59:00Z">
        <w:r>
          <w:rPr>
            <w:noProof/>
            <w:webHidden/>
          </w:rPr>
          <w:t>8</w:t>
        </w:r>
        <w:r>
          <w:rPr>
            <w:noProof/>
            <w:webHidden/>
          </w:rPr>
          <w:fldChar w:fldCharType="end"/>
        </w:r>
        <w:r w:rsidRPr="00327130">
          <w:rPr>
            <w:rStyle w:val="Hyperlink"/>
            <w:noProof/>
          </w:rPr>
          <w:fldChar w:fldCharType="end"/>
        </w:r>
      </w:ins>
    </w:p>
    <w:p w14:paraId="7852E2DC" w14:textId="77777777" w:rsidR="000E14AF" w:rsidRDefault="000E14AF">
      <w:pPr>
        <w:pStyle w:val="Verzeichnis2"/>
        <w:tabs>
          <w:tab w:val="left" w:pos="720"/>
          <w:tab w:val="right" w:leader="dot" w:pos="9062"/>
        </w:tabs>
        <w:rPr>
          <w:ins w:id="148" w:author="Admin" w:date="2015-07-08T08:59:00Z"/>
          <w:rFonts w:asciiTheme="minorHAnsi" w:eastAsiaTheme="minorEastAsia" w:hAnsiTheme="minorHAnsi" w:cstheme="minorBidi"/>
          <w:smallCaps w:val="0"/>
          <w:noProof/>
          <w:sz w:val="22"/>
          <w:szCs w:val="22"/>
        </w:rPr>
      </w:pPr>
      <w:ins w:id="149"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"_Toc424109389"</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3.6</w:t>
        </w:r>
        <w:r>
          <w:rPr>
            <w:rFonts w:asciiTheme="minorHAnsi" w:eastAsiaTheme="minorEastAsia" w:hAnsiTheme="minorHAnsi" w:cstheme="minorBidi"/>
            <w:smallCaps w:val="0"/>
            <w:noProof/>
            <w:sz w:val="22"/>
            <w:szCs w:val="22"/>
          </w:rPr>
          <w:tab/>
        </w:r>
        <w:r w:rsidRPr="00327130">
          <w:rPr>
            <w:rStyle w:val="Hyperlink"/>
            <w:noProof/>
          </w:rPr>
          <w:t>Zusammenfassung</w:t>
        </w:r>
        <w:r>
          <w:rPr>
            <w:noProof/>
            <w:webHidden/>
          </w:rPr>
          <w:tab/>
        </w:r>
        <w:r>
          <w:rPr>
            <w:noProof/>
            <w:webHidden/>
          </w:rPr>
          <w:fldChar w:fldCharType="begin"/>
        </w:r>
        <w:r>
          <w:rPr>
            <w:noProof/>
            <w:webHidden/>
          </w:rPr>
          <w:instrText xml:space="preserve"> PAGEREF _Toc424109389 \h </w:instrText>
        </w:r>
        <w:r>
          <w:rPr>
            <w:noProof/>
            <w:webHidden/>
          </w:rPr>
        </w:r>
      </w:ins>
      <w:r>
        <w:rPr>
          <w:noProof/>
          <w:webHidden/>
        </w:rPr>
        <w:fldChar w:fldCharType="separate"/>
      </w:r>
      <w:ins w:id="150" w:author="Admin" w:date="2015-07-08T08:59:00Z">
        <w:r>
          <w:rPr>
            <w:noProof/>
            <w:webHidden/>
          </w:rPr>
          <w:t>10</w:t>
        </w:r>
        <w:r>
          <w:rPr>
            <w:noProof/>
            <w:webHidden/>
          </w:rPr>
          <w:fldChar w:fldCharType="end"/>
        </w:r>
        <w:r w:rsidRPr="00327130">
          <w:rPr>
            <w:rStyle w:val="Hyperlink"/>
            <w:noProof/>
          </w:rPr>
          <w:fldChar w:fldCharType="end"/>
        </w:r>
      </w:ins>
    </w:p>
    <w:p w14:paraId="1ED5FFD8" w14:textId="77777777" w:rsidR="000E14AF" w:rsidRDefault="000E14AF">
      <w:pPr>
        <w:pStyle w:val="Verzeichnis1"/>
        <w:tabs>
          <w:tab w:val="left" w:pos="480"/>
          <w:tab w:val="right" w:leader="dot" w:pos="9062"/>
        </w:tabs>
        <w:rPr>
          <w:ins w:id="151" w:author="Admin" w:date="2015-07-08T08:59:00Z"/>
          <w:rFonts w:asciiTheme="minorHAnsi" w:eastAsiaTheme="minorEastAsia" w:hAnsiTheme="minorHAnsi" w:cstheme="minorBidi"/>
          <w:b w:val="0"/>
          <w:bCs w:val="0"/>
          <w:caps w:val="0"/>
          <w:noProof/>
          <w:sz w:val="22"/>
          <w:szCs w:val="22"/>
        </w:rPr>
      </w:pPr>
      <w:ins w:id="152"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"_Toc424109390"</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w:t>
        </w:r>
        <w:r>
          <w:rPr>
            <w:rFonts w:asciiTheme="minorHAnsi" w:eastAsiaTheme="minorEastAsia" w:hAnsiTheme="minorHAnsi" w:cstheme="minorBidi"/>
            <w:b w:val="0"/>
            <w:bCs w:val="0"/>
            <w:caps w:val="0"/>
            <w:noProof/>
            <w:sz w:val="22"/>
            <w:szCs w:val="22"/>
          </w:rPr>
          <w:tab/>
        </w:r>
        <w:r w:rsidRPr="00327130">
          <w:rPr>
            <w:rStyle w:val="Hyperlink"/>
            <w:noProof/>
          </w:rPr>
          <w:t>Planung / Struktur</w:t>
        </w:r>
        <w:r>
          <w:rPr>
            <w:noProof/>
            <w:webHidden/>
          </w:rPr>
          <w:tab/>
        </w:r>
        <w:r>
          <w:rPr>
            <w:noProof/>
            <w:webHidden/>
          </w:rPr>
          <w:fldChar w:fldCharType="begin"/>
        </w:r>
        <w:r>
          <w:rPr>
            <w:noProof/>
            <w:webHidden/>
          </w:rPr>
          <w:instrText xml:space="preserve"> PAGEREF _Toc424109390 \h </w:instrText>
        </w:r>
        <w:r>
          <w:rPr>
            <w:noProof/>
            <w:webHidden/>
          </w:rPr>
        </w:r>
      </w:ins>
      <w:r>
        <w:rPr>
          <w:noProof/>
          <w:webHidden/>
        </w:rPr>
        <w:fldChar w:fldCharType="separate"/>
      </w:r>
      <w:ins w:id="153" w:author="Admin" w:date="2015-07-08T08:59:00Z">
        <w:r>
          <w:rPr>
            <w:noProof/>
            <w:webHidden/>
          </w:rPr>
          <w:t>11</w:t>
        </w:r>
        <w:r>
          <w:rPr>
            <w:noProof/>
            <w:webHidden/>
          </w:rPr>
          <w:fldChar w:fldCharType="end"/>
        </w:r>
        <w:r w:rsidRPr="00327130">
          <w:rPr>
            <w:rStyle w:val="Hyperlink"/>
            <w:noProof/>
          </w:rPr>
          <w:fldChar w:fldCharType="end"/>
        </w:r>
      </w:ins>
    </w:p>
    <w:p w14:paraId="12C4C6EE" w14:textId="77777777" w:rsidR="000E14AF" w:rsidRDefault="000E14AF">
      <w:pPr>
        <w:pStyle w:val="Verzeichnis2"/>
        <w:tabs>
          <w:tab w:val="left" w:pos="720"/>
          <w:tab w:val="right" w:leader="dot" w:pos="9062"/>
        </w:tabs>
        <w:rPr>
          <w:ins w:id="154" w:author="Admin" w:date="2015-07-08T08:59:00Z"/>
          <w:rFonts w:asciiTheme="minorHAnsi" w:eastAsiaTheme="minorEastAsia" w:hAnsiTheme="minorHAnsi" w:cstheme="minorBidi"/>
          <w:smallCaps w:val="0"/>
          <w:noProof/>
          <w:sz w:val="22"/>
          <w:szCs w:val="22"/>
        </w:rPr>
      </w:pPr>
      <w:ins w:id="155"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"_Toc424109391"</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4.1</w:t>
        </w:r>
        <w:r>
          <w:rPr>
            <w:rFonts w:asciiTheme="minorHAnsi" w:eastAsiaTheme="minorEastAsia" w:hAnsiTheme="minorHAnsi" w:cstheme="minorBidi"/>
            <w:smallCaps w:val="0"/>
            <w:noProof/>
            <w:sz w:val="22"/>
            <w:szCs w:val="22"/>
          </w:rPr>
          <w:tab/>
        </w:r>
        <w:r w:rsidRPr="00327130">
          <w:rPr>
            <w:rStyle w:val="Hyperlink"/>
            <w:noProof/>
          </w:rPr>
          <w:t>Projektmanagement</w:t>
        </w:r>
        <w:r>
          <w:rPr>
            <w:noProof/>
            <w:webHidden/>
          </w:rPr>
          <w:tab/>
        </w:r>
        <w:r>
          <w:rPr>
            <w:noProof/>
            <w:webHidden/>
          </w:rPr>
          <w:fldChar w:fldCharType="begin"/>
        </w:r>
        <w:r>
          <w:rPr>
            <w:noProof/>
            <w:webHidden/>
          </w:rPr>
          <w:instrText xml:space="preserve"> PAGEREF _Toc424109391 \h </w:instrText>
        </w:r>
        <w:r>
          <w:rPr>
            <w:noProof/>
            <w:webHidden/>
          </w:rPr>
        </w:r>
      </w:ins>
      <w:r>
        <w:rPr>
          <w:noProof/>
          <w:webHidden/>
        </w:rPr>
        <w:fldChar w:fldCharType="separate"/>
      </w:r>
      <w:ins w:id="156" w:author="Admin" w:date="2015-07-08T08:59:00Z">
        <w:r>
          <w:rPr>
            <w:noProof/>
            <w:webHidden/>
          </w:rPr>
          <w:t>11</w:t>
        </w:r>
        <w:r>
          <w:rPr>
            <w:noProof/>
            <w:webHidden/>
          </w:rPr>
          <w:fldChar w:fldCharType="end"/>
        </w:r>
        <w:r w:rsidRPr="00327130">
          <w:rPr>
            <w:rStyle w:val="Hyperlink"/>
            <w:noProof/>
          </w:rPr>
          <w:fldChar w:fldCharType="end"/>
        </w:r>
      </w:ins>
    </w:p>
    <w:p w14:paraId="22105A8D" w14:textId="77777777" w:rsidR="000E14AF" w:rsidRDefault="000E14AF">
      <w:pPr>
        <w:pStyle w:val="Verzeichnis2"/>
        <w:tabs>
          <w:tab w:val="left" w:pos="720"/>
          <w:tab w:val="right" w:leader="dot" w:pos="9062"/>
        </w:tabs>
        <w:rPr>
          <w:ins w:id="157" w:author="Admin" w:date="2015-07-08T08:59:00Z"/>
          <w:rFonts w:asciiTheme="minorHAnsi" w:eastAsiaTheme="minorEastAsia" w:hAnsiTheme="minorHAnsi" w:cstheme="minorBidi"/>
          <w:smallCaps w:val="0"/>
          <w:noProof/>
          <w:sz w:val="22"/>
          <w:szCs w:val="22"/>
        </w:rPr>
      </w:pPr>
      <w:ins w:id="158"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"_Toc424109392"</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4.2</w:t>
        </w:r>
        <w:r>
          <w:rPr>
            <w:rFonts w:asciiTheme="minorHAnsi" w:eastAsiaTheme="minorEastAsia" w:hAnsiTheme="minorHAnsi" w:cstheme="minorBidi"/>
            <w:smallCaps w:val="0"/>
            <w:noProof/>
            <w:sz w:val="22"/>
            <w:szCs w:val="22"/>
          </w:rPr>
          <w:tab/>
        </w:r>
        <w:r w:rsidRPr="00327130">
          <w:rPr>
            <w:rStyle w:val="Hyperlink"/>
            <w:noProof/>
          </w:rPr>
          <w:t>Analyse der Aufgabenstellung</w:t>
        </w:r>
        <w:r>
          <w:rPr>
            <w:noProof/>
            <w:webHidden/>
          </w:rPr>
          <w:tab/>
        </w:r>
        <w:r>
          <w:rPr>
            <w:noProof/>
            <w:webHidden/>
          </w:rPr>
          <w:fldChar w:fldCharType="begin"/>
        </w:r>
        <w:r>
          <w:rPr>
            <w:noProof/>
            <w:webHidden/>
          </w:rPr>
          <w:instrText xml:space="preserve"> PAGEREF _Toc424109392 \h </w:instrText>
        </w:r>
        <w:r>
          <w:rPr>
            <w:noProof/>
            <w:webHidden/>
          </w:rPr>
        </w:r>
      </w:ins>
      <w:r>
        <w:rPr>
          <w:noProof/>
          <w:webHidden/>
        </w:rPr>
        <w:fldChar w:fldCharType="separate"/>
      </w:r>
      <w:ins w:id="159" w:author="Admin" w:date="2015-07-08T08:59:00Z">
        <w:r>
          <w:rPr>
            <w:noProof/>
            <w:webHidden/>
          </w:rPr>
          <w:t>11</w:t>
        </w:r>
        <w:r>
          <w:rPr>
            <w:noProof/>
            <w:webHidden/>
          </w:rPr>
          <w:fldChar w:fldCharType="end"/>
        </w:r>
        <w:r w:rsidRPr="00327130">
          <w:rPr>
            <w:rStyle w:val="Hyperlink"/>
            <w:noProof/>
          </w:rPr>
          <w:fldChar w:fldCharType="end"/>
        </w:r>
      </w:ins>
    </w:p>
    <w:p w14:paraId="686E8EA3" w14:textId="77777777" w:rsidR="000E14AF" w:rsidRDefault="000E14AF">
      <w:pPr>
        <w:pStyle w:val="Verzeichnis3"/>
        <w:tabs>
          <w:tab w:val="left" w:pos="1200"/>
          <w:tab w:val="right" w:leader="dot" w:pos="9062"/>
        </w:tabs>
        <w:rPr>
          <w:ins w:id="160" w:author="Admin" w:date="2015-07-08T08:59:00Z"/>
          <w:rFonts w:asciiTheme="minorHAnsi" w:eastAsiaTheme="minorEastAsia" w:hAnsiTheme="minorHAnsi" w:cstheme="minorBidi"/>
          <w:i w:val="0"/>
          <w:iCs w:val="0"/>
          <w:noProof/>
          <w:sz w:val="22"/>
          <w:szCs w:val="22"/>
        </w:rPr>
      </w:pPr>
      <w:ins w:id="161"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"_Toc424109393"</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4.2.1</w:t>
        </w:r>
        <w:r>
          <w:rPr>
            <w:rFonts w:asciiTheme="minorHAnsi" w:eastAsiaTheme="minorEastAsia" w:hAnsiTheme="minorHAnsi" w:cstheme="minorBidi"/>
            <w:i w:val="0"/>
            <w:iCs w:val="0"/>
            <w:noProof/>
            <w:sz w:val="22"/>
            <w:szCs w:val="22"/>
          </w:rPr>
          <w:tab/>
        </w:r>
        <w:r w:rsidRPr="00327130">
          <w:rPr>
            <w:rStyle w:val="Hyperlink"/>
            <w:noProof/>
          </w:rPr>
          <w:t>Muss-Kriterien</w:t>
        </w:r>
        <w:r>
          <w:rPr>
            <w:noProof/>
            <w:webHidden/>
          </w:rPr>
          <w:tab/>
        </w:r>
        <w:r>
          <w:rPr>
            <w:noProof/>
            <w:webHidden/>
          </w:rPr>
          <w:fldChar w:fldCharType="begin"/>
        </w:r>
        <w:r>
          <w:rPr>
            <w:noProof/>
            <w:webHidden/>
          </w:rPr>
          <w:instrText xml:space="preserve"> PAGEREF _Toc424109393 \h </w:instrText>
        </w:r>
        <w:r>
          <w:rPr>
            <w:noProof/>
            <w:webHidden/>
          </w:rPr>
        </w:r>
      </w:ins>
      <w:r>
        <w:rPr>
          <w:noProof/>
          <w:webHidden/>
        </w:rPr>
        <w:fldChar w:fldCharType="separate"/>
      </w:r>
      <w:ins w:id="162" w:author="Admin" w:date="2015-07-08T08:59:00Z">
        <w:r>
          <w:rPr>
            <w:noProof/>
            <w:webHidden/>
          </w:rPr>
          <w:t>11</w:t>
        </w:r>
        <w:r>
          <w:rPr>
            <w:noProof/>
            <w:webHidden/>
          </w:rPr>
          <w:fldChar w:fldCharType="end"/>
        </w:r>
        <w:r w:rsidRPr="00327130">
          <w:rPr>
            <w:rStyle w:val="Hyperlink"/>
            <w:noProof/>
          </w:rPr>
          <w:fldChar w:fldCharType="end"/>
        </w:r>
      </w:ins>
    </w:p>
    <w:p w14:paraId="746304FD" w14:textId="77777777" w:rsidR="000E14AF" w:rsidRDefault="000E14AF">
      <w:pPr>
        <w:pStyle w:val="Verzeichnis3"/>
        <w:tabs>
          <w:tab w:val="left" w:pos="1200"/>
          <w:tab w:val="right" w:leader="dot" w:pos="9062"/>
        </w:tabs>
        <w:rPr>
          <w:ins w:id="163" w:author="Admin" w:date="2015-07-08T08:59:00Z"/>
          <w:rFonts w:asciiTheme="minorHAnsi" w:eastAsiaTheme="minorEastAsia" w:hAnsiTheme="minorHAnsi" w:cstheme="minorBidi"/>
          <w:i w:val="0"/>
          <w:iCs w:val="0"/>
          <w:noProof/>
          <w:sz w:val="22"/>
          <w:szCs w:val="22"/>
        </w:rPr>
      </w:pPr>
      <w:ins w:id="164"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"_Toc424109394"</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4.2.2</w:t>
        </w:r>
        <w:r>
          <w:rPr>
            <w:rFonts w:asciiTheme="minorHAnsi" w:eastAsiaTheme="minorEastAsia" w:hAnsiTheme="minorHAnsi" w:cstheme="minorBidi"/>
            <w:i w:val="0"/>
            <w:iCs w:val="0"/>
            <w:noProof/>
            <w:sz w:val="22"/>
            <w:szCs w:val="22"/>
          </w:rPr>
          <w:tab/>
        </w:r>
        <w:r w:rsidRPr="00327130">
          <w:rPr>
            <w:rStyle w:val="Hyperlink"/>
            <w:noProof/>
          </w:rPr>
          <w:t>Soll-Kriterien</w:t>
        </w:r>
        <w:r>
          <w:rPr>
            <w:noProof/>
            <w:webHidden/>
          </w:rPr>
          <w:tab/>
        </w:r>
        <w:r>
          <w:rPr>
            <w:noProof/>
            <w:webHidden/>
          </w:rPr>
          <w:fldChar w:fldCharType="begin"/>
        </w:r>
        <w:r>
          <w:rPr>
            <w:noProof/>
            <w:webHidden/>
          </w:rPr>
          <w:instrText xml:space="preserve"> PAGEREF _Toc424109394 \h </w:instrText>
        </w:r>
        <w:r>
          <w:rPr>
            <w:noProof/>
            <w:webHidden/>
          </w:rPr>
        </w:r>
      </w:ins>
      <w:r>
        <w:rPr>
          <w:noProof/>
          <w:webHidden/>
        </w:rPr>
        <w:fldChar w:fldCharType="separate"/>
      </w:r>
      <w:ins w:id="165" w:author="Admin" w:date="2015-07-08T08:59:00Z">
        <w:r>
          <w:rPr>
            <w:noProof/>
            <w:webHidden/>
          </w:rPr>
          <w:t>12</w:t>
        </w:r>
        <w:r>
          <w:rPr>
            <w:noProof/>
            <w:webHidden/>
          </w:rPr>
          <w:fldChar w:fldCharType="end"/>
        </w:r>
        <w:r w:rsidRPr="00327130">
          <w:rPr>
            <w:rStyle w:val="Hyperlink"/>
            <w:noProof/>
          </w:rPr>
          <w:fldChar w:fldCharType="end"/>
        </w:r>
      </w:ins>
    </w:p>
    <w:p w14:paraId="15C34ED4" w14:textId="77777777" w:rsidR="000E14AF" w:rsidRDefault="000E14AF">
      <w:pPr>
        <w:pStyle w:val="Verzeichnis3"/>
        <w:tabs>
          <w:tab w:val="left" w:pos="1200"/>
          <w:tab w:val="right" w:leader="dot" w:pos="9062"/>
        </w:tabs>
        <w:rPr>
          <w:ins w:id="166" w:author="Admin" w:date="2015-07-08T08:59:00Z"/>
          <w:rFonts w:asciiTheme="minorHAnsi" w:eastAsiaTheme="minorEastAsia" w:hAnsiTheme="minorHAnsi" w:cstheme="minorBidi"/>
          <w:i w:val="0"/>
          <w:iCs w:val="0"/>
          <w:noProof/>
          <w:sz w:val="22"/>
          <w:szCs w:val="22"/>
        </w:rPr>
      </w:pPr>
      <w:ins w:id="167"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"_Toc424109395"</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4.2.3</w:t>
        </w:r>
        <w:r>
          <w:rPr>
            <w:rFonts w:asciiTheme="minorHAnsi" w:eastAsiaTheme="minorEastAsia" w:hAnsiTheme="minorHAnsi" w:cstheme="minorBidi"/>
            <w:i w:val="0"/>
            <w:iCs w:val="0"/>
            <w:noProof/>
            <w:sz w:val="22"/>
            <w:szCs w:val="22"/>
          </w:rPr>
          <w:tab/>
        </w:r>
        <w:r w:rsidRPr="00327130">
          <w:rPr>
            <w:rStyle w:val="Hyperlink"/>
            <w:noProof/>
          </w:rPr>
          <w:t>Kann-Kriterien</w:t>
        </w:r>
        <w:r>
          <w:rPr>
            <w:noProof/>
            <w:webHidden/>
          </w:rPr>
          <w:tab/>
        </w:r>
        <w:r>
          <w:rPr>
            <w:noProof/>
            <w:webHidden/>
          </w:rPr>
          <w:fldChar w:fldCharType="begin"/>
        </w:r>
        <w:r>
          <w:rPr>
            <w:noProof/>
            <w:webHidden/>
          </w:rPr>
          <w:instrText xml:space="preserve"> PAGEREF _Toc424109395 \h </w:instrText>
        </w:r>
        <w:r>
          <w:rPr>
            <w:noProof/>
            <w:webHidden/>
          </w:rPr>
        </w:r>
      </w:ins>
      <w:r>
        <w:rPr>
          <w:noProof/>
          <w:webHidden/>
        </w:rPr>
        <w:fldChar w:fldCharType="separate"/>
      </w:r>
      <w:ins w:id="168" w:author="Admin" w:date="2015-07-08T08:59:00Z">
        <w:r>
          <w:rPr>
            <w:noProof/>
            <w:webHidden/>
          </w:rPr>
          <w:t>12</w:t>
        </w:r>
        <w:r>
          <w:rPr>
            <w:noProof/>
            <w:webHidden/>
          </w:rPr>
          <w:fldChar w:fldCharType="end"/>
        </w:r>
        <w:r w:rsidRPr="00327130">
          <w:rPr>
            <w:rStyle w:val="Hyperlink"/>
            <w:noProof/>
          </w:rPr>
          <w:fldChar w:fldCharType="end"/>
        </w:r>
      </w:ins>
    </w:p>
    <w:p w14:paraId="00B3EAAB" w14:textId="77777777" w:rsidR="000E14AF" w:rsidRDefault="000E14AF">
      <w:pPr>
        <w:pStyle w:val="Verzeichnis3"/>
        <w:tabs>
          <w:tab w:val="left" w:pos="1200"/>
          <w:tab w:val="right" w:leader="dot" w:pos="9062"/>
        </w:tabs>
        <w:rPr>
          <w:ins w:id="169" w:author="Admin" w:date="2015-07-08T08:59:00Z"/>
          <w:rFonts w:asciiTheme="minorHAnsi" w:eastAsiaTheme="minorEastAsia" w:hAnsiTheme="minorHAnsi" w:cstheme="minorBidi"/>
          <w:i w:val="0"/>
          <w:iCs w:val="0"/>
          <w:noProof/>
          <w:sz w:val="22"/>
          <w:szCs w:val="22"/>
        </w:rPr>
      </w:pPr>
      <w:ins w:id="170"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"_Toc424109396"</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4.2.4</w:t>
        </w:r>
        <w:r>
          <w:rPr>
            <w:rFonts w:asciiTheme="minorHAnsi" w:eastAsiaTheme="minorEastAsia" w:hAnsiTheme="minorHAnsi" w:cstheme="minorBidi"/>
            <w:i w:val="0"/>
            <w:iCs w:val="0"/>
            <w:noProof/>
            <w:sz w:val="22"/>
            <w:szCs w:val="22"/>
          </w:rPr>
          <w:tab/>
        </w:r>
        <w:r w:rsidRPr="00327130">
          <w:rPr>
            <w:rStyle w:val="Hyperlink"/>
            <w:noProof/>
          </w:rPr>
          <w:t>Analyse der Kriterien</w:t>
        </w:r>
        <w:r>
          <w:rPr>
            <w:noProof/>
            <w:webHidden/>
          </w:rPr>
          <w:tab/>
        </w:r>
        <w:r>
          <w:rPr>
            <w:noProof/>
            <w:webHidden/>
          </w:rPr>
          <w:fldChar w:fldCharType="begin"/>
        </w:r>
        <w:r>
          <w:rPr>
            <w:noProof/>
            <w:webHidden/>
          </w:rPr>
          <w:instrText xml:space="preserve"> PAGEREF _Toc424109396 \h </w:instrText>
        </w:r>
        <w:r>
          <w:rPr>
            <w:noProof/>
            <w:webHidden/>
          </w:rPr>
        </w:r>
      </w:ins>
      <w:r>
        <w:rPr>
          <w:noProof/>
          <w:webHidden/>
        </w:rPr>
        <w:fldChar w:fldCharType="separate"/>
      </w:r>
      <w:ins w:id="171" w:author="Admin" w:date="2015-07-08T08:59:00Z">
        <w:r>
          <w:rPr>
            <w:noProof/>
            <w:webHidden/>
          </w:rPr>
          <w:t>12</w:t>
        </w:r>
        <w:r>
          <w:rPr>
            <w:noProof/>
            <w:webHidden/>
          </w:rPr>
          <w:fldChar w:fldCharType="end"/>
        </w:r>
        <w:r w:rsidRPr="00327130">
          <w:rPr>
            <w:rStyle w:val="Hyperlink"/>
            <w:noProof/>
          </w:rPr>
          <w:fldChar w:fldCharType="end"/>
        </w:r>
      </w:ins>
    </w:p>
    <w:p w14:paraId="113E58D2" w14:textId="77777777" w:rsidR="000E14AF" w:rsidRDefault="000E14AF">
      <w:pPr>
        <w:pStyle w:val="Verzeichnis2"/>
        <w:tabs>
          <w:tab w:val="left" w:pos="720"/>
          <w:tab w:val="right" w:leader="dot" w:pos="9062"/>
        </w:tabs>
        <w:rPr>
          <w:ins w:id="172" w:author="Admin" w:date="2015-07-08T08:59:00Z"/>
          <w:rFonts w:asciiTheme="minorHAnsi" w:eastAsiaTheme="minorEastAsia" w:hAnsiTheme="minorHAnsi" w:cstheme="minorBidi"/>
          <w:smallCaps w:val="0"/>
          <w:noProof/>
          <w:sz w:val="22"/>
          <w:szCs w:val="22"/>
        </w:rPr>
      </w:pPr>
      <w:ins w:id="173"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"_Toc424109397"</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4.3</w:t>
        </w:r>
        <w:r>
          <w:rPr>
            <w:rFonts w:asciiTheme="minorHAnsi" w:eastAsiaTheme="minorEastAsia" w:hAnsiTheme="minorHAnsi" w:cstheme="minorBidi"/>
            <w:smallCaps w:val="0"/>
            <w:noProof/>
            <w:sz w:val="22"/>
            <w:szCs w:val="22"/>
          </w:rPr>
          <w:tab/>
        </w:r>
        <w:r w:rsidRPr="00327130">
          <w:rPr>
            <w:rStyle w:val="Hyperlink"/>
            <w:noProof/>
          </w:rPr>
          <w:t>Architektur</w:t>
        </w:r>
        <w:r>
          <w:rPr>
            <w:noProof/>
            <w:webHidden/>
          </w:rPr>
          <w:tab/>
        </w:r>
        <w:r>
          <w:rPr>
            <w:noProof/>
            <w:webHidden/>
          </w:rPr>
          <w:fldChar w:fldCharType="begin"/>
        </w:r>
        <w:r>
          <w:rPr>
            <w:noProof/>
            <w:webHidden/>
          </w:rPr>
          <w:instrText xml:space="preserve"> PAGEREF _Toc424109397 \h </w:instrText>
        </w:r>
        <w:r>
          <w:rPr>
            <w:noProof/>
            <w:webHidden/>
          </w:rPr>
        </w:r>
      </w:ins>
      <w:r>
        <w:rPr>
          <w:noProof/>
          <w:webHidden/>
        </w:rPr>
        <w:fldChar w:fldCharType="separate"/>
      </w:r>
      <w:ins w:id="174" w:author="Admin" w:date="2015-07-08T08:59:00Z">
        <w:r>
          <w:rPr>
            <w:noProof/>
            <w:webHidden/>
          </w:rPr>
          <w:t>13</w:t>
        </w:r>
        <w:r>
          <w:rPr>
            <w:noProof/>
            <w:webHidden/>
          </w:rPr>
          <w:fldChar w:fldCharType="end"/>
        </w:r>
        <w:r w:rsidRPr="00327130">
          <w:rPr>
            <w:rStyle w:val="Hyperlink"/>
            <w:noProof/>
          </w:rPr>
          <w:fldChar w:fldCharType="end"/>
        </w:r>
      </w:ins>
    </w:p>
    <w:p w14:paraId="1FE23AB2" w14:textId="77777777" w:rsidR="000E14AF" w:rsidRDefault="000E14AF">
      <w:pPr>
        <w:pStyle w:val="Verzeichnis1"/>
        <w:tabs>
          <w:tab w:val="left" w:pos="480"/>
          <w:tab w:val="right" w:leader="dot" w:pos="9062"/>
        </w:tabs>
        <w:rPr>
          <w:ins w:id="175" w:author="Admin" w:date="2015-07-08T08:59:00Z"/>
          <w:rFonts w:asciiTheme="minorHAnsi" w:eastAsiaTheme="minorEastAsia" w:hAnsiTheme="minorHAnsi" w:cstheme="minorBidi"/>
          <w:b w:val="0"/>
          <w:bCs w:val="0"/>
          <w:caps w:val="0"/>
          <w:noProof/>
          <w:sz w:val="22"/>
          <w:szCs w:val="22"/>
        </w:rPr>
      </w:pPr>
      <w:ins w:id="176"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"_Toc424109398"</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w:t>
        </w:r>
        <w:r>
          <w:rPr>
            <w:rFonts w:asciiTheme="minorHAnsi" w:eastAsiaTheme="minorEastAsia" w:hAnsiTheme="minorHAnsi" w:cstheme="minorBidi"/>
            <w:b w:val="0"/>
            <w:bCs w:val="0"/>
            <w:caps w:val="0"/>
            <w:noProof/>
            <w:sz w:val="22"/>
            <w:szCs w:val="22"/>
          </w:rPr>
          <w:tab/>
        </w:r>
        <w:r w:rsidRPr="00327130">
          <w:rPr>
            <w:rStyle w:val="Hyperlink"/>
            <w:noProof/>
          </w:rPr>
          <w:t>Umsetzung</w:t>
        </w:r>
        <w:r>
          <w:rPr>
            <w:noProof/>
            <w:webHidden/>
          </w:rPr>
          <w:tab/>
        </w:r>
        <w:r>
          <w:rPr>
            <w:noProof/>
            <w:webHidden/>
          </w:rPr>
          <w:fldChar w:fldCharType="begin"/>
        </w:r>
        <w:r>
          <w:rPr>
            <w:noProof/>
            <w:webHidden/>
          </w:rPr>
          <w:instrText xml:space="preserve"> PAGEREF _Toc424109398 \h </w:instrText>
        </w:r>
        <w:r>
          <w:rPr>
            <w:noProof/>
            <w:webHidden/>
          </w:rPr>
        </w:r>
      </w:ins>
      <w:r>
        <w:rPr>
          <w:noProof/>
          <w:webHidden/>
        </w:rPr>
        <w:fldChar w:fldCharType="separate"/>
      </w:r>
      <w:ins w:id="177" w:author="Admin" w:date="2015-07-08T08:59:00Z">
        <w:r>
          <w:rPr>
            <w:noProof/>
            <w:webHidden/>
          </w:rPr>
          <w:t>16</w:t>
        </w:r>
        <w:r>
          <w:rPr>
            <w:noProof/>
            <w:webHidden/>
          </w:rPr>
          <w:fldChar w:fldCharType="end"/>
        </w:r>
        <w:r w:rsidRPr="00327130">
          <w:rPr>
            <w:rStyle w:val="Hyperlink"/>
            <w:noProof/>
          </w:rPr>
          <w:fldChar w:fldCharType="end"/>
        </w:r>
      </w:ins>
    </w:p>
    <w:p w14:paraId="44F28BCE" w14:textId="77777777" w:rsidR="000E14AF" w:rsidRDefault="000E14AF">
      <w:pPr>
        <w:pStyle w:val="Verzeichnis2"/>
        <w:tabs>
          <w:tab w:val="left" w:pos="720"/>
          <w:tab w:val="right" w:leader="dot" w:pos="9062"/>
        </w:tabs>
        <w:rPr>
          <w:ins w:id="178" w:author="Admin" w:date="2015-07-08T08:59:00Z"/>
          <w:rFonts w:asciiTheme="minorHAnsi" w:eastAsiaTheme="minorEastAsia" w:hAnsiTheme="minorHAnsi" w:cstheme="minorBidi"/>
          <w:smallCaps w:val="0"/>
          <w:noProof/>
          <w:sz w:val="22"/>
          <w:szCs w:val="22"/>
        </w:rPr>
      </w:pPr>
      <w:ins w:id="179" w:author="Admin" w:date="2015-07-08T08:59:00Z">
        <w:r w:rsidRPr="00327130">
          <w:rPr>
            <w:rStyle w:val="Hyperlink"/>
            <w:noProof/>
          </w:rPr>
          <w:lastRenderedPageBreak/>
          <w:fldChar w:fldCharType="begin"/>
        </w:r>
        <w:r w:rsidRPr="00327130">
          <w:rPr>
            <w:rStyle w:val="Hyperlink"/>
            <w:noProof/>
          </w:rPr>
          <w:instrText xml:space="preserve"> </w:instrText>
        </w:r>
        <w:r>
          <w:rPr>
            <w:noProof/>
          </w:rPr>
          <w:instrText>HYPERLINK \l "_Toc424109399"</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5.1</w:t>
        </w:r>
        <w:r>
          <w:rPr>
            <w:rFonts w:asciiTheme="minorHAnsi" w:eastAsiaTheme="minorEastAsia" w:hAnsiTheme="minorHAnsi" w:cstheme="minorBidi"/>
            <w:smallCaps w:val="0"/>
            <w:noProof/>
            <w:sz w:val="22"/>
            <w:szCs w:val="22"/>
          </w:rPr>
          <w:tab/>
        </w:r>
        <w:r w:rsidRPr="00327130">
          <w:rPr>
            <w:rStyle w:val="Hyperlink"/>
            <w:noProof/>
          </w:rPr>
          <w:t>Umsetzung der Simulationsumgebung</w:t>
        </w:r>
        <w:r>
          <w:rPr>
            <w:noProof/>
            <w:webHidden/>
          </w:rPr>
          <w:tab/>
        </w:r>
        <w:r>
          <w:rPr>
            <w:noProof/>
            <w:webHidden/>
          </w:rPr>
          <w:fldChar w:fldCharType="begin"/>
        </w:r>
        <w:r>
          <w:rPr>
            <w:noProof/>
            <w:webHidden/>
          </w:rPr>
          <w:instrText xml:space="preserve"> PAGEREF _Toc424109399 \h </w:instrText>
        </w:r>
        <w:r>
          <w:rPr>
            <w:noProof/>
            <w:webHidden/>
          </w:rPr>
        </w:r>
      </w:ins>
      <w:r>
        <w:rPr>
          <w:noProof/>
          <w:webHidden/>
        </w:rPr>
        <w:fldChar w:fldCharType="separate"/>
      </w:r>
      <w:ins w:id="180" w:author="Admin" w:date="2015-07-08T08:59:00Z">
        <w:r>
          <w:rPr>
            <w:noProof/>
            <w:webHidden/>
          </w:rPr>
          <w:t>16</w:t>
        </w:r>
        <w:r>
          <w:rPr>
            <w:noProof/>
            <w:webHidden/>
          </w:rPr>
          <w:fldChar w:fldCharType="end"/>
        </w:r>
        <w:r w:rsidRPr="00327130">
          <w:rPr>
            <w:rStyle w:val="Hyperlink"/>
            <w:noProof/>
          </w:rPr>
          <w:fldChar w:fldCharType="end"/>
        </w:r>
      </w:ins>
    </w:p>
    <w:p w14:paraId="27EA2475" w14:textId="77777777" w:rsidR="000E14AF" w:rsidRDefault="000E14AF">
      <w:pPr>
        <w:pStyle w:val="Verzeichnis3"/>
        <w:tabs>
          <w:tab w:val="left" w:pos="1200"/>
          <w:tab w:val="right" w:leader="dot" w:pos="9062"/>
        </w:tabs>
        <w:rPr>
          <w:ins w:id="181" w:author="Admin" w:date="2015-07-08T08:59:00Z"/>
          <w:rFonts w:asciiTheme="minorHAnsi" w:eastAsiaTheme="minorEastAsia" w:hAnsiTheme="minorHAnsi" w:cstheme="minorBidi"/>
          <w:i w:val="0"/>
          <w:iCs w:val="0"/>
          <w:noProof/>
          <w:sz w:val="22"/>
          <w:szCs w:val="22"/>
        </w:rPr>
      </w:pPr>
      <w:ins w:id="182"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"_Toc424109400"</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5.1.1</w:t>
        </w:r>
        <w:r>
          <w:rPr>
            <w:rFonts w:asciiTheme="minorHAnsi" w:eastAsiaTheme="minorEastAsia" w:hAnsiTheme="minorHAnsi" w:cstheme="minorBidi"/>
            <w:i w:val="0"/>
            <w:iCs w:val="0"/>
            <w:noProof/>
            <w:sz w:val="22"/>
            <w:szCs w:val="22"/>
          </w:rPr>
          <w:tab/>
        </w:r>
        <w:r w:rsidRPr="00327130">
          <w:rPr>
            <w:rStyle w:val="Hyperlink"/>
            <w:noProof/>
          </w:rPr>
          <w:t>Grundsätzliches</w:t>
        </w:r>
        <w:r>
          <w:rPr>
            <w:noProof/>
            <w:webHidden/>
          </w:rPr>
          <w:tab/>
        </w:r>
        <w:r>
          <w:rPr>
            <w:noProof/>
            <w:webHidden/>
          </w:rPr>
          <w:fldChar w:fldCharType="begin"/>
        </w:r>
        <w:r>
          <w:rPr>
            <w:noProof/>
            <w:webHidden/>
          </w:rPr>
          <w:instrText xml:space="preserve"> PAGEREF _Toc424109400 \h </w:instrText>
        </w:r>
        <w:r>
          <w:rPr>
            <w:noProof/>
            <w:webHidden/>
          </w:rPr>
        </w:r>
      </w:ins>
      <w:r>
        <w:rPr>
          <w:noProof/>
          <w:webHidden/>
        </w:rPr>
        <w:fldChar w:fldCharType="separate"/>
      </w:r>
      <w:ins w:id="183" w:author="Admin" w:date="2015-07-08T08:59:00Z">
        <w:r>
          <w:rPr>
            <w:noProof/>
            <w:webHidden/>
          </w:rPr>
          <w:t>16</w:t>
        </w:r>
        <w:r>
          <w:rPr>
            <w:noProof/>
            <w:webHidden/>
          </w:rPr>
          <w:fldChar w:fldCharType="end"/>
        </w:r>
        <w:r w:rsidRPr="00327130">
          <w:rPr>
            <w:rStyle w:val="Hyperlink"/>
            <w:noProof/>
          </w:rPr>
          <w:fldChar w:fldCharType="end"/>
        </w:r>
      </w:ins>
    </w:p>
    <w:p w14:paraId="5C856ABA" w14:textId="77777777" w:rsidR="000E14AF" w:rsidRDefault="000E14AF">
      <w:pPr>
        <w:pStyle w:val="Verzeichnis3"/>
        <w:tabs>
          <w:tab w:val="left" w:pos="1200"/>
          <w:tab w:val="right" w:leader="dot" w:pos="9062"/>
        </w:tabs>
        <w:rPr>
          <w:ins w:id="184" w:author="Admin" w:date="2015-07-08T08:59:00Z"/>
          <w:rFonts w:asciiTheme="minorHAnsi" w:eastAsiaTheme="minorEastAsia" w:hAnsiTheme="minorHAnsi" w:cstheme="minorBidi"/>
          <w:i w:val="0"/>
          <w:iCs w:val="0"/>
          <w:noProof/>
          <w:sz w:val="22"/>
          <w:szCs w:val="22"/>
        </w:rPr>
      </w:pPr>
      <w:ins w:id="185"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"_Toc424109401"</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5.1.2</w:t>
        </w:r>
        <w:r>
          <w:rPr>
            <w:rFonts w:asciiTheme="minorHAnsi" w:eastAsiaTheme="minorEastAsia" w:hAnsiTheme="minorHAnsi" w:cstheme="minorBidi"/>
            <w:i w:val="0"/>
            <w:iCs w:val="0"/>
            <w:noProof/>
            <w:sz w:val="22"/>
            <w:szCs w:val="22"/>
          </w:rPr>
          <w:tab/>
        </w:r>
        <w:r w:rsidRPr="00327130">
          <w:rPr>
            <w:rStyle w:val="Hyperlink"/>
            <w:noProof/>
          </w:rPr>
          <w:t>Regel- und Spielimplementierung</w:t>
        </w:r>
        <w:r>
          <w:rPr>
            <w:noProof/>
            <w:webHidden/>
          </w:rPr>
          <w:tab/>
        </w:r>
        <w:r>
          <w:rPr>
            <w:noProof/>
            <w:webHidden/>
          </w:rPr>
          <w:fldChar w:fldCharType="begin"/>
        </w:r>
        <w:r>
          <w:rPr>
            <w:noProof/>
            <w:webHidden/>
          </w:rPr>
          <w:instrText xml:space="preserve"> PAGEREF _Toc424109401 \h </w:instrText>
        </w:r>
        <w:r>
          <w:rPr>
            <w:noProof/>
            <w:webHidden/>
          </w:rPr>
        </w:r>
      </w:ins>
      <w:r>
        <w:rPr>
          <w:noProof/>
          <w:webHidden/>
        </w:rPr>
        <w:fldChar w:fldCharType="separate"/>
      </w:r>
      <w:ins w:id="186" w:author="Admin" w:date="2015-07-08T08:59:00Z">
        <w:r>
          <w:rPr>
            <w:noProof/>
            <w:webHidden/>
          </w:rPr>
          <w:t>17</w:t>
        </w:r>
        <w:r>
          <w:rPr>
            <w:noProof/>
            <w:webHidden/>
          </w:rPr>
          <w:fldChar w:fldCharType="end"/>
        </w:r>
        <w:r w:rsidRPr="00327130">
          <w:rPr>
            <w:rStyle w:val="Hyperlink"/>
            <w:noProof/>
          </w:rPr>
          <w:fldChar w:fldCharType="end"/>
        </w:r>
      </w:ins>
    </w:p>
    <w:p w14:paraId="055C53B1" w14:textId="77777777" w:rsidR="000E14AF" w:rsidRDefault="000E14AF">
      <w:pPr>
        <w:pStyle w:val="Verzeichnis3"/>
        <w:tabs>
          <w:tab w:val="left" w:pos="1200"/>
          <w:tab w:val="right" w:leader="dot" w:pos="9062"/>
        </w:tabs>
        <w:rPr>
          <w:ins w:id="187" w:author="Admin" w:date="2015-07-08T08:59:00Z"/>
          <w:rFonts w:asciiTheme="minorHAnsi" w:eastAsiaTheme="minorEastAsia" w:hAnsiTheme="minorHAnsi" w:cstheme="minorBidi"/>
          <w:i w:val="0"/>
          <w:iCs w:val="0"/>
          <w:noProof/>
          <w:sz w:val="22"/>
          <w:szCs w:val="22"/>
        </w:rPr>
      </w:pPr>
      <w:ins w:id="188"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"_Toc424109402"</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5.1.3</w:t>
        </w:r>
        <w:r>
          <w:rPr>
            <w:rFonts w:asciiTheme="minorHAnsi" w:eastAsiaTheme="minorEastAsia" w:hAnsiTheme="minorHAnsi" w:cstheme="minorBidi"/>
            <w:i w:val="0"/>
            <w:iCs w:val="0"/>
            <w:noProof/>
            <w:sz w:val="22"/>
            <w:szCs w:val="22"/>
          </w:rPr>
          <w:tab/>
        </w:r>
        <w:r w:rsidRPr="00327130">
          <w:rPr>
            <w:rStyle w:val="Hyperlink"/>
            <w:noProof/>
          </w:rPr>
          <w:t>Spielerimplementierung</w:t>
        </w:r>
        <w:r>
          <w:rPr>
            <w:noProof/>
            <w:webHidden/>
          </w:rPr>
          <w:tab/>
        </w:r>
        <w:r>
          <w:rPr>
            <w:noProof/>
            <w:webHidden/>
          </w:rPr>
          <w:fldChar w:fldCharType="begin"/>
        </w:r>
        <w:r>
          <w:rPr>
            <w:noProof/>
            <w:webHidden/>
          </w:rPr>
          <w:instrText xml:space="preserve"> PAGEREF _Toc424109402 \h </w:instrText>
        </w:r>
        <w:r>
          <w:rPr>
            <w:noProof/>
            <w:webHidden/>
          </w:rPr>
        </w:r>
      </w:ins>
      <w:r>
        <w:rPr>
          <w:noProof/>
          <w:webHidden/>
        </w:rPr>
        <w:fldChar w:fldCharType="separate"/>
      </w:r>
      <w:ins w:id="189" w:author="Admin" w:date="2015-07-08T08:59:00Z">
        <w:r>
          <w:rPr>
            <w:noProof/>
            <w:webHidden/>
          </w:rPr>
          <w:t>21</w:t>
        </w:r>
        <w:r>
          <w:rPr>
            <w:noProof/>
            <w:webHidden/>
          </w:rPr>
          <w:fldChar w:fldCharType="end"/>
        </w:r>
        <w:r w:rsidRPr="00327130">
          <w:rPr>
            <w:rStyle w:val="Hyperlink"/>
            <w:noProof/>
          </w:rPr>
          <w:fldChar w:fldCharType="end"/>
        </w:r>
      </w:ins>
    </w:p>
    <w:p w14:paraId="420352EA" w14:textId="77777777" w:rsidR="000E14AF" w:rsidRDefault="000E14AF">
      <w:pPr>
        <w:pStyle w:val="Verzeichnis3"/>
        <w:tabs>
          <w:tab w:val="left" w:pos="1200"/>
          <w:tab w:val="right" w:leader="dot" w:pos="9062"/>
        </w:tabs>
        <w:rPr>
          <w:ins w:id="190" w:author="Admin" w:date="2015-07-08T08:59:00Z"/>
          <w:rFonts w:asciiTheme="minorHAnsi" w:eastAsiaTheme="minorEastAsia" w:hAnsiTheme="minorHAnsi" w:cstheme="minorBidi"/>
          <w:i w:val="0"/>
          <w:iCs w:val="0"/>
          <w:noProof/>
          <w:sz w:val="22"/>
          <w:szCs w:val="22"/>
        </w:rPr>
      </w:pPr>
      <w:ins w:id="191"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"_Toc424109403"</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5.1.4</w:t>
        </w:r>
        <w:r>
          <w:rPr>
            <w:rFonts w:asciiTheme="minorHAnsi" w:eastAsiaTheme="minorEastAsia" w:hAnsiTheme="minorHAnsi" w:cstheme="minorBidi"/>
            <w:i w:val="0"/>
            <w:iCs w:val="0"/>
            <w:noProof/>
            <w:sz w:val="22"/>
            <w:szCs w:val="22"/>
          </w:rPr>
          <w:tab/>
        </w:r>
        <w:r w:rsidRPr="00327130">
          <w:rPr>
            <w:rStyle w:val="Hyperlink"/>
            <w:noProof/>
          </w:rPr>
          <w:t>Skriptschnittstelle</w:t>
        </w:r>
        <w:r>
          <w:rPr>
            <w:noProof/>
            <w:webHidden/>
          </w:rPr>
          <w:tab/>
        </w:r>
        <w:r>
          <w:rPr>
            <w:noProof/>
            <w:webHidden/>
          </w:rPr>
          <w:fldChar w:fldCharType="begin"/>
        </w:r>
        <w:r>
          <w:rPr>
            <w:noProof/>
            <w:webHidden/>
          </w:rPr>
          <w:instrText xml:space="preserve"> PAGEREF _Toc424109403 \h </w:instrText>
        </w:r>
        <w:r>
          <w:rPr>
            <w:noProof/>
            <w:webHidden/>
          </w:rPr>
        </w:r>
      </w:ins>
      <w:r>
        <w:rPr>
          <w:noProof/>
          <w:webHidden/>
        </w:rPr>
        <w:fldChar w:fldCharType="separate"/>
      </w:r>
      <w:ins w:id="192" w:author="Admin" w:date="2015-07-08T08:59:00Z">
        <w:r>
          <w:rPr>
            <w:noProof/>
            <w:webHidden/>
          </w:rPr>
          <w:t>25</w:t>
        </w:r>
        <w:r>
          <w:rPr>
            <w:noProof/>
            <w:webHidden/>
          </w:rPr>
          <w:fldChar w:fldCharType="end"/>
        </w:r>
        <w:r w:rsidRPr="00327130">
          <w:rPr>
            <w:rStyle w:val="Hyperlink"/>
            <w:noProof/>
          </w:rPr>
          <w:fldChar w:fldCharType="end"/>
        </w:r>
      </w:ins>
    </w:p>
    <w:p w14:paraId="1490BBE5" w14:textId="77777777" w:rsidR="000E14AF" w:rsidRDefault="000E14AF">
      <w:pPr>
        <w:pStyle w:val="Verzeichnis2"/>
        <w:tabs>
          <w:tab w:val="left" w:pos="720"/>
          <w:tab w:val="right" w:leader="dot" w:pos="9062"/>
        </w:tabs>
        <w:rPr>
          <w:ins w:id="193" w:author="Admin" w:date="2015-07-08T08:59:00Z"/>
          <w:rFonts w:asciiTheme="minorHAnsi" w:eastAsiaTheme="minorEastAsia" w:hAnsiTheme="minorHAnsi" w:cstheme="minorBidi"/>
          <w:smallCaps w:val="0"/>
          <w:noProof/>
          <w:sz w:val="22"/>
          <w:szCs w:val="22"/>
        </w:rPr>
      </w:pPr>
      <w:ins w:id="194"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"_Toc424109404"</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5.2</w:t>
        </w:r>
        <w:r>
          <w:rPr>
            <w:rFonts w:asciiTheme="minorHAnsi" w:eastAsiaTheme="minorEastAsia" w:hAnsiTheme="minorHAnsi" w:cstheme="minorBidi"/>
            <w:smallCaps w:val="0"/>
            <w:noProof/>
            <w:sz w:val="22"/>
            <w:szCs w:val="22"/>
          </w:rPr>
          <w:tab/>
        </w:r>
        <w:r w:rsidRPr="00327130">
          <w:rPr>
            <w:rStyle w:val="Hyperlink"/>
            <w:noProof/>
          </w:rPr>
          <w:t>Entwicklung der künstlichen Intelligenz</w:t>
        </w:r>
        <w:r>
          <w:rPr>
            <w:noProof/>
            <w:webHidden/>
          </w:rPr>
          <w:tab/>
        </w:r>
        <w:r>
          <w:rPr>
            <w:noProof/>
            <w:webHidden/>
          </w:rPr>
          <w:fldChar w:fldCharType="begin"/>
        </w:r>
        <w:r>
          <w:rPr>
            <w:noProof/>
            <w:webHidden/>
          </w:rPr>
          <w:instrText xml:space="preserve"> PAGEREF _Toc424109404 \h </w:instrText>
        </w:r>
        <w:r>
          <w:rPr>
            <w:noProof/>
            <w:webHidden/>
          </w:rPr>
        </w:r>
      </w:ins>
      <w:r>
        <w:rPr>
          <w:noProof/>
          <w:webHidden/>
        </w:rPr>
        <w:fldChar w:fldCharType="separate"/>
      </w:r>
      <w:ins w:id="195" w:author="Admin" w:date="2015-07-08T08:59:00Z">
        <w:r>
          <w:rPr>
            <w:noProof/>
            <w:webHidden/>
          </w:rPr>
          <w:t>29</w:t>
        </w:r>
        <w:r>
          <w:rPr>
            <w:noProof/>
            <w:webHidden/>
          </w:rPr>
          <w:fldChar w:fldCharType="end"/>
        </w:r>
        <w:r w:rsidRPr="00327130">
          <w:rPr>
            <w:rStyle w:val="Hyperlink"/>
            <w:noProof/>
          </w:rPr>
          <w:fldChar w:fldCharType="end"/>
        </w:r>
      </w:ins>
    </w:p>
    <w:p w14:paraId="0F84EE5A" w14:textId="77777777" w:rsidR="000E14AF" w:rsidRDefault="000E14AF">
      <w:pPr>
        <w:pStyle w:val="Verzeichnis1"/>
        <w:tabs>
          <w:tab w:val="left" w:pos="480"/>
          <w:tab w:val="right" w:leader="dot" w:pos="9062"/>
        </w:tabs>
        <w:rPr>
          <w:ins w:id="196" w:author="Admin" w:date="2015-07-08T08:59:00Z"/>
          <w:rFonts w:asciiTheme="minorHAnsi" w:eastAsiaTheme="minorEastAsia" w:hAnsiTheme="minorHAnsi" w:cstheme="minorBidi"/>
          <w:b w:val="0"/>
          <w:bCs w:val="0"/>
          <w:caps w:val="0"/>
          <w:noProof/>
          <w:sz w:val="22"/>
          <w:szCs w:val="22"/>
        </w:rPr>
      </w:pPr>
      <w:ins w:id="197"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"_Toc424109405"</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6</w:t>
        </w:r>
        <w:r>
          <w:rPr>
            <w:rFonts w:asciiTheme="minorHAnsi" w:eastAsiaTheme="minorEastAsia" w:hAnsiTheme="minorHAnsi" w:cstheme="minorBidi"/>
            <w:b w:val="0"/>
            <w:bCs w:val="0"/>
            <w:caps w:val="0"/>
            <w:noProof/>
            <w:sz w:val="22"/>
            <w:szCs w:val="22"/>
          </w:rPr>
          <w:tab/>
        </w:r>
        <w:r w:rsidRPr="00327130">
          <w:rPr>
            <w:rStyle w:val="Hyperlink"/>
            <w:noProof/>
          </w:rPr>
          <w:t>Ausblick</w:t>
        </w:r>
        <w:r>
          <w:rPr>
            <w:noProof/>
            <w:webHidden/>
          </w:rPr>
          <w:tab/>
        </w:r>
        <w:r>
          <w:rPr>
            <w:noProof/>
            <w:webHidden/>
          </w:rPr>
          <w:fldChar w:fldCharType="begin"/>
        </w:r>
        <w:r>
          <w:rPr>
            <w:noProof/>
            <w:webHidden/>
          </w:rPr>
          <w:instrText xml:space="preserve"> PAGEREF _Toc424109405 \h </w:instrText>
        </w:r>
        <w:r>
          <w:rPr>
            <w:noProof/>
            <w:webHidden/>
          </w:rPr>
        </w:r>
      </w:ins>
      <w:r>
        <w:rPr>
          <w:noProof/>
          <w:webHidden/>
        </w:rPr>
        <w:fldChar w:fldCharType="separate"/>
      </w:r>
      <w:ins w:id="198" w:author="Admin" w:date="2015-07-08T08:59:00Z">
        <w:r>
          <w:rPr>
            <w:noProof/>
            <w:webHidden/>
          </w:rPr>
          <w:t>38</w:t>
        </w:r>
        <w:r>
          <w:rPr>
            <w:noProof/>
            <w:webHidden/>
          </w:rPr>
          <w:fldChar w:fldCharType="end"/>
        </w:r>
        <w:r w:rsidRPr="00327130">
          <w:rPr>
            <w:rStyle w:val="Hyperlink"/>
            <w:noProof/>
          </w:rPr>
          <w:fldChar w:fldCharType="end"/>
        </w:r>
      </w:ins>
    </w:p>
    <w:p w14:paraId="79B8A1F9" w14:textId="77777777" w:rsidR="000E14AF" w:rsidRDefault="000E14AF">
      <w:pPr>
        <w:pStyle w:val="Verzeichnis1"/>
        <w:tabs>
          <w:tab w:val="left" w:pos="480"/>
          <w:tab w:val="right" w:leader="dot" w:pos="9062"/>
        </w:tabs>
        <w:rPr>
          <w:ins w:id="199" w:author="Admin" w:date="2015-07-08T08:59:00Z"/>
          <w:rFonts w:asciiTheme="minorHAnsi" w:eastAsiaTheme="minorEastAsia" w:hAnsiTheme="minorHAnsi" w:cstheme="minorBidi"/>
          <w:b w:val="0"/>
          <w:bCs w:val="0"/>
          <w:caps w:val="0"/>
          <w:noProof/>
          <w:sz w:val="22"/>
          <w:szCs w:val="22"/>
        </w:rPr>
      </w:pPr>
      <w:ins w:id="200"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"_Toc424109406"</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7</w:t>
        </w:r>
        <w:r>
          <w:rPr>
            <w:rFonts w:asciiTheme="minorHAnsi" w:eastAsiaTheme="minorEastAsia" w:hAnsiTheme="minorHAnsi" w:cstheme="minorBidi"/>
            <w:b w:val="0"/>
            <w:bCs w:val="0"/>
            <w:caps w:val="0"/>
            <w:noProof/>
            <w:sz w:val="22"/>
            <w:szCs w:val="22"/>
          </w:rPr>
          <w:tab/>
        </w:r>
        <w:r w:rsidRPr="00327130">
          <w:rPr>
            <w:rStyle w:val="Hyperlink"/>
            <w:noProof/>
          </w:rPr>
          <w:t>Fazit</w:t>
        </w:r>
        <w:r>
          <w:rPr>
            <w:noProof/>
            <w:webHidden/>
          </w:rPr>
          <w:tab/>
        </w:r>
        <w:r>
          <w:rPr>
            <w:noProof/>
            <w:webHidden/>
          </w:rPr>
          <w:fldChar w:fldCharType="begin"/>
        </w:r>
        <w:r>
          <w:rPr>
            <w:noProof/>
            <w:webHidden/>
          </w:rPr>
          <w:instrText xml:space="preserve"> PAGEREF _Toc424109406 \h </w:instrText>
        </w:r>
        <w:r>
          <w:rPr>
            <w:noProof/>
            <w:webHidden/>
          </w:rPr>
        </w:r>
      </w:ins>
      <w:r>
        <w:rPr>
          <w:noProof/>
          <w:webHidden/>
        </w:rPr>
        <w:fldChar w:fldCharType="separate"/>
      </w:r>
      <w:ins w:id="201" w:author="Admin" w:date="2015-07-08T08:59:00Z">
        <w:r>
          <w:rPr>
            <w:noProof/>
            <w:webHidden/>
          </w:rPr>
          <w:t>40</w:t>
        </w:r>
        <w:r>
          <w:rPr>
            <w:noProof/>
            <w:webHidden/>
          </w:rPr>
          <w:fldChar w:fldCharType="end"/>
        </w:r>
        <w:r w:rsidRPr="00327130">
          <w:rPr>
            <w:rStyle w:val="Hyperlink"/>
            <w:noProof/>
          </w:rPr>
          <w:fldChar w:fldCharType="end"/>
        </w:r>
      </w:ins>
    </w:p>
    <w:p w14:paraId="3B2ABEE6" w14:textId="77777777" w:rsidR="000E14AF" w:rsidRDefault="000E14AF">
      <w:pPr>
        <w:pStyle w:val="Verzeichnis1"/>
        <w:tabs>
          <w:tab w:val="right" w:leader="dot" w:pos="9062"/>
        </w:tabs>
        <w:rPr>
          <w:ins w:id="202" w:author="Admin" w:date="2015-07-08T08:59:00Z"/>
          <w:rFonts w:asciiTheme="minorHAnsi" w:eastAsiaTheme="minorEastAsia" w:hAnsiTheme="minorHAnsi" w:cstheme="minorBidi"/>
          <w:b w:val="0"/>
          <w:bCs w:val="0"/>
          <w:caps w:val="0"/>
          <w:noProof/>
          <w:sz w:val="22"/>
          <w:szCs w:val="22"/>
        </w:rPr>
      </w:pPr>
      <w:ins w:id="203"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"_Toc424109407"</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Literaturverzeichnis</w:t>
        </w:r>
        <w:r>
          <w:rPr>
            <w:noProof/>
            <w:webHidden/>
          </w:rPr>
          <w:tab/>
        </w:r>
        <w:r>
          <w:rPr>
            <w:noProof/>
            <w:webHidden/>
          </w:rPr>
          <w:fldChar w:fldCharType="begin"/>
        </w:r>
        <w:r>
          <w:rPr>
            <w:noProof/>
            <w:webHidden/>
          </w:rPr>
          <w:instrText xml:space="preserve"> PAGEREF _Toc424109407 \h </w:instrText>
        </w:r>
        <w:r>
          <w:rPr>
            <w:noProof/>
            <w:webHidden/>
          </w:rPr>
        </w:r>
      </w:ins>
      <w:r>
        <w:rPr>
          <w:noProof/>
          <w:webHidden/>
        </w:rPr>
        <w:fldChar w:fldCharType="separate"/>
      </w:r>
      <w:ins w:id="204" w:author="Admin" w:date="2015-07-08T08:59:00Z">
        <w:r>
          <w:rPr>
            <w:noProof/>
            <w:webHidden/>
          </w:rPr>
          <w:t>I</w:t>
        </w:r>
        <w:r>
          <w:rPr>
            <w:noProof/>
            <w:webHidden/>
          </w:rPr>
          <w:fldChar w:fldCharType="end"/>
        </w:r>
        <w:r w:rsidRPr="00327130">
          <w:rPr>
            <w:rStyle w:val="Hyperlink"/>
            <w:noProof/>
          </w:rPr>
          <w:fldChar w:fldCharType="end"/>
        </w:r>
      </w:ins>
    </w:p>
    <w:p w14:paraId="71EA57B1" w14:textId="77777777" w:rsidR="000E14AF" w:rsidRDefault="000E14AF">
      <w:pPr>
        <w:pStyle w:val="Verzeichnis1"/>
        <w:tabs>
          <w:tab w:val="right" w:leader="dot" w:pos="9062"/>
        </w:tabs>
        <w:rPr>
          <w:ins w:id="205" w:author="Admin" w:date="2015-07-08T08:59:00Z"/>
          <w:rFonts w:asciiTheme="minorHAnsi" w:eastAsiaTheme="minorEastAsia" w:hAnsiTheme="minorHAnsi" w:cstheme="minorBidi"/>
          <w:b w:val="0"/>
          <w:bCs w:val="0"/>
          <w:caps w:val="0"/>
          <w:noProof/>
          <w:sz w:val="22"/>
          <w:szCs w:val="22"/>
        </w:rPr>
      </w:pPr>
      <w:ins w:id="206"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"_Toc424109408"</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Abbildungsverzeichnis</w:t>
        </w:r>
        <w:r>
          <w:rPr>
            <w:noProof/>
            <w:webHidden/>
          </w:rPr>
          <w:tab/>
        </w:r>
        <w:r>
          <w:rPr>
            <w:noProof/>
            <w:webHidden/>
          </w:rPr>
          <w:fldChar w:fldCharType="begin"/>
        </w:r>
        <w:r>
          <w:rPr>
            <w:noProof/>
            <w:webHidden/>
          </w:rPr>
          <w:instrText xml:space="preserve"> PAGEREF _Toc424109408 \h </w:instrText>
        </w:r>
        <w:r>
          <w:rPr>
            <w:noProof/>
            <w:webHidden/>
          </w:rPr>
        </w:r>
      </w:ins>
      <w:r>
        <w:rPr>
          <w:noProof/>
          <w:webHidden/>
        </w:rPr>
        <w:fldChar w:fldCharType="separate"/>
      </w:r>
      <w:ins w:id="207" w:author="Admin" w:date="2015-07-08T08:59:00Z">
        <w:r>
          <w:rPr>
            <w:noProof/>
            <w:webHidden/>
          </w:rPr>
          <w:t>II</w:t>
        </w:r>
        <w:r>
          <w:rPr>
            <w:noProof/>
            <w:webHidden/>
          </w:rPr>
          <w:fldChar w:fldCharType="end"/>
        </w:r>
        <w:r w:rsidRPr="00327130">
          <w:rPr>
            <w:rStyle w:val="Hyperlink"/>
            <w:noProof/>
          </w:rPr>
          <w:fldChar w:fldCharType="end"/>
        </w:r>
      </w:ins>
    </w:p>
    <w:p w14:paraId="46330ED9" w14:textId="77777777" w:rsidR="000E14AF" w:rsidRDefault="000E14AF">
      <w:pPr>
        <w:pStyle w:val="Verzeichnis1"/>
        <w:tabs>
          <w:tab w:val="right" w:leader="dot" w:pos="9062"/>
        </w:tabs>
        <w:rPr>
          <w:ins w:id="208" w:author="Admin" w:date="2015-07-08T08:59:00Z"/>
          <w:rFonts w:asciiTheme="minorHAnsi" w:eastAsiaTheme="minorEastAsia" w:hAnsiTheme="minorHAnsi" w:cstheme="minorBidi"/>
          <w:b w:val="0"/>
          <w:bCs w:val="0"/>
          <w:caps w:val="0"/>
          <w:noProof/>
          <w:sz w:val="22"/>
          <w:szCs w:val="22"/>
        </w:rPr>
      </w:pPr>
      <w:ins w:id="209"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"_Toc424109409"</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Tabellenverzeichnis</w:t>
        </w:r>
        <w:r>
          <w:rPr>
            <w:noProof/>
            <w:webHidden/>
          </w:rPr>
          <w:tab/>
        </w:r>
        <w:r>
          <w:rPr>
            <w:noProof/>
            <w:webHidden/>
          </w:rPr>
          <w:fldChar w:fldCharType="begin"/>
        </w:r>
        <w:r>
          <w:rPr>
            <w:noProof/>
            <w:webHidden/>
          </w:rPr>
          <w:instrText xml:space="preserve"> PAGEREF _Toc424109409 \h </w:instrText>
        </w:r>
        <w:r>
          <w:rPr>
            <w:noProof/>
            <w:webHidden/>
          </w:rPr>
        </w:r>
      </w:ins>
      <w:r>
        <w:rPr>
          <w:noProof/>
          <w:webHidden/>
        </w:rPr>
        <w:fldChar w:fldCharType="separate"/>
      </w:r>
      <w:ins w:id="210" w:author="Admin" w:date="2015-07-08T08:59:00Z">
        <w:r>
          <w:rPr>
            <w:noProof/>
            <w:webHidden/>
          </w:rPr>
          <w:t>III</w:t>
        </w:r>
        <w:r>
          <w:rPr>
            <w:noProof/>
            <w:webHidden/>
          </w:rPr>
          <w:fldChar w:fldCharType="end"/>
        </w:r>
        <w:r w:rsidRPr="00327130">
          <w:rPr>
            <w:rStyle w:val="Hyperlink"/>
            <w:noProof/>
          </w:rPr>
          <w:fldChar w:fldCharType="end"/>
        </w:r>
      </w:ins>
    </w:p>
    <w:p w14:paraId="2FCD63E3" w14:textId="77777777" w:rsidR="000E14AF" w:rsidRDefault="000E14AF">
      <w:pPr>
        <w:pStyle w:val="Verzeichnis1"/>
        <w:tabs>
          <w:tab w:val="right" w:leader="dot" w:pos="9062"/>
        </w:tabs>
        <w:rPr>
          <w:ins w:id="211" w:author="Admin" w:date="2015-07-08T08:59:00Z"/>
          <w:rFonts w:asciiTheme="minorHAnsi" w:eastAsiaTheme="minorEastAsia" w:hAnsiTheme="minorHAnsi" w:cstheme="minorBidi"/>
          <w:b w:val="0"/>
          <w:bCs w:val="0"/>
          <w:caps w:val="0"/>
          <w:noProof/>
          <w:sz w:val="22"/>
          <w:szCs w:val="22"/>
        </w:rPr>
      </w:pPr>
      <w:ins w:id="212"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"_Toc424109410"</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Abkürzungsverzeichnis</w:t>
        </w:r>
        <w:r>
          <w:rPr>
            <w:noProof/>
            <w:webHidden/>
          </w:rPr>
          <w:tab/>
        </w:r>
        <w:r>
          <w:rPr>
            <w:noProof/>
            <w:webHidden/>
          </w:rPr>
          <w:fldChar w:fldCharType="begin"/>
        </w:r>
        <w:r>
          <w:rPr>
            <w:noProof/>
            <w:webHidden/>
          </w:rPr>
          <w:instrText xml:space="preserve"> PAGEREF _Toc424109410 \h </w:instrText>
        </w:r>
        <w:r>
          <w:rPr>
            <w:noProof/>
            <w:webHidden/>
          </w:rPr>
        </w:r>
      </w:ins>
      <w:r>
        <w:rPr>
          <w:noProof/>
          <w:webHidden/>
        </w:rPr>
        <w:fldChar w:fldCharType="separate"/>
      </w:r>
      <w:ins w:id="213" w:author="Admin" w:date="2015-07-08T08:59:00Z">
        <w:r>
          <w:rPr>
            <w:noProof/>
            <w:webHidden/>
          </w:rPr>
          <w:t>IV</w:t>
        </w:r>
        <w:r>
          <w:rPr>
            <w:noProof/>
            <w:webHidden/>
          </w:rPr>
          <w:fldChar w:fldCharType="end"/>
        </w:r>
        <w:r w:rsidRPr="00327130">
          <w:rPr>
            <w:rStyle w:val="Hyperlink"/>
            <w:noProof/>
          </w:rPr>
          <w:fldChar w:fldCharType="end"/>
        </w:r>
      </w:ins>
    </w:p>
    <w:p w14:paraId="757DD91F" w14:textId="77777777" w:rsidR="000E14AF" w:rsidRDefault="000E14AF">
      <w:pPr>
        <w:pStyle w:val="Verzeichnis1"/>
        <w:tabs>
          <w:tab w:val="right" w:leader="dot" w:pos="9062"/>
        </w:tabs>
        <w:rPr>
          <w:ins w:id="214" w:author="Admin" w:date="2015-07-08T08:59:00Z"/>
          <w:rFonts w:asciiTheme="minorHAnsi" w:eastAsiaTheme="minorEastAsia" w:hAnsiTheme="minorHAnsi" w:cstheme="minorBidi"/>
          <w:b w:val="0"/>
          <w:bCs w:val="0"/>
          <w:caps w:val="0"/>
          <w:noProof/>
          <w:sz w:val="22"/>
          <w:szCs w:val="22"/>
        </w:rPr>
      </w:pPr>
      <w:ins w:id="215" w:author="Admin" w:date="2015-07-08T08:59:00Z">
        <w:r w:rsidRPr="00327130">
          <w:rPr>
            <w:rStyle w:val="Hyperlink"/>
            <w:noProof/>
          </w:rPr>
          <w:fldChar w:fldCharType="begin"/>
        </w:r>
        <w:r w:rsidRPr="00327130">
          <w:rPr>
            <w:rStyle w:val="Hyperlink"/>
            <w:noProof/>
          </w:rPr>
          <w:instrText xml:space="preserve"> </w:instrText>
        </w:r>
        <w:r>
          <w:rPr>
            <w:noProof/>
          </w:rPr>
          <w:instrText>HYPERLINK \l "_Toc424109411"</w:instrText>
        </w:r>
        <w:r w:rsidRPr="00327130">
          <w:rPr>
            <w:rStyle w:val="Hyperlink"/>
            <w:noProof/>
          </w:rPr>
          <w:instrText xml:space="preserve"> </w:instrText>
        </w:r>
        <w:r w:rsidRPr="00327130">
          <w:rPr>
            <w:rStyle w:val="Hyperlink"/>
            <w:noProof/>
          </w:rPr>
        </w:r>
        <w:r w:rsidRPr="00327130">
          <w:rPr>
            <w:rStyle w:val="Hyperlink"/>
            <w:noProof/>
          </w:rPr>
          <w:fldChar w:fldCharType="separate"/>
        </w:r>
        <w:r w:rsidRPr="00327130">
          <w:rPr>
            <w:rStyle w:val="Hyperlink"/>
            <w:noProof/>
          </w:rPr>
          <w:t>Glossar</w:t>
        </w:r>
        <w:r>
          <w:rPr>
            <w:noProof/>
            <w:webHidden/>
          </w:rPr>
          <w:tab/>
        </w:r>
        <w:r>
          <w:rPr>
            <w:noProof/>
            <w:webHidden/>
          </w:rPr>
          <w:fldChar w:fldCharType="begin"/>
        </w:r>
        <w:r>
          <w:rPr>
            <w:noProof/>
            <w:webHidden/>
          </w:rPr>
          <w:instrText xml:space="preserve"> PAGEREF _Toc424109411 \h </w:instrText>
        </w:r>
        <w:r>
          <w:rPr>
            <w:noProof/>
            <w:webHidden/>
          </w:rPr>
        </w:r>
      </w:ins>
      <w:r>
        <w:rPr>
          <w:noProof/>
          <w:webHidden/>
        </w:rPr>
        <w:fldChar w:fldCharType="separate"/>
      </w:r>
      <w:ins w:id="216" w:author="Admin" w:date="2015-07-08T08:59:00Z">
        <w:r>
          <w:rPr>
            <w:noProof/>
            <w:webHidden/>
          </w:rPr>
          <w:t>V</w:t>
        </w:r>
        <w:r>
          <w:rPr>
            <w:noProof/>
            <w:webHidden/>
          </w:rPr>
          <w:fldChar w:fldCharType="end"/>
        </w:r>
        <w:r w:rsidRPr="00327130">
          <w:rPr>
            <w:rStyle w:val="Hyperlink"/>
            <w:noProof/>
          </w:rPr>
          <w:fldChar w:fldCharType="end"/>
        </w:r>
      </w:ins>
    </w:p>
    <w:p w14:paraId="0946570E" w14:textId="77777777" w:rsidR="00765681" w:rsidDel="000E14AF" w:rsidRDefault="00765681">
      <w:pPr>
        <w:pStyle w:val="Verzeichnis1"/>
        <w:tabs>
          <w:tab w:val="right" w:leader="dot" w:pos="9062"/>
        </w:tabs>
        <w:rPr>
          <w:del w:id="217" w:author="Admin" w:date="2015-07-08T08:59:00Z"/>
          <w:rFonts w:asciiTheme="minorHAnsi" w:eastAsiaTheme="minorEastAsia" w:hAnsiTheme="minorHAnsi" w:cstheme="minorBidi"/>
          <w:b w:val="0"/>
          <w:bCs w:val="0"/>
          <w:caps w:val="0"/>
          <w:noProof/>
          <w:sz w:val="22"/>
          <w:szCs w:val="22"/>
        </w:rPr>
      </w:pPr>
      <w:del w:id="218" w:author="Admin" w:date="2015-07-08T08:59:00Z">
        <w:r w:rsidRPr="000E14AF" w:rsidDel="000E14AF">
          <w:rPr>
            <w:noProof/>
            <w:rPrChange w:id="219" w:author="Admin" w:date="2015-07-08T08:59:00Z">
              <w:rPr>
                <w:rStyle w:val="Hyperlink"/>
                <w:noProof/>
              </w:rPr>
            </w:rPrChange>
          </w:rPr>
          <w:delText>Eidesstattliche Erklärung</w:delText>
        </w:r>
        <w:r w:rsidDel="000E14AF">
          <w:rPr>
            <w:noProof/>
            <w:webHidden/>
          </w:rPr>
          <w:tab/>
          <w:delText>I</w:delText>
        </w:r>
      </w:del>
    </w:p>
    <w:p w14:paraId="6A86647D" w14:textId="77777777" w:rsidR="00765681" w:rsidDel="000E14AF" w:rsidRDefault="00765681">
      <w:pPr>
        <w:pStyle w:val="Verzeichnis1"/>
        <w:tabs>
          <w:tab w:val="right" w:leader="dot" w:pos="9062"/>
        </w:tabs>
        <w:rPr>
          <w:del w:id="220" w:author="Admin" w:date="2015-07-08T08:59:00Z"/>
          <w:rFonts w:asciiTheme="minorHAnsi" w:eastAsiaTheme="minorEastAsia" w:hAnsiTheme="minorHAnsi" w:cstheme="minorBidi"/>
          <w:b w:val="0"/>
          <w:bCs w:val="0"/>
          <w:caps w:val="0"/>
          <w:noProof/>
          <w:sz w:val="22"/>
          <w:szCs w:val="22"/>
        </w:rPr>
      </w:pPr>
      <w:del w:id="221" w:author="Admin" w:date="2015-07-08T08:59:00Z">
        <w:r w:rsidRPr="000E14AF" w:rsidDel="000E14AF">
          <w:rPr>
            <w:noProof/>
            <w:rPrChange w:id="222" w:author="Admin" w:date="2015-07-08T08:59:00Z">
              <w:rPr>
                <w:rStyle w:val="Hyperlink"/>
                <w:noProof/>
              </w:rPr>
            </w:rPrChange>
          </w:rPr>
          <w:delText>Kurzfassung</w:delText>
        </w:r>
        <w:r w:rsidDel="000E14AF">
          <w:rPr>
            <w:noProof/>
            <w:webHidden/>
          </w:rPr>
          <w:tab/>
          <w:delText>II</w:delText>
        </w:r>
      </w:del>
    </w:p>
    <w:p w14:paraId="40C9F649" w14:textId="77777777" w:rsidR="00765681" w:rsidDel="000E14AF" w:rsidRDefault="00765681">
      <w:pPr>
        <w:pStyle w:val="Verzeichnis1"/>
        <w:tabs>
          <w:tab w:val="right" w:leader="dot" w:pos="9062"/>
        </w:tabs>
        <w:rPr>
          <w:del w:id="223" w:author="Admin" w:date="2015-07-08T08:59:00Z"/>
          <w:rFonts w:asciiTheme="minorHAnsi" w:eastAsiaTheme="minorEastAsia" w:hAnsiTheme="minorHAnsi" w:cstheme="minorBidi"/>
          <w:b w:val="0"/>
          <w:bCs w:val="0"/>
          <w:caps w:val="0"/>
          <w:noProof/>
          <w:sz w:val="22"/>
          <w:szCs w:val="22"/>
        </w:rPr>
      </w:pPr>
      <w:del w:id="224" w:author="Admin" w:date="2015-07-08T08:59:00Z">
        <w:r w:rsidRPr="000E14AF" w:rsidDel="000E14AF">
          <w:rPr>
            <w:noProof/>
            <w:rPrChange w:id="225" w:author="Admin" w:date="2015-07-08T08:59:00Z">
              <w:rPr>
                <w:rStyle w:val="Hyperlink"/>
                <w:noProof/>
              </w:rPr>
            </w:rPrChange>
          </w:rPr>
          <w:delText>Inhalt</w:delText>
        </w:r>
        <w:r w:rsidDel="000E14AF">
          <w:rPr>
            <w:noProof/>
            <w:webHidden/>
          </w:rPr>
          <w:tab/>
          <w:delText>III</w:delText>
        </w:r>
      </w:del>
    </w:p>
    <w:p w14:paraId="1EFA376C" w14:textId="77777777" w:rsidR="00765681" w:rsidDel="000E14AF" w:rsidRDefault="00765681">
      <w:pPr>
        <w:pStyle w:val="Verzeichnis1"/>
        <w:tabs>
          <w:tab w:val="right" w:leader="dot" w:pos="9062"/>
        </w:tabs>
        <w:rPr>
          <w:del w:id="226" w:author="Admin" w:date="2015-07-08T08:59:00Z"/>
          <w:rFonts w:asciiTheme="minorHAnsi" w:eastAsiaTheme="minorEastAsia" w:hAnsiTheme="minorHAnsi" w:cstheme="minorBidi"/>
          <w:b w:val="0"/>
          <w:bCs w:val="0"/>
          <w:caps w:val="0"/>
          <w:noProof/>
          <w:sz w:val="22"/>
          <w:szCs w:val="22"/>
        </w:rPr>
      </w:pPr>
      <w:del w:id="227" w:author="Admin" w:date="2015-07-08T08:59:00Z">
        <w:r w:rsidRPr="000E14AF" w:rsidDel="000E14AF">
          <w:rPr>
            <w:noProof/>
            <w:rPrChange w:id="228" w:author="Admin" w:date="2015-07-08T08:59:00Z">
              <w:rPr>
                <w:rStyle w:val="Hyperlink"/>
                <w:noProof/>
              </w:rPr>
            </w:rPrChange>
          </w:rPr>
          <w:delText>Abstract</w:delText>
        </w:r>
        <w:r w:rsidDel="000E14AF">
          <w:rPr>
            <w:noProof/>
            <w:webHidden/>
          </w:rPr>
          <w:tab/>
          <w:delText>1</w:delText>
        </w:r>
      </w:del>
    </w:p>
    <w:p w14:paraId="002CE91A" w14:textId="77777777" w:rsidR="00765681" w:rsidDel="000E14AF" w:rsidRDefault="00765681">
      <w:pPr>
        <w:pStyle w:val="Verzeichnis1"/>
        <w:tabs>
          <w:tab w:val="right" w:leader="dot" w:pos="9062"/>
        </w:tabs>
        <w:rPr>
          <w:del w:id="229" w:author="Admin" w:date="2015-07-08T08:59:00Z"/>
          <w:rFonts w:asciiTheme="minorHAnsi" w:eastAsiaTheme="minorEastAsia" w:hAnsiTheme="minorHAnsi" w:cstheme="minorBidi"/>
          <w:b w:val="0"/>
          <w:bCs w:val="0"/>
          <w:caps w:val="0"/>
          <w:noProof/>
          <w:sz w:val="22"/>
          <w:szCs w:val="22"/>
        </w:rPr>
      </w:pPr>
      <w:del w:id="230" w:author="Admin" w:date="2015-07-08T08:59:00Z">
        <w:r w:rsidRPr="000E14AF" w:rsidDel="000E14AF">
          <w:rPr>
            <w:noProof/>
            <w:rPrChange w:id="231" w:author="Admin" w:date="2015-07-08T08:59:00Z">
              <w:rPr>
                <w:rStyle w:val="Hyperlink"/>
                <w:noProof/>
              </w:rPr>
            </w:rPrChange>
          </w:rPr>
          <w:delText>Einleitung</w:delText>
        </w:r>
        <w:r w:rsidDel="000E14AF">
          <w:rPr>
            <w:noProof/>
            <w:webHidden/>
          </w:rPr>
          <w:tab/>
          <w:delText>2</w:delText>
        </w:r>
      </w:del>
    </w:p>
    <w:p w14:paraId="55F74D21" w14:textId="77777777" w:rsidR="00765681" w:rsidDel="000E14AF" w:rsidRDefault="00765681">
      <w:pPr>
        <w:pStyle w:val="Verzeichnis1"/>
        <w:tabs>
          <w:tab w:val="left" w:pos="480"/>
          <w:tab w:val="right" w:leader="dot" w:pos="9062"/>
        </w:tabs>
        <w:rPr>
          <w:del w:id="232" w:author="Admin" w:date="2015-07-08T08:59:00Z"/>
          <w:rFonts w:asciiTheme="minorHAnsi" w:eastAsiaTheme="minorEastAsia" w:hAnsiTheme="minorHAnsi" w:cstheme="minorBidi"/>
          <w:b w:val="0"/>
          <w:bCs w:val="0"/>
          <w:caps w:val="0"/>
          <w:noProof/>
          <w:sz w:val="22"/>
          <w:szCs w:val="22"/>
        </w:rPr>
      </w:pPr>
      <w:del w:id="233" w:author="Admin" w:date="2015-07-08T08:59:00Z">
        <w:r w:rsidRPr="000E14AF" w:rsidDel="000E14AF">
          <w:rPr>
            <w:noProof/>
            <w:rPrChange w:id="234" w:author="Admin" w:date="2015-07-08T08:59:00Z">
              <w:rPr>
                <w:rStyle w:val="Hyperlink"/>
                <w:noProof/>
              </w:rPr>
            </w:rPrChange>
          </w:rPr>
          <w:delText>1</w:delText>
        </w:r>
        <w:r w:rsidDel="000E14AF">
          <w:rPr>
            <w:rFonts w:asciiTheme="minorHAnsi" w:eastAsiaTheme="minorEastAsia" w:hAnsiTheme="minorHAnsi" w:cstheme="minorBidi"/>
            <w:b w:val="0"/>
            <w:bCs w:val="0"/>
            <w:caps w:val="0"/>
            <w:noProof/>
            <w:sz w:val="22"/>
            <w:szCs w:val="22"/>
          </w:rPr>
          <w:tab/>
        </w:r>
        <w:r w:rsidRPr="000E14AF" w:rsidDel="000E14AF">
          <w:rPr>
            <w:noProof/>
            <w:rPrChange w:id="235" w:author="Admin" w:date="2015-07-08T08:59:00Z">
              <w:rPr>
                <w:rStyle w:val="Hyperlink"/>
                <w:noProof/>
              </w:rPr>
            </w:rPrChange>
          </w:rPr>
          <w:delText>Aufgabenstellung</w:delText>
        </w:r>
        <w:r w:rsidDel="000E14AF">
          <w:rPr>
            <w:noProof/>
            <w:webHidden/>
          </w:rPr>
          <w:tab/>
          <w:delText>3</w:delText>
        </w:r>
      </w:del>
    </w:p>
    <w:p w14:paraId="0B56DE28" w14:textId="77777777" w:rsidR="00765681" w:rsidDel="000E14AF" w:rsidRDefault="00765681">
      <w:pPr>
        <w:pStyle w:val="Verzeichnis1"/>
        <w:tabs>
          <w:tab w:val="left" w:pos="480"/>
          <w:tab w:val="right" w:leader="dot" w:pos="9062"/>
        </w:tabs>
        <w:rPr>
          <w:del w:id="236" w:author="Admin" w:date="2015-07-08T08:59:00Z"/>
          <w:rFonts w:asciiTheme="minorHAnsi" w:eastAsiaTheme="minorEastAsia" w:hAnsiTheme="minorHAnsi" w:cstheme="minorBidi"/>
          <w:b w:val="0"/>
          <w:bCs w:val="0"/>
          <w:caps w:val="0"/>
          <w:noProof/>
          <w:sz w:val="22"/>
          <w:szCs w:val="22"/>
        </w:rPr>
      </w:pPr>
      <w:del w:id="237" w:author="Admin" w:date="2015-07-08T08:59:00Z">
        <w:r w:rsidRPr="000E14AF" w:rsidDel="000E14AF">
          <w:rPr>
            <w:noProof/>
            <w:rPrChange w:id="238" w:author="Admin" w:date="2015-07-08T08:59:00Z">
              <w:rPr>
                <w:rStyle w:val="Hyperlink"/>
                <w:noProof/>
              </w:rPr>
            </w:rPrChange>
          </w:rPr>
          <w:delText>2</w:delText>
        </w:r>
        <w:r w:rsidDel="000E14AF">
          <w:rPr>
            <w:rFonts w:asciiTheme="minorHAnsi" w:eastAsiaTheme="minorEastAsia" w:hAnsiTheme="minorHAnsi" w:cstheme="minorBidi"/>
            <w:b w:val="0"/>
            <w:bCs w:val="0"/>
            <w:caps w:val="0"/>
            <w:noProof/>
            <w:sz w:val="22"/>
            <w:szCs w:val="22"/>
          </w:rPr>
          <w:tab/>
        </w:r>
        <w:r w:rsidRPr="000E14AF" w:rsidDel="000E14AF">
          <w:rPr>
            <w:noProof/>
            <w:rPrChange w:id="239" w:author="Admin" w:date="2015-07-08T08:59:00Z">
              <w:rPr>
                <w:rStyle w:val="Hyperlink"/>
                <w:noProof/>
              </w:rPr>
            </w:rPrChange>
          </w:rPr>
          <w:delText>Stand der Technik</w:delText>
        </w:r>
        <w:r w:rsidDel="000E14AF">
          <w:rPr>
            <w:noProof/>
            <w:webHidden/>
          </w:rPr>
          <w:tab/>
          <w:delText>4</w:delText>
        </w:r>
      </w:del>
    </w:p>
    <w:p w14:paraId="1E956D5D" w14:textId="77777777" w:rsidR="00765681" w:rsidDel="000E14AF" w:rsidRDefault="00765681">
      <w:pPr>
        <w:pStyle w:val="Verzeichnis2"/>
        <w:tabs>
          <w:tab w:val="left" w:pos="720"/>
          <w:tab w:val="right" w:leader="dot" w:pos="9062"/>
        </w:tabs>
        <w:rPr>
          <w:del w:id="240" w:author="Admin" w:date="2015-07-08T08:59:00Z"/>
          <w:rFonts w:asciiTheme="minorHAnsi" w:eastAsiaTheme="minorEastAsia" w:hAnsiTheme="minorHAnsi" w:cstheme="minorBidi"/>
          <w:smallCaps w:val="0"/>
          <w:noProof/>
          <w:sz w:val="22"/>
          <w:szCs w:val="22"/>
        </w:rPr>
      </w:pPr>
      <w:del w:id="241" w:author="Admin" w:date="2015-07-08T08:59:00Z">
        <w:r w:rsidRPr="000E14AF" w:rsidDel="000E14AF">
          <w:rPr>
            <w:noProof/>
            <w:rPrChange w:id="242" w:author="Admin" w:date="2015-07-08T08:59:00Z">
              <w:rPr>
                <w:rStyle w:val="Hyperlink"/>
                <w:noProof/>
              </w:rPr>
            </w:rPrChange>
          </w:rPr>
          <w:delText>2.1</w:delText>
        </w:r>
        <w:r w:rsidDel="000E14AF">
          <w:rPr>
            <w:rFonts w:asciiTheme="minorHAnsi" w:eastAsiaTheme="minorEastAsia" w:hAnsiTheme="minorHAnsi" w:cstheme="minorBidi"/>
            <w:smallCaps w:val="0"/>
            <w:noProof/>
            <w:sz w:val="22"/>
            <w:szCs w:val="22"/>
          </w:rPr>
          <w:tab/>
        </w:r>
        <w:r w:rsidRPr="000E14AF" w:rsidDel="000E14AF">
          <w:rPr>
            <w:noProof/>
            <w:rPrChange w:id="243" w:author="Admin" w:date="2015-07-08T08:59:00Z">
              <w:rPr>
                <w:rStyle w:val="Hyperlink"/>
                <w:noProof/>
              </w:rPr>
            </w:rPrChange>
          </w:rPr>
          <w:delText>Einleitung</w:delText>
        </w:r>
        <w:r w:rsidDel="000E14AF">
          <w:rPr>
            <w:noProof/>
            <w:webHidden/>
          </w:rPr>
          <w:tab/>
          <w:delText>4</w:delText>
        </w:r>
      </w:del>
    </w:p>
    <w:p w14:paraId="6591518A" w14:textId="77777777" w:rsidR="00765681" w:rsidDel="000E14AF" w:rsidRDefault="00765681">
      <w:pPr>
        <w:pStyle w:val="Verzeichnis2"/>
        <w:tabs>
          <w:tab w:val="left" w:pos="720"/>
          <w:tab w:val="right" w:leader="dot" w:pos="9062"/>
        </w:tabs>
        <w:rPr>
          <w:del w:id="244" w:author="Admin" w:date="2015-07-08T08:59:00Z"/>
          <w:rFonts w:asciiTheme="minorHAnsi" w:eastAsiaTheme="minorEastAsia" w:hAnsiTheme="minorHAnsi" w:cstheme="minorBidi"/>
          <w:smallCaps w:val="0"/>
          <w:noProof/>
          <w:sz w:val="22"/>
          <w:szCs w:val="22"/>
        </w:rPr>
      </w:pPr>
      <w:del w:id="245" w:author="Admin" w:date="2015-07-08T08:59:00Z">
        <w:r w:rsidRPr="000E14AF" w:rsidDel="000E14AF">
          <w:rPr>
            <w:noProof/>
            <w:rPrChange w:id="246" w:author="Admin" w:date="2015-07-08T08:59:00Z">
              <w:rPr>
                <w:rStyle w:val="Hyperlink"/>
                <w:noProof/>
              </w:rPr>
            </w:rPrChange>
          </w:rPr>
          <w:delText>2.2</w:delText>
        </w:r>
        <w:r w:rsidDel="000E14AF">
          <w:rPr>
            <w:rFonts w:asciiTheme="minorHAnsi" w:eastAsiaTheme="minorEastAsia" w:hAnsiTheme="minorHAnsi" w:cstheme="minorBidi"/>
            <w:smallCaps w:val="0"/>
            <w:noProof/>
            <w:sz w:val="22"/>
            <w:szCs w:val="22"/>
          </w:rPr>
          <w:tab/>
        </w:r>
        <w:r w:rsidRPr="000E14AF" w:rsidDel="000E14AF">
          <w:rPr>
            <w:noProof/>
            <w:rPrChange w:id="247" w:author="Admin" w:date="2015-07-08T08:59:00Z">
              <w:rPr>
                <w:rStyle w:val="Hyperlink"/>
                <w:noProof/>
              </w:rPr>
            </w:rPrChange>
          </w:rPr>
          <w:delText>Game Engine</w:delText>
        </w:r>
        <w:r w:rsidDel="000E14AF">
          <w:rPr>
            <w:noProof/>
            <w:webHidden/>
          </w:rPr>
          <w:tab/>
          <w:delText>4</w:delText>
        </w:r>
      </w:del>
    </w:p>
    <w:p w14:paraId="12F20349" w14:textId="77777777" w:rsidR="00765681" w:rsidDel="000E14AF" w:rsidRDefault="00765681">
      <w:pPr>
        <w:pStyle w:val="Verzeichnis3"/>
        <w:tabs>
          <w:tab w:val="left" w:pos="1200"/>
          <w:tab w:val="right" w:leader="dot" w:pos="9062"/>
        </w:tabs>
        <w:rPr>
          <w:del w:id="248" w:author="Admin" w:date="2015-07-08T08:59:00Z"/>
          <w:rFonts w:asciiTheme="minorHAnsi" w:eastAsiaTheme="minorEastAsia" w:hAnsiTheme="minorHAnsi" w:cstheme="minorBidi"/>
          <w:i w:val="0"/>
          <w:iCs w:val="0"/>
          <w:noProof/>
          <w:sz w:val="22"/>
          <w:szCs w:val="22"/>
        </w:rPr>
      </w:pPr>
      <w:del w:id="249" w:author="Admin" w:date="2015-07-08T08:59:00Z">
        <w:r w:rsidRPr="000E14AF" w:rsidDel="000E14AF">
          <w:rPr>
            <w:noProof/>
            <w:rPrChange w:id="250" w:author="Admin" w:date="2015-07-08T08:59:00Z">
              <w:rPr>
                <w:rStyle w:val="Hyperlink"/>
                <w:noProof/>
              </w:rPr>
            </w:rPrChange>
          </w:rPr>
          <w:delText>2.2.1</w:delText>
        </w:r>
        <w:r w:rsidDel="000E14AF">
          <w:rPr>
            <w:rFonts w:asciiTheme="minorHAnsi" w:eastAsiaTheme="minorEastAsia" w:hAnsiTheme="minorHAnsi" w:cstheme="minorBidi"/>
            <w:i w:val="0"/>
            <w:iCs w:val="0"/>
            <w:noProof/>
            <w:sz w:val="22"/>
            <w:szCs w:val="22"/>
          </w:rPr>
          <w:tab/>
        </w:r>
        <w:r w:rsidRPr="000E14AF" w:rsidDel="000E14AF">
          <w:rPr>
            <w:noProof/>
            <w:rPrChange w:id="251" w:author="Admin" w:date="2015-07-08T08:59:00Z">
              <w:rPr>
                <w:rStyle w:val="Hyperlink"/>
                <w:noProof/>
              </w:rPr>
            </w:rPrChange>
          </w:rPr>
          <w:delText>Grundsätzliches</w:delText>
        </w:r>
        <w:r w:rsidDel="000E14AF">
          <w:rPr>
            <w:noProof/>
            <w:webHidden/>
          </w:rPr>
          <w:tab/>
          <w:delText>4</w:delText>
        </w:r>
      </w:del>
    </w:p>
    <w:p w14:paraId="6974CD6D" w14:textId="77777777" w:rsidR="00765681" w:rsidDel="000E14AF" w:rsidRDefault="00765681">
      <w:pPr>
        <w:pStyle w:val="Verzeichnis3"/>
        <w:tabs>
          <w:tab w:val="left" w:pos="1200"/>
          <w:tab w:val="right" w:leader="dot" w:pos="9062"/>
        </w:tabs>
        <w:rPr>
          <w:del w:id="252" w:author="Admin" w:date="2015-07-08T08:59:00Z"/>
          <w:rFonts w:asciiTheme="minorHAnsi" w:eastAsiaTheme="minorEastAsia" w:hAnsiTheme="minorHAnsi" w:cstheme="minorBidi"/>
          <w:i w:val="0"/>
          <w:iCs w:val="0"/>
          <w:noProof/>
          <w:sz w:val="22"/>
          <w:szCs w:val="22"/>
        </w:rPr>
      </w:pPr>
      <w:del w:id="253" w:author="Admin" w:date="2015-07-08T08:59:00Z">
        <w:r w:rsidRPr="000E14AF" w:rsidDel="000E14AF">
          <w:rPr>
            <w:noProof/>
            <w:rPrChange w:id="254" w:author="Admin" w:date="2015-07-08T08:59:00Z">
              <w:rPr>
                <w:rStyle w:val="Hyperlink"/>
                <w:noProof/>
              </w:rPr>
            </w:rPrChange>
          </w:rPr>
          <w:delText>2.2.2</w:delText>
        </w:r>
        <w:r w:rsidDel="000E14AF">
          <w:rPr>
            <w:rFonts w:asciiTheme="minorHAnsi" w:eastAsiaTheme="minorEastAsia" w:hAnsiTheme="minorHAnsi" w:cstheme="minorBidi"/>
            <w:i w:val="0"/>
            <w:iCs w:val="0"/>
            <w:noProof/>
            <w:sz w:val="22"/>
            <w:szCs w:val="22"/>
          </w:rPr>
          <w:tab/>
        </w:r>
        <w:r w:rsidRPr="000E14AF" w:rsidDel="000E14AF">
          <w:rPr>
            <w:noProof/>
            <w:rPrChange w:id="255" w:author="Admin" w:date="2015-07-08T08:59:00Z">
              <w:rPr>
                <w:rStyle w:val="Hyperlink"/>
                <w:noProof/>
              </w:rPr>
            </w:rPrChange>
          </w:rPr>
          <w:delText>Source Engine</w:delText>
        </w:r>
        <w:r w:rsidDel="000E14AF">
          <w:rPr>
            <w:noProof/>
            <w:webHidden/>
          </w:rPr>
          <w:tab/>
          <w:delText>4</w:delText>
        </w:r>
      </w:del>
    </w:p>
    <w:p w14:paraId="40F9BA7F" w14:textId="77777777" w:rsidR="00765681" w:rsidDel="000E14AF" w:rsidRDefault="00765681">
      <w:pPr>
        <w:pStyle w:val="Verzeichnis3"/>
        <w:tabs>
          <w:tab w:val="left" w:pos="1200"/>
          <w:tab w:val="right" w:leader="dot" w:pos="9062"/>
        </w:tabs>
        <w:rPr>
          <w:del w:id="256" w:author="Admin" w:date="2015-07-08T08:59:00Z"/>
          <w:rFonts w:asciiTheme="minorHAnsi" w:eastAsiaTheme="minorEastAsia" w:hAnsiTheme="minorHAnsi" w:cstheme="minorBidi"/>
          <w:i w:val="0"/>
          <w:iCs w:val="0"/>
          <w:noProof/>
          <w:sz w:val="22"/>
          <w:szCs w:val="22"/>
        </w:rPr>
      </w:pPr>
      <w:del w:id="257" w:author="Admin" w:date="2015-07-08T08:59:00Z">
        <w:r w:rsidRPr="000E14AF" w:rsidDel="000E14AF">
          <w:rPr>
            <w:noProof/>
            <w:rPrChange w:id="258" w:author="Admin" w:date="2015-07-08T08:59:00Z">
              <w:rPr>
                <w:rStyle w:val="Hyperlink"/>
                <w:noProof/>
              </w:rPr>
            </w:rPrChange>
          </w:rPr>
          <w:delText>2.2.3</w:delText>
        </w:r>
        <w:r w:rsidDel="000E14AF">
          <w:rPr>
            <w:rFonts w:asciiTheme="minorHAnsi" w:eastAsiaTheme="minorEastAsia" w:hAnsiTheme="minorHAnsi" w:cstheme="minorBidi"/>
            <w:i w:val="0"/>
            <w:iCs w:val="0"/>
            <w:noProof/>
            <w:sz w:val="22"/>
            <w:szCs w:val="22"/>
          </w:rPr>
          <w:tab/>
        </w:r>
        <w:r w:rsidRPr="000E14AF" w:rsidDel="000E14AF">
          <w:rPr>
            <w:noProof/>
            <w:rPrChange w:id="259" w:author="Admin" w:date="2015-07-08T08:59:00Z">
              <w:rPr>
                <w:rStyle w:val="Hyperlink"/>
                <w:noProof/>
              </w:rPr>
            </w:rPrChange>
          </w:rPr>
          <w:delText>Unity</w:delText>
        </w:r>
        <w:r w:rsidDel="000E14AF">
          <w:rPr>
            <w:noProof/>
            <w:webHidden/>
          </w:rPr>
          <w:tab/>
          <w:delText>5</w:delText>
        </w:r>
      </w:del>
    </w:p>
    <w:p w14:paraId="47746331" w14:textId="77777777" w:rsidR="00765681" w:rsidDel="000E14AF" w:rsidRDefault="00765681">
      <w:pPr>
        <w:pStyle w:val="Verzeichnis3"/>
        <w:tabs>
          <w:tab w:val="left" w:pos="1200"/>
          <w:tab w:val="right" w:leader="dot" w:pos="9062"/>
        </w:tabs>
        <w:rPr>
          <w:del w:id="260" w:author="Admin" w:date="2015-07-08T08:59:00Z"/>
          <w:rFonts w:asciiTheme="minorHAnsi" w:eastAsiaTheme="minorEastAsia" w:hAnsiTheme="minorHAnsi" w:cstheme="minorBidi"/>
          <w:i w:val="0"/>
          <w:iCs w:val="0"/>
          <w:noProof/>
          <w:sz w:val="22"/>
          <w:szCs w:val="22"/>
        </w:rPr>
      </w:pPr>
      <w:del w:id="261" w:author="Admin" w:date="2015-07-08T08:59:00Z">
        <w:r w:rsidRPr="000E14AF" w:rsidDel="000E14AF">
          <w:rPr>
            <w:noProof/>
            <w:lang w:val="en-US"/>
            <w:rPrChange w:id="262" w:author="Admin" w:date="2015-07-08T08:59:00Z">
              <w:rPr>
                <w:rStyle w:val="Hyperlink"/>
                <w:noProof/>
                <w:lang w:val="en-US"/>
              </w:rPr>
            </w:rPrChange>
          </w:rPr>
          <w:delText>2.2.4</w:delText>
        </w:r>
        <w:r w:rsidDel="000E14AF">
          <w:rPr>
            <w:rFonts w:asciiTheme="minorHAnsi" w:eastAsiaTheme="minorEastAsia" w:hAnsiTheme="minorHAnsi" w:cstheme="minorBidi"/>
            <w:i w:val="0"/>
            <w:iCs w:val="0"/>
            <w:noProof/>
            <w:sz w:val="22"/>
            <w:szCs w:val="22"/>
          </w:rPr>
          <w:tab/>
        </w:r>
        <w:r w:rsidRPr="000E14AF" w:rsidDel="000E14AF">
          <w:rPr>
            <w:noProof/>
            <w:lang w:val="en-US"/>
            <w:rPrChange w:id="263" w:author="Admin" w:date="2015-07-08T08:59:00Z">
              <w:rPr>
                <w:rStyle w:val="Hyperlink"/>
                <w:noProof/>
                <w:lang w:val="en-US"/>
              </w:rPr>
            </w:rPrChange>
          </w:rPr>
          <w:delText>Unreal Engine 4</w:delText>
        </w:r>
        <w:r w:rsidDel="000E14AF">
          <w:rPr>
            <w:noProof/>
            <w:webHidden/>
          </w:rPr>
          <w:tab/>
          <w:delText>5</w:delText>
        </w:r>
      </w:del>
    </w:p>
    <w:p w14:paraId="570E2C76" w14:textId="77777777" w:rsidR="00765681" w:rsidDel="000E14AF" w:rsidRDefault="00765681">
      <w:pPr>
        <w:pStyle w:val="Verzeichnis3"/>
        <w:tabs>
          <w:tab w:val="left" w:pos="1200"/>
          <w:tab w:val="right" w:leader="dot" w:pos="9062"/>
        </w:tabs>
        <w:rPr>
          <w:del w:id="264" w:author="Admin" w:date="2015-07-08T08:59:00Z"/>
          <w:rFonts w:asciiTheme="minorHAnsi" w:eastAsiaTheme="minorEastAsia" w:hAnsiTheme="minorHAnsi" w:cstheme="minorBidi"/>
          <w:i w:val="0"/>
          <w:iCs w:val="0"/>
          <w:noProof/>
          <w:sz w:val="22"/>
          <w:szCs w:val="22"/>
        </w:rPr>
      </w:pPr>
      <w:del w:id="265" w:author="Admin" w:date="2015-07-08T08:59:00Z">
        <w:r w:rsidRPr="000E14AF" w:rsidDel="000E14AF">
          <w:rPr>
            <w:noProof/>
            <w:rPrChange w:id="266" w:author="Admin" w:date="2015-07-08T08:59:00Z">
              <w:rPr>
                <w:rStyle w:val="Hyperlink"/>
                <w:noProof/>
              </w:rPr>
            </w:rPrChange>
          </w:rPr>
          <w:delText>2.2.5</w:delText>
        </w:r>
        <w:r w:rsidDel="000E14AF">
          <w:rPr>
            <w:rFonts w:asciiTheme="minorHAnsi" w:eastAsiaTheme="minorEastAsia" w:hAnsiTheme="minorHAnsi" w:cstheme="minorBidi"/>
            <w:i w:val="0"/>
            <w:iCs w:val="0"/>
            <w:noProof/>
            <w:sz w:val="22"/>
            <w:szCs w:val="22"/>
          </w:rPr>
          <w:tab/>
        </w:r>
        <w:r w:rsidRPr="000E14AF" w:rsidDel="000E14AF">
          <w:rPr>
            <w:noProof/>
            <w:rPrChange w:id="267" w:author="Admin" w:date="2015-07-08T08:59:00Z">
              <w:rPr>
                <w:rStyle w:val="Hyperlink"/>
                <w:noProof/>
              </w:rPr>
            </w:rPrChange>
          </w:rPr>
          <w:delText>Verwendung im Projekt</w:delText>
        </w:r>
        <w:r w:rsidDel="000E14AF">
          <w:rPr>
            <w:noProof/>
            <w:webHidden/>
          </w:rPr>
          <w:tab/>
          <w:delText>6</w:delText>
        </w:r>
      </w:del>
    </w:p>
    <w:p w14:paraId="55CC86A7" w14:textId="77777777" w:rsidR="00765681" w:rsidDel="000E14AF" w:rsidRDefault="00765681">
      <w:pPr>
        <w:pStyle w:val="Verzeichnis2"/>
        <w:tabs>
          <w:tab w:val="left" w:pos="720"/>
          <w:tab w:val="right" w:leader="dot" w:pos="9062"/>
        </w:tabs>
        <w:rPr>
          <w:del w:id="268" w:author="Admin" w:date="2015-07-08T08:59:00Z"/>
          <w:rFonts w:asciiTheme="minorHAnsi" w:eastAsiaTheme="minorEastAsia" w:hAnsiTheme="minorHAnsi" w:cstheme="minorBidi"/>
          <w:smallCaps w:val="0"/>
          <w:noProof/>
          <w:sz w:val="22"/>
          <w:szCs w:val="22"/>
        </w:rPr>
      </w:pPr>
      <w:del w:id="269" w:author="Admin" w:date="2015-07-08T08:59:00Z">
        <w:r w:rsidRPr="000E14AF" w:rsidDel="000E14AF">
          <w:rPr>
            <w:noProof/>
            <w:rPrChange w:id="270" w:author="Admin" w:date="2015-07-08T08:59:00Z">
              <w:rPr>
                <w:rStyle w:val="Hyperlink"/>
                <w:noProof/>
              </w:rPr>
            </w:rPrChange>
          </w:rPr>
          <w:delText>2.3</w:delText>
        </w:r>
        <w:r w:rsidDel="000E14AF">
          <w:rPr>
            <w:rFonts w:asciiTheme="minorHAnsi" w:eastAsiaTheme="minorEastAsia" w:hAnsiTheme="minorHAnsi" w:cstheme="minorBidi"/>
            <w:smallCaps w:val="0"/>
            <w:noProof/>
            <w:sz w:val="22"/>
            <w:szCs w:val="22"/>
          </w:rPr>
          <w:tab/>
        </w:r>
        <w:r w:rsidRPr="000E14AF" w:rsidDel="000E14AF">
          <w:rPr>
            <w:noProof/>
            <w:rPrChange w:id="271" w:author="Admin" w:date="2015-07-08T08:59:00Z">
              <w:rPr>
                <w:rStyle w:val="Hyperlink"/>
                <w:noProof/>
              </w:rPr>
            </w:rPrChange>
          </w:rPr>
          <w:delText>Scripting-Ansatz</w:delText>
        </w:r>
        <w:r w:rsidDel="000E14AF">
          <w:rPr>
            <w:noProof/>
            <w:webHidden/>
          </w:rPr>
          <w:tab/>
          <w:delText>6</w:delText>
        </w:r>
      </w:del>
    </w:p>
    <w:p w14:paraId="2256A211" w14:textId="77777777" w:rsidR="00765681" w:rsidDel="000E14AF" w:rsidRDefault="00765681">
      <w:pPr>
        <w:pStyle w:val="Verzeichnis3"/>
        <w:tabs>
          <w:tab w:val="left" w:pos="1200"/>
          <w:tab w:val="right" w:leader="dot" w:pos="9062"/>
        </w:tabs>
        <w:rPr>
          <w:del w:id="272" w:author="Admin" w:date="2015-07-08T08:59:00Z"/>
          <w:rFonts w:asciiTheme="minorHAnsi" w:eastAsiaTheme="minorEastAsia" w:hAnsiTheme="minorHAnsi" w:cstheme="minorBidi"/>
          <w:i w:val="0"/>
          <w:iCs w:val="0"/>
          <w:noProof/>
          <w:sz w:val="22"/>
          <w:szCs w:val="22"/>
        </w:rPr>
      </w:pPr>
      <w:del w:id="273" w:author="Admin" w:date="2015-07-08T08:59:00Z">
        <w:r w:rsidRPr="000E14AF" w:rsidDel="000E14AF">
          <w:rPr>
            <w:noProof/>
            <w:rPrChange w:id="274" w:author="Admin" w:date="2015-07-08T08:59:00Z">
              <w:rPr>
                <w:rStyle w:val="Hyperlink"/>
                <w:noProof/>
              </w:rPr>
            </w:rPrChange>
          </w:rPr>
          <w:delText>2.3.1</w:delText>
        </w:r>
        <w:r w:rsidDel="000E14AF">
          <w:rPr>
            <w:rFonts w:asciiTheme="minorHAnsi" w:eastAsiaTheme="minorEastAsia" w:hAnsiTheme="minorHAnsi" w:cstheme="minorBidi"/>
            <w:i w:val="0"/>
            <w:iCs w:val="0"/>
            <w:noProof/>
            <w:sz w:val="22"/>
            <w:szCs w:val="22"/>
          </w:rPr>
          <w:tab/>
        </w:r>
        <w:r w:rsidRPr="000E14AF" w:rsidDel="000E14AF">
          <w:rPr>
            <w:noProof/>
            <w:rPrChange w:id="275" w:author="Admin" w:date="2015-07-08T08:59:00Z">
              <w:rPr>
                <w:rStyle w:val="Hyperlink"/>
                <w:noProof/>
              </w:rPr>
            </w:rPrChange>
          </w:rPr>
          <w:delText>Grundsätzliches</w:delText>
        </w:r>
        <w:r w:rsidDel="000E14AF">
          <w:rPr>
            <w:noProof/>
            <w:webHidden/>
          </w:rPr>
          <w:tab/>
          <w:delText>6</w:delText>
        </w:r>
      </w:del>
    </w:p>
    <w:p w14:paraId="70942124" w14:textId="77777777" w:rsidR="00765681" w:rsidDel="000E14AF" w:rsidRDefault="00765681">
      <w:pPr>
        <w:pStyle w:val="Verzeichnis3"/>
        <w:tabs>
          <w:tab w:val="left" w:pos="1200"/>
          <w:tab w:val="right" w:leader="dot" w:pos="9062"/>
        </w:tabs>
        <w:rPr>
          <w:del w:id="276" w:author="Admin" w:date="2015-07-08T08:59:00Z"/>
          <w:rFonts w:asciiTheme="minorHAnsi" w:eastAsiaTheme="minorEastAsia" w:hAnsiTheme="minorHAnsi" w:cstheme="minorBidi"/>
          <w:i w:val="0"/>
          <w:iCs w:val="0"/>
          <w:noProof/>
          <w:sz w:val="22"/>
          <w:szCs w:val="22"/>
        </w:rPr>
      </w:pPr>
      <w:del w:id="277" w:author="Admin" w:date="2015-07-08T08:59:00Z">
        <w:r w:rsidRPr="000E14AF" w:rsidDel="000E14AF">
          <w:rPr>
            <w:noProof/>
            <w:rPrChange w:id="278" w:author="Admin" w:date="2015-07-08T08:59:00Z">
              <w:rPr>
                <w:rStyle w:val="Hyperlink"/>
                <w:noProof/>
              </w:rPr>
            </w:rPrChange>
          </w:rPr>
          <w:delText>2.3.2</w:delText>
        </w:r>
        <w:r w:rsidDel="000E14AF">
          <w:rPr>
            <w:rFonts w:asciiTheme="minorHAnsi" w:eastAsiaTheme="minorEastAsia" w:hAnsiTheme="minorHAnsi" w:cstheme="minorBidi"/>
            <w:i w:val="0"/>
            <w:iCs w:val="0"/>
            <w:noProof/>
            <w:sz w:val="22"/>
            <w:szCs w:val="22"/>
          </w:rPr>
          <w:tab/>
        </w:r>
        <w:r w:rsidRPr="000E14AF" w:rsidDel="000E14AF">
          <w:rPr>
            <w:noProof/>
            <w:rPrChange w:id="279" w:author="Admin" w:date="2015-07-08T08:59:00Z">
              <w:rPr>
                <w:rStyle w:val="Hyperlink"/>
                <w:noProof/>
              </w:rPr>
            </w:rPrChange>
          </w:rPr>
          <w:delText>LUA</w:delText>
        </w:r>
        <w:r w:rsidDel="000E14AF">
          <w:rPr>
            <w:noProof/>
            <w:webHidden/>
          </w:rPr>
          <w:tab/>
          <w:delText>7</w:delText>
        </w:r>
      </w:del>
    </w:p>
    <w:p w14:paraId="7DC86067" w14:textId="77777777" w:rsidR="00765681" w:rsidDel="000E14AF" w:rsidRDefault="00765681">
      <w:pPr>
        <w:pStyle w:val="Verzeichnis3"/>
        <w:tabs>
          <w:tab w:val="left" w:pos="1200"/>
          <w:tab w:val="right" w:leader="dot" w:pos="9062"/>
        </w:tabs>
        <w:rPr>
          <w:del w:id="280" w:author="Admin" w:date="2015-07-08T08:59:00Z"/>
          <w:rFonts w:asciiTheme="minorHAnsi" w:eastAsiaTheme="minorEastAsia" w:hAnsiTheme="minorHAnsi" w:cstheme="minorBidi"/>
          <w:i w:val="0"/>
          <w:iCs w:val="0"/>
          <w:noProof/>
          <w:sz w:val="22"/>
          <w:szCs w:val="22"/>
        </w:rPr>
      </w:pPr>
      <w:del w:id="281" w:author="Admin" w:date="2015-07-08T08:59:00Z">
        <w:r w:rsidRPr="000E14AF" w:rsidDel="000E14AF">
          <w:rPr>
            <w:noProof/>
            <w:rPrChange w:id="282" w:author="Admin" w:date="2015-07-08T08:59:00Z">
              <w:rPr>
                <w:rStyle w:val="Hyperlink"/>
                <w:noProof/>
              </w:rPr>
            </w:rPrChange>
          </w:rPr>
          <w:delText>2.3.3</w:delText>
        </w:r>
        <w:r w:rsidDel="000E14AF">
          <w:rPr>
            <w:rFonts w:asciiTheme="minorHAnsi" w:eastAsiaTheme="minorEastAsia" w:hAnsiTheme="minorHAnsi" w:cstheme="minorBidi"/>
            <w:i w:val="0"/>
            <w:iCs w:val="0"/>
            <w:noProof/>
            <w:sz w:val="22"/>
            <w:szCs w:val="22"/>
          </w:rPr>
          <w:tab/>
        </w:r>
        <w:r w:rsidRPr="000E14AF" w:rsidDel="000E14AF">
          <w:rPr>
            <w:noProof/>
            <w:rPrChange w:id="283" w:author="Admin" w:date="2015-07-08T08:59:00Z">
              <w:rPr>
                <w:rStyle w:val="Hyperlink"/>
                <w:noProof/>
              </w:rPr>
            </w:rPrChange>
          </w:rPr>
          <w:delText>Alternative Skriptsprachen</w:delText>
        </w:r>
        <w:r w:rsidDel="000E14AF">
          <w:rPr>
            <w:noProof/>
            <w:webHidden/>
          </w:rPr>
          <w:tab/>
          <w:delText>7</w:delText>
        </w:r>
      </w:del>
    </w:p>
    <w:p w14:paraId="0B275937" w14:textId="77777777" w:rsidR="00765681" w:rsidDel="000E14AF" w:rsidRDefault="00765681">
      <w:pPr>
        <w:pStyle w:val="Verzeichnis2"/>
        <w:tabs>
          <w:tab w:val="left" w:pos="720"/>
          <w:tab w:val="right" w:leader="dot" w:pos="9062"/>
        </w:tabs>
        <w:rPr>
          <w:del w:id="284" w:author="Admin" w:date="2015-07-08T08:59:00Z"/>
          <w:rFonts w:asciiTheme="minorHAnsi" w:eastAsiaTheme="minorEastAsia" w:hAnsiTheme="minorHAnsi" w:cstheme="minorBidi"/>
          <w:smallCaps w:val="0"/>
          <w:noProof/>
          <w:sz w:val="22"/>
          <w:szCs w:val="22"/>
        </w:rPr>
      </w:pPr>
      <w:del w:id="285" w:author="Admin" w:date="2015-07-08T08:59:00Z">
        <w:r w:rsidRPr="000E14AF" w:rsidDel="000E14AF">
          <w:rPr>
            <w:noProof/>
            <w:rPrChange w:id="286" w:author="Admin" w:date="2015-07-08T08:59:00Z">
              <w:rPr>
                <w:rStyle w:val="Hyperlink"/>
                <w:noProof/>
              </w:rPr>
            </w:rPrChange>
          </w:rPr>
          <w:delText>2.4</w:delText>
        </w:r>
        <w:r w:rsidDel="000E14AF">
          <w:rPr>
            <w:rFonts w:asciiTheme="minorHAnsi" w:eastAsiaTheme="minorEastAsia" w:hAnsiTheme="minorHAnsi" w:cstheme="minorBidi"/>
            <w:smallCaps w:val="0"/>
            <w:noProof/>
            <w:sz w:val="22"/>
            <w:szCs w:val="22"/>
          </w:rPr>
          <w:tab/>
        </w:r>
        <w:r w:rsidRPr="000E14AF" w:rsidDel="000E14AF">
          <w:rPr>
            <w:noProof/>
            <w:rPrChange w:id="287" w:author="Admin" w:date="2015-07-08T08:59:00Z">
              <w:rPr>
                <w:rStyle w:val="Hyperlink"/>
                <w:noProof/>
              </w:rPr>
            </w:rPrChange>
          </w:rPr>
          <w:delText>Robo Cup</w:delText>
        </w:r>
        <w:r w:rsidDel="000E14AF">
          <w:rPr>
            <w:noProof/>
            <w:webHidden/>
          </w:rPr>
          <w:tab/>
          <w:delText>7</w:delText>
        </w:r>
      </w:del>
    </w:p>
    <w:p w14:paraId="7F9647F4" w14:textId="77777777" w:rsidR="00765681" w:rsidDel="000E14AF" w:rsidRDefault="00765681">
      <w:pPr>
        <w:pStyle w:val="Verzeichnis2"/>
        <w:tabs>
          <w:tab w:val="left" w:pos="720"/>
          <w:tab w:val="right" w:leader="dot" w:pos="9062"/>
        </w:tabs>
        <w:rPr>
          <w:del w:id="288" w:author="Admin" w:date="2015-07-08T08:59:00Z"/>
          <w:rFonts w:asciiTheme="minorHAnsi" w:eastAsiaTheme="minorEastAsia" w:hAnsiTheme="minorHAnsi" w:cstheme="minorBidi"/>
          <w:smallCaps w:val="0"/>
          <w:noProof/>
          <w:sz w:val="22"/>
          <w:szCs w:val="22"/>
        </w:rPr>
      </w:pPr>
      <w:del w:id="289" w:author="Admin" w:date="2015-07-08T08:59:00Z">
        <w:r w:rsidRPr="000E14AF" w:rsidDel="000E14AF">
          <w:rPr>
            <w:noProof/>
            <w:rPrChange w:id="290" w:author="Admin" w:date="2015-07-08T08:59:00Z">
              <w:rPr>
                <w:rStyle w:val="Hyperlink"/>
                <w:noProof/>
              </w:rPr>
            </w:rPrChange>
          </w:rPr>
          <w:delText>2.5</w:delText>
        </w:r>
        <w:r w:rsidDel="000E14AF">
          <w:rPr>
            <w:rFonts w:asciiTheme="minorHAnsi" w:eastAsiaTheme="minorEastAsia" w:hAnsiTheme="minorHAnsi" w:cstheme="minorBidi"/>
            <w:smallCaps w:val="0"/>
            <w:noProof/>
            <w:sz w:val="22"/>
            <w:szCs w:val="22"/>
          </w:rPr>
          <w:tab/>
        </w:r>
        <w:r w:rsidRPr="000E14AF" w:rsidDel="000E14AF">
          <w:rPr>
            <w:noProof/>
            <w:rPrChange w:id="291" w:author="Admin" w:date="2015-07-08T08:59:00Z">
              <w:rPr>
                <w:rStyle w:val="Hyperlink"/>
                <w:noProof/>
              </w:rPr>
            </w:rPrChange>
          </w:rPr>
          <w:delText>Künstliche Intelligenz</w:delText>
        </w:r>
        <w:r w:rsidDel="000E14AF">
          <w:rPr>
            <w:noProof/>
            <w:webHidden/>
          </w:rPr>
          <w:tab/>
          <w:delText>9</w:delText>
        </w:r>
      </w:del>
    </w:p>
    <w:p w14:paraId="43534597" w14:textId="77777777" w:rsidR="00765681" w:rsidDel="000E14AF" w:rsidRDefault="00765681">
      <w:pPr>
        <w:pStyle w:val="Verzeichnis2"/>
        <w:tabs>
          <w:tab w:val="left" w:pos="720"/>
          <w:tab w:val="right" w:leader="dot" w:pos="9062"/>
        </w:tabs>
        <w:rPr>
          <w:del w:id="292" w:author="Admin" w:date="2015-07-08T08:59:00Z"/>
          <w:rFonts w:asciiTheme="minorHAnsi" w:eastAsiaTheme="minorEastAsia" w:hAnsiTheme="minorHAnsi" w:cstheme="minorBidi"/>
          <w:smallCaps w:val="0"/>
          <w:noProof/>
          <w:sz w:val="22"/>
          <w:szCs w:val="22"/>
        </w:rPr>
      </w:pPr>
      <w:del w:id="293" w:author="Admin" w:date="2015-07-08T08:59:00Z">
        <w:r w:rsidRPr="000E14AF" w:rsidDel="000E14AF">
          <w:rPr>
            <w:noProof/>
            <w:rPrChange w:id="294" w:author="Admin" w:date="2015-07-08T08:59:00Z">
              <w:rPr>
                <w:rStyle w:val="Hyperlink"/>
                <w:noProof/>
              </w:rPr>
            </w:rPrChange>
          </w:rPr>
          <w:delText>2.6</w:delText>
        </w:r>
        <w:r w:rsidDel="000E14AF">
          <w:rPr>
            <w:rFonts w:asciiTheme="minorHAnsi" w:eastAsiaTheme="minorEastAsia" w:hAnsiTheme="minorHAnsi" w:cstheme="minorBidi"/>
            <w:smallCaps w:val="0"/>
            <w:noProof/>
            <w:sz w:val="22"/>
            <w:szCs w:val="22"/>
          </w:rPr>
          <w:tab/>
        </w:r>
        <w:r w:rsidRPr="000E14AF" w:rsidDel="000E14AF">
          <w:rPr>
            <w:noProof/>
            <w:rPrChange w:id="295" w:author="Admin" w:date="2015-07-08T08:59:00Z">
              <w:rPr>
                <w:rStyle w:val="Hyperlink"/>
                <w:noProof/>
              </w:rPr>
            </w:rPrChange>
          </w:rPr>
          <w:delText>Zusammenfassung</w:delText>
        </w:r>
        <w:r w:rsidDel="000E14AF">
          <w:rPr>
            <w:noProof/>
            <w:webHidden/>
          </w:rPr>
          <w:tab/>
          <w:delText>11</w:delText>
        </w:r>
      </w:del>
    </w:p>
    <w:p w14:paraId="6CA185B3" w14:textId="77777777" w:rsidR="00765681" w:rsidDel="000E14AF" w:rsidRDefault="00765681">
      <w:pPr>
        <w:pStyle w:val="Verzeichnis1"/>
        <w:tabs>
          <w:tab w:val="left" w:pos="480"/>
          <w:tab w:val="right" w:leader="dot" w:pos="9062"/>
        </w:tabs>
        <w:rPr>
          <w:del w:id="296" w:author="Admin" w:date="2015-07-08T08:59:00Z"/>
          <w:rFonts w:asciiTheme="minorHAnsi" w:eastAsiaTheme="minorEastAsia" w:hAnsiTheme="minorHAnsi" w:cstheme="minorBidi"/>
          <w:b w:val="0"/>
          <w:bCs w:val="0"/>
          <w:caps w:val="0"/>
          <w:noProof/>
          <w:sz w:val="22"/>
          <w:szCs w:val="22"/>
        </w:rPr>
      </w:pPr>
      <w:del w:id="297" w:author="Admin" w:date="2015-07-08T08:59:00Z">
        <w:r w:rsidRPr="000E14AF" w:rsidDel="000E14AF">
          <w:rPr>
            <w:noProof/>
            <w:rPrChange w:id="298" w:author="Admin" w:date="2015-07-08T08:59:00Z">
              <w:rPr>
                <w:rStyle w:val="Hyperlink"/>
                <w:noProof/>
              </w:rPr>
            </w:rPrChange>
          </w:rPr>
          <w:delText>3</w:delText>
        </w:r>
        <w:r w:rsidDel="000E14AF">
          <w:rPr>
            <w:rFonts w:asciiTheme="minorHAnsi" w:eastAsiaTheme="minorEastAsia" w:hAnsiTheme="minorHAnsi" w:cstheme="minorBidi"/>
            <w:b w:val="0"/>
            <w:bCs w:val="0"/>
            <w:caps w:val="0"/>
            <w:noProof/>
            <w:sz w:val="22"/>
            <w:szCs w:val="22"/>
          </w:rPr>
          <w:tab/>
        </w:r>
        <w:r w:rsidRPr="000E14AF" w:rsidDel="000E14AF">
          <w:rPr>
            <w:noProof/>
            <w:rPrChange w:id="299" w:author="Admin" w:date="2015-07-08T08:59:00Z">
              <w:rPr>
                <w:rStyle w:val="Hyperlink"/>
                <w:noProof/>
              </w:rPr>
            </w:rPrChange>
          </w:rPr>
          <w:delText>Planung / Struktur</w:delText>
        </w:r>
        <w:r w:rsidDel="000E14AF">
          <w:rPr>
            <w:noProof/>
            <w:webHidden/>
          </w:rPr>
          <w:tab/>
          <w:delText>12</w:delText>
        </w:r>
      </w:del>
    </w:p>
    <w:p w14:paraId="0B9307AF" w14:textId="77777777" w:rsidR="00765681" w:rsidDel="000E14AF" w:rsidRDefault="00765681">
      <w:pPr>
        <w:pStyle w:val="Verzeichnis2"/>
        <w:tabs>
          <w:tab w:val="left" w:pos="720"/>
          <w:tab w:val="right" w:leader="dot" w:pos="9062"/>
        </w:tabs>
        <w:rPr>
          <w:del w:id="300" w:author="Admin" w:date="2015-07-08T08:59:00Z"/>
          <w:rFonts w:asciiTheme="minorHAnsi" w:eastAsiaTheme="minorEastAsia" w:hAnsiTheme="minorHAnsi" w:cstheme="minorBidi"/>
          <w:smallCaps w:val="0"/>
          <w:noProof/>
          <w:sz w:val="22"/>
          <w:szCs w:val="22"/>
        </w:rPr>
      </w:pPr>
      <w:del w:id="301" w:author="Admin" w:date="2015-07-08T08:59:00Z">
        <w:r w:rsidRPr="000E14AF" w:rsidDel="000E14AF">
          <w:rPr>
            <w:noProof/>
            <w:rPrChange w:id="302" w:author="Admin" w:date="2015-07-08T08:59:00Z">
              <w:rPr>
                <w:rStyle w:val="Hyperlink"/>
                <w:noProof/>
              </w:rPr>
            </w:rPrChange>
          </w:rPr>
          <w:delText>3.1</w:delText>
        </w:r>
        <w:r w:rsidDel="000E14AF">
          <w:rPr>
            <w:rFonts w:asciiTheme="minorHAnsi" w:eastAsiaTheme="minorEastAsia" w:hAnsiTheme="minorHAnsi" w:cstheme="minorBidi"/>
            <w:smallCaps w:val="0"/>
            <w:noProof/>
            <w:sz w:val="22"/>
            <w:szCs w:val="22"/>
          </w:rPr>
          <w:tab/>
        </w:r>
        <w:r w:rsidRPr="000E14AF" w:rsidDel="000E14AF">
          <w:rPr>
            <w:noProof/>
            <w:rPrChange w:id="303" w:author="Admin" w:date="2015-07-08T08:59:00Z">
              <w:rPr>
                <w:rStyle w:val="Hyperlink"/>
                <w:noProof/>
              </w:rPr>
            </w:rPrChange>
          </w:rPr>
          <w:delText>Projektmanagement</w:delText>
        </w:r>
        <w:r w:rsidDel="000E14AF">
          <w:rPr>
            <w:noProof/>
            <w:webHidden/>
          </w:rPr>
          <w:tab/>
          <w:delText>12</w:delText>
        </w:r>
      </w:del>
    </w:p>
    <w:p w14:paraId="229A8E88" w14:textId="77777777" w:rsidR="00765681" w:rsidDel="000E14AF" w:rsidRDefault="00765681">
      <w:pPr>
        <w:pStyle w:val="Verzeichnis2"/>
        <w:tabs>
          <w:tab w:val="left" w:pos="720"/>
          <w:tab w:val="right" w:leader="dot" w:pos="9062"/>
        </w:tabs>
        <w:rPr>
          <w:del w:id="304" w:author="Admin" w:date="2015-07-08T08:59:00Z"/>
          <w:rFonts w:asciiTheme="minorHAnsi" w:eastAsiaTheme="minorEastAsia" w:hAnsiTheme="minorHAnsi" w:cstheme="minorBidi"/>
          <w:smallCaps w:val="0"/>
          <w:noProof/>
          <w:sz w:val="22"/>
          <w:szCs w:val="22"/>
        </w:rPr>
      </w:pPr>
      <w:del w:id="305" w:author="Admin" w:date="2015-07-08T08:59:00Z">
        <w:r w:rsidRPr="000E14AF" w:rsidDel="000E14AF">
          <w:rPr>
            <w:noProof/>
            <w:rPrChange w:id="306" w:author="Admin" w:date="2015-07-08T08:59:00Z">
              <w:rPr>
                <w:rStyle w:val="Hyperlink"/>
                <w:noProof/>
              </w:rPr>
            </w:rPrChange>
          </w:rPr>
          <w:delText>3.2</w:delText>
        </w:r>
        <w:r w:rsidDel="000E14AF">
          <w:rPr>
            <w:rFonts w:asciiTheme="minorHAnsi" w:eastAsiaTheme="minorEastAsia" w:hAnsiTheme="minorHAnsi" w:cstheme="minorBidi"/>
            <w:smallCaps w:val="0"/>
            <w:noProof/>
            <w:sz w:val="22"/>
            <w:szCs w:val="22"/>
          </w:rPr>
          <w:tab/>
        </w:r>
        <w:r w:rsidRPr="000E14AF" w:rsidDel="000E14AF">
          <w:rPr>
            <w:noProof/>
            <w:rPrChange w:id="307" w:author="Admin" w:date="2015-07-08T08:59:00Z">
              <w:rPr>
                <w:rStyle w:val="Hyperlink"/>
                <w:noProof/>
              </w:rPr>
            </w:rPrChange>
          </w:rPr>
          <w:delText>Analyse der Aufgabenstellung</w:delText>
        </w:r>
        <w:r w:rsidDel="000E14AF">
          <w:rPr>
            <w:noProof/>
            <w:webHidden/>
          </w:rPr>
          <w:tab/>
          <w:delText>12</w:delText>
        </w:r>
      </w:del>
    </w:p>
    <w:p w14:paraId="1E5AB599" w14:textId="77777777" w:rsidR="00765681" w:rsidDel="000E14AF" w:rsidRDefault="00765681">
      <w:pPr>
        <w:pStyle w:val="Verzeichnis3"/>
        <w:tabs>
          <w:tab w:val="left" w:pos="1200"/>
          <w:tab w:val="right" w:leader="dot" w:pos="9062"/>
        </w:tabs>
        <w:rPr>
          <w:del w:id="308" w:author="Admin" w:date="2015-07-08T08:59:00Z"/>
          <w:rFonts w:asciiTheme="minorHAnsi" w:eastAsiaTheme="minorEastAsia" w:hAnsiTheme="minorHAnsi" w:cstheme="minorBidi"/>
          <w:i w:val="0"/>
          <w:iCs w:val="0"/>
          <w:noProof/>
          <w:sz w:val="22"/>
          <w:szCs w:val="22"/>
        </w:rPr>
      </w:pPr>
      <w:del w:id="309" w:author="Admin" w:date="2015-07-08T08:59:00Z">
        <w:r w:rsidRPr="000E14AF" w:rsidDel="000E14AF">
          <w:rPr>
            <w:noProof/>
            <w:rPrChange w:id="310" w:author="Admin" w:date="2015-07-08T08:59:00Z">
              <w:rPr>
                <w:rStyle w:val="Hyperlink"/>
                <w:noProof/>
              </w:rPr>
            </w:rPrChange>
          </w:rPr>
          <w:delText>3.2.1</w:delText>
        </w:r>
        <w:r w:rsidDel="000E14AF">
          <w:rPr>
            <w:rFonts w:asciiTheme="minorHAnsi" w:eastAsiaTheme="minorEastAsia" w:hAnsiTheme="minorHAnsi" w:cstheme="minorBidi"/>
            <w:i w:val="0"/>
            <w:iCs w:val="0"/>
            <w:noProof/>
            <w:sz w:val="22"/>
            <w:szCs w:val="22"/>
          </w:rPr>
          <w:tab/>
        </w:r>
        <w:r w:rsidRPr="000E14AF" w:rsidDel="000E14AF">
          <w:rPr>
            <w:noProof/>
            <w:rPrChange w:id="311" w:author="Admin" w:date="2015-07-08T08:59:00Z">
              <w:rPr>
                <w:rStyle w:val="Hyperlink"/>
                <w:noProof/>
              </w:rPr>
            </w:rPrChange>
          </w:rPr>
          <w:delText>Muss-Kriterien</w:delText>
        </w:r>
        <w:r w:rsidDel="000E14AF">
          <w:rPr>
            <w:noProof/>
            <w:webHidden/>
          </w:rPr>
          <w:tab/>
          <w:delText>12</w:delText>
        </w:r>
      </w:del>
    </w:p>
    <w:p w14:paraId="18F57F48" w14:textId="77777777" w:rsidR="00765681" w:rsidDel="000E14AF" w:rsidRDefault="00765681">
      <w:pPr>
        <w:pStyle w:val="Verzeichnis3"/>
        <w:tabs>
          <w:tab w:val="left" w:pos="1200"/>
          <w:tab w:val="right" w:leader="dot" w:pos="9062"/>
        </w:tabs>
        <w:rPr>
          <w:del w:id="312" w:author="Admin" w:date="2015-07-08T08:59:00Z"/>
          <w:rFonts w:asciiTheme="minorHAnsi" w:eastAsiaTheme="minorEastAsia" w:hAnsiTheme="minorHAnsi" w:cstheme="minorBidi"/>
          <w:i w:val="0"/>
          <w:iCs w:val="0"/>
          <w:noProof/>
          <w:sz w:val="22"/>
          <w:szCs w:val="22"/>
        </w:rPr>
      </w:pPr>
      <w:del w:id="313" w:author="Admin" w:date="2015-07-08T08:59:00Z">
        <w:r w:rsidRPr="000E14AF" w:rsidDel="000E14AF">
          <w:rPr>
            <w:noProof/>
            <w:rPrChange w:id="314" w:author="Admin" w:date="2015-07-08T08:59:00Z">
              <w:rPr>
                <w:rStyle w:val="Hyperlink"/>
                <w:noProof/>
              </w:rPr>
            </w:rPrChange>
          </w:rPr>
          <w:delText>3.2.2</w:delText>
        </w:r>
        <w:r w:rsidDel="000E14AF">
          <w:rPr>
            <w:rFonts w:asciiTheme="minorHAnsi" w:eastAsiaTheme="minorEastAsia" w:hAnsiTheme="minorHAnsi" w:cstheme="minorBidi"/>
            <w:i w:val="0"/>
            <w:iCs w:val="0"/>
            <w:noProof/>
            <w:sz w:val="22"/>
            <w:szCs w:val="22"/>
          </w:rPr>
          <w:tab/>
        </w:r>
        <w:r w:rsidRPr="000E14AF" w:rsidDel="000E14AF">
          <w:rPr>
            <w:noProof/>
            <w:rPrChange w:id="315" w:author="Admin" w:date="2015-07-08T08:59:00Z">
              <w:rPr>
                <w:rStyle w:val="Hyperlink"/>
                <w:noProof/>
              </w:rPr>
            </w:rPrChange>
          </w:rPr>
          <w:delText>Soll-Kriterien</w:delText>
        </w:r>
        <w:r w:rsidDel="000E14AF">
          <w:rPr>
            <w:noProof/>
            <w:webHidden/>
          </w:rPr>
          <w:tab/>
          <w:delText>13</w:delText>
        </w:r>
      </w:del>
    </w:p>
    <w:p w14:paraId="1D20B8B0" w14:textId="77777777" w:rsidR="00765681" w:rsidDel="000E14AF" w:rsidRDefault="00765681">
      <w:pPr>
        <w:pStyle w:val="Verzeichnis3"/>
        <w:tabs>
          <w:tab w:val="left" w:pos="1200"/>
          <w:tab w:val="right" w:leader="dot" w:pos="9062"/>
        </w:tabs>
        <w:rPr>
          <w:del w:id="316" w:author="Admin" w:date="2015-07-08T08:59:00Z"/>
          <w:rFonts w:asciiTheme="minorHAnsi" w:eastAsiaTheme="minorEastAsia" w:hAnsiTheme="minorHAnsi" w:cstheme="minorBidi"/>
          <w:i w:val="0"/>
          <w:iCs w:val="0"/>
          <w:noProof/>
          <w:sz w:val="22"/>
          <w:szCs w:val="22"/>
        </w:rPr>
      </w:pPr>
      <w:del w:id="317" w:author="Admin" w:date="2015-07-08T08:59:00Z">
        <w:r w:rsidRPr="000E14AF" w:rsidDel="000E14AF">
          <w:rPr>
            <w:noProof/>
            <w:rPrChange w:id="318" w:author="Admin" w:date="2015-07-08T08:59:00Z">
              <w:rPr>
                <w:rStyle w:val="Hyperlink"/>
                <w:noProof/>
              </w:rPr>
            </w:rPrChange>
          </w:rPr>
          <w:delText>3.2.3</w:delText>
        </w:r>
        <w:r w:rsidDel="000E14AF">
          <w:rPr>
            <w:rFonts w:asciiTheme="minorHAnsi" w:eastAsiaTheme="minorEastAsia" w:hAnsiTheme="minorHAnsi" w:cstheme="minorBidi"/>
            <w:i w:val="0"/>
            <w:iCs w:val="0"/>
            <w:noProof/>
            <w:sz w:val="22"/>
            <w:szCs w:val="22"/>
          </w:rPr>
          <w:tab/>
        </w:r>
        <w:r w:rsidRPr="000E14AF" w:rsidDel="000E14AF">
          <w:rPr>
            <w:noProof/>
            <w:rPrChange w:id="319" w:author="Admin" w:date="2015-07-08T08:59:00Z">
              <w:rPr>
                <w:rStyle w:val="Hyperlink"/>
                <w:noProof/>
              </w:rPr>
            </w:rPrChange>
          </w:rPr>
          <w:delText>Kann-Kriterien</w:delText>
        </w:r>
        <w:r w:rsidDel="000E14AF">
          <w:rPr>
            <w:noProof/>
            <w:webHidden/>
          </w:rPr>
          <w:tab/>
          <w:delText>13</w:delText>
        </w:r>
      </w:del>
    </w:p>
    <w:p w14:paraId="0B59EF03" w14:textId="77777777" w:rsidR="00765681" w:rsidDel="000E14AF" w:rsidRDefault="00765681">
      <w:pPr>
        <w:pStyle w:val="Verzeichnis3"/>
        <w:tabs>
          <w:tab w:val="left" w:pos="1200"/>
          <w:tab w:val="right" w:leader="dot" w:pos="9062"/>
        </w:tabs>
        <w:rPr>
          <w:del w:id="320" w:author="Admin" w:date="2015-07-08T08:59:00Z"/>
          <w:rFonts w:asciiTheme="minorHAnsi" w:eastAsiaTheme="minorEastAsia" w:hAnsiTheme="minorHAnsi" w:cstheme="minorBidi"/>
          <w:i w:val="0"/>
          <w:iCs w:val="0"/>
          <w:noProof/>
          <w:sz w:val="22"/>
          <w:szCs w:val="22"/>
        </w:rPr>
      </w:pPr>
      <w:del w:id="321" w:author="Admin" w:date="2015-07-08T08:59:00Z">
        <w:r w:rsidRPr="000E14AF" w:rsidDel="000E14AF">
          <w:rPr>
            <w:noProof/>
            <w:rPrChange w:id="322" w:author="Admin" w:date="2015-07-08T08:59:00Z">
              <w:rPr>
                <w:rStyle w:val="Hyperlink"/>
                <w:noProof/>
              </w:rPr>
            </w:rPrChange>
          </w:rPr>
          <w:delText>3.2.4</w:delText>
        </w:r>
        <w:r w:rsidDel="000E14AF">
          <w:rPr>
            <w:rFonts w:asciiTheme="minorHAnsi" w:eastAsiaTheme="minorEastAsia" w:hAnsiTheme="minorHAnsi" w:cstheme="minorBidi"/>
            <w:i w:val="0"/>
            <w:iCs w:val="0"/>
            <w:noProof/>
            <w:sz w:val="22"/>
            <w:szCs w:val="22"/>
          </w:rPr>
          <w:tab/>
        </w:r>
        <w:r w:rsidRPr="000E14AF" w:rsidDel="000E14AF">
          <w:rPr>
            <w:noProof/>
            <w:rPrChange w:id="323" w:author="Admin" w:date="2015-07-08T08:59:00Z">
              <w:rPr>
                <w:rStyle w:val="Hyperlink"/>
                <w:noProof/>
              </w:rPr>
            </w:rPrChange>
          </w:rPr>
          <w:delText>Analyse der Kriterien</w:delText>
        </w:r>
        <w:r w:rsidDel="000E14AF">
          <w:rPr>
            <w:noProof/>
            <w:webHidden/>
          </w:rPr>
          <w:tab/>
          <w:delText>13</w:delText>
        </w:r>
      </w:del>
    </w:p>
    <w:p w14:paraId="14330CFA" w14:textId="77777777" w:rsidR="00765681" w:rsidDel="000E14AF" w:rsidRDefault="00765681">
      <w:pPr>
        <w:pStyle w:val="Verzeichnis2"/>
        <w:tabs>
          <w:tab w:val="left" w:pos="720"/>
          <w:tab w:val="right" w:leader="dot" w:pos="9062"/>
        </w:tabs>
        <w:rPr>
          <w:del w:id="324" w:author="Admin" w:date="2015-07-08T08:59:00Z"/>
          <w:rFonts w:asciiTheme="minorHAnsi" w:eastAsiaTheme="minorEastAsia" w:hAnsiTheme="minorHAnsi" w:cstheme="minorBidi"/>
          <w:smallCaps w:val="0"/>
          <w:noProof/>
          <w:sz w:val="22"/>
          <w:szCs w:val="22"/>
        </w:rPr>
      </w:pPr>
      <w:del w:id="325" w:author="Admin" w:date="2015-07-08T08:59:00Z">
        <w:r w:rsidRPr="000E14AF" w:rsidDel="000E14AF">
          <w:rPr>
            <w:noProof/>
            <w:rPrChange w:id="326" w:author="Admin" w:date="2015-07-08T08:59:00Z">
              <w:rPr>
                <w:rStyle w:val="Hyperlink"/>
                <w:noProof/>
              </w:rPr>
            </w:rPrChange>
          </w:rPr>
          <w:delText>3.3</w:delText>
        </w:r>
        <w:r w:rsidDel="000E14AF">
          <w:rPr>
            <w:rFonts w:asciiTheme="minorHAnsi" w:eastAsiaTheme="minorEastAsia" w:hAnsiTheme="minorHAnsi" w:cstheme="minorBidi"/>
            <w:smallCaps w:val="0"/>
            <w:noProof/>
            <w:sz w:val="22"/>
            <w:szCs w:val="22"/>
          </w:rPr>
          <w:tab/>
        </w:r>
        <w:r w:rsidRPr="000E14AF" w:rsidDel="000E14AF">
          <w:rPr>
            <w:noProof/>
            <w:rPrChange w:id="327" w:author="Admin" w:date="2015-07-08T08:59:00Z">
              <w:rPr>
                <w:rStyle w:val="Hyperlink"/>
                <w:noProof/>
              </w:rPr>
            </w:rPrChange>
          </w:rPr>
          <w:delText>Architektur</w:delText>
        </w:r>
        <w:r w:rsidDel="000E14AF">
          <w:rPr>
            <w:noProof/>
            <w:webHidden/>
          </w:rPr>
          <w:tab/>
          <w:delText>14</w:delText>
        </w:r>
      </w:del>
    </w:p>
    <w:p w14:paraId="05857FDB" w14:textId="77777777" w:rsidR="00765681" w:rsidDel="000E14AF" w:rsidRDefault="00765681">
      <w:pPr>
        <w:pStyle w:val="Verzeichnis1"/>
        <w:tabs>
          <w:tab w:val="left" w:pos="480"/>
          <w:tab w:val="right" w:leader="dot" w:pos="9062"/>
        </w:tabs>
        <w:rPr>
          <w:del w:id="328" w:author="Admin" w:date="2015-07-08T08:59:00Z"/>
          <w:rFonts w:asciiTheme="minorHAnsi" w:eastAsiaTheme="minorEastAsia" w:hAnsiTheme="minorHAnsi" w:cstheme="minorBidi"/>
          <w:b w:val="0"/>
          <w:bCs w:val="0"/>
          <w:caps w:val="0"/>
          <w:noProof/>
          <w:sz w:val="22"/>
          <w:szCs w:val="22"/>
        </w:rPr>
      </w:pPr>
      <w:del w:id="329" w:author="Admin" w:date="2015-07-08T08:59:00Z">
        <w:r w:rsidRPr="000E14AF" w:rsidDel="000E14AF">
          <w:rPr>
            <w:noProof/>
            <w:rPrChange w:id="330" w:author="Admin" w:date="2015-07-08T08:59:00Z">
              <w:rPr>
                <w:rStyle w:val="Hyperlink"/>
                <w:noProof/>
              </w:rPr>
            </w:rPrChange>
          </w:rPr>
          <w:delText>4</w:delText>
        </w:r>
        <w:r w:rsidDel="000E14AF">
          <w:rPr>
            <w:rFonts w:asciiTheme="minorHAnsi" w:eastAsiaTheme="minorEastAsia" w:hAnsiTheme="minorHAnsi" w:cstheme="minorBidi"/>
            <w:b w:val="0"/>
            <w:bCs w:val="0"/>
            <w:caps w:val="0"/>
            <w:noProof/>
            <w:sz w:val="22"/>
            <w:szCs w:val="22"/>
          </w:rPr>
          <w:tab/>
        </w:r>
        <w:r w:rsidRPr="000E14AF" w:rsidDel="000E14AF">
          <w:rPr>
            <w:noProof/>
            <w:rPrChange w:id="331" w:author="Admin" w:date="2015-07-08T08:59:00Z">
              <w:rPr>
                <w:rStyle w:val="Hyperlink"/>
                <w:noProof/>
              </w:rPr>
            </w:rPrChange>
          </w:rPr>
          <w:delText>Umsetzung</w:delText>
        </w:r>
        <w:r w:rsidDel="000E14AF">
          <w:rPr>
            <w:noProof/>
            <w:webHidden/>
          </w:rPr>
          <w:tab/>
          <w:delText>17</w:delText>
        </w:r>
      </w:del>
    </w:p>
    <w:p w14:paraId="6D86AE67" w14:textId="77777777" w:rsidR="00765681" w:rsidDel="000E14AF" w:rsidRDefault="00765681">
      <w:pPr>
        <w:pStyle w:val="Verzeichnis2"/>
        <w:tabs>
          <w:tab w:val="left" w:pos="720"/>
          <w:tab w:val="right" w:leader="dot" w:pos="9062"/>
        </w:tabs>
        <w:rPr>
          <w:del w:id="332" w:author="Admin" w:date="2015-07-08T08:59:00Z"/>
          <w:rFonts w:asciiTheme="minorHAnsi" w:eastAsiaTheme="minorEastAsia" w:hAnsiTheme="minorHAnsi" w:cstheme="minorBidi"/>
          <w:smallCaps w:val="0"/>
          <w:noProof/>
          <w:sz w:val="22"/>
          <w:szCs w:val="22"/>
        </w:rPr>
      </w:pPr>
      <w:del w:id="333" w:author="Admin" w:date="2015-07-08T08:59:00Z">
        <w:r w:rsidRPr="000E14AF" w:rsidDel="000E14AF">
          <w:rPr>
            <w:noProof/>
            <w:rPrChange w:id="334" w:author="Admin" w:date="2015-07-08T08:59:00Z">
              <w:rPr>
                <w:rStyle w:val="Hyperlink"/>
                <w:noProof/>
              </w:rPr>
            </w:rPrChange>
          </w:rPr>
          <w:delText>4.1</w:delText>
        </w:r>
        <w:r w:rsidDel="000E14AF">
          <w:rPr>
            <w:rFonts w:asciiTheme="minorHAnsi" w:eastAsiaTheme="minorEastAsia" w:hAnsiTheme="minorHAnsi" w:cstheme="minorBidi"/>
            <w:smallCaps w:val="0"/>
            <w:noProof/>
            <w:sz w:val="22"/>
            <w:szCs w:val="22"/>
          </w:rPr>
          <w:tab/>
        </w:r>
        <w:r w:rsidRPr="000E14AF" w:rsidDel="000E14AF">
          <w:rPr>
            <w:noProof/>
            <w:rPrChange w:id="335" w:author="Admin" w:date="2015-07-08T08:59:00Z">
              <w:rPr>
                <w:rStyle w:val="Hyperlink"/>
                <w:noProof/>
              </w:rPr>
            </w:rPrChange>
          </w:rPr>
          <w:delText>Umsetzung der Simulationsumgebung</w:delText>
        </w:r>
        <w:r w:rsidDel="000E14AF">
          <w:rPr>
            <w:noProof/>
            <w:webHidden/>
          </w:rPr>
          <w:tab/>
          <w:delText>17</w:delText>
        </w:r>
      </w:del>
    </w:p>
    <w:p w14:paraId="62DD87F2" w14:textId="77777777" w:rsidR="00765681" w:rsidDel="000E14AF" w:rsidRDefault="00765681">
      <w:pPr>
        <w:pStyle w:val="Verzeichnis3"/>
        <w:tabs>
          <w:tab w:val="left" w:pos="1200"/>
          <w:tab w:val="right" w:leader="dot" w:pos="9062"/>
        </w:tabs>
        <w:rPr>
          <w:del w:id="336" w:author="Admin" w:date="2015-07-08T08:59:00Z"/>
          <w:rFonts w:asciiTheme="minorHAnsi" w:eastAsiaTheme="minorEastAsia" w:hAnsiTheme="minorHAnsi" w:cstheme="minorBidi"/>
          <w:i w:val="0"/>
          <w:iCs w:val="0"/>
          <w:noProof/>
          <w:sz w:val="22"/>
          <w:szCs w:val="22"/>
        </w:rPr>
      </w:pPr>
      <w:del w:id="337" w:author="Admin" w:date="2015-07-08T08:59:00Z">
        <w:r w:rsidRPr="000E14AF" w:rsidDel="000E14AF">
          <w:rPr>
            <w:noProof/>
            <w:rPrChange w:id="338" w:author="Admin" w:date="2015-07-08T08:59:00Z">
              <w:rPr>
                <w:rStyle w:val="Hyperlink"/>
                <w:noProof/>
              </w:rPr>
            </w:rPrChange>
          </w:rPr>
          <w:delText>4.1.1</w:delText>
        </w:r>
        <w:r w:rsidDel="000E14AF">
          <w:rPr>
            <w:rFonts w:asciiTheme="minorHAnsi" w:eastAsiaTheme="minorEastAsia" w:hAnsiTheme="minorHAnsi" w:cstheme="minorBidi"/>
            <w:i w:val="0"/>
            <w:iCs w:val="0"/>
            <w:noProof/>
            <w:sz w:val="22"/>
            <w:szCs w:val="22"/>
          </w:rPr>
          <w:tab/>
        </w:r>
        <w:r w:rsidRPr="000E14AF" w:rsidDel="000E14AF">
          <w:rPr>
            <w:noProof/>
            <w:rPrChange w:id="339" w:author="Admin" w:date="2015-07-08T08:59:00Z">
              <w:rPr>
                <w:rStyle w:val="Hyperlink"/>
                <w:noProof/>
              </w:rPr>
            </w:rPrChange>
          </w:rPr>
          <w:delText>Grundsätzliches</w:delText>
        </w:r>
        <w:r w:rsidDel="000E14AF">
          <w:rPr>
            <w:noProof/>
            <w:webHidden/>
          </w:rPr>
          <w:tab/>
          <w:delText>17</w:delText>
        </w:r>
      </w:del>
    </w:p>
    <w:p w14:paraId="67B549B8" w14:textId="77777777" w:rsidR="00765681" w:rsidDel="000E14AF" w:rsidRDefault="00765681">
      <w:pPr>
        <w:pStyle w:val="Verzeichnis3"/>
        <w:tabs>
          <w:tab w:val="left" w:pos="1200"/>
          <w:tab w:val="right" w:leader="dot" w:pos="9062"/>
        </w:tabs>
        <w:rPr>
          <w:del w:id="340" w:author="Admin" w:date="2015-07-08T08:59:00Z"/>
          <w:rFonts w:asciiTheme="minorHAnsi" w:eastAsiaTheme="minorEastAsia" w:hAnsiTheme="minorHAnsi" w:cstheme="minorBidi"/>
          <w:i w:val="0"/>
          <w:iCs w:val="0"/>
          <w:noProof/>
          <w:sz w:val="22"/>
          <w:szCs w:val="22"/>
        </w:rPr>
      </w:pPr>
      <w:del w:id="341" w:author="Admin" w:date="2015-07-08T08:59:00Z">
        <w:r w:rsidRPr="000E14AF" w:rsidDel="000E14AF">
          <w:rPr>
            <w:noProof/>
            <w:rPrChange w:id="342" w:author="Admin" w:date="2015-07-08T08:59:00Z">
              <w:rPr>
                <w:rStyle w:val="Hyperlink"/>
                <w:noProof/>
              </w:rPr>
            </w:rPrChange>
          </w:rPr>
          <w:delText>4.1.2</w:delText>
        </w:r>
        <w:r w:rsidDel="000E14AF">
          <w:rPr>
            <w:rFonts w:asciiTheme="minorHAnsi" w:eastAsiaTheme="minorEastAsia" w:hAnsiTheme="minorHAnsi" w:cstheme="minorBidi"/>
            <w:i w:val="0"/>
            <w:iCs w:val="0"/>
            <w:noProof/>
            <w:sz w:val="22"/>
            <w:szCs w:val="22"/>
          </w:rPr>
          <w:tab/>
        </w:r>
        <w:r w:rsidRPr="000E14AF" w:rsidDel="000E14AF">
          <w:rPr>
            <w:noProof/>
            <w:rPrChange w:id="343" w:author="Admin" w:date="2015-07-08T08:59:00Z">
              <w:rPr>
                <w:rStyle w:val="Hyperlink"/>
                <w:noProof/>
              </w:rPr>
            </w:rPrChange>
          </w:rPr>
          <w:delText>Regel- und Spielimplementierung</w:delText>
        </w:r>
        <w:r w:rsidDel="000E14AF">
          <w:rPr>
            <w:noProof/>
            <w:webHidden/>
          </w:rPr>
          <w:tab/>
          <w:delText>18</w:delText>
        </w:r>
      </w:del>
    </w:p>
    <w:p w14:paraId="30DA0CE2" w14:textId="77777777" w:rsidR="00765681" w:rsidDel="000E14AF" w:rsidRDefault="00765681">
      <w:pPr>
        <w:pStyle w:val="Verzeichnis3"/>
        <w:tabs>
          <w:tab w:val="left" w:pos="1200"/>
          <w:tab w:val="right" w:leader="dot" w:pos="9062"/>
        </w:tabs>
        <w:rPr>
          <w:del w:id="344" w:author="Admin" w:date="2015-07-08T08:59:00Z"/>
          <w:rFonts w:asciiTheme="minorHAnsi" w:eastAsiaTheme="minorEastAsia" w:hAnsiTheme="minorHAnsi" w:cstheme="minorBidi"/>
          <w:i w:val="0"/>
          <w:iCs w:val="0"/>
          <w:noProof/>
          <w:sz w:val="22"/>
          <w:szCs w:val="22"/>
        </w:rPr>
      </w:pPr>
      <w:del w:id="345" w:author="Admin" w:date="2015-07-08T08:59:00Z">
        <w:r w:rsidRPr="000E14AF" w:rsidDel="000E14AF">
          <w:rPr>
            <w:noProof/>
            <w:rPrChange w:id="346" w:author="Admin" w:date="2015-07-08T08:59:00Z">
              <w:rPr>
                <w:rStyle w:val="Hyperlink"/>
                <w:noProof/>
              </w:rPr>
            </w:rPrChange>
          </w:rPr>
          <w:delText>4.1.3</w:delText>
        </w:r>
        <w:r w:rsidDel="000E14AF">
          <w:rPr>
            <w:rFonts w:asciiTheme="minorHAnsi" w:eastAsiaTheme="minorEastAsia" w:hAnsiTheme="minorHAnsi" w:cstheme="minorBidi"/>
            <w:i w:val="0"/>
            <w:iCs w:val="0"/>
            <w:noProof/>
            <w:sz w:val="22"/>
            <w:szCs w:val="22"/>
          </w:rPr>
          <w:tab/>
        </w:r>
        <w:r w:rsidRPr="000E14AF" w:rsidDel="000E14AF">
          <w:rPr>
            <w:noProof/>
            <w:rPrChange w:id="347" w:author="Admin" w:date="2015-07-08T08:59:00Z">
              <w:rPr>
                <w:rStyle w:val="Hyperlink"/>
                <w:noProof/>
              </w:rPr>
            </w:rPrChange>
          </w:rPr>
          <w:delText>Spielerimplementierung</w:delText>
        </w:r>
        <w:r w:rsidDel="000E14AF">
          <w:rPr>
            <w:noProof/>
            <w:webHidden/>
          </w:rPr>
          <w:tab/>
          <w:delText>22</w:delText>
        </w:r>
      </w:del>
    </w:p>
    <w:p w14:paraId="382D094D" w14:textId="77777777" w:rsidR="00765681" w:rsidDel="000E14AF" w:rsidRDefault="00765681">
      <w:pPr>
        <w:pStyle w:val="Verzeichnis3"/>
        <w:tabs>
          <w:tab w:val="left" w:pos="1200"/>
          <w:tab w:val="right" w:leader="dot" w:pos="9062"/>
        </w:tabs>
        <w:rPr>
          <w:del w:id="348" w:author="Admin" w:date="2015-07-08T08:59:00Z"/>
          <w:rFonts w:asciiTheme="minorHAnsi" w:eastAsiaTheme="minorEastAsia" w:hAnsiTheme="minorHAnsi" w:cstheme="minorBidi"/>
          <w:i w:val="0"/>
          <w:iCs w:val="0"/>
          <w:noProof/>
          <w:sz w:val="22"/>
          <w:szCs w:val="22"/>
        </w:rPr>
      </w:pPr>
      <w:del w:id="349" w:author="Admin" w:date="2015-07-08T08:59:00Z">
        <w:r w:rsidRPr="000E14AF" w:rsidDel="000E14AF">
          <w:rPr>
            <w:noProof/>
            <w:rPrChange w:id="350" w:author="Admin" w:date="2015-07-08T08:59:00Z">
              <w:rPr>
                <w:rStyle w:val="Hyperlink"/>
                <w:noProof/>
              </w:rPr>
            </w:rPrChange>
          </w:rPr>
          <w:delText>4.1.4</w:delText>
        </w:r>
        <w:r w:rsidDel="000E14AF">
          <w:rPr>
            <w:rFonts w:asciiTheme="minorHAnsi" w:eastAsiaTheme="minorEastAsia" w:hAnsiTheme="minorHAnsi" w:cstheme="minorBidi"/>
            <w:i w:val="0"/>
            <w:iCs w:val="0"/>
            <w:noProof/>
            <w:sz w:val="22"/>
            <w:szCs w:val="22"/>
          </w:rPr>
          <w:tab/>
        </w:r>
        <w:r w:rsidRPr="000E14AF" w:rsidDel="000E14AF">
          <w:rPr>
            <w:noProof/>
            <w:rPrChange w:id="351" w:author="Admin" w:date="2015-07-08T08:59:00Z">
              <w:rPr>
                <w:rStyle w:val="Hyperlink"/>
                <w:noProof/>
              </w:rPr>
            </w:rPrChange>
          </w:rPr>
          <w:delText>Skriptschnittstelle</w:delText>
        </w:r>
        <w:r w:rsidDel="000E14AF">
          <w:rPr>
            <w:noProof/>
            <w:webHidden/>
          </w:rPr>
          <w:tab/>
          <w:delText>26</w:delText>
        </w:r>
      </w:del>
    </w:p>
    <w:p w14:paraId="32CAA897" w14:textId="77777777" w:rsidR="00765681" w:rsidDel="000E14AF" w:rsidRDefault="00765681">
      <w:pPr>
        <w:pStyle w:val="Verzeichnis2"/>
        <w:tabs>
          <w:tab w:val="left" w:pos="720"/>
          <w:tab w:val="right" w:leader="dot" w:pos="9062"/>
        </w:tabs>
        <w:rPr>
          <w:del w:id="352" w:author="Admin" w:date="2015-07-08T08:59:00Z"/>
          <w:rFonts w:asciiTheme="minorHAnsi" w:eastAsiaTheme="minorEastAsia" w:hAnsiTheme="minorHAnsi" w:cstheme="minorBidi"/>
          <w:smallCaps w:val="0"/>
          <w:noProof/>
          <w:sz w:val="22"/>
          <w:szCs w:val="22"/>
        </w:rPr>
      </w:pPr>
      <w:del w:id="353" w:author="Admin" w:date="2015-07-08T08:59:00Z">
        <w:r w:rsidRPr="000E14AF" w:rsidDel="000E14AF">
          <w:rPr>
            <w:noProof/>
            <w:rPrChange w:id="354" w:author="Admin" w:date="2015-07-08T08:59:00Z">
              <w:rPr>
                <w:rStyle w:val="Hyperlink"/>
                <w:noProof/>
              </w:rPr>
            </w:rPrChange>
          </w:rPr>
          <w:delText>4.2</w:delText>
        </w:r>
        <w:r w:rsidDel="000E14AF">
          <w:rPr>
            <w:rFonts w:asciiTheme="minorHAnsi" w:eastAsiaTheme="minorEastAsia" w:hAnsiTheme="minorHAnsi" w:cstheme="minorBidi"/>
            <w:smallCaps w:val="0"/>
            <w:noProof/>
            <w:sz w:val="22"/>
            <w:szCs w:val="22"/>
          </w:rPr>
          <w:tab/>
        </w:r>
        <w:r w:rsidRPr="000E14AF" w:rsidDel="000E14AF">
          <w:rPr>
            <w:noProof/>
            <w:rPrChange w:id="355" w:author="Admin" w:date="2015-07-08T08:59:00Z">
              <w:rPr>
                <w:rStyle w:val="Hyperlink"/>
                <w:noProof/>
              </w:rPr>
            </w:rPrChange>
          </w:rPr>
          <w:delText>Entwicklung der künstlichen Intelligenz</w:delText>
        </w:r>
        <w:r w:rsidDel="000E14AF">
          <w:rPr>
            <w:noProof/>
            <w:webHidden/>
          </w:rPr>
          <w:tab/>
          <w:delText>30</w:delText>
        </w:r>
      </w:del>
    </w:p>
    <w:p w14:paraId="23B265A0" w14:textId="77777777" w:rsidR="00765681" w:rsidDel="000E14AF" w:rsidRDefault="00765681">
      <w:pPr>
        <w:pStyle w:val="Verzeichnis1"/>
        <w:tabs>
          <w:tab w:val="left" w:pos="480"/>
          <w:tab w:val="right" w:leader="dot" w:pos="9062"/>
        </w:tabs>
        <w:rPr>
          <w:del w:id="356" w:author="Admin" w:date="2015-07-08T08:59:00Z"/>
          <w:rFonts w:asciiTheme="minorHAnsi" w:eastAsiaTheme="minorEastAsia" w:hAnsiTheme="minorHAnsi" w:cstheme="minorBidi"/>
          <w:b w:val="0"/>
          <w:bCs w:val="0"/>
          <w:caps w:val="0"/>
          <w:noProof/>
          <w:sz w:val="22"/>
          <w:szCs w:val="22"/>
        </w:rPr>
      </w:pPr>
      <w:del w:id="357" w:author="Admin" w:date="2015-07-08T08:59:00Z">
        <w:r w:rsidRPr="000E14AF" w:rsidDel="000E14AF">
          <w:rPr>
            <w:noProof/>
            <w:rPrChange w:id="358" w:author="Admin" w:date="2015-07-08T08:59:00Z">
              <w:rPr>
                <w:rStyle w:val="Hyperlink"/>
                <w:noProof/>
              </w:rPr>
            </w:rPrChange>
          </w:rPr>
          <w:delText>5</w:delText>
        </w:r>
        <w:r w:rsidDel="000E14AF">
          <w:rPr>
            <w:rFonts w:asciiTheme="minorHAnsi" w:eastAsiaTheme="minorEastAsia" w:hAnsiTheme="minorHAnsi" w:cstheme="minorBidi"/>
            <w:b w:val="0"/>
            <w:bCs w:val="0"/>
            <w:caps w:val="0"/>
            <w:noProof/>
            <w:sz w:val="22"/>
            <w:szCs w:val="22"/>
          </w:rPr>
          <w:tab/>
        </w:r>
        <w:r w:rsidRPr="000E14AF" w:rsidDel="000E14AF">
          <w:rPr>
            <w:noProof/>
            <w:rPrChange w:id="359" w:author="Admin" w:date="2015-07-08T08:59:00Z">
              <w:rPr>
                <w:rStyle w:val="Hyperlink"/>
                <w:noProof/>
              </w:rPr>
            </w:rPrChange>
          </w:rPr>
          <w:delText>Ausblick</w:delText>
        </w:r>
        <w:r w:rsidDel="000E14AF">
          <w:rPr>
            <w:noProof/>
            <w:webHidden/>
          </w:rPr>
          <w:tab/>
          <w:delText>39</w:delText>
        </w:r>
      </w:del>
    </w:p>
    <w:p w14:paraId="0DF16A85" w14:textId="77777777" w:rsidR="00765681" w:rsidDel="000E14AF" w:rsidRDefault="00765681">
      <w:pPr>
        <w:pStyle w:val="Verzeichnis1"/>
        <w:tabs>
          <w:tab w:val="left" w:pos="480"/>
          <w:tab w:val="right" w:leader="dot" w:pos="9062"/>
        </w:tabs>
        <w:rPr>
          <w:del w:id="360" w:author="Admin" w:date="2015-07-08T08:59:00Z"/>
          <w:rFonts w:asciiTheme="minorHAnsi" w:eastAsiaTheme="minorEastAsia" w:hAnsiTheme="minorHAnsi" w:cstheme="minorBidi"/>
          <w:b w:val="0"/>
          <w:bCs w:val="0"/>
          <w:caps w:val="0"/>
          <w:noProof/>
          <w:sz w:val="22"/>
          <w:szCs w:val="22"/>
        </w:rPr>
      </w:pPr>
      <w:del w:id="361" w:author="Admin" w:date="2015-07-08T08:59:00Z">
        <w:r w:rsidRPr="000E14AF" w:rsidDel="000E14AF">
          <w:rPr>
            <w:noProof/>
            <w:rPrChange w:id="362" w:author="Admin" w:date="2015-07-08T08:59:00Z">
              <w:rPr>
                <w:rStyle w:val="Hyperlink"/>
                <w:noProof/>
              </w:rPr>
            </w:rPrChange>
          </w:rPr>
          <w:delText>6</w:delText>
        </w:r>
        <w:r w:rsidDel="000E14AF">
          <w:rPr>
            <w:rFonts w:asciiTheme="minorHAnsi" w:eastAsiaTheme="minorEastAsia" w:hAnsiTheme="minorHAnsi" w:cstheme="minorBidi"/>
            <w:b w:val="0"/>
            <w:bCs w:val="0"/>
            <w:caps w:val="0"/>
            <w:noProof/>
            <w:sz w:val="22"/>
            <w:szCs w:val="22"/>
          </w:rPr>
          <w:tab/>
        </w:r>
        <w:r w:rsidRPr="000E14AF" w:rsidDel="000E14AF">
          <w:rPr>
            <w:noProof/>
            <w:rPrChange w:id="363" w:author="Admin" w:date="2015-07-08T08:59:00Z">
              <w:rPr>
                <w:rStyle w:val="Hyperlink"/>
                <w:noProof/>
              </w:rPr>
            </w:rPrChange>
          </w:rPr>
          <w:delText>Fazit</w:delText>
        </w:r>
        <w:r w:rsidDel="000E14AF">
          <w:rPr>
            <w:noProof/>
            <w:webHidden/>
          </w:rPr>
          <w:tab/>
          <w:delText>41</w:delText>
        </w:r>
      </w:del>
    </w:p>
    <w:p w14:paraId="0190170F" w14:textId="77777777" w:rsidR="00765681" w:rsidDel="000E14AF" w:rsidRDefault="00765681">
      <w:pPr>
        <w:pStyle w:val="Verzeichnis1"/>
        <w:tabs>
          <w:tab w:val="right" w:leader="dot" w:pos="9062"/>
        </w:tabs>
        <w:rPr>
          <w:del w:id="364" w:author="Admin" w:date="2015-07-08T08:59:00Z"/>
          <w:rFonts w:asciiTheme="minorHAnsi" w:eastAsiaTheme="minorEastAsia" w:hAnsiTheme="minorHAnsi" w:cstheme="minorBidi"/>
          <w:b w:val="0"/>
          <w:bCs w:val="0"/>
          <w:caps w:val="0"/>
          <w:noProof/>
          <w:sz w:val="22"/>
          <w:szCs w:val="22"/>
        </w:rPr>
      </w:pPr>
      <w:del w:id="365" w:author="Admin" w:date="2015-07-08T08:59:00Z">
        <w:r w:rsidRPr="000E14AF" w:rsidDel="000E14AF">
          <w:rPr>
            <w:noProof/>
            <w:rPrChange w:id="366" w:author="Admin" w:date="2015-07-08T08:59:00Z">
              <w:rPr>
                <w:rStyle w:val="Hyperlink"/>
                <w:noProof/>
              </w:rPr>
            </w:rPrChange>
          </w:rPr>
          <w:delText>Literaturverzeichnis</w:delText>
        </w:r>
        <w:r w:rsidDel="000E14AF">
          <w:rPr>
            <w:noProof/>
            <w:webHidden/>
          </w:rPr>
          <w:tab/>
          <w:delText>I</w:delText>
        </w:r>
      </w:del>
    </w:p>
    <w:p w14:paraId="0FD14A68" w14:textId="77777777" w:rsidR="00765681" w:rsidDel="000E14AF" w:rsidRDefault="00765681">
      <w:pPr>
        <w:pStyle w:val="Verzeichnis1"/>
        <w:tabs>
          <w:tab w:val="right" w:leader="dot" w:pos="9062"/>
        </w:tabs>
        <w:rPr>
          <w:del w:id="367" w:author="Admin" w:date="2015-07-08T08:59:00Z"/>
          <w:rFonts w:asciiTheme="minorHAnsi" w:eastAsiaTheme="minorEastAsia" w:hAnsiTheme="minorHAnsi" w:cstheme="minorBidi"/>
          <w:b w:val="0"/>
          <w:bCs w:val="0"/>
          <w:caps w:val="0"/>
          <w:noProof/>
          <w:sz w:val="22"/>
          <w:szCs w:val="22"/>
        </w:rPr>
      </w:pPr>
      <w:del w:id="368" w:author="Admin" w:date="2015-07-08T08:59:00Z">
        <w:r w:rsidRPr="000E14AF" w:rsidDel="000E14AF">
          <w:rPr>
            <w:noProof/>
            <w:rPrChange w:id="369" w:author="Admin" w:date="2015-07-08T08:59:00Z">
              <w:rPr>
                <w:rStyle w:val="Hyperlink"/>
                <w:noProof/>
              </w:rPr>
            </w:rPrChange>
          </w:rPr>
          <w:delText>Abbildungsverzeichnis</w:delText>
        </w:r>
        <w:r w:rsidDel="000E14AF">
          <w:rPr>
            <w:noProof/>
            <w:webHidden/>
          </w:rPr>
          <w:tab/>
          <w:delText>II</w:delText>
        </w:r>
      </w:del>
    </w:p>
    <w:p w14:paraId="6B2034D9" w14:textId="77777777" w:rsidR="00765681" w:rsidDel="000E14AF" w:rsidRDefault="00765681">
      <w:pPr>
        <w:pStyle w:val="Verzeichnis1"/>
        <w:tabs>
          <w:tab w:val="right" w:leader="dot" w:pos="9062"/>
        </w:tabs>
        <w:rPr>
          <w:del w:id="370" w:author="Admin" w:date="2015-07-08T08:59:00Z"/>
          <w:rFonts w:asciiTheme="minorHAnsi" w:eastAsiaTheme="minorEastAsia" w:hAnsiTheme="minorHAnsi" w:cstheme="minorBidi"/>
          <w:b w:val="0"/>
          <w:bCs w:val="0"/>
          <w:caps w:val="0"/>
          <w:noProof/>
          <w:sz w:val="22"/>
          <w:szCs w:val="22"/>
        </w:rPr>
      </w:pPr>
      <w:del w:id="371" w:author="Admin" w:date="2015-07-08T08:59:00Z">
        <w:r w:rsidRPr="000E14AF" w:rsidDel="000E14AF">
          <w:rPr>
            <w:noProof/>
            <w:rPrChange w:id="372" w:author="Admin" w:date="2015-07-08T08:59:00Z">
              <w:rPr>
                <w:rStyle w:val="Hyperlink"/>
                <w:noProof/>
              </w:rPr>
            </w:rPrChange>
          </w:rPr>
          <w:delText>Tabellenverzeichnis</w:delText>
        </w:r>
        <w:r w:rsidDel="000E14AF">
          <w:rPr>
            <w:noProof/>
            <w:webHidden/>
          </w:rPr>
          <w:tab/>
          <w:delText>III</w:delText>
        </w:r>
      </w:del>
    </w:p>
    <w:p w14:paraId="4D984F98" w14:textId="77777777" w:rsidR="00765681" w:rsidDel="000E14AF" w:rsidRDefault="00765681">
      <w:pPr>
        <w:pStyle w:val="Verzeichnis1"/>
        <w:tabs>
          <w:tab w:val="right" w:leader="dot" w:pos="9062"/>
        </w:tabs>
        <w:rPr>
          <w:del w:id="373" w:author="Admin" w:date="2015-07-08T08:59:00Z"/>
          <w:rFonts w:asciiTheme="minorHAnsi" w:eastAsiaTheme="minorEastAsia" w:hAnsiTheme="minorHAnsi" w:cstheme="minorBidi"/>
          <w:b w:val="0"/>
          <w:bCs w:val="0"/>
          <w:caps w:val="0"/>
          <w:noProof/>
          <w:sz w:val="22"/>
          <w:szCs w:val="22"/>
        </w:rPr>
      </w:pPr>
      <w:del w:id="374" w:author="Admin" w:date="2015-07-08T08:59:00Z">
        <w:r w:rsidRPr="000E14AF" w:rsidDel="000E14AF">
          <w:rPr>
            <w:noProof/>
            <w:rPrChange w:id="375" w:author="Admin" w:date="2015-07-08T08:59:00Z">
              <w:rPr>
                <w:rStyle w:val="Hyperlink"/>
                <w:noProof/>
              </w:rPr>
            </w:rPrChange>
          </w:rPr>
          <w:delText>Abkürzungsverzeichnis</w:delText>
        </w:r>
        <w:r w:rsidDel="000E14AF">
          <w:rPr>
            <w:noProof/>
            <w:webHidden/>
          </w:rPr>
          <w:tab/>
          <w:delText>IV</w:delText>
        </w:r>
      </w:del>
    </w:p>
    <w:p w14:paraId="67326BE2" w14:textId="77777777" w:rsidR="00765681" w:rsidDel="000E14AF" w:rsidRDefault="00765681">
      <w:pPr>
        <w:pStyle w:val="Verzeichnis1"/>
        <w:tabs>
          <w:tab w:val="right" w:leader="dot" w:pos="9062"/>
        </w:tabs>
        <w:rPr>
          <w:del w:id="376" w:author="Admin" w:date="2015-07-08T08:59:00Z"/>
          <w:rFonts w:asciiTheme="minorHAnsi" w:eastAsiaTheme="minorEastAsia" w:hAnsiTheme="minorHAnsi" w:cstheme="minorBidi"/>
          <w:b w:val="0"/>
          <w:bCs w:val="0"/>
          <w:caps w:val="0"/>
          <w:noProof/>
          <w:sz w:val="22"/>
          <w:szCs w:val="22"/>
        </w:rPr>
      </w:pPr>
      <w:del w:id="377" w:author="Admin" w:date="2015-07-08T08:59:00Z">
        <w:r w:rsidRPr="000E14AF" w:rsidDel="000E14AF">
          <w:rPr>
            <w:noProof/>
            <w:rPrChange w:id="378" w:author="Admin" w:date="2015-07-08T08:59:00Z">
              <w:rPr>
                <w:rStyle w:val="Hyperlink"/>
                <w:noProof/>
              </w:rPr>
            </w:rPrChange>
          </w:rPr>
          <w:delText>Glossar</w:delText>
        </w:r>
        <w:r w:rsidDel="000E14AF">
          <w:rPr>
            <w:noProof/>
            <w:webHidden/>
          </w:rPr>
          <w:tab/>
          <w:delText>V</w:delText>
        </w:r>
      </w:del>
    </w:p>
    <w:p w14:paraId="2F43C241" w14:textId="77777777" w:rsidR="00D421B5" w:rsidDel="00765681" w:rsidRDefault="00D421B5" w:rsidP="00D421B5">
      <w:pPr>
        <w:pStyle w:val="Verzeichnis1"/>
        <w:tabs>
          <w:tab w:val="right" w:leader="dot" w:pos="9062"/>
        </w:tabs>
        <w:rPr>
          <w:del w:id="379" w:author="Admin" w:date="2015-07-07T13:48:00Z"/>
          <w:rFonts w:asciiTheme="minorHAnsi" w:eastAsiaTheme="minorEastAsia" w:hAnsiTheme="minorHAnsi" w:cstheme="minorBidi"/>
          <w:b w:val="0"/>
          <w:bCs w:val="0"/>
          <w:caps w:val="0"/>
          <w:noProof/>
          <w:sz w:val="22"/>
          <w:szCs w:val="22"/>
        </w:rPr>
      </w:pPr>
      <w:del w:id="380" w:author="Admin" w:date="2015-07-07T13:48:00Z">
        <w:r w:rsidRPr="00765681" w:rsidDel="00765681">
          <w:rPr>
            <w:rStyle w:val="Hyperlink"/>
            <w:b w:val="0"/>
            <w:bCs w:val="0"/>
            <w:caps w:val="0"/>
            <w:noProof/>
          </w:rPr>
          <w:delText>Eidesstattliche Erklärung</w:delText>
        </w:r>
        <w:r w:rsidDel="00765681">
          <w:rPr>
            <w:noProof/>
            <w:webHidden/>
          </w:rPr>
          <w:tab/>
          <w:delText>II</w:delText>
        </w:r>
      </w:del>
    </w:p>
    <w:p w14:paraId="55800D41" w14:textId="77777777" w:rsidR="00D421B5" w:rsidDel="00765681" w:rsidRDefault="00D421B5" w:rsidP="00D421B5">
      <w:pPr>
        <w:pStyle w:val="Verzeichnis1"/>
        <w:tabs>
          <w:tab w:val="right" w:leader="dot" w:pos="9062"/>
        </w:tabs>
        <w:rPr>
          <w:del w:id="381" w:author="Admin" w:date="2015-07-07T13:48:00Z"/>
          <w:rFonts w:asciiTheme="minorHAnsi" w:eastAsiaTheme="minorEastAsia" w:hAnsiTheme="minorHAnsi" w:cstheme="minorBidi"/>
          <w:b w:val="0"/>
          <w:bCs w:val="0"/>
          <w:caps w:val="0"/>
          <w:noProof/>
          <w:sz w:val="22"/>
          <w:szCs w:val="22"/>
        </w:rPr>
      </w:pPr>
      <w:del w:id="382" w:author="Admin" w:date="2015-07-07T13:48:00Z">
        <w:r w:rsidRPr="00765681" w:rsidDel="00765681">
          <w:rPr>
            <w:rStyle w:val="Hyperlink"/>
            <w:b w:val="0"/>
            <w:bCs w:val="0"/>
            <w:caps w:val="0"/>
            <w:noProof/>
          </w:rPr>
          <w:delText>Kurzfassung</w:delText>
        </w:r>
        <w:r w:rsidDel="00765681">
          <w:rPr>
            <w:noProof/>
            <w:webHidden/>
          </w:rPr>
          <w:tab/>
          <w:delText>III</w:delText>
        </w:r>
      </w:del>
    </w:p>
    <w:p w14:paraId="2C89680E" w14:textId="77777777" w:rsidR="00D421B5" w:rsidDel="00765681" w:rsidRDefault="00D421B5" w:rsidP="00D421B5">
      <w:pPr>
        <w:pStyle w:val="Verzeichnis1"/>
        <w:tabs>
          <w:tab w:val="right" w:leader="dot" w:pos="9062"/>
        </w:tabs>
        <w:rPr>
          <w:del w:id="383" w:author="Admin" w:date="2015-07-07T13:48:00Z"/>
          <w:rFonts w:asciiTheme="minorHAnsi" w:eastAsiaTheme="minorEastAsia" w:hAnsiTheme="minorHAnsi" w:cstheme="minorBidi"/>
          <w:b w:val="0"/>
          <w:bCs w:val="0"/>
          <w:caps w:val="0"/>
          <w:noProof/>
          <w:sz w:val="22"/>
          <w:szCs w:val="22"/>
        </w:rPr>
      </w:pPr>
      <w:del w:id="384" w:author="Admin" w:date="2015-07-07T13:48:00Z">
        <w:r w:rsidRPr="00765681" w:rsidDel="00765681">
          <w:rPr>
            <w:rStyle w:val="Hyperlink"/>
            <w:b w:val="0"/>
            <w:bCs w:val="0"/>
            <w:caps w:val="0"/>
            <w:noProof/>
          </w:rPr>
          <w:delText>Abstract</w:delText>
        </w:r>
        <w:r w:rsidDel="00765681">
          <w:rPr>
            <w:noProof/>
            <w:webHidden/>
          </w:rPr>
          <w:tab/>
          <w:delText>IV</w:delText>
        </w:r>
      </w:del>
    </w:p>
    <w:p w14:paraId="2E69BB14" w14:textId="77777777" w:rsidR="00D421B5" w:rsidDel="00765681" w:rsidRDefault="00D421B5" w:rsidP="00D421B5">
      <w:pPr>
        <w:pStyle w:val="Verzeichnis1"/>
        <w:tabs>
          <w:tab w:val="right" w:leader="dot" w:pos="9062"/>
        </w:tabs>
        <w:rPr>
          <w:del w:id="385" w:author="Admin" w:date="2015-07-07T13:48:00Z"/>
          <w:rFonts w:asciiTheme="minorHAnsi" w:eastAsiaTheme="minorEastAsia" w:hAnsiTheme="minorHAnsi" w:cstheme="minorBidi"/>
          <w:b w:val="0"/>
          <w:bCs w:val="0"/>
          <w:caps w:val="0"/>
          <w:noProof/>
          <w:sz w:val="22"/>
          <w:szCs w:val="22"/>
        </w:rPr>
      </w:pPr>
      <w:del w:id="386" w:author="Admin" w:date="2015-07-07T13:48:00Z">
        <w:r w:rsidRPr="00765681" w:rsidDel="00765681">
          <w:rPr>
            <w:rStyle w:val="Hyperlink"/>
            <w:b w:val="0"/>
            <w:bCs w:val="0"/>
            <w:caps w:val="0"/>
            <w:noProof/>
          </w:rPr>
          <w:delText>Inhalt</w:delText>
        </w:r>
        <w:r w:rsidDel="00765681">
          <w:rPr>
            <w:noProof/>
            <w:webHidden/>
          </w:rPr>
          <w:tab/>
          <w:delText>V</w:delText>
        </w:r>
      </w:del>
    </w:p>
    <w:p w14:paraId="293AA783" w14:textId="77777777" w:rsidR="00D421B5" w:rsidDel="00765681" w:rsidRDefault="00D421B5" w:rsidP="00D421B5">
      <w:pPr>
        <w:pStyle w:val="Verzeichnis1"/>
        <w:tabs>
          <w:tab w:val="left" w:pos="480"/>
          <w:tab w:val="right" w:leader="dot" w:pos="9062"/>
        </w:tabs>
        <w:rPr>
          <w:del w:id="387" w:author="Admin" w:date="2015-07-07T13:48:00Z"/>
          <w:rFonts w:asciiTheme="minorHAnsi" w:eastAsiaTheme="minorEastAsia" w:hAnsiTheme="minorHAnsi" w:cstheme="minorBidi"/>
          <w:b w:val="0"/>
          <w:bCs w:val="0"/>
          <w:caps w:val="0"/>
          <w:noProof/>
          <w:sz w:val="22"/>
          <w:szCs w:val="22"/>
        </w:rPr>
      </w:pPr>
      <w:del w:id="388" w:author="Admin" w:date="2015-07-07T13:48:00Z">
        <w:r w:rsidRPr="00765681" w:rsidDel="00765681">
          <w:rPr>
            <w:rStyle w:val="Hyperlink"/>
            <w:b w:val="0"/>
            <w:bCs w:val="0"/>
            <w:caps w:val="0"/>
            <w:noProof/>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Einleitung</w:delText>
        </w:r>
        <w:r w:rsidDel="00765681">
          <w:rPr>
            <w:noProof/>
            <w:webHidden/>
          </w:rPr>
          <w:tab/>
          <w:delText>1</w:delText>
        </w:r>
      </w:del>
    </w:p>
    <w:p w14:paraId="4A391DBD" w14:textId="77777777" w:rsidR="00D421B5" w:rsidDel="00765681" w:rsidRDefault="00D421B5" w:rsidP="00D421B5">
      <w:pPr>
        <w:pStyle w:val="Verzeichnis1"/>
        <w:tabs>
          <w:tab w:val="left" w:pos="480"/>
          <w:tab w:val="right" w:leader="dot" w:pos="9062"/>
        </w:tabs>
        <w:rPr>
          <w:del w:id="389" w:author="Admin" w:date="2015-07-07T13:48:00Z"/>
          <w:rFonts w:asciiTheme="minorHAnsi" w:eastAsiaTheme="minorEastAsia" w:hAnsiTheme="minorHAnsi" w:cstheme="minorBidi"/>
          <w:b w:val="0"/>
          <w:bCs w:val="0"/>
          <w:caps w:val="0"/>
          <w:noProof/>
          <w:sz w:val="22"/>
          <w:szCs w:val="22"/>
        </w:rPr>
      </w:pPr>
      <w:del w:id="390" w:author="Admin" w:date="2015-07-07T13:48:00Z">
        <w:r w:rsidRPr="00765681" w:rsidDel="00765681">
          <w:rPr>
            <w:rStyle w:val="Hyperlink"/>
            <w:b w:val="0"/>
            <w:bCs w:val="0"/>
            <w:caps w:val="0"/>
            <w:noProof/>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Aufgabenstellung</w:delText>
        </w:r>
        <w:r w:rsidDel="00765681">
          <w:rPr>
            <w:noProof/>
            <w:webHidden/>
          </w:rPr>
          <w:tab/>
          <w:delText>2</w:delText>
        </w:r>
      </w:del>
    </w:p>
    <w:p w14:paraId="0C36AAA3" w14:textId="77777777" w:rsidR="00D421B5" w:rsidDel="00765681" w:rsidRDefault="00D421B5" w:rsidP="00D421B5">
      <w:pPr>
        <w:pStyle w:val="Verzeichnis1"/>
        <w:tabs>
          <w:tab w:val="left" w:pos="480"/>
          <w:tab w:val="right" w:leader="dot" w:pos="9062"/>
        </w:tabs>
        <w:rPr>
          <w:del w:id="391" w:author="Admin" w:date="2015-07-07T13:48:00Z"/>
          <w:rFonts w:asciiTheme="minorHAnsi" w:eastAsiaTheme="minorEastAsia" w:hAnsiTheme="minorHAnsi" w:cstheme="minorBidi"/>
          <w:b w:val="0"/>
          <w:bCs w:val="0"/>
          <w:caps w:val="0"/>
          <w:noProof/>
          <w:sz w:val="22"/>
          <w:szCs w:val="22"/>
        </w:rPr>
      </w:pPr>
      <w:del w:id="392" w:author="Admin" w:date="2015-07-07T13:48:00Z">
        <w:r w:rsidRPr="00765681" w:rsidDel="00765681">
          <w:rPr>
            <w:rStyle w:val="Hyperlink"/>
            <w:b w:val="0"/>
            <w:bCs w:val="0"/>
            <w:caps w:val="0"/>
            <w:noProof/>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Stand der Technik</w:delText>
        </w:r>
        <w:r w:rsidDel="00765681">
          <w:rPr>
            <w:noProof/>
            <w:webHidden/>
          </w:rPr>
          <w:tab/>
          <w:delText>3</w:delText>
        </w:r>
      </w:del>
    </w:p>
    <w:p w14:paraId="283CF3ED" w14:textId="77777777" w:rsidR="00D421B5" w:rsidDel="00765681" w:rsidRDefault="00D421B5" w:rsidP="00D421B5">
      <w:pPr>
        <w:pStyle w:val="Verzeichnis2"/>
        <w:tabs>
          <w:tab w:val="left" w:pos="720"/>
          <w:tab w:val="right" w:leader="dot" w:pos="9062"/>
        </w:tabs>
        <w:rPr>
          <w:del w:id="393" w:author="Admin" w:date="2015-07-07T13:48:00Z"/>
          <w:rFonts w:asciiTheme="minorHAnsi" w:eastAsiaTheme="minorEastAsia" w:hAnsiTheme="minorHAnsi" w:cstheme="minorBidi"/>
          <w:smallCaps w:val="0"/>
          <w:noProof/>
          <w:sz w:val="22"/>
          <w:szCs w:val="22"/>
        </w:rPr>
      </w:pPr>
      <w:del w:id="394" w:author="Admin" w:date="2015-07-07T13:48:00Z">
        <w:r w:rsidRPr="00765681" w:rsidDel="00765681">
          <w:rPr>
            <w:rStyle w:val="Hyperlink"/>
            <w:smallCaps w:val="0"/>
            <w:noProof/>
          </w:rPr>
          <w:delText>3.1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Einleitung</w:delText>
        </w:r>
        <w:r w:rsidDel="00765681">
          <w:rPr>
            <w:noProof/>
            <w:webHidden/>
          </w:rPr>
          <w:tab/>
          <w:delText>3</w:delText>
        </w:r>
      </w:del>
    </w:p>
    <w:p w14:paraId="4566943A" w14:textId="77777777" w:rsidR="00D421B5" w:rsidDel="00765681" w:rsidRDefault="00D421B5" w:rsidP="00D421B5">
      <w:pPr>
        <w:pStyle w:val="Verzeichnis2"/>
        <w:tabs>
          <w:tab w:val="left" w:pos="720"/>
          <w:tab w:val="right" w:leader="dot" w:pos="9062"/>
        </w:tabs>
        <w:rPr>
          <w:del w:id="395" w:author="Admin" w:date="2015-07-07T13:48:00Z"/>
          <w:rFonts w:asciiTheme="minorHAnsi" w:eastAsiaTheme="minorEastAsia" w:hAnsiTheme="minorHAnsi" w:cstheme="minorBidi"/>
          <w:smallCaps w:val="0"/>
          <w:noProof/>
          <w:sz w:val="22"/>
          <w:szCs w:val="22"/>
        </w:rPr>
      </w:pPr>
      <w:del w:id="396" w:author="Admin" w:date="2015-07-07T13:48:00Z">
        <w:r w:rsidRPr="00765681" w:rsidDel="00765681">
          <w:rPr>
            <w:rStyle w:val="Hyperlink"/>
            <w:smallCaps w:val="0"/>
            <w:noProof/>
          </w:rPr>
          <w:delText>3.2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Game Engine</w:delText>
        </w:r>
        <w:r w:rsidDel="00765681">
          <w:rPr>
            <w:noProof/>
            <w:webHidden/>
          </w:rPr>
          <w:tab/>
          <w:delText>3</w:delText>
        </w:r>
      </w:del>
    </w:p>
    <w:p w14:paraId="0B5159B4" w14:textId="77777777" w:rsidR="00D421B5" w:rsidDel="00765681" w:rsidRDefault="00D421B5" w:rsidP="00D421B5">
      <w:pPr>
        <w:pStyle w:val="Verzeichnis3"/>
        <w:tabs>
          <w:tab w:val="left" w:pos="1200"/>
          <w:tab w:val="right" w:leader="dot" w:pos="9062"/>
        </w:tabs>
        <w:rPr>
          <w:del w:id="397" w:author="Admin" w:date="2015-07-07T13:48:00Z"/>
          <w:rFonts w:asciiTheme="minorHAnsi" w:eastAsiaTheme="minorEastAsia" w:hAnsiTheme="minorHAnsi" w:cstheme="minorBidi"/>
          <w:i w:val="0"/>
          <w:iCs w:val="0"/>
          <w:noProof/>
          <w:sz w:val="22"/>
          <w:szCs w:val="22"/>
        </w:rPr>
      </w:pPr>
      <w:del w:id="398" w:author="Admin" w:date="2015-07-07T13:48:00Z">
        <w:r w:rsidRPr="00765681" w:rsidDel="00765681">
          <w:rPr>
            <w:rStyle w:val="Hyperlink"/>
            <w:i w:val="0"/>
            <w:iCs w:val="0"/>
            <w:noProof/>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3</w:delText>
        </w:r>
      </w:del>
    </w:p>
    <w:p w14:paraId="4AEAFFB1" w14:textId="77777777" w:rsidR="00D421B5" w:rsidDel="00765681" w:rsidRDefault="00D421B5" w:rsidP="00D421B5">
      <w:pPr>
        <w:pStyle w:val="Verzeichnis3"/>
        <w:tabs>
          <w:tab w:val="left" w:pos="1200"/>
          <w:tab w:val="right" w:leader="dot" w:pos="9062"/>
        </w:tabs>
        <w:rPr>
          <w:del w:id="399" w:author="Admin" w:date="2015-07-07T13:48:00Z"/>
          <w:rFonts w:asciiTheme="minorHAnsi" w:eastAsiaTheme="minorEastAsia" w:hAnsiTheme="minorHAnsi" w:cstheme="minorBidi"/>
          <w:i w:val="0"/>
          <w:iCs w:val="0"/>
          <w:noProof/>
          <w:sz w:val="22"/>
          <w:szCs w:val="22"/>
        </w:rPr>
      </w:pPr>
      <w:del w:id="400" w:author="Admin" w:date="2015-07-07T13:48:00Z">
        <w:r w:rsidRPr="00765681" w:rsidDel="00765681">
          <w:rPr>
            <w:rStyle w:val="Hyperlink"/>
            <w:i w:val="0"/>
            <w:iCs w:val="0"/>
            <w:noProof/>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Source Engine</w:delText>
        </w:r>
        <w:r w:rsidDel="00765681">
          <w:rPr>
            <w:noProof/>
            <w:webHidden/>
          </w:rPr>
          <w:tab/>
          <w:delText>3</w:delText>
        </w:r>
      </w:del>
    </w:p>
    <w:p w14:paraId="34601712" w14:textId="77777777" w:rsidR="00D421B5" w:rsidDel="00765681" w:rsidRDefault="00D421B5" w:rsidP="00D421B5">
      <w:pPr>
        <w:pStyle w:val="Verzeichnis3"/>
        <w:tabs>
          <w:tab w:val="left" w:pos="1200"/>
          <w:tab w:val="right" w:leader="dot" w:pos="9062"/>
        </w:tabs>
        <w:rPr>
          <w:del w:id="401" w:author="Admin" w:date="2015-07-07T13:48:00Z"/>
          <w:rFonts w:asciiTheme="minorHAnsi" w:eastAsiaTheme="minorEastAsia" w:hAnsiTheme="minorHAnsi" w:cstheme="minorBidi"/>
          <w:i w:val="0"/>
          <w:iCs w:val="0"/>
          <w:noProof/>
          <w:sz w:val="22"/>
          <w:szCs w:val="22"/>
        </w:rPr>
      </w:pPr>
      <w:del w:id="402" w:author="Admin" w:date="2015-07-07T13:48:00Z">
        <w:r w:rsidRPr="00765681" w:rsidDel="00765681">
          <w:rPr>
            <w:rStyle w:val="Hyperlink"/>
            <w:i w:val="0"/>
            <w:iCs w:val="0"/>
            <w:noProof/>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Unity</w:delText>
        </w:r>
        <w:r w:rsidDel="00765681">
          <w:rPr>
            <w:noProof/>
            <w:webHidden/>
          </w:rPr>
          <w:tab/>
          <w:delText>4</w:delText>
        </w:r>
      </w:del>
    </w:p>
    <w:p w14:paraId="6561EB59" w14:textId="77777777" w:rsidR="00D421B5" w:rsidDel="00765681" w:rsidRDefault="00D421B5" w:rsidP="00D421B5">
      <w:pPr>
        <w:pStyle w:val="Verzeichnis3"/>
        <w:tabs>
          <w:tab w:val="left" w:pos="1200"/>
          <w:tab w:val="right" w:leader="dot" w:pos="9062"/>
        </w:tabs>
        <w:rPr>
          <w:del w:id="403" w:author="Admin" w:date="2015-07-07T13:48:00Z"/>
          <w:rFonts w:asciiTheme="minorHAnsi" w:eastAsiaTheme="minorEastAsia" w:hAnsiTheme="minorHAnsi" w:cstheme="minorBidi"/>
          <w:i w:val="0"/>
          <w:iCs w:val="0"/>
          <w:noProof/>
          <w:sz w:val="22"/>
          <w:szCs w:val="22"/>
        </w:rPr>
      </w:pPr>
      <w:del w:id="404" w:author="Admin" w:date="2015-07-07T13:48:00Z">
        <w:r w:rsidRPr="00765681" w:rsidDel="00765681">
          <w:rPr>
            <w:rStyle w:val="Hyperlink"/>
            <w:i w:val="0"/>
            <w:iCs w:val="0"/>
            <w:noProof/>
            <w:lang w:val="en-US"/>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lang w:val="en-US"/>
          </w:rPr>
          <w:delText>Unreal Engine 4</w:delText>
        </w:r>
        <w:r w:rsidDel="00765681">
          <w:rPr>
            <w:noProof/>
            <w:webHidden/>
          </w:rPr>
          <w:tab/>
          <w:delText>4</w:delText>
        </w:r>
      </w:del>
    </w:p>
    <w:p w14:paraId="788E9F0D" w14:textId="77777777" w:rsidR="00D421B5" w:rsidDel="00765681" w:rsidRDefault="00D421B5" w:rsidP="00D421B5">
      <w:pPr>
        <w:pStyle w:val="Verzeichnis3"/>
        <w:tabs>
          <w:tab w:val="left" w:pos="1200"/>
          <w:tab w:val="right" w:leader="dot" w:pos="9062"/>
        </w:tabs>
        <w:rPr>
          <w:del w:id="405" w:author="Admin" w:date="2015-07-07T13:48:00Z"/>
          <w:rFonts w:asciiTheme="minorHAnsi" w:eastAsiaTheme="minorEastAsia" w:hAnsiTheme="minorHAnsi" w:cstheme="minorBidi"/>
          <w:i w:val="0"/>
          <w:iCs w:val="0"/>
          <w:noProof/>
          <w:sz w:val="22"/>
          <w:szCs w:val="22"/>
        </w:rPr>
      </w:pPr>
      <w:del w:id="406" w:author="Admin" w:date="2015-07-07T13:48:00Z">
        <w:r w:rsidRPr="00765681" w:rsidDel="00765681">
          <w:rPr>
            <w:rStyle w:val="Hyperlink"/>
            <w:i w:val="0"/>
            <w:iCs w:val="0"/>
            <w:noProof/>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Verwendung im Projekt</w:delText>
        </w:r>
        <w:r w:rsidDel="00765681">
          <w:rPr>
            <w:noProof/>
            <w:webHidden/>
          </w:rPr>
          <w:tab/>
          <w:delText>5</w:delText>
        </w:r>
      </w:del>
    </w:p>
    <w:p w14:paraId="1278C13E" w14:textId="77777777" w:rsidR="00D421B5" w:rsidDel="00765681" w:rsidRDefault="00D421B5" w:rsidP="00D421B5">
      <w:pPr>
        <w:pStyle w:val="Verzeichnis2"/>
        <w:tabs>
          <w:tab w:val="left" w:pos="720"/>
          <w:tab w:val="right" w:leader="dot" w:pos="9062"/>
        </w:tabs>
        <w:rPr>
          <w:del w:id="407" w:author="Admin" w:date="2015-07-07T13:48:00Z"/>
          <w:rFonts w:asciiTheme="minorHAnsi" w:eastAsiaTheme="minorEastAsia" w:hAnsiTheme="minorHAnsi" w:cstheme="minorBidi"/>
          <w:smallCaps w:val="0"/>
          <w:noProof/>
          <w:sz w:val="22"/>
          <w:szCs w:val="22"/>
        </w:rPr>
      </w:pPr>
      <w:del w:id="408" w:author="Admin" w:date="2015-07-07T13:48:00Z">
        <w:r w:rsidRPr="00765681" w:rsidDel="00765681">
          <w:rPr>
            <w:rStyle w:val="Hyperlink"/>
            <w:smallCaps w:val="0"/>
            <w:noProof/>
          </w:rPr>
          <w:delText>3.3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Scripting-Ansatz</w:delText>
        </w:r>
        <w:r w:rsidDel="00765681">
          <w:rPr>
            <w:noProof/>
            <w:webHidden/>
          </w:rPr>
          <w:tab/>
          <w:delText>5</w:delText>
        </w:r>
      </w:del>
    </w:p>
    <w:p w14:paraId="3D9A2364" w14:textId="77777777" w:rsidR="00D421B5" w:rsidDel="00765681" w:rsidRDefault="00D421B5" w:rsidP="00D421B5">
      <w:pPr>
        <w:pStyle w:val="Verzeichnis3"/>
        <w:tabs>
          <w:tab w:val="left" w:pos="1200"/>
          <w:tab w:val="right" w:leader="dot" w:pos="9062"/>
        </w:tabs>
        <w:rPr>
          <w:del w:id="409" w:author="Admin" w:date="2015-07-07T13:48:00Z"/>
          <w:rFonts w:asciiTheme="minorHAnsi" w:eastAsiaTheme="minorEastAsia" w:hAnsiTheme="minorHAnsi" w:cstheme="minorBidi"/>
          <w:i w:val="0"/>
          <w:iCs w:val="0"/>
          <w:noProof/>
          <w:sz w:val="22"/>
          <w:szCs w:val="22"/>
        </w:rPr>
      </w:pPr>
      <w:del w:id="410" w:author="Admin" w:date="2015-07-07T13:48:00Z">
        <w:r w:rsidRPr="00765681" w:rsidDel="00765681">
          <w:rPr>
            <w:rStyle w:val="Hyperlink"/>
            <w:i w:val="0"/>
            <w:iCs w:val="0"/>
            <w:noProof/>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5</w:delText>
        </w:r>
      </w:del>
    </w:p>
    <w:p w14:paraId="5D4C9230" w14:textId="77777777" w:rsidR="00D421B5" w:rsidDel="00765681" w:rsidRDefault="00D421B5" w:rsidP="00D421B5">
      <w:pPr>
        <w:pStyle w:val="Verzeichnis3"/>
        <w:tabs>
          <w:tab w:val="left" w:pos="1200"/>
          <w:tab w:val="right" w:leader="dot" w:pos="9062"/>
        </w:tabs>
        <w:rPr>
          <w:del w:id="411" w:author="Admin" w:date="2015-07-07T13:48:00Z"/>
          <w:rFonts w:asciiTheme="minorHAnsi" w:eastAsiaTheme="minorEastAsia" w:hAnsiTheme="minorHAnsi" w:cstheme="minorBidi"/>
          <w:i w:val="0"/>
          <w:iCs w:val="0"/>
          <w:noProof/>
          <w:sz w:val="22"/>
          <w:szCs w:val="22"/>
        </w:rPr>
      </w:pPr>
      <w:del w:id="412" w:author="Admin" w:date="2015-07-07T13:48:00Z">
        <w:r w:rsidRPr="00765681" w:rsidDel="00765681">
          <w:rPr>
            <w:rStyle w:val="Hyperlink"/>
            <w:i w:val="0"/>
            <w:iCs w:val="0"/>
            <w:noProof/>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Lua</w:delText>
        </w:r>
        <w:r w:rsidDel="00765681">
          <w:rPr>
            <w:noProof/>
            <w:webHidden/>
          </w:rPr>
          <w:tab/>
          <w:delText>6</w:delText>
        </w:r>
      </w:del>
    </w:p>
    <w:p w14:paraId="5D9113A0" w14:textId="77777777" w:rsidR="00D421B5" w:rsidDel="00765681" w:rsidRDefault="00D421B5" w:rsidP="00D421B5">
      <w:pPr>
        <w:pStyle w:val="Verzeichnis2"/>
        <w:tabs>
          <w:tab w:val="left" w:pos="720"/>
          <w:tab w:val="right" w:leader="dot" w:pos="9062"/>
        </w:tabs>
        <w:rPr>
          <w:del w:id="413" w:author="Admin" w:date="2015-07-07T13:48:00Z"/>
          <w:rFonts w:asciiTheme="minorHAnsi" w:eastAsiaTheme="minorEastAsia" w:hAnsiTheme="minorHAnsi" w:cstheme="minorBidi"/>
          <w:smallCaps w:val="0"/>
          <w:noProof/>
          <w:sz w:val="22"/>
          <w:szCs w:val="22"/>
        </w:rPr>
      </w:pPr>
      <w:del w:id="414" w:author="Admin" w:date="2015-07-07T13:48:00Z">
        <w:r w:rsidRPr="00765681" w:rsidDel="00765681">
          <w:rPr>
            <w:rStyle w:val="Hyperlink"/>
            <w:smallCaps w:val="0"/>
            <w:noProof/>
          </w:rPr>
          <w:delText>3.4</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Robo Cup</w:delText>
        </w:r>
        <w:r w:rsidDel="00765681">
          <w:rPr>
            <w:noProof/>
            <w:webHidden/>
          </w:rPr>
          <w:tab/>
          <w:delText>6</w:delText>
        </w:r>
      </w:del>
    </w:p>
    <w:p w14:paraId="21AAD950" w14:textId="77777777" w:rsidR="00D421B5" w:rsidDel="00765681" w:rsidRDefault="00D421B5" w:rsidP="00D421B5">
      <w:pPr>
        <w:pStyle w:val="Verzeichnis2"/>
        <w:tabs>
          <w:tab w:val="left" w:pos="720"/>
          <w:tab w:val="right" w:leader="dot" w:pos="9062"/>
        </w:tabs>
        <w:rPr>
          <w:del w:id="415" w:author="Admin" w:date="2015-07-07T13:48:00Z"/>
          <w:rFonts w:asciiTheme="minorHAnsi" w:eastAsiaTheme="minorEastAsia" w:hAnsiTheme="minorHAnsi" w:cstheme="minorBidi"/>
          <w:smallCaps w:val="0"/>
          <w:noProof/>
          <w:sz w:val="22"/>
          <w:szCs w:val="22"/>
        </w:rPr>
      </w:pPr>
      <w:del w:id="416" w:author="Admin" w:date="2015-07-07T13:48:00Z">
        <w:r w:rsidRPr="00765681" w:rsidDel="00765681">
          <w:rPr>
            <w:rStyle w:val="Hyperlink"/>
            <w:smallCaps w:val="0"/>
            <w:noProof/>
          </w:rPr>
          <w:delText>3.5</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Künstliche Intelligenz</w:delText>
        </w:r>
        <w:r w:rsidDel="00765681">
          <w:rPr>
            <w:noProof/>
            <w:webHidden/>
          </w:rPr>
          <w:tab/>
          <w:delText>7</w:delText>
        </w:r>
      </w:del>
    </w:p>
    <w:p w14:paraId="325F9307" w14:textId="77777777" w:rsidR="00D421B5" w:rsidDel="00765681" w:rsidRDefault="00D421B5" w:rsidP="00D421B5">
      <w:pPr>
        <w:pStyle w:val="Verzeichnis2"/>
        <w:tabs>
          <w:tab w:val="left" w:pos="720"/>
          <w:tab w:val="right" w:leader="dot" w:pos="9062"/>
        </w:tabs>
        <w:rPr>
          <w:del w:id="417" w:author="Admin" w:date="2015-07-07T13:48:00Z"/>
          <w:rFonts w:asciiTheme="minorHAnsi" w:eastAsiaTheme="minorEastAsia" w:hAnsiTheme="minorHAnsi" w:cstheme="minorBidi"/>
          <w:smallCaps w:val="0"/>
          <w:noProof/>
          <w:sz w:val="22"/>
          <w:szCs w:val="22"/>
        </w:rPr>
      </w:pPr>
      <w:del w:id="418" w:author="Admin" w:date="2015-07-07T13:48:00Z">
        <w:r w:rsidRPr="00765681" w:rsidDel="00765681">
          <w:rPr>
            <w:rStyle w:val="Hyperlink"/>
            <w:smallCaps w:val="0"/>
            <w:noProof/>
          </w:rPr>
          <w:delText>3.6</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Zusammenfassung</w:delText>
        </w:r>
        <w:r w:rsidDel="00765681">
          <w:rPr>
            <w:noProof/>
            <w:webHidden/>
          </w:rPr>
          <w:tab/>
          <w:delText>9</w:delText>
        </w:r>
      </w:del>
    </w:p>
    <w:p w14:paraId="17983987" w14:textId="77777777" w:rsidR="00D421B5" w:rsidDel="00765681" w:rsidRDefault="00D421B5" w:rsidP="00D421B5">
      <w:pPr>
        <w:pStyle w:val="Verzeichnis1"/>
        <w:tabs>
          <w:tab w:val="left" w:pos="480"/>
          <w:tab w:val="right" w:leader="dot" w:pos="9062"/>
        </w:tabs>
        <w:rPr>
          <w:del w:id="419" w:author="Admin" w:date="2015-07-07T13:48:00Z"/>
          <w:rFonts w:asciiTheme="minorHAnsi" w:eastAsiaTheme="minorEastAsia" w:hAnsiTheme="minorHAnsi" w:cstheme="minorBidi"/>
          <w:b w:val="0"/>
          <w:bCs w:val="0"/>
          <w:caps w:val="0"/>
          <w:noProof/>
          <w:sz w:val="22"/>
          <w:szCs w:val="22"/>
        </w:rPr>
      </w:pPr>
      <w:del w:id="420" w:author="Admin" w:date="2015-07-07T13:48:00Z">
        <w:r w:rsidRPr="00765681" w:rsidDel="00765681">
          <w:rPr>
            <w:rStyle w:val="Hyperlink"/>
            <w:b w:val="0"/>
            <w:bCs w:val="0"/>
            <w:caps w:val="0"/>
            <w:noProof/>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Planung / Struktur</w:delText>
        </w:r>
        <w:r w:rsidDel="00765681">
          <w:rPr>
            <w:noProof/>
            <w:webHidden/>
          </w:rPr>
          <w:tab/>
          <w:delText>10</w:delText>
        </w:r>
      </w:del>
    </w:p>
    <w:p w14:paraId="45E3BC8B" w14:textId="77777777" w:rsidR="00D421B5" w:rsidDel="00765681" w:rsidRDefault="00D421B5" w:rsidP="00D421B5">
      <w:pPr>
        <w:pStyle w:val="Verzeichnis2"/>
        <w:tabs>
          <w:tab w:val="left" w:pos="720"/>
          <w:tab w:val="right" w:leader="dot" w:pos="9062"/>
        </w:tabs>
        <w:rPr>
          <w:del w:id="421" w:author="Admin" w:date="2015-07-07T13:48:00Z"/>
          <w:rFonts w:asciiTheme="minorHAnsi" w:eastAsiaTheme="minorEastAsia" w:hAnsiTheme="minorHAnsi" w:cstheme="minorBidi"/>
          <w:smallCaps w:val="0"/>
          <w:noProof/>
          <w:sz w:val="22"/>
          <w:szCs w:val="22"/>
        </w:rPr>
      </w:pPr>
      <w:del w:id="422" w:author="Admin" w:date="2015-07-07T13:48:00Z">
        <w:r w:rsidRPr="00765681" w:rsidDel="00765681">
          <w:rPr>
            <w:rStyle w:val="Hyperlink"/>
            <w:smallCaps w:val="0"/>
            <w:noProof/>
          </w:rPr>
          <w:delText>4.1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Projektmanagement</w:delText>
        </w:r>
        <w:r w:rsidDel="00765681">
          <w:rPr>
            <w:noProof/>
            <w:webHidden/>
          </w:rPr>
          <w:tab/>
          <w:delText>10</w:delText>
        </w:r>
      </w:del>
    </w:p>
    <w:p w14:paraId="4CC50BCB" w14:textId="77777777" w:rsidR="00D421B5" w:rsidDel="00765681" w:rsidRDefault="00D421B5" w:rsidP="00D421B5">
      <w:pPr>
        <w:pStyle w:val="Verzeichnis2"/>
        <w:tabs>
          <w:tab w:val="left" w:pos="720"/>
          <w:tab w:val="right" w:leader="dot" w:pos="9062"/>
        </w:tabs>
        <w:rPr>
          <w:del w:id="423" w:author="Admin" w:date="2015-07-07T13:48:00Z"/>
          <w:rFonts w:asciiTheme="minorHAnsi" w:eastAsiaTheme="minorEastAsia" w:hAnsiTheme="minorHAnsi" w:cstheme="minorBidi"/>
          <w:smallCaps w:val="0"/>
          <w:noProof/>
          <w:sz w:val="22"/>
          <w:szCs w:val="22"/>
        </w:rPr>
      </w:pPr>
      <w:del w:id="424" w:author="Admin" w:date="2015-07-07T13:48:00Z">
        <w:r w:rsidRPr="00765681" w:rsidDel="00765681">
          <w:rPr>
            <w:rStyle w:val="Hyperlink"/>
            <w:smallCaps w:val="0"/>
            <w:noProof/>
          </w:rPr>
          <w:delText>4.2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Analyse der Aufgabenstellung</w:delText>
        </w:r>
        <w:r w:rsidDel="00765681">
          <w:rPr>
            <w:noProof/>
            <w:webHidden/>
          </w:rPr>
          <w:tab/>
          <w:delText>10</w:delText>
        </w:r>
      </w:del>
    </w:p>
    <w:p w14:paraId="3E6248C8" w14:textId="77777777" w:rsidR="00D421B5" w:rsidDel="00765681" w:rsidRDefault="00D421B5" w:rsidP="00D421B5">
      <w:pPr>
        <w:pStyle w:val="Verzeichnis3"/>
        <w:tabs>
          <w:tab w:val="left" w:pos="1200"/>
          <w:tab w:val="right" w:leader="dot" w:pos="9062"/>
        </w:tabs>
        <w:rPr>
          <w:del w:id="425" w:author="Admin" w:date="2015-07-07T13:48:00Z"/>
          <w:rFonts w:asciiTheme="minorHAnsi" w:eastAsiaTheme="minorEastAsia" w:hAnsiTheme="minorHAnsi" w:cstheme="minorBidi"/>
          <w:i w:val="0"/>
          <w:iCs w:val="0"/>
          <w:noProof/>
          <w:sz w:val="22"/>
          <w:szCs w:val="22"/>
        </w:rPr>
      </w:pPr>
      <w:del w:id="426" w:author="Admin" w:date="2015-07-07T13:48:00Z">
        <w:r w:rsidRPr="00765681" w:rsidDel="00765681">
          <w:rPr>
            <w:rStyle w:val="Hyperlink"/>
            <w:i w:val="0"/>
            <w:iCs w:val="0"/>
            <w:noProof/>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Muss-Kriterien</w:delText>
        </w:r>
        <w:r w:rsidDel="00765681">
          <w:rPr>
            <w:noProof/>
            <w:webHidden/>
          </w:rPr>
          <w:tab/>
          <w:delText>10</w:delText>
        </w:r>
      </w:del>
    </w:p>
    <w:p w14:paraId="5B8EF8EC" w14:textId="77777777" w:rsidR="00D421B5" w:rsidDel="00765681" w:rsidRDefault="00D421B5" w:rsidP="00D421B5">
      <w:pPr>
        <w:pStyle w:val="Verzeichnis3"/>
        <w:tabs>
          <w:tab w:val="left" w:pos="1200"/>
          <w:tab w:val="right" w:leader="dot" w:pos="9062"/>
        </w:tabs>
        <w:rPr>
          <w:del w:id="427" w:author="Admin" w:date="2015-07-07T13:48:00Z"/>
          <w:rFonts w:asciiTheme="minorHAnsi" w:eastAsiaTheme="minorEastAsia" w:hAnsiTheme="minorHAnsi" w:cstheme="minorBidi"/>
          <w:i w:val="0"/>
          <w:iCs w:val="0"/>
          <w:noProof/>
          <w:sz w:val="22"/>
          <w:szCs w:val="22"/>
        </w:rPr>
      </w:pPr>
      <w:del w:id="428" w:author="Admin" w:date="2015-07-07T13:48:00Z">
        <w:r w:rsidRPr="00765681" w:rsidDel="00765681">
          <w:rPr>
            <w:rStyle w:val="Hyperlink"/>
            <w:i w:val="0"/>
            <w:iCs w:val="0"/>
            <w:noProof/>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Soll-Kriterien</w:delText>
        </w:r>
        <w:r w:rsidDel="00765681">
          <w:rPr>
            <w:noProof/>
            <w:webHidden/>
          </w:rPr>
          <w:tab/>
          <w:delText>11</w:delText>
        </w:r>
      </w:del>
    </w:p>
    <w:p w14:paraId="16F04E87" w14:textId="77777777" w:rsidR="00D421B5" w:rsidDel="00765681" w:rsidRDefault="00D421B5" w:rsidP="00D421B5">
      <w:pPr>
        <w:pStyle w:val="Verzeichnis3"/>
        <w:tabs>
          <w:tab w:val="left" w:pos="1200"/>
          <w:tab w:val="right" w:leader="dot" w:pos="9062"/>
        </w:tabs>
        <w:rPr>
          <w:del w:id="429" w:author="Admin" w:date="2015-07-07T13:48:00Z"/>
          <w:rFonts w:asciiTheme="minorHAnsi" w:eastAsiaTheme="minorEastAsia" w:hAnsiTheme="minorHAnsi" w:cstheme="minorBidi"/>
          <w:i w:val="0"/>
          <w:iCs w:val="0"/>
          <w:noProof/>
          <w:sz w:val="22"/>
          <w:szCs w:val="22"/>
        </w:rPr>
      </w:pPr>
      <w:del w:id="430" w:author="Admin" w:date="2015-07-07T13:48:00Z">
        <w:r w:rsidRPr="00765681" w:rsidDel="00765681">
          <w:rPr>
            <w:rStyle w:val="Hyperlink"/>
            <w:i w:val="0"/>
            <w:iCs w:val="0"/>
            <w:noProof/>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Kann-Kriterien</w:delText>
        </w:r>
        <w:r w:rsidDel="00765681">
          <w:rPr>
            <w:noProof/>
            <w:webHidden/>
          </w:rPr>
          <w:tab/>
          <w:delText>11</w:delText>
        </w:r>
      </w:del>
    </w:p>
    <w:p w14:paraId="1C014DE3" w14:textId="77777777" w:rsidR="00D421B5" w:rsidDel="00765681" w:rsidRDefault="00D421B5" w:rsidP="00D421B5">
      <w:pPr>
        <w:pStyle w:val="Verzeichnis3"/>
        <w:tabs>
          <w:tab w:val="left" w:pos="1200"/>
          <w:tab w:val="right" w:leader="dot" w:pos="9062"/>
        </w:tabs>
        <w:rPr>
          <w:del w:id="431" w:author="Admin" w:date="2015-07-07T13:48:00Z"/>
          <w:rFonts w:asciiTheme="minorHAnsi" w:eastAsiaTheme="minorEastAsia" w:hAnsiTheme="minorHAnsi" w:cstheme="minorBidi"/>
          <w:i w:val="0"/>
          <w:iCs w:val="0"/>
          <w:noProof/>
          <w:sz w:val="22"/>
          <w:szCs w:val="22"/>
        </w:rPr>
      </w:pPr>
      <w:del w:id="432" w:author="Admin" w:date="2015-07-07T13:48:00Z">
        <w:r w:rsidRPr="00765681" w:rsidDel="00765681">
          <w:rPr>
            <w:rStyle w:val="Hyperlink"/>
            <w:i w:val="0"/>
            <w:iCs w:val="0"/>
            <w:noProof/>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Analyse der Kriterien</w:delText>
        </w:r>
        <w:r w:rsidDel="00765681">
          <w:rPr>
            <w:noProof/>
            <w:webHidden/>
          </w:rPr>
          <w:tab/>
          <w:delText>11</w:delText>
        </w:r>
      </w:del>
    </w:p>
    <w:p w14:paraId="7915C3D2" w14:textId="77777777" w:rsidR="00D421B5" w:rsidDel="00765681" w:rsidRDefault="00D421B5" w:rsidP="00D421B5">
      <w:pPr>
        <w:pStyle w:val="Verzeichnis2"/>
        <w:tabs>
          <w:tab w:val="left" w:pos="720"/>
          <w:tab w:val="right" w:leader="dot" w:pos="9062"/>
        </w:tabs>
        <w:rPr>
          <w:del w:id="433" w:author="Admin" w:date="2015-07-07T13:48:00Z"/>
          <w:rFonts w:asciiTheme="minorHAnsi" w:eastAsiaTheme="minorEastAsia" w:hAnsiTheme="minorHAnsi" w:cstheme="minorBidi"/>
          <w:smallCaps w:val="0"/>
          <w:noProof/>
          <w:sz w:val="22"/>
          <w:szCs w:val="22"/>
        </w:rPr>
      </w:pPr>
      <w:del w:id="434" w:author="Admin" w:date="2015-07-07T13:48:00Z">
        <w:r w:rsidRPr="00765681" w:rsidDel="00765681">
          <w:rPr>
            <w:rStyle w:val="Hyperlink"/>
            <w:smallCaps w:val="0"/>
            <w:noProof/>
          </w:rPr>
          <w:delText>4.3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Architektur</w:delText>
        </w:r>
        <w:r w:rsidDel="00765681">
          <w:rPr>
            <w:noProof/>
            <w:webHidden/>
          </w:rPr>
          <w:tab/>
          <w:delText>12</w:delText>
        </w:r>
      </w:del>
    </w:p>
    <w:p w14:paraId="53063EA2" w14:textId="77777777" w:rsidR="00D421B5" w:rsidDel="00765681" w:rsidRDefault="00D421B5" w:rsidP="00D421B5">
      <w:pPr>
        <w:pStyle w:val="Verzeichnis1"/>
        <w:tabs>
          <w:tab w:val="left" w:pos="480"/>
          <w:tab w:val="right" w:leader="dot" w:pos="9062"/>
        </w:tabs>
        <w:rPr>
          <w:del w:id="435" w:author="Admin" w:date="2015-07-07T13:48:00Z"/>
          <w:rFonts w:asciiTheme="minorHAnsi" w:eastAsiaTheme="minorEastAsia" w:hAnsiTheme="minorHAnsi" w:cstheme="minorBidi"/>
          <w:b w:val="0"/>
          <w:bCs w:val="0"/>
          <w:caps w:val="0"/>
          <w:noProof/>
          <w:sz w:val="22"/>
          <w:szCs w:val="22"/>
        </w:rPr>
      </w:pPr>
      <w:del w:id="436" w:author="Admin" w:date="2015-07-07T13:48:00Z">
        <w:r w:rsidRPr="00765681" w:rsidDel="00765681">
          <w:rPr>
            <w:rStyle w:val="Hyperlink"/>
            <w:b w:val="0"/>
            <w:bCs w:val="0"/>
            <w:caps w:val="0"/>
            <w:noProof/>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Umsetzung</w:delText>
        </w:r>
        <w:r w:rsidDel="00765681">
          <w:rPr>
            <w:noProof/>
            <w:webHidden/>
          </w:rPr>
          <w:tab/>
          <w:delText>14</w:delText>
        </w:r>
      </w:del>
    </w:p>
    <w:p w14:paraId="319DA3B2" w14:textId="77777777" w:rsidR="00D421B5" w:rsidDel="00765681" w:rsidRDefault="00D421B5" w:rsidP="00D421B5">
      <w:pPr>
        <w:pStyle w:val="Verzeichnis2"/>
        <w:tabs>
          <w:tab w:val="left" w:pos="720"/>
          <w:tab w:val="right" w:leader="dot" w:pos="9062"/>
        </w:tabs>
        <w:rPr>
          <w:del w:id="437" w:author="Admin" w:date="2015-07-07T13:48:00Z"/>
          <w:rFonts w:asciiTheme="minorHAnsi" w:eastAsiaTheme="minorEastAsia" w:hAnsiTheme="minorHAnsi" w:cstheme="minorBidi"/>
          <w:smallCaps w:val="0"/>
          <w:noProof/>
          <w:sz w:val="22"/>
          <w:szCs w:val="22"/>
        </w:rPr>
      </w:pPr>
      <w:del w:id="438" w:author="Admin" w:date="2015-07-07T13:48:00Z">
        <w:r w:rsidRPr="00765681" w:rsidDel="00765681">
          <w:rPr>
            <w:rStyle w:val="Hyperlink"/>
            <w:smallCaps w:val="0"/>
            <w:noProof/>
          </w:rPr>
          <w:delText>5.1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Umsetzung der Simulationsumgebung</w:delText>
        </w:r>
        <w:r w:rsidDel="00765681">
          <w:rPr>
            <w:noProof/>
            <w:webHidden/>
          </w:rPr>
          <w:tab/>
          <w:delText>14</w:delText>
        </w:r>
      </w:del>
    </w:p>
    <w:p w14:paraId="079DAB26" w14:textId="77777777" w:rsidR="00D421B5" w:rsidDel="00765681" w:rsidRDefault="00D421B5" w:rsidP="00D421B5">
      <w:pPr>
        <w:pStyle w:val="Verzeichnis3"/>
        <w:tabs>
          <w:tab w:val="left" w:pos="1200"/>
          <w:tab w:val="right" w:leader="dot" w:pos="9062"/>
        </w:tabs>
        <w:rPr>
          <w:del w:id="439" w:author="Admin" w:date="2015-07-07T13:48:00Z"/>
          <w:rFonts w:asciiTheme="minorHAnsi" w:eastAsiaTheme="minorEastAsia" w:hAnsiTheme="minorHAnsi" w:cstheme="minorBidi"/>
          <w:i w:val="0"/>
          <w:iCs w:val="0"/>
          <w:noProof/>
          <w:sz w:val="22"/>
          <w:szCs w:val="22"/>
        </w:rPr>
      </w:pPr>
      <w:del w:id="440" w:author="Admin" w:date="2015-07-07T13:48:00Z">
        <w:r w:rsidRPr="00765681" w:rsidDel="00765681">
          <w:rPr>
            <w:rStyle w:val="Hyperlink"/>
            <w:i w:val="0"/>
            <w:iCs w:val="0"/>
            <w:noProof/>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14</w:delText>
        </w:r>
      </w:del>
    </w:p>
    <w:p w14:paraId="46BB8F38" w14:textId="77777777" w:rsidR="00D421B5" w:rsidDel="00765681" w:rsidRDefault="00D421B5" w:rsidP="00D421B5">
      <w:pPr>
        <w:pStyle w:val="Verzeichnis3"/>
        <w:tabs>
          <w:tab w:val="left" w:pos="1200"/>
          <w:tab w:val="right" w:leader="dot" w:pos="9062"/>
        </w:tabs>
        <w:rPr>
          <w:del w:id="441" w:author="Admin" w:date="2015-07-07T13:48:00Z"/>
          <w:rFonts w:asciiTheme="minorHAnsi" w:eastAsiaTheme="minorEastAsia" w:hAnsiTheme="minorHAnsi" w:cstheme="minorBidi"/>
          <w:i w:val="0"/>
          <w:iCs w:val="0"/>
          <w:noProof/>
          <w:sz w:val="22"/>
          <w:szCs w:val="22"/>
        </w:rPr>
      </w:pPr>
      <w:del w:id="442" w:author="Admin" w:date="2015-07-07T13:48:00Z">
        <w:r w:rsidRPr="00765681" w:rsidDel="00765681">
          <w:rPr>
            <w:rStyle w:val="Hyperlink"/>
            <w:i w:val="0"/>
            <w:iCs w:val="0"/>
            <w:noProof/>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Regel- und Spielimplementierung</w:delText>
        </w:r>
        <w:r w:rsidDel="00765681">
          <w:rPr>
            <w:noProof/>
            <w:webHidden/>
          </w:rPr>
          <w:tab/>
          <w:delText>15</w:delText>
        </w:r>
      </w:del>
    </w:p>
    <w:p w14:paraId="24723CF3" w14:textId="77777777" w:rsidR="00D421B5" w:rsidDel="00765681" w:rsidRDefault="00D421B5" w:rsidP="00D421B5">
      <w:pPr>
        <w:pStyle w:val="Verzeichnis3"/>
        <w:tabs>
          <w:tab w:val="left" w:pos="1200"/>
          <w:tab w:val="right" w:leader="dot" w:pos="9062"/>
        </w:tabs>
        <w:rPr>
          <w:del w:id="443" w:author="Admin" w:date="2015-07-07T13:48:00Z"/>
          <w:rFonts w:asciiTheme="minorHAnsi" w:eastAsiaTheme="minorEastAsia" w:hAnsiTheme="minorHAnsi" w:cstheme="minorBidi"/>
          <w:i w:val="0"/>
          <w:iCs w:val="0"/>
          <w:noProof/>
          <w:sz w:val="22"/>
          <w:szCs w:val="22"/>
        </w:rPr>
      </w:pPr>
      <w:del w:id="444" w:author="Admin" w:date="2015-07-07T13:48:00Z">
        <w:r w:rsidRPr="00765681" w:rsidDel="00765681">
          <w:rPr>
            <w:rStyle w:val="Hyperlink"/>
            <w:i w:val="0"/>
            <w:iCs w:val="0"/>
            <w:noProof/>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Spielerimplementierung</w:delText>
        </w:r>
        <w:r w:rsidDel="00765681">
          <w:rPr>
            <w:noProof/>
            <w:webHidden/>
          </w:rPr>
          <w:tab/>
          <w:delText>19</w:delText>
        </w:r>
      </w:del>
    </w:p>
    <w:p w14:paraId="4D98F571" w14:textId="77777777" w:rsidR="00D421B5" w:rsidDel="00765681" w:rsidRDefault="00D421B5" w:rsidP="00D421B5">
      <w:pPr>
        <w:pStyle w:val="Verzeichnis3"/>
        <w:tabs>
          <w:tab w:val="left" w:pos="1200"/>
          <w:tab w:val="right" w:leader="dot" w:pos="9062"/>
        </w:tabs>
        <w:rPr>
          <w:del w:id="445" w:author="Admin" w:date="2015-07-07T13:48:00Z"/>
          <w:rFonts w:asciiTheme="minorHAnsi" w:eastAsiaTheme="minorEastAsia" w:hAnsiTheme="minorHAnsi" w:cstheme="minorBidi"/>
          <w:i w:val="0"/>
          <w:iCs w:val="0"/>
          <w:noProof/>
          <w:sz w:val="22"/>
          <w:szCs w:val="22"/>
        </w:rPr>
      </w:pPr>
      <w:del w:id="446" w:author="Admin" w:date="2015-07-07T13:48:00Z">
        <w:r w:rsidRPr="00765681" w:rsidDel="00765681">
          <w:rPr>
            <w:rStyle w:val="Hyperlink"/>
            <w:i w:val="0"/>
            <w:iCs w:val="0"/>
            <w:noProof/>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Skriptschnittstelle</w:delText>
        </w:r>
        <w:r w:rsidDel="00765681">
          <w:rPr>
            <w:noProof/>
            <w:webHidden/>
          </w:rPr>
          <w:tab/>
          <w:delText>23</w:delText>
        </w:r>
      </w:del>
    </w:p>
    <w:p w14:paraId="000CCE9D" w14:textId="77777777" w:rsidR="00D421B5" w:rsidDel="00765681" w:rsidRDefault="00D421B5" w:rsidP="00D421B5">
      <w:pPr>
        <w:pStyle w:val="Verzeichnis2"/>
        <w:tabs>
          <w:tab w:val="left" w:pos="720"/>
          <w:tab w:val="right" w:leader="dot" w:pos="9062"/>
        </w:tabs>
        <w:rPr>
          <w:del w:id="447" w:author="Admin" w:date="2015-07-07T13:48:00Z"/>
          <w:rFonts w:asciiTheme="minorHAnsi" w:eastAsiaTheme="minorEastAsia" w:hAnsiTheme="minorHAnsi" w:cstheme="minorBidi"/>
          <w:smallCaps w:val="0"/>
          <w:noProof/>
          <w:sz w:val="22"/>
          <w:szCs w:val="22"/>
        </w:rPr>
      </w:pPr>
      <w:del w:id="448" w:author="Admin" w:date="2015-07-07T13:48:00Z">
        <w:r w:rsidRPr="00765681" w:rsidDel="00765681">
          <w:rPr>
            <w:rStyle w:val="Hyperlink"/>
            <w:smallCaps w:val="0"/>
            <w:noProof/>
          </w:rPr>
          <w:delText>5.2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Entwicklung der künstlichen Intelligenz</w:delText>
        </w:r>
        <w:r w:rsidDel="00765681">
          <w:rPr>
            <w:noProof/>
            <w:webHidden/>
          </w:rPr>
          <w:tab/>
          <w:delText>24</w:delText>
        </w:r>
      </w:del>
    </w:p>
    <w:p w14:paraId="065F195B" w14:textId="77777777" w:rsidR="00D421B5" w:rsidDel="00765681" w:rsidRDefault="00D421B5" w:rsidP="00D421B5">
      <w:pPr>
        <w:pStyle w:val="Verzeichnis1"/>
        <w:tabs>
          <w:tab w:val="left" w:pos="480"/>
          <w:tab w:val="right" w:leader="dot" w:pos="9062"/>
        </w:tabs>
        <w:rPr>
          <w:del w:id="449" w:author="Admin" w:date="2015-07-07T13:48:00Z"/>
          <w:rFonts w:asciiTheme="minorHAnsi" w:eastAsiaTheme="minorEastAsia" w:hAnsiTheme="minorHAnsi" w:cstheme="minorBidi"/>
          <w:b w:val="0"/>
          <w:bCs w:val="0"/>
          <w:caps w:val="0"/>
          <w:noProof/>
          <w:sz w:val="22"/>
          <w:szCs w:val="22"/>
        </w:rPr>
      </w:pPr>
      <w:del w:id="450" w:author="Admin" w:date="2015-07-07T13:48:00Z">
        <w:r w:rsidRPr="00765681" w:rsidDel="00765681">
          <w:rPr>
            <w:rStyle w:val="Hyperlink"/>
            <w:b w:val="0"/>
            <w:bCs w:val="0"/>
            <w:caps w:val="0"/>
            <w:noProof/>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Ausblick</w:delText>
        </w:r>
        <w:r w:rsidDel="00765681">
          <w:rPr>
            <w:noProof/>
            <w:webHidden/>
          </w:rPr>
          <w:tab/>
          <w:delText>32</w:delText>
        </w:r>
      </w:del>
    </w:p>
    <w:p w14:paraId="095C7402" w14:textId="77777777" w:rsidR="00D421B5" w:rsidDel="00765681" w:rsidRDefault="00D421B5" w:rsidP="00D421B5">
      <w:pPr>
        <w:pStyle w:val="Verzeichnis1"/>
        <w:tabs>
          <w:tab w:val="left" w:pos="480"/>
          <w:tab w:val="right" w:leader="dot" w:pos="9062"/>
        </w:tabs>
        <w:rPr>
          <w:del w:id="451" w:author="Admin" w:date="2015-07-07T13:48:00Z"/>
          <w:rFonts w:asciiTheme="minorHAnsi" w:eastAsiaTheme="minorEastAsia" w:hAnsiTheme="minorHAnsi" w:cstheme="minorBidi"/>
          <w:b w:val="0"/>
          <w:bCs w:val="0"/>
          <w:caps w:val="0"/>
          <w:noProof/>
          <w:sz w:val="22"/>
          <w:szCs w:val="22"/>
        </w:rPr>
      </w:pPr>
      <w:del w:id="452" w:author="Admin" w:date="2015-07-07T13:48:00Z">
        <w:r w:rsidRPr="00765681" w:rsidDel="00765681">
          <w:rPr>
            <w:rStyle w:val="Hyperlink"/>
            <w:b w:val="0"/>
            <w:bCs w:val="0"/>
            <w:caps w:val="0"/>
            <w:noProof/>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Fazit</w:delText>
        </w:r>
        <w:r w:rsidDel="00765681">
          <w:rPr>
            <w:noProof/>
            <w:webHidden/>
          </w:rPr>
          <w:tab/>
          <w:delText>33</w:delText>
        </w:r>
      </w:del>
    </w:p>
    <w:p w14:paraId="3ADB177C" w14:textId="77777777" w:rsidR="00D421B5" w:rsidDel="00765681" w:rsidRDefault="00D421B5" w:rsidP="00D421B5">
      <w:pPr>
        <w:pStyle w:val="Verzeichnis1"/>
        <w:tabs>
          <w:tab w:val="right" w:leader="dot" w:pos="9062"/>
        </w:tabs>
        <w:rPr>
          <w:del w:id="453" w:author="Admin" w:date="2015-07-07T13:48:00Z"/>
          <w:rFonts w:asciiTheme="minorHAnsi" w:eastAsiaTheme="minorEastAsia" w:hAnsiTheme="minorHAnsi" w:cstheme="minorBidi"/>
          <w:b w:val="0"/>
          <w:bCs w:val="0"/>
          <w:caps w:val="0"/>
          <w:noProof/>
          <w:sz w:val="22"/>
          <w:szCs w:val="22"/>
        </w:rPr>
      </w:pPr>
      <w:del w:id="454" w:author="Admin" w:date="2015-07-07T13:48:00Z">
        <w:r w:rsidRPr="00765681" w:rsidDel="00765681">
          <w:rPr>
            <w:rStyle w:val="Hyperlink"/>
            <w:b w:val="0"/>
            <w:bCs w:val="0"/>
            <w:caps w:val="0"/>
            <w:noProof/>
          </w:rPr>
          <w:delText>Literaturverzeichnis</w:delText>
        </w:r>
        <w:r w:rsidDel="00765681">
          <w:rPr>
            <w:noProof/>
            <w:webHidden/>
          </w:rPr>
          <w:tab/>
          <w:delText>I</w:delText>
        </w:r>
      </w:del>
    </w:p>
    <w:p w14:paraId="0220BE85" w14:textId="77777777" w:rsidR="00D421B5" w:rsidDel="00765681" w:rsidRDefault="00D421B5" w:rsidP="00D421B5">
      <w:pPr>
        <w:pStyle w:val="Verzeichnis1"/>
        <w:tabs>
          <w:tab w:val="right" w:leader="dot" w:pos="9062"/>
        </w:tabs>
        <w:rPr>
          <w:del w:id="455" w:author="Admin" w:date="2015-07-07T13:48:00Z"/>
          <w:rFonts w:asciiTheme="minorHAnsi" w:eastAsiaTheme="minorEastAsia" w:hAnsiTheme="minorHAnsi" w:cstheme="minorBidi"/>
          <w:b w:val="0"/>
          <w:bCs w:val="0"/>
          <w:caps w:val="0"/>
          <w:noProof/>
          <w:sz w:val="22"/>
          <w:szCs w:val="22"/>
        </w:rPr>
      </w:pPr>
      <w:del w:id="456" w:author="Admin" w:date="2015-07-07T13:48:00Z">
        <w:r w:rsidRPr="00765681" w:rsidDel="00765681">
          <w:rPr>
            <w:rStyle w:val="Hyperlink"/>
            <w:b w:val="0"/>
            <w:bCs w:val="0"/>
            <w:caps w:val="0"/>
            <w:noProof/>
          </w:rPr>
          <w:delText>Abbildungsverzeichnis</w:delText>
        </w:r>
        <w:r w:rsidDel="00765681">
          <w:rPr>
            <w:noProof/>
            <w:webHidden/>
          </w:rPr>
          <w:tab/>
          <w:delText>II</w:delText>
        </w:r>
      </w:del>
    </w:p>
    <w:p w14:paraId="3D39A6BE" w14:textId="77777777" w:rsidR="00D421B5" w:rsidDel="00765681" w:rsidRDefault="00D421B5" w:rsidP="00D421B5">
      <w:pPr>
        <w:pStyle w:val="Verzeichnis1"/>
        <w:tabs>
          <w:tab w:val="right" w:leader="dot" w:pos="9062"/>
        </w:tabs>
        <w:rPr>
          <w:del w:id="457" w:author="Admin" w:date="2015-07-07T13:48:00Z"/>
          <w:rFonts w:asciiTheme="minorHAnsi" w:eastAsiaTheme="minorEastAsia" w:hAnsiTheme="minorHAnsi" w:cstheme="minorBidi"/>
          <w:b w:val="0"/>
          <w:bCs w:val="0"/>
          <w:caps w:val="0"/>
          <w:noProof/>
          <w:sz w:val="22"/>
          <w:szCs w:val="22"/>
        </w:rPr>
      </w:pPr>
      <w:del w:id="458" w:author="Admin" w:date="2015-07-07T13:48:00Z">
        <w:r w:rsidRPr="00765681" w:rsidDel="00765681">
          <w:rPr>
            <w:rStyle w:val="Hyperlink"/>
            <w:b w:val="0"/>
            <w:bCs w:val="0"/>
            <w:caps w:val="0"/>
            <w:noProof/>
          </w:rPr>
          <w:delText>Tabellenverzeichnis</w:delText>
        </w:r>
        <w:r w:rsidDel="00765681">
          <w:rPr>
            <w:noProof/>
            <w:webHidden/>
          </w:rPr>
          <w:tab/>
          <w:delText>III</w:delText>
        </w:r>
      </w:del>
    </w:p>
    <w:p w14:paraId="67BEAA3B" w14:textId="77777777" w:rsidR="00D421B5" w:rsidDel="00765681" w:rsidRDefault="00D421B5" w:rsidP="00D421B5">
      <w:pPr>
        <w:pStyle w:val="Verzeichnis1"/>
        <w:tabs>
          <w:tab w:val="right" w:leader="dot" w:pos="9062"/>
        </w:tabs>
        <w:rPr>
          <w:del w:id="459" w:author="Admin" w:date="2015-07-07T13:48:00Z"/>
          <w:rFonts w:asciiTheme="minorHAnsi" w:eastAsiaTheme="minorEastAsia" w:hAnsiTheme="minorHAnsi" w:cstheme="minorBidi"/>
          <w:b w:val="0"/>
          <w:bCs w:val="0"/>
          <w:caps w:val="0"/>
          <w:noProof/>
          <w:sz w:val="22"/>
          <w:szCs w:val="22"/>
        </w:rPr>
      </w:pPr>
      <w:del w:id="460" w:author="Admin" w:date="2015-07-07T13:48:00Z">
        <w:r w:rsidRPr="00765681" w:rsidDel="00765681">
          <w:rPr>
            <w:rStyle w:val="Hyperlink"/>
            <w:b w:val="0"/>
            <w:bCs w:val="0"/>
            <w:caps w:val="0"/>
            <w:noProof/>
          </w:rPr>
          <w:delText>Abkürzungsverzeichnis</w:delText>
        </w:r>
        <w:r w:rsidDel="00765681">
          <w:rPr>
            <w:noProof/>
            <w:webHidden/>
          </w:rPr>
          <w:tab/>
          <w:delText>IV</w:delText>
        </w:r>
      </w:del>
    </w:p>
    <w:p w14:paraId="189576CC" w14:textId="77777777" w:rsidR="00D421B5" w:rsidDel="00765681" w:rsidRDefault="00D421B5" w:rsidP="00D421B5">
      <w:pPr>
        <w:pStyle w:val="Verzeichnis1"/>
        <w:tabs>
          <w:tab w:val="right" w:leader="dot" w:pos="9062"/>
        </w:tabs>
        <w:rPr>
          <w:del w:id="461" w:author="Admin" w:date="2015-07-07T13:48:00Z"/>
          <w:rFonts w:asciiTheme="minorHAnsi" w:eastAsiaTheme="minorEastAsia" w:hAnsiTheme="minorHAnsi" w:cstheme="minorBidi"/>
          <w:b w:val="0"/>
          <w:bCs w:val="0"/>
          <w:caps w:val="0"/>
          <w:noProof/>
          <w:sz w:val="22"/>
          <w:szCs w:val="22"/>
        </w:rPr>
      </w:pPr>
      <w:del w:id="462" w:author="Admin" w:date="2015-07-07T13:48:00Z">
        <w:r w:rsidRPr="00765681" w:rsidDel="00765681">
          <w:rPr>
            <w:rStyle w:val="Hyperlink"/>
            <w:b w:val="0"/>
            <w:bCs w:val="0"/>
            <w:caps w:val="0"/>
            <w:noProof/>
          </w:rPr>
          <w:delText>Glossar</w:delText>
        </w:r>
        <w:r w:rsidDel="00765681">
          <w:rPr>
            <w:noProof/>
            <w:webHidden/>
          </w:rPr>
          <w:tab/>
          <w:delText>V</w:delText>
        </w:r>
      </w:del>
    </w:p>
    <w:p w14:paraId="38FB3006" w14:textId="77777777" w:rsidR="00D421B5" w:rsidRPr="00F2625B" w:rsidRDefault="00D421B5" w:rsidP="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rsidP="00D421B5">
      <w:pPr>
        <w:rPr>
          <w:del w:id="463" w:author="Admin" w:date="2015-07-08T08:56:00Z"/>
        </w:rPr>
      </w:pPr>
      <w:bookmarkStart w:id="464" w:name="_Toc424109319"/>
      <w:bookmarkEnd w:id="464"/>
    </w:p>
    <w:p w14:paraId="5FB738A4" w14:textId="714AF48E" w:rsidR="00407A24" w:rsidRPr="005E65D5" w:rsidDel="00EC1852" w:rsidRDefault="00407A24" w:rsidP="00EC1852">
      <w:pPr>
        <w:pStyle w:val="berschrift1"/>
        <w:numPr>
          <w:ilvl w:val="0"/>
          <w:numId w:val="0"/>
        </w:numPr>
        <w:rPr>
          <w:del w:id="465" w:author="Admin" w:date="2015-07-08T08:56:00Z"/>
          <w:rPrChange w:id="466" w:author="Maximilian Schmitz" w:date="2015-06-14T09:50:00Z">
            <w:rPr>
              <w:del w:id="467" w:author="Admin" w:date="2015-07-08T08:56:00Z"/>
              <w:lang w:val="en-US"/>
            </w:rPr>
          </w:rPrChange>
        </w:rPr>
        <w:pPrChange w:id="468" w:author="Admin" w:date="2015-07-08T08:55:00Z">
          <w:pPr>
            <w:pStyle w:val="berschrift1"/>
            <w:numPr>
              <w:numId w:val="0"/>
            </w:numPr>
          </w:pPr>
        </w:pPrChange>
      </w:pPr>
      <w:del w:id="469" w:author="Admin" w:date="2015-07-08T08:56:00Z">
        <w:r w:rsidRPr="005E65D5" w:rsidDel="00EC1852">
          <w:rPr>
            <w:rPrChange w:id="470" w:author="Maximilian Schmitz" w:date="2015-06-14T09:50:00Z">
              <w:rPr>
                <w:lang w:val="en-US"/>
              </w:rPr>
            </w:rPrChange>
          </w:rPr>
          <w:delText>Abstract</w:delText>
        </w:r>
        <w:bookmarkStart w:id="471" w:name="_Toc424109320"/>
        <w:bookmarkEnd w:id="471"/>
      </w:del>
    </w:p>
    <w:p w14:paraId="1304D90D" w14:textId="4B7FFED5" w:rsidR="00627263" w:rsidRPr="005E65D5" w:rsidDel="00EC1852" w:rsidRDefault="00627263" w:rsidP="00627263">
      <w:pPr>
        <w:rPr>
          <w:del w:id="472" w:author="Admin" w:date="2015-07-08T08:56:00Z"/>
          <w:color w:val="FF0000"/>
          <w:rPrChange w:id="473" w:author="Maximilian Schmitz" w:date="2015-06-14T09:50:00Z">
            <w:rPr>
              <w:del w:id="474" w:author="Admin" w:date="2015-07-08T08:56:00Z"/>
              <w:color w:val="FF0000"/>
              <w:lang w:val="en-US"/>
            </w:rPr>
          </w:rPrChange>
        </w:rPr>
      </w:pPr>
      <w:del w:id="475" w:author="Admin" w:date="2015-07-08T08:56:00Z">
        <w:r w:rsidRPr="005E65D5" w:rsidDel="00EC1852">
          <w:rPr>
            <w:color w:val="FF0000"/>
            <w:rPrChange w:id="476" w:author="Maximilian Schmitz" w:date="2015-06-14T09:50:00Z">
              <w:rPr>
                <w:color w:val="FF0000"/>
                <w:lang w:val="en-US"/>
              </w:rPr>
            </w:rPrChange>
          </w:rPr>
          <w:delText>(Imagine Cup Kurzfassung, drüber gehen…)</w:delText>
        </w:r>
        <w:bookmarkStart w:id="477" w:name="_Toc424109321"/>
        <w:bookmarkEnd w:id="477"/>
      </w:del>
    </w:p>
    <w:p w14:paraId="3C0789A9" w14:textId="1CB63783" w:rsidR="00627263" w:rsidRPr="00D2465B" w:rsidDel="00EC1852" w:rsidRDefault="00627263" w:rsidP="00627263">
      <w:pPr>
        <w:rPr>
          <w:del w:id="478" w:author="Admin" w:date="2015-07-08T08:56:00Z"/>
          <w:lang w:val="en-US"/>
        </w:rPr>
      </w:pPr>
      <w:del w:id="479"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480" w:name="_Toc424109322"/>
        <w:bookmarkEnd w:id="480"/>
      </w:del>
    </w:p>
    <w:p w14:paraId="0838EC3E" w14:textId="0AB7DF13" w:rsidR="00627263" w:rsidDel="005057C3" w:rsidRDefault="00627263" w:rsidP="00627263">
      <w:pPr>
        <w:rPr>
          <w:del w:id="481" w:author="Admin" w:date="2015-07-07T14:08:00Z"/>
          <w:lang w:val="en-US"/>
        </w:rPr>
      </w:pPr>
      <w:del w:id="482"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483" w:author="Admin" w:date="2015-07-07T14:09:00Z">
        <w:r w:rsidRPr="00D2465B" w:rsidDel="005057C3">
          <w:rPr>
            <w:lang w:val="en-US"/>
          </w:rPr>
          <w:br/>
        </w:r>
      </w:del>
      <w:del w:id="484"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485" w:name="_Toc424109323"/>
      <w:bookmarkEnd w:id="485"/>
    </w:p>
    <w:p w14:paraId="0ACBC3D1" w14:textId="4CBFEABC" w:rsidR="00627263" w:rsidRPr="009C2155" w:rsidDel="00EC1852" w:rsidRDefault="00627263" w:rsidP="00627263">
      <w:pPr>
        <w:rPr>
          <w:del w:id="486" w:author="Admin" w:date="2015-07-08T08:56:00Z"/>
          <w:lang w:val="en-US"/>
        </w:rPr>
      </w:pPr>
      <w:del w:id="487"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488" w:name="_Toc424109324"/>
        <w:bookmarkEnd w:id="488"/>
      </w:del>
    </w:p>
    <w:p w14:paraId="4623F2BB" w14:textId="799D1BD7" w:rsidR="00627263" w:rsidRPr="009C2155" w:rsidDel="00EC1852" w:rsidRDefault="00627263" w:rsidP="00627263">
      <w:pPr>
        <w:rPr>
          <w:del w:id="489" w:author="Admin" w:date="2015-07-08T08:56:00Z"/>
          <w:rFonts w:ascii="Segoe UI Light" w:hAnsi="Segoe UI Light" w:cs="Segoe UI Light"/>
          <w:color w:val="000000"/>
          <w:lang w:val="en-US"/>
        </w:rPr>
      </w:pPr>
      <w:bookmarkStart w:id="490" w:name="_Toc424109325"/>
      <w:bookmarkEnd w:id="490"/>
    </w:p>
    <w:p w14:paraId="6C23C68C" w14:textId="04AA30C2" w:rsidR="00627263" w:rsidRPr="00D2465B" w:rsidDel="00EC1852" w:rsidRDefault="00627263" w:rsidP="00627263">
      <w:pPr>
        <w:rPr>
          <w:del w:id="491" w:author="Admin" w:date="2015-07-08T08:56:00Z"/>
          <w:lang w:val="en-US"/>
        </w:rPr>
      </w:pPr>
      <w:del w:id="492"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493" w:name="_Toc424109326"/>
        <w:bookmarkEnd w:id="493"/>
      </w:del>
    </w:p>
    <w:p w14:paraId="3384E82A" w14:textId="101D4012" w:rsidR="00627263" w:rsidRPr="00D2465B" w:rsidDel="00EC1852" w:rsidRDefault="00627263" w:rsidP="00627263">
      <w:pPr>
        <w:rPr>
          <w:del w:id="494" w:author="Admin" w:date="2015-07-08T08:56:00Z"/>
          <w:rFonts w:ascii="Segoe UI Light" w:hAnsi="Segoe UI Light" w:cs="Segoe UI Light"/>
          <w:color w:val="000000"/>
          <w:lang w:val="en-US"/>
        </w:rPr>
      </w:pPr>
      <w:bookmarkStart w:id="495" w:name="_Toc424109327"/>
      <w:bookmarkEnd w:id="495"/>
    </w:p>
    <w:p w14:paraId="0CCB5E1D" w14:textId="1F535318" w:rsidR="00627263" w:rsidRPr="00D2465B" w:rsidDel="00EC1852" w:rsidRDefault="00627263" w:rsidP="00627263">
      <w:pPr>
        <w:rPr>
          <w:del w:id="496" w:author="Admin" w:date="2015-07-08T08:56:00Z"/>
          <w:color w:val="2E74B5"/>
          <w:lang w:val="en-US"/>
        </w:rPr>
      </w:pPr>
      <w:del w:id="497"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498" w:author="Admin" w:date="2015-07-07T14:08:00Z">
        <w:r w:rsidRPr="00D2465B" w:rsidDel="005057C3">
          <w:rPr>
            <w:lang w:val="en-US"/>
          </w:rPr>
          <w:br/>
        </w:r>
      </w:del>
      <w:del w:id="499"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500" w:author="Admin" w:date="2015-07-06T13:31:00Z">
        <w:r w:rsidRPr="00D2465B" w:rsidDel="004540A2">
          <w:rPr>
            <w:lang w:val="en-US"/>
          </w:rPr>
          <w:delText>,</w:delText>
        </w:r>
      </w:del>
      <w:del w:id="501" w:author="Admin" w:date="2015-07-08T08:56:00Z">
        <w:r w:rsidRPr="00D2465B" w:rsidDel="00EC1852">
          <w:rPr>
            <w:lang w:val="en-US"/>
          </w:rPr>
          <w:delText xml:space="preserve"> realistic physics</w:delText>
        </w:r>
      </w:del>
      <w:del w:id="502" w:author="Admin" w:date="2015-07-06T13:31:00Z">
        <w:r w:rsidRPr="00D2465B" w:rsidDel="004540A2">
          <w:rPr>
            <w:lang w:val="en-US"/>
          </w:rPr>
          <w:delText xml:space="preserve"> and the graphical editor</w:delText>
        </w:r>
      </w:del>
      <w:del w:id="503" w:author="Admin" w:date="2015-07-08T08:56:00Z">
        <w:r w:rsidRPr="00D2465B" w:rsidDel="00EC1852">
          <w:rPr>
            <w:lang w:val="en-US"/>
          </w:rPr>
          <w:delText xml:space="preserve">. </w:delText>
        </w:r>
        <w:bookmarkStart w:id="504" w:name="_Toc424109328"/>
        <w:bookmarkEnd w:id="504"/>
      </w:del>
    </w:p>
    <w:p w14:paraId="70E6439E" w14:textId="5AA787E0" w:rsidR="00A1603D" w:rsidRPr="00751B52" w:rsidDel="00EC1852" w:rsidRDefault="00A1603D" w:rsidP="00A1603D">
      <w:pPr>
        <w:rPr>
          <w:del w:id="505" w:author="Admin" w:date="2015-07-08T08:56:00Z"/>
          <w:lang w:val="en-US"/>
        </w:rPr>
      </w:pPr>
      <w:bookmarkStart w:id="506" w:name="_Toc424109329"/>
      <w:bookmarkEnd w:id="506"/>
    </w:p>
    <w:p w14:paraId="4CBCF05F" w14:textId="68147324" w:rsidR="003F6CF5" w:rsidRPr="00EC1852" w:rsidDel="00D421B5" w:rsidRDefault="00384E0F" w:rsidP="00EC1852">
      <w:pPr>
        <w:pStyle w:val="berschrift1"/>
        <w:rPr>
          <w:del w:id="507" w:author="Maximilian Schmitz" w:date="2015-07-06T18:12:00Z"/>
          <w:rPrChange w:id="508" w:author="Admin" w:date="2015-07-08T08:55:00Z">
            <w:rPr>
              <w:del w:id="509" w:author="Maximilian Schmitz" w:date="2015-07-06T18:12:00Z"/>
            </w:rPr>
          </w:rPrChange>
        </w:rPr>
        <w:pPrChange w:id="510" w:author="Admin" w:date="2015-07-08T08:55:00Z">
          <w:pPr>
            <w:pStyle w:val="berschrift1"/>
            <w:numPr>
              <w:numId w:val="0"/>
            </w:numPr>
          </w:pPr>
        </w:pPrChange>
      </w:pPr>
      <w:del w:id="511" w:author="Admin" w:date="2015-07-08T08:56:00Z">
        <w:r w:rsidRPr="00751B52" w:rsidDel="00EC1852">
          <w:rPr>
            <w:lang w:val="en-US"/>
          </w:rPr>
          <w:br w:type="page"/>
        </w:r>
      </w:del>
      <w:ins w:id="512" w:author="Maximilian Schmitz" w:date="2015-07-06T18:12:00Z">
        <w:del w:id="513" w:author="Admin" w:date="2015-07-08T08:55:00Z">
          <w:r w:rsidR="00D421B5" w:rsidRPr="00EC1852" w:rsidDel="00EC1852">
            <w:rPr>
              <w:rPrChange w:id="514" w:author="Admin" w:date="2015-07-08T08:55:00Z">
                <w:rPr/>
              </w:rPrChange>
            </w:rPr>
            <w:delText xml:space="preserve"> </w:delText>
          </w:r>
        </w:del>
      </w:ins>
      <w:del w:id="515" w:author="Maximilian Schmitz" w:date="2015-07-06T18:12:00Z">
        <w:r w:rsidR="003F6CF5" w:rsidRPr="00EC1852" w:rsidDel="00D421B5">
          <w:rPr>
            <w:rPrChange w:id="516" w:author="Admin" w:date="2015-07-08T08:55:00Z">
              <w:rPr/>
            </w:rPrChange>
          </w:rPr>
          <w:delText>Inhalt</w:delText>
        </w:r>
      </w:del>
    </w:p>
    <w:p w14:paraId="1C91783D" w14:textId="21B7F09D" w:rsidR="00487DC3" w:rsidRPr="00EC1852" w:rsidDel="00915AB6" w:rsidRDefault="008B6A1C" w:rsidP="00EC1852">
      <w:pPr>
        <w:pStyle w:val="berschrift1"/>
        <w:rPr>
          <w:del w:id="517" w:author="Maximilian Schmitz" w:date="2015-06-17T19:42:00Z"/>
          <w:rFonts w:eastAsiaTheme="minorEastAsia"/>
          <w:rPrChange w:id="518" w:author="Admin" w:date="2015-07-08T08:55:00Z">
            <w:rPr>
              <w:del w:id="519" w:author="Maximilian Schmitz" w:date="2015-06-17T19:42:00Z"/>
              <w:rFonts w:asciiTheme="minorHAnsi" w:eastAsiaTheme="minorEastAsia" w:hAnsiTheme="minorHAnsi" w:cstheme="minorBidi"/>
              <w:b w:val="0"/>
              <w:noProof/>
              <w:sz w:val="22"/>
              <w:szCs w:val="22"/>
            </w:rPr>
          </w:rPrChange>
        </w:rPr>
        <w:pPrChange w:id="520" w:author="Admin" w:date="2015-07-08T08:55:00Z">
          <w:pPr>
            <w:pStyle w:val="Verzeichnis1"/>
            <w:tabs>
              <w:tab w:val="right" w:leader="dot" w:pos="9062"/>
            </w:tabs>
          </w:pPr>
        </w:pPrChange>
      </w:pPr>
      <w:del w:id="521" w:author="Maximilian Schmitz" w:date="2015-07-06T18:12:00Z">
        <w:r w:rsidRPr="00EC1852" w:rsidDel="00D421B5">
          <w:rPr>
            <w:rPrChange w:id="522" w:author="Admin" w:date="2015-07-08T08:55:00Z">
              <w:rPr>
                <w:rFonts w:cs="Arial"/>
                <w:bCs w:val="0"/>
                <w:kern w:val="28"/>
                <w:sz w:val="32"/>
              </w:rPr>
            </w:rPrChange>
          </w:rPr>
          <w:fldChar w:fldCharType="begin"/>
        </w:r>
        <w:r w:rsidRPr="00EC1852" w:rsidDel="00D421B5">
          <w:rPr>
            <w:rPrChange w:id="523" w:author="Admin" w:date="2015-07-08T08:55:00Z">
              <w:rPr>
                <w:rFonts w:cs="Arial"/>
              </w:rPr>
            </w:rPrChange>
          </w:rPr>
          <w:delInstrText xml:space="preserve"> TOC \o "1-4" \h \z \u </w:delInstrText>
        </w:r>
        <w:r w:rsidRPr="00EC1852" w:rsidDel="00D421B5">
          <w:rPr>
            <w:rPrChange w:id="524" w:author="Admin" w:date="2015-07-08T08:55:00Z">
              <w:rPr>
                <w:rFonts w:cs="Arial"/>
                <w:bCs w:val="0"/>
                <w:kern w:val="28"/>
                <w:sz w:val="32"/>
              </w:rPr>
            </w:rPrChange>
          </w:rPr>
          <w:fldChar w:fldCharType="separate"/>
        </w:r>
      </w:del>
      <w:del w:id="525" w:author="Maximilian Schmitz" w:date="2015-06-17T19:42:00Z">
        <w:r w:rsidR="00487DC3" w:rsidRPr="00EC1852" w:rsidDel="00915AB6">
          <w:rPr>
            <w:rPrChange w:id="526" w:author="Admin" w:date="2015-07-08T08:55:00Z">
              <w:rPr>
                <w:rStyle w:val="Hyperlink"/>
                <w:noProof/>
              </w:rPr>
            </w:rPrChange>
          </w:rPr>
          <w:delText>Eidesstattliche Erklärung</w:delText>
        </w:r>
        <w:r w:rsidR="00487DC3" w:rsidRPr="00EC1852" w:rsidDel="00915AB6">
          <w:rPr>
            <w:webHidden/>
            <w:rPrChange w:id="527" w:author="Admin" w:date="2015-07-08T08:55:00Z">
              <w:rPr>
                <w:noProof/>
                <w:webHidden/>
              </w:rPr>
            </w:rPrChange>
          </w:rPr>
          <w:tab/>
          <w:delText>I</w:delText>
        </w:r>
        <w:bookmarkStart w:id="528" w:name="_Toc424109330"/>
        <w:bookmarkEnd w:id="528"/>
      </w:del>
    </w:p>
    <w:p w14:paraId="13BE831F" w14:textId="77777777" w:rsidR="00487DC3" w:rsidRPr="00EC1852" w:rsidDel="00915AB6" w:rsidRDefault="00487DC3" w:rsidP="00EC1852">
      <w:pPr>
        <w:pStyle w:val="berschrift1"/>
        <w:rPr>
          <w:del w:id="529" w:author="Maximilian Schmitz" w:date="2015-06-17T19:42:00Z"/>
          <w:rFonts w:eastAsiaTheme="minorEastAsia"/>
          <w:rPrChange w:id="530" w:author="Admin" w:date="2015-07-08T08:55:00Z">
            <w:rPr>
              <w:del w:id="531" w:author="Maximilian Schmitz" w:date="2015-06-17T19:42:00Z"/>
              <w:rFonts w:asciiTheme="minorHAnsi" w:eastAsiaTheme="minorEastAsia" w:hAnsiTheme="minorHAnsi" w:cstheme="minorBidi"/>
              <w:b w:val="0"/>
              <w:noProof/>
              <w:sz w:val="22"/>
              <w:szCs w:val="22"/>
            </w:rPr>
          </w:rPrChange>
        </w:rPr>
        <w:pPrChange w:id="532" w:author="Admin" w:date="2015-07-08T08:55:00Z">
          <w:pPr>
            <w:pStyle w:val="Verzeichnis1"/>
            <w:tabs>
              <w:tab w:val="right" w:leader="dot" w:pos="9062"/>
            </w:tabs>
          </w:pPr>
        </w:pPrChange>
      </w:pPr>
      <w:del w:id="533" w:author="Maximilian Schmitz" w:date="2015-06-17T19:42:00Z">
        <w:r w:rsidRPr="00EC1852" w:rsidDel="00915AB6">
          <w:rPr>
            <w:rPrChange w:id="534" w:author="Admin" w:date="2015-07-08T08:55:00Z">
              <w:rPr>
                <w:rStyle w:val="Hyperlink"/>
                <w:noProof/>
              </w:rPr>
            </w:rPrChange>
          </w:rPr>
          <w:delText>Kurzfassung</w:delText>
        </w:r>
        <w:r w:rsidRPr="00EC1852" w:rsidDel="00915AB6">
          <w:rPr>
            <w:webHidden/>
            <w:rPrChange w:id="535" w:author="Admin" w:date="2015-07-08T08:55:00Z">
              <w:rPr>
                <w:noProof/>
                <w:webHidden/>
              </w:rPr>
            </w:rPrChange>
          </w:rPr>
          <w:tab/>
          <w:delText>II</w:delText>
        </w:r>
        <w:bookmarkStart w:id="536" w:name="_Toc424109331"/>
        <w:bookmarkEnd w:id="536"/>
      </w:del>
    </w:p>
    <w:p w14:paraId="0EB8F044" w14:textId="77777777" w:rsidR="00487DC3" w:rsidRPr="00EC1852" w:rsidDel="00915AB6" w:rsidRDefault="00487DC3" w:rsidP="00EC1852">
      <w:pPr>
        <w:pStyle w:val="berschrift1"/>
        <w:rPr>
          <w:del w:id="537" w:author="Maximilian Schmitz" w:date="2015-06-17T19:42:00Z"/>
          <w:rFonts w:eastAsiaTheme="minorEastAsia"/>
          <w:rPrChange w:id="538" w:author="Admin" w:date="2015-07-08T08:55:00Z">
            <w:rPr>
              <w:del w:id="539" w:author="Maximilian Schmitz" w:date="2015-06-17T19:42:00Z"/>
              <w:rFonts w:asciiTheme="minorHAnsi" w:eastAsiaTheme="minorEastAsia" w:hAnsiTheme="minorHAnsi" w:cstheme="minorBidi"/>
              <w:b w:val="0"/>
              <w:noProof/>
              <w:sz w:val="22"/>
              <w:szCs w:val="22"/>
            </w:rPr>
          </w:rPrChange>
        </w:rPr>
        <w:pPrChange w:id="540" w:author="Admin" w:date="2015-07-08T08:55:00Z">
          <w:pPr>
            <w:pStyle w:val="Verzeichnis1"/>
            <w:tabs>
              <w:tab w:val="right" w:leader="dot" w:pos="9062"/>
            </w:tabs>
          </w:pPr>
        </w:pPrChange>
      </w:pPr>
      <w:del w:id="541" w:author="Maximilian Schmitz" w:date="2015-06-17T19:42:00Z">
        <w:r w:rsidRPr="00EC1852" w:rsidDel="00915AB6">
          <w:rPr>
            <w:rPrChange w:id="542" w:author="Admin" w:date="2015-07-08T08:55:00Z">
              <w:rPr>
                <w:rStyle w:val="Hyperlink"/>
                <w:noProof/>
                <w:lang w:val="en-US"/>
              </w:rPr>
            </w:rPrChange>
          </w:rPr>
          <w:delText>Abstract</w:delText>
        </w:r>
        <w:r w:rsidRPr="00EC1852" w:rsidDel="00915AB6">
          <w:rPr>
            <w:webHidden/>
            <w:rPrChange w:id="543" w:author="Admin" w:date="2015-07-08T08:55:00Z">
              <w:rPr>
                <w:noProof/>
                <w:webHidden/>
              </w:rPr>
            </w:rPrChange>
          </w:rPr>
          <w:tab/>
          <w:delText>III</w:delText>
        </w:r>
        <w:bookmarkStart w:id="544" w:name="_Toc424109332"/>
        <w:bookmarkEnd w:id="544"/>
      </w:del>
    </w:p>
    <w:p w14:paraId="67E6166D" w14:textId="77777777" w:rsidR="00487DC3" w:rsidRPr="00EC1852" w:rsidDel="00915AB6" w:rsidRDefault="00487DC3" w:rsidP="00EC1852">
      <w:pPr>
        <w:pStyle w:val="berschrift1"/>
        <w:rPr>
          <w:del w:id="545" w:author="Maximilian Schmitz" w:date="2015-06-17T19:42:00Z"/>
          <w:rFonts w:eastAsiaTheme="minorEastAsia"/>
          <w:rPrChange w:id="546" w:author="Admin" w:date="2015-07-08T08:55:00Z">
            <w:rPr>
              <w:del w:id="547" w:author="Maximilian Schmitz" w:date="2015-06-17T19:42:00Z"/>
              <w:rFonts w:asciiTheme="minorHAnsi" w:eastAsiaTheme="minorEastAsia" w:hAnsiTheme="minorHAnsi" w:cstheme="minorBidi"/>
              <w:b w:val="0"/>
              <w:noProof/>
              <w:sz w:val="22"/>
              <w:szCs w:val="22"/>
            </w:rPr>
          </w:rPrChange>
        </w:rPr>
        <w:pPrChange w:id="548" w:author="Admin" w:date="2015-07-08T08:55:00Z">
          <w:pPr>
            <w:pStyle w:val="Verzeichnis1"/>
            <w:tabs>
              <w:tab w:val="right" w:leader="dot" w:pos="9062"/>
            </w:tabs>
          </w:pPr>
        </w:pPrChange>
      </w:pPr>
      <w:del w:id="549" w:author="Maximilian Schmitz" w:date="2015-06-17T19:42:00Z">
        <w:r w:rsidRPr="00EC1852" w:rsidDel="00915AB6">
          <w:rPr>
            <w:rPrChange w:id="550" w:author="Admin" w:date="2015-07-08T08:55:00Z">
              <w:rPr>
                <w:rStyle w:val="Hyperlink"/>
                <w:noProof/>
              </w:rPr>
            </w:rPrChange>
          </w:rPr>
          <w:delText>Inhalt</w:delText>
        </w:r>
        <w:r w:rsidRPr="00EC1852" w:rsidDel="00915AB6">
          <w:rPr>
            <w:webHidden/>
            <w:rPrChange w:id="551" w:author="Admin" w:date="2015-07-08T08:55:00Z">
              <w:rPr>
                <w:noProof/>
                <w:webHidden/>
              </w:rPr>
            </w:rPrChange>
          </w:rPr>
          <w:tab/>
          <w:delText>IV</w:delText>
        </w:r>
        <w:bookmarkStart w:id="552" w:name="_Toc424109333"/>
        <w:bookmarkEnd w:id="552"/>
      </w:del>
    </w:p>
    <w:p w14:paraId="00F73682" w14:textId="77777777" w:rsidR="00487DC3" w:rsidRPr="00EC1852" w:rsidDel="00915AB6" w:rsidRDefault="00487DC3" w:rsidP="00EC1852">
      <w:pPr>
        <w:pStyle w:val="berschrift1"/>
        <w:rPr>
          <w:del w:id="553" w:author="Maximilian Schmitz" w:date="2015-06-17T19:42:00Z"/>
          <w:rFonts w:eastAsiaTheme="minorEastAsia"/>
          <w:rPrChange w:id="554" w:author="Admin" w:date="2015-07-08T08:55:00Z">
            <w:rPr>
              <w:del w:id="555" w:author="Maximilian Schmitz" w:date="2015-06-17T19:42:00Z"/>
              <w:rFonts w:asciiTheme="minorHAnsi" w:eastAsiaTheme="minorEastAsia" w:hAnsiTheme="minorHAnsi" w:cstheme="minorBidi"/>
              <w:b w:val="0"/>
              <w:noProof/>
              <w:sz w:val="22"/>
              <w:szCs w:val="22"/>
            </w:rPr>
          </w:rPrChange>
        </w:rPr>
        <w:pPrChange w:id="556" w:author="Admin" w:date="2015-07-08T08:55:00Z">
          <w:pPr>
            <w:pStyle w:val="Verzeichnis1"/>
            <w:tabs>
              <w:tab w:val="left" w:pos="480"/>
              <w:tab w:val="right" w:leader="dot" w:pos="9062"/>
            </w:tabs>
          </w:pPr>
        </w:pPrChange>
      </w:pPr>
      <w:del w:id="557" w:author="Maximilian Schmitz" w:date="2015-06-17T19:42:00Z">
        <w:r w:rsidRPr="00EC1852" w:rsidDel="00915AB6">
          <w:rPr>
            <w:rPrChange w:id="558" w:author="Admin" w:date="2015-07-08T08:55:00Z">
              <w:rPr>
                <w:rStyle w:val="Hyperlink"/>
                <w:noProof/>
              </w:rPr>
            </w:rPrChange>
          </w:rPr>
          <w:delText>1</w:delText>
        </w:r>
        <w:r w:rsidRPr="00EC1852" w:rsidDel="00915AB6">
          <w:rPr>
            <w:rFonts w:eastAsiaTheme="minorEastAsia"/>
            <w:rPrChange w:id="559" w:author="Admin" w:date="2015-07-08T08:55:00Z">
              <w:rPr>
                <w:rFonts w:asciiTheme="minorHAnsi" w:eastAsiaTheme="minorEastAsia" w:hAnsiTheme="minorHAnsi" w:cstheme="minorBidi"/>
                <w:b w:val="0"/>
                <w:noProof/>
                <w:sz w:val="22"/>
                <w:szCs w:val="22"/>
              </w:rPr>
            </w:rPrChange>
          </w:rPr>
          <w:tab/>
        </w:r>
        <w:r w:rsidRPr="00EC1852" w:rsidDel="00915AB6">
          <w:rPr>
            <w:rPrChange w:id="560" w:author="Admin" w:date="2015-07-08T08:55:00Z">
              <w:rPr>
                <w:rStyle w:val="Hyperlink"/>
                <w:noProof/>
              </w:rPr>
            </w:rPrChange>
          </w:rPr>
          <w:delText>Einleitung</w:delText>
        </w:r>
        <w:r w:rsidRPr="00EC1852" w:rsidDel="00915AB6">
          <w:rPr>
            <w:webHidden/>
            <w:rPrChange w:id="561" w:author="Admin" w:date="2015-07-08T08:55:00Z">
              <w:rPr>
                <w:noProof/>
                <w:webHidden/>
              </w:rPr>
            </w:rPrChange>
          </w:rPr>
          <w:tab/>
          <w:delText>1</w:delText>
        </w:r>
        <w:bookmarkStart w:id="562" w:name="_Toc424109334"/>
        <w:bookmarkEnd w:id="562"/>
      </w:del>
    </w:p>
    <w:p w14:paraId="26F2C3B6" w14:textId="77777777" w:rsidR="00487DC3" w:rsidRPr="00EC1852" w:rsidDel="00915AB6" w:rsidRDefault="00487DC3" w:rsidP="00EC1852">
      <w:pPr>
        <w:pStyle w:val="berschrift1"/>
        <w:rPr>
          <w:del w:id="563" w:author="Maximilian Schmitz" w:date="2015-06-17T19:42:00Z"/>
          <w:rFonts w:eastAsiaTheme="minorEastAsia"/>
          <w:rPrChange w:id="564" w:author="Admin" w:date="2015-07-08T08:55:00Z">
            <w:rPr>
              <w:del w:id="565" w:author="Maximilian Schmitz" w:date="2015-06-17T19:42:00Z"/>
              <w:rFonts w:asciiTheme="minorHAnsi" w:eastAsiaTheme="minorEastAsia" w:hAnsiTheme="minorHAnsi" w:cstheme="minorBidi"/>
              <w:b w:val="0"/>
              <w:noProof/>
              <w:sz w:val="22"/>
              <w:szCs w:val="22"/>
            </w:rPr>
          </w:rPrChange>
        </w:rPr>
        <w:pPrChange w:id="566" w:author="Admin" w:date="2015-07-08T08:55:00Z">
          <w:pPr>
            <w:pStyle w:val="Verzeichnis1"/>
            <w:tabs>
              <w:tab w:val="left" w:pos="480"/>
              <w:tab w:val="right" w:leader="dot" w:pos="9062"/>
            </w:tabs>
          </w:pPr>
        </w:pPrChange>
      </w:pPr>
      <w:del w:id="567" w:author="Maximilian Schmitz" w:date="2015-06-17T19:42:00Z">
        <w:r w:rsidRPr="00EC1852" w:rsidDel="00915AB6">
          <w:rPr>
            <w:rPrChange w:id="568" w:author="Admin" w:date="2015-07-08T08:55:00Z">
              <w:rPr>
                <w:rStyle w:val="Hyperlink"/>
                <w:noProof/>
              </w:rPr>
            </w:rPrChange>
          </w:rPr>
          <w:delText>2</w:delText>
        </w:r>
        <w:r w:rsidRPr="00EC1852" w:rsidDel="00915AB6">
          <w:rPr>
            <w:rFonts w:eastAsiaTheme="minorEastAsia"/>
            <w:rPrChange w:id="569" w:author="Admin" w:date="2015-07-08T08:55:00Z">
              <w:rPr>
                <w:rFonts w:asciiTheme="minorHAnsi" w:eastAsiaTheme="minorEastAsia" w:hAnsiTheme="minorHAnsi" w:cstheme="minorBidi"/>
                <w:b w:val="0"/>
                <w:noProof/>
                <w:sz w:val="22"/>
                <w:szCs w:val="22"/>
              </w:rPr>
            </w:rPrChange>
          </w:rPr>
          <w:tab/>
        </w:r>
        <w:r w:rsidRPr="00EC1852" w:rsidDel="00915AB6">
          <w:rPr>
            <w:rPrChange w:id="570" w:author="Admin" w:date="2015-07-08T08:55:00Z">
              <w:rPr>
                <w:rStyle w:val="Hyperlink"/>
                <w:noProof/>
              </w:rPr>
            </w:rPrChange>
          </w:rPr>
          <w:delText>Aufgabenstellung</w:delText>
        </w:r>
        <w:r w:rsidRPr="00EC1852" w:rsidDel="00915AB6">
          <w:rPr>
            <w:webHidden/>
            <w:rPrChange w:id="571" w:author="Admin" w:date="2015-07-08T08:55:00Z">
              <w:rPr>
                <w:noProof/>
                <w:webHidden/>
              </w:rPr>
            </w:rPrChange>
          </w:rPr>
          <w:tab/>
          <w:delText>2</w:delText>
        </w:r>
        <w:bookmarkStart w:id="572" w:name="_Toc424109335"/>
        <w:bookmarkEnd w:id="572"/>
      </w:del>
    </w:p>
    <w:p w14:paraId="4A4AF695" w14:textId="77777777" w:rsidR="00487DC3" w:rsidRPr="00EC1852" w:rsidDel="00915AB6" w:rsidRDefault="00487DC3" w:rsidP="00EC1852">
      <w:pPr>
        <w:pStyle w:val="berschrift1"/>
        <w:rPr>
          <w:del w:id="573" w:author="Maximilian Schmitz" w:date="2015-06-17T19:42:00Z"/>
          <w:rFonts w:eastAsiaTheme="minorEastAsia"/>
          <w:rPrChange w:id="574" w:author="Admin" w:date="2015-07-08T08:55:00Z">
            <w:rPr>
              <w:del w:id="575" w:author="Maximilian Schmitz" w:date="2015-06-17T19:42:00Z"/>
              <w:rFonts w:asciiTheme="minorHAnsi" w:eastAsiaTheme="minorEastAsia" w:hAnsiTheme="minorHAnsi" w:cstheme="minorBidi"/>
              <w:b w:val="0"/>
              <w:noProof/>
              <w:sz w:val="22"/>
              <w:szCs w:val="22"/>
            </w:rPr>
          </w:rPrChange>
        </w:rPr>
        <w:pPrChange w:id="576" w:author="Admin" w:date="2015-07-08T08:55:00Z">
          <w:pPr>
            <w:pStyle w:val="Verzeichnis1"/>
            <w:tabs>
              <w:tab w:val="left" w:pos="480"/>
              <w:tab w:val="right" w:leader="dot" w:pos="9062"/>
            </w:tabs>
          </w:pPr>
        </w:pPrChange>
      </w:pPr>
      <w:del w:id="577" w:author="Maximilian Schmitz" w:date="2015-06-17T19:42:00Z">
        <w:r w:rsidRPr="00EC1852" w:rsidDel="00915AB6">
          <w:rPr>
            <w:rPrChange w:id="578" w:author="Admin" w:date="2015-07-08T08:55:00Z">
              <w:rPr>
                <w:rStyle w:val="Hyperlink"/>
                <w:noProof/>
              </w:rPr>
            </w:rPrChange>
          </w:rPr>
          <w:delText>3</w:delText>
        </w:r>
        <w:r w:rsidRPr="00EC1852" w:rsidDel="00915AB6">
          <w:rPr>
            <w:rFonts w:eastAsiaTheme="minorEastAsia"/>
            <w:rPrChange w:id="579" w:author="Admin" w:date="2015-07-08T08:55:00Z">
              <w:rPr>
                <w:rFonts w:asciiTheme="minorHAnsi" w:eastAsiaTheme="minorEastAsia" w:hAnsiTheme="minorHAnsi" w:cstheme="minorBidi"/>
                <w:b w:val="0"/>
                <w:noProof/>
                <w:sz w:val="22"/>
                <w:szCs w:val="22"/>
              </w:rPr>
            </w:rPrChange>
          </w:rPr>
          <w:tab/>
        </w:r>
        <w:r w:rsidRPr="00EC1852" w:rsidDel="00915AB6">
          <w:rPr>
            <w:rPrChange w:id="580" w:author="Admin" w:date="2015-07-08T08:55:00Z">
              <w:rPr>
                <w:rStyle w:val="Hyperlink"/>
                <w:noProof/>
              </w:rPr>
            </w:rPrChange>
          </w:rPr>
          <w:delText>Stand der Technik</w:delText>
        </w:r>
        <w:r w:rsidRPr="00EC1852" w:rsidDel="00915AB6">
          <w:rPr>
            <w:webHidden/>
            <w:rPrChange w:id="581" w:author="Admin" w:date="2015-07-08T08:55:00Z">
              <w:rPr>
                <w:noProof/>
                <w:webHidden/>
              </w:rPr>
            </w:rPrChange>
          </w:rPr>
          <w:tab/>
          <w:delText>3</w:delText>
        </w:r>
        <w:bookmarkStart w:id="582" w:name="_Toc424109336"/>
        <w:bookmarkEnd w:id="582"/>
      </w:del>
    </w:p>
    <w:p w14:paraId="38E292D3" w14:textId="77777777" w:rsidR="00487DC3" w:rsidRPr="00EC1852" w:rsidDel="00915AB6" w:rsidRDefault="00487DC3" w:rsidP="00EC1852">
      <w:pPr>
        <w:pStyle w:val="berschrift1"/>
        <w:rPr>
          <w:del w:id="583" w:author="Maximilian Schmitz" w:date="2015-06-17T19:42:00Z"/>
          <w:rFonts w:eastAsiaTheme="minorEastAsia"/>
          <w:rPrChange w:id="584" w:author="Admin" w:date="2015-07-08T08:55:00Z">
            <w:rPr>
              <w:del w:id="585" w:author="Maximilian Schmitz" w:date="2015-06-17T19:42:00Z"/>
              <w:rFonts w:asciiTheme="minorHAnsi" w:eastAsiaTheme="minorEastAsia" w:hAnsiTheme="minorHAnsi" w:cstheme="minorBidi"/>
              <w:noProof/>
              <w:sz w:val="22"/>
              <w:szCs w:val="22"/>
            </w:rPr>
          </w:rPrChange>
        </w:rPr>
        <w:pPrChange w:id="586" w:author="Admin" w:date="2015-07-08T08:55:00Z">
          <w:pPr>
            <w:pStyle w:val="Verzeichnis2"/>
            <w:tabs>
              <w:tab w:val="left" w:pos="720"/>
              <w:tab w:val="right" w:leader="dot" w:pos="9062"/>
            </w:tabs>
          </w:pPr>
        </w:pPrChange>
      </w:pPr>
      <w:del w:id="587" w:author="Maximilian Schmitz" w:date="2015-06-17T19:42:00Z">
        <w:r w:rsidRPr="00EC1852" w:rsidDel="00915AB6">
          <w:rPr>
            <w:rPrChange w:id="588" w:author="Admin" w:date="2015-07-08T08:55:00Z">
              <w:rPr>
                <w:rStyle w:val="Hyperlink"/>
                <w:noProof/>
              </w:rPr>
            </w:rPrChange>
          </w:rPr>
          <w:delText>3.1</w:delText>
        </w:r>
        <w:r w:rsidRPr="00EC1852" w:rsidDel="00915AB6">
          <w:rPr>
            <w:rFonts w:eastAsiaTheme="minorEastAsia"/>
            <w:rPrChange w:id="589" w:author="Admin" w:date="2015-07-08T08:55:00Z">
              <w:rPr>
                <w:rFonts w:asciiTheme="minorHAnsi" w:eastAsiaTheme="minorEastAsia" w:hAnsiTheme="minorHAnsi" w:cstheme="minorBidi"/>
                <w:noProof/>
                <w:sz w:val="22"/>
                <w:szCs w:val="22"/>
              </w:rPr>
            </w:rPrChange>
          </w:rPr>
          <w:tab/>
        </w:r>
        <w:r w:rsidRPr="00EC1852" w:rsidDel="00915AB6">
          <w:rPr>
            <w:rPrChange w:id="590" w:author="Admin" w:date="2015-07-08T08:55:00Z">
              <w:rPr>
                <w:rStyle w:val="Hyperlink"/>
                <w:noProof/>
              </w:rPr>
            </w:rPrChange>
          </w:rPr>
          <w:delText>Einleitung</w:delText>
        </w:r>
        <w:r w:rsidRPr="00EC1852" w:rsidDel="00915AB6">
          <w:rPr>
            <w:webHidden/>
            <w:rPrChange w:id="591" w:author="Admin" w:date="2015-07-08T08:55:00Z">
              <w:rPr>
                <w:noProof/>
                <w:webHidden/>
              </w:rPr>
            </w:rPrChange>
          </w:rPr>
          <w:tab/>
          <w:delText>3</w:delText>
        </w:r>
        <w:bookmarkStart w:id="592" w:name="_Toc424109337"/>
        <w:bookmarkEnd w:id="592"/>
      </w:del>
    </w:p>
    <w:p w14:paraId="67277EF8" w14:textId="77777777" w:rsidR="00487DC3" w:rsidRPr="00EC1852" w:rsidDel="00915AB6" w:rsidRDefault="00487DC3" w:rsidP="00EC1852">
      <w:pPr>
        <w:pStyle w:val="berschrift1"/>
        <w:rPr>
          <w:del w:id="593" w:author="Maximilian Schmitz" w:date="2015-06-17T19:42:00Z"/>
          <w:rFonts w:eastAsiaTheme="minorEastAsia"/>
          <w:rPrChange w:id="594" w:author="Admin" w:date="2015-07-08T08:55:00Z">
            <w:rPr>
              <w:del w:id="595" w:author="Maximilian Schmitz" w:date="2015-06-17T19:42:00Z"/>
              <w:rFonts w:asciiTheme="minorHAnsi" w:eastAsiaTheme="minorEastAsia" w:hAnsiTheme="minorHAnsi" w:cstheme="minorBidi"/>
              <w:noProof/>
              <w:sz w:val="22"/>
              <w:szCs w:val="22"/>
            </w:rPr>
          </w:rPrChange>
        </w:rPr>
        <w:pPrChange w:id="596" w:author="Admin" w:date="2015-07-08T08:55:00Z">
          <w:pPr>
            <w:pStyle w:val="Verzeichnis2"/>
            <w:tabs>
              <w:tab w:val="left" w:pos="720"/>
              <w:tab w:val="right" w:leader="dot" w:pos="9062"/>
            </w:tabs>
          </w:pPr>
        </w:pPrChange>
      </w:pPr>
      <w:del w:id="597" w:author="Maximilian Schmitz" w:date="2015-06-17T19:42:00Z">
        <w:r w:rsidRPr="00EC1852" w:rsidDel="00915AB6">
          <w:rPr>
            <w:rPrChange w:id="598" w:author="Admin" w:date="2015-07-08T08:55:00Z">
              <w:rPr>
                <w:rStyle w:val="Hyperlink"/>
                <w:noProof/>
              </w:rPr>
            </w:rPrChange>
          </w:rPr>
          <w:delText>3.2</w:delText>
        </w:r>
        <w:r w:rsidRPr="00EC1852" w:rsidDel="00915AB6">
          <w:rPr>
            <w:rFonts w:eastAsiaTheme="minorEastAsia"/>
            <w:rPrChange w:id="599" w:author="Admin" w:date="2015-07-08T08:55:00Z">
              <w:rPr>
                <w:rFonts w:asciiTheme="minorHAnsi" w:eastAsiaTheme="minorEastAsia" w:hAnsiTheme="minorHAnsi" w:cstheme="minorBidi"/>
                <w:noProof/>
                <w:sz w:val="22"/>
                <w:szCs w:val="22"/>
              </w:rPr>
            </w:rPrChange>
          </w:rPr>
          <w:tab/>
        </w:r>
        <w:r w:rsidRPr="00EC1852" w:rsidDel="00915AB6">
          <w:rPr>
            <w:rPrChange w:id="600" w:author="Admin" w:date="2015-07-08T08:55:00Z">
              <w:rPr>
                <w:rStyle w:val="Hyperlink"/>
                <w:noProof/>
              </w:rPr>
            </w:rPrChange>
          </w:rPr>
          <w:delText>Game Engine</w:delText>
        </w:r>
        <w:r w:rsidRPr="00EC1852" w:rsidDel="00915AB6">
          <w:rPr>
            <w:webHidden/>
            <w:rPrChange w:id="601" w:author="Admin" w:date="2015-07-08T08:55:00Z">
              <w:rPr>
                <w:noProof/>
                <w:webHidden/>
              </w:rPr>
            </w:rPrChange>
          </w:rPr>
          <w:tab/>
          <w:delText>3</w:delText>
        </w:r>
        <w:bookmarkStart w:id="602" w:name="_Toc424109338"/>
        <w:bookmarkEnd w:id="602"/>
      </w:del>
    </w:p>
    <w:p w14:paraId="713ED385" w14:textId="77777777" w:rsidR="00487DC3" w:rsidRPr="00EC1852" w:rsidDel="00915AB6" w:rsidRDefault="00487DC3" w:rsidP="00EC1852">
      <w:pPr>
        <w:pStyle w:val="berschrift1"/>
        <w:rPr>
          <w:del w:id="603" w:author="Maximilian Schmitz" w:date="2015-06-17T19:42:00Z"/>
          <w:rFonts w:eastAsiaTheme="minorEastAsia"/>
          <w:rPrChange w:id="604" w:author="Admin" w:date="2015-07-08T08:55:00Z">
            <w:rPr>
              <w:del w:id="605" w:author="Maximilian Schmitz" w:date="2015-06-17T19:42:00Z"/>
              <w:rFonts w:asciiTheme="minorHAnsi" w:eastAsiaTheme="minorEastAsia" w:hAnsiTheme="minorHAnsi" w:cstheme="minorBidi"/>
              <w:noProof/>
              <w:sz w:val="22"/>
              <w:szCs w:val="22"/>
            </w:rPr>
          </w:rPrChange>
        </w:rPr>
        <w:pPrChange w:id="606" w:author="Admin" w:date="2015-07-08T08:55:00Z">
          <w:pPr>
            <w:pStyle w:val="Verzeichnis3"/>
            <w:tabs>
              <w:tab w:val="left" w:pos="1200"/>
              <w:tab w:val="right" w:leader="dot" w:pos="9062"/>
            </w:tabs>
          </w:pPr>
        </w:pPrChange>
      </w:pPr>
      <w:del w:id="607" w:author="Maximilian Schmitz" w:date="2015-06-17T19:42:00Z">
        <w:r w:rsidRPr="00EC1852" w:rsidDel="00915AB6">
          <w:rPr>
            <w:rPrChange w:id="608" w:author="Admin" w:date="2015-07-08T08:55:00Z">
              <w:rPr>
                <w:rStyle w:val="Hyperlink"/>
                <w:noProof/>
              </w:rPr>
            </w:rPrChange>
          </w:rPr>
          <w:delText>3.2.1</w:delText>
        </w:r>
        <w:r w:rsidRPr="00EC1852" w:rsidDel="00915AB6">
          <w:rPr>
            <w:rFonts w:eastAsiaTheme="minorEastAsia"/>
            <w:rPrChange w:id="609" w:author="Admin" w:date="2015-07-08T08:55:00Z">
              <w:rPr>
                <w:rFonts w:asciiTheme="minorHAnsi" w:eastAsiaTheme="minorEastAsia" w:hAnsiTheme="minorHAnsi" w:cstheme="minorBidi"/>
                <w:noProof/>
                <w:sz w:val="22"/>
                <w:szCs w:val="22"/>
              </w:rPr>
            </w:rPrChange>
          </w:rPr>
          <w:tab/>
        </w:r>
        <w:r w:rsidRPr="00EC1852" w:rsidDel="00915AB6">
          <w:rPr>
            <w:rPrChange w:id="610" w:author="Admin" w:date="2015-07-08T08:55:00Z">
              <w:rPr>
                <w:rStyle w:val="Hyperlink"/>
                <w:noProof/>
              </w:rPr>
            </w:rPrChange>
          </w:rPr>
          <w:delText>Grundsätzliches</w:delText>
        </w:r>
        <w:r w:rsidRPr="00EC1852" w:rsidDel="00915AB6">
          <w:rPr>
            <w:webHidden/>
            <w:rPrChange w:id="611" w:author="Admin" w:date="2015-07-08T08:55:00Z">
              <w:rPr>
                <w:noProof/>
                <w:webHidden/>
              </w:rPr>
            </w:rPrChange>
          </w:rPr>
          <w:tab/>
          <w:delText>3</w:delText>
        </w:r>
        <w:bookmarkStart w:id="612" w:name="_Toc424109339"/>
        <w:bookmarkEnd w:id="612"/>
      </w:del>
    </w:p>
    <w:p w14:paraId="124596F2" w14:textId="77777777" w:rsidR="00487DC3" w:rsidRPr="00EC1852" w:rsidDel="00915AB6" w:rsidRDefault="00487DC3" w:rsidP="00EC1852">
      <w:pPr>
        <w:pStyle w:val="berschrift1"/>
        <w:rPr>
          <w:del w:id="613" w:author="Maximilian Schmitz" w:date="2015-06-17T19:42:00Z"/>
          <w:rFonts w:eastAsiaTheme="minorEastAsia"/>
          <w:rPrChange w:id="614" w:author="Admin" w:date="2015-07-08T08:55:00Z">
            <w:rPr>
              <w:del w:id="615" w:author="Maximilian Schmitz" w:date="2015-06-17T19:42:00Z"/>
              <w:rFonts w:asciiTheme="minorHAnsi" w:eastAsiaTheme="minorEastAsia" w:hAnsiTheme="minorHAnsi" w:cstheme="minorBidi"/>
              <w:noProof/>
              <w:sz w:val="22"/>
              <w:szCs w:val="22"/>
            </w:rPr>
          </w:rPrChange>
        </w:rPr>
        <w:pPrChange w:id="616" w:author="Admin" w:date="2015-07-08T08:55:00Z">
          <w:pPr>
            <w:pStyle w:val="Verzeichnis3"/>
            <w:tabs>
              <w:tab w:val="left" w:pos="1200"/>
              <w:tab w:val="right" w:leader="dot" w:pos="9062"/>
            </w:tabs>
          </w:pPr>
        </w:pPrChange>
      </w:pPr>
      <w:del w:id="617" w:author="Maximilian Schmitz" w:date="2015-06-17T19:42:00Z">
        <w:r w:rsidRPr="00EC1852" w:rsidDel="00915AB6">
          <w:rPr>
            <w:rPrChange w:id="618" w:author="Admin" w:date="2015-07-08T08:55:00Z">
              <w:rPr>
                <w:rStyle w:val="Hyperlink"/>
                <w:noProof/>
              </w:rPr>
            </w:rPrChange>
          </w:rPr>
          <w:delText>3.2.2</w:delText>
        </w:r>
        <w:r w:rsidRPr="00EC1852" w:rsidDel="00915AB6">
          <w:rPr>
            <w:rFonts w:eastAsiaTheme="minorEastAsia"/>
            <w:rPrChange w:id="619" w:author="Admin" w:date="2015-07-08T08:55:00Z">
              <w:rPr>
                <w:rFonts w:asciiTheme="minorHAnsi" w:eastAsiaTheme="minorEastAsia" w:hAnsiTheme="minorHAnsi" w:cstheme="minorBidi"/>
                <w:noProof/>
                <w:sz w:val="22"/>
                <w:szCs w:val="22"/>
              </w:rPr>
            </w:rPrChange>
          </w:rPr>
          <w:tab/>
        </w:r>
        <w:r w:rsidRPr="00EC1852" w:rsidDel="00915AB6">
          <w:rPr>
            <w:rPrChange w:id="620" w:author="Admin" w:date="2015-07-08T08:55:00Z">
              <w:rPr>
                <w:rStyle w:val="Hyperlink"/>
                <w:noProof/>
              </w:rPr>
            </w:rPrChange>
          </w:rPr>
          <w:delText>Source Engine</w:delText>
        </w:r>
        <w:r w:rsidRPr="00EC1852" w:rsidDel="00915AB6">
          <w:rPr>
            <w:webHidden/>
            <w:rPrChange w:id="621" w:author="Admin" w:date="2015-07-08T08:55:00Z">
              <w:rPr>
                <w:noProof/>
                <w:webHidden/>
              </w:rPr>
            </w:rPrChange>
          </w:rPr>
          <w:tab/>
          <w:delText>3</w:delText>
        </w:r>
        <w:bookmarkStart w:id="622" w:name="_Toc424109340"/>
        <w:bookmarkEnd w:id="622"/>
      </w:del>
    </w:p>
    <w:p w14:paraId="12BC7EAF" w14:textId="77777777" w:rsidR="00487DC3" w:rsidRPr="00EC1852" w:rsidDel="00915AB6" w:rsidRDefault="00487DC3" w:rsidP="00EC1852">
      <w:pPr>
        <w:pStyle w:val="berschrift1"/>
        <w:rPr>
          <w:del w:id="623" w:author="Maximilian Schmitz" w:date="2015-06-17T19:42:00Z"/>
          <w:rFonts w:eastAsiaTheme="minorEastAsia"/>
          <w:rPrChange w:id="624" w:author="Admin" w:date="2015-07-08T08:55:00Z">
            <w:rPr>
              <w:del w:id="625" w:author="Maximilian Schmitz" w:date="2015-06-17T19:42:00Z"/>
              <w:rFonts w:asciiTheme="minorHAnsi" w:eastAsiaTheme="minorEastAsia" w:hAnsiTheme="minorHAnsi" w:cstheme="minorBidi"/>
              <w:noProof/>
              <w:sz w:val="22"/>
              <w:szCs w:val="22"/>
            </w:rPr>
          </w:rPrChange>
        </w:rPr>
        <w:pPrChange w:id="626" w:author="Admin" w:date="2015-07-08T08:55:00Z">
          <w:pPr>
            <w:pStyle w:val="Verzeichnis3"/>
            <w:tabs>
              <w:tab w:val="left" w:pos="1200"/>
              <w:tab w:val="right" w:leader="dot" w:pos="9062"/>
            </w:tabs>
          </w:pPr>
        </w:pPrChange>
      </w:pPr>
      <w:del w:id="627" w:author="Maximilian Schmitz" w:date="2015-06-17T19:42:00Z">
        <w:r w:rsidRPr="00EC1852" w:rsidDel="00915AB6">
          <w:rPr>
            <w:rPrChange w:id="628" w:author="Admin" w:date="2015-07-08T08:55:00Z">
              <w:rPr>
                <w:rStyle w:val="Hyperlink"/>
                <w:noProof/>
              </w:rPr>
            </w:rPrChange>
          </w:rPr>
          <w:delText>3.2.3</w:delText>
        </w:r>
        <w:r w:rsidRPr="00EC1852" w:rsidDel="00915AB6">
          <w:rPr>
            <w:rFonts w:eastAsiaTheme="minorEastAsia"/>
            <w:rPrChange w:id="629" w:author="Admin" w:date="2015-07-08T08:55:00Z">
              <w:rPr>
                <w:rFonts w:asciiTheme="minorHAnsi" w:eastAsiaTheme="minorEastAsia" w:hAnsiTheme="minorHAnsi" w:cstheme="minorBidi"/>
                <w:noProof/>
                <w:sz w:val="22"/>
                <w:szCs w:val="22"/>
              </w:rPr>
            </w:rPrChange>
          </w:rPr>
          <w:tab/>
        </w:r>
        <w:r w:rsidRPr="00EC1852" w:rsidDel="00915AB6">
          <w:rPr>
            <w:rPrChange w:id="630" w:author="Admin" w:date="2015-07-08T08:55:00Z">
              <w:rPr>
                <w:rStyle w:val="Hyperlink"/>
                <w:noProof/>
              </w:rPr>
            </w:rPrChange>
          </w:rPr>
          <w:delText>Unity</w:delText>
        </w:r>
        <w:r w:rsidRPr="00EC1852" w:rsidDel="00915AB6">
          <w:rPr>
            <w:webHidden/>
            <w:rPrChange w:id="631" w:author="Admin" w:date="2015-07-08T08:55:00Z">
              <w:rPr>
                <w:noProof/>
                <w:webHidden/>
              </w:rPr>
            </w:rPrChange>
          </w:rPr>
          <w:tab/>
          <w:delText>4</w:delText>
        </w:r>
        <w:bookmarkStart w:id="632" w:name="_Toc424109341"/>
        <w:bookmarkEnd w:id="632"/>
      </w:del>
    </w:p>
    <w:p w14:paraId="6454BEF6" w14:textId="77777777" w:rsidR="00487DC3" w:rsidRPr="00EC1852" w:rsidDel="00915AB6" w:rsidRDefault="00487DC3" w:rsidP="00EC1852">
      <w:pPr>
        <w:pStyle w:val="berschrift1"/>
        <w:rPr>
          <w:del w:id="633" w:author="Maximilian Schmitz" w:date="2015-06-17T19:42:00Z"/>
          <w:rFonts w:eastAsiaTheme="minorEastAsia"/>
          <w:rPrChange w:id="634" w:author="Admin" w:date="2015-07-08T08:55:00Z">
            <w:rPr>
              <w:del w:id="635" w:author="Maximilian Schmitz" w:date="2015-06-17T19:42:00Z"/>
              <w:rFonts w:asciiTheme="minorHAnsi" w:eastAsiaTheme="minorEastAsia" w:hAnsiTheme="minorHAnsi" w:cstheme="minorBidi"/>
              <w:noProof/>
              <w:sz w:val="22"/>
              <w:szCs w:val="22"/>
            </w:rPr>
          </w:rPrChange>
        </w:rPr>
        <w:pPrChange w:id="636" w:author="Admin" w:date="2015-07-08T08:55:00Z">
          <w:pPr>
            <w:pStyle w:val="Verzeichnis3"/>
            <w:tabs>
              <w:tab w:val="left" w:pos="1200"/>
              <w:tab w:val="right" w:leader="dot" w:pos="9062"/>
            </w:tabs>
          </w:pPr>
        </w:pPrChange>
      </w:pPr>
      <w:del w:id="637" w:author="Maximilian Schmitz" w:date="2015-06-17T19:42:00Z">
        <w:r w:rsidRPr="00EC1852" w:rsidDel="00915AB6">
          <w:rPr>
            <w:rPrChange w:id="638" w:author="Admin" w:date="2015-07-08T08:55:00Z">
              <w:rPr>
                <w:rStyle w:val="Hyperlink"/>
                <w:noProof/>
                <w:lang w:val="en-US"/>
              </w:rPr>
            </w:rPrChange>
          </w:rPr>
          <w:delText>3.2.4</w:delText>
        </w:r>
        <w:r w:rsidRPr="00EC1852" w:rsidDel="00915AB6">
          <w:rPr>
            <w:rFonts w:eastAsiaTheme="minorEastAsia"/>
            <w:rPrChange w:id="639" w:author="Admin" w:date="2015-07-08T08:55:00Z">
              <w:rPr>
                <w:rFonts w:asciiTheme="minorHAnsi" w:eastAsiaTheme="minorEastAsia" w:hAnsiTheme="minorHAnsi" w:cstheme="minorBidi"/>
                <w:noProof/>
                <w:sz w:val="22"/>
                <w:szCs w:val="22"/>
              </w:rPr>
            </w:rPrChange>
          </w:rPr>
          <w:tab/>
        </w:r>
        <w:r w:rsidRPr="00EC1852" w:rsidDel="00915AB6">
          <w:rPr>
            <w:rPrChange w:id="640" w:author="Admin" w:date="2015-07-08T08:55:00Z">
              <w:rPr>
                <w:rStyle w:val="Hyperlink"/>
                <w:noProof/>
                <w:lang w:val="en-US"/>
              </w:rPr>
            </w:rPrChange>
          </w:rPr>
          <w:delText>Unreal Engine 4</w:delText>
        </w:r>
        <w:r w:rsidRPr="00EC1852" w:rsidDel="00915AB6">
          <w:rPr>
            <w:webHidden/>
            <w:rPrChange w:id="641" w:author="Admin" w:date="2015-07-08T08:55:00Z">
              <w:rPr>
                <w:noProof/>
                <w:webHidden/>
              </w:rPr>
            </w:rPrChange>
          </w:rPr>
          <w:tab/>
          <w:delText>4</w:delText>
        </w:r>
        <w:bookmarkStart w:id="642" w:name="_Toc424109342"/>
        <w:bookmarkEnd w:id="642"/>
      </w:del>
    </w:p>
    <w:p w14:paraId="222ED6D5" w14:textId="77777777" w:rsidR="00487DC3" w:rsidRPr="00EC1852" w:rsidDel="00915AB6" w:rsidRDefault="00487DC3" w:rsidP="00EC1852">
      <w:pPr>
        <w:pStyle w:val="berschrift1"/>
        <w:rPr>
          <w:del w:id="643" w:author="Maximilian Schmitz" w:date="2015-06-17T19:42:00Z"/>
          <w:rFonts w:eastAsiaTheme="minorEastAsia"/>
          <w:rPrChange w:id="644" w:author="Admin" w:date="2015-07-08T08:55:00Z">
            <w:rPr>
              <w:del w:id="645" w:author="Maximilian Schmitz" w:date="2015-06-17T19:42:00Z"/>
              <w:rFonts w:asciiTheme="minorHAnsi" w:eastAsiaTheme="minorEastAsia" w:hAnsiTheme="minorHAnsi" w:cstheme="minorBidi"/>
              <w:noProof/>
              <w:sz w:val="22"/>
              <w:szCs w:val="22"/>
            </w:rPr>
          </w:rPrChange>
        </w:rPr>
        <w:pPrChange w:id="646" w:author="Admin" w:date="2015-07-08T08:55:00Z">
          <w:pPr>
            <w:pStyle w:val="Verzeichnis3"/>
            <w:tabs>
              <w:tab w:val="left" w:pos="1200"/>
              <w:tab w:val="right" w:leader="dot" w:pos="9062"/>
            </w:tabs>
          </w:pPr>
        </w:pPrChange>
      </w:pPr>
      <w:del w:id="647" w:author="Maximilian Schmitz" w:date="2015-06-17T19:42:00Z">
        <w:r w:rsidRPr="00EC1852" w:rsidDel="00915AB6">
          <w:rPr>
            <w:rPrChange w:id="648" w:author="Admin" w:date="2015-07-08T08:55:00Z">
              <w:rPr>
                <w:rStyle w:val="Hyperlink"/>
                <w:noProof/>
              </w:rPr>
            </w:rPrChange>
          </w:rPr>
          <w:delText>3.2.5</w:delText>
        </w:r>
        <w:r w:rsidRPr="00EC1852" w:rsidDel="00915AB6">
          <w:rPr>
            <w:rFonts w:eastAsiaTheme="minorEastAsia"/>
            <w:rPrChange w:id="649" w:author="Admin" w:date="2015-07-08T08:55:00Z">
              <w:rPr>
                <w:rFonts w:asciiTheme="minorHAnsi" w:eastAsiaTheme="minorEastAsia" w:hAnsiTheme="minorHAnsi" w:cstheme="minorBidi"/>
                <w:noProof/>
                <w:sz w:val="22"/>
                <w:szCs w:val="22"/>
              </w:rPr>
            </w:rPrChange>
          </w:rPr>
          <w:tab/>
        </w:r>
        <w:r w:rsidRPr="00EC1852" w:rsidDel="00915AB6">
          <w:rPr>
            <w:rPrChange w:id="650" w:author="Admin" w:date="2015-07-08T08:55:00Z">
              <w:rPr>
                <w:rStyle w:val="Hyperlink"/>
                <w:noProof/>
              </w:rPr>
            </w:rPrChange>
          </w:rPr>
          <w:delText>Verwendung im Projekt</w:delText>
        </w:r>
        <w:r w:rsidRPr="00EC1852" w:rsidDel="00915AB6">
          <w:rPr>
            <w:webHidden/>
            <w:rPrChange w:id="651" w:author="Admin" w:date="2015-07-08T08:55:00Z">
              <w:rPr>
                <w:noProof/>
                <w:webHidden/>
              </w:rPr>
            </w:rPrChange>
          </w:rPr>
          <w:tab/>
          <w:delText>5</w:delText>
        </w:r>
        <w:bookmarkStart w:id="652" w:name="_Toc424109343"/>
        <w:bookmarkEnd w:id="652"/>
      </w:del>
    </w:p>
    <w:p w14:paraId="79F47FB1" w14:textId="77777777" w:rsidR="00487DC3" w:rsidRPr="00EC1852" w:rsidDel="00915AB6" w:rsidRDefault="00487DC3" w:rsidP="00EC1852">
      <w:pPr>
        <w:pStyle w:val="berschrift1"/>
        <w:rPr>
          <w:del w:id="653" w:author="Maximilian Schmitz" w:date="2015-06-17T19:42:00Z"/>
          <w:rFonts w:eastAsiaTheme="minorEastAsia"/>
          <w:rPrChange w:id="654" w:author="Admin" w:date="2015-07-08T08:55:00Z">
            <w:rPr>
              <w:del w:id="655" w:author="Maximilian Schmitz" w:date="2015-06-17T19:42:00Z"/>
              <w:rFonts w:asciiTheme="minorHAnsi" w:eastAsiaTheme="minorEastAsia" w:hAnsiTheme="minorHAnsi" w:cstheme="minorBidi"/>
              <w:noProof/>
              <w:sz w:val="22"/>
              <w:szCs w:val="22"/>
            </w:rPr>
          </w:rPrChange>
        </w:rPr>
        <w:pPrChange w:id="656" w:author="Admin" w:date="2015-07-08T08:55:00Z">
          <w:pPr>
            <w:pStyle w:val="Verzeichnis2"/>
            <w:tabs>
              <w:tab w:val="left" w:pos="720"/>
              <w:tab w:val="right" w:leader="dot" w:pos="9062"/>
            </w:tabs>
          </w:pPr>
        </w:pPrChange>
      </w:pPr>
      <w:del w:id="657" w:author="Maximilian Schmitz" w:date="2015-06-17T19:42:00Z">
        <w:r w:rsidRPr="00EC1852" w:rsidDel="00915AB6">
          <w:rPr>
            <w:rPrChange w:id="658" w:author="Admin" w:date="2015-07-08T08:55:00Z">
              <w:rPr>
                <w:rStyle w:val="Hyperlink"/>
                <w:noProof/>
              </w:rPr>
            </w:rPrChange>
          </w:rPr>
          <w:delText>3.3</w:delText>
        </w:r>
        <w:r w:rsidRPr="00EC1852" w:rsidDel="00915AB6">
          <w:rPr>
            <w:rFonts w:eastAsiaTheme="minorEastAsia"/>
            <w:rPrChange w:id="659" w:author="Admin" w:date="2015-07-08T08:55:00Z">
              <w:rPr>
                <w:rFonts w:asciiTheme="minorHAnsi" w:eastAsiaTheme="minorEastAsia" w:hAnsiTheme="minorHAnsi" w:cstheme="minorBidi"/>
                <w:noProof/>
                <w:sz w:val="22"/>
                <w:szCs w:val="22"/>
              </w:rPr>
            </w:rPrChange>
          </w:rPr>
          <w:tab/>
        </w:r>
        <w:r w:rsidRPr="00EC1852" w:rsidDel="00915AB6">
          <w:rPr>
            <w:rPrChange w:id="660" w:author="Admin" w:date="2015-07-08T08:55:00Z">
              <w:rPr>
                <w:rStyle w:val="Hyperlink"/>
                <w:noProof/>
              </w:rPr>
            </w:rPrChange>
          </w:rPr>
          <w:delText>Scripting-Ansatz</w:delText>
        </w:r>
        <w:r w:rsidRPr="00EC1852" w:rsidDel="00915AB6">
          <w:rPr>
            <w:webHidden/>
            <w:rPrChange w:id="661" w:author="Admin" w:date="2015-07-08T08:55:00Z">
              <w:rPr>
                <w:noProof/>
                <w:webHidden/>
              </w:rPr>
            </w:rPrChange>
          </w:rPr>
          <w:tab/>
          <w:delText>5</w:delText>
        </w:r>
        <w:bookmarkStart w:id="662" w:name="_Toc424109344"/>
        <w:bookmarkEnd w:id="662"/>
      </w:del>
    </w:p>
    <w:p w14:paraId="33D3B318" w14:textId="77777777" w:rsidR="00487DC3" w:rsidRPr="00EC1852" w:rsidDel="00915AB6" w:rsidRDefault="00487DC3" w:rsidP="00EC1852">
      <w:pPr>
        <w:pStyle w:val="berschrift1"/>
        <w:rPr>
          <w:del w:id="663" w:author="Maximilian Schmitz" w:date="2015-06-17T19:42:00Z"/>
          <w:rFonts w:eastAsiaTheme="minorEastAsia"/>
          <w:rPrChange w:id="664" w:author="Admin" w:date="2015-07-08T08:55:00Z">
            <w:rPr>
              <w:del w:id="665" w:author="Maximilian Schmitz" w:date="2015-06-17T19:42:00Z"/>
              <w:rFonts w:asciiTheme="minorHAnsi" w:eastAsiaTheme="minorEastAsia" w:hAnsiTheme="minorHAnsi" w:cstheme="minorBidi"/>
              <w:noProof/>
              <w:sz w:val="22"/>
              <w:szCs w:val="22"/>
            </w:rPr>
          </w:rPrChange>
        </w:rPr>
        <w:pPrChange w:id="666" w:author="Admin" w:date="2015-07-08T08:55:00Z">
          <w:pPr>
            <w:pStyle w:val="Verzeichnis3"/>
            <w:tabs>
              <w:tab w:val="left" w:pos="1200"/>
              <w:tab w:val="right" w:leader="dot" w:pos="9062"/>
            </w:tabs>
          </w:pPr>
        </w:pPrChange>
      </w:pPr>
      <w:del w:id="667" w:author="Maximilian Schmitz" w:date="2015-06-17T19:42:00Z">
        <w:r w:rsidRPr="00EC1852" w:rsidDel="00915AB6">
          <w:rPr>
            <w:rPrChange w:id="668" w:author="Admin" w:date="2015-07-08T08:55:00Z">
              <w:rPr>
                <w:rStyle w:val="Hyperlink"/>
                <w:noProof/>
              </w:rPr>
            </w:rPrChange>
          </w:rPr>
          <w:delText>3.3.1</w:delText>
        </w:r>
        <w:r w:rsidRPr="00EC1852" w:rsidDel="00915AB6">
          <w:rPr>
            <w:rFonts w:eastAsiaTheme="minorEastAsia"/>
            <w:rPrChange w:id="669" w:author="Admin" w:date="2015-07-08T08:55:00Z">
              <w:rPr>
                <w:rFonts w:asciiTheme="minorHAnsi" w:eastAsiaTheme="minorEastAsia" w:hAnsiTheme="minorHAnsi" w:cstheme="minorBidi"/>
                <w:noProof/>
                <w:sz w:val="22"/>
                <w:szCs w:val="22"/>
              </w:rPr>
            </w:rPrChange>
          </w:rPr>
          <w:tab/>
        </w:r>
        <w:r w:rsidRPr="00EC1852" w:rsidDel="00915AB6">
          <w:rPr>
            <w:rPrChange w:id="670" w:author="Admin" w:date="2015-07-08T08:55:00Z">
              <w:rPr>
                <w:rStyle w:val="Hyperlink"/>
                <w:noProof/>
              </w:rPr>
            </w:rPrChange>
          </w:rPr>
          <w:delText>Grundsätzliches</w:delText>
        </w:r>
        <w:r w:rsidRPr="00EC1852" w:rsidDel="00915AB6">
          <w:rPr>
            <w:webHidden/>
            <w:rPrChange w:id="671" w:author="Admin" w:date="2015-07-08T08:55:00Z">
              <w:rPr>
                <w:noProof/>
                <w:webHidden/>
              </w:rPr>
            </w:rPrChange>
          </w:rPr>
          <w:tab/>
          <w:delText>5</w:delText>
        </w:r>
        <w:bookmarkStart w:id="672" w:name="_Toc424109345"/>
        <w:bookmarkEnd w:id="672"/>
      </w:del>
    </w:p>
    <w:p w14:paraId="5B8A7B0E" w14:textId="77777777" w:rsidR="00487DC3" w:rsidRPr="00EC1852" w:rsidDel="00915AB6" w:rsidRDefault="00487DC3" w:rsidP="00EC1852">
      <w:pPr>
        <w:pStyle w:val="berschrift1"/>
        <w:rPr>
          <w:del w:id="673" w:author="Maximilian Schmitz" w:date="2015-06-17T19:42:00Z"/>
          <w:rFonts w:eastAsiaTheme="minorEastAsia"/>
          <w:rPrChange w:id="674" w:author="Admin" w:date="2015-07-08T08:55:00Z">
            <w:rPr>
              <w:del w:id="675" w:author="Maximilian Schmitz" w:date="2015-06-17T19:42:00Z"/>
              <w:rFonts w:asciiTheme="minorHAnsi" w:eastAsiaTheme="minorEastAsia" w:hAnsiTheme="minorHAnsi" w:cstheme="minorBidi"/>
              <w:noProof/>
              <w:sz w:val="22"/>
              <w:szCs w:val="22"/>
            </w:rPr>
          </w:rPrChange>
        </w:rPr>
        <w:pPrChange w:id="676" w:author="Admin" w:date="2015-07-08T08:55:00Z">
          <w:pPr>
            <w:pStyle w:val="Verzeichnis3"/>
            <w:tabs>
              <w:tab w:val="left" w:pos="1200"/>
              <w:tab w:val="right" w:leader="dot" w:pos="9062"/>
            </w:tabs>
          </w:pPr>
        </w:pPrChange>
      </w:pPr>
      <w:del w:id="677" w:author="Maximilian Schmitz" w:date="2015-06-17T19:42:00Z">
        <w:r w:rsidRPr="00EC1852" w:rsidDel="00915AB6">
          <w:rPr>
            <w:rPrChange w:id="678" w:author="Admin" w:date="2015-07-08T08:55:00Z">
              <w:rPr>
                <w:rStyle w:val="Hyperlink"/>
                <w:noProof/>
              </w:rPr>
            </w:rPrChange>
          </w:rPr>
          <w:delText>3.3.2</w:delText>
        </w:r>
        <w:r w:rsidRPr="00EC1852" w:rsidDel="00915AB6">
          <w:rPr>
            <w:rFonts w:eastAsiaTheme="minorEastAsia"/>
            <w:rPrChange w:id="679" w:author="Admin" w:date="2015-07-08T08:55:00Z">
              <w:rPr>
                <w:rFonts w:asciiTheme="minorHAnsi" w:eastAsiaTheme="minorEastAsia" w:hAnsiTheme="minorHAnsi" w:cstheme="minorBidi"/>
                <w:noProof/>
                <w:sz w:val="22"/>
                <w:szCs w:val="22"/>
              </w:rPr>
            </w:rPrChange>
          </w:rPr>
          <w:tab/>
        </w:r>
        <w:r w:rsidRPr="00EC1852" w:rsidDel="00915AB6">
          <w:rPr>
            <w:rPrChange w:id="680" w:author="Admin" w:date="2015-07-08T08:55:00Z">
              <w:rPr>
                <w:rStyle w:val="Hyperlink"/>
                <w:noProof/>
              </w:rPr>
            </w:rPrChange>
          </w:rPr>
          <w:delText>Lua</w:delText>
        </w:r>
        <w:r w:rsidRPr="00EC1852" w:rsidDel="00915AB6">
          <w:rPr>
            <w:webHidden/>
            <w:rPrChange w:id="681" w:author="Admin" w:date="2015-07-08T08:55:00Z">
              <w:rPr>
                <w:noProof/>
                <w:webHidden/>
              </w:rPr>
            </w:rPrChange>
          </w:rPr>
          <w:tab/>
          <w:delText>5</w:delText>
        </w:r>
        <w:bookmarkStart w:id="682" w:name="_Toc424109346"/>
        <w:bookmarkEnd w:id="682"/>
      </w:del>
    </w:p>
    <w:p w14:paraId="6A9FB208" w14:textId="77777777" w:rsidR="00487DC3" w:rsidRPr="00EC1852" w:rsidDel="00915AB6" w:rsidRDefault="00487DC3" w:rsidP="00EC1852">
      <w:pPr>
        <w:pStyle w:val="berschrift1"/>
        <w:rPr>
          <w:del w:id="683" w:author="Maximilian Schmitz" w:date="2015-06-17T19:42:00Z"/>
          <w:rFonts w:eastAsiaTheme="minorEastAsia"/>
          <w:rPrChange w:id="684" w:author="Admin" w:date="2015-07-08T08:55:00Z">
            <w:rPr>
              <w:del w:id="685" w:author="Maximilian Schmitz" w:date="2015-06-17T19:42:00Z"/>
              <w:rFonts w:asciiTheme="minorHAnsi" w:eastAsiaTheme="minorEastAsia" w:hAnsiTheme="minorHAnsi" w:cstheme="minorBidi"/>
              <w:noProof/>
              <w:sz w:val="22"/>
              <w:szCs w:val="22"/>
            </w:rPr>
          </w:rPrChange>
        </w:rPr>
        <w:pPrChange w:id="686" w:author="Admin" w:date="2015-07-08T08:55:00Z">
          <w:pPr>
            <w:pStyle w:val="Verzeichnis2"/>
            <w:tabs>
              <w:tab w:val="left" w:pos="720"/>
              <w:tab w:val="right" w:leader="dot" w:pos="9062"/>
            </w:tabs>
          </w:pPr>
        </w:pPrChange>
      </w:pPr>
      <w:del w:id="687" w:author="Maximilian Schmitz" w:date="2015-06-17T19:42:00Z">
        <w:r w:rsidRPr="00EC1852" w:rsidDel="00915AB6">
          <w:rPr>
            <w:rPrChange w:id="688" w:author="Admin" w:date="2015-07-08T08:55:00Z">
              <w:rPr>
                <w:rStyle w:val="Hyperlink"/>
                <w:noProof/>
              </w:rPr>
            </w:rPrChange>
          </w:rPr>
          <w:delText>3.4</w:delText>
        </w:r>
        <w:r w:rsidRPr="00EC1852" w:rsidDel="00915AB6">
          <w:rPr>
            <w:rFonts w:eastAsiaTheme="minorEastAsia"/>
            <w:rPrChange w:id="689" w:author="Admin" w:date="2015-07-08T08:55:00Z">
              <w:rPr>
                <w:rFonts w:asciiTheme="minorHAnsi" w:eastAsiaTheme="minorEastAsia" w:hAnsiTheme="minorHAnsi" w:cstheme="minorBidi"/>
                <w:noProof/>
                <w:sz w:val="22"/>
                <w:szCs w:val="22"/>
              </w:rPr>
            </w:rPrChange>
          </w:rPr>
          <w:tab/>
        </w:r>
        <w:r w:rsidRPr="00EC1852" w:rsidDel="00915AB6">
          <w:rPr>
            <w:rPrChange w:id="690" w:author="Admin" w:date="2015-07-08T08:55:00Z">
              <w:rPr>
                <w:rStyle w:val="Hyperlink"/>
                <w:noProof/>
              </w:rPr>
            </w:rPrChange>
          </w:rPr>
          <w:delText>Robo Cup</w:delText>
        </w:r>
        <w:r w:rsidR="00877FC2" w:rsidRPr="00EC1852" w:rsidDel="00915AB6">
          <w:rPr>
            <w:rPrChange w:id="691" w:author="Admin" w:date="2015-07-08T08:55:00Z">
              <w:rPr>
                <w:rStyle w:val="Hyperlink"/>
                <w:noProof/>
              </w:rPr>
            </w:rPrChange>
          </w:rPr>
          <w:delText xml:space="preserve"> (Kurz Halten)</w:delText>
        </w:r>
        <w:r w:rsidRPr="00EC1852" w:rsidDel="00915AB6">
          <w:rPr>
            <w:webHidden/>
            <w:rPrChange w:id="692" w:author="Admin" w:date="2015-07-08T08:55:00Z">
              <w:rPr>
                <w:noProof/>
                <w:webHidden/>
              </w:rPr>
            </w:rPrChange>
          </w:rPr>
          <w:tab/>
          <w:delText>6</w:delText>
        </w:r>
        <w:bookmarkStart w:id="693" w:name="_Toc424109347"/>
        <w:bookmarkEnd w:id="693"/>
      </w:del>
    </w:p>
    <w:p w14:paraId="0B7DD6F8" w14:textId="77777777" w:rsidR="00487DC3" w:rsidRPr="00EC1852" w:rsidDel="00915AB6" w:rsidRDefault="00487DC3" w:rsidP="00EC1852">
      <w:pPr>
        <w:pStyle w:val="berschrift1"/>
        <w:rPr>
          <w:del w:id="694" w:author="Maximilian Schmitz" w:date="2015-06-17T19:42:00Z"/>
          <w:rFonts w:eastAsiaTheme="minorEastAsia"/>
          <w:rPrChange w:id="695" w:author="Admin" w:date="2015-07-08T08:55:00Z">
            <w:rPr>
              <w:del w:id="696" w:author="Maximilian Schmitz" w:date="2015-06-17T19:42:00Z"/>
              <w:rFonts w:asciiTheme="minorHAnsi" w:eastAsiaTheme="minorEastAsia" w:hAnsiTheme="minorHAnsi" w:cstheme="minorBidi"/>
              <w:noProof/>
              <w:sz w:val="22"/>
              <w:szCs w:val="22"/>
            </w:rPr>
          </w:rPrChange>
        </w:rPr>
        <w:pPrChange w:id="697" w:author="Admin" w:date="2015-07-08T08:55:00Z">
          <w:pPr>
            <w:pStyle w:val="Verzeichnis2"/>
            <w:tabs>
              <w:tab w:val="left" w:pos="720"/>
              <w:tab w:val="right" w:leader="dot" w:pos="9062"/>
            </w:tabs>
          </w:pPr>
        </w:pPrChange>
      </w:pPr>
      <w:del w:id="698" w:author="Maximilian Schmitz" w:date="2015-06-17T19:42:00Z">
        <w:r w:rsidRPr="00EC1852" w:rsidDel="00915AB6">
          <w:rPr>
            <w:rPrChange w:id="699" w:author="Admin" w:date="2015-07-08T08:55:00Z">
              <w:rPr>
                <w:rStyle w:val="Hyperlink"/>
                <w:noProof/>
              </w:rPr>
            </w:rPrChange>
          </w:rPr>
          <w:delText>3.5</w:delText>
        </w:r>
        <w:r w:rsidRPr="00EC1852" w:rsidDel="00915AB6">
          <w:rPr>
            <w:rFonts w:eastAsiaTheme="minorEastAsia"/>
            <w:rPrChange w:id="700" w:author="Admin" w:date="2015-07-08T08:55:00Z">
              <w:rPr>
                <w:rFonts w:asciiTheme="minorHAnsi" w:eastAsiaTheme="minorEastAsia" w:hAnsiTheme="minorHAnsi" w:cstheme="minorBidi"/>
                <w:noProof/>
                <w:sz w:val="22"/>
                <w:szCs w:val="22"/>
              </w:rPr>
            </w:rPrChange>
          </w:rPr>
          <w:tab/>
        </w:r>
        <w:r w:rsidRPr="00EC1852" w:rsidDel="00915AB6">
          <w:rPr>
            <w:rPrChange w:id="701" w:author="Admin" w:date="2015-07-08T08:55:00Z">
              <w:rPr>
                <w:rStyle w:val="Hyperlink"/>
                <w:noProof/>
              </w:rPr>
            </w:rPrChange>
          </w:rPr>
          <w:delText>Künstliche Intelligenz</w:delText>
        </w:r>
        <w:r w:rsidRPr="00EC1852" w:rsidDel="00915AB6">
          <w:rPr>
            <w:webHidden/>
            <w:rPrChange w:id="702" w:author="Admin" w:date="2015-07-08T08:55:00Z">
              <w:rPr>
                <w:noProof/>
                <w:webHidden/>
              </w:rPr>
            </w:rPrChange>
          </w:rPr>
          <w:tab/>
          <w:delText>7</w:delText>
        </w:r>
        <w:bookmarkStart w:id="703" w:name="_Toc424109348"/>
        <w:bookmarkEnd w:id="703"/>
      </w:del>
    </w:p>
    <w:p w14:paraId="75AC9772" w14:textId="77777777" w:rsidR="00487DC3" w:rsidRPr="00EC1852" w:rsidDel="00915AB6" w:rsidRDefault="00487DC3" w:rsidP="00EC1852">
      <w:pPr>
        <w:pStyle w:val="berschrift1"/>
        <w:rPr>
          <w:del w:id="704" w:author="Maximilian Schmitz" w:date="2015-06-17T19:42:00Z"/>
          <w:rFonts w:eastAsiaTheme="minorEastAsia"/>
          <w:rPrChange w:id="705" w:author="Admin" w:date="2015-07-08T08:55:00Z">
            <w:rPr>
              <w:del w:id="706" w:author="Maximilian Schmitz" w:date="2015-06-17T19:42:00Z"/>
              <w:rFonts w:asciiTheme="minorHAnsi" w:eastAsiaTheme="minorEastAsia" w:hAnsiTheme="minorHAnsi" w:cstheme="minorBidi"/>
              <w:noProof/>
              <w:sz w:val="22"/>
              <w:szCs w:val="22"/>
            </w:rPr>
          </w:rPrChange>
        </w:rPr>
        <w:pPrChange w:id="707" w:author="Admin" w:date="2015-07-08T08:55:00Z">
          <w:pPr>
            <w:pStyle w:val="Verzeichnis2"/>
            <w:tabs>
              <w:tab w:val="left" w:pos="720"/>
              <w:tab w:val="right" w:leader="dot" w:pos="9062"/>
            </w:tabs>
          </w:pPr>
        </w:pPrChange>
      </w:pPr>
      <w:del w:id="708" w:author="Maximilian Schmitz" w:date="2015-06-17T19:42:00Z">
        <w:r w:rsidRPr="00EC1852" w:rsidDel="00915AB6">
          <w:rPr>
            <w:rPrChange w:id="709" w:author="Admin" w:date="2015-07-08T08:55:00Z">
              <w:rPr>
                <w:rStyle w:val="Hyperlink"/>
                <w:noProof/>
              </w:rPr>
            </w:rPrChange>
          </w:rPr>
          <w:delText>3.6</w:delText>
        </w:r>
        <w:r w:rsidRPr="00EC1852" w:rsidDel="00915AB6">
          <w:rPr>
            <w:rFonts w:eastAsiaTheme="minorEastAsia"/>
            <w:rPrChange w:id="710" w:author="Admin" w:date="2015-07-08T08:55:00Z">
              <w:rPr>
                <w:rFonts w:asciiTheme="minorHAnsi" w:eastAsiaTheme="minorEastAsia" w:hAnsiTheme="minorHAnsi" w:cstheme="minorBidi"/>
                <w:noProof/>
                <w:sz w:val="22"/>
                <w:szCs w:val="22"/>
              </w:rPr>
            </w:rPrChange>
          </w:rPr>
          <w:tab/>
        </w:r>
        <w:r w:rsidRPr="00EC1852" w:rsidDel="00915AB6">
          <w:rPr>
            <w:rPrChange w:id="711" w:author="Admin" w:date="2015-07-08T08:55:00Z">
              <w:rPr>
                <w:rStyle w:val="Hyperlink"/>
                <w:noProof/>
              </w:rPr>
            </w:rPrChange>
          </w:rPr>
          <w:delText>Zusammenfassung</w:delText>
        </w:r>
        <w:r w:rsidRPr="00EC1852" w:rsidDel="00915AB6">
          <w:rPr>
            <w:webHidden/>
            <w:rPrChange w:id="712" w:author="Admin" w:date="2015-07-08T08:55:00Z">
              <w:rPr>
                <w:noProof/>
                <w:webHidden/>
              </w:rPr>
            </w:rPrChange>
          </w:rPr>
          <w:tab/>
          <w:delText>9</w:delText>
        </w:r>
        <w:bookmarkStart w:id="713" w:name="_Toc424109349"/>
        <w:bookmarkEnd w:id="713"/>
      </w:del>
    </w:p>
    <w:p w14:paraId="793AE8D2" w14:textId="77777777" w:rsidR="00487DC3" w:rsidRPr="00EC1852" w:rsidDel="00915AB6" w:rsidRDefault="00487DC3" w:rsidP="00EC1852">
      <w:pPr>
        <w:pStyle w:val="berschrift1"/>
        <w:rPr>
          <w:del w:id="714" w:author="Maximilian Schmitz" w:date="2015-06-17T19:42:00Z"/>
          <w:rFonts w:eastAsiaTheme="minorEastAsia"/>
          <w:rPrChange w:id="715" w:author="Admin" w:date="2015-07-08T08:55:00Z">
            <w:rPr>
              <w:del w:id="716" w:author="Maximilian Schmitz" w:date="2015-06-17T19:42:00Z"/>
              <w:rFonts w:asciiTheme="minorHAnsi" w:eastAsiaTheme="minorEastAsia" w:hAnsiTheme="minorHAnsi" w:cstheme="minorBidi"/>
              <w:b w:val="0"/>
              <w:noProof/>
              <w:sz w:val="22"/>
              <w:szCs w:val="22"/>
            </w:rPr>
          </w:rPrChange>
        </w:rPr>
        <w:pPrChange w:id="717" w:author="Admin" w:date="2015-07-08T08:55:00Z">
          <w:pPr>
            <w:pStyle w:val="Verzeichnis1"/>
            <w:tabs>
              <w:tab w:val="left" w:pos="480"/>
              <w:tab w:val="right" w:leader="dot" w:pos="9062"/>
            </w:tabs>
          </w:pPr>
        </w:pPrChange>
      </w:pPr>
      <w:del w:id="718" w:author="Maximilian Schmitz" w:date="2015-06-17T19:42:00Z">
        <w:r w:rsidRPr="00EC1852" w:rsidDel="00915AB6">
          <w:rPr>
            <w:rPrChange w:id="719" w:author="Admin" w:date="2015-07-08T08:55:00Z">
              <w:rPr>
                <w:rStyle w:val="Hyperlink"/>
                <w:noProof/>
              </w:rPr>
            </w:rPrChange>
          </w:rPr>
          <w:delText>4</w:delText>
        </w:r>
        <w:r w:rsidRPr="00EC1852" w:rsidDel="00915AB6">
          <w:rPr>
            <w:rFonts w:eastAsiaTheme="minorEastAsia"/>
            <w:rPrChange w:id="720" w:author="Admin" w:date="2015-07-08T08:55:00Z">
              <w:rPr>
                <w:rFonts w:asciiTheme="minorHAnsi" w:eastAsiaTheme="minorEastAsia" w:hAnsiTheme="minorHAnsi" w:cstheme="minorBidi"/>
                <w:b w:val="0"/>
                <w:noProof/>
                <w:sz w:val="22"/>
                <w:szCs w:val="22"/>
              </w:rPr>
            </w:rPrChange>
          </w:rPr>
          <w:tab/>
        </w:r>
        <w:r w:rsidRPr="00EC1852" w:rsidDel="00915AB6">
          <w:rPr>
            <w:rPrChange w:id="721" w:author="Admin" w:date="2015-07-08T08:55:00Z">
              <w:rPr>
                <w:rStyle w:val="Hyperlink"/>
                <w:noProof/>
              </w:rPr>
            </w:rPrChange>
          </w:rPr>
          <w:delText>Planung / Struktur</w:delText>
        </w:r>
        <w:r w:rsidRPr="00EC1852" w:rsidDel="00915AB6">
          <w:rPr>
            <w:webHidden/>
            <w:rPrChange w:id="722" w:author="Admin" w:date="2015-07-08T08:55:00Z">
              <w:rPr>
                <w:noProof/>
                <w:webHidden/>
              </w:rPr>
            </w:rPrChange>
          </w:rPr>
          <w:tab/>
          <w:delText>10</w:delText>
        </w:r>
        <w:bookmarkStart w:id="723" w:name="_Toc424109350"/>
        <w:bookmarkEnd w:id="723"/>
      </w:del>
    </w:p>
    <w:p w14:paraId="6402BC98" w14:textId="77777777" w:rsidR="00487DC3" w:rsidRPr="00EC1852" w:rsidDel="00915AB6" w:rsidRDefault="00487DC3" w:rsidP="00EC1852">
      <w:pPr>
        <w:pStyle w:val="berschrift1"/>
        <w:rPr>
          <w:del w:id="724" w:author="Maximilian Schmitz" w:date="2015-06-17T19:42:00Z"/>
          <w:rFonts w:eastAsiaTheme="minorEastAsia"/>
          <w:rPrChange w:id="725" w:author="Admin" w:date="2015-07-08T08:55:00Z">
            <w:rPr>
              <w:del w:id="726" w:author="Maximilian Schmitz" w:date="2015-06-17T19:42:00Z"/>
              <w:rFonts w:asciiTheme="minorHAnsi" w:eastAsiaTheme="minorEastAsia" w:hAnsiTheme="minorHAnsi" w:cstheme="minorBidi"/>
              <w:noProof/>
              <w:sz w:val="22"/>
              <w:szCs w:val="22"/>
            </w:rPr>
          </w:rPrChange>
        </w:rPr>
        <w:pPrChange w:id="727" w:author="Admin" w:date="2015-07-08T08:55:00Z">
          <w:pPr>
            <w:pStyle w:val="Verzeichnis2"/>
            <w:tabs>
              <w:tab w:val="left" w:pos="720"/>
              <w:tab w:val="right" w:leader="dot" w:pos="9062"/>
            </w:tabs>
          </w:pPr>
        </w:pPrChange>
      </w:pPr>
      <w:del w:id="728" w:author="Maximilian Schmitz" w:date="2015-06-17T19:42:00Z">
        <w:r w:rsidRPr="00EC1852" w:rsidDel="00915AB6">
          <w:rPr>
            <w:rPrChange w:id="729" w:author="Admin" w:date="2015-07-08T08:55:00Z">
              <w:rPr>
                <w:rStyle w:val="Hyperlink"/>
                <w:noProof/>
              </w:rPr>
            </w:rPrChange>
          </w:rPr>
          <w:delText>4.1</w:delText>
        </w:r>
        <w:r w:rsidRPr="00EC1852" w:rsidDel="00915AB6">
          <w:rPr>
            <w:rFonts w:eastAsiaTheme="minorEastAsia"/>
            <w:rPrChange w:id="730" w:author="Admin" w:date="2015-07-08T08:55:00Z">
              <w:rPr>
                <w:rFonts w:asciiTheme="minorHAnsi" w:eastAsiaTheme="minorEastAsia" w:hAnsiTheme="minorHAnsi" w:cstheme="minorBidi"/>
                <w:noProof/>
                <w:sz w:val="22"/>
                <w:szCs w:val="22"/>
              </w:rPr>
            </w:rPrChange>
          </w:rPr>
          <w:tab/>
        </w:r>
        <w:r w:rsidRPr="00EC1852" w:rsidDel="00915AB6">
          <w:rPr>
            <w:rPrChange w:id="731" w:author="Admin" w:date="2015-07-08T08:55:00Z">
              <w:rPr>
                <w:rStyle w:val="Hyperlink"/>
                <w:noProof/>
              </w:rPr>
            </w:rPrChange>
          </w:rPr>
          <w:delText>Projektmanagement</w:delText>
        </w:r>
        <w:r w:rsidRPr="00EC1852" w:rsidDel="00915AB6">
          <w:rPr>
            <w:webHidden/>
            <w:rPrChange w:id="732" w:author="Admin" w:date="2015-07-08T08:55:00Z">
              <w:rPr>
                <w:noProof/>
                <w:webHidden/>
              </w:rPr>
            </w:rPrChange>
          </w:rPr>
          <w:tab/>
          <w:delText>10</w:delText>
        </w:r>
        <w:bookmarkStart w:id="733" w:name="_Toc424109351"/>
        <w:bookmarkEnd w:id="733"/>
      </w:del>
    </w:p>
    <w:p w14:paraId="5809FA3E" w14:textId="77777777" w:rsidR="00487DC3" w:rsidRPr="00EC1852" w:rsidDel="00915AB6" w:rsidRDefault="00487DC3" w:rsidP="00EC1852">
      <w:pPr>
        <w:pStyle w:val="berschrift1"/>
        <w:rPr>
          <w:del w:id="734" w:author="Maximilian Schmitz" w:date="2015-06-17T19:42:00Z"/>
          <w:rFonts w:eastAsiaTheme="minorEastAsia"/>
          <w:rPrChange w:id="735" w:author="Admin" w:date="2015-07-08T08:55:00Z">
            <w:rPr>
              <w:del w:id="736" w:author="Maximilian Schmitz" w:date="2015-06-17T19:42:00Z"/>
              <w:rFonts w:asciiTheme="minorHAnsi" w:eastAsiaTheme="minorEastAsia" w:hAnsiTheme="minorHAnsi" w:cstheme="minorBidi"/>
              <w:noProof/>
              <w:sz w:val="22"/>
              <w:szCs w:val="22"/>
            </w:rPr>
          </w:rPrChange>
        </w:rPr>
        <w:pPrChange w:id="737" w:author="Admin" w:date="2015-07-08T08:55:00Z">
          <w:pPr>
            <w:pStyle w:val="Verzeichnis2"/>
            <w:tabs>
              <w:tab w:val="left" w:pos="720"/>
              <w:tab w:val="right" w:leader="dot" w:pos="9062"/>
            </w:tabs>
          </w:pPr>
        </w:pPrChange>
      </w:pPr>
      <w:del w:id="738" w:author="Maximilian Schmitz" w:date="2015-06-17T19:42:00Z">
        <w:r w:rsidRPr="00EC1852" w:rsidDel="00915AB6">
          <w:rPr>
            <w:rPrChange w:id="739" w:author="Admin" w:date="2015-07-08T08:55:00Z">
              <w:rPr>
                <w:rStyle w:val="Hyperlink"/>
                <w:noProof/>
              </w:rPr>
            </w:rPrChange>
          </w:rPr>
          <w:delText>4.2</w:delText>
        </w:r>
        <w:r w:rsidRPr="00EC1852" w:rsidDel="00915AB6">
          <w:rPr>
            <w:rFonts w:eastAsiaTheme="minorEastAsia"/>
            <w:rPrChange w:id="740" w:author="Admin" w:date="2015-07-08T08:55:00Z">
              <w:rPr>
                <w:rFonts w:asciiTheme="minorHAnsi" w:eastAsiaTheme="minorEastAsia" w:hAnsiTheme="minorHAnsi" w:cstheme="minorBidi"/>
                <w:noProof/>
                <w:sz w:val="22"/>
                <w:szCs w:val="22"/>
              </w:rPr>
            </w:rPrChange>
          </w:rPr>
          <w:tab/>
        </w:r>
        <w:r w:rsidRPr="00EC1852" w:rsidDel="00915AB6">
          <w:rPr>
            <w:rPrChange w:id="741" w:author="Admin" w:date="2015-07-08T08:55:00Z">
              <w:rPr>
                <w:rStyle w:val="Hyperlink"/>
                <w:noProof/>
              </w:rPr>
            </w:rPrChange>
          </w:rPr>
          <w:delText>Analyse der Aufgabenstellung</w:delText>
        </w:r>
        <w:r w:rsidRPr="00EC1852" w:rsidDel="00915AB6">
          <w:rPr>
            <w:webHidden/>
            <w:rPrChange w:id="742" w:author="Admin" w:date="2015-07-08T08:55:00Z">
              <w:rPr>
                <w:noProof/>
                <w:webHidden/>
              </w:rPr>
            </w:rPrChange>
          </w:rPr>
          <w:tab/>
          <w:delText>10</w:delText>
        </w:r>
        <w:bookmarkStart w:id="743" w:name="_Toc424109352"/>
        <w:bookmarkEnd w:id="743"/>
      </w:del>
    </w:p>
    <w:p w14:paraId="11D2135D" w14:textId="77777777" w:rsidR="00487DC3" w:rsidRPr="00EC1852" w:rsidDel="00915AB6" w:rsidRDefault="00487DC3" w:rsidP="00EC1852">
      <w:pPr>
        <w:pStyle w:val="berschrift1"/>
        <w:rPr>
          <w:del w:id="744" w:author="Maximilian Schmitz" w:date="2015-06-17T19:42:00Z"/>
          <w:rFonts w:eastAsiaTheme="minorEastAsia"/>
          <w:rPrChange w:id="745" w:author="Admin" w:date="2015-07-08T08:55:00Z">
            <w:rPr>
              <w:del w:id="746" w:author="Maximilian Schmitz" w:date="2015-06-17T19:42:00Z"/>
              <w:rFonts w:asciiTheme="minorHAnsi" w:eastAsiaTheme="minorEastAsia" w:hAnsiTheme="minorHAnsi" w:cstheme="minorBidi"/>
              <w:noProof/>
              <w:sz w:val="22"/>
              <w:szCs w:val="22"/>
            </w:rPr>
          </w:rPrChange>
        </w:rPr>
        <w:pPrChange w:id="747" w:author="Admin" w:date="2015-07-08T08:55:00Z">
          <w:pPr>
            <w:pStyle w:val="Verzeichnis3"/>
            <w:tabs>
              <w:tab w:val="left" w:pos="1200"/>
              <w:tab w:val="right" w:leader="dot" w:pos="9062"/>
            </w:tabs>
          </w:pPr>
        </w:pPrChange>
      </w:pPr>
      <w:del w:id="748" w:author="Maximilian Schmitz" w:date="2015-06-17T19:42:00Z">
        <w:r w:rsidRPr="00EC1852" w:rsidDel="00915AB6">
          <w:rPr>
            <w:rPrChange w:id="749" w:author="Admin" w:date="2015-07-08T08:55:00Z">
              <w:rPr>
                <w:rStyle w:val="Hyperlink"/>
                <w:noProof/>
              </w:rPr>
            </w:rPrChange>
          </w:rPr>
          <w:delText>4.2.1</w:delText>
        </w:r>
        <w:r w:rsidRPr="00EC1852" w:rsidDel="00915AB6">
          <w:rPr>
            <w:rFonts w:eastAsiaTheme="minorEastAsia"/>
            <w:rPrChange w:id="750" w:author="Admin" w:date="2015-07-08T08:55:00Z">
              <w:rPr>
                <w:rFonts w:asciiTheme="minorHAnsi" w:eastAsiaTheme="minorEastAsia" w:hAnsiTheme="minorHAnsi" w:cstheme="minorBidi"/>
                <w:noProof/>
                <w:sz w:val="22"/>
                <w:szCs w:val="22"/>
              </w:rPr>
            </w:rPrChange>
          </w:rPr>
          <w:tab/>
        </w:r>
        <w:r w:rsidRPr="00EC1852" w:rsidDel="00915AB6">
          <w:rPr>
            <w:rPrChange w:id="751" w:author="Admin" w:date="2015-07-08T08:55:00Z">
              <w:rPr>
                <w:rStyle w:val="Hyperlink"/>
                <w:noProof/>
              </w:rPr>
            </w:rPrChange>
          </w:rPr>
          <w:delText>Muss-Kriterien</w:delText>
        </w:r>
        <w:r w:rsidRPr="00EC1852" w:rsidDel="00915AB6">
          <w:rPr>
            <w:webHidden/>
            <w:rPrChange w:id="752" w:author="Admin" w:date="2015-07-08T08:55:00Z">
              <w:rPr>
                <w:noProof/>
                <w:webHidden/>
              </w:rPr>
            </w:rPrChange>
          </w:rPr>
          <w:tab/>
          <w:delText>10</w:delText>
        </w:r>
        <w:bookmarkStart w:id="753" w:name="_Toc424109353"/>
        <w:bookmarkEnd w:id="753"/>
      </w:del>
    </w:p>
    <w:p w14:paraId="433D8D68" w14:textId="77777777" w:rsidR="00487DC3" w:rsidRPr="00EC1852" w:rsidDel="00915AB6" w:rsidRDefault="00487DC3" w:rsidP="00EC1852">
      <w:pPr>
        <w:pStyle w:val="berschrift1"/>
        <w:rPr>
          <w:del w:id="754" w:author="Maximilian Schmitz" w:date="2015-06-17T19:42:00Z"/>
          <w:rFonts w:eastAsiaTheme="minorEastAsia"/>
          <w:rPrChange w:id="755" w:author="Admin" w:date="2015-07-08T08:55:00Z">
            <w:rPr>
              <w:del w:id="756" w:author="Maximilian Schmitz" w:date="2015-06-17T19:42:00Z"/>
              <w:rFonts w:asciiTheme="minorHAnsi" w:eastAsiaTheme="minorEastAsia" w:hAnsiTheme="minorHAnsi" w:cstheme="minorBidi"/>
              <w:noProof/>
              <w:sz w:val="22"/>
              <w:szCs w:val="22"/>
            </w:rPr>
          </w:rPrChange>
        </w:rPr>
        <w:pPrChange w:id="757" w:author="Admin" w:date="2015-07-08T08:55:00Z">
          <w:pPr>
            <w:pStyle w:val="Verzeichnis3"/>
            <w:tabs>
              <w:tab w:val="left" w:pos="1200"/>
              <w:tab w:val="right" w:leader="dot" w:pos="9062"/>
            </w:tabs>
          </w:pPr>
        </w:pPrChange>
      </w:pPr>
      <w:del w:id="758" w:author="Maximilian Schmitz" w:date="2015-06-17T19:42:00Z">
        <w:r w:rsidRPr="00EC1852" w:rsidDel="00915AB6">
          <w:rPr>
            <w:rPrChange w:id="759" w:author="Admin" w:date="2015-07-08T08:55:00Z">
              <w:rPr>
                <w:rStyle w:val="Hyperlink"/>
                <w:noProof/>
              </w:rPr>
            </w:rPrChange>
          </w:rPr>
          <w:delText>4.2.2</w:delText>
        </w:r>
        <w:r w:rsidRPr="00EC1852" w:rsidDel="00915AB6">
          <w:rPr>
            <w:rFonts w:eastAsiaTheme="minorEastAsia"/>
            <w:rPrChange w:id="760" w:author="Admin" w:date="2015-07-08T08:55:00Z">
              <w:rPr>
                <w:rFonts w:asciiTheme="minorHAnsi" w:eastAsiaTheme="minorEastAsia" w:hAnsiTheme="minorHAnsi" w:cstheme="minorBidi"/>
                <w:noProof/>
                <w:sz w:val="22"/>
                <w:szCs w:val="22"/>
              </w:rPr>
            </w:rPrChange>
          </w:rPr>
          <w:tab/>
        </w:r>
        <w:r w:rsidRPr="00EC1852" w:rsidDel="00915AB6">
          <w:rPr>
            <w:rPrChange w:id="761" w:author="Admin" w:date="2015-07-08T08:55:00Z">
              <w:rPr>
                <w:rStyle w:val="Hyperlink"/>
                <w:noProof/>
              </w:rPr>
            </w:rPrChange>
          </w:rPr>
          <w:delText>Soll-Kriterien</w:delText>
        </w:r>
        <w:r w:rsidRPr="00EC1852" w:rsidDel="00915AB6">
          <w:rPr>
            <w:webHidden/>
            <w:rPrChange w:id="762" w:author="Admin" w:date="2015-07-08T08:55:00Z">
              <w:rPr>
                <w:noProof/>
                <w:webHidden/>
              </w:rPr>
            </w:rPrChange>
          </w:rPr>
          <w:tab/>
          <w:delText>11</w:delText>
        </w:r>
        <w:bookmarkStart w:id="763" w:name="_Toc424109354"/>
        <w:bookmarkEnd w:id="763"/>
      </w:del>
    </w:p>
    <w:p w14:paraId="2B66B895" w14:textId="77777777" w:rsidR="00487DC3" w:rsidRPr="00EC1852" w:rsidDel="00915AB6" w:rsidRDefault="00487DC3" w:rsidP="00EC1852">
      <w:pPr>
        <w:pStyle w:val="berschrift1"/>
        <w:rPr>
          <w:del w:id="764" w:author="Maximilian Schmitz" w:date="2015-06-17T19:42:00Z"/>
          <w:rFonts w:eastAsiaTheme="minorEastAsia"/>
          <w:rPrChange w:id="765" w:author="Admin" w:date="2015-07-08T08:55:00Z">
            <w:rPr>
              <w:del w:id="766" w:author="Maximilian Schmitz" w:date="2015-06-17T19:42:00Z"/>
              <w:rFonts w:asciiTheme="minorHAnsi" w:eastAsiaTheme="minorEastAsia" w:hAnsiTheme="minorHAnsi" w:cstheme="minorBidi"/>
              <w:noProof/>
              <w:sz w:val="22"/>
              <w:szCs w:val="22"/>
            </w:rPr>
          </w:rPrChange>
        </w:rPr>
        <w:pPrChange w:id="767" w:author="Admin" w:date="2015-07-08T08:55:00Z">
          <w:pPr>
            <w:pStyle w:val="Verzeichnis3"/>
            <w:tabs>
              <w:tab w:val="left" w:pos="1200"/>
              <w:tab w:val="right" w:leader="dot" w:pos="9062"/>
            </w:tabs>
          </w:pPr>
        </w:pPrChange>
      </w:pPr>
      <w:del w:id="768" w:author="Maximilian Schmitz" w:date="2015-06-17T19:42:00Z">
        <w:r w:rsidRPr="00EC1852" w:rsidDel="00915AB6">
          <w:rPr>
            <w:rPrChange w:id="769" w:author="Admin" w:date="2015-07-08T08:55:00Z">
              <w:rPr>
                <w:rStyle w:val="Hyperlink"/>
                <w:noProof/>
              </w:rPr>
            </w:rPrChange>
          </w:rPr>
          <w:delText>4.2.3</w:delText>
        </w:r>
        <w:r w:rsidRPr="00EC1852" w:rsidDel="00915AB6">
          <w:rPr>
            <w:rFonts w:eastAsiaTheme="minorEastAsia"/>
            <w:rPrChange w:id="770" w:author="Admin" w:date="2015-07-08T08:55:00Z">
              <w:rPr>
                <w:rFonts w:asciiTheme="minorHAnsi" w:eastAsiaTheme="minorEastAsia" w:hAnsiTheme="minorHAnsi" w:cstheme="minorBidi"/>
                <w:noProof/>
                <w:sz w:val="22"/>
                <w:szCs w:val="22"/>
              </w:rPr>
            </w:rPrChange>
          </w:rPr>
          <w:tab/>
        </w:r>
        <w:r w:rsidRPr="00EC1852" w:rsidDel="00915AB6">
          <w:rPr>
            <w:rPrChange w:id="771" w:author="Admin" w:date="2015-07-08T08:55:00Z">
              <w:rPr>
                <w:rStyle w:val="Hyperlink"/>
                <w:noProof/>
              </w:rPr>
            </w:rPrChange>
          </w:rPr>
          <w:delText>Kann-Kriterien</w:delText>
        </w:r>
        <w:r w:rsidRPr="00EC1852" w:rsidDel="00915AB6">
          <w:rPr>
            <w:webHidden/>
            <w:rPrChange w:id="772" w:author="Admin" w:date="2015-07-08T08:55:00Z">
              <w:rPr>
                <w:noProof/>
                <w:webHidden/>
              </w:rPr>
            </w:rPrChange>
          </w:rPr>
          <w:tab/>
          <w:delText>11</w:delText>
        </w:r>
        <w:bookmarkStart w:id="773" w:name="_Toc424109355"/>
        <w:bookmarkEnd w:id="773"/>
      </w:del>
    </w:p>
    <w:p w14:paraId="1EC3F1E4" w14:textId="77777777" w:rsidR="00487DC3" w:rsidRPr="00EC1852" w:rsidDel="00915AB6" w:rsidRDefault="00487DC3" w:rsidP="00EC1852">
      <w:pPr>
        <w:pStyle w:val="berschrift1"/>
        <w:rPr>
          <w:del w:id="774" w:author="Maximilian Schmitz" w:date="2015-06-17T19:42:00Z"/>
          <w:rFonts w:eastAsiaTheme="minorEastAsia"/>
          <w:rPrChange w:id="775" w:author="Admin" w:date="2015-07-08T08:55:00Z">
            <w:rPr>
              <w:del w:id="776" w:author="Maximilian Schmitz" w:date="2015-06-17T19:42:00Z"/>
              <w:rFonts w:asciiTheme="minorHAnsi" w:eastAsiaTheme="minorEastAsia" w:hAnsiTheme="minorHAnsi" w:cstheme="minorBidi"/>
              <w:noProof/>
              <w:sz w:val="22"/>
              <w:szCs w:val="22"/>
            </w:rPr>
          </w:rPrChange>
        </w:rPr>
        <w:pPrChange w:id="777" w:author="Admin" w:date="2015-07-08T08:55:00Z">
          <w:pPr>
            <w:pStyle w:val="Verzeichnis3"/>
            <w:tabs>
              <w:tab w:val="left" w:pos="1200"/>
              <w:tab w:val="right" w:leader="dot" w:pos="9062"/>
            </w:tabs>
          </w:pPr>
        </w:pPrChange>
      </w:pPr>
      <w:del w:id="778" w:author="Maximilian Schmitz" w:date="2015-06-17T19:42:00Z">
        <w:r w:rsidRPr="00EC1852" w:rsidDel="00915AB6">
          <w:rPr>
            <w:rPrChange w:id="779" w:author="Admin" w:date="2015-07-08T08:55:00Z">
              <w:rPr>
                <w:rStyle w:val="Hyperlink"/>
                <w:noProof/>
              </w:rPr>
            </w:rPrChange>
          </w:rPr>
          <w:delText>4.2.4</w:delText>
        </w:r>
        <w:r w:rsidRPr="00EC1852" w:rsidDel="00915AB6">
          <w:rPr>
            <w:rFonts w:eastAsiaTheme="minorEastAsia"/>
            <w:rPrChange w:id="780" w:author="Admin" w:date="2015-07-08T08:55:00Z">
              <w:rPr>
                <w:rFonts w:asciiTheme="minorHAnsi" w:eastAsiaTheme="minorEastAsia" w:hAnsiTheme="minorHAnsi" w:cstheme="minorBidi"/>
                <w:noProof/>
                <w:sz w:val="22"/>
                <w:szCs w:val="22"/>
              </w:rPr>
            </w:rPrChange>
          </w:rPr>
          <w:tab/>
        </w:r>
        <w:r w:rsidRPr="00EC1852" w:rsidDel="00915AB6">
          <w:rPr>
            <w:rPrChange w:id="781" w:author="Admin" w:date="2015-07-08T08:55:00Z">
              <w:rPr>
                <w:rStyle w:val="Hyperlink"/>
                <w:noProof/>
              </w:rPr>
            </w:rPrChange>
          </w:rPr>
          <w:delText>Analyse der Kriterien</w:delText>
        </w:r>
        <w:r w:rsidRPr="00EC1852" w:rsidDel="00915AB6">
          <w:rPr>
            <w:webHidden/>
            <w:rPrChange w:id="782" w:author="Admin" w:date="2015-07-08T08:55:00Z">
              <w:rPr>
                <w:noProof/>
                <w:webHidden/>
              </w:rPr>
            </w:rPrChange>
          </w:rPr>
          <w:tab/>
          <w:delText>11</w:delText>
        </w:r>
        <w:bookmarkStart w:id="783" w:name="_Toc424109356"/>
        <w:bookmarkEnd w:id="783"/>
      </w:del>
    </w:p>
    <w:p w14:paraId="5E236F6C" w14:textId="77777777" w:rsidR="00487DC3" w:rsidRPr="00EC1852" w:rsidDel="00915AB6" w:rsidRDefault="00487DC3" w:rsidP="00EC1852">
      <w:pPr>
        <w:pStyle w:val="berschrift1"/>
        <w:rPr>
          <w:del w:id="784" w:author="Maximilian Schmitz" w:date="2015-06-17T19:42:00Z"/>
          <w:rFonts w:eastAsiaTheme="minorEastAsia"/>
          <w:rPrChange w:id="785" w:author="Admin" w:date="2015-07-08T08:55:00Z">
            <w:rPr>
              <w:del w:id="786" w:author="Maximilian Schmitz" w:date="2015-06-17T19:42:00Z"/>
              <w:rFonts w:asciiTheme="minorHAnsi" w:eastAsiaTheme="minorEastAsia" w:hAnsiTheme="minorHAnsi" w:cstheme="minorBidi"/>
              <w:noProof/>
              <w:sz w:val="22"/>
              <w:szCs w:val="22"/>
            </w:rPr>
          </w:rPrChange>
        </w:rPr>
        <w:pPrChange w:id="787" w:author="Admin" w:date="2015-07-08T08:55:00Z">
          <w:pPr>
            <w:pStyle w:val="Verzeichnis2"/>
            <w:tabs>
              <w:tab w:val="left" w:pos="720"/>
              <w:tab w:val="right" w:leader="dot" w:pos="9062"/>
            </w:tabs>
          </w:pPr>
        </w:pPrChange>
      </w:pPr>
      <w:del w:id="788" w:author="Maximilian Schmitz" w:date="2015-06-17T19:42:00Z">
        <w:r w:rsidRPr="00EC1852" w:rsidDel="00915AB6">
          <w:rPr>
            <w:rPrChange w:id="789" w:author="Admin" w:date="2015-07-08T08:55:00Z">
              <w:rPr>
                <w:rStyle w:val="Hyperlink"/>
                <w:noProof/>
              </w:rPr>
            </w:rPrChange>
          </w:rPr>
          <w:delText>4.3</w:delText>
        </w:r>
        <w:r w:rsidRPr="00EC1852" w:rsidDel="00915AB6">
          <w:rPr>
            <w:rFonts w:eastAsiaTheme="minorEastAsia"/>
            <w:rPrChange w:id="790" w:author="Admin" w:date="2015-07-08T08:55:00Z">
              <w:rPr>
                <w:rFonts w:asciiTheme="minorHAnsi" w:eastAsiaTheme="minorEastAsia" w:hAnsiTheme="minorHAnsi" w:cstheme="minorBidi"/>
                <w:noProof/>
                <w:sz w:val="22"/>
                <w:szCs w:val="22"/>
              </w:rPr>
            </w:rPrChange>
          </w:rPr>
          <w:tab/>
        </w:r>
        <w:r w:rsidRPr="00EC1852" w:rsidDel="00915AB6">
          <w:rPr>
            <w:rPrChange w:id="791" w:author="Admin" w:date="2015-07-08T08:55:00Z">
              <w:rPr>
                <w:rStyle w:val="Hyperlink"/>
                <w:noProof/>
              </w:rPr>
            </w:rPrChange>
          </w:rPr>
          <w:delText>Architektur</w:delText>
        </w:r>
        <w:r w:rsidRPr="00EC1852" w:rsidDel="00915AB6">
          <w:rPr>
            <w:webHidden/>
            <w:rPrChange w:id="792" w:author="Admin" w:date="2015-07-08T08:55:00Z">
              <w:rPr>
                <w:noProof/>
                <w:webHidden/>
              </w:rPr>
            </w:rPrChange>
          </w:rPr>
          <w:tab/>
          <w:delText>12</w:delText>
        </w:r>
        <w:bookmarkStart w:id="793" w:name="_Toc424109357"/>
        <w:bookmarkEnd w:id="793"/>
      </w:del>
    </w:p>
    <w:p w14:paraId="107679E6" w14:textId="77777777" w:rsidR="00487DC3" w:rsidRPr="00EC1852" w:rsidDel="00915AB6" w:rsidRDefault="00487DC3" w:rsidP="00EC1852">
      <w:pPr>
        <w:pStyle w:val="berschrift1"/>
        <w:rPr>
          <w:del w:id="794" w:author="Maximilian Schmitz" w:date="2015-06-17T19:42:00Z"/>
          <w:rFonts w:eastAsiaTheme="minorEastAsia"/>
          <w:rPrChange w:id="795" w:author="Admin" w:date="2015-07-08T08:55:00Z">
            <w:rPr>
              <w:del w:id="796" w:author="Maximilian Schmitz" w:date="2015-06-17T19:42:00Z"/>
              <w:rFonts w:asciiTheme="minorHAnsi" w:eastAsiaTheme="minorEastAsia" w:hAnsiTheme="minorHAnsi" w:cstheme="minorBidi"/>
              <w:b w:val="0"/>
              <w:noProof/>
              <w:sz w:val="22"/>
              <w:szCs w:val="22"/>
            </w:rPr>
          </w:rPrChange>
        </w:rPr>
        <w:pPrChange w:id="797" w:author="Admin" w:date="2015-07-08T08:55:00Z">
          <w:pPr>
            <w:pStyle w:val="Verzeichnis1"/>
            <w:tabs>
              <w:tab w:val="left" w:pos="480"/>
              <w:tab w:val="right" w:leader="dot" w:pos="9062"/>
            </w:tabs>
          </w:pPr>
        </w:pPrChange>
      </w:pPr>
      <w:del w:id="798" w:author="Maximilian Schmitz" w:date="2015-06-17T19:42:00Z">
        <w:r w:rsidRPr="00EC1852" w:rsidDel="00915AB6">
          <w:rPr>
            <w:rPrChange w:id="799" w:author="Admin" w:date="2015-07-08T08:55:00Z">
              <w:rPr>
                <w:rStyle w:val="Hyperlink"/>
                <w:noProof/>
              </w:rPr>
            </w:rPrChange>
          </w:rPr>
          <w:delText>5</w:delText>
        </w:r>
        <w:r w:rsidRPr="00EC1852" w:rsidDel="00915AB6">
          <w:rPr>
            <w:rFonts w:eastAsiaTheme="minorEastAsia"/>
            <w:rPrChange w:id="800" w:author="Admin" w:date="2015-07-08T08:55:00Z">
              <w:rPr>
                <w:rFonts w:asciiTheme="minorHAnsi" w:eastAsiaTheme="minorEastAsia" w:hAnsiTheme="minorHAnsi" w:cstheme="minorBidi"/>
                <w:b w:val="0"/>
                <w:noProof/>
                <w:sz w:val="22"/>
                <w:szCs w:val="22"/>
              </w:rPr>
            </w:rPrChange>
          </w:rPr>
          <w:tab/>
        </w:r>
        <w:r w:rsidRPr="00EC1852" w:rsidDel="00915AB6">
          <w:rPr>
            <w:rPrChange w:id="801" w:author="Admin" w:date="2015-07-08T08:55:00Z">
              <w:rPr>
                <w:rStyle w:val="Hyperlink"/>
                <w:noProof/>
              </w:rPr>
            </w:rPrChange>
          </w:rPr>
          <w:delText>Umsetzung</w:delText>
        </w:r>
        <w:r w:rsidRPr="00EC1852" w:rsidDel="00915AB6">
          <w:rPr>
            <w:webHidden/>
            <w:rPrChange w:id="802" w:author="Admin" w:date="2015-07-08T08:55:00Z">
              <w:rPr>
                <w:noProof/>
                <w:webHidden/>
              </w:rPr>
            </w:rPrChange>
          </w:rPr>
          <w:tab/>
          <w:delText>14</w:delText>
        </w:r>
        <w:bookmarkStart w:id="803" w:name="_Toc424109358"/>
        <w:bookmarkEnd w:id="803"/>
      </w:del>
    </w:p>
    <w:p w14:paraId="2C2F231B" w14:textId="77777777" w:rsidR="00487DC3" w:rsidRPr="00EC1852" w:rsidDel="00915AB6" w:rsidRDefault="00487DC3" w:rsidP="00EC1852">
      <w:pPr>
        <w:pStyle w:val="berschrift1"/>
        <w:rPr>
          <w:del w:id="804" w:author="Maximilian Schmitz" w:date="2015-06-17T19:42:00Z"/>
          <w:rFonts w:eastAsiaTheme="minorEastAsia"/>
          <w:rPrChange w:id="805" w:author="Admin" w:date="2015-07-08T08:55:00Z">
            <w:rPr>
              <w:del w:id="806" w:author="Maximilian Schmitz" w:date="2015-06-17T19:42:00Z"/>
              <w:rFonts w:asciiTheme="minorHAnsi" w:eastAsiaTheme="minorEastAsia" w:hAnsiTheme="minorHAnsi" w:cstheme="minorBidi"/>
              <w:noProof/>
              <w:sz w:val="22"/>
              <w:szCs w:val="22"/>
            </w:rPr>
          </w:rPrChange>
        </w:rPr>
        <w:pPrChange w:id="807" w:author="Admin" w:date="2015-07-08T08:55:00Z">
          <w:pPr>
            <w:pStyle w:val="Verzeichnis2"/>
            <w:tabs>
              <w:tab w:val="left" w:pos="720"/>
              <w:tab w:val="right" w:leader="dot" w:pos="9062"/>
            </w:tabs>
          </w:pPr>
        </w:pPrChange>
      </w:pPr>
      <w:del w:id="808" w:author="Maximilian Schmitz" w:date="2015-06-17T19:42:00Z">
        <w:r w:rsidRPr="00EC1852" w:rsidDel="00915AB6">
          <w:rPr>
            <w:rPrChange w:id="809" w:author="Admin" w:date="2015-07-08T08:55:00Z">
              <w:rPr>
                <w:rStyle w:val="Hyperlink"/>
                <w:noProof/>
              </w:rPr>
            </w:rPrChange>
          </w:rPr>
          <w:delText>5.1</w:delText>
        </w:r>
        <w:r w:rsidRPr="00EC1852" w:rsidDel="00915AB6">
          <w:rPr>
            <w:rFonts w:eastAsiaTheme="minorEastAsia"/>
            <w:rPrChange w:id="810" w:author="Admin" w:date="2015-07-08T08:55:00Z">
              <w:rPr>
                <w:rFonts w:asciiTheme="minorHAnsi" w:eastAsiaTheme="minorEastAsia" w:hAnsiTheme="minorHAnsi" w:cstheme="minorBidi"/>
                <w:noProof/>
                <w:sz w:val="22"/>
                <w:szCs w:val="22"/>
              </w:rPr>
            </w:rPrChange>
          </w:rPr>
          <w:tab/>
        </w:r>
        <w:r w:rsidRPr="00EC1852" w:rsidDel="00915AB6">
          <w:rPr>
            <w:rPrChange w:id="811" w:author="Admin" w:date="2015-07-08T08:55:00Z">
              <w:rPr>
                <w:rStyle w:val="Hyperlink"/>
                <w:noProof/>
              </w:rPr>
            </w:rPrChange>
          </w:rPr>
          <w:delText>Umsetzung der Simulationsumgebung</w:delText>
        </w:r>
        <w:r w:rsidRPr="00EC1852" w:rsidDel="00915AB6">
          <w:rPr>
            <w:webHidden/>
            <w:rPrChange w:id="812" w:author="Admin" w:date="2015-07-08T08:55:00Z">
              <w:rPr>
                <w:noProof/>
                <w:webHidden/>
              </w:rPr>
            </w:rPrChange>
          </w:rPr>
          <w:tab/>
          <w:delText>14</w:delText>
        </w:r>
        <w:bookmarkStart w:id="813" w:name="_Toc424109359"/>
        <w:bookmarkEnd w:id="813"/>
      </w:del>
    </w:p>
    <w:p w14:paraId="27627F47" w14:textId="77777777" w:rsidR="00487DC3" w:rsidRPr="00EC1852" w:rsidDel="00915AB6" w:rsidRDefault="00487DC3" w:rsidP="00EC1852">
      <w:pPr>
        <w:pStyle w:val="berschrift1"/>
        <w:rPr>
          <w:del w:id="814" w:author="Maximilian Schmitz" w:date="2015-06-17T19:42:00Z"/>
          <w:rFonts w:eastAsiaTheme="minorEastAsia"/>
          <w:rPrChange w:id="815" w:author="Admin" w:date="2015-07-08T08:55:00Z">
            <w:rPr>
              <w:del w:id="816" w:author="Maximilian Schmitz" w:date="2015-06-17T19:42:00Z"/>
              <w:rFonts w:asciiTheme="minorHAnsi" w:eastAsiaTheme="minorEastAsia" w:hAnsiTheme="minorHAnsi" w:cstheme="minorBidi"/>
              <w:noProof/>
              <w:sz w:val="22"/>
              <w:szCs w:val="22"/>
            </w:rPr>
          </w:rPrChange>
        </w:rPr>
        <w:pPrChange w:id="817" w:author="Admin" w:date="2015-07-08T08:55:00Z">
          <w:pPr>
            <w:pStyle w:val="Verzeichnis3"/>
            <w:tabs>
              <w:tab w:val="left" w:pos="1200"/>
              <w:tab w:val="right" w:leader="dot" w:pos="9062"/>
            </w:tabs>
          </w:pPr>
        </w:pPrChange>
      </w:pPr>
      <w:del w:id="818" w:author="Maximilian Schmitz" w:date="2015-06-17T19:42:00Z">
        <w:r w:rsidRPr="00EC1852" w:rsidDel="00915AB6">
          <w:rPr>
            <w:rPrChange w:id="819" w:author="Admin" w:date="2015-07-08T08:55:00Z">
              <w:rPr>
                <w:rStyle w:val="Hyperlink"/>
                <w:noProof/>
              </w:rPr>
            </w:rPrChange>
          </w:rPr>
          <w:delText>5.1.1</w:delText>
        </w:r>
        <w:r w:rsidRPr="00EC1852" w:rsidDel="00915AB6">
          <w:rPr>
            <w:rFonts w:eastAsiaTheme="minorEastAsia"/>
            <w:rPrChange w:id="820" w:author="Admin" w:date="2015-07-08T08:55:00Z">
              <w:rPr>
                <w:rFonts w:asciiTheme="minorHAnsi" w:eastAsiaTheme="minorEastAsia" w:hAnsiTheme="minorHAnsi" w:cstheme="minorBidi"/>
                <w:noProof/>
                <w:sz w:val="22"/>
                <w:szCs w:val="22"/>
              </w:rPr>
            </w:rPrChange>
          </w:rPr>
          <w:tab/>
        </w:r>
        <w:r w:rsidRPr="00EC1852" w:rsidDel="00915AB6">
          <w:rPr>
            <w:rPrChange w:id="821" w:author="Admin" w:date="2015-07-08T08:55:00Z">
              <w:rPr>
                <w:rStyle w:val="Hyperlink"/>
                <w:noProof/>
              </w:rPr>
            </w:rPrChange>
          </w:rPr>
          <w:delText>Grundsätzliches</w:delText>
        </w:r>
        <w:r w:rsidRPr="00EC1852" w:rsidDel="00915AB6">
          <w:rPr>
            <w:webHidden/>
            <w:rPrChange w:id="822" w:author="Admin" w:date="2015-07-08T08:55:00Z">
              <w:rPr>
                <w:noProof/>
                <w:webHidden/>
              </w:rPr>
            </w:rPrChange>
          </w:rPr>
          <w:tab/>
          <w:delText>14</w:delText>
        </w:r>
        <w:bookmarkStart w:id="823" w:name="_Toc424109360"/>
        <w:bookmarkEnd w:id="823"/>
      </w:del>
    </w:p>
    <w:p w14:paraId="08B990AD" w14:textId="77777777" w:rsidR="00487DC3" w:rsidRPr="00EC1852" w:rsidDel="00915AB6" w:rsidRDefault="00487DC3" w:rsidP="00EC1852">
      <w:pPr>
        <w:pStyle w:val="berschrift1"/>
        <w:rPr>
          <w:del w:id="824" w:author="Maximilian Schmitz" w:date="2015-06-17T19:42:00Z"/>
          <w:rFonts w:eastAsiaTheme="minorEastAsia"/>
          <w:rPrChange w:id="825" w:author="Admin" w:date="2015-07-08T08:55:00Z">
            <w:rPr>
              <w:del w:id="826" w:author="Maximilian Schmitz" w:date="2015-06-17T19:42:00Z"/>
              <w:rFonts w:asciiTheme="minorHAnsi" w:eastAsiaTheme="minorEastAsia" w:hAnsiTheme="minorHAnsi" w:cstheme="minorBidi"/>
              <w:noProof/>
              <w:sz w:val="22"/>
              <w:szCs w:val="22"/>
            </w:rPr>
          </w:rPrChange>
        </w:rPr>
        <w:pPrChange w:id="827" w:author="Admin" w:date="2015-07-08T08:55:00Z">
          <w:pPr>
            <w:pStyle w:val="Verzeichnis3"/>
            <w:tabs>
              <w:tab w:val="left" w:pos="1200"/>
              <w:tab w:val="right" w:leader="dot" w:pos="9062"/>
            </w:tabs>
          </w:pPr>
        </w:pPrChange>
      </w:pPr>
      <w:del w:id="828" w:author="Maximilian Schmitz" w:date="2015-06-17T19:42:00Z">
        <w:r w:rsidRPr="00EC1852" w:rsidDel="00915AB6">
          <w:rPr>
            <w:rPrChange w:id="829" w:author="Admin" w:date="2015-07-08T08:55:00Z">
              <w:rPr>
                <w:rStyle w:val="Hyperlink"/>
                <w:noProof/>
              </w:rPr>
            </w:rPrChange>
          </w:rPr>
          <w:delText>5.1.2</w:delText>
        </w:r>
        <w:r w:rsidRPr="00EC1852" w:rsidDel="00915AB6">
          <w:rPr>
            <w:rFonts w:eastAsiaTheme="minorEastAsia"/>
            <w:rPrChange w:id="830" w:author="Admin" w:date="2015-07-08T08:55:00Z">
              <w:rPr>
                <w:rFonts w:asciiTheme="minorHAnsi" w:eastAsiaTheme="minorEastAsia" w:hAnsiTheme="minorHAnsi" w:cstheme="minorBidi"/>
                <w:noProof/>
                <w:sz w:val="22"/>
                <w:szCs w:val="22"/>
              </w:rPr>
            </w:rPrChange>
          </w:rPr>
          <w:tab/>
        </w:r>
        <w:r w:rsidRPr="00EC1852" w:rsidDel="00915AB6">
          <w:rPr>
            <w:rPrChange w:id="831" w:author="Admin" w:date="2015-07-08T08:55:00Z">
              <w:rPr>
                <w:rStyle w:val="Hyperlink"/>
                <w:noProof/>
              </w:rPr>
            </w:rPrChange>
          </w:rPr>
          <w:delText>Regelimplementierung</w:delText>
        </w:r>
        <w:r w:rsidRPr="00EC1852" w:rsidDel="00915AB6">
          <w:rPr>
            <w:webHidden/>
            <w:rPrChange w:id="832" w:author="Admin" w:date="2015-07-08T08:55:00Z">
              <w:rPr>
                <w:noProof/>
                <w:webHidden/>
              </w:rPr>
            </w:rPrChange>
          </w:rPr>
          <w:tab/>
          <w:delText>14</w:delText>
        </w:r>
        <w:bookmarkStart w:id="833" w:name="_Toc424109361"/>
        <w:bookmarkEnd w:id="833"/>
      </w:del>
    </w:p>
    <w:p w14:paraId="51EFF412" w14:textId="77777777" w:rsidR="00487DC3" w:rsidRPr="00EC1852" w:rsidDel="00915AB6" w:rsidRDefault="00487DC3" w:rsidP="00EC1852">
      <w:pPr>
        <w:pStyle w:val="berschrift1"/>
        <w:rPr>
          <w:del w:id="834" w:author="Maximilian Schmitz" w:date="2015-06-17T19:42:00Z"/>
          <w:rFonts w:eastAsiaTheme="minorEastAsia"/>
          <w:rPrChange w:id="835" w:author="Admin" w:date="2015-07-08T08:55:00Z">
            <w:rPr>
              <w:del w:id="836" w:author="Maximilian Schmitz" w:date="2015-06-17T19:42:00Z"/>
              <w:rFonts w:asciiTheme="minorHAnsi" w:eastAsiaTheme="minorEastAsia" w:hAnsiTheme="minorHAnsi" w:cstheme="minorBidi"/>
              <w:noProof/>
              <w:sz w:val="22"/>
              <w:szCs w:val="22"/>
            </w:rPr>
          </w:rPrChange>
        </w:rPr>
        <w:pPrChange w:id="837" w:author="Admin" w:date="2015-07-08T08:55:00Z">
          <w:pPr>
            <w:pStyle w:val="Verzeichnis3"/>
            <w:tabs>
              <w:tab w:val="left" w:pos="1200"/>
              <w:tab w:val="right" w:leader="dot" w:pos="9062"/>
            </w:tabs>
          </w:pPr>
        </w:pPrChange>
      </w:pPr>
      <w:del w:id="838" w:author="Maximilian Schmitz" w:date="2015-06-17T19:42:00Z">
        <w:r w:rsidRPr="00EC1852" w:rsidDel="00915AB6">
          <w:rPr>
            <w:rPrChange w:id="839" w:author="Admin" w:date="2015-07-08T08:55:00Z">
              <w:rPr>
                <w:rStyle w:val="Hyperlink"/>
                <w:noProof/>
              </w:rPr>
            </w:rPrChange>
          </w:rPr>
          <w:delText>5.1.3</w:delText>
        </w:r>
        <w:r w:rsidRPr="00EC1852" w:rsidDel="00915AB6">
          <w:rPr>
            <w:rFonts w:eastAsiaTheme="minorEastAsia"/>
            <w:rPrChange w:id="840" w:author="Admin" w:date="2015-07-08T08:55:00Z">
              <w:rPr>
                <w:rFonts w:asciiTheme="minorHAnsi" w:eastAsiaTheme="minorEastAsia" w:hAnsiTheme="minorHAnsi" w:cstheme="minorBidi"/>
                <w:noProof/>
                <w:sz w:val="22"/>
                <w:szCs w:val="22"/>
              </w:rPr>
            </w:rPrChange>
          </w:rPr>
          <w:tab/>
        </w:r>
        <w:r w:rsidRPr="00EC1852" w:rsidDel="00915AB6">
          <w:rPr>
            <w:rPrChange w:id="841" w:author="Admin" w:date="2015-07-08T08:55:00Z">
              <w:rPr>
                <w:rStyle w:val="Hyperlink"/>
                <w:noProof/>
              </w:rPr>
            </w:rPrChange>
          </w:rPr>
          <w:delText>Scripschnittstelle</w:delText>
        </w:r>
        <w:r w:rsidRPr="00EC1852" w:rsidDel="00915AB6">
          <w:rPr>
            <w:webHidden/>
            <w:rPrChange w:id="842" w:author="Admin" w:date="2015-07-08T08:55:00Z">
              <w:rPr>
                <w:noProof/>
                <w:webHidden/>
              </w:rPr>
            </w:rPrChange>
          </w:rPr>
          <w:tab/>
          <w:delText>14</w:delText>
        </w:r>
        <w:bookmarkStart w:id="843" w:name="_Toc424109362"/>
        <w:bookmarkEnd w:id="843"/>
      </w:del>
    </w:p>
    <w:p w14:paraId="7D732B5B" w14:textId="77777777" w:rsidR="00487DC3" w:rsidRPr="00EC1852" w:rsidDel="00915AB6" w:rsidRDefault="00487DC3" w:rsidP="00EC1852">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noProof/>
              <w:sz w:val="22"/>
              <w:szCs w:val="22"/>
            </w:rPr>
          </w:rPrChange>
        </w:rPr>
        <w:pPrChange w:id="847" w:author="Admin" w:date="2015-07-08T08:55:00Z">
          <w:pPr>
            <w:pStyle w:val="Verzeichnis2"/>
            <w:tabs>
              <w:tab w:val="left" w:pos="720"/>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5.2</w:delText>
        </w:r>
        <w:r w:rsidRPr="00EC1852" w:rsidDel="00915AB6">
          <w:rPr>
            <w:rFonts w:eastAsiaTheme="minorEastAsia"/>
            <w:rPrChange w:id="850" w:author="Admin" w:date="2015-07-08T08:55:00Z">
              <w:rPr>
                <w:rFonts w:asciiTheme="minorHAnsi" w:eastAsiaTheme="minorEastAsia" w:hAnsiTheme="minorHAnsi" w:cstheme="minorBidi"/>
                <w:noProof/>
                <w:sz w:val="22"/>
                <w:szCs w:val="22"/>
              </w:rPr>
            </w:rPrChange>
          </w:rPr>
          <w:tab/>
        </w:r>
        <w:r w:rsidRPr="00EC1852" w:rsidDel="00915AB6">
          <w:rPr>
            <w:rPrChange w:id="851" w:author="Admin" w:date="2015-07-08T08:55:00Z">
              <w:rPr>
                <w:rStyle w:val="Hyperlink"/>
                <w:noProof/>
              </w:rPr>
            </w:rPrChange>
          </w:rPr>
          <w:delText>Entwicklung der künstlichen Intelligenz</w:delText>
        </w:r>
        <w:r w:rsidRPr="00EC1852" w:rsidDel="00915AB6">
          <w:rPr>
            <w:webHidden/>
            <w:rPrChange w:id="852" w:author="Admin" w:date="2015-07-08T08:55:00Z">
              <w:rPr>
                <w:noProof/>
                <w:webHidden/>
              </w:rPr>
            </w:rPrChange>
          </w:rPr>
          <w:tab/>
          <w:delText>14</w:delText>
        </w:r>
        <w:bookmarkStart w:id="853" w:name="_Toc424109363"/>
        <w:bookmarkEnd w:id="853"/>
      </w:del>
    </w:p>
    <w:p w14:paraId="46533393" w14:textId="77777777" w:rsidR="00487DC3" w:rsidRPr="00EC1852" w:rsidDel="00915AB6" w:rsidRDefault="00487DC3" w:rsidP="00EC1852">
      <w:pPr>
        <w:pStyle w:val="berschrift1"/>
        <w:rPr>
          <w:del w:id="854" w:author="Maximilian Schmitz" w:date="2015-06-17T19:42:00Z"/>
          <w:rFonts w:eastAsiaTheme="minorEastAsia"/>
          <w:rPrChange w:id="855" w:author="Admin" w:date="2015-07-08T08:55:00Z">
            <w:rPr>
              <w:del w:id="856" w:author="Maximilian Schmitz" w:date="2015-06-17T19:42:00Z"/>
              <w:rFonts w:asciiTheme="minorHAnsi" w:eastAsiaTheme="minorEastAsia" w:hAnsiTheme="minorHAnsi" w:cstheme="minorBidi"/>
              <w:b w:val="0"/>
              <w:noProof/>
              <w:sz w:val="22"/>
              <w:szCs w:val="22"/>
            </w:rPr>
          </w:rPrChange>
        </w:rPr>
        <w:pPrChange w:id="857" w:author="Admin" w:date="2015-07-08T08:55:00Z">
          <w:pPr>
            <w:pStyle w:val="Verzeichnis1"/>
            <w:tabs>
              <w:tab w:val="left" w:pos="480"/>
              <w:tab w:val="right" w:leader="dot" w:pos="9062"/>
            </w:tabs>
          </w:pPr>
        </w:pPrChange>
      </w:pPr>
      <w:del w:id="858" w:author="Maximilian Schmitz" w:date="2015-06-17T19:42:00Z">
        <w:r w:rsidRPr="00EC1852" w:rsidDel="00915AB6">
          <w:rPr>
            <w:rPrChange w:id="859" w:author="Admin" w:date="2015-07-08T08:55:00Z">
              <w:rPr>
                <w:rStyle w:val="Hyperlink"/>
                <w:noProof/>
              </w:rPr>
            </w:rPrChange>
          </w:rPr>
          <w:delText>6</w:delText>
        </w:r>
        <w:r w:rsidRPr="00EC1852" w:rsidDel="00915AB6">
          <w:rPr>
            <w:rFonts w:eastAsiaTheme="minorEastAsia"/>
            <w:rPrChange w:id="860" w:author="Admin" w:date="2015-07-08T08:55:00Z">
              <w:rPr>
                <w:rFonts w:asciiTheme="minorHAnsi" w:eastAsiaTheme="minorEastAsia" w:hAnsiTheme="minorHAnsi" w:cstheme="minorBidi"/>
                <w:b w:val="0"/>
                <w:noProof/>
                <w:sz w:val="22"/>
                <w:szCs w:val="22"/>
              </w:rPr>
            </w:rPrChange>
          </w:rPr>
          <w:tab/>
        </w:r>
        <w:r w:rsidRPr="00EC1852" w:rsidDel="00915AB6">
          <w:rPr>
            <w:rPrChange w:id="861" w:author="Admin" w:date="2015-07-08T08:55:00Z">
              <w:rPr>
                <w:rStyle w:val="Hyperlink"/>
                <w:noProof/>
              </w:rPr>
            </w:rPrChange>
          </w:rPr>
          <w:delText>Ausblick</w:delText>
        </w:r>
        <w:r w:rsidRPr="00EC1852" w:rsidDel="00915AB6">
          <w:rPr>
            <w:webHidden/>
            <w:rPrChange w:id="862" w:author="Admin" w:date="2015-07-08T08:55:00Z">
              <w:rPr>
                <w:noProof/>
                <w:webHidden/>
              </w:rPr>
            </w:rPrChange>
          </w:rPr>
          <w:tab/>
          <w:delText>15</w:delText>
        </w:r>
        <w:bookmarkStart w:id="863" w:name="_Toc424109364"/>
        <w:bookmarkEnd w:id="863"/>
      </w:del>
    </w:p>
    <w:p w14:paraId="00EE6F70" w14:textId="77777777" w:rsidR="00487DC3" w:rsidRPr="00EC1852" w:rsidDel="00915AB6" w:rsidRDefault="00487DC3" w:rsidP="00EC1852">
      <w:pPr>
        <w:pStyle w:val="berschrift1"/>
        <w:rPr>
          <w:del w:id="864" w:author="Maximilian Schmitz" w:date="2015-06-17T19:42:00Z"/>
          <w:rFonts w:eastAsiaTheme="minorEastAsia"/>
          <w:rPrChange w:id="865" w:author="Admin" w:date="2015-07-08T08:55:00Z">
            <w:rPr>
              <w:del w:id="866" w:author="Maximilian Schmitz" w:date="2015-06-17T19:42:00Z"/>
              <w:rFonts w:asciiTheme="minorHAnsi" w:eastAsiaTheme="minorEastAsia" w:hAnsiTheme="minorHAnsi" w:cstheme="minorBidi"/>
              <w:b w:val="0"/>
              <w:noProof/>
              <w:sz w:val="22"/>
              <w:szCs w:val="22"/>
            </w:rPr>
          </w:rPrChange>
        </w:rPr>
        <w:pPrChange w:id="867" w:author="Admin" w:date="2015-07-08T08:55:00Z">
          <w:pPr>
            <w:pStyle w:val="Verzeichnis1"/>
            <w:tabs>
              <w:tab w:val="left" w:pos="480"/>
              <w:tab w:val="right" w:leader="dot" w:pos="9062"/>
            </w:tabs>
          </w:pPr>
        </w:pPrChange>
      </w:pPr>
      <w:del w:id="868" w:author="Maximilian Schmitz" w:date="2015-06-17T19:42:00Z">
        <w:r w:rsidRPr="00EC1852" w:rsidDel="00915AB6">
          <w:rPr>
            <w:rPrChange w:id="869" w:author="Admin" w:date="2015-07-08T08:55:00Z">
              <w:rPr>
                <w:rStyle w:val="Hyperlink"/>
                <w:noProof/>
              </w:rPr>
            </w:rPrChange>
          </w:rPr>
          <w:delText>7</w:delText>
        </w:r>
        <w:r w:rsidRPr="00EC1852" w:rsidDel="00915AB6">
          <w:rPr>
            <w:rFonts w:eastAsiaTheme="minorEastAsia"/>
            <w:rPrChange w:id="870" w:author="Admin" w:date="2015-07-08T08:55:00Z">
              <w:rPr>
                <w:rFonts w:asciiTheme="minorHAnsi" w:eastAsiaTheme="minorEastAsia" w:hAnsiTheme="minorHAnsi" w:cstheme="minorBidi"/>
                <w:b w:val="0"/>
                <w:noProof/>
                <w:sz w:val="22"/>
                <w:szCs w:val="22"/>
              </w:rPr>
            </w:rPrChange>
          </w:rPr>
          <w:tab/>
        </w:r>
        <w:r w:rsidRPr="00EC1852" w:rsidDel="00915AB6">
          <w:rPr>
            <w:rPrChange w:id="871" w:author="Admin" w:date="2015-07-08T08:55:00Z">
              <w:rPr>
                <w:rStyle w:val="Hyperlink"/>
                <w:noProof/>
              </w:rPr>
            </w:rPrChange>
          </w:rPr>
          <w:delText>Fazit</w:delText>
        </w:r>
        <w:r w:rsidRPr="00EC1852" w:rsidDel="00915AB6">
          <w:rPr>
            <w:webHidden/>
            <w:rPrChange w:id="872" w:author="Admin" w:date="2015-07-08T08:55:00Z">
              <w:rPr>
                <w:noProof/>
                <w:webHidden/>
              </w:rPr>
            </w:rPrChange>
          </w:rPr>
          <w:tab/>
          <w:delText>16</w:delText>
        </w:r>
        <w:bookmarkStart w:id="873" w:name="_Toc424109365"/>
        <w:bookmarkEnd w:id="873"/>
      </w:del>
    </w:p>
    <w:p w14:paraId="5635D7C7" w14:textId="77777777" w:rsidR="00487DC3" w:rsidRPr="00EC1852" w:rsidDel="00915AB6" w:rsidRDefault="00487DC3" w:rsidP="00EC1852">
      <w:pPr>
        <w:pStyle w:val="berschrift1"/>
        <w:rPr>
          <w:del w:id="874" w:author="Maximilian Schmitz" w:date="2015-06-17T19:42:00Z"/>
          <w:rFonts w:eastAsiaTheme="minorEastAsia"/>
          <w:rPrChange w:id="875" w:author="Admin" w:date="2015-07-08T08:55:00Z">
            <w:rPr>
              <w:del w:id="876" w:author="Maximilian Schmitz" w:date="2015-06-17T19:42:00Z"/>
              <w:rFonts w:asciiTheme="minorHAnsi" w:eastAsiaTheme="minorEastAsia" w:hAnsiTheme="minorHAnsi" w:cstheme="minorBidi"/>
              <w:b w:val="0"/>
              <w:noProof/>
              <w:sz w:val="22"/>
              <w:szCs w:val="22"/>
            </w:rPr>
          </w:rPrChange>
        </w:rPr>
        <w:pPrChange w:id="877" w:author="Admin" w:date="2015-07-08T08:55:00Z">
          <w:pPr>
            <w:pStyle w:val="Verzeichnis1"/>
            <w:tabs>
              <w:tab w:val="right" w:leader="dot" w:pos="9062"/>
            </w:tabs>
          </w:pPr>
        </w:pPrChange>
      </w:pPr>
      <w:del w:id="878" w:author="Maximilian Schmitz" w:date="2015-06-17T19:42:00Z">
        <w:r w:rsidRPr="00EC1852" w:rsidDel="00915AB6">
          <w:rPr>
            <w:rPrChange w:id="879" w:author="Admin" w:date="2015-07-08T08:55:00Z">
              <w:rPr>
                <w:rStyle w:val="Hyperlink"/>
                <w:noProof/>
              </w:rPr>
            </w:rPrChange>
          </w:rPr>
          <w:delText>Literaturverzeichnis</w:delText>
        </w:r>
        <w:r w:rsidR="006201A2" w:rsidRPr="00EC1852" w:rsidDel="00915AB6">
          <w:rPr>
            <w:rPrChange w:id="880" w:author="Admin" w:date="2015-07-08T08:55:00Z">
              <w:rPr>
                <w:rStyle w:val="Hyperlink"/>
                <w:noProof/>
              </w:rPr>
            </w:rPrChange>
          </w:rPr>
          <w:delText xml:space="preserve"> (Grundlagenliteratur)</w:delText>
        </w:r>
        <w:r w:rsidRPr="00EC1852" w:rsidDel="00915AB6">
          <w:rPr>
            <w:webHidden/>
            <w:rPrChange w:id="881" w:author="Admin" w:date="2015-07-08T08:55:00Z">
              <w:rPr>
                <w:noProof/>
                <w:webHidden/>
              </w:rPr>
            </w:rPrChange>
          </w:rPr>
          <w:tab/>
          <w:delText>I</w:delText>
        </w:r>
        <w:bookmarkStart w:id="882" w:name="_Toc424109366"/>
        <w:bookmarkEnd w:id="882"/>
      </w:del>
    </w:p>
    <w:p w14:paraId="6AA3E10E" w14:textId="77777777" w:rsidR="00487DC3" w:rsidRPr="00EC1852" w:rsidDel="00915AB6" w:rsidRDefault="00487DC3" w:rsidP="00EC1852">
      <w:pPr>
        <w:pStyle w:val="berschrift1"/>
        <w:rPr>
          <w:del w:id="883" w:author="Maximilian Schmitz" w:date="2015-06-17T19:42:00Z"/>
          <w:rFonts w:eastAsiaTheme="minorEastAsia"/>
          <w:rPrChange w:id="884" w:author="Admin" w:date="2015-07-08T08:55:00Z">
            <w:rPr>
              <w:del w:id="885" w:author="Maximilian Schmitz" w:date="2015-06-17T19:42:00Z"/>
              <w:rFonts w:asciiTheme="minorHAnsi" w:eastAsiaTheme="minorEastAsia" w:hAnsiTheme="minorHAnsi" w:cstheme="minorBidi"/>
              <w:b w:val="0"/>
              <w:noProof/>
              <w:sz w:val="22"/>
              <w:szCs w:val="22"/>
            </w:rPr>
          </w:rPrChange>
        </w:rPr>
        <w:pPrChange w:id="886" w:author="Admin" w:date="2015-07-08T08:55:00Z">
          <w:pPr>
            <w:pStyle w:val="Verzeichnis1"/>
            <w:tabs>
              <w:tab w:val="right" w:leader="dot" w:pos="9062"/>
            </w:tabs>
          </w:pPr>
        </w:pPrChange>
      </w:pPr>
      <w:del w:id="887" w:author="Maximilian Schmitz" w:date="2015-06-17T19:42:00Z">
        <w:r w:rsidRPr="00EC1852" w:rsidDel="00915AB6">
          <w:rPr>
            <w:rPrChange w:id="888" w:author="Admin" w:date="2015-07-08T08:55:00Z">
              <w:rPr>
                <w:rStyle w:val="Hyperlink"/>
                <w:noProof/>
              </w:rPr>
            </w:rPrChange>
          </w:rPr>
          <w:delText>Abbildungsverzeichnis</w:delText>
        </w:r>
        <w:r w:rsidRPr="00EC1852" w:rsidDel="00915AB6">
          <w:rPr>
            <w:webHidden/>
            <w:rPrChange w:id="889" w:author="Admin" w:date="2015-07-08T08:55:00Z">
              <w:rPr>
                <w:noProof/>
                <w:webHidden/>
              </w:rPr>
            </w:rPrChange>
          </w:rPr>
          <w:tab/>
          <w:delText>II</w:delText>
        </w:r>
        <w:bookmarkStart w:id="890" w:name="_Toc424109367"/>
        <w:bookmarkEnd w:id="890"/>
      </w:del>
    </w:p>
    <w:p w14:paraId="2BFDD3BE" w14:textId="77777777" w:rsidR="00487DC3" w:rsidRPr="00EC1852" w:rsidDel="00915AB6" w:rsidRDefault="00487DC3" w:rsidP="00EC1852">
      <w:pPr>
        <w:pStyle w:val="berschrift1"/>
        <w:rPr>
          <w:del w:id="891" w:author="Maximilian Schmitz" w:date="2015-06-17T19:42:00Z"/>
          <w:rFonts w:eastAsiaTheme="minorEastAsia"/>
          <w:rPrChange w:id="892" w:author="Admin" w:date="2015-07-08T08:55:00Z">
            <w:rPr>
              <w:del w:id="893" w:author="Maximilian Schmitz" w:date="2015-06-17T19:42:00Z"/>
              <w:rFonts w:asciiTheme="minorHAnsi" w:eastAsiaTheme="minorEastAsia" w:hAnsiTheme="minorHAnsi" w:cstheme="minorBidi"/>
              <w:b w:val="0"/>
              <w:noProof/>
              <w:sz w:val="22"/>
              <w:szCs w:val="22"/>
            </w:rPr>
          </w:rPrChange>
        </w:rPr>
        <w:pPrChange w:id="894" w:author="Admin" w:date="2015-07-08T08:55:00Z">
          <w:pPr>
            <w:pStyle w:val="Verzeichnis1"/>
            <w:tabs>
              <w:tab w:val="right" w:leader="dot" w:pos="9062"/>
            </w:tabs>
          </w:pPr>
        </w:pPrChange>
      </w:pPr>
      <w:del w:id="895" w:author="Maximilian Schmitz" w:date="2015-06-17T19:42:00Z">
        <w:r w:rsidRPr="00EC1852" w:rsidDel="00915AB6">
          <w:rPr>
            <w:rPrChange w:id="896" w:author="Admin" w:date="2015-07-08T08:55:00Z">
              <w:rPr>
                <w:rStyle w:val="Hyperlink"/>
                <w:noProof/>
              </w:rPr>
            </w:rPrChange>
          </w:rPr>
          <w:delText>Abkürzungsverzeichnis</w:delText>
        </w:r>
        <w:r w:rsidRPr="00EC1852" w:rsidDel="00915AB6">
          <w:rPr>
            <w:webHidden/>
            <w:rPrChange w:id="897" w:author="Admin" w:date="2015-07-08T08:55:00Z">
              <w:rPr>
                <w:noProof/>
                <w:webHidden/>
              </w:rPr>
            </w:rPrChange>
          </w:rPr>
          <w:tab/>
          <w:delText>III</w:delText>
        </w:r>
        <w:bookmarkStart w:id="898" w:name="_Toc424109368"/>
        <w:bookmarkEnd w:id="898"/>
      </w:del>
    </w:p>
    <w:p w14:paraId="43B0EAF4" w14:textId="77777777" w:rsidR="00487DC3" w:rsidRPr="00EC1852" w:rsidDel="00915AB6" w:rsidRDefault="00487DC3" w:rsidP="00EC1852">
      <w:pPr>
        <w:pStyle w:val="berschrift1"/>
        <w:rPr>
          <w:del w:id="899" w:author="Maximilian Schmitz" w:date="2015-06-17T19:42:00Z"/>
          <w:rFonts w:eastAsiaTheme="minorEastAsia"/>
          <w:rPrChange w:id="900" w:author="Admin" w:date="2015-07-08T08:55:00Z">
            <w:rPr>
              <w:del w:id="901" w:author="Maximilian Schmitz" w:date="2015-06-17T19:42:00Z"/>
              <w:rFonts w:asciiTheme="minorHAnsi" w:eastAsiaTheme="minorEastAsia" w:hAnsiTheme="minorHAnsi" w:cstheme="minorBidi"/>
              <w:b w:val="0"/>
              <w:noProof/>
              <w:sz w:val="22"/>
              <w:szCs w:val="22"/>
            </w:rPr>
          </w:rPrChange>
        </w:rPr>
        <w:pPrChange w:id="902" w:author="Admin" w:date="2015-07-08T08:55:00Z">
          <w:pPr>
            <w:pStyle w:val="Verzeichnis1"/>
            <w:tabs>
              <w:tab w:val="right" w:leader="dot" w:pos="9062"/>
            </w:tabs>
          </w:pPr>
        </w:pPrChange>
      </w:pPr>
      <w:del w:id="903" w:author="Maximilian Schmitz" w:date="2015-06-17T19:42:00Z">
        <w:r w:rsidRPr="00EC1852" w:rsidDel="00915AB6">
          <w:rPr>
            <w:rPrChange w:id="904" w:author="Admin" w:date="2015-07-08T08:55:00Z">
              <w:rPr>
                <w:rStyle w:val="Hyperlink"/>
                <w:noProof/>
              </w:rPr>
            </w:rPrChange>
          </w:rPr>
          <w:delText>Glossar</w:delText>
        </w:r>
        <w:r w:rsidRPr="00EC1852" w:rsidDel="00915AB6">
          <w:rPr>
            <w:webHidden/>
            <w:rPrChange w:id="905" w:author="Admin" w:date="2015-07-08T08:55:00Z">
              <w:rPr>
                <w:noProof/>
                <w:webHidden/>
              </w:rPr>
            </w:rPrChange>
          </w:rPr>
          <w:tab/>
          <w:delText>IV</w:delText>
        </w:r>
        <w:bookmarkStart w:id="906" w:name="_Toc424109369"/>
        <w:bookmarkEnd w:id="906"/>
      </w:del>
    </w:p>
    <w:p w14:paraId="75325EB1" w14:textId="2D3ED83D" w:rsidR="00683BB8" w:rsidRPr="00EC1852" w:rsidDel="00D421B5" w:rsidRDefault="008B6A1C" w:rsidP="00EC1852">
      <w:pPr>
        <w:pStyle w:val="berschrift1"/>
        <w:rPr>
          <w:del w:id="907" w:author="Maximilian Schmitz" w:date="2015-07-06T18:12:00Z"/>
          <w:rPrChange w:id="908" w:author="Admin" w:date="2015-07-08T08:55:00Z">
            <w:rPr>
              <w:del w:id="909" w:author="Maximilian Schmitz" w:date="2015-07-06T18:12:00Z"/>
              <w:rFonts w:ascii="Arial" w:hAnsi="Arial" w:cs="Arial"/>
              <w:bCs w:val="0"/>
              <w:kern w:val="28"/>
              <w:sz w:val="32"/>
            </w:rPr>
          </w:rPrChange>
        </w:rPr>
        <w:sectPr w:rsidR="00683BB8" w:rsidRPr="00EC1852"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910" w:author="Admin" w:date="2015-07-08T08:55:00Z">
          <w:pPr>
            <w:pStyle w:val="Verzeichnis1"/>
            <w:tabs>
              <w:tab w:val="right" w:leader="dot" w:pos="9062"/>
            </w:tabs>
          </w:pPr>
        </w:pPrChange>
      </w:pPr>
      <w:del w:id="911" w:author="Maximilian Schmitz" w:date="2015-07-06T18:12:00Z">
        <w:r w:rsidRPr="00EC1852" w:rsidDel="00D421B5">
          <w:rPr>
            <w:rPrChange w:id="912" w:author="Admin" w:date="2015-07-08T08:55:00Z">
              <w:rPr>
                <w:rFonts w:cs="Arial"/>
                <w:bCs w:val="0"/>
                <w:kern w:val="28"/>
                <w:sz w:val="32"/>
              </w:rPr>
            </w:rPrChange>
          </w:rPr>
          <w:fldChar w:fldCharType="end"/>
        </w:r>
        <w:bookmarkStart w:id="913" w:name="_Toc424109370"/>
        <w:bookmarkEnd w:id="913"/>
      </w:del>
    </w:p>
    <w:p w14:paraId="28679427" w14:textId="4671737F" w:rsidR="00683BB8" w:rsidRPr="00EC1852" w:rsidDel="00D421B5" w:rsidRDefault="00683BB8" w:rsidP="00EC1852">
      <w:pPr>
        <w:pStyle w:val="berschrift1"/>
        <w:rPr>
          <w:del w:id="914" w:author="Maximilian Schmitz" w:date="2015-07-06T18:12:00Z"/>
          <w:rPrChange w:id="915" w:author="Admin" w:date="2015-07-08T08:55:00Z">
            <w:rPr>
              <w:del w:id="916" w:author="Maximilian Schmitz" w:date="2015-07-06T18:12:00Z"/>
            </w:rPr>
          </w:rPrChange>
        </w:rPr>
        <w:pPrChange w:id="917" w:author="Admin" w:date="2015-07-08T08:55:00Z">
          <w:pPr/>
        </w:pPrChange>
      </w:pPr>
      <w:bookmarkStart w:id="918" w:name="_Toc424109371"/>
      <w:bookmarkEnd w:id="918"/>
    </w:p>
    <w:p w14:paraId="28AB6CB8" w14:textId="77777777" w:rsidR="000D5298" w:rsidRPr="00EC1852" w:rsidRDefault="00BE23E9" w:rsidP="00EC1852">
      <w:pPr>
        <w:pStyle w:val="berschrift1"/>
        <w:rPr>
          <w:rPrChange w:id="919" w:author="Admin" w:date="2015-07-08T08:55:00Z">
            <w:rPr/>
          </w:rPrChange>
        </w:rPr>
        <w:pPrChange w:id="920" w:author="Admin" w:date="2015-07-08T08:55:00Z">
          <w:pPr>
            <w:pStyle w:val="berschrift1"/>
            <w:numPr>
              <w:numId w:val="17"/>
            </w:numPr>
          </w:pPr>
        </w:pPrChange>
      </w:pPr>
      <w:bookmarkStart w:id="921" w:name="_Toc424109372"/>
      <w:r w:rsidRPr="00EC1852">
        <w:rPr>
          <w:rPrChange w:id="922" w:author="Admin" w:date="2015-07-08T08:55:00Z">
            <w:rPr/>
          </w:rPrChange>
        </w:rPr>
        <w:t>Einleitung</w:t>
      </w:r>
      <w:bookmarkEnd w:id="921"/>
    </w:p>
    <w:p w14:paraId="53768C6F" w14:textId="70DBBA13" w:rsidR="00945897" w:rsidRDefault="00945897" w:rsidP="00945897">
      <w:r>
        <w:t xml:space="preserve">Simulationen wie die </w:t>
      </w:r>
      <w:proofErr w:type="spellStart"/>
      <w:r>
        <w:t>Robo</w:t>
      </w:r>
      <w:ins w:id="923" w:author="Admin" w:date="2015-07-07T13:47:00Z">
        <w:r w:rsidR="00765681">
          <w:t>C</w:t>
        </w:r>
      </w:ins>
      <w:del w:id="924"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64A03345" w:rsidR="00945897" w:rsidRDefault="00945897" w:rsidP="00945897">
      <w:r>
        <w:t>D</w:t>
      </w:r>
      <w:r w:rsidR="003B7EDC">
        <w:t>as fertige Projekt soll auch dem</w:t>
      </w:r>
      <w:r>
        <w:t xml:space="preserve"> Spieler ein Gefühl für Logik vermitteln, die von der Aufmachung von </w:t>
      </w:r>
      <w:proofErr w:type="spellStart"/>
      <w:r>
        <w:t>Robo</w:t>
      </w:r>
      <w:ins w:id="925" w:author="Admin" w:date="2015-07-07T13:46:00Z">
        <w:r w:rsidR="00765681">
          <w:t>C</w:t>
        </w:r>
      </w:ins>
      <w:del w:id="926"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EC1852">
      <w:pPr>
        <w:pStyle w:val="berschrift1"/>
        <w:pPrChange w:id="927" w:author="Admin" w:date="2015-07-08T08:55:00Z">
          <w:pPr>
            <w:pStyle w:val="berschrift1"/>
          </w:pPr>
        </w:pPrChange>
      </w:pPr>
      <w:bookmarkStart w:id="928" w:name="_Toc424109373"/>
      <w:r w:rsidRPr="00EC1852">
        <w:rPr>
          <w:rPrChange w:id="929" w:author="Admin" w:date="2015-07-08T08:55:00Z">
            <w:rPr/>
          </w:rPrChange>
        </w:rPr>
        <w:lastRenderedPageBreak/>
        <w:t>Aufgabenstellung</w:t>
      </w:r>
      <w:bookmarkEnd w:id="928"/>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930" w:author="Admin" w:date="2015-07-06T13:23:00Z">
        <w:r w:rsidR="00011EF1">
          <w:t>m</w:t>
        </w:r>
      </w:ins>
      <w:del w:id="931"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932"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933" w:author="Admin" w:date="2015-07-06T13:27:00Z">
        <w:r w:rsidR="004540A2">
          <w:t>soll</w:t>
        </w:r>
      </w:ins>
      <w:del w:id="934" w:author="Admin" w:date="2015-07-06T13:27:00Z">
        <w:r w:rsidDel="004540A2">
          <w:delText>ist</w:delText>
        </w:r>
      </w:del>
      <w:r>
        <w:t xml:space="preserve"> komplett dreidimensional und </w:t>
      </w:r>
      <w:ins w:id="935" w:author="Admin" w:date="2015-07-06T13:28:00Z">
        <w:r w:rsidR="004540A2">
          <w:t>mit</w:t>
        </w:r>
      </w:ins>
      <w:del w:id="936" w:author="Admin" w:date="2015-07-06T13:28:00Z">
        <w:r w:rsidDel="004540A2">
          <w:delText>bietet</w:delText>
        </w:r>
      </w:del>
      <w:r>
        <w:t xml:space="preserve"> animierte</w:t>
      </w:r>
      <w:ins w:id="937" w:author="Admin" w:date="2015-07-06T13:28:00Z">
        <w:r w:rsidR="004540A2">
          <w:t>n</w:t>
        </w:r>
      </w:ins>
      <w:r>
        <w:t xml:space="preserve"> Fußballspieler</w:t>
      </w:r>
      <w:ins w:id="938" w:author="Admin" w:date="2015-07-06T13:28:00Z">
        <w:r w:rsidR="004540A2">
          <w:t xml:space="preserve"> </w:t>
        </w:r>
      </w:ins>
      <w:ins w:id="939" w:author="Admin" w:date="2015-07-06T13:29:00Z">
        <w:r w:rsidR="004540A2">
          <w:t>gestaltet</w:t>
        </w:r>
      </w:ins>
      <w:ins w:id="940" w:author="Admin" w:date="2015-07-06T13:28:00Z">
        <w:r w:rsidR="004540A2">
          <w:t xml:space="preserve"> werden.</w:t>
        </w:r>
      </w:ins>
      <w:del w:id="941" w:author="Admin" w:date="2015-07-06T13:28:00Z">
        <w:r w:rsidDel="004540A2">
          <w:delText>,</w:delText>
        </w:r>
      </w:del>
      <w:r>
        <w:t xml:space="preserve"> </w:t>
      </w:r>
      <w:ins w:id="942" w:author="Admin" w:date="2015-07-06T13:28:00Z">
        <w:r w:rsidR="004540A2">
          <w:t>W</w:t>
        </w:r>
      </w:ins>
      <w:del w:id="943"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EC1852">
      <w:pPr>
        <w:pStyle w:val="berschrift1"/>
        <w:pPrChange w:id="944" w:author="Admin" w:date="2015-07-08T08:55:00Z">
          <w:pPr>
            <w:pStyle w:val="berschrift1"/>
          </w:pPr>
        </w:pPrChange>
      </w:pPr>
      <w:r>
        <w:br w:type="page"/>
      </w:r>
      <w:bookmarkStart w:id="945" w:name="_Ref422317454"/>
      <w:bookmarkStart w:id="946" w:name="_Toc424109374"/>
      <w:r w:rsidR="00493EDB">
        <w:lastRenderedPageBreak/>
        <w:t>Stand der Technik</w:t>
      </w:r>
      <w:bookmarkEnd w:id="945"/>
      <w:bookmarkEnd w:id="946"/>
    </w:p>
    <w:p w14:paraId="5C3AA0A0" w14:textId="77777777" w:rsidR="008A0CF5" w:rsidRDefault="008A0CF5" w:rsidP="00A76D1C">
      <w:pPr>
        <w:pStyle w:val="berschrift2"/>
      </w:pPr>
      <w:bookmarkStart w:id="947" w:name="_Toc406781343"/>
      <w:bookmarkStart w:id="948" w:name="_Toc424109375"/>
      <w:r>
        <w:t>Einleitung</w:t>
      </w:r>
      <w:bookmarkEnd w:id="947"/>
      <w:bookmarkEnd w:id="948"/>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949" w:author="Admin" w:date="2015-07-06T13:33:00Z">
        <w:r w:rsidDel="00EB1E9F">
          <w:delText>wurde</w:delText>
        </w:r>
      </w:del>
      <w:ins w:id="950"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A76D1C">
      <w:pPr>
        <w:pStyle w:val="berschrift2"/>
      </w:pPr>
      <w:bookmarkStart w:id="951" w:name="_Ref422317407"/>
      <w:bookmarkStart w:id="952" w:name="_Ref422317414"/>
      <w:bookmarkStart w:id="953" w:name="_Toc424109376"/>
      <w:r>
        <w:t>Game Engine</w:t>
      </w:r>
      <w:bookmarkEnd w:id="951"/>
      <w:bookmarkEnd w:id="952"/>
      <w:bookmarkEnd w:id="953"/>
    </w:p>
    <w:p w14:paraId="48F2682C" w14:textId="77777777" w:rsidR="008A0CF5" w:rsidRPr="0008785A" w:rsidDel="000E24A9" w:rsidRDefault="008A0CF5">
      <w:pPr>
        <w:pStyle w:val="berschrift3"/>
        <w:rPr>
          <w:del w:id="954" w:author="Daene" w:date="2015-01-08T17:04:00Z"/>
        </w:rPr>
        <w:pPrChange w:id="955" w:author="Maximilian Schmitz" w:date="2015-07-06T22:28:00Z">
          <w:pPr/>
        </w:pPrChange>
      </w:pPr>
      <w:del w:id="956" w:author="Daene" w:date="2015-01-08T17:04:00Z">
        <w:r w:rsidRPr="0008785A" w:rsidDel="000E24A9">
          <w:delText>http://de.wikipedia.org/wiki/Liste_von_Spiel-Engines</w:delText>
        </w:r>
        <w:bookmarkStart w:id="957" w:name="_Toc408511943"/>
        <w:bookmarkStart w:id="958" w:name="_Toc417977745"/>
        <w:bookmarkStart w:id="959" w:name="_Toc418083327"/>
        <w:bookmarkStart w:id="960" w:name="_Toc422333496"/>
        <w:bookmarkStart w:id="961" w:name="_Toc422468939"/>
        <w:bookmarkStart w:id="962" w:name="_Toc424040265"/>
        <w:bookmarkStart w:id="963" w:name="_Toc424109377"/>
        <w:bookmarkEnd w:id="957"/>
        <w:bookmarkEnd w:id="958"/>
        <w:bookmarkEnd w:id="959"/>
        <w:bookmarkEnd w:id="960"/>
        <w:bookmarkEnd w:id="961"/>
        <w:bookmarkEnd w:id="962"/>
        <w:bookmarkEnd w:id="963"/>
      </w:del>
    </w:p>
    <w:p w14:paraId="16934930" w14:textId="77777777" w:rsidR="008A0CF5" w:rsidRDefault="008A0CF5">
      <w:pPr>
        <w:pStyle w:val="berschrift3"/>
      </w:pPr>
      <w:bookmarkStart w:id="964" w:name="_Toc424109378"/>
      <w:r>
        <w:t>Grundsätzliches</w:t>
      </w:r>
      <w:bookmarkEnd w:id="964"/>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965" w:name="_Toc424109379"/>
      <w:commentRangeStart w:id="966"/>
      <w:r>
        <w:t>Source Engine</w:t>
      </w:r>
      <w:commentRangeEnd w:id="966"/>
      <w:r w:rsidR="00562016">
        <w:rPr>
          <w:rStyle w:val="Kommentarzeichen"/>
          <w:b w:val="0"/>
        </w:rPr>
        <w:commentReference w:id="966"/>
      </w:r>
      <w:bookmarkEnd w:id="965"/>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967" w:author="Maximilian Schmitz" w:date="2015-06-19T09:06:00Z">
        <w:r w:rsidR="002E3F67">
          <w:t>e</w:t>
        </w:r>
      </w:ins>
      <w:del w:id="968"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969" w:author="Admin" w:date="2015-07-06T13:36:00Z">
        <w:r w:rsidDel="009D3C5C">
          <w:delText xml:space="preserve">Ein </w:delText>
        </w:r>
      </w:del>
      <w:ins w:id="970" w:author="Admin" w:date="2015-07-06T13:36:00Z">
        <w:r w:rsidR="009D3C5C">
          <w:t>Das Hauptp</w:t>
        </w:r>
      </w:ins>
      <w:del w:id="971" w:author="Admin" w:date="2015-07-06T13:36:00Z">
        <w:r w:rsidDel="009D3C5C">
          <w:delText>P</w:delText>
        </w:r>
      </w:del>
      <w:r>
        <w:t>roblem</w:t>
      </w:r>
      <w:del w:id="972"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A76D1C">
      <w:pPr>
        <w:pStyle w:val="berschrift3"/>
      </w:pPr>
      <w:bookmarkStart w:id="973" w:name="_Toc424109380"/>
      <w:commentRangeStart w:id="974"/>
      <w:proofErr w:type="spellStart"/>
      <w:r>
        <w:lastRenderedPageBreak/>
        <w:t>Unity</w:t>
      </w:r>
      <w:commentRangeEnd w:id="974"/>
      <w:proofErr w:type="spellEnd"/>
      <w:r w:rsidR="00562016">
        <w:rPr>
          <w:rStyle w:val="Kommentarzeichen"/>
          <w:b w:val="0"/>
        </w:rPr>
        <w:commentReference w:id="974"/>
      </w:r>
      <w:bookmarkEnd w:id="973"/>
    </w:p>
    <w:p w14:paraId="2AAA962A" w14:textId="77777777" w:rsidR="008A0CF5" w:rsidDel="000E24A9" w:rsidRDefault="00BF6D4D" w:rsidP="008A0CF5">
      <w:pPr>
        <w:rPr>
          <w:del w:id="975" w:author="Daene" w:date="2015-01-08T17:04:00Z"/>
        </w:rPr>
      </w:pPr>
      <w:del w:id="976"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977" w:author="Daene" w:date="2015-01-08T17:04:00Z"/>
        </w:rPr>
      </w:pPr>
      <w:del w:id="978"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34FEA299" w:rsidR="008A0CF5" w:rsidRPr="00F43F95" w:rsidRDefault="008A0CF5" w:rsidP="008A0CF5">
      <w:proofErr w:type="spellStart"/>
      <w:r>
        <w:t>Unity</w:t>
      </w:r>
      <w:proofErr w:type="spellEnd"/>
      <w:r>
        <w:t xml:space="preserve"> bietet</w:t>
      </w:r>
      <w:ins w:id="979" w:author="Admin" w:date="2015-07-07T14:09:00Z">
        <w:r w:rsidR="005057C3">
          <w:t xml:space="preserve"> zum Zeitpunkt dieser Arbeit</w:t>
        </w:r>
      </w:ins>
      <w:r>
        <w:t xml:space="preserve"> eine Gratisversion und eine Pro-Version an, die für 1500$ erworben werden kann.</w:t>
      </w:r>
    </w:p>
    <w:p w14:paraId="1CB7AE62" w14:textId="77777777" w:rsidR="008A0CF5" w:rsidRPr="00380D23" w:rsidRDefault="008A0CF5" w:rsidP="00A76D1C">
      <w:pPr>
        <w:pStyle w:val="berschrift3"/>
        <w:rPr>
          <w:lang w:val="en-US"/>
        </w:rPr>
      </w:pPr>
      <w:bookmarkStart w:id="980" w:name="_Toc406781344"/>
      <w:bookmarkStart w:id="981" w:name="_Toc424109381"/>
      <w:commentRangeStart w:id="982"/>
      <w:r w:rsidRPr="00380D23">
        <w:rPr>
          <w:lang w:val="en-US"/>
        </w:rPr>
        <w:t>Unreal Engine 4</w:t>
      </w:r>
      <w:bookmarkEnd w:id="980"/>
      <w:commentRangeEnd w:id="982"/>
      <w:r w:rsidR="00562016">
        <w:rPr>
          <w:rStyle w:val="Kommentarzeichen"/>
          <w:b w:val="0"/>
        </w:rPr>
        <w:commentReference w:id="982"/>
      </w:r>
      <w:bookmarkEnd w:id="981"/>
    </w:p>
    <w:p w14:paraId="4DA9B03B" w14:textId="77777777" w:rsidR="008A0CF5" w:rsidRPr="00380D23" w:rsidDel="000E24A9" w:rsidRDefault="008A0CF5" w:rsidP="008A0CF5">
      <w:pPr>
        <w:rPr>
          <w:del w:id="983" w:author="Daene" w:date="2015-01-08T17:04:00Z"/>
          <w:lang w:val="en-US"/>
        </w:rPr>
      </w:pPr>
      <w:del w:id="984"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985"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986"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A76D1C">
      <w:pPr>
        <w:pStyle w:val="berschrift3"/>
      </w:pPr>
      <w:bookmarkStart w:id="987" w:name="_Toc424109382"/>
      <w:r>
        <w:lastRenderedPageBreak/>
        <w:t>Verwendung im Projekt</w:t>
      </w:r>
      <w:bookmarkEnd w:id="987"/>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988"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989" w:author="Maximilian Schmitz" w:date="2015-07-06T17:35:00Z"/>
        </w:rPr>
      </w:pPr>
      <w:del w:id="990"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991"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992"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A76D1C">
      <w:pPr>
        <w:pStyle w:val="berschrift2"/>
      </w:pPr>
      <w:bookmarkStart w:id="993" w:name="_Ref422468197"/>
      <w:bookmarkStart w:id="994" w:name="_Toc424109383"/>
      <w:r>
        <w:t>Scripting-Ans</w:t>
      </w:r>
      <w:ins w:id="995" w:author="Daene" w:date="2015-01-08T17:05:00Z">
        <w:r w:rsidR="000E24A9">
          <w:t>a</w:t>
        </w:r>
      </w:ins>
      <w:del w:id="996" w:author="Daene" w:date="2015-01-08T17:05:00Z">
        <w:r w:rsidDel="000E24A9">
          <w:delText>ä</w:delText>
        </w:r>
      </w:del>
      <w:r>
        <w:t>tz</w:t>
      </w:r>
      <w:bookmarkEnd w:id="993"/>
      <w:bookmarkEnd w:id="994"/>
      <w:del w:id="997" w:author="Daene" w:date="2015-01-08T17:05:00Z">
        <w:r w:rsidDel="000E24A9">
          <w:delText>e</w:delText>
        </w:r>
      </w:del>
    </w:p>
    <w:p w14:paraId="2205B89C" w14:textId="77777777" w:rsidR="008A0CF5" w:rsidRDefault="008A0CF5">
      <w:pPr>
        <w:pStyle w:val="berschrift3"/>
      </w:pPr>
      <w:bookmarkStart w:id="998" w:name="_Toc424109384"/>
      <w:r>
        <w:t>Grundsätzliches</w:t>
      </w:r>
      <w:bookmarkEnd w:id="998"/>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999" w:author="Maximilian Schmitz" w:date="2015-07-06T17:44:00Z"/>
        </w:rPr>
      </w:pPr>
      <w:r>
        <w:t>Hierbei fiel die Wahl auf eine S</w:t>
      </w:r>
      <w:ins w:id="1000" w:author="Maximilian Schmitz" w:date="2015-07-06T17:45:00Z">
        <w:r w:rsidR="002A4E09">
          <w:t>k</w:t>
        </w:r>
      </w:ins>
      <w:del w:id="1001" w:author="Maximilian Schmitz" w:date="2015-07-06T17:45:00Z">
        <w:r w:rsidDel="002A4E09">
          <w:delText>c</w:delText>
        </w:r>
      </w:del>
      <w:r>
        <w:t>riptsprache, da diese typischerweise leichtgewichtig und einfach zu erlernen sind.</w:t>
      </w:r>
    </w:p>
    <w:p w14:paraId="62093F3D" w14:textId="56ED404C" w:rsidR="002A4E09" w:rsidRDefault="002A4E09" w:rsidP="008A0CF5">
      <w:pPr>
        <w:rPr>
          <w:ins w:id="1002" w:author="Maximilian Schmitz" w:date="2015-07-06T17:47:00Z"/>
        </w:rPr>
      </w:pPr>
      <w:ins w:id="1003" w:author="Maximilian Schmitz" w:date="2015-07-06T17:44:00Z">
        <w:r>
          <w:t xml:space="preserve">Alternativ wäre ein Client-Server Ansatz denkbar. </w:t>
        </w:r>
      </w:ins>
      <w:ins w:id="1004" w:author="Maximilian Schmitz" w:date="2015-07-06T17:45:00Z">
        <w:r>
          <w:t xml:space="preserve">Der Nachteil hierbei ist, dass für jeden Spieler ein eigener Client implementiert werden muss. </w:t>
        </w:r>
      </w:ins>
      <w:ins w:id="1005" w:author="Maximilian Schmitz" w:date="2015-07-06T17:46:00Z">
        <w:r>
          <w:t xml:space="preserve">Der Aufwand und die </w:t>
        </w:r>
        <w:r>
          <w:lastRenderedPageBreak/>
          <w:t xml:space="preserve">Komplexität liegen für Client Implementierung höher als beim Erarbeiten eines Skriptes zur Steuerung </w:t>
        </w:r>
      </w:ins>
      <w:ins w:id="1006" w:author="Maximilian Schmitz" w:date="2015-07-06T17:47:00Z">
        <w:r>
          <w:t>der Spieler.</w:t>
        </w:r>
      </w:ins>
    </w:p>
    <w:p w14:paraId="4B13F00F" w14:textId="4337C9BD" w:rsidR="002A4E09" w:rsidRDefault="002A4E09" w:rsidP="008A0CF5">
      <w:ins w:id="1007" w:author="Maximilian Schmitz" w:date="2015-07-06T17:47:00Z">
        <w:r>
          <w:t>Da die Erstellung einer künstlichen Intelligenz für die Spieler auch für Personen ohne größere Programmierkenntnisse möglich sein soll,</w:t>
        </w:r>
      </w:ins>
      <w:ins w:id="1008" w:author="Maximilian Schmitz" w:date="2015-07-06T17:49:00Z">
        <w:r>
          <w:t xml:space="preserve"> ist eine Skriptsprache der geeignetere Ansatz.</w:t>
        </w:r>
      </w:ins>
    </w:p>
    <w:p w14:paraId="0B46A8C3" w14:textId="193FF0C1" w:rsidR="008A0CF5" w:rsidRDefault="00D421B5" w:rsidP="00A76D1C">
      <w:pPr>
        <w:pStyle w:val="berschrift3"/>
      </w:pPr>
      <w:bookmarkStart w:id="1009" w:name="_Toc424109385"/>
      <w:ins w:id="1010" w:author="Maximilian Schmitz" w:date="2015-07-06T18:12:00Z">
        <w:r>
          <w:t>LUA</w:t>
        </w:r>
      </w:ins>
      <w:commentRangeStart w:id="1011"/>
      <w:del w:id="1012" w:author="Maximilian Schmitz" w:date="2015-07-06T18:12:00Z">
        <w:r w:rsidR="008A0CF5" w:rsidDel="00D421B5">
          <w:delText>Lua</w:delText>
        </w:r>
      </w:del>
      <w:commentRangeEnd w:id="1011"/>
      <w:r w:rsidR="006602C5">
        <w:rPr>
          <w:rStyle w:val="Kommentarzeichen"/>
          <w:b w:val="0"/>
        </w:rPr>
        <w:commentReference w:id="1011"/>
      </w:r>
      <w:bookmarkEnd w:id="1009"/>
    </w:p>
    <w:p w14:paraId="30C50ACC" w14:textId="77777777" w:rsidR="008A0CF5" w:rsidRPr="00E30ACE" w:rsidDel="000E24A9" w:rsidRDefault="008A0CF5" w:rsidP="008A0CF5">
      <w:pPr>
        <w:rPr>
          <w:del w:id="1013" w:author="Daene" w:date="2015-01-08T17:05:00Z"/>
        </w:rPr>
      </w:pPr>
      <w:del w:id="1014" w:author="Daene" w:date="2015-01-08T17:05:00Z">
        <w:r w:rsidRPr="00E30ACE" w:rsidDel="000E24A9">
          <w:delText>https://en.wikipedia.org/wiki/Lua_%28programming_language%29</w:delText>
        </w:r>
      </w:del>
    </w:p>
    <w:p w14:paraId="0865BCFF" w14:textId="5499A068" w:rsidR="00DB727D" w:rsidRDefault="008A0CF5" w:rsidP="008A0CF5">
      <w:pPr>
        <w:rPr>
          <w:ins w:id="1015" w:author="Maximilian Schmitz" w:date="2015-07-06T17:50:00Z"/>
        </w:rPr>
      </w:pPr>
      <w:del w:id="1016" w:author="Maximilian Schmitz" w:date="2015-07-06T18:12:00Z">
        <w:r w:rsidDel="00D421B5">
          <w:delText>Lua</w:delText>
        </w:r>
      </w:del>
      <w:ins w:id="1017" w:author="Maximilian Schmitz" w:date="2015-07-06T18:12:00Z">
        <w:r w:rsidR="00D421B5">
          <w:t>LUA</w:t>
        </w:r>
      </w:ins>
      <w:r>
        <w:t xml:space="preserve"> ist eine leichtgewichtige S</w:t>
      </w:r>
      <w:ins w:id="1018" w:author="Maximilian Schmitz" w:date="2015-07-06T18:12:00Z">
        <w:r w:rsidR="00D421B5">
          <w:t>k</w:t>
        </w:r>
      </w:ins>
      <w:del w:id="1019" w:author="Maximilian Schmitz" w:date="2015-07-06T18:12:00Z">
        <w:r w:rsidDel="00D421B5">
          <w:delText>c</w:delText>
        </w:r>
      </w:del>
      <w:r>
        <w:t xml:space="preserve">riptsprache und kann auf verschiedenen Plattformen eingesetzt werden. Dabei bietet </w:t>
      </w:r>
      <w:ins w:id="1020" w:author="Maximilian Schmitz" w:date="2015-07-06T18:12:00Z">
        <w:r w:rsidR="00D421B5">
          <w:t xml:space="preserve">LUA </w:t>
        </w:r>
      </w:ins>
      <w:del w:id="1021"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1022" w:author="Maximilian Schmitz" w:date="2015-07-06T17:51:00Z"/>
        </w:rPr>
      </w:pPr>
      <w:ins w:id="1023" w:author="Maximilian Schmitz" w:date="2015-07-06T17:50:00Z">
        <w:r>
          <w:t xml:space="preserve">Der Aufbau von </w:t>
        </w:r>
      </w:ins>
      <w:ins w:id="1024" w:author="Maximilian Schmitz" w:date="2015-07-06T18:12:00Z">
        <w:r w:rsidR="00D421B5">
          <w:t xml:space="preserve">LUA </w:t>
        </w:r>
      </w:ins>
      <w:ins w:id="1025" w:author="Maximilian Schmitz" w:date="2015-07-06T17:50:00Z">
        <w:r>
          <w:t xml:space="preserve">ermöglicht das </w:t>
        </w:r>
        <w:r w:rsidR="00C33097">
          <w:t xml:space="preserve">einfache </w:t>
        </w:r>
      </w:ins>
      <w:ins w:id="1026" w:author="Maximilian Schmitz" w:date="2015-07-06T17:51:00Z">
        <w:r w:rsidR="00C33097">
          <w:t>E</w:t>
        </w:r>
      </w:ins>
      <w:ins w:id="1027" w:author="Maximilian Schmitz" w:date="2015-07-06T17:50:00Z">
        <w:r w:rsidR="00C33097">
          <w:t xml:space="preserve">inbinden der Skriptsprache in größere Projekte. Das </w:t>
        </w:r>
      </w:ins>
      <w:ins w:id="1028" w:author="Maximilian Schmitz" w:date="2015-07-06T17:51:00Z">
        <w:r w:rsidR="00C33097">
          <w:t xml:space="preserve">liegt darin begründet, dass </w:t>
        </w:r>
      </w:ins>
      <w:commentRangeStart w:id="1029"/>
      <w:ins w:id="1030" w:author="Maximilian Schmitz" w:date="2015-07-06T18:12:00Z">
        <w:r w:rsidR="00D421B5">
          <w:t xml:space="preserve">LUA </w:t>
        </w:r>
      </w:ins>
      <w:ins w:id="1031" w:author="Maximilian Schmitz" w:date="2015-07-06T17:51:00Z">
        <w:r w:rsidR="00C33097">
          <w:t>in reinem ANSI C Code geschrieben ist und die Bibliothek keine weiteren Abhängigkeiten besitzt.</w:t>
        </w:r>
      </w:ins>
      <w:commentRangeEnd w:id="1029"/>
      <w:r w:rsidR="00562016">
        <w:rPr>
          <w:rStyle w:val="Kommentarzeichen"/>
        </w:rPr>
        <w:commentReference w:id="1029"/>
      </w:r>
    </w:p>
    <w:p w14:paraId="123BF24E" w14:textId="6F4E2F06" w:rsidR="008A0CF5" w:rsidRDefault="00C33097" w:rsidP="008A0CF5">
      <w:pPr>
        <w:rPr>
          <w:ins w:id="1032" w:author="Maximilian Schmitz" w:date="2015-07-06T17:53:00Z"/>
        </w:rPr>
      </w:pPr>
      <w:ins w:id="1033" w:author="Maximilian Schmitz" w:date="2015-07-06T17:52:00Z">
        <w:r>
          <w:t xml:space="preserve">Zudem ist die Sprache leicht zu erlernen </w:t>
        </w:r>
      </w:ins>
      <w:del w:id="1034" w:author="Maximilian Schmitz" w:date="2015-07-06T17:52:00Z">
        <w:r w:rsidR="008A0CF5" w:rsidDel="00C33097">
          <w:delText xml:space="preserve"> Da Lua </w:delText>
        </w:r>
        <w:commentRangeStart w:id="1035"/>
        <w:r w:rsidR="008A0CF5" w:rsidDel="00C33097">
          <w:delText xml:space="preserve">leicht einzubinden </w:delText>
        </w:r>
      </w:del>
      <w:commentRangeEnd w:id="1035"/>
      <w:r w:rsidR="006602C5">
        <w:rPr>
          <w:rStyle w:val="Kommentarzeichen"/>
        </w:rPr>
        <w:commentReference w:id="1035"/>
      </w:r>
      <w:del w:id="1036" w:author="Maximilian Schmitz" w:date="2015-07-06T17:52:00Z">
        <w:r w:rsidR="008A0CF5" w:rsidDel="00C33097">
          <w:delText>und zu erlernen ist</w:delText>
        </w:r>
      </w:del>
      <w:ins w:id="1037"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1038"/>
      <w:r w:rsidR="008A0CF5">
        <w:t>eingesetzt</w:t>
      </w:r>
      <w:commentRangeEnd w:id="1038"/>
      <w:r w:rsidR="00EE0391">
        <w:rPr>
          <w:rStyle w:val="Kommentarzeichen"/>
        </w:rPr>
        <w:commentReference w:id="1038"/>
      </w:r>
      <w:r w:rsidR="008A0CF5">
        <w:t>.</w:t>
      </w:r>
    </w:p>
    <w:p w14:paraId="256EEB13" w14:textId="77777777" w:rsidR="00C33097" w:rsidRDefault="00C33097" w:rsidP="008A0CF5">
      <w:pPr>
        <w:rPr>
          <w:ins w:id="1039" w:author="Maximilian Schmitz" w:date="2015-07-06T17:53:00Z"/>
        </w:rPr>
      </w:pPr>
    </w:p>
    <w:p w14:paraId="2B3CEEFA" w14:textId="415E2EFF" w:rsidR="00C33097" w:rsidRDefault="00C33097">
      <w:pPr>
        <w:pStyle w:val="berschrift3"/>
        <w:rPr>
          <w:ins w:id="1040" w:author="Maximilian Schmitz" w:date="2015-07-06T17:53:00Z"/>
        </w:rPr>
        <w:pPrChange w:id="1041" w:author="Maximilian Schmitz" w:date="2015-07-06T22:28:00Z">
          <w:pPr/>
        </w:pPrChange>
      </w:pPr>
      <w:bookmarkStart w:id="1042" w:name="_Toc424109386"/>
      <w:ins w:id="1043" w:author="Maximilian Schmitz" w:date="2015-07-06T17:53:00Z">
        <w:r>
          <w:t>Alternative Skriptsprachen</w:t>
        </w:r>
        <w:bookmarkEnd w:id="1042"/>
      </w:ins>
    </w:p>
    <w:p w14:paraId="03F3F72D" w14:textId="7187E67B" w:rsidR="00C33097" w:rsidRDefault="00C33097">
      <w:pPr>
        <w:rPr>
          <w:ins w:id="1044" w:author="Maximilian Schmitz" w:date="2015-07-06T17:56:00Z"/>
        </w:rPr>
      </w:pPr>
      <w:ins w:id="1045" w:author="Maximilian Schmitz" w:date="2015-07-06T17:53:00Z">
        <w:r>
          <w:t xml:space="preserve">Außer </w:t>
        </w:r>
      </w:ins>
      <w:ins w:id="1046" w:author="Maximilian Schmitz" w:date="2015-07-06T18:12:00Z">
        <w:r w:rsidR="00D421B5">
          <w:t xml:space="preserve">LUA </w:t>
        </w:r>
      </w:ins>
      <w:ins w:id="1047" w:author="Maximilian Schmitz" w:date="2015-07-06T17:53:00Z">
        <w:r>
          <w:t>stehen noch andere Skri</w:t>
        </w:r>
      </w:ins>
      <w:ins w:id="1048" w:author="Maximilian Schmitz" w:date="2015-07-06T17:54:00Z">
        <w:r>
          <w:t>p</w:t>
        </w:r>
      </w:ins>
      <w:ins w:id="1049" w:author="Maximilian Schmitz" w:date="2015-07-06T17:53:00Z">
        <w:r>
          <w:t xml:space="preserve">tsprachen zur Verfügung. </w:t>
        </w:r>
      </w:ins>
      <w:ins w:id="1050" w:author="Maximilian Schmitz" w:date="2015-07-06T17:54:00Z">
        <w:r>
          <w:t xml:space="preserve">Bekannte und wichtige Vertreter sind JavaScript, Python oder Perl. </w:t>
        </w:r>
      </w:ins>
      <w:ins w:id="1051" w:author="Maximilian Schmitz" w:date="2015-07-06T17:55:00Z">
        <w:r w:rsidR="001B0871">
          <w:t xml:space="preserve">Diese sind zwar mächtiger als </w:t>
        </w:r>
      </w:ins>
      <w:ins w:id="1052" w:author="Maximilian Schmitz" w:date="2015-07-06T18:12:00Z">
        <w:r w:rsidR="00D421B5">
          <w:t>LUA</w:t>
        </w:r>
      </w:ins>
      <w:ins w:id="1053" w:author="Maximilian Schmitz" w:date="2015-07-06T17:55:00Z">
        <w:r w:rsidR="001B0871">
          <w:t xml:space="preserve">, aber auch </w:t>
        </w:r>
      </w:ins>
      <w:ins w:id="1054" w:author="Maximilian Schmitz" w:date="2015-07-06T17:56:00Z">
        <w:r w:rsidR="001B0871">
          <w:t>dementsprechend</w:t>
        </w:r>
      </w:ins>
      <w:ins w:id="1055" w:author="Maximilian Schmitz" w:date="2015-07-06T17:55:00Z">
        <w:r w:rsidR="001B0871">
          <w:t xml:space="preserve"> komplexer.</w:t>
        </w:r>
      </w:ins>
    </w:p>
    <w:p w14:paraId="4C36CE83" w14:textId="7C2C6D1D" w:rsidR="001B0871" w:rsidRPr="00C33097" w:rsidRDefault="001B0871">
      <w:ins w:id="1056" w:author="Maximilian Schmitz" w:date="2015-07-06T17:56:00Z">
        <w:r>
          <w:t xml:space="preserve">Da das Augenmerk auf der einfachen Integration und der unproblematischen Verwendung lag, fiel die Entscheidung auf </w:t>
        </w:r>
      </w:ins>
      <w:ins w:id="1057" w:author="Maximilian Schmitz" w:date="2015-07-06T18:12:00Z">
        <w:r w:rsidR="00D421B5">
          <w:t>LUA</w:t>
        </w:r>
      </w:ins>
      <w:ins w:id="1058" w:author="Maximilian Schmitz" w:date="2015-07-06T17:56:00Z">
        <w:r>
          <w:t>. Hier treten, wie oben genannt, bei der Integration keine weiteren Abhängigke</w:t>
        </w:r>
        <w:r w:rsidR="00D421B5">
          <w:t>itsprobleme auf. Außerdem genügen</w:t>
        </w:r>
        <w:r>
          <w:t xml:space="preserve"> der Umfang und die Möglichkeiten von </w:t>
        </w:r>
      </w:ins>
      <w:ins w:id="1059" w:author="Maximilian Schmitz" w:date="2015-07-06T18:12:00Z">
        <w:r w:rsidR="00D421B5">
          <w:t xml:space="preserve">LUA </w:t>
        </w:r>
      </w:ins>
      <w:ins w:id="1060"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1061" w:name="_Toc424109387"/>
      <w:commentRangeStart w:id="1062"/>
      <w:r>
        <w:t>Robo Cup</w:t>
      </w:r>
      <w:commentRangeEnd w:id="1062"/>
      <w:r w:rsidR="00562016">
        <w:rPr>
          <w:rStyle w:val="Kommentarzeichen"/>
          <w:b w:val="0"/>
          <w:noProof w:val="0"/>
        </w:rPr>
        <w:commentReference w:id="1062"/>
      </w:r>
      <w:bookmarkEnd w:id="1061"/>
    </w:p>
    <w:p w14:paraId="3E88BE87" w14:textId="77777777" w:rsidR="000B4070" w:rsidRDefault="001463FE" w:rsidP="001463FE">
      <w:pPr>
        <w:rPr>
          <w:ins w:id="1063"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w:t>
      </w:r>
      <w:r>
        <w:lastRenderedPageBreak/>
        <w:t xml:space="preserve">antreten. Als Gemeinsamkeit haben alle Kategorien, dass </w:t>
      </w:r>
      <w:ins w:id="1064" w:author="Kekeisen Michael" w:date="2015-01-07T23:16:00Z">
        <w:r w:rsidR="002C4A71">
          <w:t xml:space="preserve">es </w:t>
        </w:r>
      </w:ins>
      <w:r>
        <w:t>darum geht Roboter autonom Fußball spielen zu lassen.</w:t>
      </w:r>
      <w:del w:id="1065" w:author="Maximilian Schmitz" w:date="2015-06-14T09:52:00Z">
        <w:r w:rsidDel="000B4070">
          <w:br/>
        </w:r>
      </w:del>
    </w:p>
    <w:p w14:paraId="1F0207ED" w14:textId="77777777" w:rsidR="000B4070" w:rsidRDefault="001463FE" w:rsidP="001463FE">
      <w:pPr>
        <w:rPr>
          <w:ins w:id="1066" w:author="Maximilian Schmitz" w:date="2015-06-14T09:52:00Z"/>
        </w:rPr>
      </w:pPr>
      <w:r>
        <w:t>In den meisten Kategorien steht das Entwickeln und Konstruieren der Roboter im Vordergrund. Die</w:t>
      </w:r>
      <w:del w:id="1067" w:author="Admin" w:date="2015-07-06T13:46:00Z">
        <w:r w:rsidDel="00EE0391">
          <w:delText>se</w:delText>
        </w:r>
      </w:del>
      <w:r>
        <w:t xml:space="preserve"> Kategorien unterscheiden sich in der Größe und den Eigenschaften der Roboter, sowie in der Größe der Teams.</w:t>
      </w:r>
      <w:del w:id="1068"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0E14AF">
            <w:rPr>
              <w:noProof/>
            </w:rPr>
            <w:t>[1,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1463FE">
      <w:r>
        <w:t>Die 3D-Version bietet eine komplexere Physik</w:t>
      </w:r>
      <w:ins w:id="1069" w:author="Admin" w:date="2015-07-07T10:50:00Z">
        <w:r w:rsidR="00CA0B27">
          <w:t xml:space="preserve"> E</w:t>
        </w:r>
      </w:ins>
      <w:del w:id="1070"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0E14AF">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 xml:space="preserve">Die Programmierung der Clients ist in verschiedenen Programmiersprachen möglich, wodurch die Gestaltung der Spielerintelligenz sehr flexibel gestaltet. Es ist möglich das Spielverhalten individuell für einzelne Spieler zu gestalten, aber auch das </w:t>
      </w:r>
      <w:r>
        <w:lastRenderedPageBreak/>
        <w:t>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1071"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1072" w:name="_Toc424109388"/>
      <w:r>
        <w:t>Künstliche Intelligenz</w:t>
      </w:r>
      <w:bookmarkEnd w:id="1072"/>
    </w:p>
    <w:p w14:paraId="53D19287" w14:textId="33C5CA79" w:rsidR="001463FE" w:rsidRDefault="001463FE" w:rsidP="001463FE">
      <w:r>
        <w:t xml:space="preserve">Künstliche Intelligenz beschäftigt sich mit </w:t>
      </w:r>
      <w:del w:id="1073" w:author="Kekeisen Michael" w:date="2015-01-07T23:18:00Z">
        <w:r w:rsidDel="002C4A71">
          <w:delText xml:space="preserve">Wegen </w:delText>
        </w:r>
      </w:del>
      <w:ins w:id="1074"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0E14AF">
            <w:rPr>
              <w:noProof/>
            </w:rPr>
            <w:t>[2, p. 13f]</w:t>
          </w:r>
          <w:r>
            <w:fldChar w:fldCharType="end"/>
          </w:r>
        </w:sdtContent>
      </w:sdt>
      <w:r>
        <w:t xml:space="preserve">). Wobei es nicht direkt um den Vergleich mit der menschlichen Denkweise geht, sondern darum mit den nachgebildeten menschlichen Fähigkeiten </w:t>
      </w:r>
      <w:del w:id="1075" w:author="Maximilian Schmitz" w:date="2015-07-06T17:37:00Z">
        <w:r w:rsidDel="00E52F93">
          <w:delText xml:space="preserve">zur Problemlösung die </w:delText>
        </w:r>
        <w:commentRangeStart w:id="1076"/>
        <w:r w:rsidDel="00E52F93">
          <w:delText>Leistungsfähigkeit von Computern zu erhöhen</w:delText>
        </w:r>
        <w:commentRangeEnd w:id="1076"/>
        <w:r w:rsidR="005F0998" w:rsidDel="00E52F93">
          <w:rPr>
            <w:rStyle w:val="Kommentarzeichen"/>
          </w:rPr>
          <w:commentReference w:id="1076"/>
        </w:r>
        <w:r w:rsidDel="00E52F93">
          <w:delText>.</w:delText>
        </w:r>
      </w:del>
      <w:ins w:id="1077" w:author="Maximilian Schmitz" w:date="2015-07-06T17:37:00Z">
        <w:r w:rsidR="00E52F93">
          <w:t>komplexe Problemstellungen zu lösen. Dabei handelt es sich um Probleme, die von klassischen Computerprogr</w:t>
        </w:r>
      </w:ins>
      <w:ins w:id="1078"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 xml:space="preserve">Auch im Bereich der Spracherkennung ist die künstliche Intelligenz vertreten. Hier geht es darum das Gesprochene zu verstehen und zu verarbeiten. Dazu muss der Computer in der Lage sein nicht nur die Syntaktik der Sprache zu verstehen sondern </w:t>
      </w:r>
      <w:r>
        <w:lastRenderedPageBreak/>
        <w:t>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079" w:author="Admin" w:date="2015-07-06T13:57:00Z">
        <w:r w:rsidDel="005E3E9C">
          <w:delText>Generieren</w:delText>
        </w:r>
      </w:del>
      <w:ins w:id="1080"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1081" w:author="Admin" w:date="2015-07-06T13:58:00Z">
        <w:r w:rsidR="005E3E9C">
          <w:t>Hirns</w:t>
        </w:r>
      </w:ins>
      <w:del w:id="1082"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0E14AF">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1083" w:name="_Toc424109389"/>
      <w:r>
        <w:lastRenderedPageBreak/>
        <w:t>Zusammenfassung</w:t>
      </w:r>
      <w:bookmarkEnd w:id="1083"/>
    </w:p>
    <w:p w14:paraId="0739B85B" w14:textId="77777777" w:rsidR="00BA23E1" w:rsidRDefault="00BA23E1" w:rsidP="00BA23E1">
      <w:pPr>
        <w:rPr>
          <w:ins w:id="1084" w:author="Maximilian Schmitz" w:date="2015-07-06T22:26:00Z"/>
        </w:rPr>
      </w:pPr>
      <w:ins w:id="1085"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1086" w:author="Maximilian Schmitz" w:date="2015-07-06T22:26:00Z"/>
        </w:rPr>
      </w:pPr>
      <w:ins w:id="1087"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1088" w:author="Maximilian Schmitz" w:date="2015-07-06T22:26:00Z"/>
        </w:rPr>
      </w:pPr>
      <w:ins w:id="1089"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1090" w:author="Maximilian Schmitz" w:date="2015-07-06T22:26:00Z"/>
        </w:rPr>
      </w:pPr>
      <w:ins w:id="1091"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rsidP="00BA23E1">
      <w:pPr>
        <w:rPr>
          <w:ins w:id="1092" w:author="Maximilian Schmitz" w:date="2015-07-06T22:26:00Z"/>
        </w:rPr>
      </w:pPr>
      <w:ins w:id="1093"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1094" w:author="Maximilian Schmitz" w:date="2015-07-06T22:26:00Z"/>
        </w:rPr>
      </w:pPr>
      <w:ins w:id="1095" w:author="Michael K." w:date="2015-07-06T21:56:00Z">
        <w:del w:id="1096"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rsidP="00EC1852">
      <w:pPr>
        <w:pStyle w:val="berschrift1"/>
        <w:pPrChange w:id="1097" w:author="Admin" w:date="2015-07-08T08:55:00Z">
          <w:pPr>
            <w:pStyle w:val="berschrift1"/>
          </w:pPr>
        </w:pPrChange>
      </w:pPr>
      <w:bookmarkStart w:id="1098" w:name="_Toc424109390"/>
      <w:r>
        <w:lastRenderedPageBreak/>
        <w:t>Planung / Struktur</w:t>
      </w:r>
      <w:bookmarkEnd w:id="1098"/>
    </w:p>
    <w:p w14:paraId="64A6117F" w14:textId="77777777" w:rsidR="00493EDB" w:rsidRDefault="00493EDB" w:rsidP="00A76D1C">
      <w:pPr>
        <w:pStyle w:val="berschrift2"/>
      </w:pPr>
      <w:bookmarkStart w:id="1099" w:name="_Toc424109391"/>
      <w:r>
        <w:t>Projektmanagement</w:t>
      </w:r>
      <w:bookmarkEnd w:id="1099"/>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100" w:author="Kekeisen Michael" w:date="2015-01-07T23:19:00Z">
        <w:r w:rsidR="005C4DD2" w:rsidDel="002C4A71">
          <w:delText>wird</w:delText>
        </w:r>
      </w:del>
      <w:ins w:id="1101"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102"/>
      <w:r>
        <w:t xml:space="preserve">Auftraggeber </w:t>
      </w:r>
      <w:commentRangeEnd w:id="1102"/>
      <w:r w:rsidR="004D1D56">
        <w:rPr>
          <w:rStyle w:val="Kommentarzeichen"/>
        </w:rPr>
        <w:commentReference w:id="1102"/>
      </w:r>
      <w:r>
        <w:t xml:space="preserve">statt. Hierbei wird über den aktuellen Stand berichtet und weitere Ziele diskutiert. </w:t>
      </w:r>
      <w:r w:rsidRPr="006F3D3F">
        <w:rPr>
          <w:highlight w:val="yellow"/>
          <w:rPrChange w:id="1103" w:author="Maximilian Schmitz" w:date="2015-06-05T06:24:00Z">
            <w:rPr/>
          </w:rPrChange>
        </w:rPr>
        <w:t>(Siehe Anhang XX Meetings-Protokolle)</w:t>
      </w:r>
    </w:p>
    <w:p w14:paraId="4ECD1203" w14:textId="77777777" w:rsidR="00663C59" w:rsidDel="00C126C5" w:rsidRDefault="000A4915" w:rsidP="00493EDB">
      <w:pPr>
        <w:rPr>
          <w:del w:id="1104" w:author="Maximilian Schmitz" w:date="2015-06-05T06:24:00Z"/>
        </w:rPr>
      </w:pPr>
      <w:r>
        <w:t xml:space="preserve">Aufgrund dieser agilen Softwareentwicklung entstehen </w:t>
      </w:r>
      <w:commentRangeStart w:id="1105"/>
      <w:commentRangeStart w:id="1106"/>
      <w:commentRangeStart w:id="1107"/>
      <w:r>
        <w:t>nur grobe Zeitpläne und Meilensteine</w:t>
      </w:r>
      <w:commentRangeEnd w:id="1105"/>
      <w:r w:rsidR="004D1D56">
        <w:rPr>
          <w:rStyle w:val="Kommentarzeichen"/>
        </w:rPr>
        <w:commentReference w:id="1105"/>
      </w:r>
      <w:commentRangeEnd w:id="1106"/>
      <w:r w:rsidR="00480820">
        <w:rPr>
          <w:rStyle w:val="Kommentarzeichen"/>
        </w:rPr>
        <w:commentReference w:id="1106"/>
      </w:r>
      <w:commentRangeEnd w:id="1107"/>
      <w:r w:rsidR="003817E8">
        <w:rPr>
          <w:rStyle w:val="Kommentarzeichen"/>
        </w:rPr>
        <w:commentReference w:id="1107"/>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1108" w:name="_Toc424109392"/>
      <w:r>
        <w:t>Analyse der Aufgabenstellung</w:t>
      </w:r>
      <w:bookmarkEnd w:id="1108"/>
    </w:p>
    <w:p w14:paraId="22012ADA" w14:textId="77777777" w:rsidR="00493EDB" w:rsidRDefault="0003593F" w:rsidP="00493EDB">
      <w:r>
        <w:t xml:space="preserve">Aus der </w:t>
      </w:r>
      <w:ins w:id="1109" w:author="Maximilian Schmitz" w:date="2015-06-05T06:23:00Z">
        <w:r w:rsidR="006F3D3F">
          <w:t>v</w:t>
        </w:r>
      </w:ins>
      <w:del w:id="1110"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1111" w:name="_Toc424109393"/>
      <w:r>
        <w:t>Muss</w:t>
      </w:r>
      <w:r w:rsidR="00587C32">
        <w:t>-K</w:t>
      </w:r>
      <w:r>
        <w:t>riterien</w:t>
      </w:r>
      <w:bookmarkEnd w:id="1111"/>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A76D1C">
      <w:pPr>
        <w:pStyle w:val="berschrift3"/>
      </w:pPr>
      <w:bookmarkStart w:id="1112" w:name="_Toc424109394"/>
      <w:r>
        <w:t>Soll-Kriterien</w:t>
      </w:r>
      <w:bookmarkEnd w:id="1112"/>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1113" w:name="_Toc424109395"/>
      <w:r>
        <w:t>Kann-Kriterien</w:t>
      </w:r>
      <w:bookmarkEnd w:id="1113"/>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1114" w:name="_Toc424109396"/>
      <w:r>
        <w:t>Analyse der Kriterien</w:t>
      </w:r>
      <w:bookmarkEnd w:id="1114"/>
    </w:p>
    <w:p w14:paraId="5DF4C46A" w14:textId="77777777" w:rsidR="006D630E" w:rsidRDefault="00F54542" w:rsidP="003A2697">
      <w:r>
        <w:t xml:space="preserve">Die Anforderung einer physikalisch korrekten 3D Simulation wird über eine Game-Engine realisiert, da diese eine eingebaute </w:t>
      </w:r>
      <w:commentRangeStart w:id="1115"/>
      <w:r>
        <w:t xml:space="preserve">Physik-Engine </w:t>
      </w:r>
      <w:commentRangeEnd w:id="1115"/>
      <w:r w:rsidR="004D1D56">
        <w:rPr>
          <w:rStyle w:val="Kommentarzeichen"/>
        </w:rPr>
        <w:commentReference w:id="1115"/>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116" w:author="Maximilian Schmitz" w:date="2015-07-06T18:13:00Z">
        <w:r w:rsidR="00D421B5" w:rsidRPr="00D421B5">
          <w:t xml:space="preserve"> </w:t>
        </w:r>
        <w:r w:rsidR="00D421B5">
          <w:t xml:space="preserve">LUA </w:t>
        </w:r>
      </w:ins>
      <w:del w:id="1117" w:author="Maximilian Schmitz" w:date="2015-07-06T18:13:00Z">
        <w:r w:rsidDel="00D421B5">
          <w:delText>L</w:delText>
        </w:r>
      </w:del>
      <w:del w:id="1118" w:author="Maximilian Schmitz" w:date="2015-07-06T18:11:00Z">
        <w:r w:rsidDel="00DF0DC7">
          <w:delText>UA</w:delText>
        </w:r>
      </w:del>
      <w:del w:id="1119"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1120" w:name="_Ref422318518"/>
      <w:bookmarkStart w:id="1121" w:name="_Toc424109397"/>
      <w:r>
        <w:lastRenderedPageBreak/>
        <w:t>Architektur</w:t>
      </w:r>
      <w:bookmarkEnd w:id="1120"/>
      <w:bookmarkEnd w:id="1121"/>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1122" w:author="Maximilian Schmitz" w:date="2015-07-06T18:11:00Z">
        <w:r w:rsidDel="00DF0DC7">
          <w:delText>L</w:delText>
        </w:r>
      </w:del>
      <w:ins w:id="1123" w:author="Maximilian Schmitz" w:date="2015-07-06T18:11:00Z">
        <w:r w:rsidR="00DF0DC7">
          <w:t xml:space="preserve">LUA </w:t>
        </w:r>
      </w:ins>
      <w:del w:id="1124" w:author="Maximilian Schmitz" w:date="2015-07-06T18:11:00Z">
        <w:r w:rsidDel="00DF0DC7">
          <w:delText xml:space="preserve">UA </w:delText>
        </w:r>
      </w:del>
      <w:r>
        <w:t>zurück:</w:t>
      </w:r>
    </w:p>
    <w:p w14:paraId="59F60E8D" w14:textId="77777777" w:rsidR="004B4A71" w:rsidRDefault="00EC1852">
      <w:pPr>
        <w:keepNext/>
        <w:jc w:val="center"/>
        <w:rPr>
          <w:ins w:id="1125" w:author="Maximilian Schmitz" w:date="2015-06-15T21:18:00Z"/>
        </w:rPr>
        <w:pPrChange w:id="1126"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1127" w:author="Maximilian Schmitz" w:date="2015-06-15T21:18:00Z">
          <w:pPr>
            <w:jc w:val="center"/>
          </w:pPr>
        </w:pPrChange>
      </w:pPr>
      <w:bookmarkStart w:id="1128" w:name="_Ref422166503"/>
      <w:bookmarkStart w:id="1129" w:name="_Toc422468973"/>
      <w:ins w:id="1130" w:author="Maximilian Schmitz" w:date="2015-06-15T21:18:00Z">
        <w:r>
          <w:t xml:space="preserve">Abbildung </w:t>
        </w:r>
        <w:r>
          <w:fldChar w:fldCharType="begin"/>
        </w:r>
        <w:r>
          <w:instrText xml:space="preserve"> SEQ Abbildung \* ARABIC </w:instrText>
        </w:r>
      </w:ins>
      <w:r>
        <w:fldChar w:fldCharType="separate"/>
      </w:r>
      <w:ins w:id="1131" w:author="Maximilian Schmitz" w:date="2015-06-19T09:20:00Z">
        <w:r w:rsidR="00867956">
          <w:rPr>
            <w:noProof/>
          </w:rPr>
          <w:t>1</w:t>
        </w:r>
      </w:ins>
      <w:ins w:id="1132" w:author="Maximilian Schmitz" w:date="2015-06-15T21:18:00Z">
        <w:r>
          <w:fldChar w:fldCharType="end"/>
        </w:r>
        <w:bookmarkEnd w:id="1128"/>
        <w:r>
          <w:t>: Architektur Übersicht</w:t>
        </w:r>
      </w:ins>
      <w:bookmarkEnd w:id="1129"/>
    </w:p>
    <w:p w14:paraId="4243D58A" w14:textId="77777777" w:rsidR="00E46381" w:rsidRDefault="00E46381" w:rsidP="00493EDB"/>
    <w:p w14:paraId="3F63E8BF" w14:textId="08C363E6" w:rsidR="00D47AE2" w:rsidRDefault="00A06E1D">
      <w:pPr>
        <w:rPr>
          <w:ins w:id="1133" w:author="Maximilian Schmitz" w:date="2015-06-04T10:22:00Z"/>
        </w:rPr>
      </w:pPr>
      <w:r>
        <w:t xml:space="preserve">Der wichtigste Teil der Architektur ist die Schnittstelle zwischen den LUA-Skripten und den </w:t>
      </w:r>
      <w:commentRangeStart w:id="1134"/>
      <w:del w:id="1135" w:author="Maximilian Schmitz" w:date="2015-07-06T17:39:00Z">
        <w:r w:rsidDel="00011F96">
          <w:delText>Robotern</w:delText>
        </w:r>
        <w:commentRangeEnd w:id="1134"/>
        <w:r w:rsidR="00F31991" w:rsidDel="00011F96">
          <w:rPr>
            <w:rStyle w:val="Kommentarzeichen"/>
          </w:rPr>
          <w:commentReference w:id="1134"/>
        </w:r>
      </w:del>
      <w:ins w:id="1136"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1137" w:author="Maximilian Schmitz" w:date="2015-07-06T22:27:00Z"/>
        </w:rPr>
      </w:pPr>
      <w:del w:id="1138"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1139" w:author="Maximilian Schmitz" w:date="2015-06-19T08:41:00Z">
        <w:r w:rsidR="002D4BC8">
          <w:t>,</w:t>
        </w:r>
      </w:ins>
      <w:r w:rsidR="00F1001F">
        <w:t xml:space="preserve"> wird ein vereinfachtes </w:t>
      </w:r>
      <w:commentRangeStart w:id="1140"/>
      <w:r w:rsidR="00F1001F">
        <w:t xml:space="preserve">Remote </w:t>
      </w:r>
      <w:proofErr w:type="spellStart"/>
      <w:r w:rsidR="00F1001F">
        <w:t>Procedure</w:t>
      </w:r>
      <w:proofErr w:type="spellEnd"/>
      <w:r w:rsidR="00F1001F">
        <w:t xml:space="preserve"> Call</w:t>
      </w:r>
      <w:r w:rsidR="009D1104">
        <w:t xml:space="preserve"> </w:t>
      </w:r>
      <w:commentRangeEnd w:id="1140"/>
      <w:r w:rsidR="00562016">
        <w:rPr>
          <w:rStyle w:val="Kommentarzeichen"/>
        </w:rPr>
        <w:commentReference w:id="1140"/>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77777777" w:rsidR="00AB1E79" w:rsidRDefault="00AB1E79" w:rsidP="00AB1E79">
      <w:pPr>
        <w:rPr>
          <w:ins w:id="1141" w:author="Maximilian Schmitz" w:date="2015-07-06T22:27:00Z"/>
        </w:rPr>
      </w:pPr>
      <w:ins w:id="1142" w:author="Maximilian Schmitz" w:date="2015-07-06T22:27:00Z">
        <w:r>
          <w:lastRenderedPageBreak/>
          <w:t xml:space="preserve">In </w:t>
        </w:r>
        <w:r>
          <w:fldChar w:fldCharType="begin"/>
        </w:r>
        <w:r>
          <w:instrText xml:space="preserve"> REF _Ref423984075 \h </w:instrText>
        </w:r>
      </w:ins>
      <w:ins w:id="1143"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1144" w:author="Maximilian Schmitz" w:date="2015-07-06T22:27:00Z"/>
        </w:rPr>
      </w:pPr>
    </w:p>
    <w:p w14:paraId="7BB601BC" w14:textId="6CD8329B" w:rsidR="00AB1E79" w:rsidRDefault="00AB1E79" w:rsidP="00AB1E79">
      <w:pPr>
        <w:keepNext/>
        <w:jc w:val="center"/>
        <w:rPr>
          <w:ins w:id="1145" w:author="Maximilian Schmitz" w:date="2015-07-06T22:27:00Z"/>
        </w:rPr>
      </w:pPr>
      <w:ins w:id="1146"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1147" w:author="Maximilian Schmitz" w:date="2015-07-06T22:27:00Z"/>
        </w:rPr>
      </w:pPr>
      <w:bookmarkStart w:id="1148" w:name="_Ref423984075"/>
      <w:ins w:id="1149"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1148"/>
        <w:r>
          <w:t xml:space="preserve">: Remote </w:t>
        </w:r>
        <w:proofErr w:type="spellStart"/>
        <w:r>
          <w:t>Procedure</w:t>
        </w:r>
        <w:proofErr w:type="spellEnd"/>
        <w:r>
          <w:t xml:space="preserve"> Call Umsetzung</w:t>
        </w:r>
      </w:ins>
    </w:p>
    <w:p w14:paraId="76E4CA84" w14:textId="7D1998E0" w:rsidR="00F1001F" w:rsidRDefault="00C5128C" w:rsidP="00AB1E79">
      <w:pPr>
        <w:rPr>
          <w:ins w:id="1150" w:author="Maximilian Schmitz" w:date="2015-06-04T21:09:00Z"/>
        </w:rPr>
      </w:pPr>
      <w:r>
        <w:br/>
        <w:t>Die 22 Threads</w:t>
      </w:r>
      <w:ins w:id="1151" w:author="Admin" w:date="2015-07-06T14:10:00Z">
        <w:r w:rsidR="00F31991">
          <w:t xml:space="preserve"> der Spieler</w:t>
        </w:r>
      </w:ins>
      <w:r>
        <w:t xml:space="preserve"> müssen</w:t>
      </w:r>
      <w:ins w:id="1152" w:author="Admin" w:date="2015-07-06T14:10:00Z">
        <w:r w:rsidR="00F31991">
          <w:t xml:space="preserve"> </w:t>
        </w:r>
      </w:ins>
      <w:proofErr w:type="spellStart"/>
      <w:ins w:id="1153" w:author="Admin" w:date="2015-07-07T10:39:00Z">
        <w:r w:rsidR="003817E8" w:rsidRPr="003817E8">
          <w:t>gescheduled</w:t>
        </w:r>
        <w:proofErr w:type="spellEnd"/>
        <w:r w:rsidR="003817E8">
          <w:t xml:space="preserve"> </w:t>
        </w:r>
      </w:ins>
      <w:ins w:id="1154" w:author="Admin" w:date="2015-07-06T14:10:00Z">
        <w:r w:rsidR="00F31991">
          <w:t>und</w:t>
        </w:r>
      </w:ins>
      <w:ins w:id="1155" w:author="Admin" w:date="2015-07-06T14:09:00Z">
        <w:r w:rsidR="00F31991">
          <w:t xml:space="preserve"> </w:t>
        </w:r>
      </w:ins>
      <w:del w:id="1156"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157"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EC1852">
      <w:pPr>
        <w:keepNext/>
        <w:pPrChange w:id="1158" w:author="Maximilian Schmitz" w:date="2015-06-15T21:17: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159" w:name="_Toc422468974"/>
      <w:r>
        <w:t xml:space="preserve">Abbildung </w:t>
      </w:r>
      <w:fldSimple w:instr=" SEQ Abbildung \* ARABIC ">
        <w:ins w:id="1160" w:author="Admin" w:date="2015-07-08T09:03:00Z">
          <w:r w:rsidR="000E14AF">
            <w:rPr>
              <w:noProof/>
            </w:rPr>
            <w:t>3</w:t>
          </w:r>
        </w:ins>
        <w:del w:id="1161" w:author="Admin" w:date="2015-07-08T09:03:00Z">
          <w:r w:rsidR="00867956" w:rsidDel="000E14AF">
            <w:rPr>
              <w:noProof/>
            </w:rPr>
            <w:delText>2</w:delText>
          </w:r>
        </w:del>
      </w:fldSimple>
      <w:r>
        <w:t>: Architektur als Klassendiagramm</w:t>
      </w:r>
      <w:bookmarkEnd w:id="1159"/>
    </w:p>
    <w:p w14:paraId="01898A97" w14:textId="77777777" w:rsidR="00E64F9C" w:rsidRDefault="00E64F9C">
      <w:r>
        <w:br w:type="page"/>
      </w:r>
    </w:p>
    <w:p w14:paraId="14967895" w14:textId="77777777" w:rsidR="00493EDB" w:rsidRDefault="00493EDB" w:rsidP="00EC1852">
      <w:pPr>
        <w:pStyle w:val="berschrift1"/>
        <w:pPrChange w:id="1162" w:author="Admin" w:date="2015-07-08T08:55:00Z">
          <w:pPr>
            <w:pStyle w:val="berschrift1"/>
          </w:pPr>
        </w:pPrChange>
      </w:pPr>
      <w:bookmarkStart w:id="1163" w:name="_Toc424109398"/>
      <w:r>
        <w:lastRenderedPageBreak/>
        <w:t>Umsetzung</w:t>
      </w:r>
      <w:bookmarkEnd w:id="1163"/>
    </w:p>
    <w:p w14:paraId="6B9CA8AB" w14:textId="77777777" w:rsidR="00096735" w:rsidRDefault="00DC17D6" w:rsidP="00A76D1C">
      <w:pPr>
        <w:pStyle w:val="berschrift2"/>
      </w:pPr>
      <w:bookmarkStart w:id="1164" w:name="_Toc424109399"/>
      <w:r>
        <w:t>Umsetzung der Simulationsumgebung</w:t>
      </w:r>
      <w:bookmarkEnd w:id="1164"/>
    </w:p>
    <w:p w14:paraId="73FFAAD5" w14:textId="77777777" w:rsidR="00DC17D6" w:rsidRDefault="00794EB6">
      <w:pPr>
        <w:pStyle w:val="berschrift3"/>
        <w:rPr>
          <w:ins w:id="1165" w:author="Maximilian Schmitz" w:date="2015-06-04T10:21:00Z"/>
        </w:rPr>
      </w:pPr>
      <w:bookmarkStart w:id="1166" w:name="_Toc424109400"/>
      <w:r>
        <w:t>Grundsätzliches</w:t>
      </w:r>
      <w:bookmarkEnd w:id="1166"/>
    </w:p>
    <w:p w14:paraId="3249959B" w14:textId="77777777" w:rsidR="00D47AE2" w:rsidRDefault="006179F5">
      <w:pPr>
        <w:rPr>
          <w:ins w:id="1167" w:author="Maximilian Schmitz" w:date="2015-06-17T15:03:00Z"/>
        </w:rPr>
        <w:pPrChange w:id="1168" w:author="Maximilian Schmitz" w:date="2015-06-04T10:21:00Z">
          <w:pPr>
            <w:pStyle w:val="berschrift3"/>
          </w:pPr>
        </w:pPrChange>
      </w:pPr>
      <w:ins w:id="1169" w:author="Maximilian Schmitz" w:date="2015-06-17T14:59:00Z">
        <w:r>
          <w:t>Die Umsetzung der Simulationsumgebung basiert auf der Unreal Engine 4</w:t>
        </w:r>
      </w:ins>
      <w:ins w:id="1170" w:author="Maximilian Schmitz" w:date="2015-06-17T15:00:00Z">
        <w:r>
          <w:t xml:space="preserve">. Die </w:t>
        </w:r>
      </w:ins>
      <w:ins w:id="1171" w:author="Maximilian Schmitz" w:date="2015-06-17T15:01:00Z">
        <w:r>
          <w:t xml:space="preserve">Unreal Engine 4 ist eine </w:t>
        </w:r>
      </w:ins>
      <w:ins w:id="1172" w:author="Maximilian Schmitz" w:date="2015-06-17T15:02:00Z">
        <w:r>
          <w:t>Game-Engine</w:t>
        </w:r>
      </w:ins>
      <w:ins w:id="1173" w:author="Maximilian Schmitz" w:date="2015-06-17T15:01:00Z">
        <w:r>
          <w:t xml:space="preserve">, also ein Framework um Computerspiele zu erstellen. </w:t>
        </w:r>
      </w:ins>
      <w:ins w:id="1174" w:author="Maximilian Schmitz" w:date="2015-06-17T15:02:00Z">
        <w:r>
          <w:t xml:space="preserve">Sie bietet bereits </w:t>
        </w:r>
      </w:ins>
      <w:ins w:id="1175" w:author="Maximilian Schmitz" w:date="2015-06-17T15:03:00Z">
        <w:r>
          <w:t>viele vorgefertigte Funktionen an, auf die bei der Eigenentwicklung aufgesetzt werden können.</w:t>
        </w:r>
      </w:ins>
    </w:p>
    <w:p w14:paraId="4BFD2842" w14:textId="77777777" w:rsidR="00CE7C45" w:rsidRDefault="00CE7C45">
      <w:pPr>
        <w:rPr>
          <w:ins w:id="1176" w:author="Maximilian Schmitz" w:date="2015-06-17T15:07:00Z"/>
        </w:rPr>
        <w:pPrChange w:id="1177" w:author="Maximilian Schmitz" w:date="2015-06-04T10:21:00Z">
          <w:pPr>
            <w:pStyle w:val="berschrift3"/>
          </w:pPr>
        </w:pPrChange>
      </w:pPr>
      <w:ins w:id="1178" w:author="Maximilian Schmitz" w:date="2015-06-17T15:03:00Z">
        <w:r>
          <w:t>Der große Vorteil eines solchen Frameworks besteht darin, dass die Entwicklung nicht von Null an begonnen werden muss, sondern au</w:t>
        </w:r>
      </w:ins>
      <w:ins w:id="1179" w:author="Maximilian Schmitz" w:date="2015-06-17T15:04:00Z">
        <w:r>
          <w:t xml:space="preserve">f ein breites Spektrum von Basisfunktionen zugegriffen werden kann. </w:t>
        </w:r>
        <w:r w:rsidR="00993018">
          <w:t xml:space="preserve">Gerade im Hinblick auf die Implementierung einer </w:t>
        </w:r>
      </w:ins>
      <w:ins w:id="1180"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181" w:author="Maximilian Schmitz" w:date="2015-06-17T15:11:00Z"/>
        </w:rPr>
        <w:pPrChange w:id="1182" w:author="Maximilian Schmitz" w:date="2015-06-04T10:21:00Z">
          <w:pPr>
            <w:pStyle w:val="berschrift3"/>
          </w:pPr>
        </w:pPrChange>
      </w:pPr>
      <w:ins w:id="1183" w:author="Maximilian Schmitz" w:date="2015-06-17T15:07:00Z">
        <w:r>
          <w:t>Nicht nur bei der Entwicklung bietet</w:t>
        </w:r>
        <w:r w:rsidR="00512263">
          <w:t xml:space="preserve"> ein Framework große Vorteile. D</w:t>
        </w:r>
      </w:ins>
      <w:ins w:id="1184" w:author="Maximilian Schmitz" w:date="2015-06-17T15:08:00Z">
        <w:r w:rsidR="00512263">
          <w:t>urch den modularen, komponentenbasierten Aufbau von Frameworks, können eigene Teile einfache</w:t>
        </w:r>
      </w:ins>
      <w:ins w:id="1185" w:author="Admin" w:date="2015-07-06T14:14:00Z">
        <w:r w:rsidR="00E34D1B">
          <w:t>r</w:t>
        </w:r>
      </w:ins>
      <w:ins w:id="1186" w:author="Maximilian Schmitz" w:date="2015-06-17T15:08:00Z">
        <w:del w:id="1187" w:author="Admin" w:date="2015-07-06T14:14:00Z">
          <w:r w:rsidR="00512263" w:rsidDel="00E34D1B">
            <w:delText>s</w:delText>
          </w:r>
        </w:del>
        <w:r w:rsidR="00512263">
          <w:t xml:space="preserve"> und besser getestet werden.</w:t>
        </w:r>
      </w:ins>
      <w:ins w:id="1188" w:author="Maximilian Schmitz" w:date="2015-06-17T15:11:00Z">
        <w:r w:rsidR="002020AD">
          <w:t xml:space="preserve"> Das liegt daran, dass bereits eine grundlegende Architektur vorgegeben ist und Schnittstellen klar spezifiziert sind.</w:t>
        </w:r>
      </w:ins>
      <w:ins w:id="1189" w:author="Maximilian Schmitz" w:date="2015-06-17T15:08:00Z">
        <w:r w:rsidR="00512263">
          <w:t xml:space="preserve"> </w:t>
        </w:r>
      </w:ins>
      <w:ins w:id="1190" w:author="Maximilian Schmitz" w:date="2015-06-17T15:09:00Z">
        <w:r w:rsidR="00512263">
          <w:t xml:space="preserve">Auch die spätere Weiterentwicklung durch andere Teams wird durch die Nutzung </w:t>
        </w:r>
      </w:ins>
      <w:ins w:id="1191" w:author="Maximilian Schmitz" w:date="2015-06-17T15:10:00Z">
        <w:r w:rsidR="00512263">
          <w:t>eines Frameworks vereinfacht.</w:t>
        </w:r>
      </w:ins>
    </w:p>
    <w:p w14:paraId="3DEB3084" w14:textId="77777777" w:rsidR="002020AD" w:rsidRDefault="002020AD">
      <w:pPr>
        <w:rPr>
          <w:ins w:id="1192" w:author="Maximilian Schmitz" w:date="2015-06-17T15:13:00Z"/>
        </w:rPr>
        <w:pPrChange w:id="1193" w:author="Maximilian Schmitz" w:date="2015-06-04T10:21:00Z">
          <w:pPr>
            <w:pStyle w:val="berschrift3"/>
          </w:pPr>
        </w:pPrChange>
      </w:pPr>
      <w:ins w:id="1194"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1195" w:author="Maximilian Schmitz" w:date="2015-06-17T15:12:00Z">
        <w:r>
          <w:t xml:space="preserve"> für dieses Projekt notwendig ist. </w:t>
        </w:r>
      </w:ins>
      <w:ins w:id="1196"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197" w:author="Maximilian Schmitz" w:date="2015-06-17T15:13:00Z"/>
        </w:rPr>
        <w:pPrChange w:id="1198" w:author="Maximilian Schmitz" w:date="2015-06-04T10:21:00Z">
          <w:pPr>
            <w:pStyle w:val="berschrift3"/>
          </w:pPr>
        </w:pPrChange>
      </w:pPr>
    </w:p>
    <w:p w14:paraId="5E1E4941" w14:textId="620ADE3C" w:rsidR="00575FED" w:rsidRDefault="001C3431">
      <w:pPr>
        <w:rPr>
          <w:ins w:id="1199" w:author="Maximilian Schmitz" w:date="2015-06-17T15:25:00Z"/>
        </w:rPr>
        <w:pPrChange w:id="1200" w:author="Maximilian Schmitz" w:date="2015-06-04T10:21:00Z">
          <w:pPr>
            <w:pStyle w:val="berschrift3"/>
          </w:pPr>
        </w:pPrChange>
      </w:pPr>
      <w:ins w:id="1201" w:author="Maximilian Schmitz" w:date="2015-06-17T15:13:00Z">
        <w:r>
          <w:t xml:space="preserve">Die Gründe warum auf die Unreal Engine 4 gesetzt wird, wurden bereits im </w:t>
        </w:r>
      </w:ins>
      <w:ins w:id="1202" w:author="Maximilian Schmitz" w:date="2015-06-17T15:15:00Z">
        <w:r>
          <w:t>Teil</w:t>
        </w:r>
      </w:ins>
      <w:ins w:id="1203" w:author="Maximilian Schmitz" w:date="2015-06-17T15:13:00Z">
        <w:r>
          <w:t xml:space="preserve"> </w:t>
        </w:r>
      </w:ins>
      <w:ins w:id="1204" w:author="Maximilian Schmitz" w:date="2015-06-17T15:14:00Z">
        <w:r>
          <w:fldChar w:fldCharType="begin"/>
        </w:r>
        <w:r>
          <w:instrText xml:space="preserve"> REF _Ref422317414 \h </w:instrText>
        </w:r>
      </w:ins>
      <w:r>
        <w:fldChar w:fldCharType="separate"/>
      </w:r>
      <w:ins w:id="1205" w:author="Maximilian Schmitz" w:date="2015-06-19T09:20:00Z">
        <w:r w:rsidR="00867956">
          <w:t>Game Engine</w:t>
        </w:r>
      </w:ins>
      <w:ins w:id="1206" w:author="Maximilian Schmitz" w:date="2015-06-17T15:14:00Z">
        <w:r>
          <w:fldChar w:fldCharType="end"/>
        </w:r>
        <w:r>
          <w:t xml:space="preserve"> im Kapitel </w:t>
        </w:r>
      </w:ins>
      <w:ins w:id="1207" w:author="Maximilian Schmitz" w:date="2015-06-17T15:15:00Z">
        <w:r>
          <w:fldChar w:fldCharType="begin"/>
        </w:r>
        <w:r>
          <w:instrText xml:space="preserve"> REF _Ref422317454 \h </w:instrText>
        </w:r>
      </w:ins>
      <w:r>
        <w:fldChar w:fldCharType="separate"/>
      </w:r>
      <w:ins w:id="1208" w:author="Maximilian Schmitz" w:date="2015-06-19T09:20:00Z">
        <w:r w:rsidR="00867956">
          <w:t>Stand der Technik</w:t>
        </w:r>
      </w:ins>
      <w:ins w:id="1209" w:author="Maximilian Schmitz" w:date="2015-06-17T15:15:00Z">
        <w:r>
          <w:fldChar w:fldCharType="end"/>
        </w:r>
        <w:r>
          <w:t xml:space="preserve"> angesprochen.</w:t>
        </w:r>
        <w:r w:rsidR="001634F9">
          <w:t xml:space="preserve"> D</w:t>
        </w:r>
      </w:ins>
      <w:ins w:id="1210" w:author="Admin" w:date="2015-07-06T14:15:00Z">
        <w:r w:rsidR="00601564">
          <w:t>er</w:t>
        </w:r>
      </w:ins>
      <w:ins w:id="1211" w:author="Maximilian Schmitz" w:date="2015-06-17T15:15:00Z">
        <w:del w:id="1212" w:author="Admin" w:date="2015-07-06T14:15:00Z">
          <w:r w:rsidR="001634F9" w:rsidDel="00601564">
            <w:delText>ie</w:delText>
          </w:r>
        </w:del>
        <w:r w:rsidR="001634F9">
          <w:t xml:space="preserve"> wichtigste</w:t>
        </w:r>
        <w:del w:id="1213" w:author="Admin" w:date="2015-07-06T14:15:00Z">
          <w:r w:rsidR="001634F9" w:rsidDel="00601564">
            <w:delText>n</w:delText>
          </w:r>
        </w:del>
        <w:r w:rsidR="001634F9">
          <w:t xml:space="preserve"> Vorteile </w:t>
        </w:r>
        <w:del w:id="1214" w:author="Admin" w:date="2015-07-06T14:15:00Z">
          <w:r w:rsidR="001634F9" w:rsidDel="00601564">
            <w:delText>sind</w:delText>
          </w:r>
        </w:del>
      </w:ins>
      <w:ins w:id="1215" w:author="Admin" w:date="2015-07-06T14:15:00Z">
        <w:r w:rsidR="00601564">
          <w:t>ist</w:t>
        </w:r>
      </w:ins>
      <w:ins w:id="1216" w:author="Maximilian Schmitz" w:date="2015-06-17T15:15:00Z">
        <w:r w:rsidR="001634F9">
          <w:t xml:space="preserve"> die kostenfreie Verfügbarkeit für studentische Projekte wie dieses. </w:t>
        </w:r>
      </w:ins>
      <w:ins w:id="1217"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1218"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219" w:author="Maximilian Schmitz" w:date="2015-06-17T15:21:00Z">
        <w:r w:rsidR="004109D3">
          <w:t>Das Framework</w:t>
        </w:r>
      </w:ins>
      <w:ins w:id="1220" w:author="Admin" w:date="2015-07-06T14:16:00Z">
        <w:r w:rsidR="00601564">
          <w:t xml:space="preserve"> </w:t>
        </w:r>
      </w:ins>
      <w:ins w:id="1221" w:author="Maximilian Schmitz" w:date="2015-06-17T15:21:00Z">
        <w:del w:id="1222" w:author="Admin" w:date="2015-07-06T14:16:00Z">
          <w:r w:rsidR="004109D3" w:rsidDel="00601564">
            <w:delText xml:space="preserve"> existiert </w:delText>
          </w:r>
        </w:del>
        <w:r w:rsidR="004109D3">
          <w:t>wu</w:t>
        </w:r>
        <w:r w:rsidR="00477EB9">
          <w:t>rde</w:t>
        </w:r>
      </w:ins>
      <w:ins w:id="1223" w:author="Admin" w:date="2015-07-06T14:16:00Z">
        <w:r w:rsidR="00601564">
          <w:t xml:space="preserve"> erstmals</w:t>
        </w:r>
      </w:ins>
      <w:ins w:id="1224" w:author="Maximilian Schmitz" w:date="2015-06-17T15:21:00Z">
        <w:r w:rsidR="00477EB9">
          <w:t xml:space="preserve"> im März 2014 veröffentlicht und</w:t>
        </w:r>
      </w:ins>
      <w:ins w:id="1225" w:author="Admin" w:date="2015-07-06T14:16:00Z">
        <w:r w:rsidR="00601564">
          <w:t xml:space="preserve"> seither</w:t>
        </w:r>
      </w:ins>
      <w:ins w:id="1226" w:author="Maximilian Schmitz" w:date="2015-06-17T15:21:00Z">
        <w:r w:rsidR="00477EB9">
          <w:t xml:space="preserve"> regelmäßig mit Updates versorgt. </w:t>
        </w:r>
      </w:ins>
      <w:ins w:id="1227"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228" w:author="Maximilian Schmitz" w:date="2015-06-17T15:24:00Z">
        <w:r w:rsidR="00AA1509">
          <w:t xml:space="preserve"> Auch Anpassungsprobleme durch Updates</w:t>
        </w:r>
      </w:ins>
      <w:ins w:id="1229" w:author="Admin" w:date="2015-07-06T14:17:00Z">
        <w:r w:rsidR="00601564">
          <w:t xml:space="preserve"> </w:t>
        </w:r>
      </w:ins>
      <w:ins w:id="1230" w:author="Maximilian Schmitz" w:date="2015-06-17T15:24:00Z">
        <w:del w:id="1231" w:author="Admin" w:date="2015-07-06T14:19:00Z">
          <w:r w:rsidR="00AA1509" w:rsidDel="00601564">
            <w:delText xml:space="preserve"> </w:delText>
          </w:r>
        </w:del>
        <w:r w:rsidR="00AA1509">
          <w:t>sind ein Thema</w:t>
        </w:r>
      </w:ins>
      <w:ins w:id="1232" w:author="Admin" w:date="2015-07-06T14:18:00Z">
        <w:r w:rsidR="00601564">
          <w:t>. Während der Bearbeitung wurden Teilweise die Schnittstellendefinitionen</w:t>
        </w:r>
      </w:ins>
      <w:ins w:id="1233" w:author="Admin" w:date="2015-07-06T14:19:00Z">
        <w:r w:rsidR="00601564">
          <w:t xml:space="preserve"> des Frameworks </w:t>
        </w:r>
      </w:ins>
      <w:ins w:id="1234" w:author="Admin" w:date="2015-07-06T14:18:00Z">
        <w:r w:rsidR="00601564">
          <w:t xml:space="preserve">geändert. </w:t>
        </w:r>
      </w:ins>
      <w:ins w:id="1235" w:author="Maximilian Schmitz" w:date="2015-06-17T15:24:00Z">
        <w:del w:id="1236" w:author="Admin" w:date="2015-07-06T14:18:00Z">
          <w:r w:rsidR="00AA1509" w:rsidDel="00601564">
            <w:delText xml:space="preserve"> und während der Bearbeitung aufgetreten.</w:delText>
          </w:r>
        </w:del>
      </w:ins>
    </w:p>
    <w:p w14:paraId="4AED1D47" w14:textId="77777777" w:rsidR="00D374F3" w:rsidRDefault="00D374F3">
      <w:pPr>
        <w:rPr>
          <w:ins w:id="1237" w:author="Maximilian Schmitz" w:date="2015-06-17T15:25:00Z"/>
        </w:rPr>
        <w:pPrChange w:id="1238" w:author="Maximilian Schmitz" w:date="2015-06-04T10:21:00Z">
          <w:pPr>
            <w:pStyle w:val="berschrift3"/>
          </w:pPr>
        </w:pPrChange>
      </w:pPr>
    </w:p>
    <w:p w14:paraId="05891566" w14:textId="77777777" w:rsidR="00D374F3" w:rsidRDefault="00D374F3">
      <w:pPr>
        <w:rPr>
          <w:ins w:id="1239" w:author="Maximilian Schmitz" w:date="2015-06-17T15:28:00Z"/>
        </w:rPr>
        <w:pPrChange w:id="1240" w:author="Maximilian Schmitz" w:date="2015-06-04T10:21:00Z">
          <w:pPr>
            <w:pStyle w:val="berschrift3"/>
          </w:pPr>
        </w:pPrChange>
      </w:pPr>
      <w:ins w:id="1241" w:author="Maximilian Schmitz" w:date="2015-06-17T15:25:00Z">
        <w:r>
          <w:t>Insgesamt teilt sich die Umsetzung der Simulationsumgebung in drei Teile:</w:t>
        </w:r>
      </w:ins>
    </w:p>
    <w:p w14:paraId="77068D0B" w14:textId="77777777" w:rsidR="00D374F3" w:rsidRDefault="00D374F3">
      <w:pPr>
        <w:rPr>
          <w:ins w:id="1242" w:author="Maximilian Schmitz" w:date="2015-06-17T15:28:00Z"/>
        </w:rPr>
        <w:pPrChange w:id="1243" w:author="Maximilian Schmitz" w:date="2015-06-04T10:21:00Z">
          <w:pPr>
            <w:pStyle w:val="berschrift3"/>
          </w:pPr>
        </w:pPrChange>
      </w:pPr>
      <w:ins w:id="1244" w:author="Maximilian Schmitz" w:date="2015-06-17T15:27:00Z">
        <w:r>
          <w:t xml:space="preserve">Zum einen in die Erstellung des Spielrahmens mit dem Spielfeld und vor allem der Regelimplementierung.  </w:t>
        </w:r>
      </w:ins>
      <w:ins w:id="1245" w:author="Maximilian Schmitz" w:date="2015-06-17T15:28:00Z">
        <w:r>
          <w:t>Dieser Teil ist die Steuerungskomponente der Simulationsumgebung.</w:t>
        </w:r>
      </w:ins>
    </w:p>
    <w:p w14:paraId="515DD887" w14:textId="77777777" w:rsidR="00D374F3" w:rsidRDefault="00D374F3">
      <w:pPr>
        <w:rPr>
          <w:ins w:id="1246" w:author="Maximilian Schmitz" w:date="2015-06-17T15:30:00Z"/>
        </w:rPr>
        <w:pPrChange w:id="1247" w:author="Maximilian Schmitz" w:date="2015-06-04T10:21:00Z">
          <w:pPr>
            <w:pStyle w:val="berschrift3"/>
          </w:pPr>
        </w:pPrChange>
      </w:pPr>
      <w:ins w:id="1248" w:author="Maximilian Schmitz" w:date="2015-06-17T15:28:00Z">
        <w:r>
          <w:t xml:space="preserve">Ein weiterer Teil ist die Implementierung der Spieler innerhalb der Simulationsumgebung. </w:t>
        </w:r>
      </w:ins>
      <w:ins w:id="1249"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1250" w:author="Maximilian Schmitz" w:date="2015-06-04T10:21:00Z">
          <w:pPr>
            <w:pStyle w:val="berschrift3"/>
          </w:pPr>
        </w:pPrChange>
      </w:pPr>
      <w:ins w:id="1251" w:author="Maximilian Schmitz" w:date="2015-06-17T15:30:00Z">
        <w:r>
          <w:t xml:space="preserve">Der letzte Teil ist die Skriptschnittstelle, die die Weitergabe der Spielerfunktionalitäten an die KI-Skripte </w:t>
        </w:r>
      </w:ins>
      <w:ins w:id="1252" w:author="Maximilian Schmitz" w:date="2015-06-17T15:32:00Z">
        <w:r>
          <w:t xml:space="preserve">vornimmt. Dazu gehört auch </w:t>
        </w:r>
        <w:proofErr w:type="gramStart"/>
        <w:r>
          <w:t>den</w:t>
        </w:r>
        <w:proofErr w:type="gramEnd"/>
        <w:r>
          <w:t xml:space="preserve"> im Kapitel </w:t>
        </w:r>
      </w:ins>
      <w:ins w:id="1253" w:author="Maximilian Schmitz" w:date="2015-06-17T15:33:00Z">
        <w:r>
          <w:fldChar w:fldCharType="begin"/>
        </w:r>
        <w:r>
          <w:instrText xml:space="preserve"> REF _Ref422318518 \h </w:instrText>
        </w:r>
      </w:ins>
      <w:r>
        <w:fldChar w:fldCharType="separate"/>
      </w:r>
      <w:ins w:id="1254" w:author="Maximilian Schmitz" w:date="2015-06-19T09:20:00Z">
        <w:r w:rsidR="00867956">
          <w:t>Architektur</w:t>
        </w:r>
      </w:ins>
      <w:ins w:id="1255"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pPr>
      <w:bookmarkStart w:id="1256" w:name="_Toc424109401"/>
      <w:r>
        <w:t>Regel</w:t>
      </w:r>
      <w:ins w:id="1257" w:author="Maximilian Schmitz" w:date="2015-06-17T19:42:00Z">
        <w:r w:rsidR="00915AB6">
          <w:t>- und Spiel</w:t>
        </w:r>
      </w:ins>
      <w:r>
        <w:t>implementierung</w:t>
      </w:r>
      <w:bookmarkEnd w:id="1256"/>
    </w:p>
    <w:p w14:paraId="55706155" w14:textId="77777777" w:rsidR="00211020" w:rsidRDefault="00915AB6">
      <w:pPr>
        <w:pPrChange w:id="1258" w:author="Maximilian Schmitz" w:date="2015-06-04T19:48: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259" w:author="Maximilian Schmitz" w:date="2015-06-04T19:48: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 xml:space="preserve">Das funktioniert per Drag </w:t>
      </w:r>
      <w:proofErr w:type="spellStart"/>
      <w:r w:rsidR="00917479">
        <w:t>and</w:t>
      </w:r>
      <w:proofErr w:type="spellEnd"/>
      <w:r w:rsidR="00917479">
        <w:t xml:space="preserve"> Drop mit zusätzlichen Menüs für Detaileinstellungen. Somit ist das Konzept hier sehr ähnlich zu anderen Tools zur Erstellung von 3D-Szenen und Objekten wie beispielsweise Blender oder andere CAD Systeme.</w:t>
      </w:r>
    </w:p>
    <w:p w14:paraId="2A8B7749" w14:textId="5C4E0D74" w:rsidR="00917479" w:rsidRDefault="00917479">
      <w:pPr>
        <w:pPrChange w:id="1260" w:author="Maximilian Schmitz" w:date="2015-06-04T19:48:00Z">
          <w:pPr>
            <w:pStyle w:val="berschrift3"/>
          </w:pPr>
        </w:pPrChange>
      </w:pPr>
      <w:r>
        <w:lastRenderedPageBreak/>
        <w:t xml:space="preserve">Zum großen Teil kommen von der Unreal Engine mitgelieferte 3D-Modelle zum Einsatz. Stellvertretend seien hier die Spieler </w:t>
      </w:r>
      <w:del w:id="1261"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fldChar w:fldCharType="separate"/>
      </w:r>
      <w:r w:rsidR="00867956">
        <w:t xml:space="preserve">Abbildung </w:t>
      </w:r>
      <w:r w:rsidR="00867956">
        <w:rPr>
          <w:noProof/>
        </w:rPr>
        <w:t>3</w:t>
      </w:r>
      <w:r>
        <w:fldChar w:fldCharType="end"/>
      </w:r>
      <w:r>
        <w:t xml:space="preserve"> ist das so entstandene Spielfeld zu sehen.</w:t>
      </w:r>
    </w:p>
    <w:p w14:paraId="436BFC4B" w14:textId="77777777" w:rsidR="00915AB6" w:rsidRDefault="00915AB6">
      <w:pPr>
        <w:pPrChange w:id="1262" w:author="Maximilian Schmitz" w:date="2015-06-04T19:48:00Z">
          <w:pPr>
            <w:pStyle w:val="berschrift3"/>
          </w:pPr>
        </w:pPrChange>
      </w:pPr>
    </w:p>
    <w:p w14:paraId="20BA9BBF" w14:textId="77777777" w:rsidR="00313D31" w:rsidRDefault="00915AB6">
      <w:pPr>
        <w:keepNext/>
        <w:pPrChange w:id="1263" w:author="Maximilian Schmitz" w:date="2015-06-17T19:47: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rsidP="000E14AF">
      <w:pPr>
        <w:pStyle w:val="Beschriftung"/>
      </w:pPr>
      <w:bookmarkStart w:id="1264" w:name="_Ref422334156"/>
      <w:bookmarkStart w:id="1265" w:name="_Toc422468975"/>
      <w:r>
        <w:t xml:space="preserve">Abbildung </w:t>
      </w:r>
      <w:fldSimple w:instr=" SEQ Abbildung \* ARABIC ">
        <w:ins w:id="1266" w:author="Admin" w:date="2015-07-08T09:03:00Z">
          <w:r w:rsidR="000E14AF">
            <w:rPr>
              <w:noProof/>
            </w:rPr>
            <w:t>4</w:t>
          </w:r>
        </w:ins>
        <w:del w:id="1267" w:author="Admin" w:date="2015-07-08T09:03:00Z">
          <w:r w:rsidR="00867956" w:rsidDel="000E14AF">
            <w:rPr>
              <w:noProof/>
            </w:rPr>
            <w:delText>3</w:delText>
          </w:r>
        </w:del>
      </w:fldSimple>
      <w:bookmarkEnd w:id="1264"/>
      <w:r>
        <w:t>: Modelliertes Spielfeld</w:t>
      </w:r>
      <w:bookmarkEnd w:id="1265"/>
    </w:p>
    <w:p w14:paraId="373B4DDD" w14:textId="77777777" w:rsidR="00270303" w:rsidRDefault="00270303" w:rsidP="000E14AF"/>
    <w:p w14:paraId="7926E728" w14:textId="79FE6313" w:rsidR="00270303" w:rsidRPr="00EC6D6C" w:rsidRDefault="00270303" w:rsidP="000E14AF">
      <w:pPr>
        <w:rPr>
          <w:ins w:id="1268" w:author="Maximilian Schmitz" w:date="2015-06-17T19:54:00Z"/>
        </w:rPr>
      </w:pPr>
      <w:r>
        <w:t>Das Spiel verwendet ein kartesisches Koordinatensystem, dessen Ursprung sich im Mittelpunkt</w:t>
      </w:r>
      <w:ins w:id="1269" w:author="Admin" w:date="2015-07-06T14:22:00Z">
        <w:r w:rsidR="00601564">
          <w:t>(</w:t>
        </w:r>
        <w:r w:rsidR="00601564" w:rsidRPr="00601564">
          <w:t>Anstoßpunkt</w:t>
        </w:r>
        <w:r w:rsidR="00601564">
          <w:t>)</w:t>
        </w:r>
      </w:ins>
      <w:ins w:id="1270" w:author="Maximilian Schmitz" w:date="2015-06-18T20:08:00Z">
        <w:r>
          <w:t xml:space="preserve"> befindet.</w:t>
        </w:r>
      </w:ins>
    </w:p>
    <w:p w14:paraId="647EDB7F" w14:textId="77777777" w:rsidR="00036FA5" w:rsidRPr="00EC6D6C" w:rsidRDefault="00036FA5" w:rsidP="000E14AF">
      <w:pPr>
        <w:rPr>
          <w:ins w:id="1271" w:author="Maximilian Schmitz" w:date="2015-06-17T19:43:00Z"/>
        </w:rPr>
      </w:pPr>
    </w:p>
    <w:p w14:paraId="71B77B9D" w14:textId="77777777" w:rsidR="00915AB6" w:rsidRDefault="00D85DF2" w:rsidP="000E14AF">
      <w:pPr>
        <w:rPr>
          <w:ins w:id="1272" w:author="Maximilian Schmitz" w:date="2015-06-17T19:43:00Z"/>
        </w:rPr>
      </w:pPr>
      <w:ins w:id="1273" w:author="Maximilian Schmitz" w:date="2015-06-17T20:00:00Z">
        <w:r>
          <w:t xml:space="preserve">Die Implementierung der Fußballregeln wird zum einen über die Gestaltung der 3D-Modellierung realisiert. </w:t>
        </w:r>
      </w:ins>
      <w:ins w:id="1274" w:author="Maximilian Schmitz" w:date="2015-06-17T20:01:00Z">
        <w:r>
          <w:t xml:space="preserve">Um den Aufwand für die Implementierung der Fußballregeln zu reduzieren, wird mit Banden gespielt. </w:t>
        </w:r>
      </w:ins>
      <w:ins w:id="1275" w:author="Maximilian Schmitz" w:date="2015-06-17T20:02:00Z">
        <w:r>
          <w:t xml:space="preserve">Diese wurden als Kollisionsboxen modelliert und umgeben das gesamte Spielfeld. </w:t>
        </w:r>
      </w:ins>
      <w:ins w:id="1276" w:author="Maximilian Schmitz" w:date="2015-06-17T20:04:00Z">
        <w:r>
          <w:t xml:space="preserve">Die Kollisionsboxen sind weder für die Spieler, noch für den Ball durchlässig. Alle Objekte prallen daran ab wie es bei einer Bande der Fall wäre. </w:t>
        </w:r>
      </w:ins>
      <w:ins w:id="1277" w:author="Maximilian Schmitz" w:date="2015-06-17T20:05:00Z">
        <w:r>
          <w:t xml:space="preserve">Diese Entscheidung wurde getroffen um der Implementierung von Seiten- und Toraus, sowie Einwurf und Eckball aus dem Weg zu gehen. </w:t>
        </w:r>
      </w:ins>
      <w:ins w:id="1278"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279" w:author="Maximilian Schmitz" w:date="2015-06-17T20:08:00Z">
        <w:r>
          <w:fldChar w:fldCharType="begin"/>
        </w:r>
        <w:r>
          <w:instrText xml:space="preserve"> REF _Ref422335038 \h </w:instrText>
        </w:r>
      </w:ins>
      <w:r>
        <w:fldChar w:fldCharType="separate"/>
      </w:r>
      <w:ins w:id="1280" w:author="Maximilian Schmitz" w:date="2015-06-19T09:20:00Z">
        <w:r w:rsidR="00867956">
          <w:t xml:space="preserve">Abbildung </w:t>
        </w:r>
        <w:r w:rsidR="00867956">
          <w:rPr>
            <w:noProof/>
          </w:rPr>
          <w:t>4</w:t>
        </w:r>
      </w:ins>
      <w:ins w:id="1281" w:author="Maximilian Schmitz" w:date="2015-06-17T20:08:00Z">
        <w:r>
          <w:fldChar w:fldCharType="end"/>
        </w:r>
        <w:r>
          <w:t xml:space="preserve"> zeigt das Spielfeld</w:t>
        </w:r>
      </w:ins>
      <w:ins w:id="1282" w:author="Maximilian Schmitz" w:date="2015-06-17T20:09:00Z">
        <w:r>
          <w:t xml:space="preserve"> </w:t>
        </w:r>
      </w:ins>
      <w:ins w:id="1283" w:author="Maximilian Schmitz" w:date="2015-06-17T20:08:00Z">
        <w:r>
          <w:t>mit den modellierten Kollisionsboxen</w:t>
        </w:r>
      </w:ins>
      <w:ins w:id="1284" w:author="Maximilian Schmitz" w:date="2015-06-17T20:09:00Z">
        <w:r w:rsidRPr="00D85DF2">
          <w:t xml:space="preserve"> </w:t>
        </w:r>
        <w:r>
          <w:t>im Editor</w:t>
        </w:r>
      </w:ins>
      <w:ins w:id="1285" w:author="Maximilian Schmitz" w:date="2015-06-17T20:08:00Z">
        <w:r>
          <w:t xml:space="preserve">. Diese sind </w:t>
        </w:r>
      </w:ins>
      <w:ins w:id="1286" w:author="Maximilian Schmitz" w:date="2015-06-17T20:09:00Z">
        <w:r>
          <w:t>als transparente Rechtecke im Hintergrund zu erkennen.</w:t>
        </w:r>
      </w:ins>
    </w:p>
    <w:p w14:paraId="270E2621" w14:textId="77777777" w:rsidR="00D85DF2" w:rsidRDefault="00915AB6">
      <w:pPr>
        <w:keepNext/>
        <w:rPr>
          <w:ins w:id="1287" w:author="Maximilian Schmitz" w:date="2015-06-17T20:08:00Z"/>
        </w:rPr>
        <w:pPrChange w:id="1288" w:author="Maximilian Schmitz" w:date="2015-06-17T20:08:00Z">
          <w:pPr/>
        </w:pPrChange>
      </w:pPr>
      <w:ins w:id="1289"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290" w:author="Maximilian Schmitz" w:date="2015-06-17T19:55:00Z"/>
        </w:rPr>
        <w:pPrChange w:id="1291" w:author="Maximilian Schmitz" w:date="2015-06-17T20:08:00Z">
          <w:pPr>
            <w:pStyle w:val="berschrift3"/>
          </w:pPr>
        </w:pPrChange>
      </w:pPr>
      <w:bookmarkStart w:id="1292" w:name="_Ref422335038"/>
      <w:bookmarkStart w:id="1293" w:name="_Toc422468976"/>
      <w:ins w:id="1294" w:author="Maximilian Schmitz" w:date="2015-06-17T20:08:00Z">
        <w:r>
          <w:t xml:space="preserve">Abbildung </w:t>
        </w:r>
        <w:r>
          <w:fldChar w:fldCharType="begin"/>
        </w:r>
        <w:r>
          <w:instrText xml:space="preserve"> SEQ Abbildung \* ARABIC </w:instrText>
        </w:r>
      </w:ins>
      <w:r>
        <w:fldChar w:fldCharType="separate"/>
      </w:r>
      <w:ins w:id="1295" w:author="Maximilian Schmitz" w:date="2015-06-19T09:20:00Z">
        <w:r w:rsidR="00867956">
          <w:rPr>
            <w:noProof/>
          </w:rPr>
          <w:t>4</w:t>
        </w:r>
      </w:ins>
      <w:ins w:id="1296" w:author="Maximilian Schmitz" w:date="2015-06-17T20:08:00Z">
        <w:r>
          <w:fldChar w:fldCharType="end"/>
        </w:r>
        <w:bookmarkEnd w:id="1292"/>
        <w:r>
          <w:t>: Spielfeld mit Kollisionsboxen</w:t>
        </w:r>
      </w:ins>
      <w:bookmarkEnd w:id="1293"/>
    </w:p>
    <w:p w14:paraId="09683D48" w14:textId="77777777" w:rsidR="00036FA5" w:rsidRDefault="00036FA5">
      <w:pPr>
        <w:rPr>
          <w:ins w:id="1297" w:author="Maximilian Schmitz" w:date="2015-06-17T19:55:00Z"/>
        </w:rPr>
        <w:pPrChange w:id="1298" w:author="Maximilian Schmitz" w:date="2015-06-04T19:48:00Z">
          <w:pPr>
            <w:pStyle w:val="berschrift3"/>
          </w:pPr>
        </w:pPrChange>
      </w:pPr>
    </w:p>
    <w:p w14:paraId="7F039731" w14:textId="77777777" w:rsidR="00036FA5" w:rsidRDefault="00D359A1">
      <w:pPr>
        <w:rPr>
          <w:ins w:id="1299" w:author="Maximilian Schmitz" w:date="2015-06-17T20:26:00Z"/>
        </w:rPr>
        <w:pPrChange w:id="1300" w:author="Maximilian Schmitz" w:date="2015-06-04T19:48:00Z">
          <w:pPr>
            <w:pStyle w:val="berschrift3"/>
          </w:pPr>
        </w:pPrChange>
      </w:pPr>
      <w:ins w:id="1301" w:author="Maximilian Schmitz" w:date="2015-06-17T20:10:00Z">
        <w:r>
          <w:t xml:space="preserve">Weiterhin </w:t>
        </w:r>
      </w:ins>
      <w:ins w:id="1302" w:author="Maximilian Schmitz" w:date="2015-06-17T20:25:00Z">
        <w:r w:rsidR="00B93913">
          <w:t xml:space="preserve">ist im Spiel eine Torerkennung und daraufhin das Ausführen eines Anstoß implementiert. </w:t>
        </w:r>
      </w:ins>
      <w:ins w:id="1303"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1304" w:author="Maximilian Schmitz" w:date="2015-06-17T20:29:00Z"/>
        </w:rPr>
        <w:pPrChange w:id="1305" w:author="Maximilian Schmitz" w:date="2015-06-04T19:48:00Z">
          <w:pPr>
            <w:pStyle w:val="berschrift3"/>
          </w:pPr>
        </w:pPrChange>
      </w:pPr>
      <w:proofErr w:type="spellStart"/>
      <w:ins w:id="1306" w:author="Maximilian Schmitz" w:date="2015-06-17T20:27:00Z">
        <w:r>
          <w:t>Blueprints</w:t>
        </w:r>
        <w:proofErr w:type="spellEnd"/>
        <w:r>
          <w:t xml:space="preserve"> sind ein Ansatz der grafischen Programmierung. </w:t>
        </w:r>
      </w:ins>
      <w:ins w:id="1307" w:author="Maximilian Schmitz" w:date="2015-06-17T20:28:00Z">
        <w:r>
          <w:t xml:space="preserve">Darin lassen sich relativ komfortabel Funktionen modellieren. </w:t>
        </w:r>
      </w:ins>
      <w:ins w:id="1308"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309" w:author="Maximilian Schmitz" w:date="2015-06-17T20:43:00Z"/>
        </w:rPr>
        <w:pPrChange w:id="1310" w:author="Maximilian Schmitz" w:date="2015-06-04T19:48:00Z">
          <w:pPr>
            <w:pStyle w:val="berschrift3"/>
          </w:pPr>
        </w:pPrChange>
      </w:pPr>
      <w:ins w:id="1311" w:author="Maximilian Schmitz" w:date="2015-06-17T20:30:00Z">
        <w:r>
          <w:t xml:space="preserve">Ein </w:t>
        </w:r>
        <w:proofErr w:type="spellStart"/>
        <w:r>
          <w:t>Blueprint</w:t>
        </w:r>
        <w:proofErr w:type="spellEnd"/>
        <w:r>
          <w:t xml:space="preserve"> kann eine oder mehrere logische Funktionalitäten enthalten. </w:t>
        </w:r>
      </w:ins>
      <w:ins w:id="1312" w:author="Maximilian Schmitz" w:date="2015-06-17T20:32:00Z">
        <w:r>
          <w:t>Funktionsaufrufe oder Events sind als Rechtecke dargestellt. Verbunden sind diese Rechtecke über verschiedenfarbige Linien. Diese Linien repräsentieren Kontroll</w:t>
        </w:r>
      </w:ins>
      <w:ins w:id="1313" w:author="Admin" w:date="2015-07-06T14:25:00Z">
        <w:r w:rsidR="00601564">
          <w:t>-</w:t>
        </w:r>
      </w:ins>
      <w:ins w:id="1314" w:author="Maximilian Schmitz" w:date="2015-06-17T20:32:00Z">
        <w:del w:id="1315" w:author="Admin" w:date="2015-07-06T14:25:00Z">
          <w:r w:rsidDel="00601564">
            <w:delText>flüssen</w:delText>
          </w:r>
        </w:del>
      </w:ins>
      <w:ins w:id="1316" w:author="Admin" w:date="2015-07-06T14:24:00Z">
        <w:r w:rsidR="00601564">
          <w:t xml:space="preserve"> und Datenflüsse</w:t>
        </w:r>
      </w:ins>
      <w:ins w:id="1317" w:author="Maximilian Schmitz" w:date="2015-06-17T20:32:00Z">
        <w:r>
          <w:t>. D</w:t>
        </w:r>
      </w:ins>
      <w:ins w:id="1318" w:author="Admin" w:date="2015-07-06T14:25:00Z">
        <w:r w:rsidR="00373351">
          <w:t>ie</w:t>
        </w:r>
      </w:ins>
      <w:ins w:id="1319" w:author="Maximilian Schmitz" w:date="2015-06-17T20:32:00Z">
        <w:del w:id="1320" w:author="Admin" w:date="2015-07-06T14:25:00Z">
          <w:r w:rsidDel="00373351">
            <w:delText>as sind zum einen</w:delText>
          </w:r>
        </w:del>
        <w:r>
          <w:t xml:space="preserve"> </w:t>
        </w:r>
      </w:ins>
      <w:ins w:id="1321" w:author="Maximilian Schmitz" w:date="2015-06-17T20:33:00Z">
        <w:r>
          <w:t>Kontrollflüsse</w:t>
        </w:r>
      </w:ins>
      <w:ins w:id="1322" w:author="Admin" w:date="2015-07-06T14:25:00Z">
        <w:r w:rsidR="00373351">
          <w:t xml:space="preserve"> bestimmen die Reihenfolge</w:t>
        </w:r>
      </w:ins>
      <w:ins w:id="1323" w:author="Maximilian Schmitz" w:date="2015-06-17T20:33:00Z">
        <w:del w:id="1324" w:author="Admin" w:date="2015-07-06T14:25:00Z">
          <w:r w:rsidDel="00373351">
            <w:delText>,</w:delText>
          </w:r>
        </w:del>
        <w:r>
          <w:t xml:space="preserve"> d</w:t>
        </w:r>
      </w:ins>
      <w:ins w:id="1325" w:author="Admin" w:date="2015-07-06T14:25:00Z">
        <w:r w:rsidR="00373351">
          <w:t>er</w:t>
        </w:r>
      </w:ins>
      <w:ins w:id="1326" w:author="Maximilian Schmitz" w:date="2015-06-17T20:33:00Z">
        <w:del w:id="1327" w:author="Admin" w:date="2015-07-06T14:25:00Z">
          <w:r w:rsidDel="00373351">
            <w:delText>ie</w:delText>
          </w:r>
        </w:del>
        <w:r>
          <w:t xml:space="preserve"> Methodenaufrufe</w:t>
        </w:r>
        <w:del w:id="1328" w:author="Admin" w:date="2015-07-06T14:25:00Z">
          <w:r w:rsidDel="00373351">
            <w:delText xml:space="preserve"> weitergeben</w:delText>
          </w:r>
        </w:del>
        <w:r>
          <w:t xml:space="preserve">. </w:t>
        </w:r>
      </w:ins>
      <w:ins w:id="1329" w:author="Maximilian Schmitz" w:date="2015-06-17T20:34:00Z">
        <w:r>
          <w:t xml:space="preserve">Zum anderen </w:t>
        </w:r>
        <w:del w:id="1330" w:author="Admin" w:date="2015-07-06T14:27:00Z">
          <w:r w:rsidDel="00373351">
            <w:delText>sind</w:delText>
          </w:r>
        </w:del>
      </w:ins>
      <w:ins w:id="1331" w:author="Admin" w:date="2015-07-06T14:27:00Z">
        <w:r w:rsidR="00373351">
          <w:t>werden</w:t>
        </w:r>
      </w:ins>
      <w:ins w:id="1332" w:author="Maximilian Schmitz" w:date="2015-06-17T20:34:00Z">
        <w:r>
          <w:t xml:space="preserve"> die</w:t>
        </w:r>
      </w:ins>
      <w:ins w:id="1333" w:author="Admin" w:date="2015-07-06T14:26:00Z">
        <w:r w:rsidR="00373351">
          <w:t xml:space="preserve"> Datenflüsse zum Austausch von </w:t>
        </w:r>
      </w:ins>
      <w:ins w:id="1334" w:author="Maximilian Schmitz" w:date="2015-06-17T20:34:00Z">
        <w:del w:id="1335" w:author="Admin" w:date="2015-07-06T14:26:00Z">
          <w:r w:rsidDel="00373351">
            <w:delText xml:space="preserve">se Kontrollflüsse </w:delText>
          </w:r>
        </w:del>
        <w:r>
          <w:t xml:space="preserve">Variablen, </w:t>
        </w:r>
        <w:del w:id="1336" w:author="Admin" w:date="2015-07-06T14:27:00Z">
          <w:r w:rsidDel="00373351">
            <w:delText xml:space="preserve">die </w:delText>
          </w:r>
        </w:del>
        <w:r>
          <w:t>als Rückgabewerte einer Funktion</w:t>
        </w:r>
      </w:ins>
      <w:ins w:id="1337" w:author="Admin" w:date="2015-07-06T14:27:00Z">
        <w:r w:rsidR="00373351">
          <w:t xml:space="preserve"> oder</w:t>
        </w:r>
      </w:ins>
      <w:ins w:id="1338" w:author="Maximilian Schmitz" w:date="2015-06-17T20:34:00Z">
        <w:r>
          <w:t xml:space="preserve"> als Übergabeparameter an eine andere Funktion </w:t>
        </w:r>
      </w:ins>
      <w:ins w:id="1339" w:author="Admin" w:date="2015-07-06T14:27:00Z">
        <w:r w:rsidR="00373351">
          <w:lastRenderedPageBreak/>
          <w:t>verwendet</w:t>
        </w:r>
      </w:ins>
      <w:ins w:id="1340" w:author="Maximilian Schmitz" w:date="2015-06-17T20:34:00Z">
        <w:del w:id="1341" w:author="Admin" w:date="2015-07-06T14:27:00Z">
          <w:r w:rsidDel="00373351">
            <w:delText>übergeben werden</w:delText>
          </w:r>
        </w:del>
        <w:r>
          <w:t xml:space="preserve">. </w:t>
        </w:r>
      </w:ins>
      <w:ins w:id="1342"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1343" w:author="Maximilian Schmitz" w:date="2015-06-17T20:43:00Z"/>
        </w:rPr>
        <w:pPrChange w:id="1344" w:author="Maximilian Schmitz" w:date="2015-06-04T19:48:00Z">
          <w:pPr>
            <w:pStyle w:val="berschrift3"/>
          </w:pPr>
        </w:pPrChange>
      </w:pPr>
      <w:ins w:id="1345" w:author="Maximilian Schmitz" w:date="2015-06-17T20:44:00Z">
        <w:r>
          <w:t xml:space="preserve">In </w:t>
        </w:r>
      </w:ins>
      <w:ins w:id="1346" w:author="Maximilian Schmitz" w:date="2015-06-17T20:45:00Z">
        <w:r>
          <w:fldChar w:fldCharType="begin"/>
        </w:r>
        <w:r>
          <w:instrText xml:space="preserve"> REF _Ref422337232 \h </w:instrText>
        </w:r>
      </w:ins>
      <w:r>
        <w:fldChar w:fldCharType="separate"/>
      </w:r>
      <w:ins w:id="1347" w:author="Maximilian Schmitz" w:date="2015-06-19T09:20:00Z">
        <w:r w:rsidR="00867956">
          <w:t xml:space="preserve">Abbildung </w:t>
        </w:r>
        <w:r w:rsidR="00867956">
          <w:rPr>
            <w:noProof/>
          </w:rPr>
          <w:t>5</w:t>
        </w:r>
      </w:ins>
      <w:ins w:id="1348"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1349" w:author="Maximilian Schmitz" w:date="2015-06-17T20:46:00Z">
        <w:r w:rsidR="00C74556">
          <w:t xml:space="preserve">Dann wird geprüft welches Team das Tor erzielt hat und die Durchführung eines </w:t>
        </w:r>
      </w:ins>
      <w:ins w:id="1350" w:author="Maximilian Schmitz" w:date="2015-06-17T20:47:00Z">
        <w:r w:rsidR="00C74556">
          <w:t>Anstoßes</w:t>
        </w:r>
      </w:ins>
      <w:ins w:id="1351" w:author="Maximilian Schmitz" w:date="2015-06-17T20:46:00Z">
        <w:r w:rsidR="00C74556">
          <w:t xml:space="preserve"> angestoßen.</w:t>
        </w:r>
      </w:ins>
    </w:p>
    <w:p w14:paraId="4A2D38F2" w14:textId="77777777" w:rsidR="0098221C" w:rsidRDefault="0098221C">
      <w:pPr>
        <w:keepNext/>
        <w:rPr>
          <w:ins w:id="1352" w:author="Maximilian Schmitz" w:date="2015-06-17T20:44:00Z"/>
        </w:rPr>
        <w:pPrChange w:id="1353" w:author="Maximilian Schmitz" w:date="2015-06-17T20:44:00Z">
          <w:pPr/>
        </w:pPrChange>
      </w:pPr>
      <w:ins w:id="1354"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355" w:author="Maximilian Schmitz" w:date="2015-06-17T20:47:00Z"/>
        </w:rPr>
        <w:pPrChange w:id="1356" w:author="Maximilian Schmitz" w:date="2015-06-17T20:44:00Z">
          <w:pPr>
            <w:pStyle w:val="berschrift3"/>
          </w:pPr>
        </w:pPrChange>
      </w:pPr>
      <w:bookmarkStart w:id="1357" w:name="_Ref422337232"/>
      <w:bookmarkStart w:id="1358" w:name="_Toc422468977"/>
      <w:ins w:id="1359" w:author="Maximilian Schmitz" w:date="2015-06-17T20:44:00Z">
        <w:r>
          <w:t xml:space="preserve">Abbildung </w:t>
        </w:r>
        <w:r>
          <w:fldChar w:fldCharType="begin"/>
        </w:r>
        <w:r>
          <w:instrText xml:space="preserve"> SEQ Abbildung \* ARABIC </w:instrText>
        </w:r>
      </w:ins>
      <w:r>
        <w:fldChar w:fldCharType="separate"/>
      </w:r>
      <w:ins w:id="1360" w:author="Maximilian Schmitz" w:date="2015-06-19T09:20:00Z">
        <w:r w:rsidR="00867956">
          <w:rPr>
            <w:noProof/>
          </w:rPr>
          <w:t>5</w:t>
        </w:r>
      </w:ins>
      <w:ins w:id="1361" w:author="Maximilian Schmitz" w:date="2015-06-17T20:44:00Z">
        <w:r>
          <w:fldChar w:fldCharType="end"/>
        </w:r>
        <w:bookmarkEnd w:id="1357"/>
        <w:r>
          <w:t xml:space="preserve">: </w:t>
        </w:r>
        <w:proofErr w:type="spellStart"/>
        <w:r>
          <w:t>Blueprint</w:t>
        </w:r>
        <w:proofErr w:type="spellEnd"/>
        <w:r>
          <w:t xml:space="preserve"> für die Torerkennung</w:t>
        </w:r>
      </w:ins>
      <w:bookmarkEnd w:id="1358"/>
    </w:p>
    <w:p w14:paraId="2D7BC68C" w14:textId="77777777" w:rsidR="00C74556" w:rsidRDefault="00C74556">
      <w:pPr>
        <w:rPr>
          <w:ins w:id="1362" w:author="Maximilian Schmitz" w:date="2015-06-17T20:47:00Z"/>
        </w:rPr>
        <w:pPrChange w:id="1363" w:author="Maximilian Schmitz" w:date="2015-06-17T20:47:00Z">
          <w:pPr>
            <w:pStyle w:val="berschrift3"/>
          </w:pPr>
        </w:pPrChange>
      </w:pPr>
    </w:p>
    <w:p w14:paraId="007CACF9" w14:textId="77777777" w:rsidR="00A75BD7" w:rsidRDefault="00C74556">
      <w:pPr>
        <w:rPr>
          <w:ins w:id="1364" w:author="Maximilian Schmitz" w:date="2015-06-18T10:34:00Z"/>
        </w:rPr>
        <w:pPrChange w:id="1365" w:author="Maximilian Schmitz" w:date="2015-06-17T20:47:00Z">
          <w:pPr>
            <w:pStyle w:val="berschrift3"/>
          </w:pPr>
        </w:pPrChange>
      </w:pPr>
      <w:ins w:id="1366" w:author="Maximilian Schmitz" w:date="2015-06-17T20:51:00Z">
        <w:r>
          <w:t xml:space="preserve">Genauso sind weitere Funktionalitäten, die </w:t>
        </w:r>
      </w:ins>
      <w:ins w:id="1367" w:author="Maximilian Schmitz" w:date="2015-06-17T20:52:00Z">
        <w:r>
          <w:t xml:space="preserve">das Zurücksetzen des Balls nach Ablauf eines </w:t>
        </w:r>
        <w:proofErr w:type="spellStart"/>
        <w:r>
          <w:t>Timer</w:t>
        </w:r>
      </w:ins>
      <w:ins w:id="1368" w:author="Maximilian Schmitz" w:date="2015-06-17T20:53:00Z">
        <w:r>
          <w:t>s</w:t>
        </w:r>
      </w:ins>
      <w:proofErr w:type="spellEnd"/>
      <w:ins w:id="1369" w:author="Maximilian Schmitz" w:date="2015-06-17T20:52:00Z">
        <w:r>
          <w:t xml:space="preserve"> von 10 Sekunden </w:t>
        </w:r>
      </w:ins>
      <w:ins w:id="1370"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1371" w:author="Maximilian Schmitz" w:date="2015-06-18T10:31:00Z"/>
        </w:rPr>
        <w:pPrChange w:id="1372" w:author="Maximilian Schmitz" w:date="2015-06-17T20:47:00Z">
          <w:pPr>
            <w:pStyle w:val="berschrift3"/>
          </w:pPr>
        </w:pPrChange>
      </w:pPr>
    </w:p>
    <w:p w14:paraId="2A509E21" w14:textId="77777777" w:rsidR="00922210" w:rsidRDefault="00922210">
      <w:pPr>
        <w:rPr>
          <w:ins w:id="1373" w:author="Maximilian Schmitz" w:date="2015-06-18T10:35:00Z"/>
        </w:rPr>
        <w:pPrChange w:id="1374" w:author="Maximilian Schmitz" w:date="2015-06-17T20:47:00Z">
          <w:pPr>
            <w:pStyle w:val="berschrift3"/>
          </w:pPr>
        </w:pPrChange>
      </w:pPr>
      <w:ins w:id="1375" w:author="Maximilian Schmitz" w:date="2015-06-18T10:31:00Z">
        <w:r>
          <w:t xml:space="preserve">Die Konfiguration des Spiels wird </w:t>
        </w:r>
      </w:ins>
      <w:ins w:id="1376" w:author="Maximilian Schmitz" w:date="2015-06-18T10:32:00Z">
        <w:r>
          <w:t xml:space="preserve">aus der Datei </w:t>
        </w:r>
      </w:ins>
      <w:ins w:id="1377" w:author="Maximilian Schmitz" w:date="2015-06-18T10:34:00Z">
        <w:r>
          <w:t xml:space="preserve">„Teams.xml“ eingelesen. Darin ist spezifiziert aus welchen XML-Dateien die </w:t>
        </w:r>
      </w:ins>
      <w:ins w:id="1378" w:author="Maximilian Schmitz" w:date="2015-06-18T10:35:00Z">
        <w:r>
          <w:t>Konfiguration</w:t>
        </w:r>
      </w:ins>
      <w:ins w:id="1379" w:author="Maximilian Schmitz" w:date="2015-06-18T10:34:00Z">
        <w:r>
          <w:t xml:space="preserve"> der beiden Teams gelesen werden soll. </w:t>
        </w:r>
      </w:ins>
      <w:ins w:id="1380" w:author="Maximilian Schmitz" w:date="2015-06-18T10:35:00Z">
        <w:r>
          <w:t>Außerdem wird hier die Spieldauer für ein Spiel festgelegt.</w:t>
        </w:r>
      </w:ins>
    </w:p>
    <w:p w14:paraId="71CF11C1" w14:textId="26466517" w:rsidR="00922210" w:rsidRDefault="00922210">
      <w:pPr>
        <w:rPr>
          <w:ins w:id="1381" w:author="Maximilian Schmitz" w:date="2015-06-18T10:37:00Z"/>
        </w:rPr>
        <w:pPrChange w:id="1382" w:author="Maximilian Schmitz" w:date="2015-06-17T20:47:00Z">
          <w:pPr>
            <w:pStyle w:val="berschrift3"/>
          </w:pPr>
        </w:pPrChange>
      </w:pPr>
      <w:ins w:id="1383" w:author="Maximilian Schmitz" w:date="2015-06-18T10:36:00Z">
        <w:r>
          <w:t xml:space="preserve">In den Konfigurationsdateien der einzelnen Teams </w:t>
        </w:r>
      </w:ins>
      <w:ins w:id="1384" w:author="Maximilian Schmitz" w:date="2015-06-18T10:37:00Z">
        <w:r w:rsidR="00462BD4">
          <w:t>werden</w:t>
        </w:r>
      </w:ins>
      <w:ins w:id="1385" w:author="Maximilian Schmitz" w:date="2015-06-18T10:36:00Z">
        <w:r w:rsidR="00462BD4">
          <w:t xml:space="preserve"> für jeden Spieler ein KI-Skript, ein Name und die Startposition angegeben.</w:t>
        </w:r>
      </w:ins>
      <w:ins w:id="1386" w:author="Maximilian Schmitz" w:date="2015-06-18T10:38:00Z">
        <w:r w:rsidR="00462BD4">
          <w:t xml:space="preserve"> </w:t>
        </w:r>
        <w:del w:id="1387" w:author="Admin" w:date="2015-07-06T14:29:00Z">
          <w:r w:rsidR="00462BD4" w:rsidDel="00373351">
            <w:fldChar w:fldCharType="begin"/>
          </w:r>
          <w:r w:rsidR="00462BD4" w:rsidDel="00373351">
            <w:delInstrText xml:space="preserve"> REF _Ref422166503 \h </w:delInstrText>
          </w:r>
        </w:del>
      </w:ins>
      <w:del w:id="1388" w:author="Admin" w:date="2015-07-06T14:29:00Z">
        <w:r w:rsidR="00462BD4" w:rsidDel="00373351">
          <w:fldChar w:fldCharType="separate"/>
        </w:r>
      </w:del>
      <w:ins w:id="1389" w:author="Maximilian Schmitz" w:date="2015-06-19T09:20:00Z">
        <w:del w:id="1390" w:author="Admin" w:date="2015-07-06T14:29:00Z">
          <w:r w:rsidR="00867956" w:rsidDel="00373351">
            <w:delText xml:space="preserve">Abbildung </w:delText>
          </w:r>
          <w:r w:rsidR="00867956" w:rsidDel="00373351">
            <w:rPr>
              <w:noProof/>
            </w:rPr>
            <w:delText>1</w:delText>
          </w:r>
        </w:del>
      </w:ins>
      <w:del w:id="1391" w:author="Admin" w:date="2015-07-06T14:29:00Z">
        <w:r w:rsidR="00462BD4" w:rsidDel="00373351">
          <w:fldChar w:fldCharType="end"/>
        </w:r>
      </w:del>
      <w:ins w:id="1392" w:author="Maximilian Schmitz" w:date="2015-06-18T10:38:00Z">
        <w:r w:rsidR="00462BD4">
          <w:fldChar w:fldCharType="begin"/>
        </w:r>
        <w:r w:rsidR="00462BD4">
          <w:instrText xml:space="preserve"> REF _Ref422387246 \h </w:instrText>
        </w:r>
      </w:ins>
      <w:r w:rsidR="00462BD4">
        <w:fldChar w:fldCharType="separate"/>
      </w:r>
      <w:ins w:id="1393" w:author="Maximilian Schmitz" w:date="2015-06-19T09:20:00Z">
        <w:r w:rsidR="00867956">
          <w:t xml:space="preserve">Abbildung </w:t>
        </w:r>
        <w:r w:rsidR="00867956">
          <w:rPr>
            <w:noProof/>
          </w:rPr>
          <w:t>6</w:t>
        </w:r>
      </w:ins>
      <w:ins w:id="1394" w:author="Maximilian Schmitz" w:date="2015-06-18T10:38:00Z">
        <w:r w:rsidR="00462BD4">
          <w:fldChar w:fldCharType="end"/>
        </w:r>
        <w:r w:rsidR="00462BD4">
          <w:t xml:space="preserve"> zeigt eine solche </w:t>
        </w:r>
        <w:del w:id="1395" w:author="Admin" w:date="2015-07-06T14:30:00Z">
          <w:r w:rsidR="00462BD4" w:rsidDel="00373351">
            <w:delText>Datei</w:delText>
          </w:r>
        </w:del>
      </w:ins>
      <w:ins w:id="1396" w:author="Admin" w:date="2015-07-06T14:30:00Z">
        <w:r w:rsidR="00373351">
          <w:t>Teamkonfiguration</w:t>
        </w:r>
      </w:ins>
      <w:ins w:id="1397" w:author="Maximilian Schmitz" w:date="2015-06-18T10:38:00Z">
        <w:r w:rsidR="00462BD4">
          <w:t>.</w:t>
        </w:r>
      </w:ins>
    </w:p>
    <w:p w14:paraId="2FE91B0A" w14:textId="77777777" w:rsidR="00462BD4" w:rsidRDefault="00462BD4">
      <w:pPr>
        <w:rPr>
          <w:ins w:id="1398" w:author="Maximilian Schmitz" w:date="2015-06-18T10:37:00Z"/>
        </w:rPr>
        <w:pPrChange w:id="1399" w:author="Maximilian Schmitz" w:date="2015-06-17T20:47:00Z">
          <w:pPr>
            <w:pStyle w:val="berschrift3"/>
          </w:pPr>
        </w:pPrChange>
      </w:pPr>
    </w:p>
    <w:p w14:paraId="1CBF2747" w14:textId="77777777" w:rsidR="00462BD4" w:rsidRDefault="00462BD4">
      <w:pPr>
        <w:keepNext/>
        <w:rPr>
          <w:ins w:id="1400" w:author="Maximilian Schmitz" w:date="2015-06-18T10:38:00Z"/>
        </w:rPr>
        <w:pPrChange w:id="1401" w:author="Maximilian Schmitz" w:date="2015-06-18T10:38:00Z">
          <w:pPr/>
        </w:pPrChange>
      </w:pPr>
      <w:ins w:id="1402"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403" w:author="Maximilian Schmitz" w:date="2015-06-18T10:38:00Z"/>
        </w:rPr>
        <w:pPrChange w:id="1404" w:author="Maximilian Schmitz" w:date="2015-06-18T10:38:00Z">
          <w:pPr>
            <w:pStyle w:val="berschrift3"/>
          </w:pPr>
        </w:pPrChange>
      </w:pPr>
      <w:bookmarkStart w:id="1405" w:name="_Ref422387246"/>
      <w:bookmarkStart w:id="1406" w:name="_Toc422468978"/>
      <w:ins w:id="1407" w:author="Maximilian Schmitz" w:date="2015-06-18T10:38:00Z">
        <w:r>
          <w:t xml:space="preserve">Abbildung </w:t>
        </w:r>
        <w:r>
          <w:fldChar w:fldCharType="begin"/>
        </w:r>
        <w:r>
          <w:instrText xml:space="preserve"> SEQ Abbildung \* ARABIC </w:instrText>
        </w:r>
      </w:ins>
      <w:r>
        <w:fldChar w:fldCharType="separate"/>
      </w:r>
      <w:ins w:id="1408" w:author="Maximilian Schmitz" w:date="2015-06-19T09:20:00Z">
        <w:r w:rsidR="00867956">
          <w:rPr>
            <w:noProof/>
          </w:rPr>
          <w:t>6</w:t>
        </w:r>
      </w:ins>
      <w:ins w:id="1409" w:author="Maximilian Schmitz" w:date="2015-06-18T10:38:00Z">
        <w:r>
          <w:fldChar w:fldCharType="end"/>
        </w:r>
        <w:bookmarkEnd w:id="1405"/>
        <w:r>
          <w:t>: Konfiguration eines Teams</w:t>
        </w:r>
        <w:bookmarkEnd w:id="1406"/>
      </w:ins>
    </w:p>
    <w:p w14:paraId="33AD0AA1" w14:textId="3FD8F8E5" w:rsidR="00462BD4" w:rsidRPr="00EC6D6C" w:rsidRDefault="00462BD4">
      <w:pPr>
        <w:rPr>
          <w:ins w:id="1410" w:author="Maximilian Schmitz" w:date="2015-06-17T20:53:00Z"/>
        </w:rPr>
        <w:pPrChange w:id="1411" w:author="Maximilian Schmitz" w:date="2015-06-18T10:38:00Z">
          <w:pPr>
            <w:pStyle w:val="berschrift3"/>
          </w:pPr>
        </w:pPrChange>
      </w:pPr>
      <w:ins w:id="1412" w:author="Maximilian Schmitz" w:date="2015-06-18T10:39:00Z">
        <w:r>
          <w:t xml:space="preserve">Das Auslesen der XML-Dateien erfolgt über einen in C++ realisierten Parser beim Starten des Programms. </w:t>
        </w:r>
      </w:ins>
      <w:ins w:id="1413" w:author="Maximilian Schmitz" w:date="2015-06-18T10:41:00Z">
        <w:r>
          <w:t xml:space="preserve">Die Konfiguration über XML-Dateien ist sinnvoll, da XML auch von Menschen gut </w:t>
        </w:r>
        <w:del w:id="1414" w:author="Admin" w:date="2015-07-06T14:30:00Z">
          <w:r w:rsidDel="00373351">
            <w:delText>gelesen</w:delText>
          </w:r>
        </w:del>
      </w:ins>
      <w:ins w:id="1415" w:author="Admin" w:date="2015-07-06T14:30:00Z">
        <w:r w:rsidR="00373351">
          <w:t>bearbeitet</w:t>
        </w:r>
      </w:ins>
      <w:ins w:id="1416" w:author="Maximilian Schmitz" w:date="2015-06-18T10:41:00Z">
        <w:r>
          <w:t xml:space="preserve"> werden kann und weit verbreitet ist. Es wird ermöglicht, dass bei der Erstellung der künstlichen Intelligenzen für jeden Spieler eine spezielle Version erstellt werden kann. </w:t>
        </w:r>
      </w:ins>
      <w:ins w:id="1417"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418" w:author="Maximilian Schmitz" w:date="2015-06-17T20:54:00Z"/>
        </w:rPr>
        <w:pPrChange w:id="1419" w:author="Maximilian Schmitz" w:date="2015-06-17T20:47:00Z">
          <w:pPr>
            <w:pStyle w:val="berschrift3"/>
          </w:pPr>
        </w:pPrChange>
      </w:pPr>
    </w:p>
    <w:p w14:paraId="3B427273" w14:textId="77777777" w:rsidR="00C74556" w:rsidRPr="00EC6D6C" w:rsidRDefault="00C74556">
      <w:pPr>
        <w:rPr>
          <w:ins w:id="1420" w:author="Maximilian Schmitz" w:date="2015-06-17T15:00:00Z"/>
        </w:rPr>
        <w:pPrChange w:id="1421" w:author="Maximilian Schmitz" w:date="2015-06-17T20:47:00Z">
          <w:pPr>
            <w:pStyle w:val="berschrift3"/>
          </w:pPr>
        </w:pPrChange>
      </w:pPr>
      <w:ins w:id="1422" w:author="Maximilian Schmitz" w:date="2015-06-17T20:54:00Z">
        <w:r>
          <w:t xml:space="preserve">Im Bereich der Regelimplementierung gibt es noch einige Möglichkeiten zur Erweiterung. </w:t>
        </w:r>
      </w:ins>
      <w:ins w:id="1423" w:author="Maximilian Schmitz" w:date="2015-06-17T20:55:00Z">
        <w:r>
          <w:t xml:space="preserve">Beispielsweise </w:t>
        </w:r>
        <w:r w:rsidR="00AF56BA">
          <w:t xml:space="preserve">fehlt die Erkennung der Abseitsregel oder die Erkennung von Fouls. Wobei hier </w:t>
        </w:r>
      </w:ins>
      <w:ins w:id="1424" w:author="Maximilian Schmitz" w:date="2015-06-17T20:56:00Z">
        <w:r w:rsidR="00AF56BA">
          <w:t xml:space="preserve">vor allem die Erkennung desjenigen Spielers, der ein Foul begeht schwierig zu lösen ist. </w:t>
        </w:r>
      </w:ins>
      <w:ins w:id="1425"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1426" w:author="Maximilian Schmitz" w:date="2015-06-18T20:28:00Z"/>
        </w:rPr>
      </w:pPr>
      <w:bookmarkStart w:id="1427" w:name="_Toc424109402"/>
      <w:ins w:id="1428" w:author="Maximilian Schmitz" w:date="2015-06-17T15:00:00Z">
        <w:r>
          <w:t>Spielerimplementierung</w:t>
        </w:r>
      </w:ins>
      <w:bookmarkEnd w:id="1427"/>
    </w:p>
    <w:p w14:paraId="103D99CC" w14:textId="77777777" w:rsidR="00F908E2" w:rsidRPr="00321258" w:rsidRDefault="00F908E2">
      <w:pPr>
        <w:rPr>
          <w:ins w:id="1429" w:author="Maximilian Schmitz" w:date="2015-06-17T20:54:00Z"/>
        </w:rPr>
        <w:pPrChange w:id="1430" w:author="Maximilian Schmitz" w:date="2015-06-18T20:28:00Z">
          <w:pPr>
            <w:pStyle w:val="berschrift3"/>
          </w:pPr>
        </w:pPrChange>
      </w:pPr>
      <w:ins w:id="1431" w:author="Maximilian Schmitz" w:date="2015-06-18T20:28:00Z">
        <w:r>
          <w:t xml:space="preserve">In diesem Unterkapitel wird die Umsetzung des menschlichen Fußballspielers in der Simulation beschrieben. </w:t>
        </w:r>
      </w:ins>
      <w:ins w:id="143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433" w:author="Maximilian Schmitz" w:date="2015-06-18T10:29:00Z"/>
        </w:rPr>
        <w:pPrChange w:id="1434" w:author="Maximilian Schmitz" w:date="2015-06-17T20:54:00Z">
          <w:pPr>
            <w:pStyle w:val="berschrift3"/>
          </w:pPr>
        </w:pPrChange>
      </w:pPr>
      <w:ins w:id="1435" w:author="Maximilian Schmitz" w:date="2015-06-18T10:27:00Z">
        <w:r>
          <w:t xml:space="preserve">Die Implementierung der Funktionen des Spielers ist zum großen Teil im C++ Code vorgenommen. </w:t>
        </w:r>
      </w:ins>
      <w:ins w:id="1436"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1437" w:author="Maximilian Schmitz" w:date="2015-06-18T10:31:00Z"/>
        </w:rPr>
        <w:pPrChange w:id="1438" w:author="Maximilian Schmitz" w:date="2015-06-18T10:31:00Z">
          <w:pPr>
            <w:pStyle w:val="berschrift3"/>
            <w:numPr>
              <w:numId w:val="23"/>
            </w:numPr>
          </w:pPr>
        </w:pPrChange>
      </w:pPr>
      <w:ins w:id="1439" w:author="Maximilian Schmitz" w:date="2015-06-18T10:30:00Z">
        <w:r>
          <w:lastRenderedPageBreak/>
          <w:t xml:space="preserve">Die hier beschriebenen Spielerfunktionalitäten können über die </w:t>
        </w:r>
      </w:ins>
      <w:ins w:id="1440" w:author="Maximilian Schmitz" w:date="2015-06-18T10:31:00Z">
        <w:r>
          <w:t>Skriptschnittstelle</w:t>
        </w:r>
      </w:ins>
    </w:p>
    <w:p w14:paraId="5A54BC16" w14:textId="77777777" w:rsidR="007D3074" w:rsidRDefault="007D3074">
      <w:pPr>
        <w:rPr>
          <w:ins w:id="1441" w:author="Maximilian Schmitz" w:date="2015-06-18T10:44:00Z"/>
        </w:rPr>
        <w:pPrChange w:id="1442" w:author="Maximilian Schmitz" w:date="2015-06-18T10:31:00Z">
          <w:pPr>
            <w:pStyle w:val="berschrift3"/>
          </w:pPr>
        </w:pPrChange>
      </w:pPr>
      <w:ins w:id="1443" w:author="Maximilian Schmitz" w:date="2015-06-18T10:30:00Z">
        <w:r>
          <w:t xml:space="preserve">durch </w:t>
        </w:r>
      </w:ins>
      <w:ins w:id="1444" w:author="Maximilian Schmitz" w:date="2015-06-18T10:31:00Z">
        <w:r>
          <w:t>die künstliche Intelligenz aufgerufen werden.</w:t>
        </w:r>
      </w:ins>
    </w:p>
    <w:p w14:paraId="7FC07CB1" w14:textId="77777777" w:rsidR="00AF627C" w:rsidRDefault="00AF627C">
      <w:pPr>
        <w:rPr>
          <w:ins w:id="1445" w:author="Maximilian Schmitz" w:date="2015-06-18T10:44:00Z"/>
        </w:rPr>
        <w:pPrChange w:id="1446" w:author="Maximilian Schmitz" w:date="2015-06-18T10:31:00Z">
          <w:pPr>
            <w:pStyle w:val="berschrift3"/>
          </w:pPr>
        </w:pPrChange>
      </w:pPr>
    </w:p>
    <w:p w14:paraId="722B5305" w14:textId="77777777" w:rsidR="00C5179B" w:rsidRDefault="00AF627C">
      <w:pPr>
        <w:rPr>
          <w:ins w:id="1447" w:author="Maximilian Schmitz" w:date="2015-07-06T18:04:00Z"/>
        </w:rPr>
        <w:pPrChange w:id="1448" w:author="Maximilian Schmitz" w:date="2015-06-18T10:31:00Z">
          <w:pPr>
            <w:pStyle w:val="berschrift3"/>
          </w:pPr>
        </w:pPrChange>
      </w:pPr>
      <w:ins w:id="1449" w:author="Maximilian Schmitz" w:date="2015-06-18T10:44:00Z">
        <w:r>
          <w:t xml:space="preserve">Die im </w:t>
        </w:r>
        <w:proofErr w:type="spellStart"/>
        <w:r>
          <w:t>Blueprint</w:t>
        </w:r>
        <w:proofErr w:type="spellEnd"/>
        <w:r>
          <w:t xml:space="preserve"> umgesetzten Funktionen</w:t>
        </w:r>
      </w:ins>
      <w:ins w:id="1450" w:author="Maximilian Schmitz" w:date="2015-06-18T10:49:00Z">
        <w:r w:rsidR="00FC3779">
          <w:t xml:space="preserve"> sind das Annehmen des Balls, die Erkennung, ob der Spieler den Ball hat und die Bewegung zu einer bestimmten Position. </w:t>
        </w:r>
      </w:ins>
      <w:ins w:id="1451"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1452" w:author="Maximilian Schmitz" w:date="2015-06-18T10:51:00Z">
        <w:r w:rsidR="00FC3779">
          <w:t xml:space="preserve">Das liegt vor allem daran, dass auf Objekte zugegriffen werden muss, die innerhalb des verwendeten Basisspielers der Unreal Engine 4 liegen. </w:t>
        </w:r>
      </w:ins>
      <w:ins w:id="1453"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1454"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1455" w:author="Maximilian Schmitz" w:date="2015-07-06T18:03:00Z">
        <w:r w:rsidR="00C5179B">
          <w:t xml:space="preserve">kompiliert. Durch diese Übersetzung in </w:t>
        </w:r>
        <w:proofErr w:type="spellStart"/>
        <w:r w:rsidR="00C5179B">
          <w:t>Machinencode</w:t>
        </w:r>
        <w:proofErr w:type="spellEnd"/>
        <w:r w:rsidR="00C5179B">
          <w:t xml:space="preserve"> </w:t>
        </w:r>
      </w:ins>
      <w:ins w:id="1456"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1457" w:author="Maximilian Schmitz" w:date="2015-06-17T15:00:00Z"/>
        </w:rPr>
        <w:pPrChange w:id="1458" w:author="Maximilian Schmitz" w:date="2015-06-18T10:31:00Z">
          <w:pPr>
            <w:pStyle w:val="berschrift3"/>
          </w:pPr>
        </w:pPrChange>
      </w:pPr>
      <w:ins w:id="1459" w:author="Maximilian Schmitz" w:date="2015-06-18T10:53:00Z">
        <w:r>
          <w:t xml:space="preserve"> </w:t>
        </w:r>
      </w:ins>
      <w:ins w:id="1460" w:author="Maximilian Schmitz" w:date="2015-06-18T10:54:00Z">
        <w:r>
          <w:t xml:space="preserve">In </w:t>
        </w:r>
        <w:r>
          <w:fldChar w:fldCharType="begin"/>
        </w:r>
        <w:r>
          <w:instrText xml:space="preserve"> REF _Ref422388188 \h </w:instrText>
        </w:r>
      </w:ins>
      <w:r>
        <w:fldChar w:fldCharType="separate"/>
      </w:r>
      <w:ins w:id="1461" w:author="Maximilian Schmitz" w:date="2015-06-19T09:20:00Z">
        <w:r w:rsidR="00867956">
          <w:t xml:space="preserve">Abbildung </w:t>
        </w:r>
        <w:r w:rsidR="00867956">
          <w:rPr>
            <w:noProof/>
          </w:rPr>
          <w:t>7</w:t>
        </w:r>
      </w:ins>
      <w:ins w:id="1462" w:author="Maximilian Schmitz" w:date="2015-06-18T10:54:00Z">
        <w:r>
          <w:fldChar w:fldCharType="end"/>
        </w:r>
        <w:r>
          <w:t xml:space="preserve"> sind Teile der umgesetzten Funktionalitäten zu sehen. Es ist zu erkennen, dass diese Funktionen relativ klein sind. </w:t>
        </w:r>
      </w:ins>
      <w:ins w:id="1463" w:author="Maximilian Schmitz" w:date="2015-06-18T10:55:00Z">
        <w:r>
          <w:t>Eine Entsprechung im C++ Code wäre viel größer.</w:t>
        </w:r>
      </w:ins>
    </w:p>
    <w:p w14:paraId="44C52855" w14:textId="77777777" w:rsidR="00915AB6" w:rsidRDefault="00915AB6">
      <w:pPr>
        <w:keepNext/>
        <w:rPr>
          <w:ins w:id="1464" w:author="Maximilian Schmitz" w:date="2015-06-17T19:44:00Z"/>
        </w:rPr>
        <w:pPrChange w:id="1465" w:author="Maximilian Schmitz" w:date="2015-06-17T19:44:00Z">
          <w:pPr/>
        </w:pPrChange>
      </w:pPr>
      <w:ins w:id="1466"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1467" w:author="Maximilian Schmitz" w:date="2015-06-18T10:55:00Z"/>
        </w:rPr>
        <w:pPrChange w:id="1468" w:author="Maximilian Schmitz" w:date="2015-06-17T19:44:00Z">
          <w:pPr>
            <w:pStyle w:val="berschrift3"/>
          </w:pPr>
        </w:pPrChange>
      </w:pPr>
      <w:bookmarkStart w:id="1469" w:name="_Ref422388188"/>
      <w:bookmarkStart w:id="1470" w:name="_Toc422468979"/>
      <w:ins w:id="1471" w:author="Maximilian Schmitz" w:date="2015-06-17T19:44:00Z">
        <w:r>
          <w:t xml:space="preserve">Abbildung </w:t>
        </w:r>
        <w:r>
          <w:fldChar w:fldCharType="begin"/>
        </w:r>
        <w:r>
          <w:instrText xml:space="preserve"> SEQ Abbildung \* ARABIC </w:instrText>
        </w:r>
      </w:ins>
      <w:r>
        <w:fldChar w:fldCharType="separate"/>
      </w:r>
      <w:ins w:id="1472" w:author="Maximilian Schmitz" w:date="2015-06-19T09:20:00Z">
        <w:r w:rsidR="00867956">
          <w:rPr>
            <w:noProof/>
          </w:rPr>
          <w:t>7</w:t>
        </w:r>
      </w:ins>
      <w:ins w:id="1473" w:author="Maximilian Schmitz" w:date="2015-06-17T19:44:00Z">
        <w:r>
          <w:fldChar w:fldCharType="end"/>
        </w:r>
        <w:bookmarkEnd w:id="1469"/>
        <w:r>
          <w:t xml:space="preserve">: </w:t>
        </w:r>
        <w:proofErr w:type="spellStart"/>
        <w:r>
          <w:t>Blueprint</w:t>
        </w:r>
        <w:proofErr w:type="spellEnd"/>
        <w:r>
          <w:t>-Funktionen des Spielers</w:t>
        </w:r>
      </w:ins>
      <w:bookmarkEnd w:id="1470"/>
    </w:p>
    <w:p w14:paraId="26BE56FD" w14:textId="77777777" w:rsidR="00467292" w:rsidRDefault="00467292">
      <w:pPr>
        <w:rPr>
          <w:ins w:id="1474" w:author="Maximilian Schmitz" w:date="2015-06-18T10:55:00Z"/>
        </w:rPr>
        <w:pPrChange w:id="1475" w:author="Maximilian Schmitz" w:date="2015-06-18T10:55:00Z">
          <w:pPr>
            <w:pStyle w:val="berschrift3"/>
          </w:pPr>
        </w:pPrChange>
      </w:pPr>
    </w:p>
    <w:p w14:paraId="6F1BF8D5" w14:textId="77777777" w:rsidR="00E818EB" w:rsidRDefault="00A847DF">
      <w:pPr>
        <w:rPr>
          <w:ins w:id="1476" w:author="Maximilian Schmitz" w:date="2015-06-18T20:02:00Z"/>
        </w:rPr>
        <w:pPrChange w:id="1477" w:author="Maximilian Schmitz" w:date="2015-06-18T10:55:00Z">
          <w:pPr>
            <w:pStyle w:val="berschrift3"/>
          </w:pPr>
        </w:pPrChange>
      </w:pPr>
      <w:ins w:id="1478" w:author="Maximilian Schmitz" w:date="2015-06-18T15:40:00Z">
        <w:r>
          <w:t xml:space="preserve">Die weiteren Funktionen des Spielers sind direkt im C++ Code entwickelt. </w:t>
        </w:r>
      </w:ins>
      <w:ins w:id="1479" w:author="Maximilian Schmitz" w:date="2015-06-18T15:41:00Z">
        <w:r>
          <w:t>Diese finden sich</w:t>
        </w:r>
        <w:r w:rsidR="00E818EB">
          <w:t xml:space="preserve"> alle in der Datei „robot.cpp“.</w:t>
        </w:r>
      </w:ins>
    </w:p>
    <w:p w14:paraId="1F25E3D0" w14:textId="77777777" w:rsidR="00270303" w:rsidRDefault="00270303">
      <w:pPr>
        <w:rPr>
          <w:ins w:id="1480" w:author="Maximilian Schmitz" w:date="2015-06-18T19:43:00Z"/>
        </w:rPr>
        <w:pPrChange w:id="1481" w:author="Maximilian Schmitz" w:date="2015-06-18T10:55:00Z">
          <w:pPr>
            <w:pStyle w:val="berschrift3"/>
          </w:pPr>
        </w:pPrChange>
      </w:pPr>
    </w:p>
    <w:p w14:paraId="0BA173B7" w14:textId="77777777" w:rsidR="00E818EB" w:rsidRDefault="00E818EB">
      <w:pPr>
        <w:rPr>
          <w:ins w:id="1482" w:author="Maximilian Schmitz" w:date="2015-06-18T19:46:00Z"/>
        </w:rPr>
        <w:pPrChange w:id="1483" w:author="Maximilian Schmitz" w:date="2015-06-18T10:55:00Z">
          <w:pPr>
            <w:pStyle w:val="berschrift3"/>
          </w:pPr>
        </w:pPrChange>
      </w:pPr>
      <w:ins w:id="1484"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1485" w:author="Maximilian Schmitz" w:date="2015-06-18T19:44:00Z">
        <w:r>
          <w:t xml:space="preserve"> Für diese Funktion werden im C++ Code Berechnungen für die Geschwindigkeit und die Rotation in Bewegungsrichtung durchgeführt.</w:t>
        </w:r>
      </w:ins>
      <w:ins w:id="1486"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1487" w:author="Maximilian Schmitz" w:date="2015-06-18T20:02:00Z"/>
        </w:rPr>
        <w:pPrChange w:id="1488" w:author="Maximilian Schmitz" w:date="2015-06-18T10:55:00Z">
          <w:pPr>
            <w:pStyle w:val="berschrift3"/>
          </w:pPr>
        </w:pPrChange>
      </w:pPr>
      <w:ins w:id="1489" w:author="Maximilian Schmitz" w:date="2015-06-18T19:46:00Z">
        <w:r>
          <w:t xml:space="preserve">Bei allen </w:t>
        </w:r>
      </w:ins>
      <w:ins w:id="1490" w:author="Maximilian Schmitz" w:date="2015-06-18T19:38:00Z">
        <w:r>
          <w:t xml:space="preserve"> </w:t>
        </w:r>
      </w:ins>
      <w:ins w:id="1491" w:author="Maximilian Schmitz" w:date="2015-06-18T19:48:00Z">
        <w:r>
          <w:t xml:space="preserve">Bewegungsfunktionen wird der Ausdauerwert des Spielers abhängig von der Geschwindigkeit </w:t>
        </w:r>
        <w:r w:rsidR="00A75BD7">
          <w:t xml:space="preserve">und der zurückzulegenden Distanz </w:t>
        </w:r>
      </w:ins>
      <w:ins w:id="1492" w:author="Maximilian Schmitz" w:date="2015-06-18T19:49:00Z">
        <w:r w:rsidR="00A75BD7">
          <w:t>verringert</w:t>
        </w:r>
      </w:ins>
      <w:ins w:id="1493" w:author="Maximilian Schmitz" w:date="2015-06-18T19:48:00Z">
        <w:r w:rsidR="00A75BD7">
          <w:t xml:space="preserve">. </w:t>
        </w:r>
      </w:ins>
      <w:ins w:id="1494" w:author="Maximilian Schmitz" w:date="2015-06-18T20:01:00Z">
        <w:r w:rsidR="00482F55">
          <w:t xml:space="preserve">Hat der Spieler nicht genug Ausdauer um die Strecke mit der angegebenen Geschwindigkeit zurückzulegen, wird die Geschwindigkeit reduziert. </w:t>
        </w:r>
      </w:ins>
      <w:ins w:id="1495" w:author="Maximilian Schmitz" w:date="2015-06-18T19:49:00Z">
        <w:r w:rsidR="00A75BD7">
          <w:t xml:space="preserve">Damit wird verhindert, dass Spieler sich unbegrenzt mit voller Geschwindigkeit über das Spielfeld bewegen. </w:t>
        </w:r>
      </w:ins>
      <w:ins w:id="1496"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1497" w:author="Maximilian Schmitz" w:date="2015-06-18T19:50:00Z"/>
        </w:rPr>
        <w:pPrChange w:id="1498" w:author="Maximilian Schmitz" w:date="2015-06-18T10:55:00Z">
          <w:pPr>
            <w:pStyle w:val="berschrift3"/>
          </w:pPr>
        </w:pPrChange>
      </w:pPr>
    </w:p>
    <w:p w14:paraId="17D5CA18" w14:textId="77777777" w:rsidR="00A75BD7" w:rsidRDefault="00A75BD7">
      <w:pPr>
        <w:rPr>
          <w:ins w:id="1499" w:author="Maximilian Schmitz" w:date="2015-06-18T20:02:00Z"/>
        </w:rPr>
        <w:pPrChange w:id="1500" w:author="Maximilian Schmitz" w:date="2015-06-18T10:55:00Z">
          <w:pPr>
            <w:pStyle w:val="berschrift3"/>
          </w:pPr>
        </w:pPrChange>
      </w:pPr>
      <w:ins w:id="1501" w:author="Maximilian Schmitz" w:date="2015-06-18T19:51:00Z">
        <w:r>
          <w:t xml:space="preserve">Der Ausdauerwert des Spielers wird </w:t>
        </w:r>
      </w:ins>
      <w:ins w:id="1502" w:author="Maximilian Schmitz" w:date="2015-06-18T19:53:00Z">
        <w:r>
          <w:t>mit einem bestimmten Intervall wieder erhöht.</w:t>
        </w:r>
      </w:ins>
      <w:ins w:id="1503" w:author="Maximilian Schmitz" w:date="2015-06-18T19:54:00Z">
        <w:r>
          <w:t xml:space="preserve"> Damit ist eine Erholung des Spielers von einer Anstrengung möglich.</w:t>
        </w:r>
      </w:ins>
    </w:p>
    <w:p w14:paraId="7FB6B8FB" w14:textId="77777777" w:rsidR="00270303" w:rsidRDefault="00270303">
      <w:pPr>
        <w:rPr>
          <w:ins w:id="1504" w:author="Maximilian Schmitz" w:date="2015-06-18T19:54:00Z"/>
        </w:rPr>
        <w:pPrChange w:id="1505" w:author="Maximilian Schmitz" w:date="2015-06-18T10:55:00Z">
          <w:pPr>
            <w:pStyle w:val="berschrift3"/>
          </w:pPr>
        </w:pPrChange>
      </w:pPr>
    </w:p>
    <w:p w14:paraId="1FE37337" w14:textId="77777777" w:rsidR="00A75BD7" w:rsidRDefault="00A75BD7">
      <w:pPr>
        <w:rPr>
          <w:ins w:id="1506" w:author="Maximilian Schmitz" w:date="2015-06-18T20:02:00Z"/>
        </w:rPr>
        <w:pPrChange w:id="1507" w:author="Maximilian Schmitz" w:date="2015-06-18T10:55:00Z">
          <w:pPr>
            <w:pStyle w:val="berschrift3"/>
          </w:pPr>
        </w:pPrChange>
      </w:pPr>
      <w:ins w:id="1508" w:author="Maximilian Schmitz" w:date="2015-06-18T19:55:00Z">
        <w:r>
          <w:t>Im C++ Code ist die Kick-Funktion, die den Spieler den Ball kicken lässt implementiert.</w:t>
        </w:r>
      </w:ins>
      <w:ins w:id="1509" w:author="Maximilian Schmitz" w:date="2015-06-18T19:56:00Z">
        <w:r>
          <w:t xml:space="preserve"> Diese Funktion </w:t>
        </w:r>
      </w:ins>
      <w:ins w:id="1510"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511" w:author="Maximilian Schmitz" w:date="2015-06-18T19:53:00Z">
        <w:r>
          <w:t xml:space="preserve"> </w:t>
        </w:r>
      </w:ins>
      <w:ins w:id="1512" w:author="Maximilian Schmitz" w:date="2015-06-18T20:00:00Z">
        <w:r w:rsidR="00482F55">
          <w:t>Innerhalb der Kick-Funktion wird abhängig von der Stärke des Schusses der Ausdauerwert reduziert.</w:t>
        </w:r>
      </w:ins>
      <w:ins w:id="1513"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514" w:author="Maximilian Schmitz" w:date="2015-06-18T20:02:00Z"/>
        </w:rPr>
        <w:pPrChange w:id="1515" w:author="Maximilian Schmitz" w:date="2015-06-18T10:55:00Z">
          <w:pPr>
            <w:pStyle w:val="berschrift3"/>
          </w:pPr>
        </w:pPrChange>
      </w:pPr>
    </w:p>
    <w:p w14:paraId="52FE8F84" w14:textId="77777777" w:rsidR="00270303" w:rsidRDefault="00270303">
      <w:pPr>
        <w:rPr>
          <w:ins w:id="1516" w:author="Maximilian Schmitz" w:date="2015-06-18T20:04:00Z"/>
        </w:rPr>
        <w:pPrChange w:id="1517" w:author="Maximilian Schmitz" w:date="2015-06-18T10:55:00Z">
          <w:pPr>
            <w:pStyle w:val="berschrift3"/>
          </w:pPr>
        </w:pPrChange>
      </w:pPr>
      <w:ins w:id="1518" w:author="Maximilian Schmitz" w:date="2015-06-18T20:03:00Z">
        <w:r>
          <w:t xml:space="preserve">Eine weitere Gruppe von Funktionen liefert Positionen von Objekten zurück. </w:t>
        </w:r>
      </w:ins>
      <w:ins w:id="1519" w:author="Maximilian Schmitz" w:date="2015-06-18T20:04:00Z">
        <w:r>
          <w:t>Die Position des Spielers und der beiden Tore sind hierbei zu jeder Zeit bekannt und werden zurückgeliefert.</w:t>
        </w:r>
      </w:ins>
    </w:p>
    <w:p w14:paraId="0AD49C97" w14:textId="77777777" w:rsidR="00270303" w:rsidRDefault="00270303">
      <w:pPr>
        <w:rPr>
          <w:ins w:id="1520" w:author="Maximilian Schmitz" w:date="2015-07-06T18:05:00Z"/>
        </w:rPr>
        <w:pPrChange w:id="1521" w:author="Maximilian Schmitz" w:date="2015-06-18T10:55:00Z">
          <w:pPr>
            <w:pStyle w:val="berschrift3"/>
          </w:pPr>
        </w:pPrChange>
      </w:pPr>
      <w:ins w:id="1522" w:author="Maximilian Schmitz" w:date="2015-06-18T20:04:00Z">
        <w:r>
          <w:t xml:space="preserve">Die Position des Balls und anderer Spieler ist nur bekannt, wenn diese sich im Sichtfeld des Spielers befinden. </w:t>
        </w:r>
      </w:ins>
      <w:ins w:id="1523" w:author="Maximilian Schmitz" w:date="2015-06-18T20:05:00Z">
        <w:r>
          <w:t>Ist das nicht der Fall werden die Spielerpositionen gar nicht zurückgeliefert. Das ist möglich, da diese als Liste zurückgegeben werden. Beim Ball wird hier die Null-Position zurückgegeben.</w:t>
        </w:r>
      </w:ins>
      <w:ins w:id="1524"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525" w:author="Maximilian Schmitz" w:date="2015-06-18T20:10:00Z">
        <w:r w:rsidR="004C4941">
          <w:t xml:space="preserve">Auch ein negativer Wert ist nicht möglich, da diese Werte durch die Wahl des Koordinatensystems während des Spiels auftreten. </w:t>
        </w:r>
      </w:ins>
      <w:ins w:id="1526"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527" w:author="Maximilian Schmitz" w:date="2015-06-18T20:27:00Z"/>
        </w:rPr>
        <w:pPrChange w:id="1528" w:author="Maximilian Schmitz" w:date="2015-06-18T10:55:00Z">
          <w:pPr>
            <w:pStyle w:val="berschrift3"/>
          </w:pPr>
        </w:pPrChange>
      </w:pPr>
      <w:ins w:id="1529" w:author="Maximilian Schmitz" w:date="2015-07-06T18:05:00Z">
        <w:r>
          <w:t xml:space="preserve">Die Wahrnehmung des Spielers ist so konfiguriert, dass er alle Objekte </w:t>
        </w:r>
      </w:ins>
      <w:ins w:id="1530" w:author="Maximilian Schmitz" w:date="2015-06-18T20:14:00Z">
        <w:r w:rsidR="00EB2EF1">
          <w:t xml:space="preserve">in einem Radius von 5 Metern </w:t>
        </w:r>
      </w:ins>
      <w:ins w:id="1531" w:author="Maximilian Schmitz" w:date="2015-07-06T18:06:00Z">
        <w:r>
          <w:t>wahrnehmen kann. Diese Wahrnehmung simuliert je nach Position des Objekts die Sinne Hören, Fühlen oder Sehen.</w:t>
        </w:r>
      </w:ins>
      <w:ins w:id="1532" w:author="Maximilian Schmitz" w:date="2015-06-18T20:14:00Z">
        <w:r w:rsidR="00EB2EF1">
          <w:t xml:space="preserve"> Zusätzlich kann er beliebig weit entfernte Objekte in einem Horizontalen Sichtfeld von 120 Grad sehen. </w:t>
        </w:r>
      </w:ins>
      <w:ins w:id="1533"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534"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535" w:author="Maximilian Schmitz" w:date="2015-06-18T20:20:00Z">
        <w:r w:rsidR="00A90563">
          <w:t xml:space="preserve">Aus diesen Gründen wurde das Sichtsystem mit 120 Grad modelliert, in dem der Spieler alle Objekte scharf erkennen kann. </w:t>
        </w:r>
      </w:ins>
      <w:ins w:id="1536"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537" w:author="Maximilian Schmitz" w:date="2015-06-18T20:27:00Z"/>
        </w:rPr>
        <w:pPrChange w:id="1538" w:author="Maximilian Schmitz" w:date="2015-06-18T10:55:00Z">
          <w:pPr>
            <w:pStyle w:val="berschrift3"/>
          </w:pPr>
        </w:pPrChange>
      </w:pPr>
    </w:p>
    <w:p w14:paraId="1EE450A8" w14:textId="77777777" w:rsidR="00EC6D6C" w:rsidRDefault="00EC6D6C">
      <w:pPr>
        <w:rPr>
          <w:ins w:id="1539" w:author="Maximilian Schmitz" w:date="2015-06-18T20:22:00Z"/>
        </w:rPr>
        <w:pPrChange w:id="1540" w:author="Maximilian Schmitz" w:date="2015-06-18T10:55:00Z">
          <w:pPr>
            <w:pStyle w:val="berschrift3"/>
          </w:pPr>
        </w:pPrChange>
      </w:pPr>
      <w:ins w:id="1541" w:author="Maximilian Schmitz" w:date="2015-06-18T20:27:00Z">
        <w:r>
          <w:t xml:space="preserve">Im Spieler sind auch Methoden zur Kommunikation implementiert. </w:t>
        </w:r>
      </w:ins>
      <w:ins w:id="1542" w:author="Maximilian Schmitz" w:date="2015-06-18T20:30:00Z">
        <w:r w:rsidR="00F908E2">
          <w:t xml:space="preserve">Die Spieler besitzen eine Funktion um eine Nachricht zu sprechen. </w:t>
        </w:r>
      </w:ins>
      <w:ins w:id="1543"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544"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545" w:author="Maximilian Schmitz" w:date="2015-06-18T20:22:00Z"/>
        </w:rPr>
        <w:pPrChange w:id="1546" w:author="Maximilian Schmitz" w:date="2015-06-18T10:55:00Z">
          <w:pPr>
            <w:pStyle w:val="berschrift3"/>
          </w:pPr>
        </w:pPrChange>
      </w:pPr>
    </w:p>
    <w:p w14:paraId="17F3F736" w14:textId="77777777" w:rsidR="00EC6D6C" w:rsidRDefault="00EC6D6C">
      <w:pPr>
        <w:rPr>
          <w:ins w:id="1547" w:author="Maximilian Schmitz" w:date="2015-06-18T20:24:00Z"/>
        </w:rPr>
        <w:pPrChange w:id="1548" w:author="Maximilian Schmitz" w:date="2015-06-18T10:55:00Z">
          <w:pPr>
            <w:pStyle w:val="berschrift3"/>
          </w:pPr>
        </w:pPrChange>
      </w:pPr>
      <w:ins w:id="1549"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550" w:author="Maximilian Schmitz" w:date="2015-06-18T20:25:00Z"/>
        </w:rPr>
        <w:pPrChange w:id="1551" w:author="Maximilian Schmitz" w:date="2015-06-18T10:55:00Z">
          <w:pPr>
            <w:pStyle w:val="berschrift3"/>
          </w:pPr>
        </w:pPrChange>
      </w:pPr>
    </w:p>
    <w:p w14:paraId="3E294710" w14:textId="77777777" w:rsidR="00EC6D6C" w:rsidRPr="00EC6D6C" w:rsidRDefault="00EC6D6C">
      <w:pPr>
        <w:pPrChange w:id="1552" w:author="Maximilian Schmitz" w:date="2015-06-18T10:55:00Z">
          <w:pPr>
            <w:pStyle w:val="berschrift3"/>
          </w:pPr>
        </w:pPrChange>
      </w:pPr>
      <w:ins w:id="1553" w:author="Maximilian Schmitz" w:date="2015-06-18T20:25:00Z">
        <w:r>
          <w:t>Die Funktionen des Spielers, sind Funktionen innerhalb des Spiels. Sie werden über die Skrip</w:t>
        </w:r>
      </w:ins>
      <w:ins w:id="1554" w:author="Maximilian Schmitz" w:date="2015-06-18T20:26:00Z">
        <w:r>
          <w:t>t</w:t>
        </w:r>
      </w:ins>
      <w:ins w:id="1555" w:author="Maximilian Schmitz" w:date="2015-06-18T20:25:00Z">
        <w:r>
          <w:t>schnittstelle an die künstliche Intelligenz weitergereicht und von dort aus aufgerufen</w:t>
        </w:r>
      </w:ins>
      <w:ins w:id="1556" w:author="Maximilian Schmitz" w:date="2015-06-18T20:27:00Z">
        <w:r>
          <w:t>.</w:t>
        </w:r>
      </w:ins>
    </w:p>
    <w:p w14:paraId="5097FB11" w14:textId="77777777" w:rsidR="00DC17D6" w:rsidRDefault="00DC17D6">
      <w:pPr>
        <w:pStyle w:val="berschrift3"/>
        <w:rPr>
          <w:ins w:id="1557" w:author="Maximilian Schmitz" w:date="2015-06-04T19:48:00Z"/>
        </w:rPr>
      </w:pPr>
      <w:bookmarkStart w:id="1558" w:name="_Ref422041281"/>
      <w:bookmarkStart w:id="1559" w:name="_Ref422043249"/>
      <w:bookmarkStart w:id="1560" w:name="_Toc424109403"/>
      <w:r>
        <w:t>S</w:t>
      </w:r>
      <w:ins w:id="1561" w:author="Maximilian Schmitz" w:date="2015-06-17T15:31:00Z">
        <w:r w:rsidR="003227D0">
          <w:t>k</w:t>
        </w:r>
      </w:ins>
      <w:del w:id="1562" w:author="Maximilian Schmitz" w:date="2015-06-17T15:31:00Z">
        <w:r w:rsidDel="003227D0">
          <w:delText>c</w:delText>
        </w:r>
      </w:del>
      <w:r>
        <w:t>rip</w:t>
      </w:r>
      <w:ins w:id="1563" w:author="Maximilian Schmitz" w:date="2015-06-04T10:21:00Z">
        <w:r w:rsidR="008F74F3">
          <w:t>t</w:t>
        </w:r>
      </w:ins>
      <w:r>
        <w:t>schnittstelle</w:t>
      </w:r>
      <w:bookmarkEnd w:id="1558"/>
      <w:bookmarkEnd w:id="1559"/>
      <w:bookmarkEnd w:id="1560"/>
    </w:p>
    <w:p w14:paraId="7187953D" w14:textId="77777777" w:rsidR="002D4BC8" w:rsidRDefault="002D4BC8">
      <w:pPr>
        <w:rPr>
          <w:ins w:id="1564" w:author="Maximilian Schmitz" w:date="2015-06-19T08:44:00Z"/>
        </w:rPr>
        <w:pPrChange w:id="1565" w:author="Maximilian Schmitz" w:date="2015-06-04T19:48:00Z">
          <w:pPr>
            <w:pStyle w:val="berschrift3"/>
          </w:pPr>
        </w:pPrChange>
      </w:pPr>
      <w:ins w:id="1566" w:author="Maximilian Schmitz" w:date="2015-06-19T08:35:00Z">
        <w:r>
          <w:t xml:space="preserve">Die Skriptschnittstelle ist die </w:t>
        </w:r>
      </w:ins>
      <w:ins w:id="1567" w:author="Maximilian Schmitz" w:date="2015-06-19T08:42:00Z">
        <w:r>
          <w:t>Implementierung</w:t>
        </w:r>
      </w:ins>
      <w:ins w:id="1568" w:author="Maximilian Schmitz" w:date="2015-06-19T08:35:00Z">
        <w:r>
          <w:t xml:space="preserve"> </w:t>
        </w:r>
      </w:ins>
      <w:ins w:id="1569" w:author="Maximilian Schmitz" w:date="2015-06-19T08:42:00Z">
        <w:r>
          <w:t xml:space="preserve">des im Kapitel </w:t>
        </w:r>
        <w:r>
          <w:fldChar w:fldCharType="begin"/>
        </w:r>
        <w:r>
          <w:instrText xml:space="preserve"> REF _Ref422318518 \h </w:instrText>
        </w:r>
      </w:ins>
      <w:r>
        <w:fldChar w:fldCharType="separate"/>
      </w:r>
      <w:ins w:id="1570" w:author="Maximilian Schmitz" w:date="2015-06-19T09:20:00Z">
        <w:r w:rsidR="00867956">
          <w:t>Architektur</w:t>
        </w:r>
      </w:ins>
      <w:ins w:id="1571"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572" w:author="Maximilian Schmitz" w:date="2015-06-19T08:47:00Z"/>
        </w:rPr>
        <w:pPrChange w:id="1573" w:author="Maximilian Schmitz" w:date="2015-06-04T19:48:00Z">
          <w:pPr>
            <w:pStyle w:val="berschrift3"/>
          </w:pPr>
        </w:pPrChange>
      </w:pPr>
      <w:ins w:id="1574" w:author="Maximilian Schmitz" w:date="2015-06-19T08:44:00Z">
        <w:r>
          <w:t xml:space="preserve">Die von der künstlichen Intelligenz kommenden Funktionsaufrufe werden in der </w:t>
        </w:r>
      </w:ins>
      <w:ins w:id="1575" w:author="Maximilian Schmitz" w:date="2015-06-19T08:45:00Z">
        <w:r>
          <w:t>„</w:t>
        </w:r>
        <w:proofErr w:type="spellStart"/>
        <w:r>
          <w:t>RobotControl</w:t>
        </w:r>
        <w:proofErr w:type="spellEnd"/>
        <w:r>
          <w:t>“ gespeichert. Von dieser werden sie, wenn Rechenzeit für den Spieler zu Verfügung steht, im Spiel</w:t>
        </w:r>
        <w:del w:id="1576" w:author="Admin" w:date="2015-07-06T14:39:00Z">
          <w:r w:rsidDel="004F7130">
            <w:delText>er</w:delText>
          </w:r>
        </w:del>
        <w:r>
          <w:t xml:space="preserve"> aufgerufen. </w:t>
        </w:r>
      </w:ins>
      <w:ins w:id="1577"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578" w:author="Maximilian Schmitz" w:date="2015-06-19T08:48:00Z"/>
        </w:rPr>
        <w:pPrChange w:id="1579" w:author="Maximilian Schmitz" w:date="2015-06-04T19:48:00Z">
          <w:pPr>
            <w:pStyle w:val="berschrift3"/>
          </w:pPr>
        </w:pPrChange>
      </w:pPr>
      <w:ins w:id="1580" w:author="Maximilian Schmitz" w:date="2015-06-19T08:47:00Z">
        <w:r>
          <w:t xml:space="preserve">Die KI-Skripte werden so </w:t>
        </w:r>
        <w:proofErr w:type="spellStart"/>
        <w:r>
          <w:t>gescheduled</w:t>
        </w:r>
        <w:proofErr w:type="spellEnd"/>
        <w:r>
          <w:t xml:space="preserve">, dass </w:t>
        </w:r>
      </w:ins>
      <w:ins w:id="1581"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582" w:author="Maximilian Schmitz" w:date="2015-06-19T08:49:00Z"/>
        </w:rPr>
        <w:pPrChange w:id="1583" w:author="Maximilian Schmitz" w:date="2015-06-04T19:48:00Z">
          <w:pPr>
            <w:pStyle w:val="berschrift3"/>
          </w:pPr>
        </w:pPrChange>
      </w:pPr>
    </w:p>
    <w:p w14:paraId="61A562D4" w14:textId="2A3FCE75" w:rsidR="000246BB" w:rsidRDefault="000246BB">
      <w:pPr>
        <w:rPr>
          <w:ins w:id="1584" w:author="Maximilian Schmitz" w:date="2015-06-19T09:05:00Z"/>
        </w:rPr>
        <w:pPrChange w:id="1585" w:author="Maximilian Schmitz" w:date="2015-06-04T19:48:00Z">
          <w:pPr>
            <w:pStyle w:val="berschrift3"/>
          </w:pPr>
        </w:pPrChange>
      </w:pPr>
      <w:ins w:id="1586" w:author="Maximilian Schmitz" w:date="2015-06-19T08:54:00Z">
        <w:r>
          <w:t>Die Verwendung des Entwurfsmusters Remote-</w:t>
        </w:r>
        <w:proofErr w:type="spellStart"/>
        <w:r>
          <w:t>Procedure</w:t>
        </w:r>
        <w:proofErr w:type="spellEnd"/>
        <w:r>
          <w:t>-Call macht es notwendig die 22 KI-Threads mit dem Haupt</w:t>
        </w:r>
      </w:ins>
      <w:ins w:id="1587" w:author="Maximilian Schmitz" w:date="2015-06-19T09:02:00Z">
        <w:r w:rsidR="00376E89">
          <w:t>t</w:t>
        </w:r>
      </w:ins>
      <w:ins w:id="1588" w:author="Maximilian Schmitz" w:date="2015-06-19T08:54:00Z">
        <w:r>
          <w:t xml:space="preserve">hread des Spiels zu synchronisieren. </w:t>
        </w:r>
      </w:ins>
      <w:ins w:id="1589" w:author="Maximilian Schmitz" w:date="2015-06-19T08:55:00Z">
        <w:r>
          <w:t xml:space="preserve">Dazu muss ein geeignetes Schutzverfahren verwendet werden. </w:t>
        </w:r>
      </w:ins>
      <w:ins w:id="1590"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591" w:author="Maximilian Schmitz" w:date="2015-06-19T09:02:00Z">
        <w:r w:rsidR="00376E89">
          <w:t xml:space="preserve">synchronisiert. </w:t>
        </w:r>
      </w:ins>
      <w:ins w:id="1592" w:author="Maximilian Schmitz" w:date="2015-06-19T09:03:00Z">
        <w:r w:rsidR="00376E89">
          <w:t>Das ist notwendig, um einen sicheren Funktionsaufruf aus den Skripten zu ermöglichen. Ohne Schutzmechanismen</w:t>
        </w:r>
        <w:del w:id="1593" w:author="Michael K." w:date="2015-07-06T22:06:00Z">
          <w:r w:rsidR="00376E89" w:rsidDel="00480820">
            <w:delText>,</w:delText>
          </w:r>
        </w:del>
        <w:r w:rsidR="00376E89">
          <w:t xml:space="preserve"> könnten Daten unkontrolliert verändert werden, da von </w:t>
        </w:r>
      </w:ins>
      <w:ins w:id="1594" w:author="Maximilian Schmitz" w:date="2015-06-19T09:05:00Z">
        <w:r w:rsidR="00376E89">
          <w:t>mehreren</w:t>
        </w:r>
      </w:ins>
      <w:ins w:id="1595" w:author="Maximilian Schmitz" w:date="2015-06-19T09:03:00Z">
        <w:r w:rsidR="00376E89">
          <w:t xml:space="preserve"> Threads gleichzeitig auf gemeinsamen Speicher zugegriffen wird.</w:t>
        </w:r>
      </w:ins>
    </w:p>
    <w:p w14:paraId="20CD5C86" w14:textId="77777777" w:rsidR="00376E89" w:rsidRDefault="00376E89">
      <w:pPr>
        <w:rPr>
          <w:ins w:id="1596" w:author="Maximilian Schmitz" w:date="2015-06-19T09:05:00Z"/>
        </w:rPr>
        <w:pPrChange w:id="1597" w:author="Maximilian Schmitz" w:date="2015-06-04T19:48:00Z">
          <w:pPr>
            <w:pStyle w:val="berschrift3"/>
          </w:pPr>
        </w:pPrChange>
      </w:pPr>
    </w:p>
    <w:p w14:paraId="01633DAD" w14:textId="77777777" w:rsidR="00376E89" w:rsidRDefault="00376E89">
      <w:pPr>
        <w:rPr>
          <w:ins w:id="1598" w:author="Maximilian Schmitz" w:date="2015-06-19T09:08:00Z"/>
        </w:rPr>
        <w:pPrChange w:id="1599" w:author="Maximilian Schmitz" w:date="2015-06-04T19:48:00Z">
          <w:pPr>
            <w:pStyle w:val="berschrift3"/>
          </w:pPr>
        </w:pPrChange>
      </w:pPr>
      <w:ins w:id="1600" w:author="Maximilian Schmitz" w:date="2015-06-19T09:05:00Z">
        <w:r>
          <w:t>Auf der anderen Seite der Skriptschnittstelle ist die Skriptsprache LUA in die Engine eingebunden.</w:t>
        </w:r>
        <w:r w:rsidR="002E3F67">
          <w:t xml:space="preserve"> </w:t>
        </w:r>
      </w:ins>
      <w:ins w:id="1601"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602" w:author="Maximilian Schmitz" w:date="2015-06-19T09:20:00Z">
        <w:r w:rsidR="00867956">
          <w:t>Scripting-Ansatz</w:t>
        </w:r>
      </w:ins>
      <w:ins w:id="1603" w:author="Maximilian Schmitz" w:date="2015-06-19T09:07:00Z">
        <w:r w:rsidR="000202B5">
          <w:fldChar w:fldCharType="end"/>
        </w:r>
        <w:r w:rsidR="000202B5">
          <w:t xml:space="preserve">. Hauptsächlich sind das der geringe Implementierungsaufwand, die Kompaktheit der </w:t>
        </w:r>
      </w:ins>
      <w:ins w:id="1604" w:author="Maximilian Schmitz" w:date="2015-06-19T09:08:00Z">
        <w:r w:rsidR="000202B5">
          <w:t>Bibliothek</w:t>
        </w:r>
      </w:ins>
      <w:ins w:id="1605" w:author="Maximilian Schmitz" w:date="2015-06-19T09:07:00Z">
        <w:r w:rsidR="000202B5">
          <w:t xml:space="preserve"> und die MIT-Lizenz.</w:t>
        </w:r>
      </w:ins>
    </w:p>
    <w:p w14:paraId="5741C3C7" w14:textId="77777777" w:rsidR="000202B5" w:rsidRDefault="000202B5">
      <w:pPr>
        <w:rPr>
          <w:ins w:id="1606" w:author="Maximilian Schmitz" w:date="2015-06-19T09:13:00Z"/>
        </w:rPr>
        <w:pPrChange w:id="1607" w:author="Maximilian Schmitz" w:date="2015-06-04T19:48:00Z">
          <w:pPr>
            <w:pStyle w:val="berschrift3"/>
          </w:pPr>
        </w:pPrChange>
      </w:pPr>
      <w:ins w:id="1608" w:author="Maximilian Schmitz" w:date="2015-06-19T09:10:00Z">
        <w:r>
          <w:t>Die Einbindung der Skrip</w:t>
        </w:r>
      </w:ins>
      <w:ins w:id="1609" w:author="Maximilian Schmitz" w:date="2015-06-19T09:11:00Z">
        <w:r>
          <w:t>t</w:t>
        </w:r>
      </w:ins>
      <w:ins w:id="1610" w:author="Maximilian Schmitz" w:date="2015-06-19T09:10:00Z">
        <w:r>
          <w:t>bibliothek</w:t>
        </w:r>
      </w:ins>
      <w:ins w:id="1611"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612"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613" w:author="Maximilian Schmitz" w:date="2015-06-19T09:13:00Z">
        <w:r w:rsidR="00486056">
          <w:t>wären hier mächtigere Sprachen wie JavaScript oder Python.</w:t>
        </w:r>
      </w:ins>
    </w:p>
    <w:p w14:paraId="11009066" w14:textId="77777777" w:rsidR="00486056" w:rsidRDefault="00486056">
      <w:pPr>
        <w:rPr>
          <w:ins w:id="1614" w:author="Maximilian Schmitz" w:date="2015-06-19T09:13:00Z"/>
        </w:rPr>
        <w:pPrChange w:id="1615" w:author="Maximilian Schmitz" w:date="2015-06-04T19:48:00Z">
          <w:pPr>
            <w:pStyle w:val="berschrift3"/>
          </w:pPr>
        </w:pPrChange>
      </w:pPr>
    </w:p>
    <w:p w14:paraId="5DB05598" w14:textId="6F3186F3" w:rsidR="00F73840" w:rsidRDefault="00C64312">
      <w:pPr>
        <w:rPr>
          <w:ins w:id="1616" w:author="Maximilian Schmitz" w:date="2015-06-19T09:22:00Z"/>
        </w:rPr>
      </w:pPr>
      <w:ins w:id="1617"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618" w:author="Maximilian Schmitz" w:date="2015-06-19T09:14:00Z">
        <w:r>
          <w:t xml:space="preserve">Der Austausch von Parametern </w:t>
        </w:r>
        <w:r w:rsidR="00334724">
          <w:t xml:space="preserve">wird über </w:t>
        </w:r>
        <w:del w:id="1619" w:author="Admin" w:date="2015-07-06T14:42:00Z">
          <w:r w:rsidR="00334724" w:rsidDel="004F7130">
            <w:delText>den</w:delText>
          </w:r>
        </w:del>
      </w:ins>
      <w:ins w:id="1620" w:author="Admin" w:date="2015-07-06T14:42:00Z">
        <w:r w:rsidR="004F7130">
          <w:t>einen</w:t>
        </w:r>
      </w:ins>
      <w:ins w:id="1621" w:author="Maximilian Schmitz" w:date="2015-06-19T09:14:00Z">
        <w:r w:rsidR="00334724">
          <w:t xml:space="preserve"> Stack realisiert.</w:t>
        </w:r>
      </w:ins>
      <w:ins w:id="1622"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623"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624" w:author="Maximilian Schmitz" w:date="2015-06-19T09:21:00Z">
        <w:r w:rsidR="009C20AF">
          <w:t>In der Skriptsprache LUA ist es möglich, dass eine Funktion mehrere Parameter zurückgibt.</w:t>
        </w:r>
      </w:ins>
      <w:ins w:id="1625" w:author="Maximilian Schmitz" w:date="2015-06-19T09:28:00Z">
        <w:r w:rsidR="00706CBF">
          <w:t xml:space="preserve"> Die Datentypen in der Tabelle sind nicht zwangsweise notwendig, da LUA keine explizite Angabe von Datentypen verwendet. </w:t>
        </w:r>
      </w:ins>
      <w:ins w:id="1626" w:author="Maximilian Schmitz" w:date="2015-06-19T09:29:00Z">
        <w:r w:rsidR="00706CBF">
          <w:t>Der Übersichtlichkeit halber sind sie hier mit angegeben.</w:t>
        </w:r>
      </w:ins>
    </w:p>
    <w:p w14:paraId="50D09F6E" w14:textId="77777777" w:rsidR="003B0213" w:rsidRDefault="003B0213">
      <w:pPr>
        <w:rPr>
          <w:ins w:id="1627" w:author="Maximilian Schmitz" w:date="2015-06-19T09:17:00Z"/>
        </w:rPr>
      </w:pPr>
    </w:p>
    <w:tbl>
      <w:tblPr>
        <w:tblStyle w:val="Gitternetztabelle1hell"/>
        <w:tblW w:w="9453" w:type="dxa"/>
        <w:tblLayout w:type="fixed"/>
        <w:tblLook w:val="04A0" w:firstRow="1" w:lastRow="0" w:firstColumn="1" w:lastColumn="0" w:noHBand="0" w:noVBand="1"/>
        <w:tblPrChange w:id="1628"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629">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6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631"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632" w:author="Maximilian Schmitz" w:date="2015-06-19T09:15:00Z"/>
              </w:rPr>
            </w:pPr>
            <w:ins w:id="1633" w:author="Maximilian Schmitz" w:date="2015-06-19T09:16:00Z">
              <w:r>
                <w:t>Funktion</w:t>
              </w:r>
            </w:ins>
          </w:p>
        </w:tc>
        <w:tc>
          <w:tcPr>
            <w:tcW w:w="1431" w:type="dxa"/>
            <w:tcPrChange w:id="1634"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635" w:author="Maximilian Schmitz" w:date="2015-06-19T09:15:00Z"/>
              </w:rPr>
              <w:pPrChange w:id="1636"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637" w:author="Maximilian Schmitz" w:date="2015-06-19T09:16:00Z">
              <w:r>
                <w:t>Übergabeparameter</w:t>
              </w:r>
            </w:ins>
          </w:p>
        </w:tc>
        <w:tc>
          <w:tcPr>
            <w:tcW w:w="1536" w:type="dxa"/>
            <w:tcPrChange w:id="1638"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639" w:author="Maximilian Schmitz" w:date="2015-06-19T09:15:00Z"/>
              </w:rPr>
              <w:pPrChange w:id="1640"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641" w:author="Maximilian Schmitz" w:date="2015-06-19T09:16:00Z">
              <w:r>
                <w:t>Rückgabeparameter</w:t>
              </w:r>
            </w:ins>
          </w:p>
        </w:tc>
        <w:tc>
          <w:tcPr>
            <w:tcW w:w="4242" w:type="dxa"/>
            <w:tcPrChange w:id="1642"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643" w:author="Maximilian Schmitz" w:date="2015-06-19T09:15:00Z"/>
              </w:rPr>
              <w:pPrChange w:id="1644"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645" w:author="Maximilian Schmitz" w:date="2015-06-19T09:16:00Z">
              <w:r>
                <w:t>Beschreibung</w:t>
              </w:r>
            </w:ins>
          </w:p>
        </w:tc>
      </w:tr>
      <w:tr w:rsidR="00B16FE4" w14:paraId="1F7B4136" w14:textId="77777777" w:rsidTr="00B16FE4">
        <w:tblPrEx>
          <w:tblPrExChange w:id="1646" w:author="Maximilian Schmitz" w:date="2015-06-19T09:39:00Z">
            <w:tblPrEx>
              <w:tblLook w:val="00A0" w:firstRow="1" w:lastRow="0" w:firstColumn="1" w:lastColumn="0" w:noHBand="0" w:noVBand="0"/>
            </w:tblPrEx>
          </w:tblPrExChange>
        </w:tblPrEx>
        <w:trPr>
          <w:ins w:id="164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648" w:author="Maximilian Schmitz" w:date="2015-06-19T09:39:00Z">
              <w:tcPr>
                <w:tcW w:w="2244" w:type="dxa"/>
                <w:gridSpan w:val="2"/>
              </w:tcPr>
            </w:tcPrChange>
          </w:tcPr>
          <w:p w14:paraId="7AB97875" w14:textId="77777777" w:rsidR="002210D9" w:rsidRPr="004C3433" w:rsidRDefault="002210D9" w:rsidP="002210D9">
            <w:pPr>
              <w:rPr>
                <w:ins w:id="1649" w:author="Maximilian Schmitz" w:date="2015-06-19T09:15:00Z"/>
                <w:b w:val="0"/>
                <w:rPrChange w:id="1650" w:author="Maximilian Schmitz" w:date="2015-06-19T09:25:00Z">
                  <w:rPr>
                    <w:ins w:id="1651" w:author="Maximilian Schmitz" w:date="2015-06-19T09:15:00Z"/>
                  </w:rPr>
                </w:rPrChange>
              </w:rPr>
            </w:pPr>
            <w:proofErr w:type="spellStart"/>
            <w:ins w:id="1652" w:author="Maximilian Schmitz" w:date="2015-06-19T09:22:00Z">
              <w:r w:rsidRPr="004C3433">
                <w:t>MoveForward</w:t>
              </w:r>
            </w:ins>
            <w:proofErr w:type="spellEnd"/>
          </w:p>
        </w:tc>
        <w:tc>
          <w:tcPr>
            <w:tcW w:w="1431" w:type="dxa"/>
            <w:tcPrChange w:id="1653"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54" w:author="Maximilian Schmitz" w:date="2015-06-19T09:15:00Z"/>
              </w:rPr>
              <w:pPrChange w:id="165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56" w:author="Maximilian Schmitz" w:date="2015-06-19T09:38:00Z">
              <w:r>
                <w:t>Double: Way</w:t>
              </w:r>
            </w:ins>
          </w:p>
        </w:tc>
        <w:tc>
          <w:tcPr>
            <w:tcW w:w="1536" w:type="dxa"/>
            <w:tcPrChange w:id="1657"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58" w:author="Maximilian Schmitz" w:date="2015-06-19T09:15:00Z"/>
              </w:rPr>
              <w:pPrChange w:id="165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60" w:author="Maximilian Schmitz" w:date="2015-06-19T09:37:00Z">
              <w:r>
                <w:t>-</w:t>
              </w:r>
            </w:ins>
          </w:p>
        </w:tc>
        <w:tc>
          <w:tcPr>
            <w:tcW w:w="4242" w:type="dxa"/>
            <w:tcPrChange w:id="1661"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662" w:author="Maximilian Schmitz" w:date="2015-06-19T09:15:00Z"/>
              </w:rPr>
              <w:pPrChange w:id="1663"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664" w:author="Maximilian Schmitz" w:date="2015-06-19T09:22:00Z">
              <w:r>
                <w:t>Vorwärtsbewegen des Spielers</w:t>
              </w:r>
            </w:ins>
          </w:p>
        </w:tc>
      </w:tr>
      <w:tr w:rsidR="00B16FE4" w14:paraId="4415B706" w14:textId="77777777" w:rsidTr="00B16FE4">
        <w:tblPrEx>
          <w:tblPrExChange w:id="1665" w:author="Maximilian Schmitz" w:date="2015-06-19T09:39:00Z">
            <w:tblPrEx>
              <w:tblLook w:val="00A0" w:firstRow="1" w:lastRow="0" w:firstColumn="1" w:lastColumn="0" w:noHBand="0" w:noVBand="0"/>
            </w:tblPrEx>
          </w:tblPrExChange>
        </w:tblPrEx>
        <w:trPr>
          <w:ins w:id="166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667" w:author="Maximilian Schmitz" w:date="2015-06-19T09:39:00Z">
              <w:tcPr>
                <w:tcW w:w="2244" w:type="dxa"/>
                <w:gridSpan w:val="2"/>
              </w:tcPr>
            </w:tcPrChange>
          </w:tcPr>
          <w:p w14:paraId="568186E3" w14:textId="77777777" w:rsidR="002210D9" w:rsidRPr="004C3433" w:rsidRDefault="002210D9" w:rsidP="002210D9">
            <w:pPr>
              <w:rPr>
                <w:ins w:id="1668" w:author="Maximilian Schmitz" w:date="2015-06-19T09:15:00Z"/>
                <w:b w:val="0"/>
                <w:rPrChange w:id="1669" w:author="Maximilian Schmitz" w:date="2015-06-19T09:25:00Z">
                  <w:rPr>
                    <w:ins w:id="1670" w:author="Maximilian Schmitz" w:date="2015-06-19T09:15:00Z"/>
                  </w:rPr>
                </w:rPrChange>
              </w:rPr>
            </w:pPr>
            <w:proofErr w:type="spellStart"/>
            <w:ins w:id="1671" w:author="Maximilian Schmitz" w:date="2015-06-19T09:22:00Z">
              <w:r w:rsidRPr="004C3433">
                <w:t>MoveTo</w:t>
              </w:r>
            </w:ins>
            <w:proofErr w:type="spellEnd"/>
          </w:p>
        </w:tc>
        <w:tc>
          <w:tcPr>
            <w:tcW w:w="1431" w:type="dxa"/>
            <w:tcPrChange w:id="1672"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73" w:author="Maximilian Schmitz" w:date="2015-06-19T09:15:00Z"/>
              </w:rPr>
              <w:pPrChange w:id="16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75"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676"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77" w:author="Maximilian Schmitz" w:date="2015-06-19T09:15:00Z"/>
              </w:rPr>
              <w:pPrChange w:id="167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79" w:author="Maximilian Schmitz" w:date="2015-06-19T09:37:00Z">
              <w:r>
                <w:t>-</w:t>
              </w:r>
            </w:ins>
          </w:p>
        </w:tc>
        <w:tc>
          <w:tcPr>
            <w:tcW w:w="4242" w:type="dxa"/>
            <w:tcPrChange w:id="1680"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681" w:author="Maximilian Schmitz" w:date="2015-06-19T09:15:00Z"/>
              </w:rPr>
              <w:pPrChange w:id="1682"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683" w:author="Maximilian Schmitz" w:date="2015-06-19T09:22:00Z">
              <w:r>
                <w:t>Spieler an eine bestimmte Position bewegen</w:t>
              </w:r>
            </w:ins>
          </w:p>
        </w:tc>
      </w:tr>
      <w:tr w:rsidR="00B16FE4" w14:paraId="7E6C0054" w14:textId="77777777" w:rsidTr="00B16FE4">
        <w:tblPrEx>
          <w:tblPrExChange w:id="1684" w:author="Maximilian Schmitz" w:date="2015-06-19T09:39:00Z">
            <w:tblPrEx>
              <w:tblLook w:val="00A0" w:firstRow="1" w:lastRow="0" w:firstColumn="1" w:lastColumn="0" w:noHBand="0" w:noVBand="0"/>
            </w:tblPrEx>
          </w:tblPrExChange>
        </w:tblPrEx>
        <w:trPr>
          <w:ins w:id="168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686" w:author="Maximilian Schmitz" w:date="2015-06-19T09:39:00Z">
              <w:tcPr>
                <w:tcW w:w="2244" w:type="dxa"/>
                <w:gridSpan w:val="2"/>
              </w:tcPr>
            </w:tcPrChange>
          </w:tcPr>
          <w:p w14:paraId="101B3DA5" w14:textId="77777777" w:rsidR="002210D9" w:rsidRPr="004C3433" w:rsidRDefault="002210D9" w:rsidP="002210D9">
            <w:pPr>
              <w:rPr>
                <w:ins w:id="1687" w:author="Maximilian Schmitz" w:date="2015-06-19T09:15:00Z"/>
                <w:b w:val="0"/>
                <w:rPrChange w:id="1688" w:author="Maximilian Schmitz" w:date="2015-06-19T09:25:00Z">
                  <w:rPr>
                    <w:ins w:id="1689" w:author="Maximilian Schmitz" w:date="2015-06-19T09:15:00Z"/>
                  </w:rPr>
                </w:rPrChange>
              </w:rPr>
            </w:pPr>
            <w:proofErr w:type="spellStart"/>
            <w:ins w:id="1690" w:author="Maximilian Schmitz" w:date="2015-06-19T09:22:00Z">
              <w:r w:rsidRPr="004C3433">
                <w:t>Rotate</w:t>
              </w:r>
            </w:ins>
            <w:proofErr w:type="spellEnd"/>
          </w:p>
        </w:tc>
        <w:tc>
          <w:tcPr>
            <w:tcW w:w="1431" w:type="dxa"/>
            <w:tcPrChange w:id="1691"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92" w:author="Maximilian Schmitz" w:date="2015-06-19T09:15:00Z"/>
              </w:rPr>
              <w:pPrChange w:id="169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94" w:author="Maximilian Schmitz" w:date="2015-06-19T09:38:00Z">
              <w:r>
                <w:t>Double: Angle</w:t>
              </w:r>
            </w:ins>
          </w:p>
        </w:tc>
        <w:tc>
          <w:tcPr>
            <w:tcW w:w="1536" w:type="dxa"/>
            <w:tcPrChange w:id="1695"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696" w:author="Maximilian Schmitz" w:date="2015-06-19T09:15:00Z"/>
              </w:rPr>
              <w:pPrChange w:id="169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698" w:author="Maximilian Schmitz" w:date="2015-06-19T09:37:00Z">
              <w:r>
                <w:t>-</w:t>
              </w:r>
            </w:ins>
          </w:p>
        </w:tc>
        <w:tc>
          <w:tcPr>
            <w:tcW w:w="4242" w:type="dxa"/>
            <w:tcPrChange w:id="1699"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700" w:author="Maximilian Schmitz" w:date="2015-06-19T09:15:00Z"/>
              </w:rPr>
              <w:pPrChange w:id="1701"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702" w:author="Maximilian Schmitz" w:date="2015-06-19T09:23:00Z">
              <w:r>
                <w:t>Spieler um seine Achse drehen</w:t>
              </w:r>
            </w:ins>
          </w:p>
        </w:tc>
      </w:tr>
      <w:tr w:rsidR="00B16FE4" w14:paraId="0378F403" w14:textId="77777777" w:rsidTr="00B16FE4">
        <w:tblPrEx>
          <w:tblPrExChange w:id="1703" w:author="Maximilian Schmitz" w:date="2015-06-19T09:39:00Z">
            <w:tblPrEx>
              <w:tblLook w:val="00A0" w:firstRow="1" w:lastRow="0" w:firstColumn="1" w:lastColumn="0" w:noHBand="0" w:noVBand="0"/>
            </w:tblPrEx>
          </w:tblPrExChange>
        </w:tblPrEx>
        <w:trPr>
          <w:ins w:id="170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05" w:author="Maximilian Schmitz" w:date="2015-06-19T09:39:00Z">
              <w:tcPr>
                <w:tcW w:w="2244" w:type="dxa"/>
                <w:gridSpan w:val="2"/>
              </w:tcPr>
            </w:tcPrChange>
          </w:tcPr>
          <w:p w14:paraId="105592D3" w14:textId="77777777" w:rsidR="002210D9" w:rsidRPr="004C3433" w:rsidRDefault="002210D9" w:rsidP="002210D9">
            <w:pPr>
              <w:rPr>
                <w:ins w:id="1706" w:author="Maximilian Schmitz" w:date="2015-06-19T09:15:00Z"/>
                <w:b w:val="0"/>
                <w:rPrChange w:id="1707" w:author="Maximilian Schmitz" w:date="2015-06-19T09:25:00Z">
                  <w:rPr>
                    <w:ins w:id="1708" w:author="Maximilian Schmitz" w:date="2015-06-19T09:15:00Z"/>
                  </w:rPr>
                </w:rPrChange>
              </w:rPr>
            </w:pPr>
            <w:ins w:id="1709" w:author="Maximilian Schmitz" w:date="2015-06-19T09:22:00Z">
              <w:r w:rsidRPr="004C3433">
                <w:t>Kick</w:t>
              </w:r>
            </w:ins>
          </w:p>
        </w:tc>
        <w:tc>
          <w:tcPr>
            <w:tcW w:w="1431" w:type="dxa"/>
            <w:tcPrChange w:id="1710"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711" w:author="Maximilian Schmitz" w:date="2015-06-19T09:15:00Z"/>
                <w:lang w:val="en-GB"/>
                <w:rPrChange w:id="1712" w:author="Maximilian Schmitz" w:date="2015-06-19T09:38:00Z">
                  <w:rPr>
                    <w:ins w:id="1713" w:author="Maximilian Schmitz" w:date="2015-06-19T09:15:00Z"/>
                  </w:rPr>
                </w:rPrChange>
              </w:rPr>
              <w:pPrChange w:id="1714"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715" w:author="Maximilian Schmitz" w:date="2015-06-19T09:37:00Z">
              <w:r w:rsidRPr="005D1843">
                <w:rPr>
                  <w:lang w:val="en-GB"/>
                  <w:rPrChange w:id="1716" w:author="Maximilian Schmitz" w:date="2015-06-19T09:38:00Z">
                    <w:rPr/>
                  </w:rPrChange>
                </w:rPr>
                <w:t xml:space="preserve">Double: </w:t>
              </w:r>
              <w:proofErr w:type="spellStart"/>
              <w:r w:rsidRPr="005D1843">
                <w:rPr>
                  <w:lang w:val="en-GB"/>
                  <w:rPrChange w:id="1717" w:author="Maximilian Schmitz" w:date="2015-06-19T09:38:00Z">
                    <w:rPr/>
                  </w:rPrChange>
                </w:rPr>
                <w:t>DirX</w:t>
              </w:r>
              <w:proofErr w:type="spellEnd"/>
              <w:r w:rsidRPr="005D1843">
                <w:rPr>
                  <w:lang w:val="en-GB"/>
                  <w:rPrChange w:id="1718" w:author="Maximilian Schmitz" w:date="2015-06-19T09:38:00Z">
                    <w:rPr/>
                  </w:rPrChange>
                </w:rPr>
                <w:t xml:space="preserve">, </w:t>
              </w:r>
              <w:proofErr w:type="spellStart"/>
              <w:r w:rsidRPr="005D1843">
                <w:rPr>
                  <w:lang w:val="en-GB"/>
                  <w:rPrChange w:id="1719" w:author="Maximilian Schmitz" w:date="2015-06-19T09:38:00Z">
                    <w:rPr/>
                  </w:rPrChange>
                </w:rPr>
                <w:t>DirY</w:t>
              </w:r>
              <w:proofErr w:type="spellEnd"/>
              <w:r w:rsidRPr="005D1843">
                <w:rPr>
                  <w:lang w:val="en-GB"/>
                  <w:rPrChange w:id="1720" w:author="Maximilian Schmitz" w:date="2015-06-19T09:38:00Z">
                    <w:rPr/>
                  </w:rPrChange>
                </w:rPr>
                <w:t xml:space="preserve">, </w:t>
              </w:r>
              <w:proofErr w:type="spellStart"/>
              <w:r w:rsidRPr="005D1843">
                <w:rPr>
                  <w:lang w:val="en-GB"/>
                  <w:rPrChange w:id="1721" w:author="Maximilian Schmitz" w:date="2015-06-19T09:38:00Z">
                    <w:rPr/>
                  </w:rPrChange>
                </w:rPr>
                <w:t>DirZ</w:t>
              </w:r>
            </w:ins>
            <w:proofErr w:type="spellEnd"/>
            <w:ins w:id="1722" w:author="Maximilian Schmitz" w:date="2015-06-19T09:38:00Z">
              <w:r w:rsidRPr="005D1843">
                <w:rPr>
                  <w:lang w:val="en-GB"/>
                  <w:rPrChange w:id="1723" w:author="Maximilian Schmitz" w:date="2015-06-19T09:38:00Z">
                    <w:rPr/>
                  </w:rPrChange>
                </w:rPr>
                <w:t>, Force</w:t>
              </w:r>
            </w:ins>
          </w:p>
        </w:tc>
        <w:tc>
          <w:tcPr>
            <w:tcW w:w="1536" w:type="dxa"/>
            <w:tcPrChange w:id="1724"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25" w:author="Maximilian Schmitz" w:date="2015-06-19T09:15:00Z"/>
              </w:rPr>
              <w:pPrChange w:id="172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27" w:author="Maximilian Schmitz" w:date="2015-06-19T09:36:00Z">
              <w:r>
                <w:t>-</w:t>
              </w:r>
            </w:ins>
          </w:p>
        </w:tc>
        <w:tc>
          <w:tcPr>
            <w:tcW w:w="4242" w:type="dxa"/>
            <w:tcPrChange w:id="1728"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729" w:author="Maximilian Schmitz" w:date="2015-06-19T09:15:00Z"/>
              </w:rPr>
              <w:pPrChange w:id="173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731" w:author="Maximilian Schmitz" w:date="2015-06-19T09:23:00Z">
              <w:r>
                <w:t>Den Ball in eine Richtung kicken</w:t>
              </w:r>
            </w:ins>
          </w:p>
        </w:tc>
      </w:tr>
      <w:tr w:rsidR="00B16FE4" w14:paraId="0D718C3F" w14:textId="77777777" w:rsidTr="00B16FE4">
        <w:tblPrEx>
          <w:tblPrExChange w:id="1732" w:author="Maximilian Schmitz" w:date="2015-06-19T09:39:00Z">
            <w:tblPrEx>
              <w:tblLook w:val="00A0" w:firstRow="1" w:lastRow="0" w:firstColumn="1" w:lastColumn="0" w:noHBand="0" w:noVBand="0"/>
            </w:tblPrEx>
          </w:tblPrExChange>
        </w:tblPrEx>
        <w:trPr>
          <w:ins w:id="173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34" w:author="Maximilian Schmitz" w:date="2015-06-19T09:39:00Z">
              <w:tcPr>
                <w:tcW w:w="2244" w:type="dxa"/>
                <w:gridSpan w:val="2"/>
              </w:tcPr>
            </w:tcPrChange>
          </w:tcPr>
          <w:p w14:paraId="5235BD74" w14:textId="77777777" w:rsidR="002210D9" w:rsidRPr="004C3433" w:rsidRDefault="002210D9" w:rsidP="002210D9">
            <w:pPr>
              <w:rPr>
                <w:ins w:id="1735" w:author="Maximilian Schmitz" w:date="2015-06-19T09:15:00Z"/>
                <w:b w:val="0"/>
                <w:rPrChange w:id="1736" w:author="Maximilian Schmitz" w:date="2015-06-19T09:25:00Z">
                  <w:rPr>
                    <w:ins w:id="1737" w:author="Maximilian Schmitz" w:date="2015-06-19T09:15:00Z"/>
                  </w:rPr>
                </w:rPrChange>
              </w:rPr>
            </w:pPr>
            <w:proofErr w:type="spellStart"/>
            <w:ins w:id="1738" w:author="Maximilian Schmitz" w:date="2015-06-19T09:22:00Z">
              <w:r w:rsidRPr="004C3433">
                <w:t>StopBall</w:t>
              </w:r>
            </w:ins>
            <w:proofErr w:type="spellEnd"/>
          </w:p>
        </w:tc>
        <w:tc>
          <w:tcPr>
            <w:tcW w:w="1431" w:type="dxa"/>
            <w:tcPrChange w:id="1739"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40" w:author="Maximilian Schmitz" w:date="2015-06-19T09:15:00Z"/>
              </w:rPr>
              <w:pPrChange w:id="174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42" w:author="Maximilian Schmitz" w:date="2015-06-19T09:37:00Z">
              <w:r>
                <w:t>-</w:t>
              </w:r>
            </w:ins>
          </w:p>
        </w:tc>
        <w:tc>
          <w:tcPr>
            <w:tcW w:w="1536" w:type="dxa"/>
            <w:tcPrChange w:id="1743"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44" w:author="Maximilian Schmitz" w:date="2015-06-19T09:15:00Z"/>
              </w:rPr>
              <w:pPrChange w:id="17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46" w:author="Maximilian Schmitz" w:date="2015-06-19T09:36:00Z">
              <w:r>
                <w:t>-</w:t>
              </w:r>
            </w:ins>
          </w:p>
        </w:tc>
        <w:tc>
          <w:tcPr>
            <w:tcW w:w="4242" w:type="dxa"/>
            <w:tcPrChange w:id="1747"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748" w:author="Maximilian Schmitz" w:date="2015-06-19T09:15:00Z"/>
              </w:rPr>
              <w:pPrChange w:id="174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750" w:author="Maximilian Schmitz" w:date="2015-06-19T09:23:00Z">
              <w:r>
                <w:t>Den Ball stoppen</w:t>
              </w:r>
            </w:ins>
          </w:p>
        </w:tc>
      </w:tr>
      <w:tr w:rsidR="00B16FE4" w14:paraId="2CCDBD54" w14:textId="77777777" w:rsidTr="00B16FE4">
        <w:tblPrEx>
          <w:tblPrExChange w:id="1751" w:author="Maximilian Schmitz" w:date="2015-06-19T09:39:00Z">
            <w:tblPrEx>
              <w:tblLook w:val="00A0" w:firstRow="1" w:lastRow="0" w:firstColumn="1" w:lastColumn="0" w:noHBand="0" w:noVBand="0"/>
            </w:tblPrEx>
          </w:tblPrExChange>
        </w:tblPrEx>
        <w:trPr>
          <w:ins w:id="1752"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753" w:author="Maximilian Schmitz" w:date="2015-06-19T09:39:00Z">
              <w:tcPr>
                <w:tcW w:w="2244" w:type="dxa"/>
                <w:gridSpan w:val="2"/>
              </w:tcPr>
            </w:tcPrChange>
          </w:tcPr>
          <w:p w14:paraId="581E108C" w14:textId="77777777" w:rsidR="002210D9" w:rsidRPr="004C3433" w:rsidRDefault="002210D9" w:rsidP="002210D9">
            <w:pPr>
              <w:rPr>
                <w:ins w:id="1754" w:author="Maximilian Schmitz" w:date="2015-06-19T09:22:00Z"/>
                <w:b w:val="0"/>
                <w:rPrChange w:id="1755" w:author="Maximilian Schmitz" w:date="2015-06-19T09:25:00Z">
                  <w:rPr>
                    <w:ins w:id="1756" w:author="Maximilian Schmitz" w:date="2015-06-19T09:22:00Z"/>
                  </w:rPr>
                </w:rPrChange>
              </w:rPr>
            </w:pPr>
            <w:proofErr w:type="spellStart"/>
            <w:ins w:id="1757" w:author="Maximilian Schmitz" w:date="2015-06-19T09:22:00Z">
              <w:r w:rsidRPr="004C3433">
                <w:t>Speak</w:t>
              </w:r>
              <w:proofErr w:type="spellEnd"/>
            </w:ins>
          </w:p>
        </w:tc>
        <w:tc>
          <w:tcPr>
            <w:tcW w:w="1431" w:type="dxa"/>
            <w:tcPrChange w:id="1758"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759" w:author="Maximilian Schmitz" w:date="2015-06-19T09:22:00Z"/>
              </w:rPr>
              <w:pPrChange w:id="176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61" w:author="Maximilian Schmitz" w:date="2015-06-19T09:28:00Z">
              <w:r>
                <w:t xml:space="preserve">String: </w:t>
              </w:r>
            </w:ins>
            <w:ins w:id="1762" w:author="Maximilian Schmitz" w:date="2015-06-19T09:33:00Z">
              <w:r w:rsidR="0042223A">
                <w:t>Message</w:t>
              </w:r>
            </w:ins>
          </w:p>
        </w:tc>
        <w:tc>
          <w:tcPr>
            <w:tcW w:w="1536" w:type="dxa"/>
            <w:tcPrChange w:id="1763"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764" w:author="Maximilian Schmitz" w:date="2015-06-19T09:22:00Z"/>
              </w:rPr>
              <w:pPrChange w:id="176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66" w:author="Maximilian Schmitz" w:date="2015-06-19T09:28:00Z">
              <w:r>
                <w:t>-</w:t>
              </w:r>
            </w:ins>
          </w:p>
        </w:tc>
        <w:tc>
          <w:tcPr>
            <w:tcW w:w="4242" w:type="dxa"/>
            <w:tcPrChange w:id="1767"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768" w:author="Maximilian Schmitz" w:date="2015-06-19T09:22:00Z"/>
              </w:rPr>
              <w:pPrChange w:id="1769"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770" w:author="Maximilian Schmitz" w:date="2015-06-19T09:23:00Z">
              <w:r>
                <w:t>Mit anderen Spielern kommunizieren</w:t>
              </w:r>
            </w:ins>
          </w:p>
        </w:tc>
      </w:tr>
      <w:tr w:rsidR="00B16FE4" w14:paraId="285CEBED" w14:textId="77777777" w:rsidTr="00B16FE4">
        <w:tblPrEx>
          <w:tblPrExChange w:id="1771" w:author="Maximilian Schmitz" w:date="2015-06-19T09:39:00Z">
            <w:tblPrEx>
              <w:tblLook w:val="00A0" w:firstRow="1" w:lastRow="0" w:firstColumn="1" w:lastColumn="0" w:noHBand="0" w:noVBand="0"/>
            </w:tblPrEx>
          </w:tblPrExChange>
        </w:tblPrEx>
        <w:trPr>
          <w:ins w:id="1772"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773" w:author="Maximilian Schmitz" w:date="2015-06-19T09:39:00Z">
              <w:tcPr>
                <w:tcW w:w="2244" w:type="dxa"/>
                <w:gridSpan w:val="2"/>
              </w:tcPr>
            </w:tcPrChange>
          </w:tcPr>
          <w:p w14:paraId="6BE50AF7" w14:textId="77777777" w:rsidR="002210D9" w:rsidRPr="004C3433" w:rsidRDefault="002210D9" w:rsidP="002210D9">
            <w:pPr>
              <w:rPr>
                <w:ins w:id="1774" w:author="Maximilian Schmitz" w:date="2015-06-19T09:22:00Z"/>
                <w:b w:val="0"/>
                <w:rPrChange w:id="1775" w:author="Maximilian Schmitz" w:date="2015-06-19T09:25:00Z">
                  <w:rPr>
                    <w:ins w:id="1776" w:author="Maximilian Schmitz" w:date="2015-06-19T09:22:00Z"/>
                  </w:rPr>
                </w:rPrChange>
              </w:rPr>
            </w:pPr>
            <w:ins w:id="1777" w:author="Maximilian Schmitz" w:date="2015-06-19T09:22:00Z">
              <w:r w:rsidRPr="004C3433">
                <w:t>Listen</w:t>
              </w:r>
            </w:ins>
          </w:p>
        </w:tc>
        <w:tc>
          <w:tcPr>
            <w:tcW w:w="1431" w:type="dxa"/>
            <w:tcPrChange w:id="1778"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779" w:author="Maximilian Schmitz" w:date="2015-06-19T09:22:00Z"/>
              </w:rPr>
              <w:pPrChange w:id="178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81" w:author="Maximilian Schmitz" w:date="2015-06-19T09:27:00Z">
              <w:r>
                <w:t>-</w:t>
              </w:r>
            </w:ins>
          </w:p>
        </w:tc>
        <w:tc>
          <w:tcPr>
            <w:tcW w:w="1536" w:type="dxa"/>
            <w:tcPrChange w:id="1782"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783" w:author="Maximilian Schmitz" w:date="2015-06-19T09:22:00Z"/>
              </w:rPr>
              <w:pPrChange w:id="17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85" w:author="Maximilian Schmitz" w:date="2015-06-19T09:27:00Z">
              <w:r>
                <w:t xml:space="preserve">String: </w:t>
              </w:r>
            </w:ins>
            <w:ins w:id="1786" w:author="Maximilian Schmitz" w:date="2015-06-19T09:32:00Z">
              <w:r w:rsidR="0042223A">
                <w:t>Message</w:t>
              </w:r>
            </w:ins>
          </w:p>
        </w:tc>
        <w:tc>
          <w:tcPr>
            <w:tcW w:w="4242" w:type="dxa"/>
            <w:tcPrChange w:id="1787"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788" w:author="Maximilian Schmitz" w:date="2015-06-19T09:22:00Z"/>
              </w:rPr>
              <w:pPrChange w:id="1789"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790" w:author="Maximilian Schmitz" w:date="2015-06-19T09:23:00Z">
              <w:r>
                <w:t>Hören, ob ein anderer Spieler kommuniziert</w:t>
              </w:r>
            </w:ins>
          </w:p>
        </w:tc>
      </w:tr>
      <w:tr w:rsidR="004C3433" w14:paraId="7378BCC0" w14:textId="77777777" w:rsidTr="00B16FE4">
        <w:tblPrEx>
          <w:tblPrExChange w:id="1791" w:author="Maximilian Schmitz" w:date="2015-06-19T09:39:00Z">
            <w:tblPrEx>
              <w:tblW w:w="0" w:type="auto"/>
            </w:tblPrEx>
          </w:tblPrExChange>
        </w:tblPrEx>
        <w:trPr>
          <w:ins w:id="1792" w:author="Maximilian Schmitz" w:date="2015-06-19T09:24:00Z"/>
          <w:trPrChange w:id="179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94" w:author="Maximilian Schmitz" w:date="2015-06-19T09:39:00Z">
              <w:tcPr>
                <w:tcW w:w="2079" w:type="dxa"/>
              </w:tcPr>
            </w:tcPrChange>
          </w:tcPr>
          <w:p w14:paraId="0FD3B49F" w14:textId="77777777" w:rsidR="004C3433" w:rsidRPr="00D62BC2" w:rsidRDefault="004C3433" w:rsidP="004C3433">
            <w:pPr>
              <w:rPr>
                <w:ins w:id="1795" w:author="Maximilian Schmitz" w:date="2015-06-19T09:24:00Z"/>
              </w:rPr>
            </w:pPr>
            <w:proofErr w:type="spellStart"/>
            <w:ins w:id="1796" w:author="Maximilian Schmitz" w:date="2015-06-19T09:25:00Z">
              <w:r>
                <w:rPr>
                  <w:b w:val="0"/>
                </w:rPr>
                <w:t>AllowedToRun</w:t>
              </w:r>
            </w:ins>
            <w:proofErr w:type="spellEnd"/>
          </w:p>
        </w:tc>
        <w:tc>
          <w:tcPr>
            <w:tcW w:w="1431" w:type="dxa"/>
            <w:tcPrChange w:id="1797"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798" w:author="Maximilian Schmitz" w:date="2015-06-19T09:24:00Z"/>
              </w:rPr>
              <w:pPrChange w:id="179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00" w:author="Maximilian Schmitz" w:date="2015-06-19T09:30:00Z">
              <w:r>
                <w:t>-</w:t>
              </w:r>
            </w:ins>
          </w:p>
        </w:tc>
        <w:tc>
          <w:tcPr>
            <w:tcW w:w="1536" w:type="dxa"/>
            <w:tcPrChange w:id="1801"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802" w:author="Maximilian Schmitz" w:date="2015-06-19T09:24:00Z"/>
              </w:rPr>
              <w:pPrChange w:id="180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04" w:author="Maximilian Schmitz" w:date="2015-06-19T09:30:00Z">
              <w:r>
                <w:t xml:space="preserve">Boolean: </w:t>
              </w:r>
              <w:proofErr w:type="spellStart"/>
              <w:r>
                <w:t>Active</w:t>
              </w:r>
            </w:ins>
            <w:proofErr w:type="spellEnd"/>
          </w:p>
        </w:tc>
        <w:tc>
          <w:tcPr>
            <w:tcW w:w="4242" w:type="dxa"/>
            <w:tcPrChange w:id="1805"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06" w:author="Maximilian Schmitz" w:date="2015-06-19T09:24:00Z"/>
              </w:rPr>
            </w:pPr>
            <w:ins w:id="1807" w:author="Maximilian Schmitz" w:date="2015-06-19T09:25:00Z">
              <w:r>
                <w:t>Gibt zurück, ob die künstliche Intelligenz ausgeführt werden darf</w:t>
              </w:r>
            </w:ins>
          </w:p>
        </w:tc>
      </w:tr>
      <w:tr w:rsidR="004C3433" w14:paraId="0D5F19E5" w14:textId="77777777" w:rsidTr="00B16FE4">
        <w:tblPrEx>
          <w:tblPrExChange w:id="1808" w:author="Maximilian Schmitz" w:date="2015-06-19T09:39:00Z">
            <w:tblPrEx>
              <w:tblW w:w="0" w:type="auto"/>
            </w:tblPrEx>
          </w:tblPrExChange>
        </w:tblPrEx>
        <w:trPr>
          <w:ins w:id="1809" w:author="Maximilian Schmitz" w:date="2015-06-19T09:25:00Z"/>
          <w:trPrChange w:id="18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11" w:author="Maximilian Schmitz" w:date="2015-06-19T09:39:00Z">
              <w:tcPr>
                <w:tcW w:w="2079" w:type="dxa"/>
              </w:tcPr>
            </w:tcPrChange>
          </w:tcPr>
          <w:p w14:paraId="79EDFC72" w14:textId="77777777" w:rsidR="004C3433" w:rsidRDefault="004C3433" w:rsidP="004C3433">
            <w:pPr>
              <w:rPr>
                <w:ins w:id="1812" w:author="Maximilian Schmitz" w:date="2015-06-19T09:25:00Z"/>
                <w:b w:val="0"/>
              </w:rPr>
            </w:pPr>
            <w:proofErr w:type="spellStart"/>
            <w:ins w:id="1813" w:author="Maximilian Schmitz" w:date="2015-06-19T09:25:00Z">
              <w:r>
                <w:rPr>
                  <w:b w:val="0"/>
                </w:rPr>
                <w:t>TimePlayed</w:t>
              </w:r>
              <w:proofErr w:type="spellEnd"/>
            </w:ins>
          </w:p>
        </w:tc>
        <w:tc>
          <w:tcPr>
            <w:tcW w:w="1431" w:type="dxa"/>
            <w:tcPrChange w:id="1814"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15" w:author="Maximilian Schmitz" w:date="2015-06-19T09:25:00Z"/>
              </w:rPr>
              <w:pPrChange w:id="181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17" w:author="Maximilian Schmitz" w:date="2015-06-19T09:36:00Z">
              <w:r>
                <w:t>-</w:t>
              </w:r>
            </w:ins>
          </w:p>
        </w:tc>
        <w:tc>
          <w:tcPr>
            <w:tcW w:w="1536" w:type="dxa"/>
            <w:tcPrChange w:id="1818"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19" w:author="Maximilian Schmitz" w:date="2015-06-19T09:25:00Z"/>
              </w:rPr>
              <w:pPrChange w:id="182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21" w:author="Maximilian Schmitz" w:date="2015-06-19T09:36:00Z">
              <w:r>
                <w:t xml:space="preserve">Double: </w:t>
              </w:r>
              <w:proofErr w:type="spellStart"/>
              <w:r>
                <w:t>TimePlayed</w:t>
              </w:r>
            </w:ins>
            <w:proofErr w:type="spellEnd"/>
          </w:p>
        </w:tc>
        <w:tc>
          <w:tcPr>
            <w:tcW w:w="4242" w:type="dxa"/>
            <w:tcPrChange w:id="1822"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23" w:author="Maximilian Schmitz" w:date="2015-06-19T09:25:00Z"/>
              </w:rPr>
            </w:pPr>
            <w:ins w:id="1824" w:author="Maximilian Schmitz" w:date="2015-06-19T09:25:00Z">
              <w:r>
                <w:t>Gibt die aktuelle Spielzeit in Prozent zurück</w:t>
              </w:r>
            </w:ins>
          </w:p>
        </w:tc>
      </w:tr>
      <w:tr w:rsidR="004C3433" w14:paraId="3A27694D" w14:textId="77777777" w:rsidTr="00B16FE4">
        <w:tblPrEx>
          <w:tblPrExChange w:id="1825" w:author="Maximilian Schmitz" w:date="2015-06-19T09:39:00Z">
            <w:tblPrEx>
              <w:tblW w:w="0" w:type="auto"/>
            </w:tblPrEx>
          </w:tblPrExChange>
        </w:tblPrEx>
        <w:trPr>
          <w:ins w:id="1826" w:author="Maximilian Schmitz" w:date="2015-06-19T09:25:00Z"/>
          <w:trPrChange w:id="182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28" w:author="Maximilian Schmitz" w:date="2015-06-19T09:39:00Z">
              <w:tcPr>
                <w:tcW w:w="2079" w:type="dxa"/>
              </w:tcPr>
            </w:tcPrChange>
          </w:tcPr>
          <w:p w14:paraId="147111F4" w14:textId="77777777" w:rsidR="004C3433" w:rsidRDefault="004C3433" w:rsidP="004C3433">
            <w:pPr>
              <w:rPr>
                <w:ins w:id="1829" w:author="Maximilian Schmitz" w:date="2015-06-19T09:25:00Z"/>
                <w:b w:val="0"/>
              </w:rPr>
            </w:pPr>
            <w:proofErr w:type="spellStart"/>
            <w:ins w:id="1830" w:author="Maximilian Schmitz" w:date="2015-06-19T09:25:00Z">
              <w:r>
                <w:rPr>
                  <w:b w:val="0"/>
                </w:rPr>
                <w:t>IsKickoff</w:t>
              </w:r>
              <w:proofErr w:type="spellEnd"/>
            </w:ins>
          </w:p>
        </w:tc>
        <w:tc>
          <w:tcPr>
            <w:tcW w:w="1431" w:type="dxa"/>
            <w:tcPrChange w:id="1831"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32" w:author="Maximilian Schmitz" w:date="2015-06-19T09:25:00Z"/>
              </w:rPr>
              <w:pPrChange w:id="183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34" w:author="Maximilian Schmitz" w:date="2015-06-19T09:36:00Z">
              <w:r>
                <w:t>-</w:t>
              </w:r>
            </w:ins>
          </w:p>
        </w:tc>
        <w:tc>
          <w:tcPr>
            <w:tcW w:w="1536" w:type="dxa"/>
            <w:tcPrChange w:id="1835"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36" w:author="Maximilian Schmitz" w:date="2015-06-19T09:25:00Z"/>
              </w:rPr>
              <w:pPrChange w:id="183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38" w:author="Maximilian Schmitz" w:date="2015-06-19T09:36:00Z">
              <w:r>
                <w:t>Boolean: Kickoff</w:t>
              </w:r>
            </w:ins>
          </w:p>
        </w:tc>
        <w:tc>
          <w:tcPr>
            <w:tcW w:w="4242" w:type="dxa"/>
            <w:tcPrChange w:id="1839"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40" w:author="Maximilian Schmitz" w:date="2015-06-19T09:25:00Z"/>
              </w:rPr>
            </w:pPr>
            <w:ins w:id="1841" w:author="Maximilian Schmitz" w:date="2015-06-19T09:25:00Z">
              <w:r>
                <w:t>Gibt zurück, ob ein Anstoß stattfindet</w:t>
              </w:r>
            </w:ins>
          </w:p>
        </w:tc>
      </w:tr>
      <w:tr w:rsidR="004C3433" w14:paraId="4A423DDB" w14:textId="77777777" w:rsidTr="00B16FE4">
        <w:tblPrEx>
          <w:tblPrExChange w:id="1842" w:author="Maximilian Schmitz" w:date="2015-06-19T09:39:00Z">
            <w:tblPrEx>
              <w:tblW w:w="0" w:type="auto"/>
            </w:tblPrEx>
          </w:tblPrExChange>
        </w:tblPrEx>
        <w:trPr>
          <w:ins w:id="1843" w:author="Maximilian Schmitz" w:date="2015-06-19T09:25:00Z"/>
          <w:trPrChange w:id="184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45" w:author="Maximilian Schmitz" w:date="2015-06-19T09:39:00Z">
              <w:tcPr>
                <w:tcW w:w="2079" w:type="dxa"/>
              </w:tcPr>
            </w:tcPrChange>
          </w:tcPr>
          <w:p w14:paraId="14FF7808" w14:textId="77777777" w:rsidR="004C3433" w:rsidRDefault="004C3433" w:rsidP="004C3433">
            <w:pPr>
              <w:rPr>
                <w:ins w:id="1846" w:author="Maximilian Schmitz" w:date="2015-06-19T09:25:00Z"/>
                <w:b w:val="0"/>
              </w:rPr>
            </w:pPr>
            <w:proofErr w:type="spellStart"/>
            <w:ins w:id="1847" w:author="Maximilian Schmitz" w:date="2015-06-19T09:25:00Z">
              <w:r>
                <w:rPr>
                  <w:b w:val="0"/>
                </w:rPr>
                <w:t>GetTeamId</w:t>
              </w:r>
              <w:proofErr w:type="spellEnd"/>
            </w:ins>
          </w:p>
        </w:tc>
        <w:tc>
          <w:tcPr>
            <w:tcW w:w="1431" w:type="dxa"/>
            <w:tcPrChange w:id="1848"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49" w:author="Maximilian Schmitz" w:date="2015-06-19T09:25:00Z"/>
              </w:rPr>
              <w:pPrChange w:id="185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51" w:author="Maximilian Schmitz" w:date="2015-06-19T09:35:00Z">
              <w:r>
                <w:t>-</w:t>
              </w:r>
            </w:ins>
          </w:p>
        </w:tc>
        <w:tc>
          <w:tcPr>
            <w:tcW w:w="1536" w:type="dxa"/>
            <w:tcPrChange w:id="1852"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853" w:author="Maximilian Schmitz" w:date="2015-06-19T09:25:00Z"/>
              </w:rPr>
              <w:pPrChange w:id="185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855" w:author="Maximilian Schmitz" w:date="2015-06-19T09:36:00Z">
              <w:r>
                <w:t>Int</w:t>
              </w:r>
              <w:proofErr w:type="spellEnd"/>
              <w:r>
                <w:t>: Team-</w:t>
              </w:r>
              <w:proofErr w:type="spellStart"/>
              <w:r>
                <w:t>Id</w:t>
              </w:r>
            </w:ins>
            <w:proofErr w:type="spellEnd"/>
          </w:p>
        </w:tc>
        <w:tc>
          <w:tcPr>
            <w:tcW w:w="4242" w:type="dxa"/>
            <w:tcPrChange w:id="1856"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57" w:author="Maximilian Schmitz" w:date="2015-06-19T09:25:00Z"/>
              </w:rPr>
            </w:pPr>
            <w:ins w:id="1858"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859" w:author="Maximilian Schmitz" w:date="2015-06-19T09:39:00Z">
            <w:tblPrEx>
              <w:tblW w:w="0" w:type="auto"/>
            </w:tblPrEx>
          </w:tblPrExChange>
        </w:tblPrEx>
        <w:trPr>
          <w:ins w:id="1860" w:author="Maximilian Schmitz" w:date="2015-06-19T09:25:00Z"/>
          <w:trPrChange w:id="186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62" w:author="Maximilian Schmitz" w:date="2015-06-19T09:39:00Z">
              <w:tcPr>
                <w:tcW w:w="2079" w:type="dxa"/>
              </w:tcPr>
            </w:tcPrChange>
          </w:tcPr>
          <w:p w14:paraId="6A4BD286" w14:textId="77777777" w:rsidR="004C3433" w:rsidRDefault="004C3433" w:rsidP="004C3433">
            <w:pPr>
              <w:rPr>
                <w:ins w:id="1863" w:author="Maximilian Schmitz" w:date="2015-06-19T09:25:00Z"/>
                <w:b w:val="0"/>
              </w:rPr>
            </w:pPr>
            <w:proofErr w:type="spellStart"/>
            <w:ins w:id="1864" w:author="Maximilian Schmitz" w:date="2015-06-19T09:25:00Z">
              <w:r>
                <w:rPr>
                  <w:b w:val="0"/>
                </w:rPr>
                <w:t>HasBall</w:t>
              </w:r>
              <w:proofErr w:type="spellEnd"/>
            </w:ins>
          </w:p>
        </w:tc>
        <w:tc>
          <w:tcPr>
            <w:tcW w:w="1431" w:type="dxa"/>
            <w:tcPrChange w:id="1865"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866" w:author="Maximilian Schmitz" w:date="2015-06-19T09:25:00Z"/>
              </w:rPr>
              <w:pPrChange w:id="186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68" w:author="Maximilian Schmitz" w:date="2015-06-19T09:32:00Z">
              <w:r>
                <w:t>-</w:t>
              </w:r>
            </w:ins>
          </w:p>
        </w:tc>
        <w:tc>
          <w:tcPr>
            <w:tcW w:w="1536" w:type="dxa"/>
            <w:tcPrChange w:id="1869"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870" w:author="Maximilian Schmitz" w:date="2015-06-19T09:25:00Z"/>
              </w:rPr>
              <w:pPrChange w:id="187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72" w:author="Maximilian Schmitz" w:date="2015-06-19T09:32:00Z">
              <w:r>
                <w:t xml:space="preserve">Boolean: </w:t>
              </w:r>
              <w:proofErr w:type="spellStart"/>
              <w:r>
                <w:t>HasBall</w:t>
              </w:r>
            </w:ins>
            <w:proofErr w:type="spellEnd"/>
          </w:p>
        </w:tc>
        <w:tc>
          <w:tcPr>
            <w:tcW w:w="4242" w:type="dxa"/>
            <w:tcPrChange w:id="1873"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74" w:author="Maximilian Schmitz" w:date="2015-06-19T09:25:00Z"/>
              </w:rPr>
            </w:pPr>
            <w:ins w:id="1875" w:author="Maximilian Schmitz" w:date="2015-06-19T09:25:00Z">
              <w:r>
                <w:t>Gibt zurück, ob der Spieler am Ball ist</w:t>
              </w:r>
            </w:ins>
          </w:p>
        </w:tc>
      </w:tr>
      <w:tr w:rsidR="004C3433" w14:paraId="3F3010F5" w14:textId="77777777" w:rsidTr="00B16FE4">
        <w:tblPrEx>
          <w:tblPrExChange w:id="1876" w:author="Maximilian Schmitz" w:date="2015-06-19T09:39:00Z">
            <w:tblPrEx>
              <w:tblW w:w="0" w:type="auto"/>
            </w:tblPrEx>
          </w:tblPrExChange>
        </w:tblPrEx>
        <w:trPr>
          <w:ins w:id="1877" w:author="Maximilian Schmitz" w:date="2015-06-19T09:25:00Z"/>
          <w:trPrChange w:id="187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79" w:author="Maximilian Schmitz" w:date="2015-06-19T09:39:00Z">
              <w:tcPr>
                <w:tcW w:w="2079" w:type="dxa"/>
              </w:tcPr>
            </w:tcPrChange>
          </w:tcPr>
          <w:p w14:paraId="080D86E5" w14:textId="77777777" w:rsidR="004C3433" w:rsidRDefault="004C3433" w:rsidP="004C3433">
            <w:pPr>
              <w:rPr>
                <w:ins w:id="1880" w:author="Maximilian Schmitz" w:date="2015-06-19T09:25:00Z"/>
                <w:b w:val="0"/>
              </w:rPr>
            </w:pPr>
            <w:proofErr w:type="spellStart"/>
            <w:ins w:id="1881" w:author="Maximilian Schmitz" w:date="2015-06-19T09:25:00Z">
              <w:r>
                <w:rPr>
                  <w:b w:val="0"/>
                </w:rPr>
                <w:t>GetStamina</w:t>
              </w:r>
              <w:proofErr w:type="spellEnd"/>
            </w:ins>
          </w:p>
        </w:tc>
        <w:tc>
          <w:tcPr>
            <w:tcW w:w="1431" w:type="dxa"/>
            <w:tcPrChange w:id="1882"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883" w:author="Maximilian Schmitz" w:date="2015-06-19T09:25:00Z"/>
              </w:rPr>
              <w:pPrChange w:id="18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85" w:author="Maximilian Schmitz" w:date="2015-06-19T09:31:00Z">
              <w:r>
                <w:t>-</w:t>
              </w:r>
            </w:ins>
          </w:p>
        </w:tc>
        <w:tc>
          <w:tcPr>
            <w:tcW w:w="1536" w:type="dxa"/>
            <w:tcPrChange w:id="1886"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887" w:author="Maximilian Schmitz" w:date="2015-06-19T09:25:00Z"/>
              </w:rPr>
              <w:pPrChange w:id="188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89" w:author="Maximilian Schmitz" w:date="2015-06-19T09:31:00Z">
              <w:r>
                <w:t>Double: Stamina</w:t>
              </w:r>
            </w:ins>
          </w:p>
        </w:tc>
        <w:tc>
          <w:tcPr>
            <w:tcW w:w="4242" w:type="dxa"/>
            <w:tcPrChange w:id="1890"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891" w:author="Maximilian Schmitz" w:date="2015-06-19T09:25:00Z"/>
              </w:rPr>
            </w:pPr>
            <w:ins w:id="1892" w:author="Maximilian Schmitz" w:date="2015-06-19T09:25:00Z">
              <w:r>
                <w:t>Gibt die aktuelle Ausdauer des Spielers zurück</w:t>
              </w:r>
            </w:ins>
          </w:p>
        </w:tc>
      </w:tr>
      <w:tr w:rsidR="004C3433" w14:paraId="43D553FF" w14:textId="77777777" w:rsidTr="00B16FE4">
        <w:tblPrEx>
          <w:tblPrExChange w:id="1893" w:author="Maximilian Schmitz" w:date="2015-06-19T09:39:00Z">
            <w:tblPrEx>
              <w:tblW w:w="0" w:type="auto"/>
            </w:tblPrEx>
          </w:tblPrExChange>
        </w:tblPrEx>
        <w:trPr>
          <w:ins w:id="1894" w:author="Maximilian Schmitz" w:date="2015-06-19T09:25:00Z"/>
          <w:trPrChange w:id="189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96" w:author="Maximilian Schmitz" w:date="2015-06-19T09:39:00Z">
              <w:tcPr>
                <w:tcW w:w="2079" w:type="dxa"/>
              </w:tcPr>
            </w:tcPrChange>
          </w:tcPr>
          <w:p w14:paraId="32076F75" w14:textId="77777777" w:rsidR="004C3433" w:rsidRDefault="004C3433" w:rsidP="004C3433">
            <w:pPr>
              <w:rPr>
                <w:ins w:id="1897" w:author="Maximilian Schmitz" w:date="2015-06-19T09:25:00Z"/>
                <w:b w:val="0"/>
              </w:rPr>
            </w:pPr>
            <w:proofErr w:type="spellStart"/>
            <w:ins w:id="1898" w:author="Maximilian Schmitz" w:date="2015-06-19T09:25:00Z">
              <w:r>
                <w:rPr>
                  <w:b w:val="0"/>
                </w:rPr>
                <w:t>GetOwnLocation</w:t>
              </w:r>
              <w:proofErr w:type="spellEnd"/>
            </w:ins>
          </w:p>
        </w:tc>
        <w:tc>
          <w:tcPr>
            <w:tcW w:w="1431" w:type="dxa"/>
            <w:tcPrChange w:id="1899"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00" w:author="Maximilian Schmitz" w:date="2015-06-19T09:25:00Z"/>
              </w:rPr>
              <w:pPrChange w:id="190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02" w:author="Maximilian Schmitz" w:date="2015-06-19T09:32:00Z">
              <w:r>
                <w:t>-</w:t>
              </w:r>
            </w:ins>
          </w:p>
        </w:tc>
        <w:tc>
          <w:tcPr>
            <w:tcW w:w="1536" w:type="dxa"/>
            <w:tcPrChange w:id="1903"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04" w:author="Maximilian Schmitz" w:date="2015-06-19T09:25:00Z"/>
              </w:rPr>
              <w:pPrChange w:id="190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06"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907"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08" w:author="Maximilian Schmitz" w:date="2015-06-19T09:25:00Z"/>
              </w:rPr>
            </w:pPr>
            <w:ins w:id="1909" w:author="Maximilian Schmitz" w:date="2015-06-19T09:25:00Z">
              <w:r>
                <w:t>Gibt die aktuelle Position des Spielers zurück</w:t>
              </w:r>
            </w:ins>
          </w:p>
        </w:tc>
      </w:tr>
      <w:tr w:rsidR="004C3433" w14:paraId="30ED9F00" w14:textId="77777777" w:rsidTr="00B16FE4">
        <w:tblPrEx>
          <w:tblPrExChange w:id="1910" w:author="Maximilian Schmitz" w:date="2015-06-19T09:39:00Z">
            <w:tblPrEx>
              <w:tblW w:w="0" w:type="auto"/>
            </w:tblPrEx>
          </w:tblPrExChange>
        </w:tblPrEx>
        <w:trPr>
          <w:ins w:id="1911" w:author="Maximilian Schmitz" w:date="2015-06-19T09:25:00Z"/>
          <w:trPrChange w:id="191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13" w:author="Maximilian Schmitz" w:date="2015-06-19T09:39:00Z">
              <w:tcPr>
                <w:tcW w:w="2079" w:type="dxa"/>
              </w:tcPr>
            </w:tcPrChange>
          </w:tcPr>
          <w:p w14:paraId="6A0433BA" w14:textId="77777777" w:rsidR="004C3433" w:rsidRDefault="004C3433" w:rsidP="004C3433">
            <w:pPr>
              <w:rPr>
                <w:ins w:id="1914" w:author="Maximilian Schmitz" w:date="2015-06-19T09:25:00Z"/>
                <w:b w:val="0"/>
              </w:rPr>
            </w:pPr>
            <w:proofErr w:type="spellStart"/>
            <w:ins w:id="1915" w:author="Maximilian Schmitz" w:date="2015-06-19T09:25:00Z">
              <w:r>
                <w:rPr>
                  <w:b w:val="0"/>
                </w:rPr>
                <w:t>GetBallLocation</w:t>
              </w:r>
              <w:proofErr w:type="spellEnd"/>
            </w:ins>
          </w:p>
        </w:tc>
        <w:tc>
          <w:tcPr>
            <w:tcW w:w="1431" w:type="dxa"/>
            <w:tcPrChange w:id="1916"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17" w:author="Maximilian Schmitz" w:date="2015-06-19T09:25:00Z"/>
              </w:rPr>
              <w:pPrChange w:id="191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19" w:author="Maximilian Schmitz" w:date="2015-06-19T09:32:00Z">
              <w:r>
                <w:t>-</w:t>
              </w:r>
            </w:ins>
          </w:p>
        </w:tc>
        <w:tc>
          <w:tcPr>
            <w:tcW w:w="1536" w:type="dxa"/>
            <w:tcPrChange w:id="1920"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21" w:author="Maximilian Schmitz" w:date="2015-06-19T09:25:00Z"/>
              </w:rPr>
              <w:pPrChange w:id="192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23"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924"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25" w:author="Maximilian Schmitz" w:date="2015-06-19T09:25:00Z"/>
              </w:rPr>
            </w:pPr>
            <w:ins w:id="1926" w:author="Maximilian Schmitz" w:date="2015-06-19T09:25:00Z">
              <w:r>
                <w:t>Gibt die aktuelle Ballposition zurück, wenn sichtbar</w:t>
              </w:r>
            </w:ins>
          </w:p>
        </w:tc>
      </w:tr>
      <w:tr w:rsidR="004C3433" w14:paraId="23F69839" w14:textId="77777777" w:rsidTr="00B16FE4">
        <w:tblPrEx>
          <w:tblPrExChange w:id="1927" w:author="Maximilian Schmitz" w:date="2015-06-19T09:39:00Z">
            <w:tblPrEx>
              <w:tblW w:w="0" w:type="auto"/>
            </w:tblPrEx>
          </w:tblPrExChange>
        </w:tblPrEx>
        <w:trPr>
          <w:ins w:id="1928" w:author="Maximilian Schmitz" w:date="2015-06-19T09:25:00Z"/>
          <w:trPrChange w:id="192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30" w:author="Maximilian Schmitz" w:date="2015-06-19T09:39:00Z">
              <w:tcPr>
                <w:tcW w:w="2079" w:type="dxa"/>
              </w:tcPr>
            </w:tcPrChange>
          </w:tcPr>
          <w:p w14:paraId="26F9975F" w14:textId="77777777" w:rsidR="004C3433" w:rsidRDefault="004C3433" w:rsidP="004C3433">
            <w:pPr>
              <w:rPr>
                <w:ins w:id="1931" w:author="Maximilian Schmitz" w:date="2015-06-19T09:25:00Z"/>
                <w:b w:val="0"/>
              </w:rPr>
            </w:pPr>
            <w:proofErr w:type="spellStart"/>
            <w:ins w:id="1932" w:author="Maximilian Schmitz" w:date="2015-06-19T09:25:00Z">
              <w:r>
                <w:rPr>
                  <w:b w:val="0"/>
                </w:rPr>
                <w:t>GetVisiblePlayers</w:t>
              </w:r>
              <w:proofErr w:type="spellEnd"/>
            </w:ins>
          </w:p>
        </w:tc>
        <w:tc>
          <w:tcPr>
            <w:tcW w:w="1431" w:type="dxa"/>
            <w:tcPrChange w:id="1933"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34" w:author="Maximilian Schmitz" w:date="2015-06-19T09:25:00Z"/>
              </w:rPr>
              <w:pPrChange w:id="193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36" w:author="Maximilian Schmitz" w:date="2015-06-19T09:35:00Z">
              <w:r>
                <w:t>-</w:t>
              </w:r>
            </w:ins>
          </w:p>
        </w:tc>
        <w:tc>
          <w:tcPr>
            <w:tcW w:w="1536" w:type="dxa"/>
            <w:tcPrChange w:id="1937"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938" w:author="Maximilian Schmitz" w:date="2015-06-19T09:25:00Z"/>
                <w:lang w:val="en-GB"/>
                <w:rPrChange w:id="1939" w:author="Maximilian Schmitz" w:date="2015-06-19T09:35:00Z">
                  <w:rPr>
                    <w:ins w:id="1940" w:author="Maximilian Schmitz" w:date="2015-06-19T09:25:00Z"/>
                  </w:rPr>
                </w:rPrChange>
              </w:rPr>
              <w:pPrChange w:id="194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42" w:author="Maximilian Schmitz" w:date="2015-06-19T09:33:00Z">
              <w:r w:rsidRPr="00E81113">
                <w:rPr>
                  <w:lang w:val="en-GB"/>
                  <w:rPrChange w:id="1943" w:author="Maximilian Schmitz" w:date="2015-06-19T09:35:00Z">
                    <w:rPr/>
                  </w:rPrChange>
                </w:rPr>
                <w:t>Array[</w:t>
              </w:r>
              <w:proofErr w:type="spellStart"/>
              <w:r w:rsidRPr="00E81113">
                <w:rPr>
                  <w:lang w:val="en-GB"/>
                  <w:rPrChange w:id="1944" w:author="Maximilian Schmitz" w:date="2015-06-19T09:35:00Z">
                    <w:rPr/>
                  </w:rPrChange>
                </w:rPr>
                <w:t>Int</w:t>
              </w:r>
              <w:proofErr w:type="spellEnd"/>
              <w:r w:rsidRPr="00E81113">
                <w:rPr>
                  <w:lang w:val="en-GB"/>
                  <w:rPrChange w:id="1945" w:author="Maximilian Schmitz" w:date="2015-06-19T09:35:00Z">
                    <w:rPr/>
                  </w:rPrChange>
                </w:rPr>
                <w:t xml:space="preserve"> Team-Id; </w:t>
              </w:r>
              <w:proofErr w:type="spellStart"/>
              <w:r w:rsidRPr="00E81113">
                <w:rPr>
                  <w:lang w:val="en-GB"/>
                  <w:rPrChange w:id="1946" w:author="Maximilian Schmitz" w:date="2015-06-19T09:35:00Z">
                    <w:rPr/>
                  </w:rPrChange>
                </w:rPr>
                <w:t>Int</w:t>
              </w:r>
              <w:proofErr w:type="spellEnd"/>
              <w:r w:rsidRPr="00E81113">
                <w:rPr>
                  <w:lang w:val="en-GB"/>
                  <w:rPrChange w:id="1947" w:author="Maximilian Schmitz" w:date="2015-06-19T09:35:00Z">
                    <w:rPr/>
                  </w:rPrChange>
                </w:rPr>
                <w:t xml:space="preserve"> Player-Id; Double </w:t>
              </w:r>
              <w:proofErr w:type="spellStart"/>
              <w:r w:rsidRPr="00E81113">
                <w:rPr>
                  <w:lang w:val="en-GB"/>
                  <w:rPrChange w:id="1948" w:author="Maximilian Schmitz" w:date="2015-06-19T09:35:00Z">
                    <w:rPr/>
                  </w:rPrChange>
                </w:rPr>
                <w:t>PosX</w:t>
              </w:r>
              <w:proofErr w:type="spellEnd"/>
              <w:r w:rsidRPr="00E81113">
                <w:rPr>
                  <w:lang w:val="en-GB"/>
                  <w:rPrChange w:id="1949" w:author="Maximilian Schmitz" w:date="2015-06-19T09:35:00Z">
                    <w:rPr/>
                  </w:rPrChange>
                </w:rPr>
                <w:t xml:space="preserve">; Double </w:t>
              </w:r>
              <w:proofErr w:type="spellStart"/>
              <w:r w:rsidRPr="00E81113">
                <w:rPr>
                  <w:lang w:val="en-GB"/>
                  <w:rPrChange w:id="1950" w:author="Maximilian Schmitz" w:date="2015-06-19T09:35:00Z">
                    <w:rPr/>
                  </w:rPrChange>
                </w:rPr>
                <w:t>PosY</w:t>
              </w:r>
              <w:proofErr w:type="spellEnd"/>
              <w:r w:rsidRPr="00E81113">
                <w:rPr>
                  <w:lang w:val="en-GB"/>
                  <w:rPrChange w:id="1951" w:author="Maximilian Schmitz" w:date="2015-06-19T09:35:00Z">
                    <w:rPr/>
                  </w:rPrChange>
                </w:rPr>
                <w:t>]</w:t>
              </w:r>
            </w:ins>
          </w:p>
        </w:tc>
        <w:tc>
          <w:tcPr>
            <w:tcW w:w="4242" w:type="dxa"/>
            <w:tcPrChange w:id="1952"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53" w:author="Maximilian Schmitz" w:date="2015-06-19T09:25:00Z"/>
              </w:rPr>
            </w:pPr>
            <w:ins w:id="1954" w:author="Maximilian Schmitz" w:date="2015-06-19T09:25:00Z">
              <w:r>
                <w:t>Gibt Positionen der sichtbaren Spieler</w:t>
              </w:r>
            </w:ins>
            <w:ins w:id="1955" w:author="Maximilian Schmitz" w:date="2015-06-19T09:26:00Z">
              <w:r>
                <w:t xml:space="preserve"> zurück</w:t>
              </w:r>
            </w:ins>
          </w:p>
        </w:tc>
      </w:tr>
      <w:tr w:rsidR="004C3433" w14:paraId="6AF4B94A" w14:textId="77777777" w:rsidTr="00B16FE4">
        <w:tblPrEx>
          <w:tblPrExChange w:id="1956" w:author="Maximilian Schmitz" w:date="2015-06-19T09:39:00Z">
            <w:tblPrEx>
              <w:tblW w:w="0" w:type="auto"/>
            </w:tblPrEx>
          </w:tblPrExChange>
        </w:tblPrEx>
        <w:trPr>
          <w:ins w:id="1957" w:author="Maximilian Schmitz" w:date="2015-06-19T09:25:00Z"/>
          <w:trPrChange w:id="195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59" w:author="Maximilian Schmitz" w:date="2015-06-19T09:39:00Z">
              <w:tcPr>
                <w:tcW w:w="2079" w:type="dxa"/>
              </w:tcPr>
            </w:tcPrChange>
          </w:tcPr>
          <w:p w14:paraId="463A8C5D" w14:textId="77777777" w:rsidR="004C3433" w:rsidRDefault="004C3433" w:rsidP="004C3433">
            <w:pPr>
              <w:rPr>
                <w:ins w:id="1960" w:author="Maximilian Schmitz" w:date="2015-06-19T09:25:00Z"/>
                <w:b w:val="0"/>
              </w:rPr>
            </w:pPr>
            <w:ins w:id="1961" w:author="Maximilian Schmitz" w:date="2015-06-19T09:25:00Z">
              <w:r>
                <w:rPr>
                  <w:b w:val="0"/>
                </w:rPr>
                <w:t>GetGoal1Position</w:t>
              </w:r>
            </w:ins>
          </w:p>
        </w:tc>
        <w:tc>
          <w:tcPr>
            <w:tcW w:w="1431" w:type="dxa"/>
            <w:tcPrChange w:id="1962"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63" w:author="Maximilian Schmitz" w:date="2015-06-19T09:25:00Z"/>
              </w:rPr>
              <w:pPrChange w:id="196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65" w:author="Maximilian Schmitz" w:date="2015-06-19T09:31:00Z">
              <w:r>
                <w:t>-</w:t>
              </w:r>
            </w:ins>
          </w:p>
        </w:tc>
        <w:tc>
          <w:tcPr>
            <w:tcW w:w="1536" w:type="dxa"/>
            <w:tcPrChange w:id="1966"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67" w:author="Maximilian Schmitz" w:date="2015-06-19T09:25:00Z"/>
              </w:rPr>
              <w:pPrChange w:id="1968"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969" w:author="Maximilian Schmitz" w:date="2015-06-19T09:31:00Z">
              <w:r>
                <w:t xml:space="preserve">Double: </w:t>
              </w:r>
              <w:proofErr w:type="spellStart"/>
              <w:r>
                <w:t>PosX</w:t>
              </w:r>
              <w:proofErr w:type="spellEnd"/>
              <w:r>
                <w:t xml:space="preserve">, </w:t>
              </w:r>
            </w:ins>
            <w:proofErr w:type="spellStart"/>
            <w:ins w:id="1970" w:author="Maximilian Schmitz" w:date="2015-06-19T09:36:00Z">
              <w:r w:rsidR="00E81113">
                <w:lastRenderedPageBreak/>
                <w:t>P</w:t>
              </w:r>
            </w:ins>
            <w:ins w:id="1971" w:author="Maximilian Schmitz" w:date="2015-06-19T09:31:00Z">
              <w:r>
                <w:t>osY</w:t>
              </w:r>
              <w:proofErr w:type="spellEnd"/>
              <w:r>
                <w:t xml:space="preserve">, </w:t>
              </w:r>
              <w:proofErr w:type="spellStart"/>
              <w:r>
                <w:t>PosZ</w:t>
              </w:r>
            </w:ins>
            <w:proofErr w:type="spellEnd"/>
          </w:p>
        </w:tc>
        <w:tc>
          <w:tcPr>
            <w:tcW w:w="4242" w:type="dxa"/>
            <w:tcPrChange w:id="1972"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73" w:author="Maximilian Schmitz" w:date="2015-06-19T09:25:00Z"/>
              </w:rPr>
            </w:pPr>
            <w:ins w:id="1974" w:author="Maximilian Schmitz" w:date="2015-06-19T09:26:00Z">
              <w:r>
                <w:lastRenderedPageBreak/>
                <w:t>Gibt die Position des 1. Tors zurück</w:t>
              </w:r>
            </w:ins>
          </w:p>
        </w:tc>
      </w:tr>
      <w:tr w:rsidR="004C3433" w14:paraId="59D7FEC0" w14:textId="77777777" w:rsidTr="00B16FE4">
        <w:tblPrEx>
          <w:tblPrExChange w:id="1975" w:author="Maximilian Schmitz" w:date="2015-06-19T09:39:00Z">
            <w:tblPrEx>
              <w:tblW w:w="0" w:type="auto"/>
            </w:tblPrEx>
          </w:tblPrExChange>
        </w:tblPrEx>
        <w:trPr>
          <w:ins w:id="1976" w:author="Maximilian Schmitz" w:date="2015-06-19T09:25:00Z"/>
          <w:trPrChange w:id="197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78" w:author="Maximilian Schmitz" w:date="2015-06-19T09:39:00Z">
              <w:tcPr>
                <w:tcW w:w="2079" w:type="dxa"/>
              </w:tcPr>
            </w:tcPrChange>
          </w:tcPr>
          <w:p w14:paraId="49753ED3" w14:textId="77777777" w:rsidR="004C3433" w:rsidRDefault="004C3433" w:rsidP="004C3433">
            <w:pPr>
              <w:rPr>
                <w:ins w:id="1979" w:author="Maximilian Schmitz" w:date="2015-06-19T09:25:00Z"/>
                <w:b w:val="0"/>
              </w:rPr>
            </w:pPr>
            <w:ins w:id="1980" w:author="Maximilian Schmitz" w:date="2015-06-19T09:25:00Z">
              <w:r>
                <w:rPr>
                  <w:b w:val="0"/>
                </w:rPr>
                <w:lastRenderedPageBreak/>
                <w:t>GetGoal2Position</w:t>
              </w:r>
            </w:ins>
          </w:p>
        </w:tc>
        <w:tc>
          <w:tcPr>
            <w:tcW w:w="1431" w:type="dxa"/>
            <w:tcPrChange w:id="1981"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82" w:author="Maximilian Schmitz" w:date="2015-06-19T09:25:00Z"/>
              </w:rPr>
              <w:pPrChange w:id="198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84" w:author="Maximilian Schmitz" w:date="2015-06-19T09:32:00Z">
              <w:r>
                <w:t>-</w:t>
              </w:r>
            </w:ins>
          </w:p>
        </w:tc>
        <w:tc>
          <w:tcPr>
            <w:tcW w:w="1536" w:type="dxa"/>
            <w:tcPrChange w:id="1985"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86" w:author="Maximilian Schmitz" w:date="2015-06-19T09:25:00Z"/>
              </w:rPr>
              <w:pPrChange w:id="19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88"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989"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90" w:author="Maximilian Schmitz" w:date="2015-06-19T09:25:00Z"/>
              </w:rPr>
            </w:pPr>
            <w:ins w:id="1991" w:author="Maximilian Schmitz" w:date="2015-06-19T09:26:00Z">
              <w:r>
                <w:t>Gibt die Position des 2. Tors zurück</w:t>
              </w:r>
            </w:ins>
          </w:p>
        </w:tc>
      </w:tr>
    </w:tbl>
    <w:p w14:paraId="4E54F9AB" w14:textId="77777777" w:rsidR="00334724" w:rsidRDefault="00F73840">
      <w:pPr>
        <w:pStyle w:val="Beschriftung"/>
        <w:rPr>
          <w:ins w:id="1992" w:author="Maximilian Schmitz" w:date="2015-06-19T09:40:00Z"/>
        </w:rPr>
        <w:pPrChange w:id="1993" w:author="Maximilian Schmitz" w:date="2015-06-19T09:18:00Z">
          <w:pPr>
            <w:pStyle w:val="berschrift3"/>
          </w:pPr>
        </w:pPrChange>
      </w:pPr>
      <w:bookmarkStart w:id="1994" w:name="_Ref422468984"/>
      <w:bookmarkStart w:id="1995" w:name="_Toc422468981"/>
      <w:ins w:id="1996" w:author="Maximilian Schmitz" w:date="2015-06-19T09:18:00Z">
        <w:r>
          <w:t xml:space="preserve">Tabelle </w:t>
        </w:r>
        <w:r>
          <w:fldChar w:fldCharType="begin"/>
        </w:r>
        <w:r>
          <w:instrText xml:space="preserve"> SEQ Tabelle \* ARABIC </w:instrText>
        </w:r>
      </w:ins>
      <w:r>
        <w:fldChar w:fldCharType="separate"/>
      </w:r>
      <w:ins w:id="1997" w:author="Maximilian Schmitz" w:date="2015-06-19T09:20:00Z">
        <w:r w:rsidR="00867956">
          <w:rPr>
            <w:noProof/>
          </w:rPr>
          <w:t>1</w:t>
        </w:r>
      </w:ins>
      <w:ins w:id="1998" w:author="Maximilian Schmitz" w:date="2015-06-19T09:18:00Z">
        <w:r>
          <w:fldChar w:fldCharType="end"/>
        </w:r>
        <w:bookmarkEnd w:id="1994"/>
        <w:r>
          <w:t xml:space="preserve">: </w:t>
        </w:r>
        <w:r w:rsidRPr="000358A4">
          <w:t>Funktionen im LUA-Skript</w:t>
        </w:r>
      </w:ins>
      <w:bookmarkEnd w:id="1995"/>
    </w:p>
    <w:p w14:paraId="2CFB00DF" w14:textId="77777777" w:rsidR="00B16FE4" w:rsidRDefault="00B16FE4">
      <w:pPr>
        <w:rPr>
          <w:ins w:id="1999" w:author="Maximilian Schmitz" w:date="2015-06-19T09:41:00Z"/>
        </w:rPr>
        <w:pPrChange w:id="2000" w:author="Maximilian Schmitz" w:date="2015-06-19T09:40:00Z">
          <w:pPr>
            <w:pStyle w:val="berschrift3"/>
          </w:pPr>
        </w:pPrChange>
      </w:pPr>
    </w:p>
    <w:p w14:paraId="345D2622" w14:textId="77777777" w:rsidR="00B16FE4" w:rsidRDefault="00B16FE4">
      <w:pPr>
        <w:rPr>
          <w:ins w:id="2001" w:author="Maximilian Schmitz" w:date="2015-06-19T09:43:00Z"/>
        </w:rPr>
        <w:pPrChange w:id="2002" w:author="Maximilian Schmitz" w:date="2015-06-19T09:40:00Z">
          <w:pPr>
            <w:pStyle w:val="berschrift3"/>
          </w:pPr>
        </w:pPrChange>
      </w:pPr>
      <w:ins w:id="2003" w:author="Maximilian Schmitz" w:date="2015-06-19T09:41:00Z">
        <w:r>
          <w:t xml:space="preserve">Alle Funktionen, die über das LUA-Skript aufgerufen werden, rufen Funktionen des implementierten Spielers auf. </w:t>
        </w:r>
      </w:ins>
      <w:ins w:id="2004" w:author="Maximilian Schmitz" w:date="2015-06-19T09:42:00Z">
        <w:r>
          <w:t xml:space="preserve">Im </w:t>
        </w:r>
      </w:ins>
      <w:ins w:id="2005" w:author="Maximilian Schmitz" w:date="2015-06-19T09:43:00Z">
        <w:r w:rsidR="00417BF0">
          <w:t>Weiteren</w:t>
        </w:r>
      </w:ins>
      <w:ins w:id="2006"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007" w:author="Maximilian Schmitz" w:date="2015-06-19T09:40:00Z"/>
        </w:rPr>
        <w:pPrChange w:id="2008" w:author="Maximilian Schmitz" w:date="2015-06-19T09:40:00Z">
          <w:pPr>
            <w:pStyle w:val="berschrift3"/>
          </w:pPr>
        </w:pPrChange>
      </w:pPr>
    </w:p>
    <w:p w14:paraId="52C4F6DD" w14:textId="77777777" w:rsidR="00B16FE4" w:rsidRDefault="00B16FE4">
      <w:pPr>
        <w:rPr>
          <w:ins w:id="2009" w:author="Maximilian Schmitz" w:date="2015-06-19T09:40:00Z"/>
        </w:rPr>
        <w:pPrChange w:id="2010" w:author="Maximilian Schmitz" w:date="2015-06-19T09:40:00Z">
          <w:pPr>
            <w:pStyle w:val="berschrift3"/>
          </w:pPr>
        </w:pPrChange>
      </w:pPr>
      <w:ins w:id="2011"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2012" w:author="Maximilian Schmitz" w:date="2015-06-19T09:43:00Z"/>
        </w:rPr>
        <w:pPrChange w:id="2013" w:author="Maximilian Schmitz" w:date="2015-06-19T09:40:00Z">
          <w:pPr>
            <w:pStyle w:val="berschrift3"/>
          </w:pPr>
        </w:pPrChange>
      </w:pPr>
      <w:ins w:id="2014" w:author="Maximilian Schmitz" w:date="2015-06-19T09:41:00Z">
        <w:r>
          <w:t>Die Funktion</w:t>
        </w:r>
      </w:ins>
      <w:ins w:id="2015"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2016" w:author="Maximilian Schmitz" w:date="2015-06-19T09:50:00Z"/>
        </w:rPr>
        <w:pPrChange w:id="2017" w:author="Maximilian Schmitz" w:date="2015-06-19T09:40:00Z">
          <w:pPr>
            <w:pStyle w:val="berschrift3"/>
          </w:pPr>
        </w:pPrChange>
      </w:pPr>
      <w:ins w:id="2018" w:author="Maximilian Schmitz" w:date="2015-06-19T09:44:00Z">
        <w:r>
          <w:t>Mit „</w:t>
        </w:r>
        <w:proofErr w:type="spellStart"/>
        <w:r>
          <w:t>Rotate</w:t>
        </w:r>
        <w:proofErr w:type="spellEnd"/>
        <w:r>
          <w:t xml:space="preserve">“ wird der Spieler in eine angegebene Richtung gedreht. </w:t>
        </w:r>
      </w:ins>
      <w:ins w:id="2019" w:author="Maximilian Schmitz" w:date="2015-06-19T09:45:00Z">
        <w:r w:rsidR="006D2F66">
          <w:t xml:space="preserve">Der Drehwinkel muss als absoluter Winkel angegeben werden. Eine Drehung relativ zur letzten Rotation ist nicht möglich. </w:t>
        </w:r>
      </w:ins>
      <w:ins w:id="2020"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021" w:author="Maximilian Schmitz" w:date="2015-06-19T09:57:00Z"/>
        </w:rPr>
        <w:pPrChange w:id="2022" w:author="Maximilian Schmitz" w:date="2015-06-19T09:40:00Z">
          <w:pPr>
            <w:pStyle w:val="berschrift3"/>
          </w:pPr>
        </w:pPrChange>
      </w:pPr>
      <w:ins w:id="2023" w:author="Maximilian Schmitz" w:date="2015-06-19T09:50:00Z">
        <w:r>
          <w:t xml:space="preserve">Die Funktion „Kick“ lässt den Spieler den Ball in eine angegebene Richtung mit </w:t>
        </w:r>
      </w:ins>
      <w:ins w:id="2024" w:author="Maximilian Schmitz" w:date="2015-06-19T09:51:00Z">
        <w:r>
          <w:t>angegebener</w:t>
        </w:r>
      </w:ins>
      <w:ins w:id="2025" w:author="Maximilian Schmitz" w:date="2015-06-19T09:50:00Z">
        <w:r>
          <w:t xml:space="preserve"> Kraft kicken. </w:t>
        </w:r>
      </w:ins>
      <w:ins w:id="2026" w:author="Maximilian Schmitz" w:date="2015-06-19T09:51:00Z">
        <w:r>
          <w:t xml:space="preserve">Die Kraft wird im Bereich von 0 bis 100 Prozent angegeben. </w:t>
        </w:r>
      </w:ins>
      <w:ins w:id="2027" w:author="Maximilian Schmitz" w:date="2015-06-19T09:55:00Z">
        <w:r>
          <w:t xml:space="preserve">Der Richtungsvektor ist in den definierten Achsenrichtungen des globalen Koordinatensystems anzugeben. </w:t>
        </w:r>
      </w:ins>
      <w:ins w:id="2028" w:author="Maximilian Schmitz" w:date="2015-06-19T09:56:00Z">
        <w:r>
          <w:t xml:space="preserve">Die Funktion kann nur aufgerufen werden, wenn der Spieler </w:t>
        </w:r>
      </w:ins>
      <w:ins w:id="2029" w:author="Maximilian Schmitz" w:date="2015-06-19T09:57:00Z">
        <w:r>
          <w:t>in Ballbesitz ist.</w:t>
        </w:r>
      </w:ins>
    </w:p>
    <w:p w14:paraId="72327268" w14:textId="77777777" w:rsidR="00FB75CB" w:rsidRDefault="00FB75CB">
      <w:pPr>
        <w:rPr>
          <w:ins w:id="2030" w:author="Maximilian Schmitz" w:date="2015-06-19T09:57:00Z"/>
        </w:rPr>
        <w:pPrChange w:id="2031" w:author="Maximilian Schmitz" w:date="2015-06-19T09:40:00Z">
          <w:pPr>
            <w:pStyle w:val="berschrift3"/>
          </w:pPr>
        </w:pPrChange>
      </w:pPr>
      <w:ins w:id="2032"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2033" w:author="Maximilian Schmitz" w:date="2015-06-19T10:01:00Z"/>
        </w:rPr>
        <w:pPrChange w:id="2034" w:author="Maximilian Schmitz" w:date="2015-06-19T09:40:00Z">
          <w:pPr>
            <w:pStyle w:val="berschrift3"/>
          </w:pPr>
        </w:pPrChange>
      </w:pPr>
      <w:ins w:id="2035" w:author="Maximilian Schmitz" w:date="2015-06-19T09:58:00Z">
        <w:r>
          <w:t>Die Funktion „</w:t>
        </w:r>
        <w:proofErr w:type="spellStart"/>
        <w:r>
          <w:t>Speak</w:t>
        </w:r>
        <w:proofErr w:type="spellEnd"/>
        <w:r>
          <w:t xml:space="preserve">“ lässt den Spieler </w:t>
        </w:r>
      </w:ins>
      <w:ins w:id="2036"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037" w:author="Maximilian Schmitz" w:date="2015-06-19T10:02:00Z"/>
        </w:rPr>
        <w:pPrChange w:id="2038" w:author="Maximilian Schmitz" w:date="2015-06-19T09:40:00Z">
          <w:pPr>
            <w:pStyle w:val="berschrift3"/>
          </w:pPr>
        </w:pPrChange>
      </w:pPr>
      <w:ins w:id="2039"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2040" w:author="Maximilian Schmitz" w:date="2015-06-19T10:03:00Z"/>
        </w:rPr>
        <w:pPrChange w:id="2041" w:author="Maximilian Schmitz" w:date="2015-06-19T09:40:00Z">
          <w:pPr>
            <w:pStyle w:val="berschrift3"/>
          </w:pPr>
        </w:pPrChange>
      </w:pPr>
      <w:ins w:id="2042"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2043" w:author="Maximilian Schmitz" w:date="2015-06-19T10:04:00Z"/>
        </w:rPr>
        <w:pPrChange w:id="2044" w:author="Maximilian Schmitz" w:date="2015-06-19T09:40:00Z">
          <w:pPr>
            <w:pStyle w:val="berschrift3"/>
          </w:pPr>
        </w:pPrChange>
      </w:pPr>
      <w:ins w:id="2045"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2046" w:author="Maximilian Schmitz" w:date="2015-06-19T10:05:00Z"/>
        </w:rPr>
        <w:pPrChange w:id="2047" w:author="Maximilian Schmitz" w:date="2015-06-19T09:40:00Z">
          <w:pPr>
            <w:pStyle w:val="berschrift3"/>
          </w:pPr>
        </w:pPrChange>
      </w:pPr>
      <w:ins w:id="2048"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2049" w:author="Maximilian Schmitz" w:date="2015-06-19T10:06:00Z"/>
        </w:rPr>
        <w:pPrChange w:id="2050" w:author="Maximilian Schmitz" w:date="2015-06-19T09:40:00Z">
          <w:pPr>
            <w:pStyle w:val="berschrift3"/>
          </w:pPr>
        </w:pPrChange>
      </w:pPr>
      <w:ins w:id="2051"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2052" w:author="Maximilian Schmitz" w:date="2015-06-19T10:06:00Z"/>
        </w:rPr>
        <w:pPrChange w:id="2053" w:author="Maximilian Schmitz" w:date="2015-06-19T09:40:00Z">
          <w:pPr>
            <w:pStyle w:val="berschrift3"/>
          </w:pPr>
        </w:pPrChange>
      </w:pPr>
      <w:ins w:id="2054"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2055" w:author="Maximilian Schmitz" w:date="2015-06-19T10:09:00Z"/>
        </w:rPr>
        <w:pPrChange w:id="2056" w:author="Maximilian Schmitz" w:date="2015-06-19T09:40:00Z">
          <w:pPr>
            <w:pStyle w:val="berschrift3"/>
          </w:pPr>
        </w:pPrChange>
      </w:pPr>
      <w:ins w:id="2057" w:author="Maximilian Schmitz" w:date="2015-06-19T10:07:00Z">
        <w:r>
          <w:t>Mit der Funktion „</w:t>
        </w:r>
        <w:proofErr w:type="spellStart"/>
        <w:r>
          <w:t>GetOwnLocation</w:t>
        </w:r>
        <w:proofErr w:type="spellEnd"/>
        <w:r>
          <w:t xml:space="preserve">“ wird die aktuelle Position des Spielers abgefragt. </w:t>
        </w:r>
      </w:ins>
      <w:ins w:id="2058" w:author="Maximilian Schmitz" w:date="2015-06-19T10:08:00Z">
        <w:r w:rsidR="0072334D">
          <w:t>Die Rückgabeparameter sind die Spielerposition in X-, Y- und Z-Richtung des globalen Koordinatensystems.</w:t>
        </w:r>
      </w:ins>
    </w:p>
    <w:p w14:paraId="60DF4380" w14:textId="77777777" w:rsidR="00D56143" w:rsidRDefault="00D56143">
      <w:pPr>
        <w:rPr>
          <w:ins w:id="2059" w:author="Maximilian Schmitz" w:date="2015-06-19T10:10:00Z"/>
        </w:rPr>
        <w:pPrChange w:id="2060" w:author="Maximilian Schmitz" w:date="2015-06-19T09:40:00Z">
          <w:pPr>
            <w:pStyle w:val="berschrift3"/>
          </w:pPr>
        </w:pPrChange>
      </w:pPr>
      <w:ins w:id="2061"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2062" w:author="Maximilian Schmitz" w:date="2015-06-19T10:12:00Z"/>
        </w:rPr>
        <w:pPrChange w:id="2063" w:author="Maximilian Schmitz" w:date="2015-06-19T09:40:00Z">
          <w:pPr>
            <w:pStyle w:val="berschrift3"/>
          </w:pPr>
        </w:pPrChange>
      </w:pPr>
      <w:ins w:id="2064" w:author="Maximilian Schmitz" w:date="2015-06-19T10:11:00Z">
        <w:r>
          <w:t>Die Funktion „</w:t>
        </w:r>
        <w:proofErr w:type="spellStart"/>
        <w:r>
          <w:t>GetVisiblePlayers</w:t>
        </w:r>
        <w:proofErr w:type="spellEnd"/>
        <w:r>
          <w:t xml:space="preserve">“ liefert ein Array der vom Spieler sichtbaren Mitspieler zurück. </w:t>
        </w:r>
      </w:ins>
      <w:ins w:id="2065"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2066" w:author="Maximilian Schmitz" w:date="2015-06-19T09:46:00Z"/>
        </w:rPr>
        <w:pPrChange w:id="2067" w:author="Maximilian Schmitz" w:date="2015-06-19T09:40:00Z">
          <w:pPr>
            <w:pStyle w:val="berschrift3"/>
          </w:pPr>
        </w:pPrChange>
      </w:pPr>
      <w:ins w:id="2068" w:author="Maximilian Schmitz" w:date="2015-06-19T10:13:00Z">
        <w:r>
          <w:t>Die Funktionen „GetGoal1Position“ und „GetGoal2Position“ geben die Positionen der beiden Tore auf dem S</w:t>
        </w:r>
      </w:ins>
      <w:ins w:id="2069" w:author="Maximilian Schmitz" w:date="2015-06-19T10:14:00Z">
        <w:r>
          <w:t>pielfeld zurück.</w:t>
        </w:r>
      </w:ins>
    </w:p>
    <w:p w14:paraId="6CFA7F2D" w14:textId="77777777" w:rsidR="006D2F66" w:rsidRDefault="006D2F66">
      <w:pPr>
        <w:rPr>
          <w:ins w:id="2070" w:author="Maximilian Schmitz" w:date="2015-06-19T09:46:00Z"/>
        </w:rPr>
        <w:pPrChange w:id="2071" w:author="Maximilian Schmitz" w:date="2015-06-19T09:40:00Z">
          <w:pPr>
            <w:pStyle w:val="berschrift3"/>
          </w:pPr>
        </w:pPrChange>
      </w:pPr>
    </w:p>
    <w:p w14:paraId="60EDE405" w14:textId="77777777" w:rsidR="006D2F66" w:rsidRPr="00321258" w:rsidRDefault="006D2F66">
      <w:pPr>
        <w:pPrChange w:id="2072" w:author="Maximilian Schmitz" w:date="2015-06-19T09:40:00Z">
          <w:pPr>
            <w:pStyle w:val="berschrift3"/>
          </w:pPr>
        </w:pPrChange>
      </w:pPr>
      <w:ins w:id="2073" w:author="Maximilian Schmitz" w:date="2015-06-19T09:46:00Z">
        <w:r>
          <w:t>Die aufgeführten Funktionen stehen im LUA-Skript zur Verfügung und können zur Entwicklung einer künstlichen Intelligenz verwendet werden.</w:t>
        </w:r>
      </w:ins>
      <w:ins w:id="2074"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2075" w:author="Maximilian Schmitz" w:date="2015-06-04T10:34:00Z"/>
        </w:rPr>
      </w:pPr>
      <w:bookmarkStart w:id="2076" w:name="_Toc424109404"/>
      <w:r>
        <w:t>Entwicklung der künstlichen Intelligenz</w:t>
      </w:r>
      <w:bookmarkEnd w:id="2076"/>
    </w:p>
    <w:p w14:paraId="0316220D" w14:textId="77777777" w:rsidR="00E12CD0" w:rsidRDefault="00C210CA">
      <w:pPr>
        <w:rPr>
          <w:ins w:id="2077" w:author="Maximilian Schmitz" w:date="2015-06-04T10:59:00Z"/>
        </w:rPr>
        <w:pPrChange w:id="2078" w:author="Maximilian Schmitz" w:date="2015-06-04T10:34:00Z">
          <w:pPr>
            <w:pStyle w:val="berschrift2"/>
          </w:pPr>
        </w:pPrChange>
      </w:pPr>
      <w:ins w:id="2079"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080" w:author="Maximilian Schmitz" w:date="2015-06-04T10:53:00Z">
        <w:r w:rsidR="003A2403">
          <w:t xml:space="preserve"> und menschlichem Verhalten </w:t>
        </w:r>
      </w:ins>
      <w:ins w:id="2081" w:author="Maximilian Schmitz" w:date="2015-06-04T10:50:00Z">
        <w:r w:rsidR="003A2403">
          <w:t xml:space="preserve">in Computerprogrammen (vgl. </w:t>
        </w:r>
      </w:ins>
      <w:customXmlInsRangeStart w:id="2082" w:author="Maximilian Schmitz" w:date="2015-06-04T10:56:00Z"/>
      <w:sdt>
        <w:sdtPr>
          <w:id w:val="996455497"/>
          <w:citation/>
        </w:sdtPr>
        <w:sdtEndPr/>
        <w:sdtContent>
          <w:customXmlInsRangeEnd w:id="2082"/>
          <w:ins w:id="2083" w:author="Maximilian Schmitz" w:date="2015-06-04T10:56:00Z">
            <w:r w:rsidR="003A2403">
              <w:fldChar w:fldCharType="begin"/>
            </w:r>
          </w:ins>
          <w:ins w:id="2084" w:author="Maximilian Schmitz" w:date="2015-06-04T10:57:00Z">
            <w:r w:rsidR="003A2403">
              <w:instrText xml:space="preserve">CITATION Nor04 \p 17f. \l 1031 </w:instrText>
            </w:r>
          </w:ins>
          <w:r w:rsidR="003A2403">
            <w:fldChar w:fldCharType="separate"/>
          </w:r>
          <w:r w:rsidR="000E14AF">
            <w:rPr>
              <w:noProof/>
            </w:rPr>
            <w:t>[3, p. 17f.]</w:t>
          </w:r>
          <w:ins w:id="2085" w:author="Maximilian Schmitz" w:date="2015-06-04T10:56:00Z">
            <w:r w:rsidR="003A2403">
              <w:fldChar w:fldCharType="end"/>
            </w:r>
          </w:ins>
          <w:customXmlInsRangeStart w:id="2086" w:author="Maximilian Schmitz" w:date="2015-06-04T10:56:00Z"/>
        </w:sdtContent>
      </w:sdt>
      <w:customXmlInsRangeEnd w:id="2086"/>
      <w:ins w:id="2087" w:author="Maximilian Schmitz" w:date="2015-06-04T10:56:00Z">
        <w:r w:rsidR="003A2403">
          <w:t>).</w:t>
        </w:r>
      </w:ins>
    </w:p>
    <w:p w14:paraId="0324F0FE" w14:textId="77777777" w:rsidR="00FD106D" w:rsidRDefault="003A2403">
      <w:pPr>
        <w:rPr>
          <w:ins w:id="2088" w:author="Maximilian Schmitz" w:date="2015-06-04T20:57:00Z"/>
        </w:rPr>
        <w:pPrChange w:id="2089" w:author="Maximilian Schmitz" w:date="2015-06-04T10:34:00Z">
          <w:pPr>
            <w:pStyle w:val="berschrift2"/>
          </w:pPr>
        </w:pPrChange>
      </w:pPr>
      <w:ins w:id="2090" w:author="Maximilian Schmitz" w:date="2015-06-04T10:58:00Z">
        <w:r>
          <w:t>Im speziellen Fall hier geht es darum, die Intelligenz und das Verhalten eines Fußballspielers bzw. einer ganzen Fußballmannschaft nachzubilden.</w:t>
        </w:r>
      </w:ins>
      <w:ins w:id="2091" w:author="Maximilian Schmitz" w:date="2015-06-04T10:59:00Z">
        <w:r w:rsidR="00E12CD0">
          <w:t xml:space="preserve"> </w:t>
        </w:r>
      </w:ins>
      <w:ins w:id="2092"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093" w:author="Maximilian Schmitz" w:date="2015-06-04T11:09:00Z">
        <w:r w:rsidR="004D7C7E">
          <w:t>die</w:t>
        </w:r>
      </w:ins>
      <w:ins w:id="2094" w:author="Maximilian Schmitz" w:date="2015-06-04T11:06:00Z">
        <w:r w:rsidR="004D7C7E">
          <w:t xml:space="preserve"> Mannschaft ergänzen.</w:t>
        </w:r>
      </w:ins>
      <w:ins w:id="2095" w:author="Maximilian Schmitz" w:date="2015-06-04T11:09:00Z">
        <w:r w:rsidR="00457DF0">
          <w:t xml:space="preserve"> </w:t>
        </w:r>
      </w:ins>
      <w:ins w:id="2096" w:author="Maximilian Schmitz" w:date="2015-06-04T11:10:00Z">
        <w:r w:rsidR="00457DF0">
          <w:t>Da Fußball ein M</w:t>
        </w:r>
        <w:r w:rsidR="00FD106D">
          <w:t xml:space="preserve">annschaftssport ist, ist diese Zusammenarbeit der einzelnen Spieler ein zentraler Punkt für die </w:t>
        </w:r>
      </w:ins>
      <w:ins w:id="2097" w:author="Maximilian Schmitz" w:date="2015-06-04T11:11:00Z">
        <w:r w:rsidR="00FD106D">
          <w:t>E</w:t>
        </w:r>
      </w:ins>
      <w:ins w:id="2098" w:author="Maximilian Schmitz" w:date="2015-06-04T11:10:00Z">
        <w:r w:rsidR="00FD106D">
          <w:t>ntwicklung der künstlichen Intelligenz.</w:t>
        </w:r>
      </w:ins>
    </w:p>
    <w:p w14:paraId="3B3DF075" w14:textId="77777777" w:rsidR="005D4339" w:rsidRDefault="005D4339">
      <w:pPr>
        <w:rPr>
          <w:ins w:id="2099" w:author="Maximilian Schmitz" w:date="2015-06-04T20:29:00Z"/>
        </w:rPr>
        <w:pPrChange w:id="2100" w:author="Maximilian Schmitz" w:date="2015-06-04T10:34:00Z">
          <w:pPr>
            <w:pStyle w:val="berschrift2"/>
          </w:pPr>
        </w:pPrChange>
      </w:pPr>
    </w:p>
    <w:p w14:paraId="523E7B1C" w14:textId="2789C297" w:rsidR="009C4199" w:rsidDel="00480820" w:rsidRDefault="00EC44E1">
      <w:pPr>
        <w:rPr>
          <w:ins w:id="2101" w:author="Maximilian Schmitz" w:date="2015-06-04T21:04:00Z"/>
          <w:del w:id="2102" w:author="Michael K." w:date="2015-07-06T22:09:00Z"/>
        </w:rPr>
        <w:pPrChange w:id="2103" w:author="Maximilian Schmitz" w:date="2015-06-04T10:34:00Z">
          <w:pPr>
            <w:pStyle w:val="berschrift2"/>
          </w:pPr>
        </w:pPrChange>
      </w:pPr>
      <w:ins w:id="2104" w:author="Maximilian Schmitz" w:date="2015-06-04T20:30:00Z">
        <w:r>
          <w:t xml:space="preserve">Eine Simulation der Fußballmannschaft kann daher als ein verteiltes, wissensverarbeitendes System </w:t>
        </w:r>
      </w:ins>
      <w:ins w:id="2105" w:author="Maximilian Schmitz" w:date="2015-06-04T20:31:00Z">
        <w:r>
          <w:t>angesehen werden.</w:t>
        </w:r>
        <w:r w:rsidR="00052E5C">
          <w:t xml:space="preserve"> </w:t>
        </w:r>
      </w:ins>
      <w:ins w:id="2106"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107" w:author="Maximilian Schmitz" w:date="2015-06-04T20:49:00Z">
        <w:r w:rsidR="00E60B91">
          <w:t xml:space="preserve"> Zudem wird oft die Forderung gestellt, dass ein verteiltes System für den Benutzer nicht als solches erkennbar sein darf. </w:t>
        </w:r>
      </w:ins>
      <w:ins w:id="2108"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2109" w:author="Maximilian Schmitz" w:date="2015-06-04T20:51:00Z">
              <w:rPr/>
            </w:rPrChange>
          </w:rPr>
          <w:t>&lt;</w:t>
        </w:r>
      </w:ins>
      <w:ins w:id="2110" w:author="Maximilian Schmitz" w:date="2015-06-04T20:51:00Z">
        <w:r w:rsidR="004239A1">
          <w:rPr>
            <w:highlight w:val="yellow"/>
          </w:rPr>
          <w:t xml:space="preserve">TODO: </w:t>
        </w:r>
      </w:ins>
      <w:ins w:id="2111" w:author="Maximilian Schmitz" w:date="2015-06-04T20:50:00Z">
        <w:r w:rsidR="004239A1" w:rsidRPr="00201692">
          <w:rPr>
            <w:highlight w:val="yellow"/>
          </w:rPr>
          <w:t xml:space="preserve">Quellen </w:t>
        </w:r>
      </w:ins>
      <w:ins w:id="2112" w:author="Maximilian Schmitz" w:date="2015-06-04T20:51:00Z">
        <w:r w:rsidR="004239A1" w:rsidRPr="004239A1">
          <w:rPr>
            <w:highlight w:val="yellow"/>
          </w:rPr>
          <w:sym w:font="Wingdings" w:char="F0E0"/>
        </w:r>
      </w:ins>
      <w:ins w:id="2113" w:author="Maximilian Schmitz" w:date="2015-06-04T20:50:00Z">
        <w:r w:rsidR="004239A1" w:rsidRPr="004239A1">
          <w:rPr>
            <w:highlight w:val="yellow"/>
            <w:rPrChange w:id="2114" w:author="Maximilian Schmitz" w:date="2015-06-04T20:51:00Z">
              <w:rPr/>
            </w:rPrChange>
          </w:rPr>
          <w:t xml:space="preserve"> </w:t>
        </w:r>
      </w:ins>
      <w:ins w:id="2115" w:author="Maximilian Schmitz" w:date="2015-06-04T20:51:00Z">
        <w:r w:rsidR="004239A1" w:rsidRPr="004239A1">
          <w:rPr>
            <w:highlight w:val="yellow"/>
            <w:rPrChange w:id="2116" w:author="Maximilian Schmitz" w:date="2015-06-04T20:51:00Z">
              <w:rPr/>
            </w:rPrChange>
          </w:rPr>
          <w:t xml:space="preserve">Andrew </w:t>
        </w:r>
      </w:ins>
      <w:ins w:id="2117" w:author="Maximilian Schmitz" w:date="2015-06-04T20:50:00Z">
        <w:r w:rsidR="004239A1" w:rsidRPr="004239A1">
          <w:rPr>
            <w:highlight w:val="yellow"/>
            <w:rPrChange w:id="2118" w:author="Maximilian Schmitz" w:date="2015-06-04T20:51:00Z">
              <w:rPr/>
            </w:rPrChange>
          </w:rPr>
          <w:t xml:space="preserve">Tannenbaum, </w:t>
        </w:r>
      </w:ins>
      <w:ins w:id="2119" w:author="Maximilian Schmitz" w:date="2015-06-04T20:51:00Z">
        <w:r w:rsidR="004239A1" w:rsidRPr="004239A1">
          <w:rPr>
            <w:highlight w:val="yellow"/>
            <w:rPrChange w:id="2120" w:author="Maximilian Schmitz" w:date="2015-06-04T20:51:00Z">
              <w:rPr/>
            </w:rPrChange>
          </w:rPr>
          <w:t>Peter Löhr&gt;</w:t>
        </w:r>
      </w:ins>
      <w:ins w:id="2121"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122" w:author="Admin" w:date="2015-07-06T14:47:00Z">
          <w:r w:rsidR="004239A1" w:rsidDel="0041383A">
            <w:delText>Prozess</w:delText>
          </w:r>
        </w:del>
      </w:ins>
      <w:ins w:id="2123" w:author="Admin" w:date="2015-07-06T14:47:00Z">
        <w:r w:rsidR="0041383A">
          <w:t>Thread</w:t>
        </w:r>
      </w:ins>
      <w:ins w:id="2124" w:author="Maximilian Schmitz" w:date="2015-06-04T20:52:00Z">
        <w:r w:rsidR="004239A1">
          <w:t xml:space="preserve"> repräsentiert. Die Kommunikation mit der Simulationsumgebung erfolgt über entfernte Funktionsaufrufe. Eine Kommunikation der Spieler untereinander ist ebenfalls über </w:t>
        </w:r>
      </w:ins>
      <w:ins w:id="2125" w:author="Maximilian Schmitz" w:date="2015-06-04T20:55:00Z">
        <w:r w:rsidR="004239A1">
          <w:t>entfernte</w:t>
        </w:r>
      </w:ins>
      <w:ins w:id="2126" w:author="Maximilian Schmitz" w:date="2015-06-04T20:52:00Z">
        <w:r w:rsidR="004239A1">
          <w:t xml:space="preserve"> Funktionsaufrufe über die Simulationsumgebung möglich. </w:t>
        </w:r>
      </w:ins>
      <w:ins w:id="2127" w:author="Maximilian Schmitz" w:date="2015-06-04T20:55:00Z">
        <w:r w:rsidR="004239A1">
          <w:t>Es besteht also kein gemeinsamer Speicher. Dass die einzelnen Prozesse ein gemeinsames</w:t>
        </w:r>
      </w:ins>
      <w:ins w:id="2128"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129" w:author="Maximilian Schmitz" w:date="2015-06-04T20:57:00Z">
        <w:r w:rsidR="00531F63">
          <w:t xml:space="preserve">Die Forderung nach der Erkennbarkeit der einzelnen Prozesse ist schwer zu beantworten. Auf der einen Seite ist jeder Spieler klar als Individuum </w:t>
        </w:r>
      </w:ins>
      <w:ins w:id="2130" w:author="Maximilian Schmitz" w:date="2015-06-04T20:58:00Z">
        <w:r w:rsidR="00531F63">
          <w:t xml:space="preserve">mit individuellem Verhalten </w:t>
        </w:r>
      </w:ins>
      <w:ins w:id="2131" w:author="Maximilian Schmitz" w:date="2015-06-04T20:57:00Z">
        <w:r w:rsidR="00531F63">
          <w:t>zu erkennen</w:t>
        </w:r>
      </w:ins>
      <w:ins w:id="2132"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133" w:author="Maximilian Schmitz" w:date="2015-06-04T21:01:00Z"/>
        </w:rPr>
        <w:pPrChange w:id="2134" w:author="Maximilian Schmitz" w:date="2015-06-04T10:34:00Z">
          <w:pPr>
            <w:pStyle w:val="berschrift2"/>
          </w:pPr>
        </w:pPrChange>
      </w:pPr>
    </w:p>
    <w:p w14:paraId="727F4144" w14:textId="77777777" w:rsidR="00FD106D" w:rsidRDefault="009C4199">
      <w:pPr>
        <w:rPr>
          <w:ins w:id="2135" w:author="Maximilian Schmitz" w:date="2015-06-04T11:29:00Z"/>
        </w:rPr>
        <w:pPrChange w:id="2136" w:author="Maximilian Schmitz" w:date="2015-06-04T10:34:00Z">
          <w:pPr>
            <w:pStyle w:val="berschrift2"/>
          </w:pPr>
        </w:pPrChange>
      </w:pPr>
      <w:ins w:id="2137" w:author="Maximilian Schmitz" w:date="2015-06-04T21:01:00Z">
        <w:r>
          <w:lastRenderedPageBreak/>
          <w:t xml:space="preserve">Nach der Betrachtung als </w:t>
        </w:r>
      </w:ins>
      <w:ins w:id="2138" w:author="Maximilian Schmitz" w:date="2015-06-04T21:02:00Z">
        <w:r>
          <w:t>verteiltes, wissensverarbeitendes</w:t>
        </w:r>
      </w:ins>
      <w:ins w:id="2139" w:author="Maximilian Schmitz" w:date="2015-06-04T21:01:00Z">
        <w:r>
          <w:t xml:space="preserve"> System, muss ein geeigneter Ansatz gefunden werden um dieses umzusetzen.</w:t>
        </w:r>
      </w:ins>
      <w:ins w:id="2140" w:author="Maximilian Schmitz" w:date="2015-06-04T21:02:00Z">
        <w:r>
          <w:t xml:space="preserve"> </w:t>
        </w:r>
      </w:ins>
      <w:ins w:id="2141" w:author="Maximilian Schmitz" w:date="2015-06-04T11:12:00Z">
        <w:r w:rsidR="00FD106D">
          <w:t xml:space="preserve">Im Gebiet der </w:t>
        </w:r>
      </w:ins>
      <w:ins w:id="2142" w:author="Maximilian Schmitz" w:date="2015-06-04T11:13:00Z">
        <w:r w:rsidR="00FD106D">
          <w:t xml:space="preserve">computerbasierten Wissensverarbeitung </w:t>
        </w:r>
      </w:ins>
      <w:ins w:id="2143" w:author="Maximilian Schmitz" w:date="2015-06-04T11:12:00Z">
        <w:r w:rsidR="00FD106D">
          <w:t xml:space="preserve">stehen verschiedene Ansätze </w:t>
        </w:r>
      </w:ins>
      <w:ins w:id="2144" w:author="Maximilian Schmitz" w:date="2015-06-04T11:13:00Z">
        <w:r w:rsidR="00FD106D">
          <w:t>zur Entwicklung von intelligentem Verhalten zur Verfügung.</w:t>
        </w:r>
      </w:ins>
    </w:p>
    <w:p w14:paraId="16F7BF99" w14:textId="77777777" w:rsidR="00A76AC5" w:rsidRDefault="00915CC7">
      <w:pPr>
        <w:rPr>
          <w:ins w:id="2145" w:author="Maximilian Schmitz" w:date="2015-06-04T11:38:00Z"/>
        </w:rPr>
        <w:pPrChange w:id="2146" w:author="Maximilian Schmitz" w:date="2015-06-04T10:34:00Z">
          <w:pPr>
            <w:pStyle w:val="berschrift2"/>
          </w:pPr>
        </w:pPrChange>
      </w:pPr>
      <w:commentRangeStart w:id="2147"/>
      <w:ins w:id="2148"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2149" w:author="Maximilian Schmitz" w:date="2015-06-04T21:07:00Z"/>
        </w:rPr>
        <w:pPrChange w:id="2150" w:author="Maximilian Schmitz" w:date="2015-06-04T10:34:00Z">
          <w:pPr>
            <w:pStyle w:val="berschrift2"/>
          </w:pPr>
        </w:pPrChange>
      </w:pPr>
      <w:ins w:id="2151" w:author="Maximilian Schmitz" w:date="2015-06-04T11:38:00Z">
        <w:r>
          <w:t xml:space="preserve">Im Gegensatz dazu kommen implizite Ansätze ohne eine explizite Definition von Regeln aus. </w:t>
        </w:r>
      </w:ins>
      <w:ins w:id="2152"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147"/>
      <w:r w:rsidR="00562016">
        <w:rPr>
          <w:rStyle w:val="Kommentarzeichen"/>
        </w:rPr>
        <w:commentReference w:id="2147"/>
      </w:r>
      <w:ins w:id="2153" w:author="Maximilian Schmitz" w:date="2015-06-04T19:56:00Z">
        <w:r w:rsidR="00A13FC6">
          <w:t xml:space="preserve"> </w:t>
        </w:r>
        <w:commentRangeStart w:id="2154"/>
        <w:r w:rsidR="00A13FC6">
          <w:t xml:space="preserve">Der wichtigste Vertreter für einen solchen Ansatz ist das neuronale </w:t>
        </w:r>
      </w:ins>
      <w:ins w:id="2155" w:author="Maximilian Schmitz" w:date="2015-06-04T20:26:00Z">
        <w:r w:rsidR="00660FAA">
          <w:t>Netz</w:t>
        </w:r>
      </w:ins>
      <w:ins w:id="2156" w:author="Maximilian Schmitz" w:date="2015-06-04T19:57:00Z">
        <w:r w:rsidR="00716ACB">
          <w:t xml:space="preserve">. </w:t>
        </w:r>
      </w:ins>
      <w:ins w:id="2157" w:author="Maximilian Schmitz" w:date="2015-06-04T20:26:00Z">
        <w:r w:rsidR="00660FAA">
          <w:t xml:space="preserve">Neuronale Netze </w:t>
        </w:r>
      </w:ins>
      <w:ins w:id="2158"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2159" w:author="Maximilian Schmitz" w:date="2015-06-04T20:29:00Z">
        <w:r w:rsidR="006E5783">
          <w:t xml:space="preserve"> </w:t>
        </w:r>
      </w:ins>
      <w:commentRangeEnd w:id="2154"/>
      <w:r w:rsidR="00562016">
        <w:rPr>
          <w:rStyle w:val="Kommentarzeichen"/>
        </w:rPr>
        <w:commentReference w:id="2154"/>
      </w:r>
      <w:ins w:id="2160" w:author="Maximilian Schmitz" w:date="2015-06-04T20:28:00Z">
        <w:r w:rsidR="006E5783">
          <w:t xml:space="preserve">Neuronale Netze und andere implizite Ansätze werden </w:t>
        </w:r>
      </w:ins>
      <w:ins w:id="2161" w:author="Maximilian Schmitz" w:date="2015-06-04T20:29:00Z">
        <w:r w:rsidR="006E5783">
          <w:t>in diesem Dokument nicht weiter betrachtet, da sie für diese Studienarbeit zu weit führen würden.</w:t>
        </w:r>
      </w:ins>
      <w:ins w:id="2162" w:author="Maximilian Schmitz" w:date="2015-06-04T21:04:00Z">
        <w:r w:rsidR="00C872C7">
          <w:t xml:space="preserve"> </w:t>
        </w:r>
        <w:r w:rsidR="00EB4EF0">
          <w:t xml:space="preserve">Außerdem ist </w:t>
        </w:r>
      </w:ins>
      <w:ins w:id="2163"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164" w:author="Maximilian Schmitz" w:date="2015-06-04T21:08:00Z"/>
        </w:rPr>
        <w:pPrChange w:id="2165" w:author="Maximilian Schmitz" w:date="2015-06-04T10:34:00Z">
          <w:pPr>
            <w:pStyle w:val="berschrift2"/>
          </w:pPr>
        </w:pPrChange>
      </w:pPr>
    </w:p>
    <w:p w14:paraId="0229AA68" w14:textId="78CAAD51" w:rsidR="00EB4EF0" w:rsidDel="009D51C3" w:rsidRDefault="00EB4EF0">
      <w:pPr>
        <w:rPr>
          <w:del w:id="2166" w:author="Maximilian Schmitz" w:date="2015-06-05T06:53:00Z"/>
        </w:rPr>
        <w:pPrChange w:id="2167" w:author="Maximilian Schmitz" w:date="2015-06-05T06:53:00Z">
          <w:pPr>
            <w:pStyle w:val="berschrift1"/>
          </w:pPr>
        </w:pPrChange>
      </w:pPr>
      <w:ins w:id="2168" w:author="Maximilian Schmitz" w:date="2015-06-04T21:08:00Z">
        <w:r>
          <w:t xml:space="preserve">Im </w:t>
        </w:r>
      </w:ins>
      <w:ins w:id="2169" w:author="Maximilian Schmitz" w:date="2015-06-04T21:09:00Z">
        <w:r w:rsidR="00B3716F">
          <w:t>W</w:t>
        </w:r>
      </w:ins>
      <w:ins w:id="2170" w:author="Maximilian Schmitz" w:date="2015-06-04T21:08:00Z">
        <w:r>
          <w:t xml:space="preserve">eiteren spielen daher nur noch explizite, wissensverarbeitende Systeme eine Rolle. </w:t>
        </w:r>
      </w:ins>
      <w:ins w:id="2171" w:author="Maximilian Schmitz" w:date="2015-06-05T07:04:00Z">
        <w:r w:rsidR="006E1E5F">
          <w:t xml:space="preserve">Ansätze die auf reiner </w:t>
        </w:r>
      </w:ins>
      <w:ins w:id="2172" w:author="Maximilian Schmitz" w:date="2015-06-05T07:14:00Z">
        <w:r w:rsidR="00CD30B3">
          <w:t>Logik</w:t>
        </w:r>
      </w:ins>
      <w:ins w:id="2173" w:author="Maximilian Schmitz" w:date="2015-06-05T07:04:00Z">
        <w:r w:rsidR="006E1E5F">
          <w:t xml:space="preserve"> basieren sind wegen der Implementierung problematisch. Durch die implementierte </w:t>
        </w:r>
      </w:ins>
      <w:ins w:id="2174" w:author="Maximilian Schmitz" w:date="2015-06-17T15:31:00Z">
        <w:r w:rsidR="003227D0">
          <w:t xml:space="preserve">Skriptschnittstelle </w:t>
        </w:r>
      </w:ins>
      <w:ins w:id="2175" w:author="Maximilian Schmitz" w:date="2015-06-05T07:05:00Z">
        <w:r w:rsidR="00011F96">
          <w:t>wird mit LUA-Sk</w:t>
        </w:r>
        <w:r w:rsidR="006E1E5F">
          <w:t>ript eine prozedurale Sprache verwendet. Darin lassen sich logische Aussagen und Regeln nur schwer formulieren.</w:t>
        </w:r>
      </w:ins>
      <w:ins w:id="2176" w:author="Maximilian Schmitz" w:date="2015-06-05T07:06:00Z">
        <w:r w:rsidR="001550E6">
          <w:t xml:space="preserve"> Deklarative Sprachen wie Prolog </w:t>
        </w:r>
      </w:ins>
      <w:ins w:id="2177" w:author="Maximilian Schmitz" w:date="2015-06-05T07:08:00Z">
        <w:r w:rsidR="001550E6">
          <w:t>oder Lisp sind zum Umsetzen von Aussagenlogik deutlich besser geeignet.</w:t>
        </w:r>
      </w:ins>
      <w:ins w:id="2178" w:author="Maximilian Schmitz" w:date="2015-06-05T07:10:00Z">
        <w:r w:rsidR="00CC1C24">
          <w:t xml:space="preserve"> Das gilt auch für die Prädikatenlogik.</w:t>
        </w:r>
      </w:ins>
    </w:p>
    <w:p w14:paraId="137B11A1" w14:textId="77777777" w:rsidR="00FC5721" w:rsidRDefault="00FC5721">
      <w:pPr>
        <w:rPr>
          <w:ins w:id="2179" w:author="Maximilian Schmitz" w:date="2015-06-05T07:11:00Z"/>
        </w:rPr>
        <w:pPrChange w:id="2180" w:author="Maximilian Schmitz" w:date="2015-06-05T06:53:00Z">
          <w:pPr>
            <w:pStyle w:val="berschrift1"/>
          </w:pPr>
        </w:pPrChange>
      </w:pPr>
    </w:p>
    <w:p w14:paraId="736009A8" w14:textId="77777777" w:rsidR="001033A1" w:rsidRDefault="005E6029">
      <w:pPr>
        <w:tabs>
          <w:tab w:val="right" w:pos="9072"/>
        </w:tabs>
        <w:rPr>
          <w:ins w:id="2181" w:author="Maximilian Schmitz" w:date="2015-06-14T10:31:00Z"/>
        </w:rPr>
        <w:pPrChange w:id="2182" w:author="Maximilian Schmitz" w:date="2015-06-05T07:16:00Z">
          <w:pPr>
            <w:pStyle w:val="berschrift1"/>
          </w:pPr>
        </w:pPrChange>
      </w:pPr>
      <w:ins w:id="2183" w:author="Maximilian Schmitz" w:date="2015-06-05T07:12:00Z">
        <w:r>
          <w:t>In dieser Studienarbeit wurde mit einfachen Entscheidungsbäumen gearbeitet.</w:t>
        </w:r>
        <w:r w:rsidR="00CD30B3">
          <w:t xml:space="preserve"> </w:t>
        </w:r>
      </w:ins>
      <w:ins w:id="2184" w:author="Maximilian Schmitz" w:date="2015-06-05T07:19:00Z">
        <w:r w:rsidR="00575101">
          <w:t xml:space="preserve">Die Entscheidungen basieren auf Daten, die die Spieler von der Simulationsumgebung </w:t>
        </w:r>
        <w:r w:rsidR="00575101">
          <w:lastRenderedPageBreak/>
          <w:t xml:space="preserve">erhalten. </w:t>
        </w:r>
      </w:ins>
      <w:ins w:id="2185"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186" w:author="Maximilian Schmitz" w:date="2015-06-14T11:10:00Z"/>
        </w:rPr>
        <w:pPrChange w:id="2187" w:author="Maximilian Schmitz" w:date="2015-06-05T07:16:00Z">
          <w:pPr>
            <w:pStyle w:val="berschrift1"/>
          </w:pPr>
        </w:pPrChange>
      </w:pPr>
      <w:ins w:id="2188" w:author="Maximilian Schmitz" w:date="2015-06-14T10:32:00Z">
        <w:r>
          <w:t xml:space="preserve">Wie im Kapitel </w:t>
        </w:r>
      </w:ins>
      <w:ins w:id="2189" w:author="Maximilian Schmitz" w:date="2015-06-17T15:31:00Z">
        <w:r w:rsidR="003227D0">
          <w:t xml:space="preserve">Skriptschnittstelle </w:t>
        </w:r>
      </w:ins>
      <w:ins w:id="2190" w:author="Maximilian Schmitz" w:date="2015-06-14T10:32:00Z">
        <w:r>
          <w:t xml:space="preserve">bereits beschrieben, stehen für die Programmierung der künstlichen Intelligenz </w:t>
        </w:r>
      </w:ins>
      <w:ins w:id="2191" w:author="Maximilian Schmitz" w:date="2015-06-14T10:33:00Z">
        <w:r>
          <w:t xml:space="preserve">wichtige Informationen über den aktuellen </w:t>
        </w:r>
      </w:ins>
      <w:ins w:id="2192" w:author="Maximilian Schmitz" w:date="2015-06-14T10:34:00Z">
        <w:r w:rsidR="003A3B00">
          <w:t>Spielstatus</w:t>
        </w:r>
      </w:ins>
      <w:ins w:id="2193" w:author="Maximilian Schmitz" w:date="2015-06-14T10:33:00Z">
        <w:r>
          <w:t xml:space="preserve"> zur Verfügung.</w:t>
        </w:r>
      </w:ins>
      <w:ins w:id="2194" w:author="Maximilian Schmitz" w:date="2015-06-14T10:34:00Z">
        <w:r w:rsidR="003A3B00">
          <w:t xml:space="preserve"> </w:t>
        </w:r>
      </w:ins>
      <w:ins w:id="2195" w:author="Maximilian Schmitz" w:date="2015-06-14T10:47:00Z">
        <w:r w:rsidR="003474E5">
          <w:t xml:space="preserve">In folgender Tabelle ist eine Übersicht über die von der </w:t>
        </w:r>
      </w:ins>
      <w:ins w:id="2196" w:author="Maximilian Schmitz" w:date="2015-06-17T15:31:00Z">
        <w:r w:rsidR="003227D0">
          <w:t xml:space="preserve">Skriptschnittstelle </w:t>
        </w:r>
      </w:ins>
      <w:ins w:id="2197" w:author="Maximilian Schmitz" w:date="2015-06-14T10:47:00Z">
        <w:r w:rsidR="003474E5">
          <w:t>angebotenen Funktionen zu sehen</w:t>
        </w:r>
      </w:ins>
      <w:ins w:id="2198" w:author="Maximilian Schmitz" w:date="2015-06-14T11:04:00Z">
        <w:r w:rsidR="00D62BC2">
          <w:t xml:space="preserve">. Eine ausführliche Übersicht mit Übergabeparametern und Verwendungshinweisen findet sich im Kapitel </w:t>
        </w:r>
      </w:ins>
      <w:ins w:id="2199" w:author="Maximilian Schmitz" w:date="2015-06-17T15:31:00Z">
        <w:r w:rsidR="003227D0">
          <w:t>Skriptschnittstelle</w:t>
        </w:r>
      </w:ins>
      <w:ins w:id="2200" w:author="Maximilian Schmitz" w:date="2015-06-14T11:05:00Z">
        <w:r w:rsidR="00D62BC2">
          <w:t>.</w:t>
        </w:r>
      </w:ins>
    </w:p>
    <w:p w14:paraId="538F1D7F" w14:textId="77777777" w:rsidR="00842C5C" w:rsidRDefault="00842C5C">
      <w:pPr>
        <w:tabs>
          <w:tab w:val="right" w:pos="9072"/>
        </w:tabs>
        <w:rPr>
          <w:ins w:id="2201" w:author="Maximilian Schmitz" w:date="2015-06-14T10:35:00Z"/>
        </w:rPr>
        <w:pPrChange w:id="2202" w:author="Maximilian Schmitz" w:date="2015-06-05T07:16:00Z">
          <w:pPr>
            <w:pStyle w:val="berschrift1"/>
          </w:pPr>
        </w:pPrChange>
      </w:pPr>
    </w:p>
    <w:tbl>
      <w:tblPr>
        <w:tblStyle w:val="Gitternetztabelle1hell"/>
        <w:tblW w:w="9421" w:type="dxa"/>
        <w:tblLook w:val="04A0" w:firstRow="1" w:lastRow="0" w:firstColumn="1" w:lastColumn="0" w:noHBand="0" w:noVBand="1"/>
        <w:tblPrChange w:id="2203" w:author="Maximilian Schmitz" w:date="2015-06-14T11:01:00Z">
          <w:tblPr>
            <w:tblStyle w:val="Tabellenraster"/>
            <w:tblW w:w="0" w:type="auto"/>
            <w:tblLook w:val="04A0" w:firstRow="1" w:lastRow="0" w:firstColumn="1" w:lastColumn="0" w:noHBand="0" w:noVBand="1"/>
          </w:tblPr>
        </w:tblPrChange>
      </w:tblPr>
      <w:tblGrid>
        <w:gridCol w:w="2244"/>
        <w:gridCol w:w="7177"/>
        <w:tblGridChange w:id="2204">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205" w:author="Maximilian Schmitz" w:date="2015-06-14T10:36:00Z"/>
          <w:trPrChange w:id="220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07"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2208" w:author="Maximilian Schmitz" w:date="2015-06-14T10:36:00Z"/>
              </w:rPr>
            </w:pPr>
            <w:ins w:id="2209" w:author="Maximilian Schmitz" w:date="2015-06-14T10:36:00Z">
              <w:r>
                <w:t>Funktion</w:t>
              </w:r>
            </w:ins>
          </w:p>
        </w:tc>
        <w:tc>
          <w:tcPr>
            <w:tcW w:w="7177" w:type="dxa"/>
            <w:tcPrChange w:id="2210"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2211" w:author="Maximilian Schmitz" w:date="2015-06-14T10:36:00Z"/>
              </w:rPr>
            </w:pPr>
            <w:ins w:id="2212" w:author="Maximilian Schmitz" w:date="2015-06-14T10:36:00Z">
              <w:r>
                <w:t>Beschreibung</w:t>
              </w:r>
            </w:ins>
          </w:p>
        </w:tc>
      </w:tr>
      <w:tr w:rsidR="00457E53" w14:paraId="461407DC" w14:textId="77777777" w:rsidTr="00D62BC2">
        <w:trPr>
          <w:ins w:id="2213" w:author="Maximilian Schmitz" w:date="2015-06-14T10:36:00Z"/>
          <w:trPrChange w:id="221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15" w:author="Maximilian Schmitz" w:date="2015-06-14T11:01:00Z">
              <w:tcPr>
                <w:tcW w:w="1809" w:type="dxa"/>
              </w:tcPr>
            </w:tcPrChange>
          </w:tcPr>
          <w:p w14:paraId="63F8F5EE" w14:textId="77777777" w:rsidR="00457E53" w:rsidRPr="00457E53" w:rsidRDefault="00457E53">
            <w:pPr>
              <w:tabs>
                <w:tab w:val="right" w:pos="9072"/>
              </w:tabs>
              <w:rPr>
                <w:ins w:id="2216" w:author="Maximilian Schmitz" w:date="2015-06-14T10:36:00Z"/>
                <w:b w:val="0"/>
                <w:rPrChange w:id="2217" w:author="Maximilian Schmitz" w:date="2015-06-14T10:36:00Z">
                  <w:rPr>
                    <w:ins w:id="2218" w:author="Maximilian Schmitz" w:date="2015-06-14T10:36:00Z"/>
                  </w:rPr>
                </w:rPrChange>
              </w:rPr>
            </w:pPr>
            <w:proofErr w:type="spellStart"/>
            <w:ins w:id="2219" w:author="Maximilian Schmitz" w:date="2015-06-14T10:41:00Z">
              <w:r>
                <w:rPr>
                  <w:b w:val="0"/>
                </w:rPr>
                <w:t>AllowedToRun</w:t>
              </w:r>
            </w:ins>
            <w:proofErr w:type="spellEnd"/>
          </w:p>
        </w:tc>
        <w:tc>
          <w:tcPr>
            <w:tcW w:w="7177" w:type="dxa"/>
            <w:tcPrChange w:id="2220"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21" w:author="Maximilian Schmitz" w:date="2015-06-14T10:36:00Z"/>
              </w:rPr>
            </w:pPr>
            <w:ins w:id="2222" w:author="Maximilian Schmitz" w:date="2015-06-14T10:43:00Z">
              <w:r>
                <w:t xml:space="preserve">Gibt zurück, ob </w:t>
              </w:r>
            </w:ins>
            <w:ins w:id="2223" w:author="Maximilian Schmitz" w:date="2015-06-14T10:44:00Z">
              <w:r>
                <w:t>die künstliche Intelligenz ausgeführt werden darf</w:t>
              </w:r>
            </w:ins>
          </w:p>
        </w:tc>
      </w:tr>
      <w:tr w:rsidR="00457E53" w14:paraId="1CF13E37" w14:textId="77777777" w:rsidTr="00D62BC2">
        <w:tblPrEx>
          <w:tblPrExChange w:id="222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25" w:author="Maximilian Schmitz" w:date="2015-06-14T10:37:00Z"/>
          <w:trPrChange w:id="222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27" w:author="Maximilian Schmitz" w:date="2015-06-14T11:01:00Z">
              <w:tcPr>
                <w:tcW w:w="2093" w:type="dxa"/>
                <w:gridSpan w:val="2"/>
              </w:tcPr>
            </w:tcPrChange>
          </w:tcPr>
          <w:p w14:paraId="097E5D4A" w14:textId="77777777" w:rsidR="00457E53" w:rsidRDefault="00457E53">
            <w:pPr>
              <w:tabs>
                <w:tab w:val="right" w:pos="9072"/>
              </w:tabs>
              <w:rPr>
                <w:ins w:id="2228" w:author="Maximilian Schmitz" w:date="2015-06-14T10:37:00Z"/>
                <w:b w:val="0"/>
              </w:rPr>
            </w:pPr>
            <w:proofErr w:type="spellStart"/>
            <w:ins w:id="2229" w:author="Maximilian Schmitz" w:date="2015-06-14T10:38:00Z">
              <w:r>
                <w:rPr>
                  <w:b w:val="0"/>
                </w:rPr>
                <w:t>TimePlayed</w:t>
              </w:r>
            </w:ins>
            <w:proofErr w:type="spellEnd"/>
          </w:p>
        </w:tc>
        <w:tc>
          <w:tcPr>
            <w:tcW w:w="7177" w:type="dxa"/>
            <w:tcPrChange w:id="2230"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31" w:author="Maximilian Schmitz" w:date="2015-06-14T10:37:00Z"/>
              </w:rPr>
            </w:pPr>
            <w:ins w:id="2232" w:author="Maximilian Schmitz" w:date="2015-06-14T10:44:00Z">
              <w:r>
                <w:t>Gibt die aktuelle Spielzeit in Prozent zurück</w:t>
              </w:r>
            </w:ins>
          </w:p>
        </w:tc>
      </w:tr>
      <w:tr w:rsidR="00457E53" w14:paraId="7DCCDE06" w14:textId="77777777" w:rsidTr="00D62BC2">
        <w:tblPrEx>
          <w:tblPrExChange w:id="223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34" w:author="Maximilian Schmitz" w:date="2015-06-14T10:38:00Z"/>
          <w:trPrChange w:id="223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36" w:author="Maximilian Schmitz" w:date="2015-06-14T11:01:00Z">
              <w:tcPr>
                <w:tcW w:w="2093" w:type="dxa"/>
                <w:gridSpan w:val="2"/>
              </w:tcPr>
            </w:tcPrChange>
          </w:tcPr>
          <w:p w14:paraId="6DEC94D3" w14:textId="77777777" w:rsidR="00457E53" w:rsidRDefault="00457E53">
            <w:pPr>
              <w:tabs>
                <w:tab w:val="right" w:pos="9072"/>
              </w:tabs>
              <w:rPr>
                <w:ins w:id="2237" w:author="Maximilian Schmitz" w:date="2015-06-14T10:38:00Z"/>
                <w:b w:val="0"/>
              </w:rPr>
            </w:pPr>
            <w:proofErr w:type="spellStart"/>
            <w:ins w:id="2238" w:author="Maximilian Schmitz" w:date="2015-06-14T10:42:00Z">
              <w:r>
                <w:rPr>
                  <w:b w:val="0"/>
                </w:rPr>
                <w:t>IsKickoff</w:t>
              </w:r>
            </w:ins>
            <w:proofErr w:type="spellEnd"/>
          </w:p>
        </w:tc>
        <w:tc>
          <w:tcPr>
            <w:tcW w:w="7177" w:type="dxa"/>
            <w:tcPrChange w:id="2239"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40" w:author="Maximilian Schmitz" w:date="2015-06-14T10:38:00Z"/>
              </w:rPr>
            </w:pPr>
            <w:ins w:id="2241" w:author="Maximilian Schmitz" w:date="2015-06-14T10:44:00Z">
              <w:r>
                <w:t>Gibt zurück, ob ein Anstoß stattfindet</w:t>
              </w:r>
            </w:ins>
          </w:p>
        </w:tc>
      </w:tr>
      <w:tr w:rsidR="00457E53" w14:paraId="12BB4BCC" w14:textId="77777777" w:rsidTr="00D62BC2">
        <w:tblPrEx>
          <w:tblPrExChange w:id="224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43" w:author="Maximilian Schmitz" w:date="2015-06-14T10:38:00Z"/>
          <w:trPrChange w:id="22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45" w:author="Maximilian Schmitz" w:date="2015-06-14T11:01:00Z">
              <w:tcPr>
                <w:tcW w:w="2093" w:type="dxa"/>
                <w:gridSpan w:val="2"/>
              </w:tcPr>
            </w:tcPrChange>
          </w:tcPr>
          <w:p w14:paraId="376E881D" w14:textId="77777777" w:rsidR="00457E53" w:rsidRDefault="00457E53">
            <w:pPr>
              <w:tabs>
                <w:tab w:val="right" w:pos="9072"/>
              </w:tabs>
              <w:rPr>
                <w:ins w:id="2246" w:author="Maximilian Schmitz" w:date="2015-06-14T10:38:00Z"/>
                <w:b w:val="0"/>
              </w:rPr>
            </w:pPr>
            <w:proofErr w:type="spellStart"/>
            <w:ins w:id="2247" w:author="Maximilian Schmitz" w:date="2015-06-14T10:42:00Z">
              <w:r>
                <w:rPr>
                  <w:b w:val="0"/>
                </w:rPr>
                <w:t>GetTeamId</w:t>
              </w:r>
            </w:ins>
            <w:proofErr w:type="spellEnd"/>
          </w:p>
        </w:tc>
        <w:tc>
          <w:tcPr>
            <w:tcW w:w="7177" w:type="dxa"/>
            <w:tcPrChange w:id="2248"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49" w:author="Maximilian Schmitz" w:date="2015-06-14T10:38:00Z"/>
              </w:rPr>
            </w:pPr>
            <w:ins w:id="2250"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225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52" w:author="Maximilian Schmitz" w:date="2015-06-14T10:40:00Z"/>
          <w:trPrChange w:id="225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54" w:author="Maximilian Schmitz" w:date="2015-06-14T11:01:00Z">
              <w:tcPr>
                <w:tcW w:w="2093" w:type="dxa"/>
                <w:gridSpan w:val="2"/>
              </w:tcPr>
            </w:tcPrChange>
          </w:tcPr>
          <w:p w14:paraId="365781BD" w14:textId="77777777" w:rsidR="00457E53" w:rsidRDefault="00457E53">
            <w:pPr>
              <w:tabs>
                <w:tab w:val="right" w:pos="9072"/>
              </w:tabs>
              <w:rPr>
                <w:ins w:id="2255" w:author="Maximilian Schmitz" w:date="2015-06-14T10:40:00Z"/>
                <w:b w:val="0"/>
              </w:rPr>
            </w:pPr>
            <w:proofErr w:type="spellStart"/>
            <w:ins w:id="2256" w:author="Maximilian Schmitz" w:date="2015-06-14T10:42:00Z">
              <w:r>
                <w:rPr>
                  <w:b w:val="0"/>
                </w:rPr>
                <w:t>HasBall</w:t>
              </w:r>
            </w:ins>
            <w:proofErr w:type="spellEnd"/>
          </w:p>
        </w:tc>
        <w:tc>
          <w:tcPr>
            <w:tcW w:w="7177" w:type="dxa"/>
            <w:tcPrChange w:id="2257"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58" w:author="Maximilian Schmitz" w:date="2015-06-14T10:40:00Z"/>
              </w:rPr>
            </w:pPr>
            <w:ins w:id="2259" w:author="Maximilian Schmitz" w:date="2015-06-14T10:45:00Z">
              <w:r>
                <w:t>Gibt zurück, ob der Spieler am Ball ist</w:t>
              </w:r>
            </w:ins>
          </w:p>
        </w:tc>
      </w:tr>
      <w:tr w:rsidR="00457E53" w14:paraId="6685ED6D" w14:textId="77777777" w:rsidTr="00D62BC2">
        <w:tblPrEx>
          <w:tblPrExChange w:id="2260"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61"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262" w:author="Maximilian Schmitz" w:date="2015-06-14T11:01:00Z">
              <w:tcPr>
                <w:tcW w:w="2244" w:type="dxa"/>
                <w:gridSpan w:val="3"/>
              </w:tcPr>
            </w:tcPrChange>
          </w:tcPr>
          <w:p w14:paraId="17C61AD4" w14:textId="77777777" w:rsidR="00457E53" w:rsidRDefault="00457E53">
            <w:pPr>
              <w:tabs>
                <w:tab w:val="right" w:pos="9072"/>
              </w:tabs>
              <w:rPr>
                <w:ins w:id="2263" w:author="Maximilian Schmitz" w:date="2015-06-14T10:42:00Z"/>
                <w:b w:val="0"/>
              </w:rPr>
            </w:pPr>
            <w:proofErr w:type="spellStart"/>
            <w:ins w:id="2264" w:author="Maximilian Schmitz" w:date="2015-06-14T10:42:00Z">
              <w:r>
                <w:rPr>
                  <w:b w:val="0"/>
                </w:rPr>
                <w:t>GetStamina</w:t>
              </w:r>
              <w:proofErr w:type="spellEnd"/>
            </w:ins>
          </w:p>
        </w:tc>
        <w:tc>
          <w:tcPr>
            <w:tcW w:w="7177" w:type="dxa"/>
            <w:tcPrChange w:id="2265"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66" w:author="Maximilian Schmitz" w:date="2015-06-14T10:42:00Z"/>
              </w:rPr>
            </w:pPr>
            <w:ins w:id="2267" w:author="Maximilian Schmitz" w:date="2015-06-14T10:45:00Z">
              <w:r>
                <w:t>Gibt die aktuelle Ausdauer des Spielers zurück</w:t>
              </w:r>
            </w:ins>
          </w:p>
        </w:tc>
      </w:tr>
      <w:tr w:rsidR="00457E53" w14:paraId="174F9A72" w14:textId="77777777" w:rsidTr="00D62BC2">
        <w:tblPrEx>
          <w:tblPrExChange w:id="226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69" w:author="Maximilian Schmitz" w:date="2015-06-14T10:39:00Z"/>
          <w:trPrChange w:id="227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71" w:author="Maximilian Schmitz" w:date="2015-06-14T11:01:00Z">
              <w:tcPr>
                <w:tcW w:w="2093" w:type="dxa"/>
                <w:gridSpan w:val="2"/>
              </w:tcPr>
            </w:tcPrChange>
          </w:tcPr>
          <w:p w14:paraId="3AF25506" w14:textId="77777777" w:rsidR="00457E53" w:rsidRDefault="00457E53">
            <w:pPr>
              <w:tabs>
                <w:tab w:val="right" w:pos="9072"/>
              </w:tabs>
              <w:rPr>
                <w:ins w:id="2272" w:author="Maximilian Schmitz" w:date="2015-06-14T10:39:00Z"/>
                <w:b w:val="0"/>
              </w:rPr>
            </w:pPr>
            <w:proofErr w:type="spellStart"/>
            <w:ins w:id="2273" w:author="Maximilian Schmitz" w:date="2015-06-14T10:41:00Z">
              <w:r>
                <w:rPr>
                  <w:b w:val="0"/>
                </w:rPr>
                <w:t>GetOwnLocation</w:t>
              </w:r>
            </w:ins>
            <w:proofErr w:type="spellEnd"/>
          </w:p>
        </w:tc>
        <w:tc>
          <w:tcPr>
            <w:tcW w:w="7177" w:type="dxa"/>
            <w:tcPrChange w:id="2274"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75" w:author="Maximilian Schmitz" w:date="2015-06-14T10:39:00Z"/>
              </w:rPr>
            </w:pPr>
            <w:ins w:id="2276" w:author="Maximilian Schmitz" w:date="2015-06-14T10:45:00Z">
              <w:r>
                <w:t>Gibt die aktuelle Position des Spielers zurück</w:t>
              </w:r>
            </w:ins>
          </w:p>
        </w:tc>
      </w:tr>
      <w:tr w:rsidR="00457E53" w14:paraId="7A5D96DD" w14:textId="77777777" w:rsidTr="00D62BC2">
        <w:tblPrEx>
          <w:tblPrExChange w:id="227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78" w:author="Maximilian Schmitz" w:date="2015-06-14T10:39:00Z"/>
          <w:trPrChange w:id="227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80" w:author="Maximilian Schmitz" w:date="2015-06-14T11:01:00Z">
              <w:tcPr>
                <w:tcW w:w="2093" w:type="dxa"/>
                <w:gridSpan w:val="2"/>
              </w:tcPr>
            </w:tcPrChange>
          </w:tcPr>
          <w:p w14:paraId="63E4C7ED" w14:textId="77777777" w:rsidR="00457E53" w:rsidRDefault="00457E53">
            <w:pPr>
              <w:tabs>
                <w:tab w:val="right" w:pos="9072"/>
              </w:tabs>
              <w:rPr>
                <w:ins w:id="2281" w:author="Maximilian Schmitz" w:date="2015-06-14T10:39:00Z"/>
                <w:b w:val="0"/>
              </w:rPr>
            </w:pPr>
            <w:proofErr w:type="spellStart"/>
            <w:ins w:id="2282" w:author="Maximilian Schmitz" w:date="2015-06-14T10:39:00Z">
              <w:r>
                <w:rPr>
                  <w:b w:val="0"/>
                </w:rPr>
                <w:t>GetBallLocation</w:t>
              </w:r>
              <w:proofErr w:type="spellEnd"/>
            </w:ins>
          </w:p>
        </w:tc>
        <w:tc>
          <w:tcPr>
            <w:tcW w:w="7177" w:type="dxa"/>
            <w:tcPrChange w:id="2283"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84" w:author="Maximilian Schmitz" w:date="2015-06-14T10:39:00Z"/>
              </w:rPr>
            </w:pPr>
            <w:ins w:id="2285" w:author="Maximilian Schmitz" w:date="2015-06-14T10:46:00Z">
              <w:r>
                <w:t>Gibt die aktuelle Ballposition zurück, wenn sichtbar</w:t>
              </w:r>
            </w:ins>
          </w:p>
        </w:tc>
      </w:tr>
      <w:tr w:rsidR="00457E53" w14:paraId="71DBA39E" w14:textId="77777777" w:rsidTr="00D62BC2">
        <w:tblPrEx>
          <w:tblPrExChange w:id="228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87" w:author="Maximilian Schmitz" w:date="2015-06-14T10:39:00Z"/>
          <w:trPrChange w:id="228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89" w:author="Maximilian Schmitz" w:date="2015-06-14T11:01:00Z">
              <w:tcPr>
                <w:tcW w:w="2093" w:type="dxa"/>
                <w:gridSpan w:val="2"/>
              </w:tcPr>
            </w:tcPrChange>
          </w:tcPr>
          <w:p w14:paraId="73718555" w14:textId="77777777" w:rsidR="00457E53" w:rsidRDefault="00457E53">
            <w:pPr>
              <w:tabs>
                <w:tab w:val="right" w:pos="9072"/>
              </w:tabs>
              <w:rPr>
                <w:ins w:id="2290" w:author="Maximilian Schmitz" w:date="2015-06-14T10:39:00Z"/>
                <w:b w:val="0"/>
              </w:rPr>
            </w:pPr>
            <w:proofErr w:type="spellStart"/>
            <w:ins w:id="2291" w:author="Maximilian Schmitz" w:date="2015-06-14T10:39:00Z">
              <w:r>
                <w:rPr>
                  <w:b w:val="0"/>
                </w:rPr>
                <w:t>GetVisiblePlayers</w:t>
              </w:r>
              <w:proofErr w:type="spellEnd"/>
            </w:ins>
          </w:p>
        </w:tc>
        <w:tc>
          <w:tcPr>
            <w:tcW w:w="7177" w:type="dxa"/>
            <w:tcPrChange w:id="2292"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293" w:author="Maximilian Schmitz" w:date="2015-06-14T10:39:00Z"/>
              </w:rPr>
            </w:pPr>
            <w:ins w:id="2294" w:author="Maximilian Schmitz" w:date="2015-06-14T10:46:00Z">
              <w:r>
                <w:t>Gibt Positionen der sichtbaren Spieler zurück</w:t>
              </w:r>
            </w:ins>
          </w:p>
        </w:tc>
      </w:tr>
      <w:tr w:rsidR="00457E53" w14:paraId="73909D51" w14:textId="77777777" w:rsidTr="00D62BC2">
        <w:tblPrEx>
          <w:tblPrExChange w:id="229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296" w:author="Maximilian Schmitz" w:date="2015-06-14T10:39:00Z"/>
          <w:trPrChange w:id="229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298" w:author="Maximilian Schmitz" w:date="2015-06-14T11:01:00Z">
              <w:tcPr>
                <w:tcW w:w="2093" w:type="dxa"/>
                <w:gridSpan w:val="2"/>
              </w:tcPr>
            </w:tcPrChange>
          </w:tcPr>
          <w:p w14:paraId="1220D70B" w14:textId="77777777" w:rsidR="00457E53" w:rsidRDefault="00457E53">
            <w:pPr>
              <w:tabs>
                <w:tab w:val="right" w:pos="9072"/>
              </w:tabs>
              <w:rPr>
                <w:ins w:id="2299" w:author="Maximilian Schmitz" w:date="2015-06-14T10:39:00Z"/>
                <w:b w:val="0"/>
              </w:rPr>
            </w:pPr>
            <w:ins w:id="2300" w:author="Maximilian Schmitz" w:date="2015-06-14T10:39:00Z">
              <w:r>
                <w:rPr>
                  <w:b w:val="0"/>
                </w:rPr>
                <w:t>GetGoal</w:t>
              </w:r>
            </w:ins>
            <w:ins w:id="2301" w:author="Maximilian Schmitz" w:date="2015-06-14T10:40:00Z">
              <w:r>
                <w:rPr>
                  <w:b w:val="0"/>
                </w:rPr>
                <w:t>1</w:t>
              </w:r>
            </w:ins>
            <w:ins w:id="2302" w:author="Maximilian Schmitz" w:date="2015-06-14T10:39:00Z">
              <w:r>
                <w:rPr>
                  <w:b w:val="0"/>
                </w:rPr>
                <w:t>Position</w:t>
              </w:r>
            </w:ins>
          </w:p>
        </w:tc>
        <w:tc>
          <w:tcPr>
            <w:tcW w:w="7177" w:type="dxa"/>
            <w:tcPrChange w:id="2303"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04" w:author="Maximilian Schmitz" w:date="2015-06-14T10:39:00Z"/>
              </w:rPr>
            </w:pPr>
            <w:ins w:id="2305" w:author="Maximilian Schmitz" w:date="2015-06-14T10:46:00Z">
              <w:r>
                <w:t xml:space="preserve">Gibt die Position des 1. Tors </w:t>
              </w:r>
              <w:r w:rsidR="00557673">
                <w:t>zurück</w:t>
              </w:r>
            </w:ins>
          </w:p>
        </w:tc>
      </w:tr>
      <w:tr w:rsidR="00457E53" w14:paraId="2553F01F" w14:textId="77777777" w:rsidTr="00D62BC2">
        <w:tblPrEx>
          <w:tblPrExChange w:id="230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07" w:author="Maximilian Schmitz" w:date="2015-06-14T10:39:00Z"/>
          <w:trPrChange w:id="230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09" w:author="Maximilian Schmitz" w:date="2015-06-14T11:01:00Z">
              <w:tcPr>
                <w:tcW w:w="2093" w:type="dxa"/>
                <w:gridSpan w:val="2"/>
              </w:tcPr>
            </w:tcPrChange>
          </w:tcPr>
          <w:p w14:paraId="0DF021B1" w14:textId="77777777" w:rsidR="00457E53" w:rsidRDefault="00457E53">
            <w:pPr>
              <w:tabs>
                <w:tab w:val="right" w:pos="9072"/>
              </w:tabs>
              <w:rPr>
                <w:ins w:id="2310" w:author="Maximilian Schmitz" w:date="2015-06-14T10:39:00Z"/>
                <w:b w:val="0"/>
              </w:rPr>
            </w:pPr>
            <w:ins w:id="2311" w:author="Maximilian Schmitz" w:date="2015-06-14T10:39:00Z">
              <w:r>
                <w:rPr>
                  <w:b w:val="0"/>
                </w:rPr>
                <w:t>GetGoal</w:t>
              </w:r>
            </w:ins>
            <w:ins w:id="2312" w:author="Maximilian Schmitz" w:date="2015-06-14T10:40:00Z">
              <w:r>
                <w:rPr>
                  <w:b w:val="0"/>
                </w:rPr>
                <w:t>2</w:t>
              </w:r>
            </w:ins>
            <w:ins w:id="2313" w:author="Maximilian Schmitz" w:date="2015-06-14T10:39:00Z">
              <w:r>
                <w:rPr>
                  <w:b w:val="0"/>
                </w:rPr>
                <w:t>Position</w:t>
              </w:r>
            </w:ins>
          </w:p>
        </w:tc>
        <w:tc>
          <w:tcPr>
            <w:tcW w:w="7177" w:type="dxa"/>
            <w:tcPrChange w:id="2314"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2315" w:author="Maximilian Schmitz" w:date="2015-06-14T10:39:00Z"/>
              </w:rPr>
              <w:pPrChange w:id="2316"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317" w:author="Maximilian Schmitz" w:date="2015-06-14T10:46:00Z">
              <w:r>
                <w:t>Gibt die Position des 2</w:t>
              </w:r>
              <w:r w:rsidR="00557673">
                <w:t>. Tors zurück</w:t>
              </w:r>
            </w:ins>
          </w:p>
        </w:tc>
      </w:tr>
    </w:tbl>
    <w:p w14:paraId="202F8F09" w14:textId="77777777" w:rsidR="00457E53" w:rsidRDefault="00D62BC2">
      <w:pPr>
        <w:pStyle w:val="Beschriftung"/>
        <w:rPr>
          <w:ins w:id="2318" w:author="Maximilian Schmitz" w:date="2015-06-14T21:17:00Z"/>
        </w:rPr>
        <w:pPrChange w:id="2319" w:author="Maximilian Schmitz" w:date="2015-06-14T11:03:00Z">
          <w:pPr>
            <w:pStyle w:val="berschrift1"/>
          </w:pPr>
        </w:pPrChange>
      </w:pPr>
      <w:bookmarkStart w:id="2320" w:name="_Toc422468982"/>
      <w:ins w:id="2321" w:author="Maximilian Schmitz" w:date="2015-06-14T11:03:00Z">
        <w:r>
          <w:t xml:space="preserve">Tabelle </w:t>
        </w:r>
      </w:ins>
      <w:ins w:id="2322" w:author="Maximilian Schmitz" w:date="2015-06-19T09:18:00Z">
        <w:r w:rsidR="00F73840">
          <w:fldChar w:fldCharType="begin"/>
        </w:r>
        <w:r w:rsidR="00F73840">
          <w:instrText xml:space="preserve"> SEQ Tabelle \* ARABIC </w:instrText>
        </w:r>
      </w:ins>
      <w:r w:rsidR="00F73840">
        <w:fldChar w:fldCharType="separate"/>
      </w:r>
      <w:ins w:id="2323" w:author="Maximilian Schmitz" w:date="2015-06-19T09:20:00Z">
        <w:r w:rsidR="00867956">
          <w:rPr>
            <w:noProof/>
          </w:rPr>
          <w:t>2</w:t>
        </w:r>
      </w:ins>
      <w:ins w:id="2324" w:author="Maximilian Schmitz" w:date="2015-06-19T09:18:00Z">
        <w:r w:rsidR="00F73840">
          <w:fldChar w:fldCharType="end"/>
        </w:r>
      </w:ins>
      <w:ins w:id="2325" w:author="Maximilian Schmitz" w:date="2015-06-14T11:03:00Z">
        <w:r>
          <w:t xml:space="preserve">: Passive Funktionen der </w:t>
        </w:r>
      </w:ins>
      <w:ins w:id="2326" w:author="Maximilian Schmitz" w:date="2015-06-17T15:32:00Z">
        <w:r w:rsidR="003227D0">
          <w:t>Skriptschnittstelle</w:t>
        </w:r>
      </w:ins>
      <w:bookmarkEnd w:id="2320"/>
    </w:p>
    <w:p w14:paraId="5B8F0178" w14:textId="77777777" w:rsidR="00201692" w:rsidRPr="00915AB6" w:rsidRDefault="00201692">
      <w:pPr>
        <w:rPr>
          <w:ins w:id="2327" w:author="Maximilian Schmitz" w:date="2015-06-14T10:47:00Z"/>
        </w:rPr>
        <w:pPrChange w:id="2328" w:author="Maximilian Schmitz" w:date="2015-06-14T21:17:00Z">
          <w:pPr>
            <w:pStyle w:val="berschrift1"/>
          </w:pPr>
        </w:pPrChange>
      </w:pPr>
    </w:p>
    <w:p w14:paraId="18383116" w14:textId="77777777" w:rsidR="003474E5" w:rsidRDefault="003474E5">
      <w:pPr>
        <w:tabs>
          <w:tab w:val="right" w:pos="9072"/>
        </w:tabs>
        <w:rPr>
          <w:ins w:id="2329" w:author="Maximilian Schmitz" w:date="2015-06-14T10:50:00Z"/>
        </w:rPr>
        <w:pPrChange w:id="2330" w:author="Maximilian Schmitz" w:date="2015-06-05T07:16:00Z">
          <w:pPr>
            <w:pStyle w:val="berschrift1"/>
          </w:pPr>
        </w:pPrChange>
      </w:pPr>
      <w:ins w:id="2331" w:author="Maximilian Schmitz" w:date="2015-06-14T10:48:00Z">
        <w:r>
          <w:t>Es ist zu sehen, dass der künstlichen Intelligenz Informationen über das Spiel selbst in Form der aktuellen Spielzeit oder der Information über den</w:t>
        </w:r>
      </w:ins>
      <w:ins w:id="2332" w:author="Maximilian Schmitz" w:date="2015-06-14T10:49:00Z">
        <w:r>
          <w:t xml:space="preserve"> </w:t>
        </w:r>
      </w:ins>
      <w:ins w:id="2333" w:author="Maximilian Schmitz" w:date="2015-06-14T10:48:00Z">
        <w:r>
          <w:t xml:space="preserve">Anstoß </w:t>
        </w:r>
      </w:ins>
      <w:ins w:id="2334"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335" w:author="Maximilian Schmitz" w:date="2015-06-14T10:53:00Z"/>
        </w:rPr>
        <w:pPrChange w:id="2336" w:author="Maximilian Schmitz" w:date="2015-06-05T07:16:00Z">
          <w:pPr>
            <w:pStyle w:val="berschrift1"/>
          </w:pPr>
        </w:pPrChange>
      </w:pPr>
      <w:ins w:id="2337" w:author="Maximilian Schmitz" w:date="2015-06-14T10:50:00Z">
        <w:r>
          <w:t xml:space="preserve">Besonders wichtig um Entscheidungen treffen zu können sind die Daten über den Spieler selbst. </w:t>
        </w:r>
      </w:ins>
      <w:ins w:id="2338" w:author="Maximilian Schmitz" w:date="2015-06-14T10:51:00Z">
        <w:r>
          <w:t xml:space="preserve">Dazu gehören seine Teamzugehörigkeit, sein aktueller Ausdauerwert und seine aktuelle Position auf dem Spielfeld. </w:t>
        </w:r>
      </w:ins>
      <w:ins w:id="2339" w:author="Maximilian Schmitz" w:date="2015-06-14T10:52:00Z">
        <w:r w:rsidR="00A97A7C">
          <w:t xml:space="preserve">Außerdem werden noch Informationen über vom Spieler gesehene Objekte bereitgestellt. </w:t>
        </w:r>
      </w:ins>
      <w:ins w:id="2340"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341" w:author="Maximilian Schmitz" w:date="2015-06-14T10:55:00Z"/>
        </w:rPr>
        <w:pPrChange w:id="2342" w:author="Maximilian Schmitz" w:date="2015-06-05T07:16:00Z">
          <w:pPr>
            <w:pStyle w:val="berschrift1"/>
          </w:pPr>
        </w:pPrChange>
      </w:pPr>
      <w:ins w:id="2343" w:author="Maximilian Schmitz" w:date="2015-06-14T10:54:00Z">
        <w:r>
          <w:lastRenderedPageBreak/>
          <w:t>Auf Basis dieser Informationen kann die künstliche Intelligenz weitere Daten wie die Aufstellung der Teammitglieder oder die Bewegun</w:t>
        </w:r>
      </w:ins>
      <w:ins w:id="2344" w:author="Maximilian Schmitz" w:date="2015-06-14T10:55:00Z">
        <w:r>
          <w:t>g</w:t>
        </w:r>
      </w:ins>
      <w:ins w:id="2345" w:author="Maximilian Schmitz" w:date="2015-06-14T10:54:00Z">
        <w:r>
          <w:t>srichtung des Balls ableiten.</w:t>
        </w:r>
      </w:ins>
      <w:ins w:id="2346"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347" w:author="Maximilian Schmitz" w:date="2015-06-14T10:56:00Z"/>
        </w:rPr>
        <w:pPrChange w:id="2348" w:author="Maximilian Schmitz" w:date="2015-06-05T07:16:00Z">
          <w:pPr>
            <w:pStyle w:val="berschrift1"/>
          </w:pPr>
        </w:pPrChange>
      </w:pPr>
    </w:p>
    <w:p w14:paraId="7890FFAD" w14:textId="77777777" w:rsidR="00D62BC2" w:rsidRDefault="00D62BC2">
      <w:pPr>
        <w:tabs>
          <w:tab w:val="right" w:pos="9072"/>
        </w:tabs>
        <w:rPr>
          <w:ins w:id="2349" w:author="Maximilian Schmitz" w:date="2015-06-14T11:10:00Z"/>
        </w:rPr>
        <w:pPrChange w:id="2350" w:author="Maximilian Schmitz" w:date="2015-06-14T11:10:00Z">
          <w:pPr/>
        </w:pPrChange>
      </w:pPr>
      <w:ins w:id="2351" w:author="Maximilian Schmitz" w:date="2015-06-14T10:57:00Z">
        <w:r>
          <w:t xml:space="preserve">Abgesehen von den Informationen bietet die </w:t>
        </w:r>
      </w:ins>
      <w:ins w:id="2352" w:author="Maximilian Schmitz" w:date="2015-06-17T15:32:00Z">
        <w:r w:rsidR="003227D0">
          <w:t xml:space="preserve">Skriptschnittstelle </w:t>
        </w:r>
      </w:ins>
      <w:ins w:id="2353" w:author="Maximilian Schmitz" w:date="2015-06-14T10:57:00Z">
        <w:r>
          <w:t xml:space="preserve">natürlich auch die Möglichkeit Aktionen des Spielers über die künstliche Intelligenz zu steuern. </w:t>
        </w:r>
      </w:ins>
      <w:ins w:id="2354" w:author="Maximilian Schmitz" w:date="2015-06-14T10:58:00Z">
        <w:r>
          <w:t xml:space="preserve">In der nachfolgenden Tabelle sind die zu Verfügung stehenden Funktionen aufgelistet. </w:t>
        </w:r>
      </w:ins>
      <w:ins w:id="2355" w:author="Maximilian Schmitz" w:date="2015-06-14T11:05:00Z">
        <w:r>
          <w:t xml:space="preserve">Die ausführliche Übersicht ist wieder im Kapitel </w:t>
        </w:r>
      </w:ins>
      <w:ins w:id="2356" w:author="Maximilian Schmitz" w:date="2015-06-17T15:32:00Z">
        <w:r w:rsidR="003227D0">
          <w:t xml:space="preserve">Skriptschnittstelle </w:t>
        </w:r>
      </w:ins>
      <w:ins w:id="2357" w:author="Maximilian Schmitz" w:date="2015-06-14T11:06:00Z">
        <w:r>
          <w:t>zu finden.</w:t>
        </w:r>
      </w:ins>
    </w:p>
    <w:p w14:paraId="6DAD7573" w14:textId="77777777" w:rsidR="00842C5C" w:rsidRDefault="00842C5C">
      <w:pPr>
        <w:tabs>
          <w:tab w:val="right" w:pos="9072"/>
        </w:tabs>
        <w:rPr>
          <w:ins w:id="2358" w:author="Maximilian Schmitz" w:date="2015-06-14T11:03:00Z"/>
        </w:rPr>
        <w:pPrChange w:id="2359" w:author="Maximilian Schmitz" w:date="2015-06-14T11:10:00Z">
          <w:pPr/>
        </w:pPrChange>
      </w:pPr>
    </w:p>
    <w:tbl>
      <w:tblPr>
        <w:tblStyle w:val="Gitternetztabelle1hell"/>
        <w:tblW w:w="9464" w:type="dxa"/>
        <w:tblLook w:val="04A0" w:firstRow="1" w:lastRow="0" w:firstColumn="1" w:lastColumn="0" w:noHBand="0" w:noVBand="1"/>
        <w:tblPrChange w:id="2360" w:author="Maximilian Schmitz" w:date="2015-06-14T11:01:00Z">
          <w:tblPr>
            <w:tblStyle w:val="Tabellenraster"/>
            <w:tblW w:w="0" w:type="auto"/>
            <w:tblLook w:val="04A0" w:firstRow="1" w:lastRow="0" w:firstColumn="1" w:lastColumn="0" w:noHBand="0" w:noVBand="1"/>
          </w:tblPr>
        </w:tblPrChange>
      </w:tblPr>
      <w:tblGrid>
        <w:gridCol w:w="1817"/>
        <w:gridCol w:w="7647"/>
        <w:tblGridChange w:id="2361">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36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363"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2364" w:author="Maximilian Schmitz" w:date="2015-06-14T10:58:00Z"/>
              </w:rPr>
            </w:pPr>
            <w:ins w:id="2365" w:author="Maximilian Schmitz" w:date="2015-06-14T10:58:00Z">
              <w:r>
                <w:t>Funktion</w:t>
              </w:r>
            </w:ins>
          </w:p>
        </w:tc>
        <w:tc>
          <w:tcPr>
            <w:tcW w:w="7647" w:type="dxa"/>
            <w:tcPrChange w:id="2366"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2367" w:author="Maximilian Schmitz" w:date="2015-06-14T10:58:00Z"/>
              </w:rPr>
            </w:pPr>
            <w:ins w:id="2368" w:author="Maximilian Schmitz" w:date="2015-06-14T10:58:00Z">
              <w:r>
                <w:t>Beschreibung</w:t>
              </w:r>
            </w:ins>
          </w:p>
        </w:tc>
      </w:tr>
      <w:tr w:rsidR="00D62BC2" w14:paraId="726C0A0D" w14:textId="77777777" w:rsidTr="00D62BC2">
        <w:trPr>
          <w:ins w:id="2369"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370" w:author="Maximilian Schmitz" w:date="2015-06-14T11:01:00Z">
              <w:tcPr>
                <w:tcW w:w="3070" w:type="dxa"/>
              </w:tcPr>
            </w:tcPrChange>
          </w:tcPr>
          <w:p w14:paraId="7D57E634" w14:textId="77777777" w:rsidR="00D62BC2" w:rsidRPr="00D62BC2" w:rsidRDefault="00D62BC2">
            <w:pPr>
              <w:tabs>
                <w:tab w:val="right" w:pos="9072"/>
              </w:tabs>
              <w:rPr>
                <w:ins w:id="2371" w:author="Maximilian Schmitz" w:date="2015-06-14T10:58:00Z"/>
                <w:b w:val="0"/>
                <w:rPrChange w:id="2372" w:author="Maximilian Schmitz" w:date="2015-06-14T11:01:00Z">
                  <w:rPr>
                    <w:ins w:id="2373" w:author="Maximilian Schmitz" w:date="2015-06-14T10:58:00Z"/>
                  </w:rPr>
                </w:rPrChange>
              </w:rPr>
            </w:pPr>
            <w:proofErr w:type="spellStart"/>
            <w:ins w:id="2374" w:author="Maximilian Schmitz" w:date="2015-06-14T10:59:00Z">
              <w:r w:rsidRPr="00D62BC2">
                <w:t>MoveForward</w:t>
              </w:r>
            </w:ins>
            <w:proofErr w:type="spellEnd"/>
          </w:p>
        </w:tc>
        <w:tc>
          <w:tcPr>
            <w:tcW w:w="7647" w:type="dxa"/>
            <w:tcPrChange w:id="2375"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376" w:author="Maximilian Schmitz" w:date="2015-06-14T10:58:00Z"/>
              </w:rPr>
            </w:pPr>
            <w:ins w:id="2377" w:author="Maximilian Schmitz" w:date="2015-06-14T11:06:00Z">
              <w:r>
                <w:t>Vorwärtsbewegen des Spielers</w:t>
              </w:r>
            </w:ins>
          </w:p>
        </w:tc>
      </w:tr>
      <w:tr w:rsidR="00D62BC2" w14:paraId="79FD42EA" w14:textId="77777777" w:rsidTr="00D62BC2">
        <w:trPr>
          <w:ins w:id="237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379" w:author="Maximilian Schmitz" w:date="2015-06-14T11:01:00Z">
              <w:tcPr>
                <w:tcW w:w="3070" w:type="dxa"/>
              </w:tcPr>
            </w:tcPrChange>
          </w:tcPr>
          <w:p w14:paraId="35CA78AE" w14:textId="77777777" w:rsidR="00D62BC2" w:rsidRPr="00D62BC2" w:rsidRDefault="00D62BC2">
            <w:pPr>
              <w:tabs>
                <w:tab w:val="right" w:pos="9072"/>
              </w:tabs>
              <w:rPr>
                <w:ins w:id="2380" w:author="Maximilian Schmitz" w:date="2015-06-14T10:59:00Z"/>
                <w:b w:val="0"/>
                <w:rPrChange w:id="2381" w:author="Maximilian Schmitz" w:date="2015-06-14T11:01:00Z">
                  <w:rPr>
                    <w:ins w:id="2382" w:author="Maximilian Schmitz" w:date="2015-06-14T10:59:00Z"/>
                  </w:rPr>
                </w:rPrChange>
              </w:rPr>
            </w:pPr>
            <w:proofErr w:type="spellStart"/>
            <w:ins w:id="2383" w:author="Maximilian Schmitz" w:date="2015-06-14T10:59:00Z">
              <w:r w:rsidRPr="00D62BC2">
                <w:t>MoveTo</w:t>
              </w:r>
              <w:proofErr w:type="spellEnd"/>
            </w:ins>
          </w:p>
        </w:tc>
        <w:tc>
          <w:tcPr>
            <w:tcW w:w="7647" w:type="dxa"/>
            <w:tcPrChange w:id="2384"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385" w:author="Maximilian Schmitz" w:date="2015-06-14T10:59:00Z"/>
              </w:rPr>
            </w:pPr>
            <w:ins w:id="2386" w:author="Maximilian Schmitz" w:date="2015-06-14T11:07:00Z">
              <w:r>
                <w:t>Spieler an eine bestimmte Position bewegen</w:t>
              </w:r>
            </w:ins>
          </w:p>
        </w:tc>
      </w:tr>
      <w:tr w:rsidR="00D62BC2" w14:paraId="4407E74C" w14:textId="77777777" w:rsidTr="00D62BC2">
        <w:trPr>
          <w:ins w:id="238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388" w:author="Maximilian Schmitz" w:date="2015-06-14T11:01:00Z">
              <w:tcPr>
                <w:tcW w:w="3070" w:type="dxa"/>
              </w:tcPr>
            </w:tcPrChange>
          </w:tcPr>
          <w:p w14:paraId="03FD0392" w14:textId="77777777" w:rsidR="00D62BC2" w:rsidRPr="00D62BC2" w:rsidRDefault="00D62BC2">
            <w:pPr>
              <w:tabs>
                <w:tab w:val="right" w:pos="9072"/>
              </w:tabs>
              <w:rPr>
                <w:ins w:id="2389" w:author="Maximilian Schmitz" w:date="2015-06-14T10:59:00Z"/>
                <w:b w:val="0"/>
                <w:rPrChange w:id="2390" w:author="Maximilian Schmitz" w:date="2015-06-14T11:01:00Z">
                  <w:rPr>
                    <w:ins w:id="2391" w:author="Maximilian Schmitz" w:date="2015-06-14T10:59:00Z"/>
                  </w:rPr>
                </w:rPrChange>
              </w:rPr>
            </w:pPr>
            <w:proofErr w:type="spellStart"/>
            <w:ins w:id="2392" w:author="Maximilian Schmitz" w:date="2015-06-14T10:59:00Z">
              <w:r w:rsidRPr="00D62BC2">
                <w:t>Rotate</w:t>
              </w:r>
              <w:proofErr w:type="spellEnd"/>
            </w:ins>
          </w:p>
        </w:tc>
        <w:tc>
          <w:tcPr>
            <w:tcW w:w="7647" w:type="dxa"/>
            <w:tcPrChange w:id="2393"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394" w:author="Maximilian Schmitz" w:date="2015-06-14T10:59:00Z"/>
              </w:rPr>
            </w:pPr>
            <w:ins w:id="2395" w:author="Maximilian Schmitz" w:date="2015-06-14T11:07:00Z">
              <w:r>
                <w:t>Spieler um seine Achse drehen</w:t>
              </w:r>
            </w:ins>
          </w:p>
        </w:tc>
      </w:tr>
      <w:tr w:rsidR="00D62BC2" w14:paraId="65712D0F" w14:textId="77777777" w:rsidTr="00D62BC2">
        <w:trPr>
          <w:ins w:id="239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397" w:author="Maximilian Schmitz" w:date="2015-06-14T11:01:00Z">
              <w:tcPr>
                <w:tcW w:w="3070" w:type="dxa"/>
              </w:tcPr>
            </w:tcPrChange>
          </w:tcPr>
          <w:p w14:paraId="7E4118DC" w14:textId="77777777" w:rsidR="00D62BC2" w:rsidRPr="00D62BC2" w:rsidRDefault="00D62BC2">
            <w:pPr>
              <w:tabs>
                <w:tab w:val="right" w:pos="9072"/>
              </w:tabs>
              <w:rPr>
                <w:ins w:id="2398" w:author="Maximilian Schmitz" w:date="2015-06-14T10:59:00Z"/>
                <w:b w:val="0"/>
                <w:rPrChange w:id="2399" w:author="Maximilian Schmitz" w:date="2015-06-14T11:01:00Z">
                  <w:rPr>
                    <w:ins w:id="2400" w:author="Maximilian Schmitz" w:date="2015-06-14T10:59:00Z"/>
                  </w:rPr>
                </w:rPrChange>
              </w:rPr>
            </w:pPr>
            <w:ins w:id="2401" w:author="Maximilian Schmitz" w:date="2015-06-14T10:59:00Z">
              <w:r w:rsidRPr="00D62BC2">
                <w:t>Kick</w:t>
              </w:r>
            </w:ins>
          </w:p>
        </w:tc>
        <w:tc>
          <w:tcPr>
            <w:tcW w:w="7647" w:type="dxa"/>
            <w:tcPrChange w:id="2402"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403" w:author="Maximilian Schmitz" w:date="2015-06-14T10:59:00Z"/>
              </w:rPr>
            </w:pPr>
            <w:ins w:id="2404" w:author="Maximilian Schmitz" w:date="2015-06-14T11:07:00Z">
              <w:r>
                <w:t>Den Ball in eine Richtung kicken</w:t>
              </w:r>
            </w:ins>
          </w:p>
        </w:tc>
      </w:tr>
      <w:tr w:rsidR="00D62BC2" w14:paraId="7E0F1F55" w14:textId="77777777" w:rsidTr="00D62BC2">
        <w:trPr>
          <w:ins w:id="240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406" w:author="Maximilian Schmitz" w:date="2015-06-14T11:01:00Z">
              <w:tcPr>
                <w:tcW w:w="3070" w:type="dxa"/>
              </w:tcPr>
            </w:tcPrChange>
          </w:tcPr>
          <w:p w14:paraId="41DA736A" w14:textId="77777777" w:rsidR="00D62BC2" w:rsidRPr="00D62BC2" w:rsidRDefault="00D62BC2">
            <w:pPr>
              <w:tabs>
                <w:tab w:val="right" w:pos="9072"/>
              </w:tabs>
              <w:rPr>
                <w:ins w:id="2407" w:author="Maximilian Schmitz" w:date="2015-06-14T10:59:00Z"/>
                <w:b w:val="0"/>
                <w:rPrChange w:id="2408" w:author="Maximilian Schmitz" w:date="2015-06-14T11:01:00Z">
                  <w:rPr>
                    <w:ins w:id="2409" w:author="Maximilian Schmitz" w:date="2015-06-14T10:59:00Z"/>
                  </w:rPr>
                </w:rPrChange>
              </w:rPr>
            </w:pPr>
            <w:proofErr w:type="spellStart"/>
            <w:ins w:id="2410" w:author="Maximilian Schmitz" w:date="2015-06-14T10:59:00Z">
              <w:r w:rsidRPr="00D62BC2">
                <w:t>StopBall</w:t>
              </w:r>
              <w:proofErr w:type="spellEnd"/>
            </w:ins>
          </w:p>
        </w:tc>
        <w:tc>
          <w:tcPr>
            <w:tcW w:w="7647" w:type="dxa"/>
            <w:tcPrChange w:id="2411"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412" w:author="Maximilian Schmitz" w:date="2015-06-14T10:59:00Z"/>
              </w:rPr>
            </w:pPr>
            <w:ins w:id="2413" w:author="Maximilian Schmitz" w:date="2015-06-14T11:08:00Z">
              <w:r>
                <w:t>Den Ball stoppen</w:t>
              </w:r>
            </w:ins>
          </w:p>
        </w:tc>
      </w:tr>
      <w:tr w:rsidR="00D62BC2" w14:paraId="76D2E6FA" w14:textId="77777777" w:rsidTr="00D62BC2">
        <w:trPr>
          <w:ins w:id="241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415" w:author="Maximilian Schmitz" w:date="2015-06-14T11:01:00Z">
              <w:tcPr>
                <w:tcW w:w="3070" w:type="dxa"/>
              </w:tcPr>
            </w:tcPrChange>
          </w:tcPr>
          <w:p w14:paraId="2531FA17" w14:textId="77777777" w:rsidR="00D62BC2" w:rsidRPr="00D62BC2" w:rsidRDefault="00D62BC2">
            <w:pPr>
              <w:tabs>
                <w:tab w:val="right" w:pos="9072"/>
              </w:tabs>
              <w:rPr>
                <w:ins w:id="2416" w:author="Maximilian Schmitz" w:date="2015-06-14T10:59:00Z"/>
                <w:b w:val="0"/>
                <w:rPrChange w:id="2417" w:author="Maximilian Schmitz" w:date="2015-06-14T11:01:00Z">
                  <w:rPr>
                    <w:ins w:id="2418" w:author="Maximilian Schmitz" w:date="2015-06-14T10:59:00Z"/>
                  </w:rPr>
                </w:rPrChange>
              </w:rPr>
            </w:pPr>
            <w:proofErr w:type="spellStart"/>
            <w:ins w:id="2419" w:author="Maximilian Schmitz" w:date="2015-06-14T11:00:00Z">
              <w:r w:rsidRPr="00D62BC2">
                <w:t>Speak</w:t>
              </w:r>
            </w:ins>
            <w:proofErr w:type="spellEnd"/>
          </w:p>
        </w:tc>
        <w:tc>
          <w:tcPr>
            <w:tcW w:w="7647" w:type="dxa"/>
            <w:tcPrChange w:id="2420"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421" w:author="Maximilian Schmitz" w:date="2015-06-14T10:59:00Z"/>
              </w:rPr>
            </w:pPr>
            <w:ins w:id="2422" w:author="Maximilian Schmitz" w:date="2015-06-14T11:09:00Z">
              <w:r>
                <w:t>Mit anderen Spielern kommunizieren</w:t>
              </w:r>
            </w:ins>
          </w:p>
        </w:tc>
      </w:tr>
      <w:tr w:rsidR="00D62BC2" w14:paraId="4EAA432B" w14:textId="77777777" w:rsidTr="00D62BC2">
        <w:trPr>
          <w:ins w:id="2423"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2424" w:author="Maximilian Schmitz" w:date="2015-06-14T11:01:00Z">
              <w:tcPr>
                <w:tcW w:w="3070" w:type="dxa"/>
              </w:tcPr>
            </w:tcPrChange>
          </w:tcPr>
          <w:p w14:paraId="13F3FDAF" w14:textId="77777777" w:rsidR="00D62BC2" w:rsidRPr="00D62BC2" w:rsidRDefault="00D62BC2">
            <w:pPr>
              <w:tabs>
                <w:tab w:val="right" w:pos="9072"/>
              </w:tabs>
              <w:rPr>
                <w:ins w:id="2425" w:author="Maximilian Schmitz" w:date="2015-06-14T11:00:00Z"/>
                <w:b w:val="0"/>
                <w:rPrChange w:id="2426" w:author="Maximilian Schmitz" w:date="2015-06-14T11:01:00Z">
                  <w:rPr>
                    <w:ins w:id="2427" w:author="Maximilian Schmitz" w:date="2015-06-14T11:00:00Z"/>
                  </w:rPr>
                </w:rPrChange>
              </w:rPr>
            </w:pPr>
            <w:ins w:id="2428" w:author="Maximilian Schmitz" w:date="2015-06-14T11:00:00Z">
              <w:r w:rsidRPr="00D62BC2">
                <w:t>Listen</w:t>
              </w:r>
            </w:ins>
          </w:p>
        </w:tc>
        <w:tc>
          <w:tcPr>
            <w:tcW w:w="7647" w:type="dxa"/>
            <w:tcPrChange w:id="2429"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2430" w:author="Maximilian Schmitz" w:date="2015-06-14T11:00:00Z"/>
              </w:rPr>
              <w:pPrChange w:id="2431"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32" w:author="Maximilian Schmitz" w:date="2015-06-14T11:09:00Z">
              <w:r>
                <w:t>Hören, ob ein anderer Spieler k</w:t>
              </w:r>
              <w:r w:rsidR="007119C0">
                <w:t>o</w:t>
              </w:r>
              <w:r>
                <w:t>mmuniziert</w:t>
              </w:r>
            </w:ins>
          </w:p>
        </w:tc>
      </w:tr>
    </w:tbl>
    <w:p w14:paraId="74DFBABC" w14:textId="77777777" w:rsidR="00D62BC2" w:rsidRDefault="00D62BC2">
      <w:pPr>
        <w:pStyle w:val="Beschriftung"/>
        <w:rPr>
          <w:ins w:id="2433" w:author="Maximilian Schmitz" w:date="2015-06-14T21:17:00Z"/>
        </w:rPr>
        <w:pPrChange w:id="2434" w:author="Maximilian Schmitz" w:date="2015-06-14T11:04:00Z">
          <w:pPr>
            <w:pStyle w:val="berschrift1"/>
          </w:pPr>
        </w:pPrChange>
      </w:pPr>
      <w:bookmarkStart w:id="2435" w:name="_Toc422468983"/>
      <w:ins w:id="2436" w:author="Maximilian Schmitz" w:date="2015-06-14T11:04:00Z">
        <w:r>
          <w:t xml:space="preserve">Tabelle </w:t>
        </w:r>
      </w:ins>
      <w:ins w:id="2437" w:author="Maximilian Schmitz" w:date="2015-06-19T09:18:00Z">
        <w:r w:rsidR="00F73840">
          <w:fldChar w:fldCharType="begin"/>
        </w:r>
        <w:r w:rsidR="00F73840">
          <w:instrText xml:space="preserve"> SEQ Tabelle \* ARABIC </w:instrText>
        </w:r>
      </w:ins>
      <w:r w:rsidR="00F73840">
        <w:fldChar w:fldCharType="separate"/>
      </w:r>
      <w:ins w:id="2438" w:author="Maximilian Schmitz" w:date="2015-06-19T09:20:00Z">
        <w:r w:rsidR="00867956">
          <w:rPr>
            <w:noProof/>
          </w:rPr>
          <w:t>3</w:t>
        </w:r>
      </w:ins>
      <w:ins w:id="2439" w:author="Maximilian Schmitz" w:date="2015-06-19T09:18:00Z">
        <w:r w:rsidR="00F73840">
          <w:fldChar w:fldCharType="end"/>
        </w:r>
      </w:ins>
      <w:ins w:id="2440" w:author="Maximilian Schmitz" w:date="2015-06-14T11:04:00Z">
        <w:r>
          <w:t xml:space="preserve">: Aktive Funktionen der </w:t>
        </w:r>
      </w:ins>
      <w:ins w:id="2441" w:author="Maximilian Schmitz" w:date="2015-06-17T15:32:00Z">
        <w:r w:rsidR="003227D0">
          <w:t>Skriptschnittstelle</w:t>
        </w:r>
      </w:ins>
      <w:bookmarkEnd w:id="2435"/>
    </w:p>
    <w:p w14:paraId="460BB0A3" w14:textId="77777777" w:rsidR="00201692" w:rsidRPr="00915AB6" w:rsidRDefault="00201692">
      <w:pPr>
        <w:rPr>
          <w:ins w:id="2442" w:author="Maximilian Schmitz" w:date="2015-06-14T11:09:00Z"/>
        </w:rPr>
        <w:pPrChange w:id="2443" w:author="Maximilian Schmitz" w:date="2015-06-14T21:17:00Z">
          <w:pPr>
            <w:pStyle w:val="berschrift1"/>
          </w:pPr>
        </w:pPrChange>
      </w:pPr>
    </w:p>
    <w:p w14:paraId="49843E3F" w14:textId="77777777" w:rsidR="007119C0" w:rsidRDefault="00201692">
      <w:pPr>
        <w:rPr>
          <w:ins w:id="2444" w:author="Maximilian Schmitz" w:date="2015-06-14T21:09:00Z"/>
        </w:rPr>
        <w:pPrChange w:id="2445" w:author="Maximilian Schmitz" w:date="2015-06-14T11:09:00Z">
          <w:pPr>
            <w:pStyle w:val="berschrift1"/>
          </w:pPr>
        </w:pPrChange>
      </w:pPr>
      <w:ins w:id="2446"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2447" w:author="Maximilian Schmitz" w:date="2015-06-14T21:09:00Z"/>
        </w:rPr>
        <w:pPrChange w:id="2448" w:author="Maximilian Schmitz" w:date="2015-06-14T11:09:00Z">
          <w:pPr>
            <w:pStyle w:val="berschrift1"/>
          </w:pPr>
        </w:pPrChange>
      </w:pPr>
      <w:ins w:id="2449"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2450" w:author="Maximilian Schmitz" w:date="2015-06-14T21:13:00Z"/>
        </w:rPr>
        <w:pPrChange w:id="2451" w:author="Maximilian Schmitz" w:date="2015-06-14T11:09:00Z">
          <w:pPr>
            <w:pStyle w:val="berschrift1"/>
          </w:pPr>
        </w:pPrChange>
      </w:pPr>
      <w:ins w:id="2452" w:author="Maximilian Schmitz" w:date="2015-06-14T21:12:00Z">
        <w:r>
          <w:t xml:space="preserve">Auch die Kommunikation zwischen den Spielern </w:t>
        </w:r>
      </w:ins>
      <w:ins w:id="2453"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2454" w:author="Maximilian Schmitz" w:date="2015-06-14T21:16:00Z"/>
        </w:rPr>
        <w:pPrChange w:id="2455" w:author="Maximilian Schmitz" w:date="2015-06-14T11:09:00Z">
          <w:pPr>
            <w:pStyle w:val="berschrift1"/>
          </w:pPr>
        </w:pPrChange>
      </w:pPr>
    </w:p>
    <w:p w14:paraId="0C7F866D" w14:textId="77777777" w:rsidR="00D176AD" w:rsidRDefault="000036F2">
      <w:pPr>
        <w:rPr>
          <w:ins w:id="2456" w:author="Maximilian Schmitz" w:date="2015-06-14T21:36:00Z"/>
        </w:rPr>
        <w:pPrChange w:id="2457" w:author="Maximilian Schmitz" w:date="2015-06-14T11:09:00Z">
          <w:pPr>
            <w:pStyle w:val="berschrift1"/>
          </w:pPr>
        </w:pPrChange>
      </w:pPr>
      <w:ins w:id="2458" w:author="Maximilian Schmitz" w:date="2015-06-14T21:30:00Z">
        <w:r>
          <w:t xml:space="preserve">Mit den oben vorgestellten Funktionen </w:t>
        </w:r>
      </w:ins>
      <w:ins w:id="2459"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2460" w:author="Maximilian Schmitz" w:date="2015-06-14T21:36:00Z">
        <w:r w:rsidR="00D176AD">
          <w:t>dieser Daten kann entschieden werden welche Aktion des Spielers ausgelöst werden sollte.</w:t>
        </w:r>
      </w:ins>
    </w:p>
    <w:p w14:paraId="1354B5E1" w14:textId="77777777" w:rsidR="00201692" w:rsidRDefault="00D176AD">
      <w:pPr>
        <w:rPr>
          <w:ins w:id="2461" w:author="Maximilian Schmitz" w:date="2015-06-14T21:44:00Z"/>
        </w:rPr>
        <w:pPrChange w:id="2462" w:author="Maximilian Schmitz" w:date="2015-06-14T11:09:00Z">
          <w:pPr>
            <w:pStyle w:val="berschrift1"/>
          </w:pPr>
        </w:pPrChange>
      </w:pPr>
      <w:ins w:id="2463" w:author="Maximilian Schmitz" w:date="2015-06-14T21:36:00Z">
        <w:r>
          <w:t xml:space="preserve">Der Vorteil eines Entscheidungsbaums liegt darin, dass er einfach verständlich und nachvollziehbar ist. Somit lässt er sich auch verhältnismäßig leicht formulieren. </w:t>
        </w:r>
      </w:ins>
      <w:ins w:id="2464" w:author="Maximilian Schmitz" w:date="2015-06-14T21:38:00Z">
        <w:r>
          <w:t xml:space="preserve">Dieser Vorteil relativiert sich allerdings durch die Tatsache, dass auch Entscheidungsbäume bei steigender Komplexität an Übersichtlichkeit verlieren. </w:t>
        </w:r>
      </w:ins>
      <w:ins w:id="2465" w:author="Maximilian Schmitz" w:date="2015-06-14T21:39:00Z">
        <w:r>
          <w:t xml:space="preserve">Vor allem dadurch, dass hier nicht nur binäre Entscheidungsbäume eingesetzt werden, lassen </w:t>
        </w:r>
      </w:ins>
      <w:ins w:id="2466" w:author="Maximilian Schmitz" w:date="2015-06-14T21:42:00Z">
        <w:r>
          <w:t>unüberschaubare, stark verzweigte Bäume zu. Binäre Entscheidungsbäume verzweig</w:t>
        </w:r>
        <w:r w:rsidR="00E71BBD">
          <w:t>en sich an jedem Kno</w:t>
        </w:r>
        <w:r>
          <w:t>ten in genau zwei Richtungen</w:t>
        </w:r>
      </w:ins>
      <w:ins w:id="2467" w:author="Maximilian Schmitz" w:date="2015-06-14T21:44:00Z">
        <w:r w:rsidR="00E71BBD">
          <w:t>.</w:t>
        </w:r>
      </w:ins>
      <w:ins w:id="2468" w:author="Maximilian Schmitz" w:date="2015-06-14T21:46:00Z">
        <w:r w:rsidR="00E71BBD">
          <w:t xml:space="preserve"> Dadurch entstehen in der Regel </w:t>
        </w:r>
      </w:ins>
      <w:ins w:id="2469" w:author="Maximilian Schmitz" w:date="2015-06-14T21:47:00Z">
        <w:r w:rsidR="00E71BBD">
          <w:t>schmale, tiefe Bäume.</w:t>
        </w:r>
      </w:ins>
    </w:p>
    <w:p w14:paraId="33D227A5" w14:textId="77777777" w:rsidR="00E71BBD" w:rsidRDefault="00E71BBD">
      <w:pPr>
        <w:rPr>
          <w:ins w:id="2470" w:author="Maximilian Schmitz" w:date="2015-06-14T21:47:00Z"/>
        </w:rPr>
        <w:pPrChange w:id="2471" w:author="Maximilian Schmitz" w:date="2015-06-14T11:09:00Z">
          <w:pPr>
            <w:pStyle w:val="berschrift1"/>
          </w:pPr>
        </w:pPrChange>
      </w:pPr>
      <w:ins w:id="2472" w:author="Maximilian Schmitz" w:date="2015-06-14T21:45:00Z">
        <w:r>
          <w:t xml:space="preserve">Die hier für die Entscheidungen herangezogenen Informationen </w:t>
        </w:r>
      </w:ins>
      <w:ins w:id="2473" w:author="Maximilian Schmitz" w:date="2015-06-14T21:46:00Z">
        <w:r>
          <w:t xml:space="preserve">lassen </w:t>
        </w:r>
      </w:ins>
      <w:ins w:id="2474"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2475" w:author="Maximilian Schmitz" w:date="2015-06-14T21:48:00Z"/>
        </w:rPr>
        <w:pPrChange w:id="2476" w:author="Maximilian Schmitz" w:date="2015-06-14T11:09:00Z">
          <w:pPr>
            <w:pStyle w:val="berschrift1"/>
          </w:pPr>
        </w:pPrChange>
      </w:pPr>
    </w:p>
    <w:p w14:paraId="79BFA3B9" w14:textId="77777777" w:rsidR="00986767" w:rsidRDefault="003D5A6B">
      <w:pPr>
        <w:rPr>
          <w:ins w:id="2477" w:author="Maximilian Schmitz" w:date="2015-06-15T21:20:00Z"/>
        </w:rPr>
        <w:pPrChange w:id="2478" w:author="Maximilian Schmitz" w:date="2015-06-14T11:09:00Z">
          <w:pPr>
            <w:pStyle w:val="berschrift1"/>
          </w:pPr>
        </w:pPrChange>
      </w:pPr>
      <w:ins w:id="2479" w:author="Maximilian Schmitz" w:date="2015-06-14T21:48:00Z">
        <w:r>
          <w:t xml:space="preserve">Im Folgenden wird beispielhaft ein Teil eines Entscheidungsbaums vorgestellt, der feststellt, </w:t>
        </w:r>
      </w:ins>
      <w:ins w:id="2480"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2481" w:author="Maximilian Schmitz" w:date="2015-06-19T09:20:00Z">
        <w:r w:rsidR="00867956">
          <w:t xml:space="preserve">Abbildung </w:t>
        </w:r>
        <w:r w:rsidR="00867956">
          <w:rPr>
            <w:noProof/>
          </w:rPr>
          <w:t>1</w:t>
        </w:r>
      </w:ins>
      <w:ins w:id="2482"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2483" w:author="Maximilian Schmitz" w:date="2015-06-16T21:37:00Z"/>
        </w:rPr>
        <w:pPrChange w:id="2484" w:author="Maximilian Schmitz" w:date="2015-06-14T11:09:00Z">
          <w:pPr>
            <w:pStyle w:val="berschrift1"/>
          </w:pPr>
        </w:pPrChange>
      </w:pPr>
      <w:ins w:id="2485" w:author="Maximilian Schmitz" w:date="2015-06-16T21:24:00Z">
        <w:r>
          <w:t>Zunächst wird geprüft, ob der Ball in einer bestimmten Entfernung zum Spieler ist. Der Spieler soll daraufhin den Ball annehmen</w:t>
        </w:r>
      </w:ins>
      <w:ins w:id="2486" w:author="Maximilian Schmitz" w:date="2015-06-16T21:25:00Z">
        <w:r>
          <w:t xml:space="preserve">. </w:t>
        </w:r>
      </w:ins>
      <w:ins w:id="2487"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2488" w:author="Maximilian Schmitz" w:date="2015-06-16T21:33:00Z">
        <w:r w:rsidR="004267D3">
          <w:t xml:space="preserve">die Position </w:t>
        </w:r>
      </w:ins>
      <w:ins w:id="2489" w:author="Maximilian Schmitz" w:date="2015-06-16T21:34:00Z">
        <w:r w:rsidR="004267D3">
          <w:t>des am nächsten zum Tor gelegenen Spielers</w:t>
        </w:r>
      </w:ins>
      <w:ins w:id="2490" w:author="Maximilian Schmitz" w:date="2015-06-16T21:33:00Z">
        <w:r w:rsidR="004267D3">
          <w:t xml:space="preserve"> gespeichert. Diese Position wird für einen späteren Pass benötigt.</w:t>
        </w:r>
      </w:ins>
      <w:ins w:id="2491" w:author="Maximilian Schmitz" w:date="2015-06-16T21:35:00Z">
        <w:r w:rsidR="004267D3">
          <w:t xml:space="preserve"> Die Überlegung dabei ist, dass ein Spieler</w:t>
        </w:r>
      </w:ins>
      <w:ins w:id="2492" w:author="Maximilian Schmitz" w:date="2015-06-16T21:36:00Z">
        <w:r w:rsidR="004267D3">
          <w:t>,</w:t>
        </w:r>
      </w:ins>
      <w:ins w:id="2493" w:author="Maximilian Schmitz" w:date="2015-06-16T21:35:00Z">
        <w:r w:rsidR="004267D3">
          <w:t xml:space="preserve"> der schon näher am gegnerischen Tor steht,</w:t>
        </w:r>
      </w:ins>
      <w:ins w:id="2494" w:author="Maximilian Schmitz" w:date="2015-06-16T21:36:00Z">
        <w:r w:rsidR="004267D3">
          <w:t xml:space="preserve"> nicht mehr </w:t>
        </w:r>
        <w:proofErr w:type="spellStart"/>
        <w:r w:rsidR="004267D3">
          <w:t>so weit</w:t>
        </w:r>
        <w:proofErr w:type="spellEnd"/>
        <w:r w:rsidR="004267D3">
          <w:t xml:space="preserve"> laufen muss mit dem Ball</w:t>
        </w:r>
      </w:ins>
      <w:ins w:id="2495" w:author="Maximilian Schmitz" w:date="2015-06-16T21:37:00Z">
        <w:r w:rsidR="004267D3">
          <w:t>. Dabei sinkt das Risiko den Ball zu verlieren und somit steigt die Chance ein Tor zu erzielen.</w:t>
        </w:r>
      </w:ins>
    </w:p>
    <w:p w14:paraId="34C1372B" w14:textId="77777777" w:rsidR="004267D3" w:rsidRDefault="004267D3">
      <w:pPr>
        <w:rPr>
          <w:ins w:id="2496" w:author="Maximilian Schmitz" w:date="2015-06-16T21:45:00Z"/>
        </w:rPr>
        <w:pPrChange w:id="2497" w:author="Maximilian Schmitz" w:date="2015-06-14T11:09:00Z">
          <w:pPr>
            <w:pStyle w:val="berschrift1"/>
          </w:pPr>
        </w:pPrChange>
      </w:pPr>
      <w:ins w:id="2498" w:author="Maximilian Schmitz" w:date="2015-06-16T21:37:00Z">
        <w:r>
          <w:t xml:space="preserve">Wenn ermittelt wird, dass der Spieler bereits </w:t>
        </w:r>
      </w:ins>
      <w:ins w:id="2499" w:author="Maximilian Schmitz" w:date="2015-06-16T21:38:00Z">
        <w:r>
          <w:t>derjenige</w:t>
        </w:r>
      </w:ins>
      <w:ins w:id="2500" w:author="Maximilian Schmitz" w:date="2015-06-16T21:37:00Z">
        <w:r>
          <w:t xml:space="preserve"> ist, der am näch</w:t>
        </w:r>
      </w:ins>
      <w:ins w:id="2501" w:author="Maximilian Schmitz" w:date="2015-06-16T21:38:00Z">
        <w:r>
          <w:t>s</w:t>
        </w:r>
      </w:ins>
      <w:ins w:id="2502" w:author="Maximilian Schmitz" w:date="2015-06-16T21:37:00Z">
        <w:r>
          <w:t>ten am Tor ist</w:t>
        </w:r>
      </w:ins>
      <w:ins w:id="2503" w:author="Maximilian Schmitz" w:date="2015-06-16T21:40:00Z">
        <w:r>
          <w:t xml:space="preserve">, wird geprüft, ob ein gegnerischer Spieler in unmittelbarer Nähe befindet. </w:t>
        </w:r>
      </w:ins>
      <w:ins w:id="2504"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2505" w:author="Maximilian Schmitz" w:date="2015-06-16T21:44:00Z">
        <w:r w:rsidR="00F776C9">
          <w:t>der hier gesteuerte Spieler.</w:t>
        </w:r>
      </w:ins>
    </w:p>
    <w:p w14:paraId="736E367F" w14:textId="77777777" w:rsidR="00AA653A" w:rsidRDefault="00AA653A">
      <w:pPr>
        <w:rPr>
          <w:ins w:id="2506" w:author="Maximilian Schmitz" w:date="2015-06-16T21:47:00Z"/>
        </w:rPr>
        <w:pPrChange w:id="2507" w:author="Maximilian Schmitz" w:date="2015-06-14T11:09:00Z">
          <w:pPr>
            <w:pStyle w:val="berschrift1"/>
          </w:pPr>
        </w:pPrChange>
      </w:pPr>
      <w:ins w:id="2508"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509" w:author="Maximilian Schmitz" w:date="2015-06-15T21:16:00Z"/>
        </w:rPr>
        <w:pPrChange w:id="2510" w:author="Maximilian Schmitz" w:date="2015-06-14T11:09:00Z">
          <w:pPr>
            <w:pStyle w:val="berschrift1"/>
          </w:pPr>
        </w:pPrChange>
      </w:pPr>
      <w:ins w:id="2511" w:author="Maximilian Schmitz" w:date="2015-06-16T21:47:00Z">
        <w:r>
          <w:t xml:space="preserve">Wenn der Spieler nicht abspielen soll, prüft er seine Distanz zum Tor und wagt daraufhin einen Torschuss oder </w:t>
        </w:r>
      </w:ins>
      <w:ins w:id="2512" w:author="Maximilian Schmitz" w:date="2015-06-16T21:48:00Z">
        <w:r>
          <w:t>spielt den Ball leicht Richtung Tor um dann nachzulaufen.</w:t>
        </w:r>
      </w:ins>
    </w:p>
    <w:p w14:paraId="00E2E2E4" w14:textId="77777777" w:rsidR="004B4A71" w:rsidRDefault="00EC1852">
      <w:pPr>
        <w:keepNext/>
        <w:rPr>
          <w:ins w:id="2513" w:author="Maximilian Schmitz" w:date="2015-06-15T21:17:00Z"/>
        </w:rPr>
        <w:pPrChange w:id="2514" w:author="Maximilian Schmitz" w:date="2015-06-15T21:17:00Z">
          <w:pPr/>
        </w:pPrChange>
      </w:pPr>
      <w:ins w:id="2515"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2516" w:author="Maximilian Schmitz" w:date="2015-06-16T21:49:00Z"/>
        </w:rPr>
        <w:pPrChange w:id="2517" w:author="Maximilian Schmitz" w:date="2015-06-15T21:17:00Z">
          <w:pPr>
            <w:pStyle w:val="berschrift1"/>
          </w:pPr>
        </w:pPrChange>
      </w:pPr>
      <w:bookmarkStart w:id="2518" w:name="_Toc422468980"/>
      <w:ins w:id="2519" w:author="Maximilian Schmitz" w:date="2015-06-15T21:17:00Z">
        <w:r>
          <w:t xml:space="preserve">Abbildung </w:t>
        </w:r>
        <w:r>
          <w:fldChar w:fldCharType="begin"/>
        </w:r>
        <w:r>
          <w:instrText xml:space="preserve"> SEQ Abbildung \* ARABIC </w:instrText>
        </w:r>
      </w:ins>
      <w:r>
        <w:fldChar w:fldCharType="separate"/>
      </w:r>
      <w:ins w:id="2520" w:author="Maximilian Schmitz" w:date="2015-06-19T09:20:00Z">
        <w:r w:rsidR="00867956">
          <w:rPr>
            <w:noProof/>
          </w:rPr>
          <w:t>8</w:t>
        </w:r>
      </w:ins>
      <w:ins w:id="2521" w:author="Maximilian Schmitz" w:date="2015-06-15T21:17:00Z">
        <w:r>
          <w:fldChar w:fldCharType="end"/>
        </w:r>
        <w:r>
          <w:t>: Beispiel einer künstlichen Intelligenz</w:t>
        </w:r>
      </w:ins>
      <w:bookmarkEnd w:id="2518"/>
    </w:p>
    <w:p w14:paraId="3FE88754" w14:textId="77777777" w:rsidR="000226C9" w:rsidRDefault="000226C9">
      <w:pPr>
        <w:rPr>
          <w:ins w:id="2522" w:author="Maximilian Schmitz" w:date="2015-06-16T21:49:00Z"/>
        </w:rPr>
        <w:pPrChange w:id="2523" w:author="Maximilian Schmitz" w:date="2015-06-16T21:49:00Z">
          <w:pPr>
            <w:pStyle w:val="berschrift1"/>
          </w:pPr>
        </w:pPrChange>
      </w:pPr>
    </w:p>
    <w:p w14:paraId="569C88E1" w14:textId="77777777" w:rsidR="000226C9" w:rsidRDefault="000226C9">
      <w:pPr>
        <w:rPr>
          <w:ins w:id="2524" w:author="Maximilian Schmitz" w:date="2015-06-16T21:54:00Z"/>
        </w:rPr>
        <w:pPrChange w:id="2525" w:author="Maximilian Schmitz" w:date="2015-06-16T21:49:00Z">
          <w:pPr>
            <w:pStyle w:val="berschrift1"/>
          </w:pPr>
        </w:pPrChange>
      </w:pPr>
      <w:ins w:id="2526" w:author="Maximilian Schmitz" w:date="2015-06-16T21:49:00Z">
        <w:r>
          <w:t xml:space="preserve">Der oben beschriebene Entscheidungsbaum ist verhältnismäßig klein und übersichtlich. Außerdem arbeitet er nur </w:t>
        </w:r>
      </w:ins>
      <w:ins w:id="2527" w:author="Maximilian Schmitz" w:date="2015-06-16T21:50:00Z">
        <w:r>
          <w:t xml:space="preserve">eine einzelne Situation ab. Um die gesamt Intelligenz des Spielers zu beschreiben sind deutlich mehr Prüfungen zu machen und </w:t>
        </w:r>
        <w:r>
          <w:lastRenderedPageBreak/>
          <w:t xml:space="preserve">mehr </w:t>
        </w:r>
      </w:ins>
      <w:ins w:id="2528" w:author="Maximilian Schmitz" w:date="2015-06-16T21:52:00Z">
        <w:r>
          <w:t xml:space="preserve">Informationen zu berücksichtigt. </w:t>
        </w:r>
      </w:ins>
      <w:ins w:id="2529" w:author="Maximilian Schmitz" w:date="2015-06-16T21:53:00Z">
        <w:r w:rsidR="00A12EBB">
          <w:t>Der oben gezeigt Ausschnitt ist deshalb nur als Beispiel für einen möglichen Entscheidungsbaum zu sehen und soll die grundlegende</w:t>
        </w:r>
      </w:ins>
      <w:ins w:id="2530" w:author="Maximilian Schmitz" w:date="2015-06-16T21:54:00Z">
        <w:r w:rsidR="009E1F6B">
          <w:t>n Möglichkeiten demonstrieren.</w:t>
        </w:r>
      </w:ins>
      <w:ins w:id="2531" w:author="Maximilian Schmitz" w:date="2015-06-16T21:57:00Z">
        <w:r w:rsidR="00FA6895">
          <w:t xml:space="preserve"> Dieses Beispiel berücksichtigt zwar schon Interaktionen zwischen den Spielern, es kann aber noch nicht von einer gemeins</w:t>
        </w:r>
      </w:ins>
      <w:ins w:id="2532" w:author="Maximilian Schmitz" w:date="2015-06-16T21:58:00Z">
        <w:r w:rsidR="00FA6895">
          <w:t>amen Strategie oder gar von einer verteilten künstlichen Intelligenz gesprochen werden.</w:t>
        </w:r>
      </w:ins>
    </w:p>
    <w:p w14:paraId="4E3BFC59" w14:textId="77777777" w:rsidR="004C35F2" w:rsidRDefault="004C35F2">
      <w:pPr>
        <w:rPr>
          <w:ins w:id="2533" w:author="Maximilian Schmitz" w:date="2015-06-16T21:54:00Z"/>
        </w:rPr>
        <w:pPrChange w:id="2534" w:author="Maximilian Schmitz" w:date="2015-06-16T21:49:00Z">
          <w:pPr>
            <w:pStyle w:val="berschrift1"/>
          </w:pPr>
        </w:pPrChange>
      </w:pPr>
    </w:p>
    <w:p w14:paraId="6E4CCFA6" w14:textId="77777777" w:rsidR="004C35F2" w:rsidRPr="00915AB6" w:rsidRDefault="004C35F2">
      <w:pPr>
        <w:rPr>
          <w:ins w:id="2535" w:author="Maximilian Schmitz" w:date="2015-06-05T06:51:00Z"/>
        </w:rPr>
        <w:pPrChange w:id="2536" w:author="Maximilian Schmitz" w:date="2015-06-16T21:49:00Z">
          <w:pPr>
            <w:pStyle w:val="berschrift1"/>
          </w:pPr>
        </w:pPrChange>
      </w:pPr>
      <w:ins w:id="2537"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EC1852">
      <w:pPr>
        <w:pStyle w:val="berschrift1"/>
        <w:rPr>
          <w:ins w:id="2538" w:author="Michael K." w:date="2015-07-02T13:52:00Z"/>
        </w:rPr>
        <w:pPrChange w:id="2539" w:author="Admin" w:date="2015-07-08T08:55:00Z">
          <w:pPr>
            <w:pStyle w:val="berschrift1"/>
          </w:pPr>
        </w:pPrChange>
      </w:pPr>
      <w:r w:rsidRPr="00FC5721">
        <w:br w:type="page"/>
      </w:r>
      <w:bookmarkStart w:id="2540" w:name="_Toc424109405"/>
      <w:r w:rsidR="003D51AD">
        <w:lastRenderedPageBreak/>
        <w:t>Ausblick</w:t>
      </w:r>
      <w:bookmarkEnd w:id="2540"/>
    </w:p>
    <w:p w14:paraId="57585324" w14:textId="2AB40E2D" w:rsidR="003971A1" w:rsidRDefault="003971A1">
      <w:pPr>
        <w:rPr>
          <w:ins w:id="2541" w:author="Michael K." w:date="2015-07-02T13:54:00Z"/>
        </w:rPr>
        <w:pPrChange w:id="2542" w:author="Michael K." w:date="2015-07-02T13:52:00Z">
          <w:pPr>
            <w:pStyle w:val="berschrift1"/>
            <w:numPr>
              <w:numId w:val="0"/>
            </w:numPr>
          </w:pPr>
        </w:pPrChange>
      </w:pPr>
      <w:ins w:id="2543" w:author="Michael K." w:date="2015-07-02T13:52:00Z">
        <w:r>
          <w:t xml:space="preserve">Im folgenden Kapitel wird aufgezeigt, welche Erweiterungsmöglichkeiten es für zukünftige Studienarbeiten gibt, </w:t>
        </w:r>
      </w:ins>
      <w:ins w:id="2544" w:author="Michael K." w:date="2015-07-02T13:54:00Z">
        <w:r>
          <w:t>welche sich mit dem Thema Unreal</w:t>
        </w:r>
      </w:ins>
      <w:ins w:id="2545" w:author="Admin" w:date="2015-07-06T14:55:00Z">
        <w:r w:rsidR="0041383A">
          <w:t>C</w:t>
        </w:r>
      </w:ins>
      <w:ins w:id="2546" w:author="Michael K." w:date="2015-07-02T13:54:00Z">
        <w:del w:id="2547" w:author="Admin" w:date="2015-07-06T14:55:00Z">
          <w:r w:rsidDel="0041383A">
            <w:delText>c</w:delText>
          </w:r>
        </w:del>
        <w:r>
          <w:t>up beschäftigen.</w:t>
        </w:r>
      </w:ins>
    </w:p>
    <w:p w14:paraId="727A7CEB" w14:textId="77777777" w:rsidR="003971A1" w:rsidRPr="003971A1" w:rsidRDefault="003971A1">
      <w:pPr>
        <w:pPrChange w:id="2548" w:author="Michael K." w:date="2015-07-02T13:52:00Z">
          <w:pPr>
            <w:pStyle w:val="berschrift1"/>
            <w:numPr>
              <w:numId w:val="0"/>
            </w:numPr>
          </w:pPr>
        </w:pPrChange>
      </w:pPr>
    </w:p>
    <w:p w14:paraId="60173257" w14:textId="77777777" w:rsidR="00321258" w:rsidRDefault="00321258" w:rsidP="00321258">
      <w:pPr>
        <w:rPr>
          <w:ins w:id="2549" w:author="Michael K." w:date="2015-07-01T14:39:00Z"/>
        </w:rPr>
      </w:pPr>
      <w:commentRangeStart w:id="2550"/>
      <w:ins w:id="2551" w:author="Michael K." w:date="2015-07-01T14:39:00Z">
        <w:r>
          <w:t>Regeln</w:t>
        </w:r>
      </w:ins>
      <w:commentRangeEnd w:id="2550"/>
      <w:r w:rsidR="0041383A">
        <w:rPr>
          <w:rStyle w:val="Kommentarzeichen"/>
        </w:rPr>
        <w:commentReference w:id="2550"/>
      </w:r>
      <w:ins w:id="2552" w:author="Michael K." w:date="2015-07-01T14:39:00Z">
        <w:r>
          <w:t>:</w:t>
        </w:r>
      </w:ins>
    </w:p>
    <w:p w14:paraId="74F30DE4" w14:textId="77777777" w:rsidR="00321258" w:rsidRDefault="00321258" w:rsidP="00321258">
      <w:pPr>
        <w:rPr>
          <w:ins w:id="2553" w:author="Michael K." w:date="2015-07-01T14:39:00Z"/>
        </w:rPr>
      </w:pPr>
      <w:ins w:id="2554"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555" w:author="Michael K." w:date="2015-07-01T14:40:00Z">
        <w:r>
          <w:t>läuft</w:t>
        </w:r>
      </w:ins>
      <w:ins w:id="2556"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557" w:author="Michael K." w:date="2015-07-01T14:39:00Z"/>
        </w:rPr>
      </w:pPr>
    </w:p>
    <w:p w14:paraId="714BC0B9" w14:textId="77777777" w:rsidR="00321258" w:rsidRDefault="00321258" w:rsidP="00321258">
      <w:pPr>
        <w:rPr>
          <w:ins w:id="2558" w:author="Michael K." w:date="2015-07-01T14:39:00Z"/>
        </w:rPr>
      </w:pPr>
      <w:ins w:id="2559" w:author="Michael K." w:date="2015-07-01T14:39:00Z">
        <w:r>
          <w:t>Grafik:</w:t>
        </w:r>
      </w:ins>
    </w:p>
    <w:p w14:paraId="022D700C" w14:textId="77777777" w:rsidR="00321258" w:rsidRDefault="00321258" w:rsidP="00321258">
      <w:pPr>
        <w:rPr>
          <w:ins w:id="2560" w:author="Michael K." w:date="2015-07-01T14:54:00Z"/>
        </w:rPr>
      </w:pPr>
      <w:ins w:id="2561"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562" w:author="Michael K." w:date="2015-07-01T14:41:00Z">
        <w:r>
          <w:t xml:space="preserve">Die verwendete Unreal Engine 4 </w:t>
        </w:r>
      </w:ins>
      <w:ins w:id="2563" w:author="Michael K." w:date="2015-07-01T14:44:00Z">
        <w:r>
          <w:t>ist eines der neusten und fortschrittlichsten Produkte im Bereich der Spiele</w:t>
        </w:r>
      </w:ins>
      <w:ins w:id="2564" w:author="Michael K." w:date="2015-07-01T14:45:00Z">
        <w:r>
          <w:t>-</w:t>
        </w:r>
        <w:proofErr w:type="spellStart"/>
        <w:r>
          <w:t>Engines</w:t>
        </w:r>
        <w:proofErr w:type="spellEnd"/>
        <w:r>
          <w:t xml:space="preserve"> und bietet daher die Möglichkeit aufwendige Effekte, Animationen und </w:t>
        </w:r>
      </w:ins>
      <w:ins w:id="2565" w:author="Michael K." w:date="2015-07-01T14:46:00Z">
        <w:r>
          <w:t>detaillierte</w:t>
        </w:r>
      </w:ins>
      <w:ins w:id="2566" w:author="Michael K." w:date="2015-07-01T14:45:00Z">
        <w:r>
          <w:t xml:space="preserve"> Umgebungen </w:t>
        </w:r>
      </w:ins>
      <w:ins w:id="2567" w:author="Michael K." w:date="2015-07-01T14:44:00Z">
        <w:r>
          <w:t xml:space="preserve"> </w:t>
        </w:r>
      </w:ins>
      <w:ins w:id="2568" w:author="Michael K." w:date="2015-07-01T14:46:00Z">
        <w:r>
          <w:t>darzustellen. So könnte das Aussehen der Spieler individuell gestaltet werden, jeweils mit aufwendiger Simulation der Haare oder realistische Bewegungen seines Triko</w:t>
        </w:r>
      </w:ins>
      <w:ins w:id="2569" w:author="Michael K." w:date="2015-07-01T14:47:00Z">
        <w:r>
          <w:t>t</w:t>
        </w:r>
      </w:ins>
      <w:ins w:id="2570" w:author="Michael K." w:date="2015-07-01T14:46:00Z">
        <w:r>
          <w:t xml:space="preserve">s. </w:t>
        </w:r>
      </w:ins>
      <w:ins w:id="2571" w:author="Michael K." w:date="2015-07-01T14:47:00Z">
        <w:r>
          <w:t xml:space="preserve">Sogenannte </w:t>
        </w:r>
        <w:proofErr w:type="spellStart"/>
        <w:r>
          <w:t>Shadereffekte</w:t>
        </w:r>
        <w:proofErr w:type="spellEnd"/>
        <w:r>
          <w:t xml:space="preserve"> können die Beleuchtung und die allgemeine Lichtstimmung drastisch beeinflussen </w:t>
        </w:r>
      </w:ins>
      <w:ins w:id="2572" w:author="Michael K." w:date="2015-07-01T14:48:00Z">
        <w:r>
          <w:t>und</w:t>
        </w:r>
      </w:ins>
      <w:ins w:id="2573" w:author="Michael K." w:date="2015-07-01T14:47:00Z">
        <w:r>
          <w:t xml:space="preserve"> </w:t>
        </w:r>
      </w:ins>
      <w:ins w:id="2574" w:author="Michael K." w:date="2015-07-01T14:48:00Z">
        <w:r>
          <w:t xml:space="preserve">so ein realistischeres Spielgefühl vermitteln. Mit dem Ausbau der Umgebung auf ein vollwertiges Fußballstadium </w:t>
        </w:r>
      </w:ins>
      <w:ins w:id="2575" w:author="Michael K." w:date="2015-07-01T14:49:00Z">
        <w:r w:rsidR="00230FED">
          <w:t xml:space="preserve">können in diesem Zuge die statische Lichtquelle durch dynamische, wie z.B. die </w:t>
        </w:r>
      </w:ins>
      <w:ins w:id="2576"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577" w:author="Michael K." w:date="2015-07-01T14:51:00Z">
        <w:r w:rsidR="00230FED">
          <w:t>mehrerer</w:t>
        </w:r>
      </w:ins>
      <w:ins w:id="2578" w:author="Michael K." w:date="2015-07-01T14:50:00Z">
        <w:r w:rsidR="00230FED">
          <w:t xml:space="preserve"> </w:t>
        </w:r>
      </w:ins>
      <w:ins w:id="2579" w:author="Michael K." w:date="2015-07-01T14:51:00Z">
        <w:r w:rsidR="00230FED">
          <w:t>Schatten geworfen werden.</w:t>
        </w:r>
      </w:ins>
    </w:p>
    <w:p w14:paraId="24303322" w14:textId="77777777" w:rsidR="00230FED" w:rsidRDefault="00230FED" w:rsidP="00321258">
      <w:pPr>
        <w:rPr>
          <w:ins w:id="2580" w:author="Michael K." w:date="2015-07-01T14:51:00Z"/>
        </w:rPr>
      </w:pPr>
      <w:ins w:id="2581" w:author="Michael K." w:date="2015-07-01T14:54:00Z">
        <w:r>
          <w:t xml:space="preserve">Ein weiterer wichtiger Punkt bei einer möglichst glaubhaften Simulation sind die Bewegungen der einzelnen </w:t>
        </w:r>
      </w:ins>
      <w:ins w:id="2582" w:author="Michael K." w:date="2015-07-01T14:55:00Z">
        <w:r>
          <w:t>A</w:t>
        </w:r>
        <w:r w:rsidRPr="00230FED">
          <w:t>kteure</w:t>
        </w:r>
      </w:ins>
      <w:ins w:id="2583" w:author="Michael K." w:date="2015-07-01T14:54:00Z">
        <w:r>
          <w:t xml:space="preserve">, </w:t>
        </w:r>
      </w:ins>
      <w:ins w:id="2584" w:author="Michael K." w:date="2015-07-01T14:55:00Z">
        <w:r w:rsidR="003B6537">
          <w:t xml:space="preserve">in unserem Fall die Spieler. </w:t>
        </w:r>
      </w:ins>
      <w:ins w:id="2585" w:author="Michael K." w:date="2015-07-01T19:37:00Z">
        <w:r w:rsidR="003B6537">
          <w:t>Diese besitzen aktuell hauptsächlich Laufanimationen</w:t>
        </w:r>
      </w:ins>
      <w:ins w:id="2586" w:author="Michael K." w:date="2015-07-01T19:38:00Z">
        <w:r w:rsidR="00980EC9">
          <w:t xml:space="preserve">. </w:t>
        </w:r>
      </w:ins>
      <w:ins w:id="2587" w:author="Michael K." w:date="2015-07-02T12:33:00Z">
        <w:r w:rsidR="006440B1">
          <w:t>Weitere Animationen für die einzelnen Aktionen der Spieler sind möglich und würden z.B. die Effizient</w:t>
        </w:r>
        <w:r w:rsidR="00F40141">
          <w:t xml:space="preserve"> des Torwarts </w:t>
        </w:r>
      </w:ins>
      <w:ins w:id="2588" w:author="Michael K." w:date="2015-07-02T12:36:00Z">
        <w:r w:rsidR="00F40141">
          <w:t xml:space="preserve">durch die Möglichkeit von komplexen Sprungaktionen </w:t>
        </w:r>
      </w:ins>
      <w:ins w:id="2589" w:author="Michael K." w:date="2015-07-02T12:33:00Z">
        <w:r w:rsidR="00F40141">
          <w:t>deutlich erhöhen</w:t>
        </w:r>
      </w:ins>
      <w:ins w:id="2590" w:author="Michael K." w:date="2015-07-02T12:36:00Z">
        <w:r w:rsidR="00F40141">
          <w:t>.</w:t>
        </w:r>
      </w:ins>
    </w:p>
    <w:p w14:paraId="682670B9" w14:textId="77777777" w:rsidR="00321258" w:rsidRDefault="00321258" w:rsidP="00321258">
      <w:pPr>
        <w:rPr>
          <w:ins w:id="2591" w:author="Michael K." w:date="2015-07-02T13:55:00Z"/>
        </w:rPr>
      </w:pPr>
    </w:p>
    <w:p w14:paraId="25BF6417" w14:textId="77777777" w:rsidR="003971A1" w:rsidRDefault="003971A1" w:rsidP="00321258">
      <w:pPr>
        <w:rPr>
          <w:ins w:id="2592" w:author="Michael K." w:date="2015-07-01T14:44:00Z"/>
        </w:rPr>
      </w:pPr>
      <w:ins w:id="2593" w:author="Michael K." w:date="2015-07-02T13:55:00Z">
        <w:r>
          <w:t>Bedienung:</w:t>
        </w:r>
      </w:ins>
    </w:p>
    <w:p w14:paraId="3A6F9C00" w14:textId="7DD67C12" w:rsidR="00D0056B" w:rsidRDefault="00D0056B" w:rsidP="00321258">
      <w:pPr>
        <w:rPr>
          <w:ins w:id="2594" w:author="Michael K." w:date="2015-07-02T13:59:00Z"/>
        </w:rPr>
      </w:pPr>
      <w:ins w:id="2595" w:author="Michael K." w:date="2015-07-02T12:37:00Z">
        <w:r>
          <w:t>Ein Punkt, in dem der Unreal</w:t>
        </w:r>
      </w:ins>
      <w:ins w:id="2596" w:author="Admin" w:date="2015-07-06T14:58:00Z">
        <w:r w:rsidR="00D47FB4">
          <w:t>C</w:t>
        </w:r>
      </w:ins>
      <w:ins w:id="2597" w:author="Michael K." w:date="2015-07-02T12:37:00Z">
        <w:del w:id="2598" w:author="Admin" w:date="2015-07-06T14:57:00Z">
          <w:r w:rsidDel="00D47FB4">
            <w:delText>c</w:delText>
          </w:r>
        </w:del>
        <w:r>
          <w:t xml:space="preserve">up erweitert werden könnte ist die sogenannte Usability. </w:t>
        </w:r>
      </w:ins>
      <w:ins w:id="2599"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600" w:author="Michael K." w:date="2015-07-02T13:59:00Z">
        <w:r w:rsidR="00962E1A">
          <w:t>zu kontrollieren.</w:t>
        </w:r>
      </w:ins>
    </w:p>
    <w:p w14:paraId="66C07713" w14:textId="77777777" w:rsidR="00962E1A" w:rsidRDefault="00962E1A" w:rsidP="00321258">
      <w:pPr>
        <w:rPr>
          <w:ins w:id="2601" w:author="Michael K." w:date="2015-07-02T14:00:00Z"/>
        </w:rPr>
      </w:pPr>
    </w:p>
    <w:p w14:paraId="00A51442" w14:textId="77777777" w:rsidR="00962E1A" w:rsidRDefault="00962E1A" w:rsidP="00321258">
      <w:pPr>
        <w:rPr>
          <w:ins w:id="2602" w:author="Michael K." w:date="2015-07-02T14:00:00Z"/>
        </w:rPr>
      </w:pPr>
      <w:ins w:id="2603" w:author="Michael K." w:date="2015-07-02T14:00:00Z">
        <w:r>
          <w:t>Alternative Skriptsprachen:</w:t>
        </w:r>
      </w:ins>
    </w:p>
    <w:p w14:paraId="5806E138" w14:textId="6E3B37DB" w:rsidR="00962E1A" w:rsidRDefault="00962E1A" w:rsidP="00321258">
      <w:pPr>
        <w:rPr>
          <w:ins w:id="2604" w:author="Michael K." w:date="2015-07-02T14:06:00Z"/>
        </w:rPr>
      </w:pPr>
      <w:ins w:id="2605" w:author="Michael K." w:date="2015-07-02T14:00:00Z">
        <w:r>
          <w:t>Durch die Verwendete Architektur ist es möglich, neue Schnittstellen zu anderen Skriptsprachen zu implementieren.</w:t>
        </w:r>
      </w:ins>
      <w:ins w:id="2606" w:author="Michael K." w:date="2015-07-02T14:04:00Z">
        <w:r>
          <w:t xml:space="preserve"> </w:t>
        </w:r>
      </w:ins>
      <w:ins w:id="2607" w:author="Michael K." w:date="2015-07-02T14:05:00Z">
        <w:r>
          <w:t xml:space="preserve">Beispiele wären hier </w:t>
        </w:r>
      </w:ins>
      <w:ins w:id="2608" w:author="Admin" w:date="2015-07-07T13:44:00Z">
        <w:r w:rsidR="004535F5" w:rsidRPr="004535F5">
          <w:t xml:space="preserve">Python </w:t>
        </w:r>
      </w:ins>
      <w:ins w:id="2609" w:author="Michael K." w:date="2015-07-02T14:05:00Z">
        <w:del w:id="2610" w:author="Admin" w:date="2015-07-07T13:44:00Z">
          <w:r w:rsidDel="004535F5">
            <w:delText xml:space="preserve">Phyton </w:delText>
          </w:r>
        </w:del>
        <w:r>
          <w:t>oder sogar Java</w:t>
        </w:r>
      </w:ins>
      <w:ins w:id="2611" w:author="Maximilian Schmitz" w:date="2015-07-06T17:42:00Z">
        <w:r w:rsidR="009038E4">
          <w:t>S</w:t>
        </w:r>
      </w:ins>
      <w:ins w:id="2612" w:author="Michael K." w:date="2015-07-02T14:05:00Z">
        <w:del w:id="2613" w:author="Maximilian Schmitz" w:date="2015-07-06T17:42:00Z">
          <w:r w:rsidDel="009038E4">
            <w:delText>s</w:delText>
          </w:r>
        </w:del>
        <w:r>
          <w:t xml:space="preserve">cript.  Dadurch kann eine größere Zielgruppe erreicht werden, da die Hürde des </w:t>
        </w:r>
      </w:ins>
      <w:ins w:id="2614" w:author="Michael K." w:date="2015-07-02T14:06:00Z">
        <w:r>
          <w:t>Lernens</w:t>
        </w:r>
      </w:ins>
      <w:ins w:id="2615" w:author="Michael K." w:date="2015-07-02T14:05:00Z">
        <w:r>
          <w:t xml:space="preserve"> einer neuen Skriptsprache entfällt.</w:t>
        </w:r>
      </w:ins>
      <w:ins w:id="2616" w:author="Michael K." w:date="2015-07-02T14:04:00Z">
        <w:r>
          <w:t xml:space="preserve"> </w:t>
        </w:r>
      </w:ins>
    </w:p>
    <w:p w14:paraId="1AFB18DC" w14:textId="77777777" w:rsidR="00C73DE4" w:rsidRDefault="00C73DE4" w:rsidP="00321258">
      <w:pPr>
        <w:rPr>
          <w:ins w:id="2617" w:author="Michael K." w:date="2015-07-02T14:06:00Z"/>
        </w:rPr>
      </w:pPr>
    </w:p>
    <w:p w14:paraId="2DF56400" w14:textId="77777777" w:rsidR="00C73DE4" w:rsidRDefault="00C73DE4" w:rsidP="00321258">
      <w:pPr>
        <w:rPr>
          <w:ins w:id="2618" w:author="Michael K." w:date="2015-07-02T14:06:00Z"/>
        </w:rPr>
      </w:pPr>
      <w:ins w:id="2619" w:author="Michael K." w:date="2015-07-02T14:06:00Z">
        <w:r>
          <w:t>Komplexere KIs:</w:t>
        </w:r>
      </w:ins>
    </w:p>
    <w:p w14:paraId="3A0A10B1" w14:textId="77777777" w:rsidR="00BB6D24" w:rsidRPr="00BB6D24" w:rsidRDefault="0007038A" w:rsidP="00BB6D24">
      <w:ins w:id="2620" w:author="Michael K." w:date="2015-07-02T14:18:00Z">
        <w:r>
          <w:t xml:space="preserve">Die mit dem Spiel eingereichten KIs haben einen nur sehr eingeschränkten Umfang. So spielen z.B. alle Spieler einer Mannschaft mit der gleichen Logik. </w:t>
        </w:r>
      </w:ins>
      <w:ins w:id="2621" w:author="Michael K." w:date="2015-07-02T14:21:00Z">
        <w:r>
          <w:t xml:space="preserve">Es wäre möglich die einzelnen Spieler mit unterschiedlichen KIs </w:t>
        </w:r>
      </w:ins>
      <w:ins w:id="2622" w:author="Michael K." w:date="2015-07-02T14:22:00Z">
        <w:r>
          <w:t xml:space="preserve">für die jeweiligen Positionen auszustatten. </w:t>
        </w:r>
      </w:ins>
      <w:ins w:id="2623" w:author="Michael K." w:date="2015-07-02T15:08:00Z">
        <w:r w:rsidR="00AC4DD5">
          <w:t>Dadurch können Rollen wie Torwart, Mittelfeldspieler oder Stürmer ermöglicht werden</w:t>
        </w:r>
      </w:ins>
    </w:p>
    <w:p w14:paraId="2F2F3516" w14:textId="77777777" w:rsidR="002D643B" w:rsidRDefault="00B317AE" w:rsidP="00EC1852">
      <w:pPr>
        <w:pStyle w:val="berschrift1"/>
        <w:rPr>
          <w:ins w:id="2624" w:author="Michael K." w:date="2015-07-02T15:13:00Z"/>
        </w:rPr>
        <w:pPrChange w:id="2625" w:author="Admin" w:date="2015-07-08T08:55:00Z">
          <w:pPr>
            <w:pStyle w:val="berschrift1"/>
          </w:pPr>
        </w:pPrChange>
      </w:pPr>
      <w:r>
        <w:br w:type="page"/>
      </w:r>
      <w:bookmarkStart w:id="2626" w:name="_Toc424109406"/>
      <w:r w:rsidR="002D643B">
        <w:lastRenderedPageBreak/>
        <w:t>Fazit</w:t>
      </w:r>
      <w:bookmarkEnd w:id="2626"/>
    </w:p>
    <w:p w14:paraId="59CBD621" w14:textId="43B56401" w:rsidR="00D613CB" w:rsidDel="00E966B4" w:rsidRDefault="00683D1B">
      <w:pPr>
        <w:rPr>
          <w:del w:id="2627" w:author="Michael K." w:date="2015-07-06T19:52:00Z"/>
        </w:rPr>
        <w:pPrChange w:id="2628" w:author="Michael K." w:date="2015-07-02T15:13:00Z">
          <w:pPr>
            <w:pStyle w:val="berschrift1"/>
            <w:numPr>
              <w:numId w:val="0"/>
            </w:numPr>
          </w:pPr>
        </w:pPrChange>
      </w:pPr>
      <w:ins w:id="2629" w:author="Michael K." w:date="2015-07-06T19:53:00Z">
        <w:r>
          <w:t xml:space="preserve">Der </w:t>
        </w:r>
      </w:ins>
      <w:ins w:id="2630" w:author="Michael K." w:date="2015-07-06T19:52:00Z">
        <w:r>
          <w:t xml:space="preserve">UnrealCup ist trotz der thematischen und auch namentlichen Nähe zum </w:t>
        </w:r>
        <w:proofErr w:type="spellStart"/>
        <w:r>
          <w:t>RoboCup</w:t>
        </w:r>
        <w:proofErr w:type="spellEnd"/>
        <w:r>
          <w:t xml:space="preserve"> </w:t>
        </w:r>
      </w:ins>
      <w:ins w:id="2631" w:author="Michael K." w:date="2015-07-06T20:17:00Z">
        <w:del w:id="2632" w:author="Admin" w:date="2015-07-07T10:46:00Z">
          <w:r w:rsidR="00620C68" w:rsidDel="003817E8">
            <w:delText>schießlich</w:delText>
          </w:r>
        </w:del>
      </w:ins>
      <w:ins w:id="2633" w:author="Admin" w:date="2015-07-07T10:46:00Z">
        <w:r w:rsidR="003817E8">
          <w:t>schließlich</w:t>
        </w:r>
      </w:ins>
      <w:ins w:id="2634" w:author="Michael K." w:date="2015-07-06T20:17:00Z">
        <w:r w:rsidR="00620C68">
          <w:t xml:space="preserve"> </w:t>
        </w:r>
      </w:ins>
      <w:ins w:id="2635" w:author="Michael K." w:date="2015-07-06T19:52:00Z">
        <w:r>
          <w:t>ein eigenständiges Projekt</w:t>
        </w:r>
      </w:ins>
      <w:ins w:id="2636" w:author="Michael K." w:date="2015-07-06T19:54:00Z">
        <w:r>
          <w:t xml:space="preserve"> mit völlig unterschiedlichen Zielen geworden. </w:t>
        </w:r>
      </w:ins>
      <w:ins w:id="2637" w:author="Michael K." w:date="2015-07-06T20:17:00Z">
        <w:r w:rsidR="00620C68">
          <w:t xml:space="preserve">Besonders positiv ist die Verwendung </w:t>
        </w:r>
      </w:ins>
      <w:ins w:id="2638" w:author="Michael K." w:date="2015-07-06T20:20:00Z">
        <w:r w:rsidR="00620C68">
          <w:t xml:space="preserve">modernster Technologien in Form der Unreal Engine zu erwähnen. Hierbei </w:t>
        </w:r>
      </w:ins>
      <w:ins w:id="2639" w:author="Michael K." w:date="2015-07-06T20:23:00Z">
        <w:r w:rsidR="00550B80">
          <w:t xml:space="preserve">entstand </w:t>
        </w:r>
        <w:r w:rsidR="00E966B4">
          <w:t xml:space="preserve">ein erfrischender Gegensatz zu den sonst vermittelten Technologien, da diese im Laufe der Projektzeit wiederholt </w:t>
        </w:r>
      </w:ins>
      <w:ins w:id="2640" w:author="Michael K." w:date="2015-07-06T21:22:00Z">
        <w:r w:rsidR="00E966B4">
          <w:t>Updates</w:t>
        </w:r>
      </w:ins>
      <w:ins w:id="2641" w:author="Michael K." w:date="2015-07-06T20:23:00Z">
        <w:r w:rsidR="00E966B4">
          <w:t xml:space="preserve"> er</w:t>
        </w:r>
      </w:ins>
      <w:ins w:id="2642" w:author="Michael K." w:date="2015-07-06T21:22:00Z">
        <w:r w:rsidR="00E966B4">
          <w:t xml:space="preserve">fahren hat und </w:t>
        </w:r>
      </w:ins>
      <w:ins w:id="2643" w:author="Michael K." w:date="2015-07-06T21:46:00Z">
        <w:r w:rsidR="001F48E6">
          <w:t xml:space="preserve">so </w:t>
        </w:r>
      </w:ins>
      <w:ins w:id="2644" w:author="Michael K." w:date="2015-07-06T21:22:00Z">
        <w:r w:rsidR="00E966B4">
          <w:t>die Entwicklung mitverfolg</w:t>
        </w:r>
      </w:ins>
      <w:ins w:id="2645" w:author="Michael K." w:date="2015-07-06T21:46:00Z">
        <w:r w:rsidR="001F48E6">
          <w:t>t werden</w:t>
        </w:r>
      </w:ins>
      <w:ins w:id="2646" w:author="Michael K." w:date="2015-07-06T21:22:00Z">
        <w:r w:rsidR="00E966B4">
          <w:t xml:space="preserve"> konnte.</w:t>
        </w:r>
      </w:ins>
    </w:p>
    <w:p w14:paraId="0043122A" w14:textId="77777777" w:rsidR="00E966B4" w:rsidRDefault="00E966B4">
      <w:pPr>
        <w:rPr>
          <w:ins w:id="2647" w:author="Michael K." w:date="2015-07-06T21:26:00Z"/>
        </w:rPr>
        <w:pPrChange w:id="2648" w:author="Michael K." w:date="2015-07-02T15:13:00Z">
          <w:pPr>
            <w:pStyle w:val="berschrift1"/>
            <w:numPr>
              <w:numId w:val="0"/>
            </w:numPr>
          </w:pPr>
        </w:pPrChange>
      </w:pPr>
    </w:p>
    <w:p w14:paraId="281C9207" w14:textId="5A91FCB9" w:rsidR="00E966B4" w:rsidRDefault="00E966B4">
      <w:pPr>
        <w:rPr>
          <w:ins w:id="2649" w:author="Michael K." w:date="2015-07-06T21:30:00Z"/>
        </w:rPr>
        <w:pPrChange w:id="2650" w:author="Michael K." w:date="2015-07-02T15:13:00Z">
          <w:pPr>
            <w:pStyle w:val="berschrift1"/>
            <w:numPr>
              <w:numId w:val="0"/>
            </w:numPr>
          </w:pPr>
        </w:pPrChange>
      </w:pPr>
      <w:ins w:id="2651" w:author="Michael K." w:date="2015-07-06T21:26:00Z">
        <w:r>
          <w:t xml:space="preserve">Ein kleines </w:t>
        </w:r>
      </w:ins>
      <w:ins w:id="2652" w:author="Michael K." w:date="2015-07-06T21:27:00Z">
        <w:r>
          <w:t xml:space="preserve">Highlight </w:t>
        </w:r>
      </w:ins>
      <w:ins w:id="2653"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654" w:author="Michael K." w:date="2015-07-06T21:29:00Z">
        <w:r>
          <w:t>Deutschland</w:t>
        </w:r>
      </w:ins>
      <w:ins w:id="2655" w:author="Michael K." w:date="2015-07-06T21:28:00Z">
        <w:r>
          <w:t xml:space="preserve"> Finale </w:t>
        </w:r>
      </w:ins>
      <w:ins w:id="2656" w:author="Michael K." w:date="2015-07-06T21:29:00Z">
        <w:r>
          <w:t>erreicht.</w:t>
        </w:r>
      </w:ins>
      <w:ins w:id="2657" w:author="Michael K." w:date="2015-07-06T21:30:00Z">
        <w:r>
          <w:t xml:space="preserve"> Diese Teilnahme führte zwar zu Mehraufwand in Form von Dokumenten und Videos, welche </w:t>
        </w:r>
        <w:r w:rsidR="00103CE3">
          <w:t xml:space="preserve">aber teilweise in diese Dokumentation mit </w:t>
        </w:r>
      </w:ins>
      <w:ins w:id="2658" w:author="Michael K." w:date="2015-07-06T21:37:00Z">
        <w:r w:rsidR="00103CE3">
          <w:t>einflossen</w:t>
        </w:r>
      </w:ins>
      <w:ins w:id="2659" w:author="Michael K." w:date="2015-07-06T21:30:00Z">
        <w:r w:rsidR="00103CE3">
          <w:t xml:space="preserve">. </w:t>
        </w:r>
      </w:ins>
    </w:p>
    <w:p w14:paraId="2F97EFCC" w14:textId="77777777" w:rsidR="00103CE3" w:rsidRDefault="00103CE3">
      <w:pPr>
        <w:rPr>
          <w:ins w:id="2660" w:author="Michael K." w:date="2015-07-06T21:37:00Z"/>
        </w:rPr>
        <w:pPrChange w:id="2661" w:author="Michael K." w:date="2015-07-02T15:13:00Z">
          <w:pPr>
            <w:pStyle w:val="berschrift1"/>
            <w:numPr>
              <w:numId w:val="0"/>
            </w:numPr>
          </w:pPr>
        </w:pPrChange>
      </w:pPr>
    </w:p>
    <w:p w14:paraId="63937380" w14:textId="13CAA749" w:rsidR="00222D37" w:rsidRDefault="00103CE3">
      <w:pPr>
        <w:rPr>
          <w:ins w:id="2662" w:author="Michael K." w:date="2015-07-06T21:46:00Z"/>
        </w:rPr>
        <w:pPrChange w:id="2663" w:author="Michael K." w:date="2015-07-02T15:13:00Z">
          <w:pPr>
            <w:pStyle w:val="berschrift1"/>
            <w:numPr>
              <w:numId w:val="0"/>
            </w:numPr>
          </w:pPr>
        </w:pPrChange>
      </w:pPr>
      <w:ins w:id="2664" w:author="Michael K." w:date="2015-07-06T21:37:00Z">
        <w:r>
          <w:t xml:space="preserve">Des Weiteren war es </w:t>
        </w:r>
      </w:ins>
      <w:ins w:id="2665" w:author="Michael K." w:date="2015-07-06T21:40:00Z">
        <w:r>
          <w:t xml:space="preserve">Möglich Vorlesungsinhalte im Laufe des Projektes anzuwenden: Dazu gehören die Basislogikvorlesungen von Prof. Fahr, </w:t>
        </w:r>
      </w:ins>
      <w:ins w:id="2666" w:author="Michael K." w:date="2015-07-06T21:43:00Z">
        <w:r w:rsidR="00222D37">
          <w:t xml:space="preserve">welche bei der Einbindung und Erstellung der künstlichen Intelligenz </w:t>
        </w:r>
      </w:ins>
      <w:ins w:id="2667" w:author="Michael K." w:date="2015-07-06T21:44:00Z">
        <w:r w:rsidR="00222D37">
          <w:t xml:space="preserve">von Hilfe waren. Auch die </w:t>
        </w:r>
      </w:ins>
      <w:ins w:id="2668" w:author="Admin" w:date="2015-07-07T10:44:00Z">
        <w:r w:rsidR="003817E8">
          <w:t xml:space="preserve">Anwendung von </w:t>
        </w:r>
      </w:ins>
      <w:ins w:id="2669" w:author="Michael K." w:date="2015-07-06T21:44:00Z">
        <w:r w:rsidR="00222D37">
          <w:t xml:space="preserve">Design Pattern </w:t>
        </w:r>
      </w:ins>
      <w:ins w:id="2670" w:author="Michael K." w:date="2015-07-06T21:45:00Z">
        <w:r w:rsidR="00222D37">
          <w:t xml:space="preserve">aus der Vorlesung </w:t>
        </w:r>
        <w:r w:rsidR="00222D37" w:rsidRPr="00222D37">
          <w:t>Software Engineering</w:t>
        </w:r>
      </w:ins>
      <w:ins w:id="2671" w:author="Michael K." w:date="2015-07-06T21:44:00Z">
        <w:r w:rsidR="00222D37">
          <w:t xml:space="preserve"> von Prof. Dr. </w:t>
        </w:r>
        <w:proofErr w:type="spellStart"/>
        <w:r w:rsidR="00222D37">
          <w:t>Judt</w:t>
        </w:r>
        <w:proofErr w:type="spellEnd"/>
        <w:r w:rsidR="00222D37">
          <w:t xml:space="preserve"> wurde</w:t>
        </w:r>
        <w:del w:id="2672" w:author="Admin" w:date="2015-07-07T10:44:00Z">
          <w:r w:rsidR="00222D37" w:rsidDel="003817E8">
            <w:delText>n</w:delText>
          </w:r>
        </w:del>
        <w:r w:rsidR="00222D37">
          <w:t xml:space="preserve"> </w:t>
        </w:r>
        <w:del w:id="2673" w:author="Admin" w:date="2015-07-07T10:44:00Z">
          <w:r w:rsidR="00222D37" w:rsidDel="003817E8">
            <w:delText>eingesetzt</w:delText>
          </w:r>
        </w:del>
      </w:ins>
      <w:ins w:id="2674" w:author="Admin" w:date="2015-07-07T10:45:00Z">
        <w:r w:rsidR="003817E8">
          <w:t>berücksichtigt</w:t>
        </w:r>
      </w:ins>
      <w:ins w:id="2675" w:author="Michael K." w:date="2015-07-06T21:44:00Z">
        <w:r w:rsidR="00222D37">
          <w:t xml:space="preserve">. </w:t>
        </w:r>
      </w:ins>
    </w:p>
    <w:p w14:paraId="1CFE1812" w14:textId="77777777" w:rsidR="001F48E6" w:rsidRDefault="001F48E6">
      <w:pPr>
        <w:rPr>
          <w:ins w:id="2676" w:author="Michael K." w:date="2015-07-06T21:46:00Z"/>
        </w:rPr>
        <w:pPrChange w:id="2677" w:author="Michael K." w:date="2015-07-02T15:13:00Z">
          <w:pPr>
            <w:pStyle w:val="berschrift1"/>
            <w:numPr>
              <w:numId w:val="0"/>
            </w:numPr>
          </w:pPr>
        </w:pPrChange>
      </w:pPr>
    </w:p>
    <w:p w14:paraId="5AEE237C" w14:textId="05C1245A" w:rsidR="001F48E6" w:rsidRDefault="001F48E6">
      <w:pPr>
        <w:rPr>
          <w:ins w:id="2678" w:author="Michael K." w:date="2015-07-06T21:43:00Z"/>
        </w:rPr>
        <w:pPrChange w:id="2679" w:author="Michael K." w:date="2015-07-02T15:13:00Z">
          <w:pPr>
            <w:pStyle w:val="berschrift1"/>
            <w:numPr>
              <w:numId w:val="0"/>
            </w:numPr>
          </w:pPr>
        </w:pPrChange>
      </w:pPr>
      <w:ins w:id="2680" w:author="Michael K." w:date="2015-07-06T21:46:00Z">
        <w:r>
          <w:t>Im Rückblick sind wir mit unserem Fortschritt zufrieden: Das Spiel ist lauffähig, bietet alle Basisfunktionalitäten und</w:t>
        </w:r>
        <w:bookmarkStart w:id="2681" w:name="_GoBack"/>
        <w:bookmarkEnd w:id="2681"/>
        <w:r>
          <w:t xml:space="preserve"> bietet noch viel für </w:t>
        </w:r>
      </w:ins>
      <w:ins w:id="2682" w:author="Michael K." w:date="2015-07-06T21:47:00Z">
        <w:r>
          <w:t>zukünftige Entwicklungen.</w:t>
        </w:r>
      </w:ins>
    </w:p>
    <w:p w14:paraId="1D3E5C71" w14:textId="77777777" w:rsidR="00E966B4" w:rsidRPr="00AC4DD5" w:rsidRDefault="00E966B4">
      <w:pPr>
        <w:rPr>
          <w:ins w:id="2683" w:author="Michael K." w:date="2015-07-06T21:23:00Z"/>
        </w:rPr>
        <w:pPrChange w:id="2684"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sdt>
      <w:sdtPr>
        <w:rPr>
          <w:kern w:val="0"/>
          <w:sz w:val="24"/>
        </w:rPr>
        <w:id w:val="-2062934921"/>
        <w:docPartObj>
          <w:docPartGallery w:val="Bibliographies"/>
          <w:docPartUnique/>
        </w:docPartObj>
      </w:sdtPr>
      <w:sdtEndPr>
        <w:rPr>
          <w:b w:val="0"/>
        </w:rPr>
      </w:sdtEndPr>
      <w:sdtContent>
        <w:p w14:paraId="4E309E71" w14:textId="2F824E6A" w:rsidR="00235CFC" w:rsidRDefault="00235CFC" w:rsidP="00EC1852">
          <w:pPr>
            <w:pStyle w:val="berschrift1"/>
            <w:numPr>
              <w:ilvl w:val="0"/>
              <w:numId w:val="0"/>
            </w:numPr>
            <w:pPrChange w:id="2685" w:author="Admin" w:date="2015-07-08T08:55:00Z">
              <w:pPr>
                <w:pStyle w:val="berschrift1"/>
                <w:numPr>
                  <w:numId w:val="0"/>
                </w:numPr>
              </w:pPr>
            </w:pPrChange>
          </w:pPr>
          <w:del w:id="2686" w:author="Admin" w:date="2015-07-08T08:59:00Z">
            <w:r w:rsidDel="000E14AF">
              <w:delText>L</w:delText>
            </w:r>
          </w:del>
          <w:bookmarkStart w:id="2687" w:name="_Toc424109407"/>
          <w:ins w:id="2688" w:author="Admin" w:date="2015-07-08T08:59:00Z">
            <w:r w:rsidR="000E14AF">
              <w:t>L</w:t>
            </w:r>
          </w:ins>
          <w:r>
            <w:t>iteraturverzeichnis</w:t>
          </w:r>
          <w:bookmarkEnd w:id="2687"/>
        </w:p>
        <w:sdt>
          <w:sdtPr>
            <w:id w:val="111145805"/>
            <w:bibliography/>
          </w:sdtPr>
          <w:sdtEndPr/>
          <w:sdtContent>
            <w:p w14:paraId="70EF2C64" w14:textId="77777777" w:rsidR="000E14AF"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0E14AF" w14:paraId="4B3506EC" w14:textId="77777777">
                <w:trPr>
                  <w:divId w:val="953754978"/>
                  <w:tblCellSpacing w:w="15" w:type="dxa"/>
                </w:trPr>
                <w:tc>
                  <w:tcPr>
                    <w:tcW w:w="50" w:type="pct"/>
                    <w:hideMark/>
                  </w:tcPr>
                  <w:p w14:paraId="461A9FCE" w14:textId="77777777" w:rsidR="000E14AF" w:rsidRDefault="000E14AF">
                    <w:pPr>
                      <w:pStyle w:val="Literaturverzeichnis"/>
                      <w:rPr>
                        <w:noProof/>
                        <w:szCs w:val="24"/>
                      </w:rPr>
                    </w:pPr>
                    <w:r>
                      <w:rPr>
                        <w:noProof/>
                      </w:rPr>
                      <w:t xml:space="preserve">[1] </w:t>
                    </w:r>
                  </w:p>
                </w:tc>
                <w:tc>
                  <w:tcPr>
                    <w:tcW w:w="0" w:type="auto"/>
                    <w:hideMark/>
                  </w:tcPr>
                  <w:p w14:paraId="06717F80" w14:textId="77777777" w:rsidR="000E14AF" w:rsidRDefault="000E14AF">
                    <w:pPr>
                      <w:pStyle w:val="Literaturverzeichnis"/>
                      <w:rPr>
                        <w:noProof/>
                      </w:rPr>
                    </w:pPr>
                    <w:r>
                      <w:rPr>
                        <w:noProof/>
                      </w:rPr>
                      <w:t>RoboCup Federation, „RoboCup Soccer Server Users Manual,“ RoboCup Federation, 2003.</w:t>
                    </w:r>
                  </w:p>
                </w:tc>
              </w:tr>
              <w:tr w:rsidR="000E14AF" w14:paraId="61E7C9C1" w14:textId="77777777">
                <w:trPr>
                  <w:divId w:val="953754978"/>
                  <w:tblCellSpacing w:w="15" w:type="dxa"/>
                </w:trPr>
                <w:tc>
                  <w:tcPr>
                    <w:tcW w:w="50" w:type="pct"/>
                    <w:hideMark/>
                  </w:tcPr>
                  <w:p w14:paraId="4C577921" w14:textId="77777777" w:rsidR="000E14AF" w:rsidRDefault="000E14AF">
                    <w:pPr>
                      <w:pStyle w:val="Literaturverzeichnis"/>
                      <w:rPr>
                        <w:noProof/>
                      </w:rPr>
                    </w:pPr>
                    <w:r>
                      <w:rPr>
                        <w:noProof/>
                      </w:rPr>
                      <w:t xml:space="preserve">[2] </w:t>
                    </w:r>
                  </w:p>
                </w:tc>
                <w:tc>
                  <w:tcPr>
                    <w:tcW w:w="0" w:type="auto"/>
                    <w:hideMark/>
                  </w:tcPr>
                  <w:p w14:paraId="52CEC852" w14:textId="77777777" w:rsidR="000E14AF" w:rsidRDefault="000E14AF">
                    <w:pPr>
                      <w:pStyle w:val="Literaturverzeichnis"/>
                      <w:rPr>
                        <w:noProof/>
                      </w:rPr>
                    </w:pPr>
                    <w:r>
                      <w:rPr>
                        <w:noProof/>
                      </w:rPr>
                      <w:t xml:space="preserve">Lämmel, U., Cleve, J., Künstliche Intelligenz, München: Hanser, 2012. </w:t>
                    </w:r>
                  </w:p>
                </w:tc>
              </w:tr>
              <w:tr w:rsidR="000E14AF" w14:paraId="660928AC" w14:textId="77777777">
                <w:trPr>
                  <w:divId w:val="953754978"/>
                  <w:tblCellSpacing w:w="15" w:type="dxa"/>
                </w:trPr>
                <w:tc>
                  <w:tcPr>
                    <w:tcW w:w="50" w:type="pct"/>
                    <w:hideMark/>
                  </w:tcPr>
                  <w:p w14:paraId="1433D465" w14:textId="77777777" w:rsidR="000E14AF" w:rsidRDefault="000E14AF">
                    <w:pPr>
                      <w:pStyle w:val="Literaturverzeichnis"/>
                      <w:rPr>
                        <w:noProof/>
                      </w:rPr>
                    </w:pPr>
                    <w:r>
                      <w:rPr>
                        <w:noProof/>
                      </w:rPr>
                      <w:t xml:space="preserve">[3] </w:t>
                    </w:r>
                  </w:p>
                </w:tc>
                <w:tc>
                  <w:tcPr>
                    <w:tcW w:w="0" w:type="auto"/>
                    <w:hideMark/>
                  </w:tcPr>
                  <w:p w14:paraId="2367F405" w14:textId="77777777" w:rsidR="000E14AF" w:rsidRDefault="000E14AF">
                    <w:pPr>
                      <w:pStyle w:val="Literaturverzeichnis"/>
                      <w:rPr>
                        <w:noProof/>
                      </w:rPr>
                    </w:pPr>
                    <w:r>
                      <w:rPr>
                        <w:noProof/>
                      </w:rPr>
                      <w:t xml:space="preserve">Norvig, R., Russel, S., Künstliche Intelligenz - Ein moderner Ansatz - 2. Auflage, München: Pearson Studium, 2004. </w:t>
                    </w:r>
                  </w:p>
                </w:tc>
              </w:tr>
            </w:tbl>
            <w:p w14:paraId="086A4BEB" w14:textId="77777777" w:rsidR="000E14AF" w:rsidRDefault="000E14AF">
              <w:pPr>
                <w:divId w:val="953754978"/>
                <w:rPr>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EC1852">
      <w:pPr>
        <w:pStyle w:val="berschrift1"/>
        <w:numPr>
          <w:ilvl w:val="0"/>
          <w:numId w:val="0"/>
        </w:numPr>
        <w:pPrChange w:id="2689" w:author="Admin" w:date="2015-07-08T08:55:00Z">
          <w:pPr>
            <w:pStyle w:val="berschrift1"/>
            <w:numPr>
              <w:numId w:val="0"/>
            </w:numPr>
          </w:pPr>
        </w:pPrChange>
      </w:pPr>
      <w:bookmarkStart w:id="2690" w:name="_Toc424109408"/>
      <w:r>
        <w:lastRenderedPageBreak/>
        <w:t>Abbildungsverzeichnis</w:t>
      </w:r>
      <w:bookmarkEnd w:id="2690"/>
    </w:p>
    <w:p w14:paraId="377EBA0C" w14:textId="77777777" w:rsidR="00867956" w:rsidRDefault="00986767">
      <w:pPr>
        <w:pStyle w:val="Abbildungsverzeichnis"/>
        <w:rPr>
          <w:ins w:id="2691"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692"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693"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694" w:author="Maximilian Schmitz" w:date="2015-06-19T09:20:00Z"/>
          <w:rFonts w:asciiTheme="minorHAnsi" w:eastAsiaTheme="minorEastAsia" w:hAnsiTheme="minorHAnsi" w:cstheme="minorBidi"/>
          <w:sz w:val="22"/>
          <w:szCs w:val="22"/>
        </w:rPr>
      </w:pPr>
      <w:ins w:id="2695"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696"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697" w:author="Maximilian Schmitz" w:date="2015-06-19T09:20:00Z"/>
          <w:rFonts w:asciiTheme="minorHAnsi" w:eastAsiaTheme="minorEastAsia" w:hAnsiTheme="minorHAnsi" w:cstheme="minorBidi"/>
          <w:sz w:val="22"/>
          <w:szCs w:val="22"/>
        </w:rPr>
      </w:pPr>
      <w:ins w:id="2698"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699"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700" w:author="Maximilian Schmitz" w:date="2015-06-19T09:20:00Z"/>
          <w:rFonts w:asciiTheme="minorHAnsi" w:eastAsiaTheme="minorEastAsia" w:hAnsiTheme="minorHAnsi" w:cstheme="minorBidi"/>
          <w:sz w:val="22"/>
          <w:szCs w:val="22"/>
        </w:rPr>
      </w:pPr>
      <w:ins w:id="2701"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702"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703" w:author="Maximilian Schmitz" w:date="2015-06-19T09:20:00Z"/>
          <w:rFonts w:asciiTheme="minorHAnsi" w:eastAsiaTheme="minorEastAsia" w:hAnsiTheme="minorHAnsi" w:cstheme="minorBidi"/>
          <w:sz w:val="22"/>
          <w:szCs w:val="22"/>
        </w:rPr>
      </w:pPr>
      <w:ins w:id="2704"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705"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706" w:author="Maximilian Schmitz" w:date="2015-06-19T09:20:00Z"/>
          <w:rFonts w:asciiTheme="minorHAnsi" w:eastAsiaTheme="minorEastAsia" w:hAnsiTheme="minorHAnsi" w:cstheme="minorBidi"/>
          <w:sz w:val="22"/>
          <w:szCs w:val="22"/>
        </w:rPr>
      </w:pPr>
      <w:ins w:id="2707"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708"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709" w:author="Maximilian Schmitz" w:date="2015-06-19T09:20:00Z"/>
          <w:rFonts w:asciiTheme="minorHAnsi" w:eastAsiaTheme="minorEastAsia" w:hAnsiTheme="minorHAnsi" w:cstheme="minorBidi"/>
          <w:sz w:val="22"/>
          <w:szCs w:val="22"/>
        </w:rPr>
      </w:pPr>
      <w:ins w:id="2710"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711"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712" w:author="Maximilian Schmitz" w:date="2015-06-19T09:20:00Z"/>
          <w:rFonts w:asciiTheme="minorHAnsi" w:eastAsiaTheme="minorEastAsia" w:hAnsiTheme="minorHAnsi" w:cstheme="minorBidi"/>
          <w:sz w:val="22"/>
          <w:szCs w:val="22"/>
        </w:rPr>
      </w:pPr>
      <w:ins w:id="2713"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714"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715" w:author="Maximilian Schmitz" w:date="2015-06-19T09:19:00Z"/>
          <w:b/>
          <w:bCs/>
          <w:noProof/>
        </w:rPr>
      </w:pPr>
      <w:del w:id="2716"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717" w:author="Maximilian Schmitz" w:date="2015-06-19T09:19:00Z"/>
          <w:b/>
          <w:kern w:val="28"/>
          <w:sz w:val="32"/>
        </w:rPr>
      </w:pPr>
      <w:ins w:id="2718" w:author="Maximilian Schmitz" w:date="2015-06-19T09:19:00Z">
        <w:r>
          <w:br w:type="page"/>
        </w:r>
      </w:ins>
    </w:p>
    <w:p w14:paraId="2263B5F9" w14:textId="77777777" w:rsidR="0033512B" w:rsidDel="0033512B" w:rsidRDefault="0033512B" w:rsidP="000E14AF">
      <w:pPr>
        <w:pStyle w:val="berschrift1"/>
        <w:numPr>
          <w:ilvl w:val="0"/>
          <w:numId w:val="0"/>
        </w:numPr>
        <w:rPr>
          <w:del w:id="2719" w:author="Maximilian Schmitz" w:date="2015-06-19T09:19:00Z"/>
        </w:rPr>
        <w:pPrChange w:id="2720" w:author="Admin" w:date="2015-07-08T08:59:00Z">
          <w:pPr/>
        </w:pPrChange>
      </w:pPr>
      <w:bookmarkStart w:id="2721" w:name="_Toc424109409"/>
      <w:ins w:id="2722" w:author="Maximilian Schmitz" w:date="2015-06-19T09:19:00Z">
        <w:r>
          <w:lastRenderedPageBreak/>
          <w:t>Tabellenverzeichnis</w:t>
        </w:r>
      </w:ins>
      <w:bookmarkEnd w:id="2721"/>
    </w:p>
    <w:p w14:paraId="6648D9C3" w14:textId="77777777" w:rsidR="00037140" w:rsidDel="0033512B" w:rsidRDefault="00037140" w:rsidP="000E14AF">
      <w:pPr>
        <w:pStyle w:val="berschrift1"/>
        <w:numPr>
          <w:ilvl w:val="0"/>
          <w:numId w:val="0"/>
        </w:numPr>
        <w:rPr>
          <w:del w:id="2723" w:author="Maximilian Schmitz" w:date="2015-06-19T09:19:00Z"/>
        </w:rPr>
        <w:pPrChange w:id="2724" w:author="Admin" w:date="2015-07-08T08:59:00Z">
          <w:pPr/>
        </w:pPrChange>
      </w:pPr>
      <w:del w:id="2725" w:author="Maximilian Schmitz" w:date="2015-06-19T09:19:00Z">
        <w:r w:rsidDel="0033512B">
          <w:br w:type="page"/>
        </w:r>
      </w:del>
    </w:p>
    <w:p w14:paraId="13D6F28C" w14:textId="77777777" w:rsidR="0033512B" w:rsidRPr="0033512B" w:rsidRDefault="0033512B" w:rsidP="000E14AF">
      <w:pPr>
        <w:pStyle w:val="berschrift1"/>
        <w:numPr>
          <w:ilvl w:val="0"/>
          <w:numId w:val="0"/>
        </w:numPr>
        <w:rPr>
          <w:ins w:id="2726" w:author="Maximilian Schmitz" w:date="2015-06-19T09:19:00Z"/>
          <w:rFonts w:eastAsiaTheme="minorEastAsia"/>
          <w:rPrChange w:id="2727" w:author="Maximilian Schmitz" w:date="2015-06-19T09:19:00Z">
            <w:rPr>
              <w:ins w:id="2728" w:author="Maximilian Schmitz" w:date="2015-06-19T09:19:00Z"/>
            </w:rPr>
          </w:rPrChange>
        </w:rPr>
        <w:pPrChange w:id="2729" w:author="Admin" w:date="2015-07-08T08:59:00Z">
          <w:pPr>
            <w:pStyle w:val="Abbildungsverzeichnis"/>
          </w:pPr>
        </w:pPrChange>
      </w:pPr>
    </w:p>
    <w:p w14:paraId="38239D22" w14:textId="77777777" w:rsidR="00867956" w:rsidRDefault="0033512B">
      <w:pPr>
        <w:pStyle w:val="Abbildungsverzeichnis"/>
        <w:rPr>
          <w:ins w:id="2730" w:author="Maximilian Schmitz" w:date="2015-06-19T09:20:00Z"/>
          <w:rFonts w:asciiTheme="minorHAnsi" w:eastAsiaTheme="minorEastAsia" w:hAnsiTheme="minorHAnsi" w:cstheme="minorBidi"/>
          <w:sz w:val="22"/>
          <w:szCs w:val="22"/>
        </w:rPr>
      </w:pPr>
      <w:ins w:id="2731" w:author="Maximilian Schmitz" w:date="2015-06-19T09:19:00Z">
        <w:r>
          <w:fldChar w:fldCharType="begin"/>
        </w:r>
        <w:r>
          <w:instrText xml:space="preserve"> TOC \h \z \c "Tabelle" </w:instrText>
        </w:r>
      </w:ins>
      <w:r>
        <w:fldChar w:fldCharType="separate"/>
      </w:r>
      <w:ins w:id="2732"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733"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734" w:author="Maximilian Schmitz" w:date="2015-06-19T09:20:00Z"/>
          <w:rFonts w:asciiTheme="minorHAnsi" w:eastAsiaTheme="minorEastAsia" w:hAnsiTheme="minorHAnsi" w:cstheme="minorBidi"/>
          <w:sz w:val="22"/>
          <w:szCs w:val="22"/>
        </w:rPr>
      </w:pPr>
      <w:ins w:id="2735"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736"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737" w:author="Maximilian Schmitz" w:date="2015-06-19T09:20:00Z"/>
          <w:rFonts w:asciiTheme="minorHAnsi" w:eastAsiaTheme="minorEastAsia" w:hAnsiTheme="minorHAnsi" w:cstheme="minorBidi"/>
          <w:sz w:val="22"/>
          <w:szCs w:val="22"/>
        </w:rPr>
      </w:pPr>
      <w:ins w:id="2738"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739"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740" w:author="Maximilian Schmitz" w:date="2015-06-19T09:18:00Z"/>
          <w:b/>
          <w:kern w:val="28"/>
          <w:sz w:val="32"/>
        </w:rPr>
      </w:pPr>
      <w:ins w:id="2741" w:author="Maximilian Schmitz" w:date="2015-06-19T09:19:00Z">
        <w:r>
          <w:fldChar w:fldCharType="end"/>
        </w:r>
      </w:ins>
      <w:ins w:id="2742" w:author="Maximilian Schmitz" w:date="2015-06-19T09:18:00Z">
        <w:r>
          <w:br w:type="page"/>
        </w:r>
      </w:ins>
    </w:p>
    <w:p w14:paraId="35A41E87" w14:textId="77777777" w:rsidR="00C55980" w:rsidRDefault="00037140" w:rsidP="00EC1852">
      <w:pPr>
        <w:pStyle w:val="berschrift1"/>
        <w:numPr>
          <w:ilvl w:val="0"/>
          <w:numId w:val="0"/>
        </w:numPr>
        <w:pPrChange w:id="2743" w:author="Admin" w:date="2015-07-08T08:55:00Z">
          <w:pPr>
            <w:pStyle w:val="berschrift1"/>
            <w:numPr>
              <w:numId w:val="0"/>
            </w:numPr>
          </w:pPr>
        </w:pPrChange>
      </w:pPr>
      <w:bookmarkStart w:id="2744" w:name="_Toc424109410"/>
      <w:r>
        <w:lastRenderedPageBreak/>
        <w:t>Abkürzungsverzeichnis</w:t>
      </w:r>
      <w:bookmarkEnd w:id="2744"/>
    </w:p>
    <w:tbl>
      <w:tblPr>
        <w:tblStyle w:val="Tabellenraster"/>
        <w:tblW w:w="0" w:type="auto"/>
        <w:tblLook w:val="04A0" w:firstRow="1" w:lastRow="0" w:firstColumn="1" w:lastColumn="0" w:noHBand="0" w:noVBand="1"/>
        <w:tblPrChange w:id="2745" w:author="Admin" w:date="2015-07-07T14:19:00Z">
          <w:tblPr>
            <w:tblStyle w:val="Tabellenraster"/>
            <w:tblW w:w="0" w:type="auto"/>
            <w:tblLook w:val="04A0" w:firstRow="1" w:lastRow="0" w:firstColumn="1" w:lastColumn="0" w:noHBand="0" w:noVBand="1"/>
          </w:tblPr>
        </w:tblPrChange>
      </w:tblPr>
      <w:tblGrid>
        <w:gridCol w:w="1403"/>
        <w:gridCol w:w="7885"/>
        <w:tblGridChange w:id="2746">
          <w:tblGrid>
            <w:gridCol w:w="4606"/>
            <w:gridCol w:w="4606"/>
          </w:tblGrid>
        </w:tblGridChange>
      </w:tblGrid>
      <w:tr w:rsidR="001471E5" w14:paraId="78BAFF99" w14:textId="77777777" w:rsidTr="001471E5">
        <w:trPr>
          <w:ins w:id="2747" w:author="Admin" w:date="2015-07-07T14:22:00Z"/>
        </w:trPr>
        <w:tc>
          <w:tcPr>
            <w:tcW w:w="1242" w:type="dxa"/>
            <w:tcPrChange w:id="2748" w:author="Admin" w:date="2015-07-07T14:19:00Z">
              <w:tcPr>
                <w:tcW w:w="4606" w:type="dxa"/>
              </w:tcPr>
            </w:tcPrChange>
          </w:tcPr>
          <w:p w14:paraId="7C222C31" w14:textId="77777777" w:rsidR="001471E5" w:rsidRDefault="001471E5" w:rsidP="0036571F">
            <w:pPr>
              <w:tabs>
                <w:tab w:val="left" w:pos="1701"/>
              </w:tabs>
              <w:rPr>
                <w:ins w:id="2749" w:author="Admin" w:date="2015-07-07T14:22:00Z"/>
                <w:lang w:val="fr-FR"/>
              </w:rPr>
            </w:pPr>
          </w:p>
        </w:tc>
        <w:tc>
          <w:tcPr>
            <w:tcW w:w="7970" w:type="dxa"/>
            <w:tcPrChange w:id="2750" w:author="Admin" w:date="2015-07-07T14:19:00Z">
              <w:tcPr>
                <w:tcW w:w="4606" w:type="dxa"/>
              </w:tcPr>
            </w:tcPrChange>
          </w:tcPr>
          <w:p w14:paraId="46063F66" w14:textId="77777777" w:rsidR="001471E5" w:rsidRDefault="001471E5" w:rsidP="0036571F">
            <w:pPr>
              <w:tabs>
                <w:tab w:val="left" w:pos="1701"/>
              </w:tabs>
              <w:rPr>
                <w:ins w:id="2751" w:author="Admin" w:date="2015-07-07T14:22:00Z"/>
                <w:lang w:val="fr-FR"/>
              </w:rPr>
            </w:pPr>
          </w:p>
        </w:tc>
      </w:tr>
      <w:tr w:rsidR="001471E5" w14:paraId="5129AFC8" w14:textId="77777777" w:rsidTr="001471E5">
        <w:trPr>
          <w:ins w:id="2752" w:author="Admin" w:date="2015-07-07T14:22:00Z"/>
        </w:trPr>
        <w:tc>
          <w:tcPr>
            <w:tcW w:w="1242" w:type="dxa"/>
            <w:tcPrChange w:id="2753" w:author="Admin" w:date="2015-07-07T14:19:00Z">
              <w:tcPr>
                <w:tcW w:w="4606" w:type="dxa"/>
              </w:tcPr>
            </w:tcPrChange>
          </w:tcPr>
          <w:p w14:paraId="38EC7EBA" w14:textId="77777777" w:rsidR="001471E5" w:rsidRDefault="001471E5" w:rsidP="0036571F">
            <w:pPr>
              <w:tabs>
                <w:tab w:val="left" w:pos="1701"/>
              </w:tabs>
              <w:rPr>
                <w:ins w:id="2754" w:author="Admin" w:date="2015-07-07T14:22:00Z"/>
                <w:lang w:val="fr-FR"/>
              </w:rPr>
            </w:pPr>
          </w:p>
        </w:tc>
        <w:tc>
          <w:tcPr>
            <w:tcW w:w="7970" w:type="dxa"/>
            <w:tcPrChange w:id="2755" w:author="Admin" w:date="2015-07-07T14:19:00Z">
              <w:tcPr>
                <w:tcW w:w="4606" w:type="dxa"/>
              </w:tcPr>
            </w:tcPrChange>
          </w:tcPr>
          <w:p w14:paraId="63C68002" w14:textId="77777777" w:rsidR="001471E5" w:rsidRDefault="001471E5" w:rsidP="0036571F">
            <w:pPr>
              <w:tabs>
                <w:tab w:val="left" w:pos="1701"/>
              </w:tabs>
              <w:rPr>
                <w:ins w:id="2756" w:author="Admin" w:date="2015-07-07T14:22:00Z"/>
                <w:lang w:val="fr-FR"/>
              </w:rPr>
            </w:pPr>
          </w:p>
        </w:tc>
      </w:tr>
      <w:tr w:rsidR="001471E5" w14:paraId="214C4D60" w14:textId="77777777" w:rsidTr="001471E5">
        <w:trPr>
          <w:ins w:id="2757" w:author="Admin" w:date="2015-07-07T14:22:00Z"/>
        </w:trPr>
        <w:tc>
          <w:tcPr>
            <w:tcW w:w="1242" w:type="dxa"/>
            <w:tcPrChange w:id="2758" w:author="Admin" w:date="2015-07-07T14:19:00Z">
              <w:tcPr>
                <w:tcW w:w="4606" w:type="dxa"/>
              </w:tcPr>
            </w:tcPrChange>
          </w:tcPr>
          <w:p w14:paraId="47496A71" w14:textId="77777777" w:rsidR="001471E5" w:rsidRDefault="001471E5" w:rsidP="0036571F">
            <w:pPr>
              <w:tabs>
                <w:tab w:val="left" w:pos="1701"/>
              </w:tabs>
              <w:rPr>
                <w:ins w:id="2759" w:author="Admin" w:date="2015-07-07T14:22:00Z"/>
                <w:lang w:val="fr-FR"/>
              </w:rPr>
            </w:pPr>
          </w:p>
        </w:tc>
        <w:tc>
          <w:tcPr>
            <w:tcW w:w="7970" w:type="dxa"/>
            <w:tcPrChange w:id="2760" w:author="Admin" w:date="2015-07-07T14:19:00Z">
              <w:tcPr>
                <w:tcW w:w="4606" w:type="dxa"/>
              </w:tcPr>
            </w:tcPrChange>
          </w:tcPr>
          <w:p w14:paraId="66854245" w14:textId="77777777" w:rsidR="001471E5" w:rsidRDefault="001471E5" w:rsidP="0036571F">
            <w:pPr>
              <w:tabs>
                <w:tab w:val="left" w:pos="1701"/>
              </w:tabs>
              <w:rPr>
                <w:ins w:id="2761" w:author="Admin" w:date="2015-07-07T14:22:00Z"/>
                <w:lang w:val="fr-FR"/>
              </w:rPr>
            </w:pPr>
          </w:p>
        </w:tc>
      </w:tr>
      <w:tr w:rsidR="001471E5" w14:paraId="28876F68" w14:textId="77777777" w:rsidTr="001471E5">
        <w:trPr>
          <w:ins w:id="2762" w:author="Admin" w:date="2015-07-07T14:22:00Z"/>
        </w:trPr>
        <w:tc>
          <w:tcPr>
            <w:tcW w:w="1242" w:type="dxa"/>
            <w:tcPrChange w:id="2763" w:author="Admin" w:date="2015-07-07T14:19:00Z">
              <w:tcPr>
                <w:tcW w:w="4606" w:type="dxa"/>
              </w:tcPr>
            </w:tcPrChange>
          </w:tcPr>
          <w:p w14:paraId="07411C78" w14:textId="77777777" w:rsidR="001471E5" w:rsidRDefault="001471E5" w:rsidP="001471E5">
            <w:pPr>
              <w:tabs>
                <w:tab w:val="left" w:pos="1701"/>
              </w:tabs>
              <w:rPr>
                <w:ins w:id="2764" w:author="Admin" w:date="2015-07-07T14:22:00Z"/>
                <w:lang w:val="fr-FR"/>
              </w:rPr>
            </w:pPr>
            <w:ins w:id="2765" w:author="Admin" w:date="2015-07-07T14:22:00Z">
              <w:r w:rsidRPr="001471E5">
                <w:rPr>
                  <w:lang w:val="fr-FR"/>
                </w:rPr>
                <w:t>3D</w:t>
              </w:r>
            </w:ins>
          </w:p>
        </w:tc>
        <w:tc>
          <w:tcPr>
            <w:tcW w:w="7970" w:type="dxa"/>
            <w:tcPrChange w:id="2766" w:author="Admin" w:date="2015-07-07T14:19:00Z">
              <w:tcPr>
                <w:tcW w:w="4606" w:type="dxa"/>
              </w:tcPr>
            </w:tcPrChange>
          </w:tcPr>
          <w:p w14:paraId="67EDCABC" w14:textId="77777777" w:rsidR="001471E5" w:rsidRDefault="001471E5" w:rsidP="0036571F">
            <w:pPr>
              <w:tabs>
                <w:tab w:val="left" w:pos="1701"/>
              </w:tabs>
              <w:rPr>
                <w:ins w:id="2767" w:author="Admin" w:date="2015-07-07T14:22:00Z"/>
                <w:lang w:val="fr-FR"/>
              </w:rPr>
            </w:pPr>
          </w:p>
        </w:tc>
      </w:tr>
      <w:tr w:rsidR="001471E5" w14:paraId="22F1001B" w14:textId="77777777" w:rsidTr="001471E5">
        <w:trPr>
          <w:ins w:id="2768" w:author="Admin" w:date="2015-07-07T14:22:00Z"/>
        </w:trPr>
        <w:tc>
          <w:tcPr>
            <w:tcW w:w="1242" w:type="dxa"/>
            <w:tcPrChange w:id="2769" w:author="Admin" w:date="2015-07-07T14:19:00Z">
              <w:tcPr>
                <w:tcW w:w="4606" w:type="dxa"/>
              </w:tcPr>
            </w:tcPrChange>
          </w:tcPr>
          <w:p w14:paraId="6EC9ABD7" w14:textId="77777777" w:rsidR="001471E5" w:rsidRDefault="001471E5" w:rsidP="0036571F">
            <w:pPr>
              <w:tabs>
                <w:tab w:val="left" w:pos="1701"/>
              </w:tabs>
              <w:rPr>
                <w:ins w:id="2770" w:author="Admin" w:date="2015-07-07T14:22:00Z"/>
                <w:lang w:val="fr-FR"/>
              </w:rPr>
            </w:pPr>
            <w:ins w:id="2771" w:author="Admin" w:date="2015-07-07T14:22:00Z">
              <w:r w:rsidRPr="001471E5">
                <w:rPr>
                  <w:lang w:val="fr-FR"/>
                </w:rPr>
                <w:t>CPU</w:t>
              </w:r>
            </w:ins>
          </w:p>
        </w:tc>
        <w:tc>
          <w:tcPr>
            <w:tcW w:w="7970" w:type="dxa"/>
            <w:tcPrChange w:id="2772" w:author="Admin" w:date="2015-07-07T14:19:00Z">
              <w:tcPr>
                <w:tcW w:w="4606" w:type="dxa"/>
              </w:tcPr>
            </w:tcPrChange>
          </w:tcPr>
          <w:p w14:paraId="49D246C0" w14:textId="77777777" w:rsidR="001471E5" w:rsidRDefault="001471E5" w:rsidP="0036571F">
            <w:pPr>
              <w:tabs>
                <w:tab w:val="left" w:pos="1701"/>
              </w:tabs>
              <w:rPr>
                <w:ins w:id="2773" w:author="Admin" w:date="2015-07-07T14:22:00Z"/>
                <w:lang w:val="fr-FR"/>
              </w:rPr>
            </w:pPr>
          </w:p>
        </w:tc>
      </w:tr>
      <w:tr w:rsidR="001471E5" w14:paraId="4D4D130D" w14:textId="77777777" w:rsidTr="001471E5">
        <w:trPr>
          <w:ins w:id="2774" w:author="Admin" w:date="2015-07-07T14:22:00Z"/>
        </w:trPr>
        <w:tc>
          <w:tcPr>
            <w:tcW w:w="1242" w:type="dxa"/>
            <w:tcPrChange w:id="2775" w:author="Admin" w:date="2015-07-07T14:19:00Z">
              <w:tcPr>
                <w:tcW w:w="4606" w:type="dxa"/>
              </w:tcPr>
            </w:tcPrChange>
          </w:tcPr>
          <w:p w14:paraId="129DC2CF" w14:textId="77777777" w:rsidR="001471E5" w:rsidRDefault="001471E5" w:rsidP="001471E5">
            <w:pPr>
              <w:tabs>
                <w:tab w:val="left" w:pos="1701"/>
              </w:tabs>
              <w:rPr>
                <w:ins w:id="2776" w:author="Admin" w:date="2015-07-07T14:22:00Z"/>
                <w:lang w:val="fr-FR"/>
              </w:rPr>
            </w:pPr>
            <w:ins w:id="2777" w:author="Admin" w:date="2015-07-07T14:22:00Z">
              <w:r w:rsidRPr="001471E5">
                <w:rPr>
                  <w:lang w:val="fr-FR"/>
                </w:rPr>
                <w:t>KI</w:t>
              </w:r>
            </w:ins>
          </w:p>
        </w:tc>
        <w:tc>
          <w:tcPr>
            <w:tcW w:w="7970" w:type="dxa"/>
            <w:tcPrChange w:id="2778" w:author="Admin" w:date="2015-07-07T14:19:00Z">
              <w:tcPr>
                <w:tcW w:w="4606" w:type="dxa"/>
              </w:tcPr>
            </w:tcPrChange>
          </w:tcPr>
          <w:p w14:paraId="49473F1D" w14:textId="77777777" w:rsidR="001471E5" w:rsidRDefault="001471E5" w:rsidP="0036571F">
            <w:pPr>
              <w:tabs>
                <w:tab w:val="left" w:pos="1701"/>
              </w:tabs>
              <w:rPr>
                <w:ins w:id="2779" w:author="Admin" w:date="2015-07-07T14:22:00Z"/>
                <w:lang w:val="fr-FR"/>
              </w:rPr>
            </w:pPr>
          </w:p>
        </w:tc>
      </w:tr>
      <w:tr w:rsidR="001471E5" w14:paraId="4943F030" w14:textId="77777777" w:rsidTr="001471E5">
        <w:trPr>
          <w:ins w:id="2780" w:author="Admin" w:date="2015-07-07T14:22:00Z"/>
        </w:trPr>
        <w:tc>
          <w:tcPr>
            <w:tcW w:w="1242" w:type="dxa"/>
            <w:tcPrChange w:id="2781" w:author="Admin" w:date="2015-07-07T14:19:00Z">
              <w:tcPr>
                <w:tcW w:w="4606" w:type="dxa"/>
              </w:tcPr>
            </w:tcPrChange>
          </w:tcPr>
          <w:p w14:paraId="20E0B98F" w14:textId="77777777" w:rsidR="001471E5" w:rsidRDefault="001471E5" w:rsidP="0036571F">
            <w:pPr>
              <w:tabs>
                <w:tab w:val="left" w:pos="1701"/>
              </w:tabs>
              <w:rPr>
                <w:ins w:id="2782" w:author="Admin" w:date="2015-07-07T14:22:00Z"/>
                <w:lang w:val="fr-FR"/>
              </w:rPr>
            </w:pPr>
            <w:ins w:id="2783" w:author="Admin" w:date="2015-07-07T14:22:00Z">
              <w:r w:rsidRPr="001471E5">
                <w:rPr>
                  <w:lang w:val="fr-FR"/>
                </w:rPr>
                <w:t>WYSIWYG</w:t>
              </w:r>
            </w:ins>
          </w:p>
        </w:tc>
        <w:tc>
          <w:tcPr>
            <w:tcW w:w="7970" w:type="dxa"/>
            <w:tcPrChange w:id="2784" w:author="Admin" w:date="2015-07-07T14:19:00Z">
              <w:tcPr>
                <w:tcW w:w="4606" w:type="dxa"/>
              </w:tcPr>
            </w:tcPrChange>
          </w:tcPr>
          <w:p w14:paraId="683B62A3" w14:textId="77777777" w:rsidR="001471E5" w:rsidRDefault="001471E5" w:rsidP="0036571F">
            <w:pPr>
              <w:tabs>
                <w:tab w:val="left" w:pos="1701"/>
              </w:tabs>
              <w:rPr>
                <w:ins w:id="2785" w:author="Admin" w:date="2015-07-07T14:22:00Z"/>
                <w:lang w:val="fr-FR"/>
              </w:rPr>
            </w:pPr>
          </w:p>
        </w:tc>
      </w:tr>
      <w:tr w:rsidR="001471E5" w14:paraId="0D14D9D6" w14:textId="77777777" w:rsidTr="001471E5">
        <w:trPr>
          <w:ins w:id="2786" w:author="Admin" w:date="2015-07-07T14:22:00Z"/>
        </w:trPr>
        <w:tc>
          <w:tcPr>
            <w:tcW w:w="1242" w:type="dxa"/>
            <w:tcPrChange w:id="2787" w:author="Admin" w:date="2015-07-07T14:19:00Z">
              <w:tcPr>
                <w:tcW w:w="4606" w:type="dxa"/>
              </w:tcPr>
            </w:tcPrChange>
          </w:tcPr>
          <w:p w14:paraId="4E624DA2" w14:textId="77777777" w:rsidR="001471E5" w:rsidRDefault="001471E5" w:rsidP="0036571F">
            <w:pPr>
              <w:tabs>
                <w:tab w:val="left" w:pos="1701"/>
              </w:tabs>
              <w:rPr>
                <w:ins w:id="2788" w:author="Admin" w:date="2015-07-07T14:22:00Z"/>
                <w:lang w:val="fr-FR"/>
              </w:rPr>
            </w:pPr>
            <w:ins w:id="2789" w:author="Admin" w:date="2015-07-07T14:22:00Z">
              <w:r w:rsidRPr="001471E5">
                <w:rPr>
                  <w:lang w:val="fr-FR"/>
                </w:rPr>
                <w:t>XML</w:t>
              </w:r>
            </w:ins>
          </w:p>
        </w:tc>
        <w:tc>
          <w:tcPr>
            <w:tcW w:w="7970" w:type="dxa"/>
            <w:tcPrChange w:id="2790" w:author="Admin" w:date="2015-07-07T14:19:00Z">
              <w:tcPr>
                <w:tcW w:w="4606" w:type="dxa"/>
              </w:tcPr>
            </w:tcPrChange>
          </w:tcPr>
          <w:p w14:paraId="2C4924C8" w14:textId="77777777" w:rsidR="001471E5" w:rsidRDefault="001471E5" w:rsidP="0036571F">
            <w:pPr>
              <w:tabs>
                <w:tab w:val="left" w:pos="1701"/>
              </w:tabs>
              <w:rPr>
                <w:ins w:id="2791" w:author="Admin" w:date="2015-07-07T14:22:00Z"/>
                <w:lang w:val="fr-FR"/>
              </w:rPr>
            </w:pPr>
          </w:p>
        </w:tc>
      </w:tr>
    </w:tbl>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rsidP="00EC1852">
      <w:pPr>
        <w:pStyle w:val="berschrift1"/>
        <w:numPr>
          <w:ilvl w:val="0"/>
          <w:numId w:val="0"/>
        </w:numPr>
        <w:rPr>
          <w:ins w:id="2792" w:author="Admin" w:date="2015-07-07T14:06:00Z"/>
        </w:rPr>
        <w:pPrChange w:id="2793" w:author="Admin" w:date="2015-07-08T08:55:00Z">
          <w:pPr>
            <w:pStyle w:val="berschrift1"/>
            <w:numPr>
              <w:numId w:val="0"/>
            </w:numPr>
          </w:pPr>
        </w:pPrChange>
      </w:pPr>
      <w:bookmarkStart w:id="2794" w:name="_Toc424109411"/>
      <w:r w:rsidRPr="00CE0563">
        <w:lastRenderedPageBreak/>
        <w:t>Glossar</w:t>
      </w:r>
      <w:bookmarkEnd w:id="2794"/>
    </w:p>
    <w:tbl>
      <w:tblPr>
        <w:tblStyle w:val="Tabellenraster"/>
        <w:tblW w:w="0" w:type="auto"/>
        <w:tblLook w:val="04A0" w:firstRow="1" w:lastRow="0" w:firstColumn="1" w:lastColumn="0" w:noHBand="0" w:noVBand="1"/>
        <w:tblPrChange w:id="2795" w:author="Admin" w:date="2015-07-07T14:07:00Z">
          <w:tblPr>
            <w:tblStyle w:val="Tabellenraster"/>
            <w:tblW w:w="0" w:type="auto"/>
            <w:tblLook w:val="04A0" w:firstRow="1" w:lastRow="0" w:firstColumn="1" w:lastColumn="0" w:noHBand="0" w:noVBand="1"/>
          </w:tblPr>
        </w:tblPrChange>
      </w:tblPr>
      <w:tblGrid>
        <w:gridCol w:w="1951"/>
        <w:gridCol w:w="7261"/>
        <w:tblGridChange w:id="2796">
          <w:tblGrid>
            <w:gridCol w:w="1951"/>
            <w:gridCol w:w="2655"/>
            <w:gridCol w:w="4606"/>
          </w:tblGrid>
        </w:tblGridChange>
      </w:tblGrid>
      <w:tr w:rsidR="001471E5" w14:paraId="0C855433" w14:textId="77777777" w:rsidTr="005057C3">
        <w:trPr>
          <w:ins w:id="2797" w:author="Admin" w:date="2015-07-07T14:22:00Z"/>
        </w:trPr>
        <w:tc>
          <w:tcPr>
            <w:tcW w:w="1951" w:type="dxa"/>
            <w:tcPrChange w:id="2798" w:author="Admin" w:date="2015-07-07T14:07:00Z">
              <w:tcPr>
                <w:tcW w:w="4606" w:type="dxa"/>
                <w:gridSpan w:val="2"/>
              </w:tcPr>
            </w:tcPrChange>
          </w:tcPr>
          <w:p w14:paraId="4FF6438B" w14:textId="77777777" w:rsidR="001471E5" w:rsidRDefault="001471E5" w:rsidP="005057C3">
            <w:pPr>
              <w:rPr>
                <w:ins w:id="2799" w:author="Admin" w:date="2015-07-07T14:22:00Z"/>
              </w:rPr>
            </w:pPr>
          </w:p>
        </w:tc>
        <w:tc>
          <w:tcPr>
            <w:tcW w:w="7261" w:type="dxa"/>
            <w:tcPrChange w:id="2800" w:author="Admin" w:date="2015-07-07T14:07:00Z">
              <w:tcPr>
                <w:tcW w:w="4606" w:type="dxa"/>
              </w:tcPr>
            </w:tcPrChange>
          </w:tcPr>
          <w:p w14:paraId="358A0F9A" w14:textId="77777777" w:rsidR="001471E5" w:rsidRDefault="001471E5" w:rsidP="005057C3">
            <w:pPr>
              <w:rPr>
                <w:ins w:id="2801" w:author="Admin" w:date="2015-07-07T14:22:00Z"/>
              </w:rPr>
            </w:pPr>
          </w:p>
        </w:tc>
      </w:tr>
      <w:tr w:rsidR="001471E5" w14:paraId="4FFB8589" w14:textId="77777777" w:rsidTr="005057C3">
        <w:trPr>
          <w:ins w:id="2802" w:author="Admin" w:date="2015-07-07T14:22:00Z"/>
        </w:trPr>
        <w:tc>
          <w:tcPr>
            <w:tcW w:w="1951" w:type="dxa"/>
          </w:tcPr>
          <w:p w14:paraId="71FBE66A" w14:textId="77777777" w:rsidR="001471E5" w:rsidRPr="001471E5" w:rsidRDefault="001471E5" w:rsidP="005057C3">
            <w:pPr>
              <w:rPr>
                <w:ins w:id="2803" w:author="Admin" w:date="2015-07-07T14:22:00Z"/>
              </w:rPr>
            </w:pPr>
          </w:p>
        </w:tc>
        <w:tc>
          <w:tcPr>
            <w:tcW w:w="7261" w:type="dxa"/>
          </w:tcPr>
          <w:p w14:paraId="67C3720F" w14:textId="77777777" w:rsidR="001471E5" w:rsidRDefault="001471E5" w:rsidP="005057C3">
            <w:pPr>
              <w:rPr>
                <w:ins w:id="2804" w:author="Admin" w:date="2015-07-07T14:22:00Z"/>
              </w:rPr>
            </w:pPr>
          </w:p>
        </w:tc>
      </w:tr>
      <w:tr w:rsidR="001471E5" w14:paraId="75980233" w14:textId="77777777" w:rsidTr="005057C3">
        <w:trPr>
          <w:ins w:id="2805" w:author="Admin" w:date="2015-07-07T14:22:00Z"/>
        </w:trPr>
        <w:tc>
          <w:tcPr>
            <w:tcW w:w="1951" w:type="dxa"/>
          </w:tcPr>
          <w:p w14:paraId="7F3EBBAC" w14:textId="77777777" w:rsidR="001471E5" w:rsidRPr="001471E5" w:rsidRDefault="001471E5" w:rsidP="005057C3">
            <w:pPr>
              <w:rPr>
                <w:ins w:id="2806" w:author="Admin" w:date="2015-07-07T14:22:00Z"/>
              </w:rPr>
            </w:pPr>
          </w:p>
        </w:tc>
        <w:tc>
          <w:tcPr>
            <w:tcW w:w="7261" w:type="dxa"/>
          </w:tcPr>
          <w:p w14:paraId="24B2ACB3" w14:textId="77777777" w:rsidR="001471E5" w:rsidRDefault="001471E5" w:rsidP="005057C3">
            <w:pPr>
              <w:rPr>
                <w:ins w:id="2807" w:author="Admin" w:date="2015-07-07T14:22:00Z"/>
              </w:rPr>
            </w:pPr>
          </w:p>
        </w:tc>
      </w:tr>
      <w:tr w:rsidR="001471E5" w14:paraId="73418F0C" w14:textId="77777777" w:rsidTr="005057C3">
        <w:trPr>
          <w:ins w:id="2808" w:author="Admin" w:date="2015-07-07T14:22:00Z"/>
        </w:trPr>
        <w:tc>
          <w:tcPr>
            <w:tcW w:w="1951" w:type="dxa"/>
          </w:tcPr>
          <w:p w14:paraId="6399610D" w14:textId="77777777" w:rsidR="001471E5" w:rsidRPr="001471E5" w:rsidRDefault="001471E5" w:rsidP="005057C3">
            <w:pPr>
              <w:rPr>
                <w:ins w:id="2809" w:author="Admin" w:date="2015-07-07T14:22:00Z"/>
              </w:rPr>
            </w:pPr>
          </w:p>
        </w:tc>
        <w:tc>
          <w:tcPr>
            <w:tcW w:w="7261" w:type="dxa"/>
          </w:tcPr>
          <w:p w14:paraId="0E2D19C0" w14:textId="77777777" w:rsidR="001471E5" w:rsidRDefault="001471E5" w:rsidP="005057C3">
            <w:pPr>
              <w:rPr>
                <w:ins w:id="2810" w:author="Admin" w:date="2015-07-07T14:22:00Z"/>
              </w:rPr>
            </w:pPr>
          </w:p>
        </w:tc>
      </w:tr>
      <w:tr w:rsidR="001471E5" w14:paraId="63AAA4D5" w14:textId="77777777" w:rsidTr="005057C3">
        <w:trPr>
          <w:ins w:id="2811" w:author="Admin" w:date="2015-07-07T14:22:00Z"/>
        </w:trPr>
        <w:tc>
          <w:tcPr>
            <w:tcW w:w="1951" w:type="dxa"/>
            <w:tcPrChange w:id="2812" w:author="Admin" w:date="2015-07-07T14:07:00Z">
              <w:tcPr>
                <w:tcW w:w="4606" w:type="dxa"/>
                <w:gridSpan w:val="2"/>
              </w:tcPr>
            </w:tcPrChange>
          </w:tcPr>
          <w:p w14:paraId="3519B752" w14:textId="77777777" w:rsidR="001471E5" w:rsidRDefault="001471E5" w:rsidP="005057C3">
            <w:pPr>
              <w:rPr>
                <w:ins w:id="2813" w:author="Admin" w:date="2015-07-07T14:22:00Z"/>
              </w:rPr>
            </w:pPr>
            <w:ins w:id="2814" w:author="Admin" w:date="2015-07-07T14:22:00Z">
              <w:r w:rsidRPr="001471E5">
                <w:t>ANSI C</w:t>
              </w:r>
            </w:ins>
          </w:p>
        </w:tc>
        <w:tc>
          <w:tcPr>
            <w:tcW w:w="7261" w:type="dxa"/>
            <w:tcPrChange w:id="2815" w:author="Admin" w:date="2015-07-07T14:07:00Z">
              <w:tcPr>
                <w:tcW w:w="4606" w:type="dxa"/>
              </w:tcPr>
            </w:tcPrChange>
          </w:tcPr>
          <w:p w14:paraId="369A9749" w14:textId="77777777" w:rsidR="001471E5" w:rsidRDefault="001471E5" w:rsidP="005057C3">
            <w:pPr>
              <w:rPr>
                <w:ins w:id="2816" w:author="Admin" w:date="2015-07-07T14:22:00Z"/>
              </w:rPr>
            </w:pPr>
          </w:p>
        </w:tc>
      </w:tr>
      <w:tr w:rsidR="001471E5" w14:paraId="1D7024FB" w14:textId="77777777" w:rsidTr="005057C3">
        <w:trPr>
          <w:ins w:id="2817" w:author="Admin" w:date="2015-07-07T14:22:00Z"/>
        </w:trPr>
        <w:tc>
          <w:tcPr>
            <w:tcW w:w="1951" w:type="dxa"/>
          </w:tcPr>
          <w:p w14:paraId="24826D00" w14:textId="77777777" w:rsidR="001471E5" w:rsidRPr="001471E5" w:rsidRDefault="001471E5" w:rsidP="005057C3">
            <w:pPr>
              <w:rPr>
                <w:ins w:id="2818" w:author="Admin" w:date="2015-07-07T14:22:00Z"/>
              </w:rPr>
            </w:pPr>
            <w:ins w:id="2819" w:author="Admin" w:date="2015-07-07T14:22:00Z">
              <w:r w:rsidRPr="001471E5">
                <w:t>Bäume</w:t>
              </w:r>
            </w:ins>
          </w:p>
        </w:tc>
        <w:tc>
          <w:tcPr>
            <w:tcW w:w="7261" w:type="dxa"/>
          </w:tcPr>
          <w:p w14:paraId="3A9C68E0" w14:textId="77777777" w:rsidR="001471E5" w:rsidRDefault="001471E5" w:rsidP="005057C3">
            <w:pPr>
              <w:rPr>
                <w:ins w:id="2820" w:author="Admin" w:date="2015-07-07T14:22:00Z"/>
              </w:rPr>
            </w:pPr>
          </w:p>
        </w:tc>
      </w:tr>
      <w:tr w:rsidR="001471E5" w14:paraId="6912AD39" w14:textId="77777777" w:rsidTr="005057C3">
        <w:trPr>
          <w:ins w:id="2821" w:author="Admin" w:date="2015-07-07T14:22:00Z"/>
        </w:trPr>
        <w:tc>
          <w:tcPr>
            <w:tcW w:w="1951" w:type="dxa"/>
          </w:tcPr>
          <w:p w14:paraId="72476F39" w14:textId="77777777" w:rsidR="001471E5" w:rsidRPr="001471E5" w:rsidRDefault="001471E5" w:rsidP="005057C3">
            <w:pPr>
              <w:rPr>
                <w:ins w:id="2822" w:author="Admin" w:date="2015-07-07T14:22:00Z"/>
              </w:rPr>
            </w:pPr>
            <w:ins w:id="2823" w:author="Admin" w:date="2015-07-07T14:22:00Z">
              <w:r w:rsidRPr="001471E5">
                <w:t>Blender</w:t>
              </w:r>
            </w:ins>
          </w:p>
        </w:tc>
        <w:tc>
          <w:tcPr>
            <w:tcW w:w="7261" w:type="dxa"/>
          </w:tcPr>
          <w:p w14:paraId="3982C6D5" w14:textId="77777777" w:rsidR="001471E5" w:rsidRDefault="001471E5" w:rsidP="005057C3">
            <w:pPr>
              <w:rPr>
                <w:ins w:id="2824" w:author="Admin" w:date="2015-07-07T14:22:00Z"/>
              </w:rPr>
            </w:pPr>
          </w:p>
        </w:tc>
      </w:tr>
      <w:tr w:rsidR="001471E5" w14:paraId="4EDD6B79" w14:textId="77777777" w:rsidTr="005057C3">
        <w:trPr>
          <w:ins w:id="2825" w:author="Admin" w:date="2015-07-07T14:22:00Z"/>
        </w:trPr>
        <w:tc>
          <w:tcPr>
            <w:tcW w:w="1951" w:type="dxa"/>
            <w:tcPrChange w:id="2826" w:author="Admin" w:date="2015-07-07T14:07:00Z">
              <w:tcPr>
                <w:tcW w:w="4606" w:type="dxa"/>
                <w:gridSpan w:val="2"/>
              </w:tcPr>
            </w:tcPrChange>
          </w:tcPr>
          <w:p w14:paraId="0C8C475D" w14:textId="77777777" w:rsidR="001471E5" w:rsidRDefault="001471E5" w:rsidP="005057C3">
            <w:pPr>
              <w:rPr>
                <w:ins w:id="2827" w:author="Admin" w:date="2015-07-07T14:22:00Z"/>
              </w:rPr>
            </w:pPr>
            <w:proofErr w:type="spellStart"/>
            <w:ins w:id="2828" w:author="Admin" w:date="2015-07-07T14:22:00Z">
              <w:r>
                <w:t>Blueprint</w:t>
              </w:r>
              <w:proofErr w:type="spellEnd"/>
            </w:ins>
          </w:p>
        </w:tc>
        <w:tc>
          <w:tcPr>
            <w:tcW w:w="7261" w:type="dxa"/>
            <w:tcPrChange w:id="2829" w:author="Admin" w:date="2015-07-07T14:07:00Z">
              <w:tcPr>
                <w:tcW w:w="4606" w:type="dxa"/>
              </w:tcPr>
            </w:tcPrChange>
          </w:tcPr>
          <w:p w14:paraId="7C9A8496" w14:textId="77777777" w:rsidR="001471E5" w:rsidRDefault="001471E5" w:rsidP="005057C3">
            <w:pPr>
              <w:rPr>
                <w:ins w:id="2830" w:author="Admin" w:date="2015-07-07T14:22:00Z"/>
              </w:rPr>
            </w:pPr>
          </w:p>
        </w:tc>
      </w:tr>
      <w:tr w:rsidR="001471E5" w14:paraId="65DFFC5B" w14:textId="77777777" w:rsidTr="005057C3">
        <w:trPr>
          <w:ins w:id="2831" w:author="Admin" w:date="2015-07-07T14:22:00Z"/>
        </w:trPr>
        <w:tc>
          <w:tcPr>
            <w:tcW w:w="1951" w:type="dxa"/>
          </w:tcPr>
          <w:p w14:paraId="1F70D9E6" w14:textId="77777777" w:rsidR="001471E5" w:rsidRPr="001471E5" w:rsidRDefault="001471E5" w:rsidP="005057C3">
            <w:pPr>
              <w:rPr>
                <w:ins w:id="2832" w:author="Admin" w:date="2015-07-07T14:22:00Z"/>
              </w:rPr>
            </w:pPr>
            <w:ins w:id="2833" w:author="Admin" w:date="2015-07-07T14:22:00Z">
              <w:r w:rsidRPr="001471E5">
                <w:t>CAD Systeme</w:t>
              </w:r>
            </w:ins>
          </w:p>
        </w:tc>
        <w:tc>
          <w:tcPr>
            <w:tcW w:w="7261" w:type="dxa"/>
          </w:tcPr>
          <w:p w14:paraId="47641755" w14:textId="77777777" w:rsidR="001471E5" w:rsidRDefault="001471E5" w:rsidP="005057C3">
            <w:pPr>
              <w:rPr>
                <w:ins w:id="2834" w:author="Admin" w:date="2015-07-07T14:22:00Z"/>
              </w:rPr>
            </w:pPr>
          </w:p>
        </w:tc>
      </w:tr>
      <w:tr w:rsidR="001471E5" w14:paraId="776130FC" w14:textId="77777777" w:rsidTr="005057C3">
        <w:trPr>
          <w:ins w:id="2835" w:author="Admin" w:date="2015-07-07T14:22:00Z"/>
        </w:trPr>
        <w:tc>
          <w:tcPr>
            <w:tcW w:w="1951" w:type="dxa"/>
          </w:tcPr>
          <w:p w14:paraId="5CE11F26" w14:textId="77777777" w:rsidR="001471E5" w:rsidRPr="001471E5" w:rsidRDefault="001471E5">
            <w:pPr>
              <w:rPr>
                <w:ins w:id="2836" w:author="Admin" w:date="2015-07-07T14:22:00Z"/>
              </w:rPr>
            </w:pPr>
            <w:ins w:id="2837" w:author="Admin" w:date="2015-07-07T14:22:00Z">
              <w:r w:rsidRPr="001471E5">
                <w:t>Data Mining</w:t>
              </w:r>
            </w:ins>
          </w:p>
        </w:tc>
        <w:tc>
          <w:tcPr>
            <w:tcW w:w="7261" w:type="dxa"/>
          </w:tcPr>
          <w:p w14:paraId="4374EAD1" w14:textId="77777777" w:rsidR="001471E5" w:rsidRDefault="001471E5" w:rsidP="005057C3">
            <w:pPr>
              <w:rPr>
                <w:ins w:id="2838" w:author="Admin" w:date="2015-07-07T14:22:00Z"/>
              </w:rPr>
            </w:pPr>
          </w:p>
        </w:tc>
      </w:tr>
      <w:tr w:rsidR="001471E5" w14:paraId="0D349905" w14:textId="77777777" w:rsidTr="005057C3">
        <w:trPr>
          <w:ins w:id="2839" w:author="Admin" w:date="2015-07-07T14:22:00Z"/>
        </w:trPr>
        <w:tc>
          <w:tcPr>
            <w:tcW w:w="1951" w:type="dxa"/>
            <w:tcPrChange w:id="2840" w:author="Admin" w:date="2015-07-07T14:07:00Z">
              <w:tcPr>
                <w:tcW w:w="4606" w:type="dxa"/>
                <w:gridSpan w:val="2"/>
              </w:tcPr>
            </w:tcPrChange>
          </w:tcPr>
          <w:p w14:paraId="66A12450" w14:textId="77777777" w:rsidR="001471E5" w:rsidRDefault="001471E5" w:rsidP="005057C3">
            <w:pPr>
              <w:rPr>
                <w:ins w:id="2841" w:author="Admin" w:date="2015-07-07T14:22:00Z"/>
              </w:rPr>
            </w:pPr>
            <w:ins w:id="2842" w:author="Admin" w:date="2015-07-07T14:22:00Z">
              <w:r>
                <w:t>Game Engine</w:t>
              </w:r>
            </w:ins>
          </w:p>
        </w:tc>
        <w:tc>
          <w:tcPr>
            <w:tcW w:w="7261" w:type="dxa"/>
            <w:tcPrChange w:id="2843" w:author="Admin" w:date="2015-07-07T14:07:00Z">
              <w:tcPr>
                <w:tcW w:w="4606" w:type="dxa"/>
              </w:tcPr>
            </w:tcPrChange>
          </w:tcPr>
          <w:p w14:paraId="4EFAF923" w14:textId="77777777" w:rsidR="001471E5" w:rsidRDefault="001471E5" w:rsidP="005057C3">
            <w:pPr>
              <w:rPr>
                <w:ins w:id="2844" w:author="Admin" w:date="2015-07-07T14:22:00Z"/>
              </w:rPr>
            </w:pPr>
          </w:p>
        </w:tc>
      </w:tr>
      <w:tr w:rsidR="001471E5" w14:paraId="7370DE65" w14:textId="77777777" w:rsidTr="005057C3">
        <w:trPr>
          <w:ins w:id="2845" w:author="Admin" w:date="2015-07-07T14:22:00Z"/>
        </w:trPr>
        <w:tc>
          <w:tcPr>
            <w:tcW w:w="1951" w:type="dxa"/>
            <w:tcPrChange w:id="2846" w:author="Admin" w:date="2015-07-07T14:07:00Z">
              <w:tcPr>
                <w:tcW w:w="4606" w:type="dxa"/>
                <w:gridSpan w:val="2"/>
              </w:tcPr>
            </w:tcPrChange>
          </w:tcPr>
          <w:p w14:paraId="35DF1E79" w14:textId="77777777" w:rsidR="001471E5" w:rsidRDefault="001471E5" w:rsidP="005057C3">
            <w:pPr>
              <w:rPr>
                <w:ins w:id="2847" w:author="Admin" w:date="2015-07-07T14:22:00Z"/>
              </w:rPr>
            </w:pPr>
            <w:ins w:id="2848" w:author="Admin" w:date="2015-07-07T14:22:00Z">
              <w:r w:rsidRPr="001471E5">
                <w:t>JavaScript</w:t>
              </w:r>
            </w:ins>
          </w:p>
        </w:tc>
        <w:tc>
          <w:tcPr>
            <w:tcW w:w="7261" w:type="dxa"/>
            <w:tcPrChange w:id="2849" w:author="Admin" w:date="2015-07-07T14:07:00Z">
              <w:tcPr>
                <w:tcW w:w="4606" w:type="dxa"/>
              </w:tcPr>
            </w:tcPrChange>
          </w:tcPr>
          <w:p w14:paraId="4BA0D0A3" w14:textId="77777777" w:rsidR="001471E5" w:rsidRDefault="001471E5" w:rsidP="005057C3">
            <w:pPr>
              <w:rPr>
                <w:ins w:id="2850" w:author="Admin" w:date="2015-07-07T14:22:00Z"/>
              </w:rPr>
            </w:pPr>
          </w:p>
        </w:tc>
      </w:tr>
      <w:tr w:rsidR="001471E5" w14:paraId="6B2512BE" w14:textId="77777777" w:rsidTr="005057C3">
        <w:trPr>
          <w:ins w:id="2851" w:author="Admin" w:date="2015-07-07T14:22:00Z"/>
        </w:trPr>
        <w:tc>
          <w:tcPr>
            <w:tcW w:w="1951" w:type="dxa"/>
          </w:tcPr>
          <w:p w14:paraId="4C10B915" w14:textId="77777777" w:rsidR="001471E5" w:rsidRPr="001471E5" w:rsidRDefault="001471E5" w:rsidP="005057C3">
            <w:pPr>
              <w:rPr>
                <w:ins w:id="2852" w:author="Admin" w:date="2015-07-07T14:22:00Z"/>
              </w:rPr>
            </w:pPr>
            <w:ins w:id="2853" w:author="Admin" w:date="2015-07-07T14:22:00Z">
              <w:r w:rsidRPr="001471E5">
                <w:t>Lisp</w:t>
              </w:r>
            </w:ins>
          </w:p>
        </w:tc>
        <w:tc>
          <w:tcPr>
            <w:tcW w:w="7261" w:type="dxa"/>
          </w:tcPr>
          <w:p w14:paraId="38994627" w14:textId="77777777" w:rsidR="001471E5" w:rsidRDefault="001471E5" w:rsidP="005057C3">
            <w:pPr>
              <w:rPr>
                <w:ins w:id="2854" w:author="Admin" w:date="2015-07-07T14:22:00Z"/>
              </w:rPr>
            </w:pPr>
          </w:p>
        </w:tc>
      </w:tr>
      <w:tr w:rsidR="001471E5" w14:paraId="20CDD79F" w14:textId="77777777" w:rsidTr="005057C3">
        <w:trPr>
          <w:ins w:id="2855" w:author="Admin" w:date="2015-07-07T14:22:00Z"/>
        </w:trPr>
        <w:tc>
          <w:tcPr>
            <w:tcW w:w="1951" w:type="dxa"/>
          </w:tcPr>
          <w:p w14:paraId="084CF54B" w14:textId="77777777" w:rsidR="001471E5" w:rsidRPr="001471E5" w:rsidRDefault="001471E5" w:rsidP="005057C3">
            <w:pPr>
              <w:rPr>
                <w:ins w:id="2856" w:author="Admin" w:date="2015-07-07T14:22:00Z"/>
              </w:rPr>
            </w:pPr>
            <w:ins w:id="2857" w:author="Admin" w:date="2015-07-07T14:22:00Z">
              <w:r w:rsidRPr="001471E5">
                <w:t xml:space="preserve">Microsofts </w:t>
              </w:r>
              <w:proofErr w:type="spellStart"/>
              <w:r w:rsidRPr="001471E5">
                <w:t>Imagine</w:t>
              </w:r>
              <w:proofErr w:type="spellEnd"/>
              <w:r w:rsidRPr="001471E5">
                <w:t xml:space="preserve"> Cup</w:t>
              </w:r>
            </w:ins>
          </w:p>
        </w:tc>
        <w:tc>
          <w:tcPr>
            <w:tcW w:w="7261" w:type="dxa"/>
          </w:tcPr>
          <w:p w14:paraId="0B6AF1E0" w14:textId="77777777" w:rsidR="001471E5" w:rsidRDefault="001471E5" w:rsidP="005057C3">
            <w:pPr>
              <w:rPr>
                <w:ins w:id="2858" w:author="Admin" w:date="2015-07-07T14:22:00Z"/>
              </w:rPr>
            </w:pPr>
          </w:p>
        </w:tc>
      </w:tr>
      <w:tr w:rsidR="001471E5" w14:paraId="72C6C478" w14:textId="77777777" w:rsidTr="005057C3">
        <w:trPr>
          <w:ins w:id="2859" w:author="Admin" w:date="2015-07-07T14:22:00Z"/>
        </w:trPr>
        <w:tc>
          <w:tcPr>
            <w:tcW w:w="1951" w:type="dxa"/>
            <w:tcPrChange w:id="2860" w:author="Admin" w:date="2015-07-07T14:07:00Z">
              <w:tcPr>
                <w:tcW w:w="4606" w:type="dxa"/>
                <w:gridSpan w:val="2"/>
              </w:tcPr>
            </w:tcPrChange>
          </w:tcPr>
          <w:p w14:paraId="13D5BFE9" w14:textId="77777777" w:rsidR="001471E5" w:rsidRDefault="001471E5">
            <w:pPr>
              <w:rPr>
                <w:ins w:id="2861" w:author="Admin" w:date="2015-07-07T14:22:00Z"/>
              </w:rPr>
            </w:pPr>
            <w:ins w:id="2862" w:author="Admin" w:date="2015-07-07T14:22:00Z">
              <w:r w:rsidRPr="001471E5">
                <w:t>Perl</w:t>
              </w:r>
            </w:ins>
          </w:p>
        </w:tc>
        <w:tc>
          <w:tcPr>
            <w:tcW w:w="7261" w:type="dxa"/>
            <w:tcPrChange w:id="2863" w:author="Admin" w:date="2015-07-07T14:07:00Z">
              <w:tcPr>
                <w:tcW w:w="4606" w:type="dxa"/>
              </w:tcPr>
            </w:tcPrChange>
          </w:tcPr>
          <w:p w14:paraId="0A301C9F" w14:textId="77777777" w:rsidR="001471E5" w:rsidRDefault="001471E5" w:rsidP="005057C3">
            <w:pPr>
              <w:rPr>
                <w:ins w:id="2864" w:author="Admin" w:date="2015-07-07T14:22:00Z"/>
              </w:rPr>
            </w:pPr>
          </w:p>
        </w:tc>
      </w:tr>
      <w:tr w:rsidR="001471E5" w14:paraId="5DED726D" w14:textId="77777777" w:rsidTr="005057C3">
        <w:trPr>
          <w:ins w:id="2865" w:author="Admin" w:date="2015-07-07T14:22:00Z"/>
        </w:trPr>
        <w:tc>
          <w:tcPr>
            <w:tcW w:w="1951" w:type="dxa"/>
            <w:tcPrChange w:id="2866" w:author="Admin" w:date="2015-07-07T14:07:00Z">
              <w:tcPr>
                <w:tcW w:w="4606" w:type="dxa"/>
                <w:gridSpan w:val="2"/>
              </w:tcPr>
            </w:tcPrChange>
          </w:tcPr>
          <w:p w14:paraId="4E6C1F16" w14:textId="77777777" w:rsidR="001471E5" w:rsidRDefault="001471E5" w:rsidP="005057C3">
            <w:pPr>
              <w:rPr>
                <w:ins w:id="2867" w:author="Admin" w:date="2015-07-07T14:22:00Z"/>
              </w:rPr>
            </w:pPr>
            <w:ins w:id="2868" w:author="Admin" w:date="2015-07-07T14:22:00Z">
              <w:r>
                <w:t>Physik Engine</w:t>
              </w:r>
            </w:ins>
          </w:p>
        </w:tc>
        <w:tc>
          <w:tcPr>
            <w:tcW w:w="7261" w:type="dxa"/>
            <w:tcPrChange w:id="2869" w:author="Admin" w:date="2015-07-07T14:07:00Z">
              <w:tcPr>
                <w:tcW w:w="4606" w:type="dxa"/>
              </w:tcPr>
            </w:tcPrChange>
          </w:tcPr>
          <w:p w14:paraId="24F1739F" w14:textId="77777777" w:rsidR="001471E5" w:rsidRDefault="001471E5" w:rsidP="005057C3">
            <w:pPr>
              <w:rPr>
                <w:ins w:id="2870" w:author="Admin" w:date="2015-07-07T14:22:00Z"/>
              </w:rPr>
            </w:pPr>
          </w:p>
        </w:tc>
      </w:tr>
      <w:tr w:rsidR="001471E5" w14:paraId="2231BCBB" w14:textId="77777777" w:rsidTr="005057C3">
        <w:trPr>
          <w:ins w:id="2871" w:author="Admin" w:date="2015-07-07T14:22:00Z"/>
        </w:trPr>
        <w:tc>
          <w:tcPr>
            <w:tcW w:w="1951" w:type="dxa"/>
          </w:tcPr>
          <w:p w14:paraId="794BAD5D" w14:textId="77777777" w:rsidR="001471E5" w:rsidRPr="001471E5" w:rsidRDefault="001471E5" w:rsidP="005057C3">
            <w:pPr>
              <w:rPr>
                <w:ins w:id="2872" w:author="Admin" w:date="2015-07-07T14:22:00Z"/>
              </w:rPr>
            </w:pPr>
            <w:ins w:id="2873" w:author="Admin" w:date="2015-07-07T14:22:00Z">
              <w:r w:rsidRPr="001471E5">
                <w:t>Prolog</w:t>
              </w:r>
            </w:ins>
          </w:p>
        </w:tc>
        <w:tc>
          <w:tcPr>
            <w:tcW w:w="7261" w:type="dxa"/>
          </w:tcPr>
          <w:p w14:paraId="6746CCF5" w14:textId="77777777" w:rsidR="001471E5" w:rsidRDefault="001471E5" w:rsidP="005057C3">
            <w:pPr>
              <w:rPr>
                <w:ins w:id="2874" w:author="Admin" w:date="2015-07-07T14:22:00Z"/>
              </w:rPr>
            </w:pPr>
          </w:p>
        </w:tc>
      </w:tr>
      <w:tr w:rsidR="001471E5" w14:paraId="2168C6CF" w14:textId="77777777" w:rsidTr="005057C3">
        <w:trPr>
          <w:ins w:id="2875" w:author="Admin" w:date="2015-07-07T14:22:00Z"/>
        </w:trPr>
        <w:tc>
          <w:tcPr>
            <w:tcW w:w="1951" w:type="dxa"/>
            <w:tcPrChange w:id="2876" w:author="Admin" w:date="2015-07-07T14:07:00Z">
              <w:tcPr>
                <w:tcW w:w="4606" w:type="dxa"/>
                <w:gridSpan w:val="2"/>
              </w:tcPr>
            </w:tcPrChange>
          </w:tcPr>
          <w:p w14:paraId="692210B9" w14:textId="77777777" w:rsidR="001471E5" w:rsidRDefault="001471E5" w:rsidP="005057C3">
            <w:pPr>
              <w:rPr>
                <w:ins w:id="2877" w:author="Admin" w:date="2015-07-07T14:22:00Z"/>
              </w:rPr>
            </w:pPr>
            <w:ins w:id="2878" w:author="Admin" w:date="2015-07-07T14:22:00Z">
              <w:r w:rsidRPr="001471E5">
                <w:t>Python</w:t>
              </w:r>
            </w:ins>
          </w:p>
        </w:tc>
        <w:tc>
          <w:tcPr>
            <w:tcW w:w="7261" w:type="dxa"/>
            <w:tcPrChange w:id="2879" w:author="Admin" w:date="2015-07-07T14:07:00Z">
              <w:tcPr>
                <w:tcW w:w="4606" w:type="dxa"/>
              </w:tcPr>
            </w:tcPrChange>
          </w:tcPr>
          <w:p w14:paraId="5AE86B49" w14:textId="77777777" w:rsidR="001471E5" w:rsidRDefault="001471E5" w:rsidP="005057C3">
            <w:pPr>
              <w:rPr>
                <w:ins w:id="2880" w:author="Admin" w:date="2015-07-07T14:22:00Z"/>
              </w:rPr>
            </w:pPr>
          </w:p>
        </w:tc>
      </w:tr>
      <w:tr w:rsidR="001471E5" w14:paraId="38838A16" w14:textId="77777777" w:rsidTr="005057C3">
        <w:trPr>
          <w:ins w:id="2881" w:author="Admin" w:date="2015-07-07T14:22:00Z"/>
        </w:trPr>
        <w:tc>
          <w:tcPr>
            <w:tcW w:w="1951" w:type="dxa"/>
          </w:tcPr>
          <w:p w14:paraId="4B9FAD45" w14:textId="77777777" w:rsidR="001471E5" w:rsidRPr="001471E5" w:rsidRDefault="001471E5" w:rsidP="005057C3">
            <w:pPr>
              <w:rPr>
                <w:ins w:id="2882" w:author="Admin" w:date="2015-07-07T14:22:00Z"/>
              </w:rPr>
            </w:pPr>
            <w:proofErr w:type="spellStart"/>
            <w:ins w:id="2883" w:author="Admin" w:date="2015-07-07T14:22:00Z">
              <w:r w:rsidRPr="001471E5">
                <w:t>Shadereffekte</w:t>
              </w:r>
              <w:proofErr w:type="spellEnd"/>
            </w:ins>
          </w:p>
        </w:tc>
        <w:tc>
          <w:tcPr>
            <w:tcW w:w="7261" w:type="dxa"/>
          </w:tcPr>
          <w:p w14:paraId="47C70123" w14:textId="77777777" w:rsidR="001471E5" w:rsidRDefault="001471E5" w:rsidP="005057C3">
            <w:pPr>
              <w:rPr>
                <w:ins w:id="2884" w:author="Admin" w:date="2015-07-07T14:22:00Z"/>
              </w:rPr>
            </w:pPr>
          </w:p>
        </w:tc>
      </w:tr>
      <w:tr w:rsidR="001471E5" w14:paraId="384D4EEF" w14:textId="77777777" w:rsidTr="005057C3">
        <w:trPr>
          <w:ins w:id="2885" w:author="Admin" w:date="2015-07-07T14:22:00Z"/>
        </w:trPr>
        <w:tc>
          <w:tcPr>
            <w:tcW w:w="1951" w:type="dxa"/>
          </w:tcPr>
          <w:p w14:paraId="295536D3" w14:textId="77777777" w:rsidR="001471E5" w:rsidRPr="001471E5" w:rsidRDefault="001471E5" w:rsidP="005057C3">
            <w:pPr>
              <w:rPr>
                <w:ins w:id="2886" w:author="Admin" w:date="2015-07-07T14:22:00Z"/>
              </w:rPr>
            </w:pPr>
            <w:ins w:id="2887" w:author="Admin" w:date="2015-07-07T14:22:00Z">
              <w:r w:rsidRPr="001471E5">
                <w:t>Skript(</w:t>
              </w:r>
              <w:proofErr w:type="spellStart"/>
              <w:r w:rsidRPr="001471E5">
                <w:t>sprache</w:t>
              </w:r>
              <w:proofErr w:type="spellEnd"/>
              <w:r w:rsidRPr="001471E5">
                <w:t>)</w:t>
              </w:r>
            </w:ins>
          </w:p>
        </w:tc>
        <w:tc>
          <w:tcPr>
            <w:tcW w:w="7261" w:type="dxa"/>
          </w:tcPr>
          <w:p w14:paraId="45250568" w14:textId="77777777" w:rsidR="001471E5" w:rsidRDefault="001471E5" w:rsidP="005057C3">
            <w:pPr>
              <w:rPr>
                <w:ins w:id="2888" w:author="Admin" w:date="2015-07-07T14:22:00Z"/>
              </w:rPr>
            </w:pPr>
          </w:p>
        </w:tc>
      </w:tr>
      <w:tr w:rsidR="001471E5" w14:paraId="77288D6E" w14:textId="77777777" w:rsidTr="005057C3">
        <w:trPr>
          <w:ins w:id="2889" w:author="Admin" w:date="2015-07-07T14:22:00Z"/>
        </w:trPr>
        <w:tc>
          <w:tcPr>
            <w:tcW w:w="1951" w:type="dxa"/>
          </w:tcPr>
          <w:p w14:paraId="08D9ECBC" w14:textId="77777777" w:rsidR="001471E5" w:rsidRPr="001471E5" w:rsidRDefault="001471E5" w:rsidP="005057C3">
            <w:pPr>
              <w:rPr>
                <w:ins w:id="2890" w:author="Admin" w:date="2015-07-07T14:22:00Z"/>
              </w:rPr>
            </w:pPr>
            <w:ins w:id="2891" w:author="Admin" w:date="2015-07-07T14:22:00Z">
              <w:r w:rsidRPr="001471E5">
                <w:t>UDP/IP</w:t>
              </w:r>
            </w:ins>
          </w:p>
        </w:tc>
        <w:tc>
          <w:tcPr>
            <w:tcW w:w="7261" w:type="dxa"/>
          </w:tcPr>
          <w:p w14:paraId="2B5BADD5" w14:textId="77777777" w:rsidR="001471E5" w:rsidRDefault="001471E5" w:rsidP="005057C3">
            <w:pPr>
              <w:rPr>
                <w:ins w:id="2892" w:author="Admin" w:date="2015-07-07T14:22:00Z"/>
              </w:rPr>
            </w:pPr>
          </w:p>
        </w:tc>
      </w:tr>
      <w:tr w:rsidR="001471E5" w14:paraId="0AFBA505" w14:textId="77777777" w:rsidTr="005057C3">
        <w:trPr>
          <w:ins w:id="2893" w:author="Admin" w:date="2015-07-07T14:22:00Z"/>
        </w:trPr>
        <w:tc>
          <w:tcPr>
            <w:tcW w:w="1951" w:type="dxa"/>
          </w:tcPr>
          <w:p w14:paraId="69C6B8FB" w14:textId="77777777" w:rsidR="001471E5" w:rsidRPr="001471E5" w:rsidRDefault="001471E5" w:rsidP="005057C3">
            <w:pPr>
              <w:rPr>
                <w:ins w:id="2894" w:author="Admin" w:date="2015-07-07T14:22:00Z"/>
              </w:rPr>
            </w:pPr>
            <w:ins w:id="2895" w:author="Admin" w:date="2015-07-07T14:22:00Z">
              <w:r w:rsidRPr="001471E5">
                <w:t>XML</w:t>
              </w:r>
            </w:ins>
          </w:p>
        </w:tc>
        <w:tc>
          <w:tcPr>
            <w:tcW w:w="7261" w:type="dxa"/>
          </w:tcPr>
          <w:p w14:paraId="07B3777D" w14:textId="77777777" w:rsidR="001471E5" w:rsidRDefault="001471E5" w:rsidP="005057C3">
            <w:pPr>
              <w:rPr>
                <w:ins w:id="2896" w:author="Admin" w:date="2015-07-07T14:22:00Z"/>
              </w:rPr>
            </w:pPr>
          </w:p>
        </w:tc>
      </w:tr>
    </w:tbl>
    <w:p w14:paraId="1877F924" w14:textId="77777777" w:rsidR="005057C3" w:rsidRPr="005057C3" w:rsidRDefault="005057C3">
      <w:pPr>
        <w:rPr>
          <w:rPrChange w:id="2897" w:author="Admin" w:date="2015-07-07T14:06:00Z">
            <w:rPr>
              <w:lang w:val="fr-FR"/>
            </w:rPr>
          </w:rPrChange>
        </w:rPr>
        <w:pPrChange w:id="2898" w:author="Admin" w:date="2015-07-07T14:0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Admin" w:date="2015-07-06T13:16:00Z" w:initials="A">
    <w:p w14:paraId="268E30ED" w14:textId="77777777" w:rsidR="005057C3" w:rsidRDefault="005057C3">
      <w:pPr>
        <w:pStyle w:val="Kommentartext"/>
      </w:pPr>
      <w:r>
        <w:rPr>
          <w:rStyle w:val="Kommentarzeichen"/>
        </w:rPr>
        <w:annotationRef/>
      </w:r>
      <w:r>
        <w:t>Würde ich hier vermutlich raus lassen</w:t>
      </w:r>
    </w:p>
  </w:comment>
  <w:comment w:id="966" w:author="Admin" w:date="2015-07-07T13:35:00Z" w:initials="A">
    <w:p w14:paraId="4D4D304C" w14:textId="082A9BCB" w:rsidR="005057C3" w:rsidRDefault="005057C3">
      <w:pPr>
        <w:pStyle w:val="Kommentartext"/>
      </w:pPr>
      <w:r>
        <w:rPr>
          <w:rStyle w:val="Kommentarzeichen"/>
        </w:rPr>
        <w:annotationRef/>
      </w:r>
      <w:r>
        <w:t>Quelle</w:t>
      </w:r>
    </w:p>
  </w:comment>
  <w:comment w:id="974" w:author="Admin" w:date="2015-07-07T13:35:00Z" w:initials="A">
    <w:p w14:paraId="65A76335" w14:textId="49C25EB3" w:rsidR="005057C3" w:rsidRDefault="005057C3">
      <w:pPr>
        <w:pStyle w:val="Kommentartext"/>
      </w:pPr>
      <w:r>
        <w:rPr>
          <w:rStyle w:val="Kommentarzeichen"/>
        </w:rPr>
        <w:annotationRef/>
      </w:r>
      <w:r>
        <w:t>Quelle</w:t>
      </w:r>
    </w:p>
  </w:comment>
  <w:comment w:id="982" w:author="Admin" w:date="2015-07-07T13:35:00Z" w:initials="A">
    <w:p w14:paraId="40B7DCE8" w14:textId="3F547087" w:rsidR="005057C3" w:rsidRDefault="005057C3">
      <w:pPr>
        <w:pStyle w:val="Kommentartext"/>
      </w:pPr>
      <w:r>
        <w:rPr>
          <w:rStyle w:val="Kommentarzeichen"/>
        </w:rPr>
        <w:annotationRef/>
      </w:r>
      <w:r>
        <w:t>Quelle</w:t>
      </w:r>
    </w:p>
  </w:comment>
  <w:comment w:id="1011" w:author="Admin" w:date="2015-07-06T13:41:00Z" w:initials="A">
    <w:p w14:paraId="308F9E12" w14:textId="3051D65C" w:rsidR="005057C3" w:rsidRDefault="005057C3">
      <w:pPr>
        <w:pStyle w:val="Kommentartext"/>
      </w:pPr>
      <w:r>
        <w:rPr>
          <w:rStyle w:val="Kommentarzeichen"/>
        </w:rPr>
        <w:annotationRef/>
      </w:r>
      <w:r>
        <w:t>Alternative Script Sprachen wie JS, Python, Perl… Technologie Entscheidung?</w:t>
      </w:r>
    </w:p>
  </w:comment>
  <w:comment w:id="1029" w:author="Admin" w:date="2015-07-07T13:36:00Z" w:initials="A">
    <w:p w14:paraId="256DC51C" w14:textId="5CD039FD" w:rsidR="005057C3" w:rsidRDefault="005057C3">
      <w:pPr>
        <w:pStyle w:val="Kommentartext"/>
      </w:pPr>
      <w:r>
        <w:rPr>
          <w:rStyle w:val="Kommentarzeichen"/>
        </w:rPr>
        <w:annotationRef/>
      </w:r>
      <w:r>
        <w:t>Quelle</w:t>
      </w:r>
    </w:p>
  </w:comment>
  <w:comment w:id="1035" w:author="Admin" w:date="2015-07-06T13:44:00Z" w:initials="A">
    <w:p w14:paraId="2EBC50FB" w14:textId="4A347B2D" w:rsidR="005057C3" w:rsidRDefault="005057C3">
      <w:pPr>
        <w:pStyle w:val="Kommentartext"/>
      </w:pPr>
      <w:r>
        <w:rPr>
          <w:rStyle w:val="Kommentarzeichen"/>
        </w:rPr>
        <w:annotationRef/>
      </w:r>
      <w:r>
        <w:t>Warum?</w:t>
      </w:r>
      <w:r>
        <w:br/>
        <w:t>Aufbau von LUA? Reiner ANSI C Code ohne externe Abhängigkeiten</w:t>
      </w:r>
    </w:p>
  </w:comment>
  <w:comment w:id="1038" w:author="Admin" w:date="2015-07-06T13:44:00Z" w:initials="A">
    <w:p w14:paraId="05CD271F" w14:textId="22252729" w:rsidR="005057C3" w:rsidRDefault="005057C3">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1062" w:author="Admin" w:date="2015-07-07T13:36:00Z" w:initials="A">
    <w:p w14:paraId="3B4D94A0" w14:textId="2D5FFAF4" w:rsidR="005057C3" w:rsidRDefault="005057C3">
      <w:pPr>
        <w:pStyle w:val="Kommentartext"/>
      </w:pPr>
      <w:r>
        <w:rPr>
          <w:rStyle w:val="Kommentarzeichen"/>
        </w:rPr>
        <w:annotationRef/>
      </w:r>
      <w:r>
        <w:t>Quelle</w:t>
      </w:r>
    </w:p>
  </w:comment>
  <w:comment w:id="1076" w:author="Admin" w:date="2015-07-06T13:51:00Z" w:initials="A">
    <w:p w14:paraId="38C6A1E3" w14:textId="7F77EC4C" w:rsidR="005057C3" w:rsidRDefault="005057C3">
      <w:pPr>
        <w:pStyle w:val="Kommentartext"/>
      </w:pPr>
      <w:r>
        <w:rPr>
          <w:rStyle w:val="Kommentarzeichen"/>
        </w:rPr>
        <w:annotationRef/>
      </w:r>
      <w:r>
        <w:t>Na ja etwas komisch ausgedrückt. Evtl. die kognitive Fähigkeit von Computern zu ermöglichen oder so was…</w:t>
      </w:r>
    </w:p>
  </w:comment>
  <w:comment w:id="1102" w:author="Admin" w:date="2015-07-06T14:01:00Z" w:initials="A">
    <w:p w14:paraId="2338AF66" w14:textId="0C42976E" w:rsidR="005057C3" w:rsidRDefault="005057C3">
      <w:pPr>
        <w:pStyle w:val="Kommentartext"/>
      </w:pPr>
      <w:r>
        <w:t xml:space="preserve">In Klammer evtl. </w:t>
      </w:r>
      <w:r>
        <w:rPr>
          <w:rStyle w:val="Kommentarzeichen"/>
        </w:rPr>
        <w:annotationRef/>
      </w:r>
      <w:r>
        <w:t>(Betreuer Herr Fahr)?</w:t>
      </w:r>
    </w:p>
  </w:comment>
  <w:comment w:id="1105" w:author="Admin" w:date="2015-07-06T14:02:00Z" w:initials="A">
    <w:p w14:paraId="5B3ABF46" w14:textId="37220125" w:rsidR="005057C3" w:rsidRDefault="005057C3">
      <w:pPr>
        <w:pStyle w:val="Kommentartext"/>
      </w:pPr>
      <w:r>
        <w:rPr>
          <w:rStyle w:val="Kommentarzeichen"/>
        </w:rPr>
        <w:annotationRef/>
      </w:r>
      <w:r>
        <w:t>Diagramm?</w:t>
      </w:r>
    </w:p>
  </w:comment>
  <w:comment w:id="1106" w:author="Michael K." w:date="2015-07-06T22:03:00Z" w:initials="MK">
    <w:p w14:paraId="4FFD4CC6" w14:textId="6D170C16" w:rsidR="005057C3" w:rsidRDefault="005057C3">
      <w:pPr>
        <w:pStyle w:val="Kommentartext"/>
      </w:pPr>
      <w:r>
        <w:rPr>
          <w:rStyle w:val="Kommentarzeichen"/>
        </w:rPr>
        <w:annotationRef/>
      </w:r>
      <w:r>
        <w:t>Excel Meilenstein bisschen erweitern wird’s auch tun?</w:t>
      </w:r>
    </w:p>
  </w:comment>
  <w:comment w:id="1107" w:author="Admin" w:date="2015-07-07T10:38:00Z" w:initials="A">
    <w:p w14:paraId="66D14B68" w14:textId="60DF58D8" w:rsidR="005057C3" w:rsidRDefault="005057C3">
      <w:pPr>
        <w:pStyle w:val="Kommentartext"/>
      </w:pPr>
      <w:r>
        <w:rPr>
          <w:rStyle w:val="Kommentarzeichen"/>
        </w:rPr>
        <w:annotationRef/>
      </w:r>
      <w:r>
        <w:t>Ja so was</w:t>
      </w:r>
    </w:p>
  </w:comment>
  <w:comment w:id="1115" w:author="Admin" w:date="2015-07-06T14:03:00Z" w:initials="A">
    <w:p w14:paraId="0774F42E" w14:textId="08164C8F" w:rsidR="005057C3" w:rsidRDefault="005057C3">
      <w:pPr>
        <w:pStyle w:val="Kommentartext"/>
      </w:pPr>
      <w:r>
        <w:rPr>
          <w:rStyle w:val="Kommentarzeichen"/>
        </w:rPr>
        <w:annotationRef/>
      </w:r>
      <w:r>
        <w:t>Einheitliche Schreibweise !!!</w:t>
      </w:r>
    </w:p>
  </w:comment>
  <w:comment w:id="1134" w:author="Admin" w:date="2015-07-06T14:07:00Z" w:initials="A">
    <w:p w14:paraId="431B96E2" w14:textId="5FE5D0D0" w:rsidR="005057C3" w:rsidRDefault="005057C3">
      <w:pPr>
        <w:pStyle w:val="Kommentartext"/>
      </w:pPr>
      <w:r>
        <w:rPr>
          <w:rStyle w:val="Kommentarzeichen"/>
        </w:rPr>
        <w:annotationRef/>
      </w:r>
      <w:r>
        <w:t>Zu vor immer Fußballspieler jetzt sind es Roboter?</w:t>
      </w:r>
    </w:p>
  </w:comment>
  <w:comment w:id="1140" w:author="Admin" w:date="2015-07-07T13:38:00Z" w:initials="A">
    <w:p w14:paraId="562B22C7" w14:textId="2FDAF7F4" w:rsidR="005057C3" w:rsidRDefault="005057C3">
      <w:pPr>
        <w:pStyle w:val="Kommentartext"/>
      </w:pPr>
      <w:r>
        <w:rPr>
          <w:rStyle w:val="Kommentarzeichen"/>
        </w:rPr>
        <w:annotationRef/>
      </w:r>
      <w:r>
        <w:t>Quelle</w:t>
      </w:r>
    </w:p>
  </w:comment>
  <w:comment w:id="2147" w:author="Admin" w:date="2015-07-07T13:41:00Z" w:initials="A">
    <w:p w14:paraId="52559C8D" w14:textId="21A567E0" w:rsidR="005057C3" w:rsidRDefault="005057C3">
      <w:pPr>
        <w:pStyle w:val="Kommentartext"/>
      </w:pPr>
      <w:r>
        <w:rPr>
          <w:rStyle w:val="Kommentarzeichen"/>
        </w:rPr>
        <w:annotationRef/>
      </w:r>
      <w:r>
        <w:t>Quelle</w:t>
      </w:r>
    </w:p>
  </w:comment>
  <w:comment w:id="2154" w:author="Admin" w:date="2015-07-07T13:42:00Z" w:initials="A">
    <w:p w14:paraId="618EB11F" w14:textId="268F4B3C" w:rsidR="005057C3" w:rsidRDefault="005057C3">
      <w:pPr>
        <w:pStyle w:val="Kommentartext"/>
      </w:pPr>
      <w:r>
        <w:rPr>
          <w:rStyle w:val="Kommentarzeichen"/>
        </w:rPr>
        <w:annotationRef/>
      </w:r>
      <w:r>
        <w:t xml:space="preserve">Evtl. auch </w:t>
      </w:r>
      <w:proofErr w:type="spellStart"/>
      <w:r>
        <w:t>ne</w:t>
      </w:r>
      <w:proofErr w:type="spellEnd"/>
      <w:r>
        <w:t xml:space="preserve"> Quelle</w:t>
      </w:r>
    </w:p>
  </w:comment>
  <w:comment w:id="2550" w:author="Admin" w:date="2015-07-06T14:54:00Z" w:initials="A">
    <w:p w14:paraId="6AFAE70E" w14:textId="4044CE88" w:rsidR="005057C3" w:rsidRDefault="005057C3">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4D4D304C" w15:done="0"/>
  <w15:commentEx w15:paraId="65A76335" w15:done="0"/>
  <w15:commentEx w15:paraId="40B7DCE8" w15:done="0"/>
  <w15:commentEx w15:paraId="308F9E12" w15:done="0"/>
  <w15:commentEx w15:paraId="256DC51C" w15:done="0"/>
  <w15:commentEx w15:paraId="2EBC50FB" w15:done="0"/>
  <w15:commentEx w15:paraId="05CD271F"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9EEF6" w14:textId="77777777" w:rsidR="00084F1A" w:rsidRDefault="00084F1A" w:rsidP="00081F4B">
      <w:pPr>
        <w:spacing w:line="240" w:lineRule="auto"/>
      </w:pPr>
      <w:r>
        <w:separator/>
      </w:r>
    </w:p>
  </w:endnote>
  <w:endnote w:type="continuationSeparator" w:id="0">
    <w:p w14:paraId="364469EA" w14:textId="77777777" w:rsidR="00084F1A" w:rsidRDefault="00084F1A"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5057C3" w:rsidRDefault="005057C3">
        <w:pPr>
          <w:pStyle w:val="Fuzeile"/>
          <w:jc w:val="right"/>
        </w:pPr>
        <w:r>
          <w:fldChar w:fldCharType="begin"/>
        </w:r>
        <w:r>
          <w:instrText>PAGE   \* MERGEFORMAT</w:instrText>
        </w:r>
        <w:r>
          <w:fldChar w:fldCharType="separate"/>
        </w:r>
        <w:r w:rsidR="000E14AF">
          <w:rPr>
            <w:noProof/>
          </w:rPr>
          <w:t>V</w:t>
        </w:r>
        <w:r>
          <w:fldChar w:fldCharType="end"/>
        </w:r>
      </w:p>
    </w:sdtContent>
  </w:sdt>
  <w:p w14:paraId="04BA6742" w14:textId="77777777" w:rsidR="005057C3" w:rsidRDefault="005057C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5057C3" w:rsidRDefault="005057C3">
    <w:pPr>
      <w:pStyle w:val="Fuzeile"/>
      <w:jc w:val="right"/>
    </w:pPr>
  </w:p>
  <w:p w14:paraId="6043DAC7" w14:textId="77777777" w:rsidR="005057C3" w:rsidRDefault="005057C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5057C3" w:rsidRDefault="005057C3">
        <w:pPr>
          <w:pStyle w:val="Fuzeile"/>
          <w:jc w:val="right"/>
        </w:pPr>
        <w:r>
          <w:fldChar w:fldCharType="begin"/>
        </w:r>
        <w:r>
          <w:instrText>PAGE   \* MERGEFORMAT</w:instrText>
        </w:r>
        <w:r>
          <w:fldChar w:fldCharType="separate"/>
        </w:r>
        <w:r w:rsidR="000E14AF">
          <w:rPr>
            <w:noProof/>
          </w:rPr>
          <w:t>I</w:t>
        </w:r>
        <w:r>
          <w:fldChar w:fldCharType="end"/>
        </w:r>
      </w:p>
    </w:sdtContent>
  </w:sdt>
  <w:p w14:paraId="514E9DF3" w14:textId="77777777" w:rsidR="005057C3" w:rsidRDefault="005057C3">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5057C3" w:rsidRDefault="005057C3">
        <w:pPr>
          <w:pStyle w:val="Fuzeile"/>
          <w:jc w:val="right"/>
        </w:pPr>
        <w:r>
          <w:fldChar w:fldCharType="begin"/>
        </w:r>
        <w:r>
          <w:instrText>PAGE   \* MERGEFORMAT</w:instrText>
        </w:r>
        <w:r>
          <w:fldChar w:fldCharType="separate"/>
        </w:r>
        <w:r w:rsidR="000E14AF">
          <w:rPr>
            <w:noProof/>
          </w:rPr>
          <w:t>1</w:t>
        </w:r>
        <w:r>
          <w:fldChar w:fldCharType="end"/>
        </w:r>
      </w:p>
    </w:sdtContent>
  </w:sdt>
  <w:p w14:paraId="7D93E7FA" w14:textId="77777777" w:rsidR="005057C3" w:rsidRDefault="005057C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175AD" w14:textId="77777777" w:rsidR="00084F1A" w:rsidRDefault="00084F1A" w:rsidP="00081F4B">
      <w:pPr>
        <w:spacing w:line="240" w:lineRule="auto"/>
      </w:pPr>
      <w:r>
        <w:separator/>
      </w:r>
    </w:p>
  </w:footnote>
  <w:footnote w:type="continuationSeparator" w:id="0">
    <w:p w14:paraId="6E95B2FB" w14:textId="77777777" w:rsidR="00084F1A" w:rsidRDefault="00084F1A"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5057C3" w:rsidRDefault="005057C3">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5057C3" w:rsidRDefault="005057C3">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Maximilian Schmitz">
    <w15:presenceInfo w15:providerId="Windows Live" w15:userId="61fe35a2f851296e"/>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216C"/>
    <w:rsid w:val="00C93068"/>
    <w:rsid w:val="00C970E6"/>
    <w:rsid w:val="00C976BA"/>
    <w:rsid w:val="00CA025A"/>
    <w:rsid w:val="00CA0B27"/>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BD25E70B-3404-4AC3-94A3-AA4C9B100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10135</Words>
  <Characters>63857</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73845</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839</cp:revision>
  <cp:lastPrinted>2014-08-27T20:09:00Z</cp:lastPrinted>
  <dcterms:created xsi:type="dcterms:W3CDTF">2014-07-28T08:46:00Z</dcterms:created>
  <dcterms:modified xsi:type="dcterms:W3CDTF">2015-07-08T07:04:00Z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