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930AF" w14:textId="77777777" w:rsidR="00317701" w:rsidDel="006F3D3F" w:rsidRDefault="00317701">
      <w:pPr>
        <w:pStyle w:val="berschrift1"/>
        <w:numPr>
          <w:ilvl w:val="0"/>
          <w:numId w:val="0"/>
        </w:numPr>
        <w:rPr>
          <w:del w:id="3"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A1F2A"/>
          <w:p w14:paraId="2D1E230A" w14:textId="77777777" w:rsidR="00317701" w:rsidRPr="00290785" w:rsidRDefault="00317701">
            <w:pPr>
              <w:pStyle w:val="Textkrper"/>
              <w:jc w:val="center"/>
              <w:rPr>
                <w:sz w:val="28"/>
              </w:rPr>
            </w:pPr>
            <w:r w:rsidRPr="00317701">
              <w:rPr>
                <w:b w:val="0"/>
                <w:sz w:val="28"/>
              </w:rPr>
              <w:t>Unreal Cup</w:t>
            </w:r>
          </w:p>
          <w:p w14:paraId="7832F5B8" w14:textId="77777777" w:rsidR="00317701" w:rsidRDefault="00317701">
            <w:pPr>
              <w:pStyle w:val="Kopfzeile"/>
              <w:tabs>
                <w:tab w:val="clear" w:pos="4536"/>
                <w:tab w:val="clear" w:pos="9072"/>
              </w:tabs>
            </w:pPr>
          </w:p>
          <w:p w14:paraId="560991CC" w14:textId="77777777" w:rsidR="00290785" w:rsidRDefault="00290785">
            <w:pPr>
              <w:pStyle w:val="Kopfzeile"/>
            </w:pPr>
          </w:p>
          <w:p w14:paraId="482B25FC" w14:textId="77777777" w:rsidR="00317701" w:rsidRDefault="00317701">
            <w:pPr>
              <w:jc w:val="center"/>
              <w:rPr>
                <w:rFonts w:cs="Arial"/>
                <w:b/>
                <w:snapToGrid w:val="0"/>
              </w:rPr>
            </w:pPr>
            <w:r>
              <w:rPr>
                <w:b/>
              </w:rPr>
              <w:t>STUDIENARBEIT</w:t>
            </w:r>
          </w:p>
          <w:p w14:paraId="3A5D1D72" w14:textId="77777777" w:rsidR="00317701" w:rsidRPr="004B057D" w:rsidRDefault="00317701">
            <w:r>
              <w:t xml:space="preserve"> </w:t>
            </w:r>
          </w:p>
          <w:p w14:paraId="213F83A5" w14:textId="77777777" w:rsidR="00317701" w:rsidRPr="004B057D" w:rsidRDefault="00317701"/>
          <w:p w14:paraId="1CAA13A1" w14:textId="77777777" w:rsidR="00317701" w:rsidRDefault="00317701">
            <w:pPr>
              <w:jc w:val="center"/>
            </w:pPr>
            <w:r>
              <w:t xml:space="preserve">im Studiengang </w:t>
            </w:r>
            <w:r w:rsidRPr="00317701">
              <w:t>Informationstechnik</w:t>
            </w:r>
          </w:p>
          <w:p w14:paraId="43BFD44A" w14:textId="77777777" w:rsidR="00317701" w:rsidRDefault="00317701">
            <w:pPr>
              <w:jc w:val="center"/>
            </w:pPr>
          </w:p>
          <w:p w14:paraId="313FFBB1" w14:textId="77777777" w:rsidR="00317701" w:rsidRDefault="00317701">
            <w:pPr>
              <w:jc w:val="center"/>
            </w:pPr>
            <w:r>
              <w:t>an der DHBW Ravensburg</w:t>
            </w:r>
          </w:p>
          <w:p w14:paraId="7EA782D9" w14:textId="77777777" w:rsidR="00317701" w:rsidRDefault="00317701">
            <w:pPr>
              <w:jc w:val="center"/>
            </w:pPr>
            <w:r>
              <w:t>Campus Friedrichshafen</w:t>
            </w:r>
          </w:p>
          <w:p w14:paraId="7B53BEF5" w14:textId="77777777" w:rsidR="00317701" w:rsidRDefault="00317701"/>
          <w:p w14:paraId="56D1AE38" w14:textId="77777777" w:rsidR="00317701" w:rsidRDefault="00317701">
            <w:pPr>
              <w:jc w:val="center"/>
            </w:pPr>
            <w:r>
              <w:t>von</w:t>
            </w:r>
          </w:p>
          <w:p w14:paraId="451585DE" w14:textId="77777777" w:rsidR="00317701" w:rsidRDefault="00317701">
            <w:pPr>
              <w:jc w:val="center"/>
            </w:pPr>
          </w:p>
          <w:p w14:paraId="65BD6239" w14:textId="77777777" w:rsidR="00317701" w:rsidRPr="00290785" w:rsidRDefault="002364F7">
            <w:pPr>
              <w:jc w:val="center"/>
            </w:pPr>
            <w:r>
              <w:t>Michael Ke</w:t>
            </w:r>
            <w:r w:rsidR="00317701" w:rsidRPr="00290785">
              <w:t>keisen,</w:t>
            </w:r>
          </w:p>
          <w:p w14:paraId="2D6E16F9" w14:textId="77777777" w:rsidR="00317701" w:rsidRPr="00290785" w:rsidRDefault="00317701">
            <w:pPr>
              <w:jc w:val="center"/>
            </w:pPr>
            <w:r w:rsidRPr="00290785">
              <w:t>Michael Möbius,</w:t>
            </w:r>
          </w:p>
          <w:p w14:paraId="7374285E" w14:textId="77777777" w:rsidR="00317701" w:rsidRPr="00290785" w:rsidRDefault="00317701">
            <w:pPr>
              <w:jc w:val="center"/>
            </w:pPr>
            <w:r w:rsidRPr="00290785">
              <w:t>Daniel Rapp,</w:t>
            </w:r>
          </w:p>
          <w:p w14:paraId="4A3D9D27" w14:textId="77777777" w:rsidR="00317701" w:rsidRPr="00290785" w:rsidRDefault="00317701">
            <w:pPr>
              <w:jc w:val="center"/>
            </w:pPr>
            <w:r w:rsidRPr="00290785">
              <w:t>Maximilian Schmitz</w:t>
            </w:r>
          </w:p>
          <w:p w14:paraId="38C2B683" w14:textId="77777777" w:rsidR="00317701" w:rsidRDefault="00317701"/>
          <w:p w14:paraId="20E09529" w14:textId="77777777" w:rsidR="00317701" w:rsidRPr="00B50FE7" w:rsidRDefault="00317701">
            <w:pPr>
              <w:jc w:val="center"/>
              <w:rPr>
                <w:rPrChange w:id="4" w:author="Maximilian Schmitz" w:date="2015-01-08T20:23:00Z">
                  <w:rPr>
                    <w:color w:val="FF0000"/>
                  </w:rPr>
                </w:rPrChange>
              </w:rPr>
            </w:pPr>
            <w:del w:id="5" w:author="Maximilian Schmitz" w:date="2015-01-08T20:23:00Z">
              <w:r w:rsidRPr="00B50FE7" w:rsidDel="00B50FE7">
                <w:rPr>
                  <w:rPrChange w:id="6" w:author="Maximilian Schmitz" w:date="2015-01-08T20:23:00Z">
                    <w:rPr>
                      <w:color w:val="FF0000"/>
                    </w:rPr>
                  </w:rPrChange>
                </w:rPr>
                <w:delText>Abgabedatum</w:delText>
              </w:r>
            </w:del>
            <w:ins w:id="7" w:author="Maximilian Schmitz" w:date="2015-01-08T20:23:00Z">
              <w:del w:id="8" w:author="Admin" w:date="2015-07-06T13:09:00Z">
                <w:r w:rsidR="00B50FE7" w:rsidRPr="00B50FE7" w:rsidDel="001E1044">
                  <w:rPr>
                    <w:rPrChange w:id="9" w:author="Maximilian Schmitz" w:date="2015-01-08T20:23:00Z">
                      <w:rPr>
                        <w:color w:val="FF0000"/>
                      </w:rPr>
                    </w:rPrChange>
                  </w:rPr>
                  <w:delText>0</w:delText>
                </w:r>
              </w:del>
            </w:ins>
            <w:ins w:id="10" w:author="Admin" w:date="2015-07-06T13:09:00Z">
              <w:r w:rsidR="001E1044">
                <w:t>10</w:t>
              </w:r>
            </w:ins>
            <w:ins w:id="11" w:author="Maximilian Schmitz" w:date="2015-01-08T20:23:00Z">
              <w:del w:id="12" w:author="Admin" w:date="2015-07-06T13:09:00Z">
                <w:r w:rsidR="00B50FE7" w:rsidRPr="00B50FE7" w:rsidDel="001E1044">
                  <w:rPr>
                    <w:rPrChange w:id="13" w:author="Maximilian Schmitz" w:date="2015-01-08T20:23:00Z">
                      <w:rPr>
                        <w:color w:val="FF0000"/>
                      </w:rPr>
                    </w:rPrChange>
                  </w:rPr>
                  <w:delText>9</w:delText>
                </w:r>
              </w:del>
              <w:r w:rsidR="00B50FE7" w:rsidRPr="00B50FE7">
                <w:rPr>
                  <w:rPrChange w:id="14" w:author="Maximilian Schmitz" w:date="2015-01-08T20:23:00Z">
                    <w:rPr>
                      <w:color w:val="FF0000"/>
                    </w:rPr>
                  </w:rPrChange>
                </w:rPr>
                <w:t>.0</w:t>
              </w:r>
            </w:ins>
            <w:ins w:id="15" w:author="Admin" w:date="2015-07-06T13:12:00Z">
              <w:r w:rsidR="001E1044">
                <w:t>7</w:t>
              </w:r>
            </w:ins>
            <w:ins w:id="16" w:author="Maximilian Schmitz" w:date="2015-01-08T20:23:00Z">
              <w:del w:id="17" w:author="Admin" w:date="2015-07-06T13:09:00Z">
                <w:r w:rsidR="00B50FE7" w:rsidRPr="00B50FE7" w:rsidDel="001E1044">
                  <w:rPr>
                    <w:rPrChange w:id="18" w:author="Maximilian Schmitz" w:date="2015-01-08T20:23:00Z">
                      <w:rPr>
                        <w:color w:val="FF0000"/>
                      </w:rPr>
                    </w:rPrChange>
                  </w:rPr>
                  <w:delText>1</w:delText>
                </w:r>
              </w:del>
              <w:r w:rsidR="00B50FE7" w:rsidRPr="00B50FE7">
                <w:rPr>
                  <w:rPrChange w:id="19" w:author="Maximilian Schmitz" w:date="2015-01-08T20:23:00Z">
                    <w:rPr>
                      <w:color w:val="FF0000"/>
                    </w:rPr>
                  </w:rPrChange>
                </w:rPr>
                <w:t>.2015</w:t>
              </w:r>
            </w:ins>
          </w:p>
          <w:p w14:paraId="62C70A01" w14:textId="77777777" w:rsidR="00317701" w:rsidRDefault="00317701"/>
          <w:p w14:paraId="08D7A67A" w14:textId="77777777" w:rsidR="00317701" w:rsidRDefault="00317701">
            <w:pPr>
              <w:tabs>
                <w:tab w:val="left" w:pos="4820"/>
              </w:tabs>
              <w:ind w:left="268"/>
            </w:pPr>
            <w:r>
              <w:t>Bearbeitungszeitraum</w:t>
            </w:r>
            <w:r>
              <w:tab/>
            </w:r>
            <w:del w:id="20" w:author="Maximilian Schmitz" w:date="2015-01-08T20:25:00Z">
              <w:r w:rsidDel="001A7683">
                <w:delText>xx.xx</w:delText>
              </w:r>
            </w:del>
            <w:ins w:id="21" w:author="Maximilian Schmitz" w:date="2015-01-08T20:25:00Z">
              <w:r w:rsidR="001A7683">
                <w:t>13.10</w:t>
              </w:r>
            </w:ins>
            <w:r>
              <w:t xml:space="preserve">.2014 – </w:t>
            </w:r>
            <w:ins w:id="22" w:author="Admin" w:date="2015-07-06T13:09:00Z">
              <w:r w:rsidR="001E1044">
                <w:t>10</w:t>
              </w:r>
            </w:ins>
            <w:ins w:id="23" w:author="Daene" w:date="2015-01-08T17:08:00Z">
              <w:del w:id="24" w:author="Admin" w:date="2015-07-06T13:09:00Z">
                <w:r w:rsidR="004B0411" w:rsidDel="001E1044">
                  <w:delText>09</w:delText>
                </w:r>
              </w:del>
            </w:ins>
            <w:del w:id="25" w:author="Daene" w:date="2015-01-08T17:08:00Z">
              <w:r w:rsidDel="004B0411">
                <w:delText>yy</w:delText>
              </w:r>
            </w:del>
            <w:r>
              <w:t>.</w:t>
            </w:r>
            <w:ins w:id="26" w:author="Daene" w:date="2015-01-08T17:08:00Z">
              <w:r w:rsidR="004B0411">
                <w:t>0</w:t>
              </w:r>
            </w:ins>
            <w:ins w:id="27" w:author="Admin" w:date="2015-07-06T13:09:00Z">
              <w:r w:rsidR="001E1044">
                <w:t>7</w:t>
              </w:r>
            </w:ins>
            <w:ins w:id="28" w:author="Daene" w:date="2015-01-08T17:08:00Z">
              <w:del w:id="29" w:author="Admin" w:date="2015-07-06T13:09:00Z">
                <w:r w:rsidR="004B0411" w:rsidDel="001E1044">
                  <w:delText>1</w:delText>
                </w:r>
              </w:del>
            </w:ins>
            <w:del w:id="30" w:author="Daene" w:date="2015-01-08T17:08:00Z">
              <w:r w:rsidDel="004B0411">
                <w:delText>yy</w:delText>
              </w:r>
            </w:del>
            <w:r>
              <w:t>.2015</w:t>
            </w:r>
          </w:p>
          <w:p w14:paraId="541A4F31" w14:textId="77777777" w:rsidR="00317701" w:rsidRPr="004E76E5" w:rsidRDefault="00317701">
            <w:pPr>
              <w:tabs>
                <w:tab w:val="left" w:pos="4820"/>
              </w:tabs>
              <w:ind w:left="268"/>
              <w:rPr>
                <w:color w:val="FF0000"/>
              </w:rPr>
            </w:pPr>
            <w:r>
              <w:t>Matrikelnummer</w:t>
            </w:r>
            <w:r>
              <w:tab/>
            </w:r>
            <w:ins w:id="31" w:author="Maximilian Schmitz" w:date="2015-01-08T20:22:00Z">
              <w:r w:rsidR="000E1901">
                <w:rPr>
                  <w:rStyle w:val="5yl5"/>
                </w:rPr>
                <w:t>4468889</w:t>
              </w:r>
            </w:ins>
            <w:del w:id="32" w:author="Maximilian Schmitz" w:date="2015-01-08T20:22:00Z">
              <w:r w:rsidRPr="000E1901" w:rsidDel="000E1901">
                <w:rPr>
                  <w:rPrChange w:id="33" w:author="Maximilian Schmitz" w:date="2015-01-08T20:22:00Z">
                    <w:rPr>
                      <w:color w:val="FF0000"/>
                    </w:rPr>
                  </w:rPrChange>
                </w:rPr>
                <w:delText>Matrikelnummer Michael K,</w:delText>
              </w:r>
            </w:del>
            <w:ins w:id="34" w:author="Maximilian Schmitz" w:date="2015-01-08T20:22:00Z">
              <w:r w:rsidR="000E1901" w:rsidRPr="000E1901">
                <w:rPr>
                  <w:rPrChange w:id="35" w:author="Maximilian Schmitz" w:date="2015-01-08T20:22:00Z">
                    <w:rPr>
                      <w:color w:val="FF0000"/>
                    </w:rPr>
                  </w:rPrChange>
                </w:rPr>
                <w:t>,</w:t>
              </w:r>
            </w:ins>
          </w:p>
          <w:p w14:paraId="105CDF79" w14:textId="77777777" w:rsidR="00317701" w:rsidRPr="004E76E5" w:rsidRDefault="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ins w:id="36" w:author="Daene" w:date="2015-01-08T17:06:00Z">
              <w:r w:rsidR="000E24A9" w:rsidRPr="000E24A9">
                <w:rPr>
                  <w:rPrChange w:id="37" w:author="Daene" w:date="2015-01-08T17:07:00Z">
                    <w:rPr>
                      <w:color w:val="FF0000"/>
                    </w:rPr>
                  </w:rPrChange>
                </w:rPr>
                <w:t>6014276</w:t>
              </w:r>
            </w:ins>
            <w:ins w:id="38" w:author="Admin" w:date="2015-07-06T13:08:00Z">
              <w:r w:rsidR="001E1044">
                <w:t>,</w:t>
              </w:r>
            </w:ins>
            <w:del w:id="39" w:author="Daene" w:date="2015-01-08T17:06:00Z">
              <w:r w:rsidRPr="004E76E5" w:rsidDel="000E24A9">
                <w:rPr>
                  <w:color w:val="FF0000"/>
                </w:rPr>
                <w:delText>Matrikelnummer Daniel,</w:delText>
              </w:r>
            </w:del>
          </w:p>
          <w:p w14:paraId="55F5E22C" w14:textId="77777777" w:rsidR="00317701" w:rsidRDefault="00317701">
            <w:pPr>
              <w:tabs>
                <w:tab w:val="left" w:pos="4820"/>
              </w:tabs>
              <w:ind w:left="268"/>
            </w:pPr>
            <w:r>
              <w:tab/>
              <w:t>9322432</w:t>
            </w:r>
          </w:p>
          <w:p w14:paraId="54F29B2F" w14:textId="77777777" w:rsidR="00317701" w:rsidRDefault="00317701">
            <w:pPr>
              <w:tabs>
                <w:tab w:val="left" w:pos="4820"/>
              </w:tabs>
              <w:ind w:left="268"/>
            </w:pPr>
            <w:r>
              <w:tab/>
            </w:r>
          </w:p>
          <w:p w14:paraId="7A3834CF" w14:textId="77777777" w:rsidR="00317701" w:rsidRPr="00D463CC" w:rsidRDefault="00317701">
            <w:pPr>
              <w:tabs>
                <w:tab w:val="left" w:pos="4820"/>
              </w:tabs>
              <w:ind w:left="268"/>
              <w:rPr>
                <w:color w:val="FF0000"/>
              </w:rPr>
            </w:pPr>
            <w:r>
              <w:tab/>
            </w:r>
          </w:p>
          <w:p w14:paraId="594EE820" w14:textId="77777777" w:rsidR="00317701" w:rsidRDefault="00317701">
            <w:pPr>
              <w:tabs>
                <w:tab w:val="left" w:pos="4820"/>
              </w:tabs>
              <w:ind w:left="268"/>
            </w:pPr>
            <w:r>
              <w:t xml:space="preserve">Betreuer </w:t>
            </w:r>
            <w:r>
              <w:tab/>
            </w:r>
            <w:r w:rsidR="00E46381" w:rsidRPr="00E46381">
              <w:t>Prof. Erwin Fahr</w:t>
            </w:r>
          </w:p>
        </w:tc>
      </w:tr>
    </w:tbl>
    <w:p w14:paraId="0B4C9159" w14:textId="77777777"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14:paraId="1370C2F3" w14:textId="77777777"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rsidP="006D6684">
            <w:pPr>
              <w:pStyle w:val="KeinLeerraum"/>
            </w:pPr>
          </w:p>
        </w:tc>
      </w:tr>
    </w:tbl>
    <w:p w14:paraId="3D1A467E" w14:textId="77777777" w:rsidR="00564312" w:rsidRPr="00564312" w:rsidRDefault="00564312">
      <w:pPr>
        <w:rPr>
          <w:vanish/>
        </w:rPr>
      </w:pPr>
    </w:p>
    <w:p w14:paraId="340F2079" w14:textId="77777777" w:rsidR="00384E0F" w:rsidRPr="000D5298" w:rsidRDefault="00C47043">
      <w:pPr>
        <w:pStyle w:val="berschrift1"/>
        <w:numPr>
          <w:ilvl w:val="0"/>
          <w:numId w:val="0"/>
        </w:numPr>
      </w:pPr>
      <w:bookmarkStart w:id="40" w:name="_Toc424149249"/>
      <w:r w:rsidRPr="000D5298">
        <w:t>Eidesstattliche Erklärung</w:t>
      </w:r>
      <w:bookmarkEnd w:id="40"/>
    </w:p>
    <w:p w14:paraId="435D8D7C" w14:textId="77777777" w:rsidR="00384E0F" w:rsidRPr="002C0F35" w:rsidRDefault="00384E0F">
      <w:pPr>
        <w:rPr>
          <w:rFonts w:cs="Arial"/>
          <w:snapToGrid w:val="0"/>
          <w:sz w:val="28"/>
        </w:rPr>
      </w:pPr>
    </w:p>
    <w:p w14:paraId="7709AB7B" w14:textId="77777777" w:rsidR="00384E0F" w:rsidRPr="002C0F35" w:rsidRDefault="00384E0F">
      <w:pPr>
        <w:rPr>
          <w:rFonts w:cs="Arial"/>
          <w:snapToGrid w:val="0"/>
        </w:rPr>
      </w:pPr>
    </w:p>
    <w:p w14:paraId="49047AEE" w14:textId="77777777" w:rsidR="00384E0F" w:rsidRPr="002C0F35" w:rsidRDefault="00384E0F">
      <w:pPr>
        <w:rPr>
          <w:rFonts w:cs="Arial"/>
          <w:snapToGrid w:val="0"/>
        </w:rPr>
      </w:pPr>
    </w:p>
    <w:p w14:paraId="4BECD001" w14:textId="77777777" w:rsidR="00384E0F" w:rsidRDefault="00384E0F">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pPr>
        <w:autoSpaceDE w:val="0"/>
        <w:autoSpaceDN w:val="0"/>
        <w:adjustRightInd w:val="0"/>
        <w:rPr>
          <w:rFonts w:cs="Arial"/>
          <w:iCs/>
          <w:szCs w:val="22"/>
        </w:rPr>
      </w:pPr>
    </w:p>
    <w:p w14:paraId="0257E985" w14:textId="77777777" w:rsidR="00384E0F" w:rsidRPr="002C0F35" w:rsidRDefault="00384E0F">
      <w:pPr>
        <w:rPr>
          <w:rFonts w:cs="Arial"/>
          <w:snapToGrid w:val="0"/>
          <w:szCs w:val="22"/>
        </w:rPr>
      </w:pPr>
      <w:r w:rsidRPr="002C0F35">
        <w:rPr>
          <w:rFonts w:cs="Arial"/>
          <w:snapToGrid w:val="0"/>
          <w:szCs w:val="22"/>
        </w:rPr>
        <w:t xml:space="preserve">Hiermit erkläre ich, dass ich die vorliegende Arbeit mit dem Titel </w:t>
      </w:r>
    </w:p>
    <w:p w14:paraId="01A64213" w14:textId="77777777" w:rsidR="00384E0F" w:rsidRPr="002C0F35" w:rsidRDefault="00384E0F">
      <w:pPr>
        <w:jc w:val="center"/>
        <w:rPr>
          <w:rFonts w:cs="Arial"/>
          <w:snapToGrid w:val="0"/>
          <w:sz w:val="28"/>
        </w:rPr>
      </w:pPr>
    </w:p>
    <w:p w14:paraId="62419391" w14:textId="77777777" w:rsidR="00384E0F" w:rsidRPr="002C0F35" w:rsidRDefault="00384E0F">
      <w:pPr>
        <w:jc w:val="center"/>
        <w:rPr>
          <w:rFonts w:cs="Arial"/>
          <w:snapToGrid w:val="0"/>
        </w:rPr>
      </w:pPr>
    </w:p>
    <w:p w14:paraId="08C70926" w14:textId="77777777" w:rsidR="00384E0F" w:rsidRPr="002C0F35" w:rsidRDefault="00EC631A">
      <w:pPr>
        <w:jc w:val="center"/>
        <w:rPr>
          <w:rFonts w:cs="Arial"/>
          <w:b/>
          <w:snapToGrid w:val="0"/>
          <w:sz w:val="32"/>
        </w:rPr>
      </w:pPr>
      <w:r>
        <w:rPr>
          <w:rFonts w:cs="Arial"/>
          <w:b/>
          <w:snapToGrid w:val="0"/>
          <w:sz w:val="32"/>
        </w:rPr>
        <w:t>Unreal Cup</w:t>
      </w:r>
    </w:p>
    <w:p w14:paraId="56B6B79E" w14:textId="77777777" w:rsidR="00384E0F" w:rsidRPr="002C0F35" w:rsidRDefault="00384E0F">
      <w:pPr>
        <w:rPr>
          <w:rFonts w:cs="Arial"/>
          <w:snapToGrid w:val="0"/>
          <w:sz w:val="28"/>
        </w:rPr>
      </w:pPr>
    </w:p>
    <w:p w14:paraId="3AAF06CF" w14:textId="77777777" w:rsidR="00384E0F" w:rsidRPr="002C0F35" w:rsidRDefault="00384E0F">
      <w:pPr>
        <w:rPr>
          <w:rFonts w:cs="Arial"/>
          <w:snapToGrid w:val="0"/>
        </w:rPr>
      </w:pPr>
    </w:p>
    <w:p w14:paraId="67A507F1" w14:textId="77777777" w:rsidR="00384E0F" w:rsidRPr="002C0F35" w:rsidRDefault="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pPr>
        <w:rPr>
          <w:rFonts w:cs="Arial"/>
          <w:snapToGrid w:val="0"/>
          <w:szCs w:val="22"/>
        </w:rPr>
      </w:pPr>
    </w:p>
    <w:p w14:paraId="32CE0B29" w14:textId="77777777" w:rsidR="00384E0F" w:rsidRPr="002C0F35" w:rsidRDefault="00384E0F">
      <w:pPr>
        <w:rPr>
          <w:rFonts w:cs="Arial"/>
          <w:snapToGrid w:val="0"/>
          <w:szCs w:val="22"/>
        </w:rPr>
      </w:pPr>
    </w:p>
    <w:p w14:paraId="258EFF02" w14:textId="77777777" w:rsidR="00384E0F" w:rsidRPr="002C0F35" w:rsidRDefault="00384E0F">
      <w:pPr>
        <w:rPr>
          <w:rFonts w:cs="Arial"/>
          <w:snapToGrid w:val="0"/>
          <w:szCs w:val="22"/>
        </w:rPr>
      </w:pPr>
    </w:p>
    <w:p w14:paraId="79D9C4C4" w14:textId="0B430F2D" w:rsidR="00384E0F" w:rsidRPr="00EC1852" w:rsidRDefault="002347FA">
      <w:pPr>
        <w:rPr>
          <w:rFonts w:cs="Arial"/>
          <w:snapToGrid w:val="0"/>
          <w:szCs w:val="22"/>
          <w:rPrChange w:id="41" w:author="Admin" w:date="2015-07-08T08:57:00Z">
            <w:rPr>
              <w:rFonts w:cs="Arial"/>
              <w:snapToGrid w:val="0"/>
              <w:color w:val="FF0000"/>
              <w:szCs w:val="22"/>
            </w:rPr>
          </w:rPrChange>
        </w:rPr>
      </w:pPr>
      <w:del w:id="42" w:author="Admin" w:date="2015-07-08T08:56:00Z">
        <w:r w:rsidRPr="00EC1852" w:rsidDel="00EC1852">
          <w:rPr>
            <w:rFonts w:cs="Arial"/>
            <w:snapToGrid w:val="0"/>
            <w:szCs w:val="22"/>
            <w:rPrChange w:id="43" w:author="Admin" w:date="2015-07-08T08:57:00Z">
              <w:rPr>
                <w:rFonts w:cs="Arial"/>
                <w:snapToGrid w:val="0"/>
                <w:color w:val="FF0000"/>
                <w:szCs w:val="22"/>
              </w:rPr>
            </w:rPrChange>
          </w:rPr>
          <w:delText>xx</w:delText>
        </w:r>
      </w:del>
      <w:ins w:id="44" w:author="Admin" w:date="2015-07-08T08:56:00Z">
        <w:r w:rsidR="00EC1852" w:rsidRPr="00EC1852">
          <w:rPr>
            <w:rFonts w:cs="Arial"/>
            <w:snapToGrid w:val="0"/>
            <w:szCs w:val="22"/>
            <w:rPrChange w:id="45" w:author="Admin" w:date="2015-07-08T08:57:00Z">
              <w:rPr>
                <w:rFonts w:cs="Arial"/>
                <w:snapToGrid w:val="0"/>
                <w:color w:val="FF0000"/>
                <w:szCs w:val="22"/>
              </w:rPr>
            </w:rPrChange>
          </w:rPr>
          <w:t>Immenstaad</w:t>
        </w:r>
      </w:ins>
      <w:r w:rsidR="00384E0F" w:rsidRPr="00EC1852">
        <w:rPr>
          <w:rFonts w:cs="Arial"/>
          <w:snapToGrid w:val="0"/>
          <w:szCs w:val="22"/>
          <w:rPrChange w:id="46" w:author="Admin" w:date="2015-07-08T08:57:00Z">
            <w:rPr>
              <w:rFonts w:cs="Arial"/>
              <w:snapToGrid w:val="0"/>
              <w:color w:val="FF0000"/>
              <w:szCs w:val="22"/>
            </w:rPr>
          </w:rPrChange>
        </w:rPr>
        <w:t xml:space="preserve">, den </w:t>
      </w:r>
      <w:ins w:id="47" w:author="Admin" w:date="2015-07-08T08:56:00Z">
        <w:r w:rsidR="00EC1852" w:rsidRPr="00EC1852">
          <w:rPr>
            <w:rFonts w:cs="Arial"/>
            <w:snapToGrid w:val="0"/>
            <w:szCs w:val="22"/>
            <w:rPrChange w:id="48" w:author="Admin" w:date="2015-07-08T08:57:00Z">
              <w:rPr>
                <w:rFonts w:cs="Arial"/>
                <w:snapToGrid w:val="0"/>
                <w:color w:val="FF0000"/>
                <w:szCs w:val="22"/>
              </w:rPr>
            </w:rPrChange>
          </w:rPr>
          <w:t>10</w:t>
        </w:r>
      </w:ins>
      <w:del w:id="49" w:author="Admin" w:date="2015-07-08T08:56:00Z">
        <w:r w:rsidRPr="00EC1852" w:rsidDel="00EC1852">
          <w:rPr>
            <w:rFonts w:cs="Arial"/>
            <w:snapToGrid w:val="0"/>
            <w:szCs w:val="22"/>
            <w:rPrChange w:id="50" w:author="Admin" w:date="2015-07-08T08:57:00Z">
              <w:rPr>
                <w:rFonts w:cs="Arial"/>
                <w:snapToGrid w:val="0"/>
                <w:color w:val="FF0000"/>
                <w:szCs w:val="22"/>
              </w:rPr>
            </w:rPrChange>
          </w:rPr>
          <w:delText>xx</w:delText>
        </w:r>
      </w:del>
      <w:r w:rsidRPr="00EC1852">
        <w:rPr>
          <w:rFonts w:cs="Arial"/>
          <w:snapToGrid w:val="0"/>
          <w:szCs w:val="22"/>
          <w:rPrChange w:id="51" w:author="Admin" w:date="2015-07-08T08:57:00Z">
            <w:rPr>
              <w:rFonts w:cs="Arial"/>
              <w:snapToGrid w:val="0"/>
              <w:color w:val="FF0000"/>
              <w:szCs w:val="22"/>
            </w:rPr>
          </w:rPrChange>
        </w:rPr>
        <w:t>.</w:t>
      </w:r>
      <w:ins w:id="52" w:author="Admin" w:date="2015-07-08T08:56:00Z">
        <w:r w:rsidR="00EC1852" w:rsidRPr="00EC1852">
          <w:rPr>
            <w:rFonts w:cs="Arial"/>
            <w:snapToGrid w:val="0"/>
            <w:szCs w:val="22"/>
            <w:rPrChange w:id="53" w:author="Admin" w:date="2015-07-08T08:57:00Z">
              <w:rPr>
                <w:rFonts w:cs="Arial"/>
                <w:snapToGrid w:val="0"/>
                <w:color w:val="FF0000"/>
                <w:szCs w:val="22"/>
              </w:rPr>
            </w:rPrChange>
          </w:rPr>
          <w:t>07</w:t>
        </w:r>
      </w:ins>
      <w:del w:id="54" w:author="Admin" w:date="2015-07-08T08:56:00Z">
        <w:r w:rsidRPr="00EC1852" w:rsidDel="00EC1852">
          <w:rPr>
            <w:rFonts w:cs="Arial"/>
            <w:snapToGrid w:val="0"/>
            <w:szCs w:val="22"/>
            <w:rPrChange w:id="55" w:author="Admin" w:date="2015-07-08T08:57:00Z">
              <w:rPr>
                <w:rFonts w:cs="Arial"/>
                <w:snapToGrid w:val="0"/>
                <w:color w:val="FF0000"/>
                <w:szCs w:val="22"/>
              </w:rPr>
            </w:rPrChange>
          </w:rPr>
          <w:delText>xx</w:delText>
        </w:r>
      </w:del>
      <w:r w:rsidRPr="00EC1852">
        <w:rPr>
          <w:rFonts w:cs="Arial"/>
          <w:snapToGrid w:val="0"/>
          <w:szCs w:val="22"/>
          <w:rPrChange w:id="56" w:author="Admin" w:date="2015-07-08T08:57:00Z">
            <w:rPr>
              <w:rFonts w:cs="Arial"/>
              <w:snapToGrid w:val="0"/>
              <w:color w:val="FF0000"/>
              <w:szCs w:val="22"/>
            </w:rPr>
          </w:rPrChange>
        </w:rPr>
        <w:t>.2015</w:t>
      </w:r>
    </w:p>
    <w:p w14:paraId="325E99A0" w14:textId="77777777" w:rsidR="00384E0F" w:rsidRPr="004E76E5" w:rsidRDefault="00384E0F">
      <w:pPr>
        <w:rPr>
          <w:rFonts w:cs="Arial"/>
          <w:snapToGrid w:val="0"/>
          <w:color w:val="FF0000"/>
        </w:rPr>
      </w:pPr>
    </w:p>
    <w:p w14:paraId="723863DE" w14:textId="40825726" w:rsidR="00EA3872" w:rsidRPr="004E76E5" w:rsidDel="00EC1852" w:rsidRDefault="00EA3872">
      <w:pPr>
        <w:rPr>
          <w:del w:id="57" w:author="Admin" w:date="2015-07-08T08:57:00Z"/>
          <w:rFonts w:cs="Arial"/>
          <w:snapToGrid w:val="0"/>
          <w:color w:val="FF0000"/>
        </w:rPr>
      </w:pPr>
    </w:p>
    <w:p w14:paraId="785C2632" w14:textId="63563507" w:rsidR="00407A24" w:rsidRDefault="008447BD">
      <w:pPr>
        <w:rPr>
          <w:b/>
          <w:kern w:val="28"/>
          <w:sz w:val="32"/>
        </w:rPr>
      </w:pPr>
      <w:del w:id="58" w:author="Admin" w:date="2015-07-08T08:57:00Z">
        <w:r w:rsidRPr="004E76E5" w:rsidDel="00EC1852">
          <w:rPr>
            <w:color w:val="FF0000"/>
          </w:rPr>
          <w:delText>Unterschrift</w:delText>
        </w:r>
      </w:del>
      <w:r w:rsidR="00407A24">
        <w:br w:type="page"/>
      </w:r>
    </w:p>
    <w:p w14:paraId="02323165" w14:textId="77777777" w:rsidR="00407A24" w:rsidRDefault="00407A24">
      <w:pPr>
        <w:pStyle w:val="berschrift1"/>
        <w:numPr>
          <w:ilvl w:val="0"/>
          <w:numId w:val="0"/>
        </w:numPr>
        <w:rPr>
          <w:color w:val="FF0000"/>
        </w:rPr>
      </w:pPr>
      <w:bookmarkStart w:id="59" w:name="_Toc424149250"/>
      <w:r>
        <w:lastRenderedPageBreak/>
        <w:t>Kurzfassung</w:t>
      </w:r>
      <w:bookmarkEnd w:id="59"/>
    </w:p>
    <w:p w14:paraId="5A9DB274" w14:textId="41F4E35C" w:rsidR="004F1EC8" w:rsidDel="00EC1852" w:rsidRDefault="004F1EC8">
      <w:pPr>
        <w:rPr>
          <w:del w:id="60" w:author="Admin" w:date="2015-07-08T08:56:00Z"/>
          <w:color w:val="FF0000"/>
        </w:rPr>
      </w:pPr>
      <w:del w:id="61" w:author="Admin" w:date="2015-07-08T08:56:00Z">
        <w:r w:rsidDel="00EC1852">
          <w:rPr>
            <w:color w:val="FF0000"/>
          </w:rPr>
          <w:delText xml:space="preserve">(Todo: </w:delText>
        </w:r>
        <w:r w:rsidR="00627263" w:rsidDel="00EC1852">
          <w:rPr>
            <w:color w:val="FF0000"/>
          </w:rPr>
          <w:delText>Hier mal die Imagine Cup variante, mal drüber gehen…)</w:delText>
        </w:r>
      </w:del>
    </w:p>
    <w:p w14:paraId="6ED3DFE9" w14:textId="77777777" w:rsidR="00627263" w:rsidRDefault="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0D37DF89" w14:textId="77777777" w:rsidR="00C85FB4" w:rsidRDefault="00627263">
      <w:pPr>
        <w:rPr>
          <w:ins w:id="62" w:author="Maximilian Schmitz" w:date="2015-07-08T15:25:00Z"/>
        </w:rPr>
      </w:pPr>
      <w:r>
        <w:t>UnrealCup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del w:id="63" w:author="Maximilian Schmitz" w:date="2015-07-08T15:25:00Z">
        <w:r w:rsidDel="00C85FB4">
          <w:br/>
        </w:r>
      </w:del>
    </w:p>
    <w:p w14:paraId="5141E155" w14:textId="338731F5" w:rsidR="00627263" w:rsidRDefault="00627263">
      <w:r>
        <w:t>Neben der spielerischen Funktion hat UnrealCup außerdem den Effekt, dass die Anwender ihre Fähigkeiten in der Programmierung und KI-Entwicklung erweitern können.</w:t>
      </w:r>
    </w:p>
    <w:p w14:paraId="676E6519" w14:textId="77777777" w:rsidR="00627263" w:rsidRDefault="00627263"/>
    <w:p w14:paraId="11296D84" w14:textId="77777777" w:rsidR="00627263" w:rsidRDefault="00627263">
      <w:r>
        <w:t>Der UnrealCup-Simulator bietet für dieses Ziel neben moderner 3D-Grafik und einer komfortablen Schnittstelle zum Einbinden der KI alle wichtigen Funktionen und Regeln, um dem Nutzer eine realistische Simulation und ein packendes Erlebnis zu bieten. UnrealCup beinhaltet einen</w:t>
      </w:r>
      <w:ins w:id="64" w:author="Admin" w:date="2015-07-06T13:29:00Z">
        <w:r w:rsidR="004540A2">
          <w:t xml:space="preserve"> En</w:t>
        </w:r>
      </w:ins>
      <w:ins w:id="65" w:author="Admin" w:date="2015-07-06T13:30:00Z">
        <w:r w:rsidR="004540A2">
          <w:t>twurf für einen</w:t>
        </w:r>
      </w:ins>
      <w:r>
        <w:t xml:space="preserve"> graphischen Editor, um auch Nutzern, die wenig Erfahrung mit Programmierung besitzen, die Möglichkeit zu bieten, ein Team nach ihren Wünschen zu erstellen.</w:t>
      </w:r>
    </w:p>
    <w:p w14:paraId="7D5B16F9" w14:textId="77777777" w:rsidR="00627263" w:rsidRDefault="00627263">
      <w:pPr>
        <w:rPr>
          <w:rFonts w:ascii="Segoe UI Light" w:hAnsi="Segoe UI Light" w:cs="Segoe UI Light"/>
        </w:rPr>
      </w:pPr>
    </w:p>
    <w:p w14:paraId="33FD1FFB" w14:textId="77777777" w:rsidR="003E190E" w:rsidRDefault="00627263">
      <w:pPr>
        <w:rPr>
          <w:ins w:id="66" w:author="Maximilian Schmitz" w:date="2015-07-08T15:22:00Z"/>
        </w:rPr>
      </w:pPr>
      <w:r>
        <w:t>Neben der Bereitstellung aller notwendigen Spielerfunktionen zum Erstellen einer leistungsfähigen KI wird auch dafür gesorgt, dass  alle für Simulationszwecke sinnvollen Fußballregeln eingehalten werden.</w:t>
      </w:r>
      <w:del w:id="67" w:author="Maximilian Schmitz" w:date="2015-07-08T15:22:00Z">
        <w:r w:rsidDel="003E190E">
          <w:br/>
        </w:r>
      </w:del>
    </w:p>
    <w:p w14:paraId="2A8D4D3D" w14:textId="10C0A02D" w:rsidR="00EC1852" w:rsidRDefault="00627263">
      <w:pPr>
        <w:rPr>
          <w:ins w:id="68" w:author="Admin" w:date="2015-07-08T08:56:00Z"/>
        </w:rPr>
      </w:pPr>
      <w:r>
        <w:t>Der UnrealCup-Simulator besitzt also Ähnlichkeiten zur Simulation League des bekannten RoboCups, hebt sich allerdings durch diverse Alleinstellungsmerkmale wie eine moderne Grafik</w:t>
      </w:r>
      <w:ins w:id="69" w:author="Admin" w:date="2015-07-06T13:30:00Z">
        <w:r w:rsidR="004540A2">
          <w:t xml:space="preserve"> und</w:t>
        </w:r>
      </w:ins>
      <w:del w:id="70" w:author="Admin" w:date="2015-07-06T13:30:00Z">
        <w:r w:rsidDel="004540A2">
          <w:delText>,</w:delText>
        </w:r>
      </w:del>
      <w:r>
        <w:t xml:space="preserve"> realitätsnahe Physik </w:t>
      </w:r>
      <w:commentRangeStart w:id="71"/>
      <w:del w:id="72" w:author="Admin" w:date="2015-07-06T13:30:00Z">
        <w:r w:rsidDel="004540A2">
          <w:delText xml:space="preserve">und einen graphischen Editor </w:delText>
        </w:r>
        <w:commentRangeEnd w:id="71"/>
        <w:r w:rsidR="00011EF1" w:rsidDel="004540A2">
          <w:rPr>
            <w:rStyle w:val="Kommentarzeichen"/>
          </w:rPr>
          <w:commentReference w:id="71"/>
        </w:r>
      </w:del>
      <w:r>
        <w:t>von vergleichbaren Projekten ab.</w:t>
      </w:r>
    </w:p>
    <w:p w14:paraId="6D50F403" w14:textId="77777777" w:rsidR="00EC1852" w:rsidRDefault="00EC1852">
      <w:pPr>
        <w:jc w:val="left"/>
        <w:rPr>
          <w:ins w:id="73" w:author="Admin" w:date="2015-07-08T08:56:00Z"/>
        </w:rPr>
      </w:pPr>
      <w:ins w:id="74" w:author="Admin" w:date="2015-07-08T08:56:00Z">
        <w:r>
          <w:br w:type="page"/>
        </w:r>
      </w:ins>
    </w:p>
    <w:p w14:paraId="55AE0B4D" w14:textId="77777777" w:rsidR="00EC1852" w:rsidRPr="003E190E" w:rsidRDefault="00EC1852">
      <w:pPr>
        <w:pStyle w:val="berschrift1"/>
        <w:numPr>
          <w:ilvl w:val="0"/>
          <w:numId w:val="0"/>
        </w:numPr>
        <w:rPr>
          <w:ins w:id="75" w:author="Admin" w:date="2015-07-08T08:56:00Z"/>
          <w:lang w:val="en-GB"/>
          <w:rPrChange w:id="76" w:author="Maximilian Schmitz" w:date="2015-07-08T15:22:00Z">
            <w:rPr>
              <w:ins w:id="77" w:author="Admin" w:date="2015-07-08T08:56:00Z"/>
            </w:rPr>
          </w:rPrChange>
        </w:rPr>
      </w:pPr>
      <w:bookmarkStart w:id="78" w:name="_Toc424149251"/>
      <w:ins w:id="79" w:author="Admin" w:date="2015-07-08T08:56:00Z">
        <w:r w:rsidRPr="003E190E">
          <w:rPr>
            <w:lang w:val="en-GB"/>
            <w:rPrChange w:id="80" w:author="Maximilian Schmitz" w:date="2015-07-08T15:22:00Z">
              <w:rPr/>
            </w:rPrChange>
          </w:rPr>
          <w:lastRenderedPageBreak/>
          <w:t>Abstract</w:t>
        </w:r>
        <w:bookmarkEnd w:id="78"/>
      </w:ins>
    </w:p>
    <w:p w14:paraId="0EACE721" w14:textId="77777777" w:rsidR="00EC1852" w:rsidRPr="00D2465B" w:rsidRDefault="00EC1852">
      <w:pPr>
        <w:rPr>
          <w:ins w:id="81" w:author="Admin" w:date="2015-07-08T08:56:00Z"/>
          <w:lang w:val="en-US"/>
        </w:rPr>
      </w:pPr>
      <w:ins w:id="82" w:author="Admin" w:date="2015-07-08T08:56:00Z">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ins>
    </w:p>
    <w:p w14:paraId="1A2B9184" w14:textId="77777777" w:rsidR="00EC1852" w:rsidRPr="009C2155" w:rsidRDefault="00EC1852">
      <w:pPr>
        <w:rPr>
          <w:ins w:id="83" w:author="Admin" w:date="2015-07-08T08:56:00Z"/>
          <w:lang w:val="en-US"/>
        </w:rPr>
      </w:pPr>
      <w:ins w:id="84" w:author="Admin" w:date="2015-07-08T08:56:00Z">
        <w:r w:rsidRPr="00D2465B">
          <w:rPr>
            <w:lang w:val="en-US"/>
          </w:rPr>
          <w:t>Unr</w:t>
        </w:r>
        <w:r>
          <w:rPr>
            <w:lang w:val="en-US"/>
          </w:rPr>
          <w:t>ealCup deepens those strategic</w:t>
        </w:r>
        <w:r w:rsidRPr="00D2465B">
          <w:rPr>
            <w:lang w:val="en-US"/>
          </w:rPr>
          <w:t xml:space="preserve"> parts of the game by allowing the user to create own artificial intelligence for his teams players.</w:t>
        </w:r>
        <w:r>
          <w:rPr>
            <w:lang w:val="en-US"/>
          </w:rPr>
          <w:t xml:space="preserve"> </w:t>
        </w:r>
        <w:r w:rsidRPr="00D2465B">
          <w:rPr>
            <w:lang w:val="en-US"/>
          </w:rP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r>
          <w:rPr>
            <w:lang w:val="en-US"/>
          </w:rPr>
          <w:t xml:space="preserve"> </w:t>
        </w:r>
        <w:r w:rsidRPr="009C2155">
          <w:rPr>
            <w:lang w:val="en-US"/>
          </w:rPr>
          <w:t>Aside of this playful function</w:t>
        </w:r>
        <w:r>
          <w:rPr>
            <w:lang w:val="en-US"/>
          </w:rPr>
          <w:t>,</w:t>
        </w:r>
        <w:r w:rsidRPr="009C2155">
          <w:rPr>
            <w:lang w:val="en-US"/>
          </w:rPr>
          <w:t xml:space="preserve"> UnrealCup </w:t>
        </w:r>
        <w:r>
          <w:rPr>
            <w:lang w:val="en-US"/>
          </w:rPr>
          <w:t>allows its users to expand their skills in programming and AI-development.</w:t>
        </w:r>
      </w:ins>
    </w:p>
    <w:p w14:paraId="147A3518" w14:textId="77777777" w:rsidR="00EC1852" w:rsidRPr="009C2155" w:rsidRDefault="00EC1852">
      <w:pPr>
        <w:rPr>
          <w:ins w:id="85" w:author="Admin" w:date="2015-07-08T08:56:00Z"/>
          <w:rFonts w:ascii="Segoe UI Light" w:hAnsi="Segoe UI Light" w:cs="Segoe UI Light"/>
          <w:color w:val="000000"/>
          <w:lang w:val="en-US"/>
        </w:rPr>
      </w:pPr>
    </w:p>
    <w:p w14:paraId="2F539FC7" w14:textId="77777777" w:rsidR="00EC1852" w:rsidRPr="00D2465B" w:rsidRDefault="00EC1852">
      <w:pPr>
        <w:rPr>
          <w:ins w:id="86" w:author="Admin" w:date="2015-07-08T08:56:00Z"/>
          <w:lang w:val="en-US"/>
        </w:rPr>
      </w:pPr>
      <w:ins w:id="87" w:author="Admin" w:date="2015-07-08T08:56:00Z">
        <w:r w:rsidRPr="00D2465B">
          <w:rPr>
            <w:lang w:val="en-US"/>
          </w:rPr>
          <w:t>The UnrealCup-</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UnrealCup also contains a</w:t>
        </w:r>
        <w:r>
          <w:rPr>
            <w:lang w:val="en-US"/>
          </w:rPr>
          <w:t xml:space="preserve"> prototype of a</w:t>
        </w:r>
        <w:r w:rsidRPr="00D2465B">
          <w:rPr>
            <w:lang w:val="en-US"/>
          </w:rPr>
          <w:t xml:space="preserve"> graphical WYSIWYG-Editor to enable users without lots of experience in programming to create their own team.</w:t>
        </w:r>
      </w:ins>
    </w:p>
    <w:p w14:paraId="362568C4" w14:textId="77777777" w:rsidR="00EC1852" w:rsidRPr="00D2465B" w:rsidRDefault="00EC1852">
      <w:pPr>
        <w:rPr>
          <w:ins w:id="88" w:author="Admin" w:date="2015-07-08T08:56:00Z"/>
          <w:rFonts w:ascii="Segoe UI Light" w:hAnsi="Segoe UI Light" w:cs="Segoe UI Light"/>
          <w:color w:val="000000"/>
          <w:lang w:val="en-US"/>
        </w:rPr>
      </w:pPr>
    </w:p>
    <w:p w14:paraId="5430E804" w14:textId="77777777" w:rsidR="00EC1852" w:rsidRPr="00D2465B" w:rsidRDefault="00EC1852">
      <w:pPr>
        <w:rPr>
          <w:ins w:id="89" w:author="Admin" w:date="2015-07-08T08:56:00Z"/>
          <w:color w:val="2E74B5"/>
          <w:lang w:val="en-US"/>
        </w:rPr>
      </w:pPr>
      <w:ins w:id="90" w:author="Admin" w:date="2015-07-08T08:56:00Z">
        <w:r w:rsidRPr="00D2465B">
          <w:rPr>
            <w:lang w:val="en-US"/>
          </w:rPr>
          <w:t xml:space="preserve">Besides offering all player functions needed to create an efficient </w:t>
        </w:r>
        <w:r>
          <w:rPr>
            <w:lang w:val="en-US"/>
          </w:rPr>
          <w:t>A</w:t>
        </w:r>
        <w:r w:rsidRPr="00D2465B">
          <w:rPr>
            <w:lang w:val="en-US"/>
          </w:rPr>
          <w:t>I the Unreal</w:t>
        </w:r>
        <w:r>
          <w:rPr>
            <w:lang w:val="en-US"/>
          </w:rPr>
          <w:t>Cup-</w:t>
        </w:r>
        <w:r w:rsidRPr="00D2465B">
          <w:rPr>
            <w:lang w:val="en-US"/>
          </w:rPr>
          <w:t>Simulator also makes sure that all soccer rules which are reasonable in a simulation</w:t>
        </w:r>
        <w:r>
          <w:rPr>
            <w:lang w:val="en-US"/>
          </w:rPr>
          <w:t xml:space="preserve"> are considered</w:t>
        </w:r>
        <w:r w:rsidRPr="00D2465B">
          <w:rPr>
            <w:lang w:val="en-US"/>
          </w:rPr>
          <w:t>.</w:t>
        </w:r>
        <w:r>
          <w:rPr>
            <w:lang w:val="en-US"/>
          </w:rPr>
          <w:t xml:space="preserve"> </w:t>
        </w:r>
        <w:r w:rsidRPr="00D2465B">
          <w:rPr>
            <w:lang w:val="en-US"/>
          </w:rPr>
          <w:t>The Simulator has similarities with the simulation league of the known RoboCup, yet it stands out from similar projects with its modern graphic</w:t>
        </w:r>
        <w:r>
          <w:rPr>
            <w:lang w:val="en-US"/>
          </w:rPr>
          <w:t>s and</w:t>
        </w:r>
        <w:r w:rsidRPr="00D2465B">
          <w:rPr>
            <w:lang w:val="en-US"/>
          </w:rPr>
          <w:t xml:space="preserve"> realistic physics. </w:t>
        </w:r>
      </w:ins>
    </w:p>
    <w:p w14:paraId="44982CB5" w14:textId="77777777" w:rsidR="00627263" w:rsidRPr="003E190E" w:rsidRDefault="00627263">
      <w:pPr>
        <w:rPr>
          <w:lang w:val="en-GB"/>
          <w:rPrChange w:id="91" w:author="Maximilian Schmitz" w:date="2015-07-08T15:22:00Z">
            <w:rPr/>
          </w:rPrChange>
        </w:rPr>
      </w:pPr>
    </w:p>
    <w:p w14:paraId="09D8DD87" w14:textId="77777777" w:rsidR="00407A24" w:rsidRPr="003E190E" w:rsidRDefault="00407A24">
      <w:pPr>
        <w:rPr>
          <w:lang w:val="en-GB"/>
          <w:rPrChange w:id="92" w:author="Maximilian Schmitz" w:date="2015-07-08T15:22:00Z">
            <w:rPr/>
          </w:rPrChange>
        </w:rPr>
      </w:pPr>
      <w:r w:rsidRPr="003E190E">
        <w:rPr>
          <w:lang w:val="en-GB"/>
          <w:rPrChange w:id="93" w:author="Maximilian Schmitz" w:date="2015-07-08T15:22:00Z">
            <w:rPr/>
          </w:rPrChange>
        </w:rPr>
        <w:br w:type="page"/>
      </w:r>
    </w:p>
    <w:p w14:paraId="2A08D0EC" w14:textId="77777777" w:rsidR="00D421B5" w:rsidRPr="003F6CF5" w:rsidRDefault="00D421B5">
      <w:pPr>
        <w:pStyle w:val="berschrift1"/>
        <w:numPr>
          <w:ilvl w:val="0"/>
          <w:numId w:val="0"/>
        </w:numPr>
      </w:pPr>
      <w:bookmarkStart w:id="94" w:name="_Toc424149252"/>
      <w:r w:rsidRPr="003F6CF5">
        <w:lastRenderedPageBreak/>
        <w:t>Inhalt</w:t>
      </w:r>
      <w:bookmarkEnd w:id="94"/>
    </w:p>
    <w:p w14:paraId="28274DA7" w14:textId="77777777" w:rsidR="00067648" w:rsidRDefault="00D421B5">
      <w:pPr>
        <w:pStyle w:val="Verzeichnis1"/>
        <w:tabs>
          <w:tab w:val="right" w:leader="dot" w:pos="9062"/>
        </w:tabs>
        <w:rPr>
          <w:ins w:id="95" w:author="Maximilian Schmitz" w:date="2015-07-08T20:05:00Z"/>
          <w:rFonts w:asciiTheme="minorHAnsi" w:eastAsiaTheme="minorEastAsia" w:hAnsiTheme="minorHAnsi" w:cstheme="minorBidi"/>
          <w:b w:val="0"/>
          <w:bCs w:val="0"/>
          <w:caps w:val="0"/>
          <w:noProof/>
          <w:sz w:val="22"/>
          <w:szCs w:val="22"/>
        </w:rPr>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ins w:id="96" w:author="Maximilian Schmitz" w:date="2015-07-08T20:05:00Z">
        <w:r w:rsidR="00067648" w:rsidRPr="00A914D9">
          <w:rPr>
            <w:rStyle w:val="Hyperlink"/>
            <w:noProof/>
          </w:rPr>
          <w:fldChar w:fldCharType="begin"/>
        </w:r>
        <w:r w:rsidR="00067648" w:rsidRPr="00A914D9">
          <w:rPr>
            <w:rStyle w:val="Hyperlink"/>
            <w:noProof/>
          </w:rPr>
          <w:instrText xml:space="preserve"> </w:instrText>
        </w:r>
        <w:r w:rsidR="00067648">
          <w:rPr>
            <w:noProof/>
          </w:rPr>
          <w:instrText>HYPERLINK \l "_Toc424149249"</w:instrText>
        </w:r>
        <w:r w:rsidR="00067648" w:rsidRPr="00A914D9">
          <w:rPr>
            <w:rStyle w:val="Hyperlink"/>
            <w:noProof/>
          </w:rPr>
          <w:instrText xml:space="preserve"> </w:instrText>
        </w:r>
        <w:r w:rsidR="00067648" w:rsidRPr="00A914D9">
          <w:rPr>
            <w:rStyle w:val="Hyperlink"/>
            <w:noProof/>
          </w:rPr>
          <w:fldChar w:fldCharType="separate"/>
        </w:r>
        <w:r w:rsidR="00067648" w:rsidRPr="00A914D9">
          <w:rPr>
            <w:rStyle w:val="Hyperlink"/>
            <w:noProof/>
          </w:rPr>
          <w:t>Eidesstattliche Erklärung</w:t>
        </w:r>
        <w:r w:rsidR="00067648">
          <w:rPr>
            <w:noProof/>
            <w:webHidden/>
          </w:rPr>
          <w:tab/>
        </w:r>
        <w:r w:rsidR="00067648">
          <w:rPr>
            <w:noProof/>
            <w:webHidden/>
          </w:rPr>
          <w:fldChar w:fldCharType="begin"/>
        </w:r>
        <w:r w:rsidR="00067648">
          <w:rPr>
            <w:noProof/>
            <w:webHidden/>
          </w:rPr>
          <w:instrText xml:space="preserve"> PAGEREF _Toc424149249 \h </w:instrText>
        </w:r>
      </w:ins>
      <w:r w:rsidR="00067648">
        <w:rPr>
          <w:noProof/>
          <w:webHidden/>
        </w:rPr>
      </w:r>
      <w:r w:rsidR="00067648">
        <w:rPr>
          <w:noProof/>
          <w:webHidden/>
        </w:rPr>
        <w:fldChar w:fldCharType="separate"/>
      </w:r>
      <w:ins w:id="97" w:author="Maximilian Schmitz" w:date="2015-07-08T20:05:00Z">
        <w:r w:rsidR="00067648">
          <w:rPr>
            <w:noProof/>
            <w:webHidden/>
          </w:rPr>
          <w:t>I</w:t>
        </w:r>
        <w:r w:rsidR="00067648">
          <w:rPr>
            <w:noProof/>
            <w:webHidden/>
          </w:rPr>
          <w:fldChar w:fldCharType="end"/>
        </w:r>
        <w:r w:rsidR="00067648" w:rsidRPr="00A914D9">
          <w:rPr>
            <w:rStyle w:val="Hyperlink"/>
            <w:noProof/>
          </w:rPr>
          <w:fldChar w:fldCharType="end"/>
        </w:r>
      </w:ins>
    </w:p>
    <w:p w14:paraId="06DAB565" w14:textId="77777777" w:rsidR="00067648" w:rsidRDefault="00067648">
      <w:pPr>
        <w:pStyle w:val="Verzeichnis1"/>
        <w:tabs>
          <w:tab w:val="right" w:leader="dot" w:pos="9062"/>
        </w:tabs>
        <w:rPr>
          <w:ins w:id="98" w:author="Maximilian Schmitz" w:date="2015-07-08T20:05:00Z"/>
          <w:rFonts w:asciiTheme="minorHAnsi" w:eastAsiaTheme="minorEastAsia" w:hAnsiTheme="minorHAnsi" w:cstheme="minorBidi"/>
          <w:b w:val="0"/>
          <w:bCs w:val="0"/>
          <w:caps w:val="0"/>
          <w:noProof/>
          <w:sz w:val="22"/>
          <w:szCs w:val="22"/>
        </w:rPr>
      </w:pPr>
      <w:ins w:id="99"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"_Toc424149250"</w:instrText>
        </w:r>
        <w:r w:rsidRPr="00A914D9">
          <w:rPr>
            <w:rStyle w:val="Hyperlink"/>
            <w:noProof/>
          </w:rPr>
          <w:instrText xml:space="preserve"> </w:instrText>
        </w:r>
        <w:r w:rsidRPr="00A914D9">
          <w:rPr>
            <w:rStyle w:val="Hyperlink"/>
            <w:noProof/>
          </w:rPr>
          <w:fldChar w:fldCharType="separate"/>
        </w:r>
        <w:r w:rsidRPr="00A914D9">
          <w:rPr>
            <w:rStyle w:val="Hyperlink"/>
            <w:noProof/>
          </w:rPr>
          <w:t>Kurzfassung</w:t>
        </w:r>
        <w:r>
          <w:rPr>
            <w:noProof/>
            <w:webHidden/>
          </w:rPr>
          <w:tab/>
        </w:r>
        <w:r>
          <w:rPr>
            <w:noProof/>
            <w:webHidden/>
          </w:rPr>
          <w:fldChar w:fldCharType="begin"/>
        </w:r>
        <w:r>
          <w:rPr>
            <w:noProof/>
            <w:webHidden/>
          </w:rPr>
          <w:instrText xml:space="preserve"> PAGEREF _Toc424149250 \h </w:instrText>
        </w:r>
      </w:ins>
      <w:r>
        <w:rPr>
          <w:noProof/>
          <w:webHidden/>
        </w:rPr>
      </w:r>
      <w:r>
        <w:rPr>
          <w:noProof/>
          <w:webHidden/>
        </w:rPr>
        <w:fldChar w:fldCharType="separate"/>
      </w:r>
      <w:ins w:id="100" w:author="Maximilian Schmitz" w:date="2015-07-08T20:05:00Z">
        <w:r>
          <w:rPr>
            <w:noProof/>
            <w:webHidden/>
          </w:rPr>
          <w:t>II</w:t>
        </w:r>
        <w:r>
          <w:rPr>
            <w:noProof/>
            <w:webHidden/>
          </w:rPr>
          <w:fldChar w:fldCharType="end"/>
        </w:r>
        <w:r w:rsidRPr="00A914D9">
          <w:rPr>
            <w:rStyle w:val="Hyperlink"/>
            <w:noProof/>
          </w:rPr>
          <w:fldChar w:fldCharType="end"/>
        </w:r>
      </w:ins>
    </w:p>
    <w:p w14:paraId="0F6DA03D" w14:textId="77777777" w:rsidR="00067648" w:rsidRDefault="00067648">
      <w:pPr>
        <w:pStyle w:val="Verzeichnis1"/>
        <w:tabs>
          <w:tab w:val="right" w:leader="dot" w:pos="9062"/>
        </w:tabs>
        <w:rPr>
          <w:ins w:id="101" w:author="Maximilian Schmitz" w:date="2015-07-08T20:05:00Z"/>
          <w:rFonts w:asciiTheme="minorHAnsi" w:eastAsiaTheme="minorEastAsia" w:hAnsiTheme="minorHAnsi" w:cstheme="minorBidi"/>
          <w:b w:val="0"/>
          <w:bCs w:val="0"/>
          <w:caps w:val="0"/>
          <w:noProof/>
          <w:sz w:val="22"/>
          <w:szCs w:val="22"/>
        </w:rPr>
      </w:pPr>
      <w:ins w:id="102"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"_Toc424149251"</w:instrText>
        </w:r>
        <w:r w:rsidRPr="00A914D9">
          <w:rPr>
            <w:rStyle w:val="Hyperlink"/>
            <w:noProof/>
          </w:rPr>
          <w:instrText xml:space="preserve"> </w:instrText>
        </w:r>
        <w:r w:rsidRPr="00A914D9">
          <w:rPr>
            <w:rStyle w:val="Hyperlink"/>
            <w:noProof/>
          </w:rPr>
          <w:fldChar w:fldCharType="separate"/>
        </w:r>
        <w:r w:rsidRPr="00A914D9">
          <w:rPr>
            <w:rStyle w:val="Hyperlink"/>
            <w:noProof/>
            <w:lang w:val="en-GB"/>
          </w:rPr>
          <w:t>Abstract</w:t>
        </w:r>
        <w:r>
          <w:rPr>
            <w:noProof/>
            <w:webHidden/>
          </w:rPr>
          <w:tab/>
        </w:r>
        <w:r>
          <w:rPr>
            <w:noProof/>
            <w:webHidden/>
          </w:rPr>
          <w:fldChar w:fldCharType="begin"/>
        </w:r>
        <w:r>
          <w:rPr>
            <w:noProof/>
            <w:webHidden/>
          </w:rPr>
          <w:instrText xml:space="preserve"> PAGEREF _Toc424149251 \h </w:instrText>
        </w:r>
      </w:ins>
      <w:r>
        <w:rPr>
          <w:noProof/>
          <w:webHidden/>
        </w:rPr>
      </w:r>
      <w:r>
        <w:rPr>
          <w:noProof/>
          <w:webHidden/>
        </w:rPr>
        <w:fldChar w:fldCharType="separate"/>
      </w:r>
      <w:ins w:id="103" w:author="Maximilian Schmitz" w:date="2015-07-08T20:05:00Z">
        <w:r>
          <w:rPr>
            <w:noProof/>
            <w:webHidden/>
          </w:rPr>
          <w:t>III</w:t>
        </w:r>
        <w:r>
          <w:rPr>
            <w:noProof/>
            <w:webHidden/>
          </w:rPr>
          <w:fldChar w:fldCharType="end"/>
        </w:r>
        <w:r w:rsidRPr="00A914D9">
          <w:rPr>
            <w:rStyle w:val="Hyperlink"/>
            <w:noProof/>
          </w:rPr>
          <w:fldChar w:fldCharType="end"/>
        </w:r>
      </w:ins>
    </w:p>
    <w:p w14:paraId="7BA8EEA4" w14:textId="77777777" w:rsidR="00067648" w:rsidRDefault="00067648">
      <w:pPr>
        <w:pStyle w:val="Verzeichnis1"/>
        <w:tabs>
          <w:tab w:val="right" w:leader="dot" w:pos="9062"/>
        </w:tabs>
        <w:rPr>
          <w:ins w:id="104" w:author="Maximilian Schmitz" w:date="2015-07-08T20:05:00Z"/>
          <w:rFonts w:asciiTheme="minorHAnsi" w:eastAsiaTheme="minorEastAsia" w:hAnsiTheme="minorHAnsi" w:cstheme="minorBidi"/>
          <w:b w:val="0"/>
          <w:bCs w:val="0"/>
          <w:caps w:val="0"/>
          <w:noProof/>
          <w:sz w:val="22"/>
          <w:szCs w:val="22"/>
        </w:rPr>
      </w:pPr>
      <w:ins w:id="105"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"_Toc424149252"</w:instrText>
        </w:r>
        <w:r w:rsidRPr="00A914D9">
          <w:rPr>
            <w:rStyle w:val="Hyperlink"/>
            <w:noProof/>
          </w:rPr>
          <w:instrText xml:space="preserve"> </w:instrText>
        </w:r>
        <w:r w:rsidRPr="00A914D9">
          <w:rPr>
            <w:rStyle w:val="Hyperlink"/>
            <w:noProof/>
          </w:rPr>
          <w:fldChar w:fldCharType="separate"/>
        </w:r>
        <w:r w:rsidRPr="00A914D9">
          <w:rPr>
            <w:rStyle w:val="Hyperlink"/>
            <w:noProof/>
          </w:rPr>
          <w:t>Inhalt</w:t>
        </w:r>
        <w:r>
          <w:rPr>
            <w:noProof/>
            <w:webHidden/>
          </w:rPr>
          <w:tab/>
        </w:r>
        <w:r>
          <w:rPr>
            <w:noProof/>
            <w:webHidden/>
          </w:rPr>
          <w:fldChar w:fldCharType="begin"/>
        </w:r>
        <w:r>
          <w:rPr>
            <w:noProof/>
            <w:webHidden/>
          </w:rPr>
          <w:instrText xml:space="preserve"> PAGEREF _Toc424149252 \h </w:instrText>
        </w:r>
      </w:ins>
      <w:r>
        <w:rPr>
          <w:noProof/>
          <w:webHidden/>
        </w:rPr>
      </w:r>
      <w:r>
        <w:rPr>
          <w:noProof/>
          <w:webHidden/>
        </w:rPr>
        <w:fldChar w:fldCharType="separate"/>
      </w:r>
      <w:ins w:id="106" w:author="Maximilian Schmitz" w:date="2015-07-08T20:05:00Z">
        <w:r>
          <w:rPr>
            <w:noProof/>
            <w:webHidden/>
          </w:rPr>
          <w:t>IV</w:t>
        </w:r>
        <w:r>
          <w:rPr>
            <w:noProof/>
            <w:webHidden/>
          </w:rPr>
          <w:fldChar w:fldCharType="end"/>
        </w:r>
        <w:r w:rsidRPr="00A914D9">
          <w:rPr>
            <w:rStyle w:val="Hyperlink"/>
            <w:noProof/>
          </w:rPr>
          <w:fldChar w:fldCharType="end"/>
        </w:r>
      </w:ins>
    </w:p>
    <w:p w14:paraId="1AD80969" w14:textId="77777777" w:rsidR="00067648" w:rsidRDefault="00067648">
      <w:pPr>
        <w:pStyle w:val="Verzeichnis1"/>
        <w:tabs>
          <w:tab w:val="left" w:pos="480"/>
          <w:tab w:val="right" w:leader="dot" w:pos="9062"/>
        </w:tabs>
        <w:rPr>
          <w:ins w:id="107" w:author="Maximilian Schmitz" w:date="2015-07-08T20:05:00Z"/>
          <w:rFonts w:asciiTheme="minorHAnsi" w:eastAsiaTheme="minorEastAsia" w:hAnsiTheme="minorHAnsi" w:cstheme="minorBidi"/>
          <w:b w:val="0"/>
          <w:bCs w:val="0"/>
          <w:caps w:val="0"/>
          <w:noProof/>
          <w:sz w:val="22"/>
          <w:szCs w:val="22"/>
        </w:rPr>
      </w:pPr>
      <w:ins w:id="108"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"_Toc424149306"</w:instrText>
        </w:r>
        <w:r w:rsidRPr="00A914D9">
          <w:rPr>
            <w:rStyle w:val="Hyperlink"/>
            <w:noProof/>
          </w:rPr>
          <w:instrText xml:space="preserve"> </w:instrText>
        </w:r>
        <w:r w:rsidRPr="00A914D9">
          <w:rPr>
            <w:rStyle w:val="Hyperlink"/>
            <w:noProof/>
          </w:rPr>
          <w:fldChar w:fldCharType="separate"/>
        </w:r>
        <w:r w:rsidRPr="00A914D9">
          <w:rPr>
            <w:rStyle w:val="Hyperlink"/>
            <w:noProof/>
          </w:rPr>
          <w:t>1</w:t>
        </w:r>
        <w:r>
          <w:rPr>
            <w:rFonts w:asciiTheme="minorHAnsi" w:eastAsiaTheme="minorEastAsia" w:hAnsiTheme="minorHAnsi" w:cstheme="minorBidi"/>
            <w:b w:val="0"/>
            <w:bCs w:val="0"/>
            <w:caps w:val="0"/>
            <w:noProof/>
            <w:sz w:val="22"/>
            <w:szCs w:val="22"/>
          </w:rPr>
          <w:tab/>
        </w:r>
        <w:r w:rsidRPr="00A914D9">
          <w:rPr>
            <w:rStyle w:val="Hyperlink"/>
            <w:noProof/>
          </w:rPr>
          <w:t>Einleitung</w:t>
        </w:r>
        <w:r>
          <w:rPr>
            <w:noProof/>
            <w:webHidden/>
          </w:rPr>
          <w:tab/>
        </w:r>
        <w:r>
          <w:rPr>
            <w:noProof/>
            <w:webHidden/>
          </w:rPr>
          <w:fldChar w:fldCharType="begin"/>
        </w:r>
        <w:r>
          <w:rPr>
            <w:noProof/>
            <w:webHidden/>
          </w:rPr>
          <w:instrText xml:space="preserve"> PAGEREF _Toc424149306 \h </w:instrText>
        </w:r>
      </w:ins>
      <w:r>
        <w:rPr>
          <w:noProof/>
          <w:webHidden/>
        </w:rPr>
      </w:r>
      <w:r>
        <w:rPr>
          <w:noProof/>
          <w:webHidden/>
        </w:rPr>
        <w:fldChar w:fldCharType="separate"/>
      </w:r>
      <w:ins w:id="109" w:author="Maximilian Schmitz" w:date="2015-07-08T20:05:00Z">
        <w:r>
          <w:rPr>
            <w:noProof/>
            <w:webHidden/>
          </w:rPr>
          <w:t>1</w:t>
        </w:r>
        <w:r>
          <w:rPr>
            <w:noProof/>
            <w:webHidden/>
          </w:rPr>
          <w:fldChar w:fldCharType="end"/>
        </w:r>
        <w:r w:rsidRPr="00A914D9">
          <w:rPr>
            <w:rStyle w:val="Hyperlink"/>
            <w:noProof/>
          </w:rPr>
          <w:fldChar w:fldCharType="end"/>
        </w:r>
      </w:ins>
    </w:p>
    <w:p w14:paraId="6CEDB01F" w14:textId="77777777" w:rsidR="00067648" w:rsidRDefault="00067648">
      <w:pPr>
        <w:pStyle w:val="Verzeichnis1"/>
        <w:tabs>
          <w:tab w:val="left" w:pos="480"/>
          <w:tab w:val="right" w:leader="dot" w:pos="9062"/>
        </w:tabs>
        <w:rPr>
          <w:ins w:id="110" w:author="Maximilian Schmitz" w:date="2015-07-08T20:05:00Z"/>
          <w:rFonts w:asciiTheme="minorHAnsi" w:eastAsiaTheme="minorEastAsia" w:hAnsiTheme="minorHAnsi" w:cstheme="minorBidi"/>
          <w:b w:val="0"/>
          <w:bCs w:val="0"/>
          <w:caps w:val="0"/>
          <w:noProof/>
          <w:sz w:val="22"/>
          <w:szCs w:val="22"/>
        </w:rPr>
      </w:pPr>
      <w:ins w:id="111"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"_Toc424149307"</w:instrText>
        </w:r>
        <w:r w:rsidRPr="00A914D9">
          <w:rPr>
            <w:rStyle w:val="Hyperlink"/>
            <w:noProof/>
          </w:rPr>
          <w:instrText xml:space="preserve"> </w:instrText>
        </w:r>
        <w:r w:rsidRPr="00A914D9">
          <w:rPr>
            <w:rStyle w:val="Hyperlink"/>
            <w:noProof/>
          </w:rPr>
          <w:fldChar w:fldCharType="separate"/>
        </w:r>
        <w:r w:rsidRPr="00A914D9">
          <w:rPr>
            <w:rStyle w:val="Hyperlink"/>
            <w:noProof/>
          </w:rPr>
          <w:t>2</w:t>
        </w:r>
        <w:r>
          <w:rPr>
            <w:rFonts w:asciiTheme="minorHAnsi" w:eastAsiaTheme="minorEastAsia" w:hAnsiTheme="minorHAnsi" w:cstheme="minorBidi"/>
            <w:b w:val="0"/>
            <w:bCs w:val="0"/>
            <w:caps w:val="0"/>
            <w:noProof/>
            <w:sz w:val="22"/>
            <w:szCs w:val="22"/>
          </w:rPr>
          <w:tab/>
        </w:r>
        <w:r w:rsidRPr="00A914D9">
          <w:rPr>
            <w:rStyle w:val="Hyperlink"/>
            <w:noProof/>
          </w:rPr>
          <w:t>Aufgabenstellung</w:t>
        </w:r>
        <w:r>
          <w:rPr>
            <w:noProof/>
            <w:webHidden/>
          </w:rPr>
          <w:tab/>
        </w:r>
        <w:r>
          <w:rPr>
            <w:noProof/>
            <w:webHidden/>
          </w:rPr>
          <w:fldChar w:fldCharType="begin"/>
        </w:r>
        <w:r>
          <w:rPr>
            <w:noProof/>
            <w:webHidden/>
          </w:rPr>
          <w:instrText xml:space="preserve"> PAGEREF _Toc424149307 \h </w:instrText>
        </w:r>
      </w:ins>
      <w:r>
        <w:rPr>
          <w:noProof/>
          <w:webHidden/>
        </w:rPr>
      </w:r>
      <w:r>
        <w:rPr>
          <w:noProof/>
          <w:webHidden/>
        </w:rPr>
        <w:fldChar w:fldCharType="separate"/>
      </w:r>
      <w:ins w:id="112" w:author="Maximilian Schmitz" w:date="2015-07-08T20:05:00Z">
        <w:r>
          <w:rPr>
            <w:noProof/>
            <w:webHidden/>
          </w:rPr>
          <w:t>2</w:t>
        </w:r>
        <w:r>
          <w:rPr>
            <w:noProof/>
            <w:webHidden/>
          </w:rPr>
          <w:fldChar w:fldCharType="end"/>
        </w:r>
        <w:r w:rsidRPr="00A914D9">
          <w:rPr>
            <w:rStyle w:val="Hyperlink"/>
            <w:noProof/>
          </w:rPr>
          <w:fldChar w:fldCharType="end"/>
        </w:r>
      </w:ins>
    </w:p>
    <w:p w14:paraId="758A9131" w14:textId="77777777" w:rsidR="00067648" w:rsidRDefault="00067648">
      <w:pPr>
        <w:pStyle w:val="Verzeichnis1"/>
        <w:tabs>
          <w:tab w:val="left" w:pos="480"/>
          <w:tab w:val="right" w:leader="dot" w:pos="9062"/>
        </w:tabs>
        <w:rPr>
          <w:ins w:id="113" w:author="Maximilian Schmitz" w:date="2015-07-08T20:05:00Z"/>
          <w:rFonts w:asciiTheme="minorHAnsi" w:eastAsiaTheme="minorEastAsia" w:hAnsiTheme="minorHAnsi" w:cstheme="minorBidi"/>
          <w:b w:val="0"/>
          <w:bCs w:val="0"/>
          <w:caps w:val="0"/>
          <w:noProof/>
          <w:sz w:val="22"/>
          <w:szCs w:val="22"/>
        </w:rPr>
      </w:pPr>
      <w:ins w:id="114"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"_Toc424149308"</w:instrText>
        </w:r>
        <w:r w:rsidRPr="00A914D9">
          <w:rPr>
            <w:rStyle w:val="Hyperlink"/>
            <w:noProof/>
          </w:rPr>
          <w:instrText xml:space="preserve"> </w:instrText>
        </w:r>
        <w:r w:rsidRPr="00A914D9">
          <w:rPr>
            <w:rStyle w:val="Hyperlink"/>
            <w:noProof/>
          </w:rPr>
          <w:fldChar w:fldCharType="separate"/>
        </w:r>
        <w:r w:rsidRPr="00A914D9">
          <w:rPr>
            <w:rStyle w:val="Hyperlink"/>
            <w:noProof/>
          </w:rPr>
          <w:t>3</w:t>
        </w:r>
        <w:r>
          <w:rPr>
            <w:rFonts w:asciiTheme="minorHAnsi" w:eastAsiaTheme="minorEastAsia" w:hAnsiTheme="minorHAnsi" w:cstheme="minorBidi"/>
            <w:b w:val="0"/>
            <w:bCs w:val="0"/>
            <w:caps w:val="0"/>
            <w:noProof/>
            <w:sz w:val="22"/>
            <w:szCs w:val="22"/>
          </w:rPr>
          <w:tab/>
        </w:r>
        <w:r w:rsidRPr="00A914D9">
          <w:rPr>
            <w:rStyle w:val="Hyperlink"/>
            <w:noProof/>
          </w:rPr>
          <w:t>Stand der Technik</w:t>
        </w:r>
        <w:r>
          <w:rPr>
            <w:noProof/>
            <w:webHidden/>
          </w:rPr>
          <w:tab/>
        </w:r>
        <w:r>
          <w:rPr>
            <w:noProof/>
            <w:webHidden/>
          </w:rPr>
          <w:fldChar w:fldCharType="begin"/>
        </w:r>
        <w:r>
          <w:rPr>
            <w:noProof/>
            <w:webHidden/>
          </w:rPr>
          <w:instrText xml:space="preserve"> PAGEREF _Toc424149308 \h </w:instrText>
        </w:r>
      </w:ins>
      <w:r>
        <w:rPr>
          <w:noProof/>
          <w:webHidden/>
        </w:rPr>
      </w:r>
      <w:r>
        <w:rPr>
          <w:noProof/>
          <w:webHidden/>
        </w:rPr>
        <w:fldChar w:fldCharType="separate"/>
      </w:r>
      <w:ins w:id="115" w:author="Maximilian Schmitz" w:date="2015-07-08T20:05:00Z">
        <w:r>
          <w:rPr>
            <w:noProof/>
            <w:webHidden/>
          </w:rPr>
          <w:t>3</w:t>
        </w:r>
        <w:r>
          <w:rPr>
            <w:noProof/>
            <w:webHidden/>
          </w:rPr>
          <w:fldChar w:fldCharType="end"/>
        </w:r>
        <w:r w:rsidRPr="00A914D9">
          <w:rPr>
            <w:rStyle w:val="Hyperlink"/>
            <w:noProof/>
          </w:rPr>
          <w:fldChar w:fldCharType="end"/>
        </w:r>
      </w:ins>
    </w:p>
    <w:p w14:paraId="5FF0EF6C" w14:textId="77777777" w:rsidR="00067648" w:rsidRDefault="00067648">
      <w:pPr>
        <w:pStyle w:val="Verzeichnis2"/>
        <w:tabs>
          <w:tab w:val="left" w:pos="720"/>
          <w:tab w:val="right" w:leader="dot" w:pos="9062"/>
        </w:tabs>
        <w:rPr>
          <w:ins w:id="116" w:author="Maximilian Schmitz" w:date="2015-07-08T20:05:00Z"/>
          <w:rFonts w:asciiTheme="minorHAnsi" w:eastAsiaTheme="minorEastAsia" w:hAnsiTheme="minorHAnsi" w:cstheme="minorBidi"/>
          <w:smallCaps w:val="0"/>
          <w:noProof/>
          <w:sz w:val="22"/>
          <w:szCs w:val="22"/>
        </w:rPr>
      </w:pPr>
      <w:ins w:id="117"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"_Toc424149309"</w:instrText>
        </w:r>
        <w:r w:rsidRPr="00A914D9">
          <w:rPr>
            <w:rStyle w:val="Hyperlink"/>
            <w:noProof/>
          </w:rPr>
          <w:instrText xml:space="preserve"> </w:instrText>
        </w:r>
        <w:r w:rsidRPr="00A914D9">
          <w:rPr>
            <w:rStyle w:val="Hyperlink"/>
            <w:noProof/>
          </w:rPr>
          <w:fldChar w:fldCharType="separate"/>
        </w:r>
        <w:r w:rsidRPr="00A914D9">
          <w:rPr>
            <w:rStyle w:val="Hyperlink"/>
            <w:noProof/>
          </w:rPr>
          <w:t>3.1</w:t>
        </w:r>
        <w:r>
          <w:rPr>
            <w:rFonts w:asciiTheme="minorHAnsi" w:eastAsiaTheme="minorEastAsia" w:hAnsiTheme="minorHAnsi" w:cstheme="minorBidi"/>
            <w:smallCaps w:val="0"/>
            <w:noProof/>
            <w:sz w:val="22"/>
            <w:szCs w:val="22"/>
          </w:rPr>
          <w:tab/>
        </w:r>
        <w:r w:rsidRPr="00A914D9">
          <w:rPr>
            <w:rStyle w:val="Hyperlink"/>
            <w:noProof/>
          </w:rPr>
          <w:t>Einleitung</w:t>
        </w:r>
        <w:r>
          <w:rPr>
            <w:noProof/>
            <w:webHidden/>
          </w:rPr>
          <w:tab/>
        </w:r>
        <w:r>
          <w:rPr>
            <w:noProof/>
            <w:webHidden/>
          </w:rPr>
          <w:fldChar w:fldCharType="begin"/>
        </w:r>
        <w:r>
          <w:rPr>
            <w:noProof/>
            <w:webHidden/>
          </w:rPr>
          <w:instrText xml:space="preserve"> PAGEREF _Toc424149309 \h </w:instrText>
        </w:r>
      </w:ins>
      <w:r>
        <w:rPr>
          <w:noProof/>
          <w:webHidden/>
        </w:rPr>
      </w:r>
      <w:r>
        <w:rPr>
          <w:noProof/>
          <w:webHidden/>
        </w:rPr>
        <w:fldChar w:fldCharType="separate"/>
      </w:r>
      <w:ins w:id="118" w:author="Maximilian Schmitz" w:date="2015-07-08T20:05:00Z">
        <w:r>
          <w:rPr>
            <w:noProof/>
            <w:webHidden/>
          </w:rPr>
          <w:t>3</w:t>
        </w:r>
        <w:r>
          <w:rPr>
            <w:noProof/>
            <w:webHidden/>
          </w:rPr>
          <w:fldChar w:fldCharType="end"/>
        </w:r>
        <w:r w:rsidRPr="00A914D9">
          <w:rPr>
            <w:rStyle w:val="Hyperlink"/>
            <w:noProof/>
          </w:rPr>
          <w:fldChar w:fldCharType="end"/>
        </w:r>
      </w:ins>
    </w:p>
    <w:p w14:paraId="391DEE5B" w14:textId="77777777" w:rsidR="00067648" w:rsidRDefault="00067648">
      <w:pPr>
        <w:pStyle w:val="Verzeichnis2"/>
        <w:tabs>
          <w:tab w:val="left" w:pos="720"/>
          <w:tab w:val="right" w:leader="dot" w:pos="9062"/>
        </w:tabs>
        <w:rPr>
          <w:ins w:id="119" w:author="Maximilian Schmitz" w:date="2015-07-08T20:05:00Z"/>
          <w:rFonts w:asciiTheme="minorHAnsi" w:eastAsiaTheme="minorEastAsia" w:hAnsiTheme="minorHAnsi" w:cstheme="minorBidi"/>
          <w:smallCaps w:val="0"/>
          <w:noProof/>
          <w:sz w:val="22"/>
          <w:szCs w:val="22"/>
        </w:rPr>
      </w:pPr>
      <w:ins w:id="120"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"_Toc424149310"</w:instrText>
        </w:r>
        <w:r w:rsidRPr="00A914D9">
          <w:rPr>
            <w:rStyle w:val="Hyperlink"/>
            <w:noProof/>
          </w:rPr>
          <w:instrText xml:space="preserve"> </w:instrText>
        </w:r>
        <w:r w:rsidRPr="00A914D9">
          <w:rPr>
            <w:rStyle w:val="Hyperlink"/>
            <w:noProof/>
          </w:rPr>
          <w:fldChar w:fldCharType="separate"/>
        </w:r>
        <w:r w:rsidRPr="00A914D9">
          <w:rPr>
            <w:rStyle w:val="Hyperlink"/>
            <w:noProof/>
          </w:rPr>
          <w:t>3.2</w:t>
        </w:r>
        <w:r>
          <w:rPr>
            <w:rFonts w:asciiTheme="minorHAnsi" w:eastAsiaTheme="minorEastAsia" w:hAnsiTheme="minorHAnsi" w:cstheme="minorBidi"/>
            <w:smallCaps w:val="0"/>
            <w:noProof/>
            <w:sz w:val="22"/>
            <w:szCs w:val="22"/>
          </w:rPr>
          <w:tab/>
        </w:r>
        <w:r w:rsidRPr="00A914D9">
          <w:rPr>
            <w:rStyle w:val="Hyperlink"/>
            <w:noProof/>
          </w:rPr>
          <w:t>Game Engine</w:t>
        </w:r>
        <w:r>
          <w:rPr>
            <w:noProof/>
            <w:webHidden/>
          </w:rPr>
          <w:tab/>
        </w:r>
        <w:r>
          <w:rPr>
            <w:noProof/>
            <w:webHidden/>
          </w:rPr>
          <w:fldChar w:fldCharType="begin"/>
        </w:r>
        <w:r>
          <w:rPr>
            <w:noProof/>
            <w:webHidden/>
          </w:rPr>
          <w:instrText xml:space="preserve"> PAGEREF _Toc424149310 \h </w:instrText>
        </w:r>
      </w:ins>
      <w:r>
        <w:rPr>
          <w:noProof/>
          <w:webHidden/>
        </w:rPr>
      </w:r>
      <w:r>
        <w:rPr>
          <w:noProof/>
          <w:webHidden/>
        </w:rPr>
        <w:fldChar w:fldCharType="separate"/>
      </w:r>
      <w:ins w:id="121" w:author="Maximilian Schmitz" w:date="2015-07-08T20:05:00Z">
        <w:r>
          <w:rPr>
            <w:noProof/>
            <w:webHidden/>
          </w:rPr>
          <w:t>3</w:t>
        </w:r>
        <w:r>
          <w:rPr>
            <w:noProof/>
            <w:webHidden/>
          </w:rPr>
          <w:fldChar w:fldCharType="end"/>
        </w:r>
        <w:r w:rsidRPr="00A914D9">
          <w:rPr>
            <w:rStyle w:val="Hyperlink"/>
            <w:noProof/>
          </w:rPr>
          <w:fldChar w:fldCharType="end"/>
        </w:r>
      </w:ins>
    </w:p>
    <w:p w14:paraId="4C4DF705" w14:textId="77777777" w:rsidR="00067648" w:rsidRDefault="00067648">
      <w:pPr>
        <w:pStyle w:val="Verzeichnis3"/>
        <w:tabs>
          <w:tab w:val="left" w:pos="1200"/>
          <w:tab w:val="right" w:leader="dot" w:pos="9062"/>
        </w:tabs>
        <w:rPr>
          <w:ins w:id="122" w:author="Maximilian Schmitz" w:date="2015-07-08T20:05:00Z"/>
          <w:rFonts w:asciiTheme="minorHAnsi" w:eastAsiaTheme="minorEastAsia" w:hAnsiTheme="minorHAnsi" w:cstheme="minorBidi"/>
          <w:i w:val="0"/>
          <w:iCs w:val="0"/>
          <w:noProof/>
          <w:sz w:val="22"/>
          <w:szCs w:val="22"/>
        </w:rPr>
      </w:pPr>
      <w:ins w:id="123"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"_Toc424149312"</w:instrText>
        </w:r>
        <w:r w:rsidRPr="00A914D9">
          <w:rPr>
            <w:rStyle w:val="Hyperlink"/>
            <w:noProof/>
          </w:rPr>
          <w:instrText xml:space="preserve"> </w:instrText>
        </w:r>
        <w:r w:rsidRPr="00A914D9">
          <w:rPr>
            <w:rStyle w:val="Hyperlink"/>
            <w:noProof/>
          </w:rPr>
          <w:fldChar w:fldCharType="separate"/>
        </w:r>
        <w:r w:rsidRPr="00A914D9">
          <w:rPr>
            <w:rStyle w:val="Hyperlink"/>
            <w:noProof/>
          </w:rPr>
          <w:t>3.2.1</w:t>
        </w:r>
        <w:r>
          <w:rPr>
            <w:rFonts w:asciiTheme="minorHAnsi" w:eastAsiaTheme="minorEastAsia" w:hAnsiTheme="minorHAnsi" w:cstheme="minorBidi"/>
            <w:i w:val="0"/>
            <w:iCs w:val="0"/>
            <w:noProof/>
            <w:sz w:val="22"/>
            <w:szCs w:val="22"/>
          </w:rPr>
          <w:tab/>
        </w:r>
        <w:r w:rsidRPr="00A914D9">
          <w:rPr>
            <w:rStyle w:val="Hyperlink"/>
            <w:noProof/>
          </w:rPr>
          <w:t>Grundsätzliches</w:t>
        </w:r>
        <w:r>
          <w:rPr>
            <w:noProof/>
            <w:webHidden/>
          </w:rPr>
          <w:tab/>
        </w:r>
        <w:r>
          <w:rPr>
            <w:noProof/>
            <w:webHidden/>
          </w:rPr>
          <w:fldChar w:fldCharType="begin"/>
        </w:r>
        <w:r>
          <w:rPr>
            <w:noProof/>
            <w:webHidden/>
          </w:rPr>
          <w:instrText xml:space="preserve"> PAGEREF _Toc424149312 \h </w:instrText>
        </w:r>
      </w:ins>
      <w:r>
        <w:rPr>
          <w:noProof/>
          <w:webHidden/>
        </w:rPr>
      </w:r>
      <w:r>
        <w:rPr>
          <w:noProof/>
          <w:webHidden/>
        </w:rPr>
        <w:fldChar w:fldCharType="separate"/>
      </w:r>
      <w:ins w:id="124" w:author="Maximilian Schmitz" w:date="2015-07-08T20:05:00Z">
        <w:r>
          <w:rPr>
            <w:noProof/>
            <w:webHidden/>
          </w:rPr>
          <w:t>3</w:t>
        </w:r>
        <w:r>
          <w:rPr>
            <w:noProof/>
            <w:webHidden/>
          </w:rPr>
          <w:fldChar w:fldCharType="end"/>
        </w:r>
        <w:r w:rsidRPr="00A914D9">
          <w:rPr>
            <w:rStyle w:val="Hyperlink"/>
            <w:noProof/>
          </w:rPr>
          <w:fldChar w:fldCharType="end"/>
        </w:r>
      </w:ins>
    </w:p>
    <w:p w14:paraId="660A4C1D" w14:textId="77777777" w:rsidR="00067648" w:rsidRDefault="00067648">
      <w:pPr>
        <w:pStyle w:val="Verzeichnis3"/>
        <w:tabs>
          <w:tab w:val="left" w:pos="1200"/>
          <w:tab w:val="right" w:leader="dot" w:pos="9062"/>
        </w:tabs>
        <w:rPr>
          <w:ins w:id="125" w:author="Maximilian Schmitz" w:date="2015-07-08T20:05:00Z"/>
          <w:rFonts w:asciiTheme="minorHAnsi" w:eastAsiaTheme="minorEastAsia" w:hAnsiTheme="minorHAnsi" w:cstheme="minorBidi"/>
          <w:i w:val="0"/>
          <w:iCs w:val="0"/>
          <w:noProof/>
          <w:sz w:val="22"/>
          <w:szCs w:val="22"/>
        </w:rPr>
      </w:pPr>
      <w:ins w:id="126"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"_Toc424149313"</w:instrText>
        </w:r>
        <w:r w:rsidRPr="00A914D9">
          <w:rPr>
            <w:rStyle w:val="Hyperlink"/>
            <w:noProof/>
          </w:rPr>
          <w:instrText xml:space="preserve"> </w:instrText>
        </w:r>
        <w:r w:rsidRPr="00A914D9">
          <w:rPr>
            <w:rStyle w:val="Hyperlink"/>
            <w:noProof/>
          </w:rPr>
          <w:fldChar w:fldCharType="separate"/>
        </w:r>
        <w:r w:rsidRPr="00A914D9">
          <w:rPr>
            <w:rStyle w:val="Hyperlink"/>
            <w:noProof/>
          </w:rPr>
          <w:t>3.2.2</w:t>
        </w:r>
        <w:r>
          <w:rPr>
            <w:rFonts w:asciiTheme="minorHAnsi" w:eastAsiaTheme="minorEastAsia" w:hAnsiTheme="minorHAnsi" w:cstheme="minorBidi"/>
            <w:i w:val="0"/>
            <w:iCs w:val="0"/>
            <w:noProof/>
            <w:sz w:val="22"/>
            <w:szCs w:val="22"/>
          </w:rPr>
          <w:tab/>
        </w:r>
        <w:r w:rsidRPr="00A914D9">
          <w:rPr>
            <w:rStyle w:val="Hyperlink"/>
            <w:noProof/>
          </w:rPr>
          <w:t>Source Engine</w:t>
        </w:r>
        <w:r>
          <w:rPr>
            <w:noProof/>
            <w:webHidden/>
          </w:rPr>
          <w:tab/>
        </w:r>
        <w:r>
          <w:rPr>
            <w:noProof/>
            <w:webHidden/>
          </w:rPr>
          <w:fldChar w:fldCharType="begin"/>
        </w:r>
        <w:r>
          <w:rPr>
            <w:noProof/>
            <w:webHidden/>
          </w:rPr>
          <w:instrText xml:space="preserve"> PAGEREF _Toc424149313 \h </w:instrText>
        </w:r>
      </w:ins>
      <w:r>
        <w:rPr>
          <w:noProof/>
          <w:webHidden/>
        </w:rPr>
      </w:r>
      <w:r>
        <w:rPr>
          <w:noProof/>
          <w:webHidden/>
        </w:rPr>
        <w:fldChar w:fldCharType="separate"/>
      </w:r>
      <w:ins w:id="127" w:author="Maximilian Schmitz" w:date="2015-07-08T20:05:00Z">
        <w:r>
          <w:rPr>
            <w:noProof/>
            <w:webHidden/>
          </w:rPr>
          <w:t>3</w:t>
        </w:r>
        <w:r>
          <w:rPr>
            <w:noProof/>
            <w:webHidden/>
          </w:rPr>
          <w:fldChar w:fldCharType="end"/>
        </w:r>
        <w:r w:rsidRPr="00A914D9">
          <w:rPr>
            <w:rStyle w:val="Hyperlink"/>
            <w:noProof/>
          </w:rPr>
          <w:fldChar w:fldCharType="end"/>
        </w:r>
      </w:ins>
    </w:p>
    <w:p w14:paraId="3416D173" w14:textId="77777777" w:rsidR="00067648" w:rsidRDefault="00067648">
      <w:pPr>
        <w:pStyle w:val="Verzeichnis3"/>
        <w:tabs>
          <w:tab w:val="left" w:pos="1200"/>
          <w:tab w:val="right" w:leader="dot" w:pos="9062"/>
        </w:tabs>
        <w:rPr>
          <w:ins w:id="128" w:author="Maximilian Schmitz" w:date="2015-07-08T20:05:00Z"/>
          <w:rFonts w:asciiTheme="minorHAnsi" w:eastAsiaTheme="minorEastAsia" w:hAnsiTheme="minorHAnsi" w:cstheme="minorBidi"/>
          <w:i w:val="0"/>
          <w:iCs w:val="0"/>
          <w:noProof/>
          <w:sz w:val="22"/>
          <w:szCs w:val="22"/>
        </w:rPr>
      </w:pPr>
      <w:ins w:id="129"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"_Toc424149314"</w:instrText>
        </w:r>
        <w:r w:rsidRPr="00A914D9">
          <w:rPr>
            <w:rStyle w:val="Hyperlink"/>
            <w:noProof/>
          </w:rPr>
          <w:instrText xml:space="preserve"> </w:instrText>
        </w:r>
        <w:r w:rsidRPr="00A914D9">
          <w:rPr>
            <w:rStyle w:val="Hyperlink"/>
            <w:noProof/>
          </w:rPr>
          <w:fldChar w:fldCharType="separate"/>
        </w:r>
        <w:r w:rsidRPr="00A914D9">
          <w:rPr>
            <w:rStyle w:val="Hyperlink"/>
            <w:noProof/>
          </w:rPr>
          <w:t>3.2.3</w:t>
        </w:r>
        <w:r>
          <w:rPr>
            <w:rFonts w:asciiTheme="minorHAnsi" w:eastAsiaTheme="minorEastAsia" w:hAnsiTheme="minorHAnsi" w:cstheme="minorBidi"/>
            <w:i w:val="0"/>
            <w:iCs w:val="0"/>
            <w:noProof/>
            <w:sz w:val="22"/>
            <w:szCs w:val="22"/>
          </w:rPr>
          <w:tab/>
        </w:r>
        <w:r w:rsidRPr="00A914D9">
          <w:rPr>
            <w:rStyle w:val="Hyperlink"/>
            <w:noProof/>
          </w:rPr>
          <w:t>Unity</w:t>
        </w:r>
        <w:r>
          <w:rPr>
            <w:noProof/>
            <w:webHidden/>
          </w:rPr>
          <w:tab/>
        </w:r>
        <w:r>
          <w:rPr>
            <w:noProof/>
            <w:webHidden/>
          </w:rPr>
          <w:fldChar w:fldCharType="begin"/>
        </w:r>
        <w:r>
          <w:rPr>
            <w:noProof/>
            <w:webHidden/>
          </w:rPr>
          <w:instrText xml:space="preserve"> PAGEREF _Toc424149314 \h </w:instrText>
        </w:r>
      </w:ins>
      <w:r>
        <w:rPr>
          <w:noProof/>
          <w:webHidden/>
        </w:rPr>
      </w:r>
      <w:r>
        <w:rPr>
          <w:noProof/>
          <w:webHidden/>
        </w:rPr>
        <w:fldChar w:fldCharType="separate"/>
      </w:r>
      <w:ins w:id="130" w:author="Maximilian Schmitz" w:date="2015-07-08T20:05:00Z">
        <w:r>
          <w:rPr>
            <w:noProof/>
            <w:webHidden/>
          </w:rPr>
          <w:t>4</w:t>
        </w:r>
        <w:r>
          <w:rPr>
            <w:noProof/>
            <w:webHidden/>
          </w:rPr>
          <w:fldChar w:fldCharType="end"/>
        </w:r>
        <w:r w:rsidRPr="00A914D9">
          <w:rPr>
            <w:rStyle w:val="Hyperlink"/>
            <w:noProof/>
          </w:rPr>
          <w:fldChar w:fldCharType="end"/>
        </w:r>
      </w:ins>
    </w:p>
    <w:p w14:paraId="6A6DE53E" w14:textId="77777777" w:rsidR="00067648" w:rsidRDefault="00067648">
      <w:pPr>
        <w:pStyle w:val="Verzeichnis3"/>
        <w:tabs>
          <w:tab w:val="left" w:pos="1200"/>
          <w:tab w:val="right" w:leader="dot" w:pos="9062"/>
        </w:tabs>
        <w:rPr>
          <w:ins w:id="131" w:author="Maximilian Schmitz" w:date="2015-07-08T20:05:00Z"/>
          <w:rFonts w:asciiTheme="minorHAnsi" w:eastAsiaTheme="minorEastAsia" w:hAnsiTheme="minorHAnsi" w:cstheme="minorBidi"/>
          <w:i w:val="0"/>
          <w:iCs w:val="0"/>
          <w:noProof/>
          <w:sz w:val="22"/>
          <w:szCs w:val="22"/>
        </w:rPr>
      </w:pPr>
      <w:ins w:id="132"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"_Toc424149315"</w:instrText>
        </w:r>
        <w:r w:rsidRPr="00A914D9">
          <w:rPr>
            <w:rStyle w:val="Hyperlink"/>
            <w:noProof/>
          </w:rPr>
          <w:instrText xml:space="preserve"> </w:instrText>
        </w:r>
        <w:r w:rsidRPr="00A914D9">
          <w:rPr>
            <w:rStyle w:val="Hyperlink"/>
            <w:noProof/>
          </w:rPr>
          <w:fldChar w:fldCharType="separate"/>
        </w:r>
        <w:r w:rsidRPr="00A914D9">
          <w:rPr>
            <w:rStyle w:val="Hyperlink"/>
            <w:noProof/>
            <w:lang w:val="en-US"/>
          </w:rPr>
          <w:t>3.2.4</w:t>
        </w:r>
        <w:r>
          <w:rPr>
            <w:rFonts w:asciiTheme="minorHAnsi" w:eastAsiaTheme="minorEastAsia" w:hAnsiTheme="minorHAnsi" w:cstheme="minorBidi"/>
            <w:i w:val="0"/>
            <w:iCs w:val="0"/>
            <w:noProof/>
            <w:sz w:val="22"/>
            <w:szCs w:val="22"/>
          </w:rPr>
          <w:tab/>
        </w:r>
        <w:r w:rsidRPr="00A914D9">
          <w:rPr>
            <w:rStyle w:val="Hyperlink"/>
            <w:noProof/>
            <w:lang w:val="en-US"/>
          </w:rPr>
          <w:t>Unreal Engine 4</w:t>
        </w:r>
        <w:r>
          <w:rPr>
            <w:noProof/>
            <w:webHidden/>
          </w:rPr>
          <w:tab/>
        </w:r>
        <w:r>
          <w:rPr>
            <w:noProof/>
            <w:webHidden/>
          </w:rPr>
          <w:fldChar w:fldCharType="begin"/>
        </w:r>
        <w:r>
          <w:rPr>
            <w:noProof/>
            <w:webHidden/>
          </w:rPr>
          <w:instrText xml:space="preserve"> PAGEREF _Toc424149315 \h </w:instrText>
        </w:r>
      </w:ins>
      <w:r>
        <w:rPr>
          <w:noProof/>
          <w:webHidden/>
        </w:rPr>
      </w:r>
      <w:r>
        <w:rPr>
          <w:noProof/>
          <w:webHidden/>
        </w:rPr>
        <w:fldChar w:fldCharType="separate"/>
      </w:r>
      <w:ins w:id="133" w:author="Maximilian Schmitz" w:date="2015-07-08T20:05:00Z">
        <w:r>
          <w:rPr>
            <w:noProof/>
            <w:webHidden/>
          </w:rPr>
          <w:t>4</w:t>
        </w:r>
        <w:r>
          <w:rPr>
            <w:noProof/>
            <w:webHidden/>
          </w:rPr>
          <w:fldChar w:fldCharType="end"/>
        </w:r>
        <w:r w:rsidRPr="00A914D9">
          <w:rPr>
            <w:rStyle w:val="Hyperlink"/>
            <w:noProof/>
          </w:rPr>
          <w:fldChar w:fldCharType="end"/>
        </w:r>
      </w:ins>
    </w:p>
    <w:p w14:paraId="15006BC5" w14:textId="77777777" w:rsidR="00067648" w:rsidRDefault="00067648">
      <w:pPr>
        <w:pStyle w:val="Verzeichnis3"/>
        <w:tabs>
          <w:tab w:val="left" w:pos="1200"/>
          <w:tab w:val="right" w:leader="dot" w:pos="9062"/>
        </w:tabs>
        <w:rPr>
          <w:ins w:id="134" w:author="Maximilian Schmitz" w:date="2015-07-08T20:05:00Z"/>
          <w:rFonts w:asciiTheme="minorHAnsi" w:eastAsiaTheme="minorEastAsia" w:hAnsiTheme="minorHAnsi" w:cstheme="minorBidi"/>
          <w:i w:val="0"/>
          <w:iCs w:val="0"/>
          <w:noProof/>
          <w:sz w:val="22"/>
          <w:szCs w:val="22"/>
        </w:rPr>
      </w:pPr>
      <w:ins w:id="135"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"_Toc424149316"</w:instrText>
        </w:r>
        <w:r w:rsidRPr="00A914D9">
          <w:rPr>
            <w:rStyle w:val="Hyperlink"/>
            <w:noProof/>
          </w:rPr>
          <w:instrText xml:space="preserve"> </w:instrText>
        </w:r>
        <w:r w:rsidRPr="00A914D9">
          <w:rPr>
            <w:rStyle w:val="Hyperlink"/>
            <w:noProof/>
          </w:rPr>
          <w:fldChar w:fldCharType="separate"/>
        </w:r>
        <w:r w:rsidRPr="00A914D9">
          <w:rPr>
            <w:rStyle w:val="Hyperlink"/>
            <w:noProof/>
          </w:rPr>
          <w:t>3.2.5</w:t>
        </w:r>
        <w:r>
          <w:rPr>
            <w:rFonts w:asciiTheme="minorHAnsi" w:eastAsiaTheme="minorEastAsia" w:hAnsiTheme="minorHAnsi" w:cstheme="minorBidi"/>
            <w:i w:val="0"/>
            <w:iCs w:val="0"/>
            <w:noProof/>
            <w:sz w:val="22"/>
            <w:szCs w:val="22"/>
          </w:rPr>
          <w:tab/>
        </w:r>
        <w:r w:rsidRPr="00A914D9">
          <w:rPr>
            <w:rStyle w:val="Hyperlink"/>
            <w:noProof/>
          </w:rPr>
          <w:t>Verwendung im Projekt</w:t>
        </w:r>
        <w:r>
          <w:rPr>
            <w:noProof/>
            <w:webHidden/>
          </w:rPr>
          <w:tab/>
        </w:r>
        <w:r>
          <w:rPr>
            <w:noProof/>
            <w:webHidden/>
          </w:rPr>
          <w:fldChar w:fldCharType="begin"/>
        </w:r>
        <w:r>
          <w:rPr>
            <w:noProof/>
            <w:webHidden/>
          </w:rPr>
          <w:instrText xml:space="preserve"> PAGEREF _Toc424149316 \h </w:instrText>
        </w:r>
      </w:ins>
      <w:r>
        <w:rPr>
          <w:noProof/>
          <w:webHidden/>
        </w:rPr>
      </w:r>
      <w:r>
        <w:rPr>
          <w:noProof/>
          <w:webHidden/>
        </w:rPr>
        <w:fldChar w:fldCharType="separate"/>
      </w:r>
      <w:ins w:id="136" w:author="Maximilian Schmitz" w:date="2015-07-08T20:05:00Z">
        <w:r>
          <w:rPr>
            <w:noProof/>
            <w:webHidden/>
          </w:rPr>
          <w:t>5</w:t>
        </w:r>
        <w:r>
          <w:rPr>
            <w:noProof/>
            <w:webHidden/>
          </w:rPr>
          <w:fldChar w:fldCharType="end"/>
        </w:r>
        <w:r w:rsidRPr="00A914D9">
          <w:rPr>
            <w:rStyle w:val="Hyperlink"/>
            <w:noProof/>
          </w:rPr>
          <w:fldChar w:fldCharType="end"/>
        </w:r>
      </w:ins>
    </w:p>
    <w:p w14:paraId="4C331BCA" w14:textId="77777777" w:rsidR="00067648" w:rsidRDefault="00067648">
      <w:pPr>
        <w:pStyle w:val="Verzeichnis2"/>
        <w:tabs>
          <w:tab w:val="left" w:pos="720"/>
          <w:tab w:val="right" w:leader="dot" w:pos="9062"/>
        </w:tabs>
        <w:rPr>
          <w:ins w:id="137" w:author="Maximilian Schmitz" w:date="2015-07-08T20:05:00Z"/>
          <w:rFonts w:asciiTheme="minorHAnsi" w:eastAsiaTheme="minorEastAsia" w:hAnsiTheme="minorHAnsi" w:cstheme="minorBidi"/>
          <w:smallCaps w:val="0"/>
          <w:noProof/>
          <w:sz w:val="22"/>
          <w:szCs w:val="22"/>
        </w:rPr>
      </w:pPr>
      <w:ins w:id="138"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"_Toc424149317"</w:instrText>
        </w:r>
        <w:r w:rsidRPr="00A914D9">
          <w:rPr>
            <w:rStyle w:val="Hyperlink"/>
            <w:noProof/>
          </w:rPr>
          <w:instrText xml:space="preserve"> </w:instrText>
        </w:r>
        <w:r w:rsidRPr="00A914D9">
          <w:rPr>
            <w:rStyle w:val="Hyperlink"/>
            <w:noProof/>
          </w:rPr>
          <w:fldChar w:fldCharType="separate"/>
        </w:r>
        <w:r w:rsidRPr="00A914D9">
          <w:rPr>
            <w:rStyle w:val="Hyperlink"/>
            <w:noProof/>
          </w:rPr>
          <w:t>3.3</w:t>
        </w:r>
        <w:r>
          <w:rPr>
            <w:rFonts w:asciiTheme="minorHAnsi" w:eastAsiaTheme="minorEastAsia" w:hAnsiTheme="minorHAnsi" w:cstheme="minorBidi"/>
            <w:smallCaps w:val="0"/>
            <w:noProof/>
            <w:sz w:val="22"/>
            <w:szCs w:val="22"/>
          </w:rPr>
          <w:tab/>
        </w:r>
        <w:r w:rsidRPr="00A914D9">
          <w:rPr>
            <w:rStyle w:val="Hyperlink"/>
            <w:noProof/>
          </w:rPr>
          <w:t>Scripting-Ansatz</w:t>
        </w:r>
        <w:r>
          <w:rPr>
            <w:noProof/>
            <w:webHidden/>
          </w:rPr>
          <w:tab/>
        </w:r>
        <w:r>
          <w:rPr>
            <w:noProof/>
            <w:webHidden/>
          </w:rPr>
          <w:fldChar w:fldCharType="begin"/>
        </w:r>
        <w:r>
          <w:rPr>
            <w:noProof/>
            <w:webHidden/>
          </w:rPr>
          <w:instrText xml:space="preserve"> PAGEREF _Toc424149317 \h </w:instrText>
        </w:r>
      </w:ins>
      <w:r>
        <w:rPr>
          <w:noProof/>
          <w:webHidden/>
        </w:rPr>
      </w:r>
      <w:r>
        <w:rPr>
          <w:noProof/>
          <w:webHidden/>
        </w:rPr>
        <w:fldChar w:fldCharType="separate"/>
      </w:r>
      <w:ins w:id="139" w:author="Maximilian Schmitz" w:date="2015-07-08T20:05:00Z">
        <w:r>
          <w:rPr>
            <w:noProof/>
            <w:webHidden/>
          </w:rPr>
          <w:t>5</w:t>
        </w:r>
        <w:r>
          <w:rPr>
            <w:noProof/>
            <w:webHidden/>
          </w:rPr>
          <w:fldChar w:fldCharType="end"/>
        </w:r>
        <w:r w:rsidRPr="00A914D9">
          <w:rPr>
            <w:rStyle w:val="Hyperlink"/>
            <w:noProof/>
          </w:rPr>
          <w:fldChar w:fldCharType="end"/>
        </w:r>
      </w:ins>
    </w:p>
    <w:p w14:paraId="5FBDE933" w14:textId="77777777" w:rsidR="00067648" w:rsidRDefault="00067648">
      <w:pPr>
        <w:pStyle w:val="Verzeichnis3"/>
        <w:tabs>
          <w:tab w:val="left" w:pos="1200"/>
          <w:tab w:val="right" w:leader="dot" w:pos="9062"/>
        </w:tabs>
        <w:rPr>
          <w:ins w:id="140" w:author="Maximilian Schmitz" w:date="2015-07-08T20:05:00Z"/>
          <w:rFonts w:asciiTheme="minorHAnsi" w:eastAsiaTheme="minorEastAsia" w:hAnsiTheme="minorHAnsi" w:cstheme="minorBidi"/>
          <w:i w:val="0"/>
          <w:iCs w:val="0"/>
          <w:noProof/>
          <w:sz w:val="22"/>
          <w:szCs w:val="22"/>
        </w:rPr>
      </w:pPr>
      <w:ins w:id="141"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"_Toc424149318"</w:instrText>
        </w:r>
        <w:r w:rsidRPr="00A914D9">
          <w:rPr>
            <w:rStyle w:val="Hyperlink"/>
            <w:noProof/>
          </w:rPr>
          <w:instrText xml:space="preserve"> </w:instrText>
        </w:r>
        <w:r w:rsidRPr="00A914D9">
          <w:rPr>
            <w:rStyle w:val="Hyperlink"/>
            <w:noProof/>
          </w:rPr>
          <w:fldChar w:fldCharType="separate"/>
        </w:r>
        <w:r w:rsidRPr="00A914D9">
          <w:rPr>
            <w:rStyle w:val="Hyperlink"/>
            <w:noProof/>
          </w:rPr>
          <w:t>3.3.1</w:t>
        </w:r>
        <w:r>
          <w:rPr>
            <w:rFonts w:asciiTheme="minorHAnsi" w:eastAsiaTheme="minorEastAsia" w:hAnsiTheme="minorHAnsi" w:cstheme="minorBidi"/>
            <w:i w:val="0"/>
            <w:iCs w:val="0"/>
            <w:noProof/>
            <w:sz w:val="22"/>
            <w:szCs w:val="22"/>
          </w:rPr>
          <w:tab/>
        </w:r>
        <w:r w:rsidRPr="00A914D9">
          <w:rPr>
            <w:rStyle w:val="Hyperlink"/>
            <w:noProof/>
          </w:rPr>
          <w:t>Grundsätzliches</w:t>
        </w:r>
        <w:r>
          <w:rPr>
            <w:noProof/>
            <w:webHidden/>
          </w:rPr>
          <w:tab/>
        </w:r>
        <w:r>
          <w:rPr>
            <w:noProof/>
            <w:webHidden/>
          </w:rPr>
          <w:fldChar w:fldCharType="begin"/>
        </w:r>
        <w:r>
          <w:rPr>
            <w:noProof/>
            <w:webHidden/>
          </w:rPr>
          <w:instrText xml:space="preserve"> PAGEREF _Toc424149318 \h </w:instrText>
        </w:r>
      </w:ins>
      <w:r>
        <w:rPr>
          <w:noProof/>
          <w:webHidden/>
        </w:rPr>
      </w:r>
      <w:r>
        <w:rPr>
          <w:noProof/>
          <w:webHidden/>
        </w:rPr>
        <w:fldChar w:fldCharType="separate"/>
      </w:r>
      <w:ins w:id="142" w:author="Maximilian Schmitz" w:date="2015-07-08T20:05:00Z">
        <w:r>
          <w:rPr>
            <w:noProof/>
            <w:webHidden/>
          </w:rPr>
          <w:t>5</w:t>
        </w:r>
        <w:r>
          <w:rPr>
            <w:noProof/>
            <w:webHidden/>
          </w:rPr>
          <w:fldChar w:fldCharType="end"/>
        </w:r>
        <w:r w:rsidRPr="00A914D9">
          <w:rPr>
            <w:rStyle w:val="Hyperlink"/>
            <w:noProof/>
          </w:rPr>
          <w:fldChar w:fldCharType="end"/>
        </w:r>
      </w:ins>
    </w:p>
    <w:p w14:paraId="13A83B0C" w14:textId="77777777" w:rsidR="00067648" w:rsidRDefault="00067648">
      <w:pPr>
        <w:pStyle w:val="Verzeichnis3"/>
        <w:tabs>
          <w:tab w:val="left" w:pos="1200"/>
          <w:tab w:val="right" w:leader="dot" w:pos="9062"/>
        </w:tabs>
        <w:rPr>
          <w:ins w:id="143" w:author="Maximilian Schmitz" w:date="2015-07-08T20:05:00Z"/>
          <w:rFonts w:asciiTheme="minorHAnsi" w:eastAsiaTheme="minorEastAsia" w:hAnsiTheme="minorHAnsi" w:cstheme="minorBidi"/>
          <w:i w:val="0"/>
          <w:iCs w:val="0"/>
          <w:noProof/>
          <w:sz w:val="22"/>
          <w:szCs w:val="22"/>
        </w:rPr>
      </w:pPr>
      <w:ins w:id="144"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"_Toc424149319"</w:instrText>
        </w:r>
        <w:r w:rsidRPr="00A914D9">
          <w:rPr>
            <w:rStyle w:val="Hyperlink"/>
            <w:noProof/>
          </w:rPr>
          <w:instrText xml:space="preserve"> </w:instrText>
        </w:r>
        <w:r w:rsidRPr="00A914D9">
          <w:rPr>
            <w:rStyle w:val="Hyperlink"/>
            <w:noProof/>
          </w:rPr>
          <w:fldChar w:fldCharType="separate"/>
        </w:r>
        <w:r w:rsidRPr="00A914D9">
          <w:rPr>
            <w:rStyle w:val="Hyperlink"/>
            <w:noProof/>
          </w:rPr>
          <w:t>3.3.2</w:t>
        </w:r>
        <w:r>
          <w:rPr>
            <w:rFonts w:asciiTheme="minorHAnsi" w:eastAsiaTheme="minorEastAsia" w:hAnsiTheme="minorHAnsi" w:cstheme="minorBidi"/>
            <w:i w:val="0"/>
            <w:iCs w:val="0"/>
            <w:noProof/>
            <w:sz w:val="22"/>
            <w:szCs w:val="22"/>
          </w:rPr>
          <w:tab/>
        </w:r>
        <w:r w:rsidRPr="00A914D9">
          <w:rPr>
            <w:rStyle w:val="Hyperlink"/>
            <w:noProof/>
          </w:rPr>
          <w:t>LUA</w:t>
        </w:r>
        <w:r>
          <w:rPr>
            <w:noProof/>
            <w:webHidden/>
          </w:rPr>
          <w:tab/>
        </w:r>
        <w:r>
          <w:rPr>
            <w:noProof/>
            <w:webHidden/>
          </w:rPr>
          <w:fldChar w:fldCharType="begin"/>
        </w:r>
        <w:r>
          <w:rPr>
            <w:noProof/>
            <w:webHidden/>
          </w:rPr>
          <w:instrText xml:space="preserve"> PAGEREF _Toc424149319 \h </w:instrText>
        </w:r>
      </w:ins>
      <w:r>
        <w:rPr>
          <w:noProof/>
          <w:webHidden/>
        </w:rPr>
      </w:r>
      <w:r>
        <w:rPr>
          <w:noProof/>
          <w:webHidden/>
        </w:rPr>
        <w:fldChar w:fldCharType="separate"/>
      </w:r>
      <w:ins w:id="145" w:author="Maximilian Schmitz" w:date="2015-07-08T20:05:00Z">
        <w:r>
          <w:rPr>
            <w:noProof/>
            <w:webHidden/>
          </w:rPr>
          <w:t>6</w:t>
        </w:r>
        <w:r>
          <w:rPr>
            <w:noProof/>
            <w:webHidden/>
          </w:rPr>
          <w:fldChar w:fldCharType="end"/>
        </w:r>
        <w:r w:rsidRPr="00A914D9">
          <w:rPr>
            <w:rStyle w:val="Hyperlink"/>
            <w:noProof/>
          </w:rPr>
          <w:fldChar w:fldCharType="end"/>
        </w:r>
      </w:ins>
    </w:p>
    <w:p w14:paraId="37EDF5F4" w14:textId="77777777" w:rsidR="00067648" w:rsidRDefault="00067648">
      <w:pPr>
        <w:pStyle w:val="Verzeichnis3"/>
        <w:tabs>
          <w:tab w:val="left" w:pos="1200"/>
          <w:tab w:val="right" w:leader="dot" w:pos="9062"/>
        </w:tabs>
        <w:rPr>
          <w:ins w:id="146" w:author="Maximilian Schmitz" w:date="2015-07-08T20:05:00Z"/>
          <w:rFonts w:asciiTheme="minorHAnsi" w:eastAsiaTheme="minorEastAsia" w:hAnsiTheme="minorHAnsi" w:cstheme="minorBidi"/>
          <w:i w:val="0"/>
          <w:iCs w:val="0"/>
          <w:noProof/>
          <w:sz w:val="22"/>
          <w:szCs w:val="22"/>
        </w:rPr>
      </w:pPr>
      <w:ins w:id="147"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"_Toc424149320"</w:instrText>
        </w:r>
        <w:r w:rsidRPr="00A914D9">
          <w:rPr>
            <w:rStyle w:val="Hyperlink"/>
            <w:noProof/>
          </w:rPr>
          <w:instrText xml:space="preserve"> </w:instrText>
        </w:r>
        <w:r w:rsidRPr="00A914D9">
          <w:rPr>
            <w:rStyle w:val="Hyperlink"/>
            <w:noProof/>
          </w:rPr>
          <w:fldChar w:fldCharType="separate"/>
        </w:r>
        <w:r w:rsidRPr="00A914D9">
          <w:rPr>
            <w:rStyle w:val="Hyperlink"/>
            <w:noProof/>
          </w:rPr>
          <w:t>3.3.3</w:t>
        </w:r>
        <w:r>
          <w:rPr>
            <w:rFonts w:asciiTheme="minorHAnsi" w:eastAsiaTheme="minorEastAsia" w:hAnsiTheme="minorHAnsi" w:cstheme="minorBidi"/>
            <w:i w:val="0"/>
            <w:iCs w:val="0"/>
            <w:noProof/>
            <w:sz w:val="22"/>
            <w:szCs w:val="22"/>
          </w:rPr>
          <w:tab/>
        </w:r>
        <w:r w:rsidRPr="00A914D9">
          <w:rPr>
            <w:rStyle w:val="Hyperlink"/>
            <w:noProof/>
          </w:rPr>
          <w:t>Alternative Skriptsprachen</w:t>
        </w:r>
        <w:r>
          <w:rPr>
            <w:noProof/>
            <w:webHidden/>
          </w:rPr>
          <w:tab/>
        </w:r>
        <w:r>
          <w:rPr>
            <w:noProof/>
            <w:webHidden/>
          </w:rPr>
          <w:fldChar w:fldCharType="begin"/>
        </w:r>
        <w:r>
          <w:rPr>
            <w:noProof/>
            <w:webHidden/>
          </w:rPr>
          <w:instrText xml:space="preserve"> PAGEREF _Toc424149320 \h </w:instrText>
        </w:r>
      </w:ins>
      <w:r>
        <w:rPr>
          <w:noProof/>
          <w:webHidden/>
        </w:rPr>
      </w:r>
      <w:r>
        <w:rPr>
          <w:noProof/>
          <w:webHidden/>
        </w:rPr>
        <w:fldChar w:fldCharType="separate"/>
      </w:r>
      <w:ins w:id="148" w:author="Maximilian Schmitz" w:date="2015-07-08T20:05:00Z">
        <w:r>
          <w:rPr>
            <w:noProof/>
            <w:webHidden/>
          </w:rPr>
          <w:t>7</w:t>
        </w:r>
        <w:r>
          <w:rPr>
            <w:noProof/>
            <w:webHidden/>
          </w:rPr>
          <w:fldChar w:fldCharType="end"/>
        </w:r>
        <w:r w:rsidRPr="00A914D9">
          <w:rPr>
            <w:rStyle w:val="Hyperlink"/>
            <w:noProof/>
          </w:rPr>
          <w:fldChar w:fldCharType="end"/>
        </w:r>
      </w:ins>
    </w:p>
    <w:p w14:paraId="3F016D21" w14:textId="77777777" w:rsidR="00067648" w:rsidRDefault="00067648">
      <w:pPr>
        <w:pStyle w:val="Verzeichnis2"/>
        <w:tabs>
          <w:tab w:val="left" w:pos="720"/>
          <w:tab w:val="right" w:leader="dot" w:pos="9062"/>
        </w:tabs>
        <w:rPr>
          <w:ins w:id="149" w:author="Maximilian Schmitz" w:date="2015-07-08T20:05:00Z"/>
          <w:rFonts w:asciiTheme="minorHAnsi" w:eastAsiaTheme="minorEastAsia" w:hAnsiTheme="minorHAnsi" w:cstheme="minorBidi"/>
          <w:smallCaps w:val="0"/>
          <w:noProof/>
          <w:sz w:val="22"/>
          <w:szCs w:val="22"/>
        </w:rPr>
      </w:pPr>
      <w:ins w:id="150"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"_Toc424149321"</w:instrText>
        </w:r>
        <w:r w:rsidRPr="00A914D9">
          <w:rPr>
            <w:rStyle w:val="Hyperlink"/>
            <w:noProof/>
          </w:rPr>
          <w:instrText xml:space="preserve"> </w:instrText>
        </w:r>
        <w:r w:rsidRPr="00A914D9">
          <w:rPr>
            <w:rStyle w:val="Hyperlink"/>
            <w:noProof/>
          </w:rPr>
          <w:fldChar w:fldCharType="separate"/>
        </w:r>
        <w:r w:rsidRPr="00A914D9">
          <w:rPr>
            <w:rStyle w:val="Hyperlink"/>
            <w:noProof/>
          </w:rPr>
          <w:t>3.4</w:t>
        </w:r>
        <w:r>
          <w:rPr>
            <w:rFonts w:asciiTheme="minorHAnsi" w:eastAsiaTheme="minorEastAsia" w:hAnsiTheme="minorHAnsi" w:cstheme="minorBidi"/>
            <w:smallCaps w:val="0"/>
            <w:noProof/>
            <w:sz w:val="22"/>
            <w:szCs w:val="22"/>
          </w:rPr>
          <w:tab/>
        </w:r>
        <w:r w:rsidRPr="00A914D9">
          <w:rPr>
            <w:rStyle w:val="Hyperlink"/>
            <w:noProof/>
          </w:rPr>
          <w:t>Robo Cup</w:t>
        </w:r>
        <w:r>
          <w:rPr>
            <w:noProof/>
            <w:webHidden/>
          </w:rPr>
          <w:tab/>
        </w:r>
        <w:r>
          <w:rPr>
            <w:noProof/>
            <w:webHidden/>
          </w:rPr>
          <w:fldChar w:fldCharType="begin"/>
        </w:r>
        <w:r>
          <w:rPr>
            <w:noProof/>
            <w:webHidden/>
          </w:rPr>
          <w:instrText xml:space="preserve"> PAGEREF _Toc424149321 \h </w:instrText>
        </w:r>
      </w:ins>
      <w:r>
        <w:rPr>
          <w:noProof/>
          <w:webHidden/>
        </w:rPr>
      </w:r>
      <w:r>
        <w:rPr>
          <w:noProof/>
          <w:webHidden/>
        </w:rPr>
        <w:fldChar w:fldCharType="separate"/>
      </w:r>
      <w:ins w:id="151" w:author="Maximilian Schmitz" w:date="2015-07-08T20:05:00Z">
        <w:r>
          <w:rPr>
            <w:noProof/>
            <w:webHidden/>
          </w:rPr>
          <w:t>7</w:t>
        </w:r>
        <w:r>
          <w:rPr>
            <w:noProof/>
            <w:webHidden/>
          </w:rPr>
          <w:fldChar w:fldCharType="end"/>
        </w:r>
        <w:r w:rsidRPr="00A914D9">
          <w:rPr>
            <w:rStyle w:val="Hyperlink"/>
            <w:noProof/>
          </w:rPr>
          <w:fldChar w:fldCharType="end"/>
        </w:r>
      </w:ins>
    </w:p>
    <w:p w14:paraId="34C45C83" w14:textId="77777777" w:rsidR="00067648" w:rsidRDefault="00067648">
      <w:pPr>
        <w:pStyle w:val="Verzeichnis2"/>
        <w:tabs>
          <w:tab w:val="left" w:pos="720"/>
          <w:tab w:val="right" w:leader="dot" w:pos="9062"/>
        </w:tabs>
        <w:rPr>
          <w:ins w:id="152" w:author="Maximilian Schmitz" w:date="2015-07-08T20:05:00Z"/>
          <w:rFonts w:asciiTheme="minorHAnsi" w:eastAsiaTheme="minorEastAsia" w:hAnsiTheme="minorHAnsi" w:cstheme="minorBidi"/>
          <w:smallCaps w:val="0"/>
          <w:noProof/>
          <w:sz w:val="22"/>
          <w:szCs w:val="22"/>
        </w:rPr>
      </w:pPr>
      <w:ins w:id="153"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"_Toc424149322"</w:instrText>
        </w:r>
        <w:r w:rsidRPr="00A914D9">
          <w:rPr>
            <w:rStyle w:val="Hyperlink"/>
            <w:noProof/>
          </w:rPr>
          <w:instrText xml:space="preserve"> </w:instrText>
        </w:r>
        <w:r w:rsidRPr="00A914D9">
          <w:rPr>
            <w:rStyle w:val="Hyperlink"/>
            <w:noProof/>
          </w:rPr>
          <w:fldChar w:fldCharType="separate"/>
        </w:r>
        <w:r w:rsidRPr="00A914D9">
          <w:rPr>
            <w:rStyle w:val="Hyperlink"/>
            <w:noProof/>
          </w:rPr>
          <w:t>3.5</w:t>
        </w:r>
        <w:r>
          <w:rPr>
            <w:rFonts w:asciiTheme="minorHAnsi" w:eastAsiaTheme="minorEastAsia" w:hAnsiTheme="minorHAnsi" w:cstheme="minorBidi"/>
            <w:smallCaps w:val="0"/>
            <w:noProof/>
            <w:sz w:val="22"/>
            <w:szCs w:val="22"/>
          </w:rPr>
          <w:tab/>
        </w:r>
        <w:r w:rsidRPr="00A914D9">
          <w:rPr>
            <w:rStyle w:val="Hyperlink"/>
            <w:noProof/>
          </w:rPr>
          <w:t>Künstliche Intelligenz</w:t>
        </w:r>
        <w:r>
          <w:rPr>
            <w:noProof/>
            <w:webHidden/>
          </w:rPr>
          <w:tab/>
        </w:r>
        <w:r>
          <w:rPr>
            <w:noProof/>
            <w:webHidden/>
          </w:rPr>
          <w:fldChar w:fldCharType="begin"/>
        </w:r>
        <w:r>
          <w:rPr>
            <w:noProof/>
            <w:webHidden/>
          </w:rPr>
          <w:instrText xml:space="preserve"> PAGEREF _Toc424149322 \h </w:instrText>
        </w:r>
      </w:ins>
      <w:r>
        <w:rPr>
          <w:noProof/>
          <w:webHidden/>
        </w:rPr>
      </w:r>
      <w:r>
        <w:rPr>
          <w:noProof/>
          <w:webHidden/>
        </w:rPr>
        <w:fldChar w:fldCharType="separate"/>
      </w:r>
      <w:ins w:id="154" w:author="Maximilian Schmitz" w:date="2015-07-08T20:05:00Z">
        <w:r>
          <w:rPr>
            <w:noProof/>
            <w:webHidden/>
          </w:rPr>
          <w:t>8</w:t>
        </w:r>
        <w:r>
          <w:rPr>
            <w:noProof/>
            <w:webHidden/>
          </w:rPr>
          <w:fldChar w:fldCharType="end"/>
        </w:r>
        <w:r w:rsidRPr="00A914D9">
          <w:rPr>
            <w:rStyle w:val="Hyperlink"/>
            <w:noProof/>
          </w:rPr>
          <w:fldChar w:fldCharType="end"/>
        </w:r>
      </w:ins>
    </w:p>
    <w:p w14:paraId="6C1DD90A" w14:textId="77777777" w:rsidR="00067648" w:rsidRDefault="00067648">
      <w:pPr>
        <w:pStyle w:val="Verzeichnis2"/>
        <w:tabs>
          <w:tab w:val="left" w:pos="720"/>
          <w:tab w:val="right" w:leader="dot" w:pos="9062"/>
        </w:tabs>
        <w:rPr>
          <w:ins w:id="155" w:author="Maximilian Schmitz" w:date="2015-07-08T20:05:00Z"/>
          <w:rFonts w:asciiTheme="minorHAnsi" w:eastAsiaTheme="minorEastAsia" w:hAnsiTheme="minorHAnsi" w:cstheme="minorBidi"/>
          <w:smallCaps w:val="0"/>
          <w:noProof/>
          <w:sz w:val="22"/>
          <w:szCs w:val="22"/>
        </w:rPr>
      </w:pPr>
      <w:ins w:id="156"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"_Toc424149323"</w:instrText>
        </w:r>
        <w:r w:rsidRPr="00A914D9">
          <w:rPr>
            <w:rStyle w:val="Hyperlink"/>
            <w:noProof/>
          </w:rPr>
          <w:instrText xml:space="preserve"> </w:instrText>
        </w:r>
        <w:r w:rsidRPr="00A914D9">
          <w:rPr>
            <w:rStyle w:val="Hyperlink"/>
            <w:noProof/>
          </w:rPr>
          <w:fldChar w:fldCharType="separate"/>
        </w:r>
        <w:r w:rsidRPr="00A914D9">
          <w:rPr>
            <w:rStyle w:val="Hyperlink"/>
            <w:noProof/>
          </w:rPr>
          <w:t>3.6</w:t>
        </w:r>
        <w:r>
          <w:rPr>
            <w:rFonts w:asciiTheme="minorHAnsi" w:eastAsiaTheme="minorEastAsia" w:hAnsiTheme="minorHAnsi" w:cstheme="minorBidi"/>
            <w:smallCaps w:val="0"/>
            <w:noProof/>
            <w:sz w:val="22"/>
            <w:szCs w:val="22"/>
          </w:rPr>
          <w:tab/>
        </w:r>
        <w:r w:rsidRPr="00A914D9">
          <w:rPr>
            <w:rStyle w:val="Hyperlink"/>
            <w:noProof/>
          </w:rPr>
          <w:t>Zusammenfassung</w:t>
        </w:r>
        <w:r>
          <w:rPr>
            <w:noProof/>
            <w:webHidden/>
          </w:rPr>
          <w:tab/>
        </w:r>
        <w:r>
          <w:rPr>
            <w:noProof/>
            <w:webHidden/>
          </w:rPr>
          <w:fldChar w:fldCharType="begin"/>
        </w:r>
        <w:r>
          <w:rPr>
            <w:noProof/>
            <w:webHidden/>
          </w:rPr>
          <w:instrText xml:space="preserve"> PAGEREF _Toc424149323 \h </w:instrText>
        </w:r>
      </w:ins>
      <w:r>
        <w:rPr>
          <w:noProof/>
          <w:webHidden/>
        </w:rPr>
      </w:r>
      <w:r>
        <w:rPr>
          <w:noProof/>
          <w:webHidden/>
        </w:rPr>
        <w:fldChar w:fldCharType="separate"/>
      </w:r>
      <w:ins w:id="157" w:author="Maximilian Schmitz" w:date="2015-07-08T20:05:00Z">
        <w:r>
          <w:rPr>
            <w:noProof/>
            <w:webHidden/>
          </w:rPr>
          <w:t>10</w:t>
        </w:r>
        <w:r>
          <w:rPr>
            <w:noProof/>
            <w:webHidden/>
          </w:rPr>
          <w:fldChar w:fldCharType="end"/>
        </w:r>
        <w:r w:rsidRPr="00A914D9">
          <w:rPr>
            <w:rStyle w:val="Hyperlink"/>
            <w:noProof/>
          </w:rPr>
          <w:fldChar w:fldCharType="end"/>
        </w:r>
      </w:ins>
    </w:p>
    <w:p w14:paraId="501C5176" w14:textId="77777777" w:rsidR="00067648" w:rsidRDefault="00067648">
      <w:pPr>
        <w:pStyle w:val="Verzeichnis1"/>
        <w:tabs>
          <w:tab w:val="left" w:pos="480"/>
          <w:tab w:val="right" w:leader="dot" w:pos="9062"/>
        </w:tabs>
        <w:rPr>
          <w:ins w:id="158" w:author="Maximilian Schmitz" w:date="2015-07-08T20:05:00Z"/>
          <w:rFonts w:asciiTheme="minorHAnsi" w:eastAsiaTheme="minorEastAsia" w:hAnsiTheme="minorHAnsi" w:cstheme="minorBidi"/>
          <w:b w:val="0"/>
          <w:bCs w:val="0"/>
          <w:caps w:val="0"/>
          <w:noProof/>
          <w:sz w:val="22"/>
          <w:szCs w:val="22"/>
        </w:rPr>
      </w:pPr>
      <w:ins w:id="159"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"_Toc424149324"</w:instrText>
        </w:r>
        <w:r w:rsidRPr="00A914D9">
          <w:rPr>
            <w:rStyle w:val="Hyperlink"/>
            <w:noProof/>
          </w:rPr>
          <w:instrText xml:space="preserve"> </w:instrText>
        </w:r>
        <w:r w:rsidRPr="00A914D9">
          <w:rPr>
            <w:rStyle w:val="Hyperlink"/>
            <w:noProof/>
          </w:rPr>
          <w:fldChar w:fldCharType="separate"/>
        </w:r>
        <w:r w:rsidRPr="00A914D9">
          <w:rPr>
            <w:rStyle w:val="Hyperlink"/>
            <w:noProof/>
          </w:rPr>
          <w:t>4</w:t>
        </w:r>
        <w:r>
          <w:rPr>
            <w:rFonts w:asciiTheme="minorHAnsi" w:eastAsiaTheme="minorEastAsia" w:hAnsiTheme="minorHAnsi" w:cstheme="minorBidi"/>
            <w:b w:val="0"/>
            <w:bCs w:val="0"/>
            <w:caps w:val="0"/>
            <w:noProof/>
            <w:sz w:val="22"/>
            <w:szCs w:val="22"/>
          </w:rPr>
          <w:tab/>
        </w:r>
        <w:r w:rsidRPr="00A914D9">
          <w:rPr>
            <w:rStyle w:val="Hyperlink"/>
            <w:noProof/>
          </w:rPr>
          <w:t>Planung / Struktur</w:t>
        </w:r>
        <w:r>
          <w:rPr>
            <w:noProof/>
            <w:webHidden/>
          </w:rPr>
          <w:tab/>
        </w:r>
        <w:r>
          <w:rPr>
            <w:noProof/>
            <w:webHidden/>
          </w:rPr>
          <w:fldChar w:fldCharType="begin"/>
        </w:r>
        <w:r>
          <w:rPr>
            <w:noProof/>
            <w:webHidden/>
          </w:rPr>
          <w:instrText xml:space="preserve"> PAGEREF _Toc424149324 \h </w:instrText>
        </w:r>
      </w:ins>
      <w:r>
        <w:rPr>
          <w:noProof/>
          <w:webHidden/>
        </w:rPr>
      </w:r>
      <w:r>
        <w:rPr>
          <w:noProof/>
          <w:webHidden/>
        </w:rPr>
        <w:fldChar w:fldCharType="separate"/>
      </w:r>
      <w:ins w:id="160" w:author="Maximilian Schmitz" w:date="2015-07-08T20:05:00Z">
        <w:r>
          <w:rPr>
            <w:noProof/>
            <w:webHidden/>
          </w:rPr>
          <w:t>11</w:t>
        </w:r>
        <w:r>
          <w:rPr>
            <w:noProof/>
            <w:webHidden/>
          </w:rPr>
          <w:fldChar w:fldCharType="end"/>
        </w:r>
        <w:r w:rsidRPr="00A914D9">
          <w:rPr>
            <w:rStyle w:val="Hyperlink"/>
            <w:noProof/>
          </w:rPr>
          <w:fldChar w:fldCharType="end"/>
        </w:r>
      </w:ins>
    </w:p>
    <w:p w14:paraId="696E0D62" w14:textId="77777777" w:rsidR="00067648" w:rsidRDefault="00067648">
      <w:pPr>
        <w:pStyle w:val="Verzeichnis2"/>
        <w:tabs>
          <w:tab w:val="left" w:pos="720"/>
          <w:tab w:val="right" w:leader="dot" w:pos="9062"/>
        </w:tabs>
        <w:rPr>
          <w:ins w:id="161" w:author="Maximilian Schmitz" w:date="2015-07-08T20:05:00Z"/>
          <w:rFonts w:asciiTheme="minorHAnsi" w:eastAsiaTheme="minorEastAsia" w:hAnsiTheme="minorHAnsi" w:cstheme="minorBidi"/>
          <w:smallCaps w:val="0"/>
          <w:noProof/>
          <w:sz w:val="22"/>
          <w:szCs w:val="22"/>
        </w:rPr>
      </w:pPr>
      <w:ins w:id="162"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"_Toc424149325"</w:instrText>
        </w:r>
        <w:r w:rsidRPr="00A914D9">
          <w:rPr>
            <w:rStyle w:val="Hyperlink"/>
            <w:noProof/>
          </w:rPr>
          <w:instrText xml:space="preserve"> </w:instrText>
        </w:r>
        <w:r w:rsidRPr="00A914D9">
          <w:rPr>
            <w:rStyle w:val="Hyperlink"/>
            <w:noProof/>
          </w:rPr>
          <w:fldChar w:fldCharType="separate"/>
        </w:r>
        <w:r w:rsidRPr="00A914D9">
          <w:rPr>
            <w:rStyle w:val="Hyperlink"/>
            <w:noProof/>
          </w:rPr>
          <w:t>4.1</w:t>
        </w:r>
        <w:r>
          <w:rPr>
            <w:rFonts w:asciiTheme="minorHAnsi" w:eastAsiaTheme="minorEastAsia" w:hAnsiTheme="minorHAnsi" w:cstheme="minorBidi"/>
            <w:smallCaps w:val="0"/>
            <w:noProof/>
            <w:sz w:val="22"/>
            <w:szCs w:val="22"/>
          </w:rPr>
          <w:tab/>
        </w:r>
        <w:r w:rsidRPr="00A914D9">
          <w:rPr>
            <w:rStyle w:val="Hyperlink"/>
            <w:noProof/>
          </w:rPr>
          <w:t>Projektmanagement</w:t>
        </w:r>
        <w:r>
          <w:rPr>
            <w:noProof/>
            <w:webHidden/>
          </w:rPr>
          <w:tab/>
        </w:r>
        <w:r>
          <w:rPr>
            <w:noProof/>
            <w:webHidden/>
          </w:rPr>
          <w:fldChar w:fldCharType="begin"/>
        </w:r>
        <w:r>
          <w:rPr>
            <w:noProof/>
            <w:webHidden/>
          </w:rPr>
          <w:instrText xml:space="preserve"> PAGEREF _Toc424149325 \h </w:instrText>
        </w:r>
      </w:ins>
      <w:r>
        <w:rPr>
          <w:noProof/>
          <w:webHidden/>
        </w:rPr>
      </w:r>
      <w:r>
        <w:rPr>
          <w:noProof/>
          <w:webHidden/>
        </w:rPr>
        <w:fldChar w:fldCharType="separate"/>
      </w:r>
      <w:ins w:id="163" w:author="Maximilian Schmitz" w:date="2015-07-08T20:05:00Z">
        <w:r>
          <w:rPr>
            <w:noProof/>
            <w:webHidden/>
          </w:rPr>
          <w:t>11</w:t>
        </w:r>
        <w:r>
          <w:rPr>
            <w:noProof/>
            <w:webHidden/>
          </w:rPr>
          <w:fldChar w:fldCharType="end"/>
        </w:r>
        <w:r w:rsidRPr="00A914D9">
          <w:rPr>
            <w:rStyle w:val="Hyperlink"/>
            <w:noProof/>
          </w:rPr>
          <w:fldChar w:fldCharType="end"/>
        </w:r>
      </w:ins>
    </w:p>
    <w:p w14:paraId="3E04498F" w14:textId="77777777" w:rsidR="00067648" w:rsidRDefault="00067648">
      <w:pPr>
        <w:pStyle w:val="Verzeichnis2"/>
        <w:tabs>
          <w:tab w:val="left" w:pos="720"/>
          <w:tab w:val="right" w:leader="dot" w:pos="9062"/>
        </w:tabs>
        <w:rPr>
          <w:ins w:id="164" w:author="Maximilian Schmitz" w:date="2015-07-08T20:05:00Z"/>
          <w:rFonts w:asciiTheme="minorHAnsi" w:eastAsiaTheme="minorEastAsia" w:hAnsiTheme="minorHAnsi" w:cstheme="minorBidi"/>
          <w:smallCaps w:val="0"/>
          <w:noProof/>
          <w:sz w:val="22"/>
          <w:szCs w:val="22"/>
        </w:rPr>
      </w:pPr>
      <w:ins w:id="165"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"_Toc424149326"</w:instrText>
        </w:r>
        <w:r w:rsidRPr="00A914D9">
          <w:rPr>
            <w:rStyle w:val="Hyperlink"/>
            <w:noProof/>
          </w:rPr>
          <w:instrText xml:space="preserve"> </w:instrText>
        </w:r>
        <w:r w:rsidRPr="00A914D9">
          <w:rPr>
            <w:rStyle w:val="Hyperlink"/>
            <w:noProof/>
          </w:rPr>
          <w:fldChar w:fldCharType="separate"/>
        </w:r>
        <w:r w:rsidRPr="00A914D9">
          <w:rPr>
            <w:rStyle w:val="Hyperlink"/>
            <w:noProof/>
          </w:rPr>
          <w:t>4.2</w:t>
        </w:r>
        <w:r>
          <w:rPr>
            <w:rFonts w:asciiTheme="minorHAnsi" w:eastAsiaTheme="minorEastAsia" w:hAnsiTheme="minorHAnsi" w:cstheme="minorBidi"/>
            <w:smallCaps w:val="0"/>
            <w:noProof/>
            <w:sz w:val="22"/>
            <w:szCs w:val="22"/>
          </w:rPr>
          <w:tab/>
        </w:r>
        <w:r w:rsidRPr="00A914D9">
          <w:rPr>
            <w:rStyle w:val="Hyperlink"/>
            <w:noProof/>
          </w:rPr>
          <w:t>Analyse der Aufgabenstellung</w:t>
        </w:r>
        <w:r>
          <w:rPr>
            <w:noProof/>
            <w:webHidden/>
          </w:rPr>
          <w:tab/>
        </w:r>
        <w:r>
          <w:rPr>
            <w:noProof/>
            <w:webHidden/>
          </w:rPr>
          <w:fldChar w:fldCharType="begin"/>
        </w:r>
        <w:r>
          <w:rPr>
            <w:noProof/>
            <w:webHidden/>
          </w:rPr>
          <w:instrText xml:space="preserve"> PAGEREF _Toc424149326 \h </w:instrText>
        </w:r>
      </w:ins>
      <w:r>
        <w:rPr>
          <w:noProof/>
          <w:webHidden/>
        </w:rPr>
      </w:r>
      <w:r>
        <w:rPr>
          <w:noProof/>
          <w:webHidden/>
        </w:rPr>
        <w:fldChar w:fldCharType="separate"/>
      </w:r>
      <w:ins w:id="166" w:author="Maximilian Schmitz" w:date="2015-07-08T20:05:00Z">
        <w:r>
          <w:rPr>
            <w:noProof/>
            <w:webHidden/>
          </w:rPr>
          <w:t>11</w:t>
        </w:r>
        <w:r>
          <w:rPr>
            <w:noProof/>
            <w:webHidden/>
          </w:rPr>
          <w:fldChar w:fldCharType="end"/>
        </w:r>
        <w:r w:rsidRPr="00A914D9">
          <w:rPr>
            <w:rStyle w:val="Hyperlink"/>
            <w:noProof/>
          </w:rPr>
          <w:fldChar w:fldCharType="end"/>
        </w:r>
      </w:ins>
    </w:p>
    <w:p w14:paraId="4586CE70" w14:textId="77777777" w:rsidR="00067648" w:rsidRDefault="00067648">
      <w:pPr>
        <w:pStyle w:val="Verzeichnis3"/>
        <w:tabs>
          <w:tab w:val="left" w:pos="1200"/>
          <w:tab w:val="right" w:leader="dot" w:pos="9062"/>
        </w:tabs>
        <w:rPr>
          <w:ins w:id="167" w:author="Maximilian Schmitz" w:date="2015-07-08T20:05:00Z"/>
          <w:rFonts w:asciiTheme="minorHAnsi" w:eastAsiaTheme="minorEastAsia" w:hAnsiTheme="minorHAnsi" w:cstheme="minorBidi"/>
          <w:i w:val="0"/>
          <w:iCs w:val="0"/>
          <w:noProof/>
          <w:sz w:val="22"/>
          <w:szCs w:val="22"/>
        </w:rPr>
      </w:pPr>
      <w:ins w:id="168"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"_Toc424149327"</w:instrText>
        </w:r>
        <w:r w:rsidRPr="00A914D9">
          <w:rPr>
            <w:rStyle w:val="Hyperlink"/>
            <w:noProof/>
          </w:rPr>
          <w:instrText xml:space="preserve"> </w:instrText>
        </w:r>
        <w:r w:rsidRPr="00A914D9">
          <w:rPr>
            <w:rStyle w:val="Hyperlink"/>
            <w:noProof/>
          </w:rPr>
          <w:fldChar w:fldCharType="separate"/>
        </w:r>
        <w:r w:rsidRPr="00A914D9">
          <w:rPr>
            <w:rStyle w:val="Hyperlink"/>
            <w:noProof/>
          </w:rPr>
          <w:t>4.2.1</w:t>
        </w:r>
        <w:r>
          <w:rPr>
            <w:rFonts w:asciiTheme="minorHAnsi" w:eastAsiaTheme="minorEastAsia" w:hAnsiTheme="minorHAnsi" w:cstheme="minorBidi"/>
            <w:i w:val="0"/>
            <w:iCs w:val="0"/>
            <w:noProof/>
            <w:sz w:val="22"/>
            <w:szCs w:val="22"/>
          </w:rPr>
          <w:tab/>
        </w:r>
        <w:r w:rsidRPr="00A914D9">
          <w:rPr>
            <w:rStyle w:val="Hyperlink"/>
            <w:noProof/>
          </w:rPr>
          <w:t>Muss-Kriterien</w:t>
        </w:r>
        <w:r>
          <w:rPr>
            <w:noProof/>
            <w:webHidden/>
          </w:rPr>
          <w:tab/>
        </w:r>
        <w:r>
          <w:rPr>
            <w:noProof/>
            <w:webHidden/>
          </w:rPr>
          <w:fldChar w:fldCharType="begin"/>
        </w:r>
        <w:r>
          <w:rPr>
            <w:noProof/>
            <w:webHidden/>
          </w:rPr>
          <w:instrText xml:space="preserve"> PAGEREF _Toc424149327 \h </w:instrText>
        </w:r>
      </w:ins>
      <w:r>
        <w:rPr>
          <w:noProof/>
          <w:webHidden/>
        </w:rPr>
      </w:r>
      <w:r>
        <w:rPr>
          <w:noProof/>
          <w:webHidden/>
        </w:rPr>
        <w:fldChar w:fldCharType="separate"/>
      </w:r>
      <w:ins w:id="169" w:author="Maximilian Schmitz" w:date="2015-07-08T20:05:00Z">
        <w:r>
          <w:rPr>
            <w:noProof/>
            <w:webHidden/>
          </w:rPr>
          <w:t>11</w:t>
        </w:r>
        <w:r>
          <w:rPr>
            <w:noProof/>
            <w:webHidden/>
          </w:rPr>
          <w:fldChar w:fldCharType="end"/>
        </w:r>
        <w:r w:rsidRPr="00A914D9">
          <w:rPr>
            <w:rStyle w:val="Hyperlink"/>
            <w:noProof/>
          </w:rPr>
          <w:fldChar w:fldCharType="end"/>
        </w:r>
      </w:ins>
    </w:p>
    <w:p w14:paraId="5FAA7035" w14:textId="77777777" w:rsidR="00067648" w:rsidRDefault="00067648">
      <w:pPr>
        <w:pStyle w:val="Verzeichnis3"/>
        <w:tabs>
          <w:tab w:val="left" w:pos="1200"/>
          <w:tab w:val="right" w:leader="dot" w:pos="9062"/>
        </w:tabs>
        <w:rPr>
          <w:ins w:id="170" w:author="Maximilian Schmitz" w:date="2015-07-08T20:05:00Z"/>
          <w:rFonts w:asciiTheme="minorHAnsi" w:eastAsiaTheme="minorEastAsia" w:hAnsiTheme="minorHAnsi" w:cstheme="minorBidi"/>
          <w:i w:val="0"/>
          <w:iCs w:val="0"/>
          <w:noProof/>
          <w:sz w:val="22"/>
          <w:szCs w:val="22"/>
        </w:rPr>
      </w:pPr>
      <w:ins w:id="171"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"_Toc424149328"</w:instrText>
        </w:r>
        <w:r w:rsidRPr="00A914D9">
          <w:rPr>
            <w:rStyle w:val="Hyperlink"/>
            <w:noProof/>
          </w:rPr>
          <w:instrText xml:space="preserve"> </w:instrText>
        </w:r>
        <w:r w:rsidRPr="00A914D9">
          <w:rPr>
            <w:rStyle w:val="Hyperlink"/>
            <w:noProof/>
          </w:rPr>
          <w:fldChar w:fldCharType="separate"/>
        </w:r>
        <w:r w:rsidRPr="00A914D9">
          <w:rPr>
            <w:rStyle w:val="Hyperlink"/>
            <w:noProof/>
          </w:rPr>
          <w:t>4.2.2</w:t>
        </w:r>
        <w:r>
          <w:rPr>
            <w:rFonts w:asciiTheme="minorHAnsi" w:eastAsiaTheme="minorEastAsia" w:hAnsiTheme="minorHAnsi" w:cstheme="minorBidi"/>
            <w:i w:val="0"/>
            <w:iCs w:val="0"/>
            <w:noProof/>
            <w:sz w:val="22"/>
            <w:szCs w:val="22"/>
          </w:rPr>
          <w:tab/>
        </w:r>
        <w:r w:rsidRPr="00A914D9">
          <w:rPr>
            <w:rStyle w:val="Hyperlink"/>
            <w:noProof/>
          </w:rPr>
          <w:t>Soll-Kriterien</w:t>
        </w:r>
        <w:r>
          <w:rPr>
            <w:noProof/>
            <w:webHidden/>
          </w:rPr>
          <w:tab/>
        </w:r>
        <w:r>
          <w:rPr>
            <w:noProof/>
            <w:webHidden/>
          </w:rPr>
          <w:fldChar w:fldCharType="begin"/>
        </w:r>
        <w:r>
          <w:rPr>
            <w:noProof/>
            <w:webHidden/>
          </w:rPr>
          <w:instrText xml:space="preserve"> PAGEREF _Toc424149328 \h </w:instrText>
        </w:r>
      </w:ins>
      <w:r>
        <w:rPr>
          <w:noProof/>
          <w:webHidden/>
        </w:rPr>
      </w:r>
      <w:r>
        <w:rPr>
          <w:noProof/>
          <w:webHidden/>
        </w:rPr>
        <w:fldChar w:fldCharType="separate"/>
      </w:r>
      <w:ins w:id="172" w:author="Maximilian Schmitz" w:date="2015-07-08T20:05:00Z">
        <w:r>
          <w:rPr>
            <w:noProof/>
            <w:webHidden/>
          </w:rPr>
          <w:t>12</w:t>
        </w:r>
        <w:r>
          <w:rPr>
            <w:noProof/>
            <w:webHidden/>
          </w:rPr>
          <w:fldChar w:fldCharType="end"/>
        </w:r>
        <w:r w:rsidRPr="00A914D9">
          <w:rPr>
            <w:rStyle w:val="Hyperlink"/>
            <w:noProof/>
          </w:rPr>
          <w:fldChar w:fldCharType="end"/>
        </w:r>
      </w:ins>
    </w:p>
    <w:p w14:paraId="289F9312" w14:textId="77777777" w:rsidR="00067648" w:rsidRDefault="00067648">
      <w:pPr>
        <w:pStyle w:val="Verzeichnis3"/>
        <w:tabs>
          <w:tab w:val="left" w:pos="1200"/>
          <w:tab w:val="right" w:leader="dot" w:pos="9062"/>
        </w:tabs>
        <w:rPr>
          <w:ins w:id="173" w:author="Maximilian Schmitz" w:date="2015-07-08T20:05:00Z"/>
          <w:rFonts w:asciiTheme="minorHAnsi" w:eastAsiaTheme="minorEastAsia" w:hAnsiTheme="minorHAnsi" w:cstheme="minorBidi"/>
          <w:i w:val="0"/>
          <w:iCs w:val="0"/>
          <w:noProof/>
          <w:sz w:val="22"/>
          <w:szCs w:val="22"/>
        </w:rPr>
      </w:pPr>
      <w:ins w:id="174"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"_Toc424149329"</w:instrText>
        </w:r>
        <w:r w:rsidRPr="00A914D9">
          <w:rPr>
            <w:rStyle w:val="Hyperlink"/>
            <w:noProof/>
          </w:rPr>
          <w:instrText xml:space="preserve"> </w:instrText>
        </w:r>
        <w:r w:rsidRPr="00A914D9">
          <w:rPr>
            <w:rStyle w:val="Hyperlink"/>
            <w:noProof/>
          </w:rPr>
          <w:fldChar w:fldCharType="separate"/>
        </w:r>
        <w:r w:rsidRPr="00A914D9">
          <w:rPr>
            <w:rStyle w:val="Hyperlink"/>
            <w:noProof/>
          </w:rPr>
          <w:t>4.2.3</w:t>
        </w:r>
        <w:r>
          <w:rPr>
            <w:rFonts w:asciiTheme="minorHAnsi" w:eastAsiaTheme="minorEastAsia" w:hAnsiTheme="minorHAnsi" w:cstheme="minorBidi"/>
            <w:i w:val="0"/>
            <w:iCs w:val="0"/>
            <w:noProof/>
            <w:sz w:val="22"/>
            <w:szCs w:val="22"/>
          </w:rPr>
          <w:tab/>
        </w:r>
        <w:r w:rsidRPr="00A914D9">
          <w:rPr>
            <w:rStyle w:val="Hyperlink"/>
            <w:noProof/>
          </w:rPr>
          <w:t>Kann-Kriterien</w:t>
        </w:r>
        <w:r>
          <w:rPr>
            <w:noProof/>
            <w:webHidden/>
          </w:rPr>
          <w:tab/>
        </w:r>
        <w:r>
          <w:rPr>
            <w:noProof/>
            <w:webHidden/>
          </w:rPr>
          <w:fldChar w:fldCharType="begin"/>
        </w:r>
        <w:r>
          <w:rPr>
            <w:noProof/>
            <w:webHidden/>
          </w:rPr>
          <w:instrText xml:space="preserve"> PAGEREF _Toc424149329 \h </w:instrText>
        </w:r>
      </w:ins>
      <w:r>
        <w:rPr>
          <w:noProof/>
          <w:webHidden/>
        </w:rPr>
      </w:r>
      <w:r>
        <w:rPr>
          <w:noProof/>
          <w:webHidden/>
        </w:rPr>
        <w:fldChar w:fldCharType="separate"/>
      </w:r>
      <w:ins w:id="175" w:author="Maximilian Schmitz" w:date="2015-07-08T20:05:00Z">
        <w:r>
          <w:rPr>
            <w:noProof/>
            <w:webHidden/>
          </w:rPr>
          <w:t>12</w:t>
        </w:r>
        <w:r>
          <w:rPr>
            <w:noProof/>
            <w:webHidden/>
          </w:rPr>
          <w:fldChar w:fldCharType="end"/>
        </w:r>
        <w:r w:rsidRPr="00A914D9">
          <w:rPr>
            <w:rStyle w:val="Hyperlink"/>
            <w:noProof/>
          </w:rPr>
          <w:fldChar w:fldCharType="end"/>
        </w:r>
      </w:ins>
    </w:p>
    <w:p w14:paraId="0CD9F002" w14:textId="77777777" w:rsidR="00067648" w:rsidRDefault="00067648">
      <w:pPr>
        <w:pStyle w:val="Verzeichnis3"/>
        <w:tabs>
          <w:tab w:val="left" w:pos="1200"/>
          <w:tab w:val="right" w:leader="dot" w:pos="9062"/>
        </w:tabs>
        <w:rPr>
          <w:ins w:id="176" w:author="Maximilian Schmitz" w:date="2015-07-08T20:05:00Z"/>
          <w:rFonts w:asciiTheme="minorHAnsi" w:eastAsiaTheme="minorEastAsia" w:hAnsiTheme="minorHAnsi" w:cstheme="minorBidi"/>
          <w:i w:val="0"/>
          <w:iCs w:val="0"/>
          <w:noProof/>
          <w:sz w:val="22"/>
          <w:szCs w:val="22"/>
        </w:rPr>
      </w:pPr>
      <w:ins w:id="177"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"_Toc424149330"</w:instrText>
        </w:r>
        <w:r w:rsidRPr="00A914D9">
          <w:rPr>
            <w:rStyle w:val="Hyperlink"/>
            <w:noProof/>
          </w:rPr>
          <w:instrText xml:space="preserve"> </w:instrText>
        </w:r>
        <w:r w:rsidRPr="00A914D9">
          <w:rPr>
            <w:rStyle w:val="Hyperlink"/>
            <w:noProof/>
          </w:rPr>
          <w:fldChar w:fldCharType="separate"/>
        </w:r>
        <w:r w:rsidRPr="00A914D9">
          <w:rPr>
            <w:rStyle w:val="Hyperlink"/>
            <w:noProof/>
          </w:rPr>
          <w:t>4.2.4</w:t>
        </w:r>
        <w:r>
          <w:rPr>
            <w:rFonts w:asciiTheme="minorHAnsi" w:eastAsiaTheme="minorEastAsia" w:hAnsiTheme="minorHAnsi" w:cstheme="minorBidi"/>
            <w:i w:val="0"/>
            <w:iCs w:val="0"/>
            <w:noProof/>
            <w:sz w:val="22"/>
            <w:szCs w:val="22"/>
          </w:rPr>
          <w:tab/>
        </w:r>
        <w:r w:rsidRPr="00A914D9">
          <w:rPr>
            <w:rStyle w:val="Hyperlink"/>
            <w:noProof/>
          </w:rPr>
          <w:t>Analyse der Kriterien</w:t>
        </w:r>
        <w:r>
          <w:rPr>
            <w:noProof/>
            <w:webHidden/>
          </w:rPr>
          <w:tab/>
        </w:r>
        <w:r>
          <w:rPr>
            <w:noProof/>
            <w:webHidden/>
          </w:rPr>
          <w:fldChar w:fldCharType="begin"/>
        </w:r>
        <w:r>
          <w:rPr>
            <w:noProof/>
            <w:webHidden/>
          </w:rPr>
          <w:instrText xml:space="preserve"> PAGEREF _Toc424149330 \h </w:instrText>
        </w:r>
      </w:ins>
      <w:r>
        <w:rPr>
          <w:noProof/>
          <w:webHidden/>
        </w:rPr>
      </w:r>
      <w:r>
        <w:rPr>
          <w:noProof/>
          <w:webHidden/>
        </w:rPr>
        <w:fldChar w:fldCharType="separate"/>
      </w:r>
      <w:ins w:id="178" w:author="Maximilian Schmitz" w:date="2015-07-08T20:05:00Z">
        <w:r>
          <w:rPr>
            <w:noProof/>
            <w:webHidden/>
          </w:rPr>
          <w:t>12</w:t>
        </w:r>
        <w:r>
          <w:rPr>
            <w:noProof/>
            <w:webHidden/>
          </w:rPr>
          <w:fldChar w:fldCharType="end"/>
        </w:r>
        <w:r w:rsidRPr="00A914D9">
          <w:rPr>
            <w:rStyle w:val="Hyperlink"/>
            <w:noProof/>
          </w:rPr>
          <w:fldChar w:fldCharType="end"/>
        </w:r>
      </w:ins>
    </w:p>
    <w:p w14:paraId="1FD947BB" w14:textId="77777777" w:rsidR="00067648" w:rsidRDefault="00067648">
      <w:pPr>
        <w:pStyle w:val="Verzeichnis2"/>
        <w:tabs>
          <w:tab w:val="left" w:pos="720"/>
          <w:tab w:val="right" w:leader="dot" w:pos="9062"/>
        </w:tabs>
        <w:rPr>
          <w:ins w:id="179" w:author="Maximilian Schmitz" w:date="2015-07-08T20:05:00Z"/>
          <w:rFonts w:asciiTheme="minorHAnsi" w:eastAsiaTheme="minorEastAsia" w:hAnsiTheme="minorHAnsi" w:cstheme="minorBidi"/>
          <w:smallCaps w:val="0"/>
          <w:noProof/>
          <w:sz w:val="22"/>
          <w:szCs w:val="22"/>
        </w:rPr>
      </w:pPr>
      <w:ins w:id="180"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"_Toc424149331"</w:instrText>
        </w:r>
        <w:r w:rsidRPr="00A914D9">
          <w:rPr>
            <w:rStyle w:val="Hyperlink"/>
            <w:noProof/>
          </w:rPr>
          <w:instrText xml:space="preserve"> </w:instrText>
        </w:r>
        <w:r w:rsidRPr="00A914D9">
          <w:rPr>
            <w:rStyle w:val="Hyperlink"/>
            <w:noProof/>
          </w:rPr>
          <w:fldChar w:fldCharType="separate"/>
        </w:r>
        <w:r w:rsidRPr="00A914D9">
          <w:rPr>
            <w:rStyle w:val="Hyperlink"/>
            <w:noProof/>
          </w:rPr>
          <w:t>4.3</w:t>
        </w:r>
        <w:r>
          <w:rPr>
            <w:rFonts w:asciiTheme="minorHAnsi" w:eastAsiaTheme="minorEastAsia" w:hAnsiTheme="minorHAnsi" w:cstheme="minorBidi"/>
            <w:smallCaps w:val="0"/>
            <w:noProof/>
            <w:sz w:val="22"/>
            <w:szCs w:val="22"/>
          </w:rPr>
          <w:tab/>
        </w:r>
        <w:r w:rsidRPr="00A914D9">
          <w:rPr>
            <w:rStyle w:val="Hyperlink"/>
            <w:noProof/>
          </w:rPr>
          <w:t>Architektur</w:t>
        </w:r>
        <w:r>
          <w:rPr>
            <w:noProof/>
            <w:webHidden/>
          </w:rPr>
          <w:tab/>
        </w:r>
        <w:r>
          <w:rPr>
            <w:noProof/>
            <w:webHidden/>
          </w:rPr>
          <w:fldChar w:fldCharType="begin"/>
        </w:r>
        <w:r>
          <w:rPr>
            <w:noProof/>
            <w:webHidden/>
          </w:rPr>
          <w:instrText xml:space="preserve"> PAGEREF _Toc424149331 \h </w:instrText>
        </w:r>
      </w:ins>
      <w:r>
        <w:rPr>
          <w:noProof/>
          <w:webHidden/>
        </w:rPr>
      </w:r>
      <w:r>
        <w:rPr>
          <w:noProof/>
          <w:webHidden/>
        </w:rPr>
        <w:fldChar w:fldCharType="separate"/>
      </w:r>
      <w:ins w:id="181" w:author="Maximilian Schmitz" w:date="2015-07-08T20:05:00Z">
        <w:r>
          <w:rPr>
            <w:noProof/>
            <w:webHidden/>
          </w:rPr>
          <w:t>13</w:t>
        </w:r>
        <w:r>
          <w:rPr>
            <w:noProof/>
            <w:webHidden/>
          </w:rPr>
          <w:fldChar w:fldCharType="end"/>
        </w:r>
        <w:r w:rsidRPr="00A914D9">
          <w:rPr>
            <w:rStyle w:val="Hyperlink"/>
            <w:noProof/>
          </w:rPr>
          <w:fldChar w:fldCharType="end"/>
        </w:r>
      </w:ins>
    </w:p>
    <w:p w14:paraId="6DA1A3F4" w14:textId="77777777" w:rsidR="00067648" w:rsidRDefault="00067648">
      <w:pPr>
        <w:pStyle w:val="Verzeichnis1"/>
        <w:tabs>
          <w:tab w:val="left" w:pos="480"/>
          <w:tab w:val="right" w:leader="dot" w:pos="9062"/>
        </w:tabs>
        <w:rPr>
          <w:ins w:id="182" w:author="Maximilian Schmitz" w:date="2015-07-08T20:05:00Z"/>
          <w:rFonts w:asciiTheme="minorHAnsi" w:eastAsiaTheme="minorEastAsia" w:hAnsiTheme="minorHAnsi" w:cstheme="minorBidi"/>
          <w:b w:val="0"/>
          <w:bCs w:val="0"/>
          <w:caps w:val="0"/>
          <w:noProof/>
          <w:sz w:val="22"/>
          <w:szCs w:val="22"/>
        </w:rPr>
      </w:pPr>
      <w:ins w:id="183"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"_Toc424149332"</w:instrText>
        </w:r>
        <w:r w:rsidRPr="00A914D9">
          <w:rPr>
            <w:rStyle w:val="Hyperlink"/>
            <w:noProof/>
          </w:rPr>
          <w:instrText xml:space="preserve"> </w:instrText>
        </w:r>
        <w:r w:rsidRPr="00A914D9">
          <w:rPr>
            <w:rStyle w:val="Hyperlink"/>
            <w:noProof/>
          </w:rPr>
          <w:fldChar w:fldCharType="separate"/>
        </w:r>
        <w:r w:rsidRPr="00A914D9">
          <w:rPr>
            <w:rStyle w:val="Hyperlink"/>
            <w:noProof/>
          </w:rPr>
          <w:t>5</w:t>
        </w:r>
        <w:r>
          <w:rPr>
            <w:rFonts w:asciiTheme="minorHAnsi" w:eastAsiaTheme="minorEastAsia" w:hAnsiTheme="minorHAnsi" w:cstheme="minorBidi"/>
            <w:b w:val="0"/>
            <w:bCs w:val="0"/>
            <w:caps w:val="0"/>
            <w:noProof/>
            <w:sz w:val="22"/>
            <w:szCs w:val="22"/>
          </w:rPr>
          <w:tab/>
        </w:r>
        <w:r w:rsidRPr="00A914D9">
          <w:rPr>
            <w:rStyle w:val="Hyperlink"/>
            <w:noProof/>
          </w:rPr>
          <w:t>Umsetzung</w:t>
        </w:r>
        <w:r>
          <w:rPr>
            <w:noProof/>
            <w:webHidden/>
          </w:rPr>
          <w:tab/>
        </w:r>
        <w:r>
          <w:rPr>
            <w:noProof/>
            <w:webHidden/>
          </w:rPr>
          <w:fldChar w:fldCharType="begin"/>
        </w:r>
        <w:r>
          <w:rPr>
            <w:noProof/>
            <w:webHidden/>
          </w:rPr>
          <w:instrText xml:space="preserve"> PAGEREF _Toc424149332 \h </w:instrText>
        </w:r>
      </w:ins>
      <w:r>
        <w:rPr>
          <w:noProof/>
          <w:webHidden/>
        </w:rPr>
      </w:r>
      <w:r>
        <w:rPr>
          <w:noProof/>
          <w:webHidden/>
        </w:rPr>
        <w:fldChar w:fldCharType="separate"/>
      </w:r>
      <w:ins w:id="184" w:author="Maximilian Schmitz" w:date="2015-07-08T20:05:00Z">
        <w:r>
          <w:rPr>
            <w:noProof/>
            <w:webHidden/>
          </w:rPr>
          <w:t>16</w:t>
        </w:r>
        <w:r>
          <w:rPr>
            <w:noProof/>
            <w:webHidden/>
          </w:rPr>
          <w:fldChar w:fldCharType="end"/>
        </w:r>
        <w:r w:rsidRPr="00A914D9">
          <w:rPr>
            <w:rStyle w:val="Hyperlink"/>
            <w:noProof/>
          </w:rPr>
          <w:fldChar w:fldCharType="end"/>
        </w:r>
      </w:ins>
    </w:p>
    <w:p w14:paraId="6D1BAB5E" w14:textId="77777777" w:rsidR="00067648" w:rsidRDefault="00067648">
      <w:pPr>
        <w:pStyle w:val="Verzeichnis2"/>
        <w:tabs>
          <w:tab w:val="left" w:pos="720"/>
          <w:tab w:val="right" w:leader="dot" w:pos="9062"/>
        </w:tabs>
        <w:rPr>
          <w:ins w:id="185" w:author="Maximilian Schmitz" w:date="2015-07-08T20:05:00Z"/>
          <w:rFonts w:asciiTheme="minorHAnsi" w:eastAsiaTheme="minorEastAsia" w:hAnsiTheme="minorHAnsi" w:cstheme="minorBidi"/>
          <w:smallCaps w:val="0"/>
          <w:noProof/>
          <w:sz w:val="22"/>
          <w:szCs w:val="22"/>
        </w:rPr>
      </w:pPr>
      <w:ins w:id="186" w:author="Maximilian Schmitz" w:date="2015-07-08T20:05:00Z">
        <w:r w:rsidRPr="00A914D9">
          <w:rPr>
            <w:rStyle w:val="Hyperlink"/>
            <w:noProof/>
          </w:rPr>
          <w:lastRenderedPageBreak/>
          <w:fldChar w:fldCharType="begin"/>
        </w:r>
        <w:r w:rsidRPr="00A914D9">
          <w:rPr>
            <w:rStyle w:val="Hyperlink"/>
            <w:noProof/>
          </w:rPr>
          <w:instrText xml:space="preserve"> </w:instrText>
        </w:r>
        <w:r>
          <w:rPr>
            <w:noProof/>
          </w:rPr>
          <w:instrText>HYPERLINK \l "_Toc424149333"</w:instrText>
        </w:r>
        <w:r w:rsidRPr="00A914D9">
          <w:rPr>
            <w:rStyle w:val="Hyperlink"/>
            <w:noProof/>
          </w:rPr>
          <w:instrText xml:space="preserve"> </w:instrText>
        </w:r>
        <w:r w:rsidRPr="00A914D9">
          <w:rPr>
            <w:rStyle w:val="Hyperlink"/>
            <w:noProof/>
          </w:rPr>
          <w:fldChar w:fldCharType="separate"/>
        </w:r>
        <w:r w:rsidRPr="00A914D9">
          <w:rPr>
            <w:rStyle w:val="Hyperlink"/>
            <w:noProof/>
          </w:rPr>
          <w:t>5.1</w:t>
        </w:r>
        <w:r>
          <w:rPr>
            <w:rFonts w:asciiTheme="minorHAnsi" w:eastAsiaTheme="minorEastAsia" w:hAnsiTheme="minorHAnsi" w:cstheme="minorBidi"/>
            <w:smallCaps w:val="0"/>
            <w:noProof/>
            <w:sz w:val="22"/>
            <w:szCs w:val="22"/>
          </w:rPr>
          <w:tab/>
        </w:r>
        <w:r w:rsidRPr="00A914D9">
          <w:rPr>
            <w:rStyle w:val="Hyperlink"/>
            <w:noProof/>
          </w:rPr>
          <w:t>Umsetzung der Simulationsumgebung</w:t>
        </w:r>
        <w:r>
          <w:rPr>
            <w:noProof/>
            <w:webHidden/>
          </w:rPr>
          <w:tab/>
        </w:r>
        <w:r>
          <w:rPr>
            <w:noProof/>
            <w:webHidden/>
          </w:rPr>
          <w:fldChar w:fldCharType="begin"/>
        </w:r>
        <w:r>
          <w:rPr>
            <w:noProof/>
            <w:webHidden/>
          </w:rPr>
          <w:instrText xml:space="preserve"> PAGEREF _Toc424149333 \h </w:instrText>
        </w:r>
      </w:ins>
      <w:r>
        <w:rPr>
          <w:noProof/>
          <w:webHidden/>
        </w:rPr>
      </w:r>
      <w:r>
        <w:rPr>
          <w:noProof/>
          <w:webHidden/>
        </w:rPr>
        <w:fldChar w:fldCharType="separate"/>
      </w:r>
      <w:ins w:id="187" w:author="Maximilian Schmitz" w:date="2015-07-08T20:05:00Z">
        <w:r>
          <w:rPr>
            <w:noProof/>
            <w:webHidden/>
          </w:rPr>
          <w:t>16</w:t>
        </w:r>
        <w:r>
          <w:rPr>
            <w:noProof/>
            <w:webHidden/>
          </w:rPr>
          <w:fldChar w:fldCharType="end"/>
        </w:r>
        <w:r w:rsidRPr="00A914D9">
          <w:rPr>
            <w:rStyle w:val="Hyperlink"/>
            <w:noProof/>
          </w:rPr>
          <w:fldChar w:fldCharType="end"/>
        </w:r>
      </w:ins>
    </w:p>
    <w:p w14:paraId="598A2C5C" w14:textId="77777777" w:rsidR="00067648" w:rsidRDefault="00067648">
      <w:pPr>
        <w:pStyle w:val="Verzeichnis3"/>
        <w:tabs>
          <w:tab w:val="left" w:pos="1200"/>
          <w:tab w:val="right" w:leader="dot" w:pos="9062"/>
        </w:tabs>
        <w:rPr>
          <w:ins w:id="188" w:author="Maximilian Schmitz" w:date="2015-07-08T20:05:00Z"/>
          <w:rFonts w:asciiTheme="minorHAnsi" w:eastAsiaTheme="minorEastAsia" w:hAnsiTheme="minorHAnsi" w:cstheme="minorBidi"/>
          <w:i w:val="0"/>
          <w:iCs w:val="0"/>
          <w:noProof/>
          <w:sz w:val="22"/>
          <w:szCs w:val="22"/>
        </w:rPr>
      </w:pPr>
      <w:ins w:id="189"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"_Toc424149334"</w:instrText>
        </w:r>
        <w:r w:rsidRPr="00A914D9">
          <w:rPr>
            <w:rStyle w:val="Hyperlink"/>
            <w:noProof/>
          </w:rPr>
          <w:instrText xml:space="preserve"> </w:instrText>
        </w:r>
        <w:r w:rsidRPr="00A914D9">
          <w:rPr>
            <w:rStyle w:val="Hyperlink"/>
            <w:noProof/>
          </w:rPr>
          <w:fldChar w:fldCharType="separate"/>
        </w:r>
        <w:r w:rsidRPr="00A914D9">
          <w:rPr>
            <w:rStyle w:val="Hyperlink"/>
            <w:noProof/>
          </w:rPr>
          <w:t>5.1.1</w:t>
        </w:r>
        <w:r>
          <w:rPr>
            <w:rFonts w:asciiTheme="minorHAnsi" w:eastAsiaTheme="minorEastAsia" w:hAnsiTheme="minorHAnsi" w:cstheme="minorBidi"/>
            <w:i w:val="0"/>
            <w:iCs w:val="0"/>
            <w:noProof/>
            <w:sz w:val="22"/>
            <w:szCs w:val="22"/>
          </w:rPr>
          <w:tab/>
        </w:r>
        <w:r w:rsidRPr="00A914D9">
          <w:rPr>
            <w:rStyle w:val="Hyperlink"/>
            <w:noProof/>
          </w:rPr>
          <w:t>Grundsätzliches</w:t>
        </w:r>
        <w:r>
          <w:rPr>
            <w:noProof/>
            <w:webHidden/>
          </w:rPr>
          <w:tab/>
        </w:r>
        <w:r>
          <w:rPr>
            <w:noProof/>
            <w:webHidden/>
          </w:rPr>
          <w:fldChar w:fldCharType="begin"/>
        </w:r>
        <w:r>
          <w:rPr>
            <w:noProof/>
            <w:webHidden/>
          </w:rPr>
          <w:instrText xml:space="preserve"> PAGEREF _Toc424149334 \h </w:instrText>
        </w:r>
      </w:ins>
      <w:r>
        <w:rPr>
          <w:noProof/>
          <w:webHidden/>
        </w:rPr>
      </w:r>
      <w:r>
        <w:rPr>
          <w:noProof/>
          <w:webHidden/>
        </w:rPr>
        <w:fldChar w:fldCharType="separate"/>
      </w:r>
      <w:ins w:id="190" w:author="Maximilian Schmitz" w:date="2015-07-08T20:05:00Z">
        <w:r>
          <w:rPr>
            <w:noProof/>
            <w:webHidden/>
          </w:rPr>
          <w:t>16</w:t>
        </w:r>
        <w:r>
          <w:rPr>
            <w:noProof/>
            <w:webHidden/>
          </w:rPr>
          <w:fldChar w:fldCharType="end"/>
        </w:r>
        <w:r w:rsidRPr="00A914D9">
          <w:rPr>
            <w:rStyle w:val="Hyperlink"/>
            <w:noProof/>
          </w:rPr>
          <w:fldChar w:fldCharType="end"/>
        </w:r>
      </w:ins>
    </w:p>
    <w:p w14:paraId="24D49EF7" w14:textId="77777777" w:rsidR="00067648" w:rsidRDefault="00067648">
      <w:pPr>
        <w:pStyle w:val="Verzeichnis3"/>
        <w:tabs>
          <w:tab w:val="left" w:pos="1200"/>
          <w:tab w:val="right" w:leader="dot" w:pos="9062"/>
        </w:tabs>
        <w:rPr>
          <w:ins w:id="191" w:author="Maximilian Schmitz" w:date="2015-07-08T20:05:00Z"/>
          <w:rFonts w:asciiTheme="minorHAnsi" w:eastAsiaTheme="minorEastAsia" w:hAnsiTheme="minorHAnsi" w:cstheme="minorBidi"/>
          <w:i w:val="0"/>
          <w:iCs w:val="0"/>
          <w:noProof/>
          <w:sz w:val="22"/>
          <w:szCs w:val="22"/>
        </w:rPr>
      </w:pPr>
      <w:ins w:id="192"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"_Toc424149335"</w:instrText>
        </w:r>
        <w:r w:rsidRPr="00A914D9">
          <w:rPr>
            <w:rStyle w:val="Hyperlink"/>
            <w:noProof/>
          </w:rPr>
          <w:instrText xml:space="preserve"> </w:instrText>
        </w:r>
        <w:r w:rsidRPr="00A914D9">
          <w:rPr>
            <w:rStyle w:val="Hyperlink"/>
            <w:noProof/>
          </w:rPr>
          <w:fldChar w:fldCharType="separate"/>
        </w:r>
        <w:r w:rsidRPr="00A914D9">
          <w:rPr>
            <w:rStyle w:val="Hyperlink"/>
            <w:noProof/>
          </w:rPr>
          <w:t>5.1.2</w:t>
        </w:r>
        <w:r>
          <w:rPr>
            <w:rFonts w:asciiTheme="minorHAnsi" w:eastAsiaTheme="minorEastAsia" w:hAnsiTheme="minorHAnsi" w:cstheme="minorBidi"/>
            <w:i w:val="0"/>
            <w:iCs w:val="0"/>
            <w:noProof/>
            <w:sz w:val="22"/>
            <w:szCs w:val="22"/>
          </w:rPr>
          <w:tab/>
        </w:r>
        <w:r w:rsidRPr="00A914D9">
          <w:rPr>
            <w:rStyle w:val="Hyperlink"/>
            <w:noProof/>
          </w:rPr>
          <w:t>Regel- und Spielimplementierung</w:t>
        </w:r>
        <w:r>
          <w:rPr>
            <w:noProof/>
            <w:webHidden/>
          </w:rPr>
          <w:tab/>
        </w:r>
        <w:r>
          <w:rPr>
            <w:noProof/>
            <w:webHidden/>
          </w:rPr>
          <w:fldChar w:fldCharType="begin"/>
        </w:r>
        <w:r>
          <w:rPr>
            <w:noProof/>
            <w:webHidden/>
          </w:rPr>
          <w:instrText xml:space="preserve"> PAGEREF _Toc424149335 \h </w:instrText>
        </w:r>
      </w:ins>
      <w:r>
        <w:rPr>
          <w:noProof/>
          <w:webHidden/>
        </w:rPr>
      </w:r>
      <w:r>
        <w:rPr>
          <w:noProof/>
          <w:webHidden/>
        </w:rPr>
        <w:fldChar w:fldCharType="separate"/>
      </w:r>
      <w:ins w:id="193" w:author="Maximilian Schmitz" w:date="2015-07-08T20:05:00Z">
        <w:r>
          <w:rPr>
            <w:noProof/>
            <w:webHidden/>
          </w:rPr>
          <w:t>17</w:t>
        </w:r>
        <w:r>
          <w:rPr>
            <w:noProof/>
            <w:webHidden/>
          </w:rPr>
          <w:fldChar w:fldCharType="end"/>
        </w:r>
        <w:r w:rsidRPr="00A914D9">
          <w:rPr>
            <w:rStyle w:val="Hyperlink"/>
            <w:noProof/>
          </w:rPr>
          <w:fldChar w:fldCharType="end"/>
        </w:r>
      </w:ins>
    </w:p>
    <w:p w14:paraId="0BE31F88" w14:textId="77777777" w:rsidR="00067648" w:rsidRDefault="00067648">
      <w:pPr>
        <w:pStyle w:val="Verzeichnis3"/>
        <w:tabs>
          <w:tab w:val="left" w:pos="1200"/>
          <w:tab w:val="right" w:leader="dot" w:pos="9062"/>
        </w:tabs>
        <w:rPr>
          <w:ins w:id="194" w:author="Maximilian Schmitz" w:date="2015-07-08T20:05:00Z"/>
          <w:rFonts w:asciiTheme="minorHAnsi" w:eastAsiaTheme="minorEastAsia" w:hAnsiTheme="minorHAnsi" w:cstheme="minorBidi"/>
          <w:i w:val="0"/>
          <w:iCs w:val="0"/>
          <w:noProof/>
          <w:sz w:val="22"/>
          <w:szCs w:val="22"/>
        </w:rPr>
      </w:pPr>
      <w:ins w:id="195"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"_Toc424149336"</w:instrText>
        </w:r>
        <w:r w:rsidRPr="00A914D9">
          <w:rPr>
            <w:rStyle w:val="Hyperlink"/>
            <w:noProof/>
          </w:rPr>
          <w:instrText xml:space="preserve"> </w:instrText>
        </w:r>
        <w:r w:rsidRPr="00A914D9">
          <w:rPr>
            <w:rStyle w:val="Hyperlink"/>
            <w:noProof/>
          </w:rPr>
          <w:fldChar w:fldCharType="separate"/>
        </w:r>
        <w:r w:rsidRPr="00A914D9">
          <w:rPr>
            <w:rStyle w:val="Hyperlink"/>
            <w:noProof/>
          </w:rPr>
          <w:t>5.1.3</w:t>
        </w:r>
        <w:r>
          <w:rPr>
            <w:rFonts w:asciiTheme="minorHAnsi" w:eastAsiaTheme="minorEastAsia" w:hAnsiTheme="minorHAnsi" w:cstheme="minorBidi"/>
            <w:i w:val="0"/>
            <w:iCs w:val="0"/>
            <w:noProof/>
            <w:sz w:val="22"/>
            <w:szCs w:val="22"/>
          </w:rPr>
          <w:tab/>
        </w:r>
        <w:r w:rsidRPr="00A914D9">
          <w:rPr>
            <w:rStyle w:val="Hyperlink"/>
            <w:noProof/>
          </w:rPr>
          <w:t>Spielerimplementierung</w:t>
        </w:r>
        <w:r>
          <w:rPr>
            <w:noProof/>
            <w:webHidden/>
          </w:rPr>
          <w:tab/>
        </w:r>
        <w:r>
          <w:rPr>
            <w:noProof/>
            <w:webHidden/>
          </w:rPr>
          <w:fldChar w:fldCharType="begin"/>
        </w:r>
        <w:r>
          <w:rPr>
            <w:noProof/>
            <w:webHidden/>
          </w:rPr>
          <w:instrText xml:space="preserve"> PAGEREF _Toc424149336 \h </w:instrText>
        </w:r>
      </w:ins>
      <w:r>
        <w:rPr>
          <w:noProof/>
          <w:webHidden/>
        </w:rPr>
      </w:r>
      <w:r>
        <w:rPr>
          <w:noProof/>
          <w:webHidden/>
        </w:rPr>
        <w:fldChar w:fldCharType="separate"/>
      </w:r>
      <w:ins w:id="196" w:author="Maximilian Schmitz" w:date="2015-07-08T20:05:00Z">
        <w:r>
          <w:rPr>
            <w:noProof/>
            <w:webHidden/>
          </w:rPr>
          <w:t>21</w:t>
        </w:r>
        <w:r>
          <w:rPr>
            <w:noProof/>
            <w:webHidden/>
          </w:rPr>
          <w:fldChar w:fldCharType="end"/>
        </w:r>
        <w:r w:rsidRPr="00A914D9">
          <w:rPr>
            <w:rStyle w:val="Hyperlink"/>
            <w:noProof/>
          </w:rPr>
          <w:fldChar w:fldCharType="end"/>
        </w:r>
      </w:ins>
    </w:p>
    <w:p w14:paraId="233D67EB" w14:textId="77777777" w:rsidR="00067648" w:rsidRDefault="00067648">
      <w:pPr>
        <w:pStyle w:val="Verzeichnis3"/>
        <w:tabs>
          <w:tab w:val="left" w:pos="1200"/>
          <w:tab w:val="right" w:leader="dot" w:pos="9062"/>
        </w:tabs>
        <w:rPr>
          <w:ins w:id="197" w:author="Maximilian Schmitz" w:date="2015-07-08T20:05:00Z"/>
          <w:rFonts w:asciiTheme="minorHAnsi" w:eastAsiaTheme="minorEastAsia" w:hAnsiTheme="minorHAnsi" w:cstheme="minorBidi"/>
          <w:i w:val="0"/>
          <w:iCs w:val="0"/>
          <w:noProof/>
          <w:sz w:val="22"/>
          <w:szCs w:val="22"/>
        </w:rPr>
      </w:pPr>
      <w:ins w:id="198"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"_Toc424149337"</w:instrText>
        </w:r>
        <w:r w:rsidRPr="00A914D9">
          <w:rPr>
            <w:rStyle w:val="Hyperlink"/>
            <w:noProof/>
          </w:rPr>
          <w:instrText xml:space="preserve"> </w:instrText>
        </w:r>
        <w:r w:rsidRPr="00A914D9">
          <w:rPr>
            <w:rStyle w:val="Hyperlink"/>
            <w:noProof/>
          </w:rPr>
          <w:fldChar w:fldCharType="separate"/>
        </w:r>
        <w:r w:rsidRPr="00A914D9">
          <w:rPr>
            <w:rStyle w:val="Hyperlink"/>
            <w:noProof/>
          </w:rPr>
          <w:t>5.1.4</w:t>
        </w:r>
        <w:r>
          <w:rPr>
            <w:rFonts w:asciiTheme="minorHAnsi" w:eastAsiaTheme="minorEastAsia" w:hAnsiTheme="minorHAnsi" w:cstheme="minorBidi"/>
            <w:i w:val="0"/>
            <w:iCs w:val="0"/>
            <w:noProof/>
            <w:sz w:val="22"/>
            <w:szCs w:val="22"/>
          </w:rPr>
          <w:tab/>
        </w:r>
        <w:r w:rsidRPr="00A914D9">
          <w:rPr>
            <w:rStyle w:val="Hyperlink"/>
            <w:noProof/>
          </w:rPr>
          <w:t>Skriptschnittstelle</w:t>
        </w:r>
        <w:r>
          <w:rPr>
            <w:noProof/>
            <w:webHidden/>
          </w:rPr>
          <w:tab/>
        </w:r>
        <w:r>
          <w:rPr>
            <w:noProof/>
            <w:webHidden/>
          </w:rPr>
          <w:fldChar w:fldCharType="begin"/>
        </w:r>
        <w:r>
          <w:rPr>
            <w:noProof/>
            <w:webHidden/>
          </w:rPr>
          <w:instrText xml:space="preserve"> PAGEREF _Toc424149337 \h </w:instrText>
        </w:r>
      </w:ins>
      <w:r>
        <w:rPr>
          <w:noProof/>
          <w:webHidden/>
        </w:rPr>
      </w:r>
      <w:r>
        <w:rPr>
          <w:noProof/>
          <w:webHidden/>
        </w:rPr>
        <w:fldChar w:fldCharType="separate"/>
      </w:r>
      <w:ins w:id="199" w:author="Maximilian Schmitz" w:date="2015-07-08T20:05:00Z">
        <w:r>
          <w:rPr>
            <w:noProof/>
            <w:webHidden/>
          </w:rPr>
          <w:t>25</w:t>
        </w:r>
        <w:r>
          <w:rPr>
            <w:noProof/>
            <w:webHidden/>
          </w:rPr>
          <w:fldChar w:fldCharType="end"/>
        </w:r>
        <w:r w:rsidRPr="00A914D9">
          <w:rPr>
            <w:rStyle w:val="Hyperlink"/>
            <w:noProof/>
          </w:rPr>
          <w:fldChar w:fldCharType="end"/>
        </w:r>
      </w:ins>
    </w:p>
    <w:p w14:paraId="05C86F1A" w14:textId="77777777" w:rsidR="00067648" w:rsidRDefault="00067648">
      <w:pPr>
        <w:pStyle w:val="Verzeichnis2"/>
        <w:tabs>
          <w:tab w:val="left" w:pos="720"/>
          <w:tab w:val="right" w:leader="dot" w:pos="9062"/>
        </w:tabs>
        <w:rPr>
          <w:ins w:id="200" w:author="Maximilian Schmitz" w:date="2015-07-08T20:05:00Z"/>
          <w:rFonts w:asciiTheme="minorHAnsi" w:eastAsiaTheme="minorEastAsia" w:hAnsiTheme="minorHAnsi" w:cstheme="minorBidi"/>
          <w:smallCaps w:val="0"/>
          <w:noProof/>
          <w:sz w:val="22"/>
          <w:szCs w:val="22"/>
        </w:rPr>
      </w:pPr>
      <w:ins w:id="201"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"_Toc424149338"</w:instrText>
        </w:r>
        <w:r w:rsidRPr="00A914D9">
          <w:rPr>
            <w:rStyle w:val="Hyperlink"/>
            <w:noProof/>
          </w:rPr>
          <w:instrText xml:space="preserve"> </w:instrText>
        </w:r>
        <w:r w:rsidRPr="00A914D9">
          <w:rPr>
            <w:rStyle w:val="Hyperlink"/>
            <w:noProof/>
          </w:rPr>
          <w:fldChar w:fldCharType="separate"/>
        </w:r>
        <w:r w:rsidRPr="00A914D9">
          <w:rPr>
            <w:rStyle w:val="Hyperlink"/>
            <w:noProof/>
          </w:rPr>
          <w:t>5.2</w:t>
        </w:r>
        <w:r>
          <w:rPr>
            <w:rFonts w:asciiTheme="minorHAnsi" w:eastAsiaTheme="minorEastAsia" w:hAnsiTheme="minorHAnsi" w:cstheme="minorBidi"/>
            <w:smallCaps w:val="0"/>
            <w:noProof/>
            <w:sz w:val="22"/>
            <w:szCs w:val="22"/>
          </w:rPr>
          <w:tab/>
        </w:r>
        <w:r w:rsidRPr="00A914D9">
          <w:rPr>
            <w:rStyle w:val="Hyperlink"/>
            <w:noProof/>
          </w:rPr>
          <w:t>Entwicklung der künstlichen Intelligenz</w:t>
        </w:r>
        <w:r>
          <w:rPr>
            <w:noProof/>
            <w:webHidden/>
          </w:rPr>
          <w:tab/>
        </w:r>
        <w:r>
          <w:rPr>
            <w:noProof/>
            <w:webHidden/>
          </w:rPr>
          <w:fldChar w:fldCharType="begin"/>
        </w:r>
        <w:r>
          <w:rPr>
            <w:noProof/>
            <w:webHidden/>
          </w:rPr>
          <w:instrText xml:space="preserve"> PAGEREF _Toc424149338 \h </w:instrText>
        </w:r>
      </w:ins>
      <w:r>
        <w:rPr>
          <w:noProof/>
          <w:webHidden/>
        </w:rPr>
      </w:r>
      <w:r>
        <w:rPr>
          <w:noProof/>
          <w:webHidden/>
        </w:rPr>
        <w:fldChar w:fldCharType="separate"/>
      </w:r>
      <w:ins w:id="202" w:author="Maximilian Schmitz" w:date="2015-07-08T20:05:00Z">
        <w:r>
          <w:rPr>
            <w:noProof/>
            <w:webHidden/>
          </w:rPr>
          <w:t>30</w:t>
        </w:r>
        <w:r>
          <w:rPr>
            <w:noProof/>
            <w:webHidden/>
          </w:rPr>
          <w:fldChar w:fldCharType="end"/>
        </w:r>
        <w:r w:rsidRPr="00A914D9">
          <w:rPr>
            <w:rStyle w:val="Hyperlink"/>
            <w:noProof/>
          </w:rPr>
          <w:fldChar w:fldCharType="end"/>
        </w:r>
      </w:ins>
    </w:p>
    <w:p w14:paraId="755AEBEB" w14:textId="77777777" w:rsidR="00067648" w:rsidRDefault="00067648">
      <w:pPr>
        <w:pStyle w:val="Verzeichnis1"/>
        <w:tabs>
          <w:tab w:val="left" w:pos="480"/>
          <w:tab w:val="right" w:leader="dot" w:pos="9062"/>
        </w:tabs>
        <w:rPr>
          <w:ins w:id="203" w:author="Maximilian Schmitz" w:date="2015-07-08T20:05:00Z"/>
          <w:rFonts w:asciiTheme="minorHAnsi" w:eastAsiaTheme="minorEastAsia" w:hAnsiTheme="minorHAnsi" w:cstheme="minorBidi"/>
          <w:b w:val="0"/>
          <w:bCs w:val="0"/>
          <w:caps w:val="0"/>
          <w:noProof/>
          <w:sz w:val="22"/>
          <w:szCs w:val="22"/>
        </w:rPr>
      </w:pPr>
      <w:ins w:id="204"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"_Toc424149339"</w:instrText>
        </w:r>
        <w:r w:rsidRPr="00A914D9">
          <w:rPr>
            <w:rStyle w:val="Hyperlink"/>
            <w:noProof/>
          </w:rPr>
          <w:instrText xml:space="preserve"> </w:instrText>
        </w:r>
        <w:r w:rsidRPr="00A914D9">
          <w:rPr>
            <w:rStyle w:val="Hyperlink"/>
            <w:noProof/>
          </w:rPr>
          <w:fldChar w:fldCharType="separate"/>
        </w:r>
        <w:r w:rsidRPr="00A914D9">
          <w:rPr>
            <w:rStyle w:val="Hyperlink"/>
            <w:noProof/>
          </w:rPr>
          <w:t>6</w:t>
        </w:r>
        <w:r>
          <w:rPr>
            <w:rFonts w:asciiTheme="minorHAnsi" w:eastAsiaTheme="minorEastAsia" w:hAnsiTheme="minorHAnsi" w:cstheme="minorBidi"/>
            <w:b w:val="0"/>
            <w:bCs w:val="0"/>
            <w:caps w:val="0"/>
            <w:noProof/>
            <w:sz w:val="22"/>
            <w:szCs w:val="22"/>
          </w:rPr>
          <w:tab/>
        </w:r>
        <w:r w:rsidRPr="00A914D9">
          <w:rPr>
            <w:rStyle w:val="Hyperlink"/>
            <w:noProof/>
          </w:rPr>
          <w:t>Ausblick</w:t>
        </w:r>
        <w:r>
          <w:rPr>
            <w:noProof/>
            <w:webHidden/>
          </w:rPr>
          <w:tab/>
        </w:r>
        <w:r>
          <w:rPr>
            <w:noProof/>
            <w:webHidden/>
          </w:rPr>
          <w:fldChar w:fldCharType="begin"/>
        </w:r>
        <w:r>
          <w:rPr>
            <w:noProof/>
            <w:webHidden/>
          </w:rPr>
          <w:instrText xml:space="preserve"> PAGEREF _Toc424149339 \h </w:instrText>
        </w:r>
      </w:ins>
      <w:r>
        <w:rPr>
          <w:noProof/>
          <w:webHidden/>
        </w:rPr>
      </w:r>
      <w:r>
        <w:rPr>
          <w:noProof/>
          <w:webHidden/>
        </w:rPr>
        <w:fldChar w:fldCharType="separate"/>
      </w:r>
      <w:ins w:id="205" w:author="Maximilian Schmitz" w:date="2015-07-08T20:05:00Z">
        <w:r>
          <w:rPr>
            <w:noProof/>
            <w:webHidden/>
          </w:rPr>
          <w:t>38</w:t>
        </w:r>
        <w:r>
          <w:rPr>
            <w:noProof/>
            <w:webHidden/>
          </w:rPr>
          <w:fldChar w:fldCharType="end"/>
        </w:r>
        <w:r w:rsidRPr="00A914D9">
          <w:rPr>
            <w:rStyle w:val="Hyperlink"/>
            <w:noProof/>
          </w:rPr>
          <w:fldChar w:fldCharType="end"/>
        </w:r>
      </w:ins>
    </w:p>
    <w:p w14:paraId="3C198E68" w14:textId="77777777" w:rsidR="00067648" w:rsidRDefault="00067648">
      <w:pPr>
        <w:pStyle w:val="Verzeichnis1"/>
        <w:tabs>
          <w:tab w:val="left" w:pos="480"/>
          <w:tab w:val="right" w:leader="dot" w:pos="9062"/>
        </w:tabs>
        <w:rPr>
          <w:ins w:id="206" w:author="Maximilian Schmitz" w:date="2015-07-08T20:05:00Z"/>
          <w:rFonts w:asciiTheme="minorHAnsi" w:eastAsiaTheme="minorEastAsia" w:hAnsiTheme="minorHAnsi" w:cstheme="minorBidi"/>
          <w:b w:val="0"/>
          <w:bCs w:val="0"/>
          <w:caps w:val="0"/>
          <w:noProof/>
          <w:sz w:val="22"/>
          <w:szCs w:val="22"/>
        </w:rPr>
      </w:pPr>
      <w:ins w:id="207"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"_Toc424149340"</w:instrText>
        </w:r>
        <w:r w:rsidRPr="00A914D9">
          <w:rPr>
            <w:rStyle w:val="Hyperlink"/>
            <w:noProof/>
          </w:rPr>
          <w:instrText xml:space="preserve"> </w:instrText>
        </w:r>
        <w:r w:rsidRPr="00A914D9">
          <w:rPr>
            <w:rStyle w:val="Hyperlink"/>
            <w:noProof/>
          </w:rPr>
          <w:fldChar w:fldCharType="separate"/>
        </w:r>
        <w:r w:rsidRPr="00A914D9">
          <w:rPr>
            <w:rStyle w:val="Hyperlink"/>
            <w:noProof/>
          </w:rPr>
          <w:t>7</w:t>
        </w:r>
        <w:r>
          <w:rPr>
            <w:rFonts w:asciiTheme="minorHAnsi" w:eastAsiaTheme="minorEastAsia" w:hAnsiTheme="minorHAnsi" w:cstheme="minorBidi"/>
            <w:b w:val="0"/>
            <w:bCs w:val="0"/>
            <w:caps w:val="0"/>
            <w:noProof/>
            <w:sz w:val="22"/>
            <w:szCs w:val="22"/>
          </w:rPr>
          <w:tab/>
        </w:r>
        <w:r w:rsidRPr="00A914D9">
          <w:rPr>
            <w:rStyle w:val="Hyperlink"/>
            <w:noProof/>
          </w:rPr>
          <w:t>Fazit</w:t>
        </w:r>
        <w:r>
          <w:rPr>
            <w:noProof/>
            <w:webHidden/>
          </w:rPr>
          <w:tab/>
        </w:r>
        <w:r>
          <w:rPr>
            <w:noProof/>
            <w:webHidden/>
          </w:rPr>
          <w:fldChar w:fldCharType="begin"/>
        </w:r>
        <w:r>
          <w:rPr>
            <w:noProof/>
            <w:webHidden/>
          </w:rPr>
          <w:instrText xml:space="preserve"> PAGEREF _Toc424149340 \h </w:instrText>
        </w:r>
      </w:ins>
      <w:r>
        <w:rPr>
          <w:noProof/>
          <w:webHidden/>
        </w:rPr>
      </w:r>
      <w:r>
        <w:rPr>
          <w:noProof/>
          <w:webHidden/>
        </w:rPr>
        <w:fldChar w:fldCharType="separate"/>
      </w:r>
      <w:ins w:id="208" w:author="Maximilian Schmitz" w:date="2015-07-08T20:05:00Z">
        <w:r>
          <w:rPr>
            <w:noProof/>
            <w:webHidden/>
          </w:rPr>
          <w:t>40</w:t>
        </w:r>
        <w:r>
          <w:rPr>
            <w:noProof/>
            <w:webHidden/>
          </w:rPr>
          <w:fldChar w:fldCharType="end"/>
        </w:r>
        <w:r w:rsidRPr="00A914D9">
          <w:rPr>
            <w:rStyle w:val="Hyperlink"/>
            <w:noProof/>
          </w:rPr>
          <w:fldChar w:fldCharType="end"/>
        </w:r>
      </w:ins>
    </w:p>
    <w:p w14:paraId="3B790552" w14:textId="77777777" w:rsidR="00067648" w:rsidRDefault="00067648">
      <w:pPr>
        <w:pStyle w:val="Verzeichnis2"/>
        <w:tabs>
          <w:tab w:val="left" w:pos="720"/>
          <w:tab w:val="right" w:leader="dot" w:pos="9062"/>
        </w:tabs>
        <w:rPr>
          <w:ins w:id="209" w:author="Maximilian Schmitz" w:date="2015-07-08T20:05:00Z"/>
          <w:rFonts w:asciiTheme="minorHAnsi" w:eastAsiaTheme="minorEastAsia" w:hAnsiTheme="minorHAnsi" w:cstheme="minorBidi"/>
          <w:smallCaps w:val="0"/>
          <w:noProof/>
          <w:sz w:val="22"/>
          <w:szCs w:val="22"/>
        </w:rPr>
      </w:pPr>
      <w:ins w:id="210"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"_Toc424149341"</w:instrText>
        </w:r>
        <w:r w:rsidRPr="00A914D9">
          <w:rPr>
            <w:rStyle w:val="Hyperlink"/>
            <w:noProof/>
          </w:rPr>
          <w:instrText xml:space="preserve"> </w:instrText>
        </w:r>
        <w:r w:rsidRPr="00A914D9">
          <w:rPr>
            <w:rStyle w:val="Hyperlink"/>
            <w:noProof/>
          </w:rPr>
          <w:fldChar w:fldCharType="separate"/>
        </w:r>
        <w:r w:rsidRPr="00A914D9">
          <w:rPr>
            <w:rStyle w:val="Hyperlink"/>
            <w:noProof/>
          </w:rPr>
          <w:t>7.1</w:t>
        </w:r>
        <w:r>
          <w:rPr>
            <w:rFonts w:asciiTheme="minorHAnsi" w:eastAsiaTheme="minorEastAsia" w:hAnsiTheme="minorHAnsi" w:cstheme="minorBidi"/>
            <w:smallCaps w:val="0"/>
            <w:noProof/>
            <w:sz w:val="22"/>
            <w:szCs w:val="22"/>
          </w:rPr>
          <w:tab/>
        </w:r>
        <w:r w:rsidRPr="00A914D9">
          <w:rPr>
            <w:rStyle w:val="Hyperlink"/>
            <w:noProof/>
          </w:rPr>
          <w:t>Bewertung der Ergebnisse</w:t>
        </w:r>
        <w:r>
          <w:rPr>
            <w:noProof/>
            <w:webHidden/>
          </w:rPr>
          <w:tab/>
        </w:r>
        <w:r>
          <w:rPr>
            <w:noProof/>
            <w:webHidden/>
          </w:rPr>
          <w:fldChar w:fldCharType="begin"/>
        </w:r>
        <w:r>
          <w:rPr>
            <w:noProof/>
            <w:webHidden/>
          </w:rPr>
          <w:instrText xml:space="preserve"> PAGEREF _Toc424149341 \h </w:instrText>
        </w:r>
      </w:ins>
      <w:r>
        <w:rPr>
          <w:noProof/>
          <w:webHidden/>
        </w:rPr>
      </w:r>
      <w:r>
        <w:rPr>
          <w:noProof/>
          <w:webHidden/>
        </w:rPr>
        <w:fldChar w:fldCharType="separate"/>
      </w:r>
      <w:ins w:id="211" w:author="Maximilian Schmitz" w:date="2015-07-08T20:05:00Z">
        <w:r>
          <w:rPr>
            <w:noProof/>
            <w:webHidden/>
          </w:rPr>
          <w:t>40</w:t>
        </w:r>
        <w:r>
          <w:rPr>
            <w:noProof/>
            <w:webHidden/>
          </w:rPr>
          <w:fldChar w:fldCharType="end"/>
        </w:r>
        <w:r w:rsidRPr="00A914D9">
          <w:rPr>
            <w:rStyle w:val="Hyperlink"/>
            <w:noProof/>
          </w:rPr>
          <w:fldChar w:fldCharType="end"/>
        </w:r>
      </w:ins>
    </w:p>
    <w:p w14:paraId="2CCDF6F4" w14:textId="77777777" w:rsidR="00067648" w:rsidRDefault="00067648">
      <w:pPr>
        <w:pStyle w:val="Verzeichnis2"/>
        <w:tabs>
          <w:tab w:val="left" w:pos="720"/>
          <w:tab w:val="right" w:leader="dot" w:pos="9062"/>
        </w:tabs>
        <w:rPr>
          <w:ins w:id="212" w:author="Maximilian Schmitz" w:date="2015-07-08T20:05:00Z"/>
          <w:rFonts w:asciiTheme="minorHAnsi" w:eastAsiaTheme="minorEastAsia" w:hAnsiTheme="minorHAnsi" w:cstheme="minorBidi"/>
          <w:smallCaps w:val="0"/>
          <w:noProof/>
          <w:sz w:val="22"/>
          <w:szCs w:val="22"/>
        </w:rPr>
      </w:pPr>
      <w:ins w:id="213"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"_Toc424149342"</w:instrText>
        </w:r>
        <w:r w:rsidRPr="00A914D9">
          <w:rPr>
            <w:rStyle w:val="Hyperlink"/>
            <w:noProof/>
          </w:rPr>
          <w:instrText xml:space="preserve"> </w:instrText>
        </w:r>
        <w:r w:rsidRPr="00A914D9">
          <w:rPr>
            <w:rStyle w:val="Hyperlink"/>
            <w:noProof/>
          </w:rPr>
          <w:fldChar w:fldCharType="separate"/>
        </w:r>
        <w:r w:rsidRPr="00A914D9">
          <w:rPr>
            <w:rStyle w:val="Hyperlink"/>
            <w:noProof/>
          </w:rPr>
          <w:t>7.2</w:t>
        </w:r>
        <w:r>
          <w:rPr>
            <w:rFonts w:asciiTheme="minorHAnsi" w:eastAsiaTheme="minorEastAsia" w:hAnsiTheme="minorHAnsi" w:cstheme="minorBidi"/>
            <w:smallCaps w:val="0"/>
            <w:noProof/>
            <w:sz w:val="22"/>
            <w:szCs w:val="22"/>
          </w:rPr>
          <w:tab/>
        </w:r>
        <w:r w:rsidRPr="00A914D9">
          <w:rPr>
            <w:rStyle w:val="Hyperlink"/>
            <w:noProof/>
          </w:rPr>
          <w:t>Persönliches Fazit</w:t>
        </w:r>
        <w:r>
          <w:rPr>
            <w:noProof/>
            <w:webHidden/>
          </w:rPr>
          <w:tab/>
        </w:r>
        <w:r>
          <w:rPr>
            <w:noProof/>
            <w:webHidden/>
          </w:rPr>
          <w:fldChar w:fldCharType="begin"/>
        </w:r>
        <w:r>
          <w:rPr>
            <w:noProof/>
            <w:webHidden/>
          </w:rPr>
          <w:instrText xml:space="preserve"> PAGEREF _Toc424149342 \h </w:instrText>
        </w:r>
      </w:ins>
      <w:r>
        <w:rPr>
          <w:noProof/>
          <w:webHidden/>
        </w:rPr>
      </w:r>
      <w:r>
        <w:rPr>
          <w:noProof/>
          <w:webHidden/>
        </w:rPr>
        <w:fldChar w:fldCharType="separate"/>
      </w:r>
      <w:ins w:id="214" w:author="Maximilian Schmitz" w:date="2015-07-08T20:05:00Z">
        <w:r>
          <w:rPr>
            <w:noProof/>
            <w:webHidden/>
          </w:rPr>
          <w:t>40</w:t>
        </w:r>
        <w:r>
          <w:rPr>
            <w:noProof/>
            <w:webHidden/>
          </w:rPr>
          <w:fldChar w:fldCharType="end"/>
        </w:r>
        <w:r w:rsidRPr="00A914D9">
          <w:rPr>
            <w:rStyle w:val="Hyperlink"/>
            <w:noProof/>
          </w:rPr>
          <w:fldChar w:fldCharType="end"/>
        </w:r>
      </w:ins>
    </w:p>
    <w:p w14:paraId="7487B226" w14:textId="77777777" w:rsidR="00067648" w:rsidRDefault="00067648">
      <w:pPr>
        <w:pStyle w:val="Verzeichnis1"/>
        <w:tabs>
          <w:tab w:val="right" w:leader="dot" w:pos="9062"/>
        </w:tabs>
        <w:rPr>
          <w:ins w:id="215" w:author="Maximilian Schmitz" w:date="2015-07-08T20:05:00Z"/>
          <w:rFonts w:asciiTheme="minorHAnsi" w:eastAsiaTheme="minorEastAsia" w:hAnsiTheme="minorHAnsi" w:cstheme="minorBidi"/>
          <w:b w:val="0"/>
          <w:bCs w:val="0"/>
          <w:caps w:val="0"/>
          <w:noProof/>
          <w:sz w:val="22"/>
          <w:szCs w:val="22"/>
        </w:rPr>
      </w:pPr>
      <w:ins w:id="216"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"_Toc424149343"</w:instrText>
        </w:r>
        <w:r w:rsidRPr="00A914D9">
          <w:rPr>
            <w:rStyle w:val="Hyperlink"/>
            <w:noProof/>
          </w:rPr>
          <w:instrText xml:space="preserve"> </w:instrText>
        </w:r>
        <w:r w:rsidRPr="00A914D9">
          <w:rPr>
            <w:rStyle w:val="Hyperlink"/>
            <w:noProof/>
          </w:rPr>
          <w:fldChar w:fldCharType="separate"/>
        </w:r>
        <w:r w:rsidRPr="00A914D9">
          <w:rPr>
            <w:rStyle w:val="Hyperlink"/>
            <w:noProof/>
          </w:rPr>
          <w:t>Literaturverzeichnis</w:t>
        </w:r>
        <w:r>
          <w:rPr>
            <w:noProof/>
            <w:webHidden/>
          </w:rPr>
          <w:tab/>
        </w:r>
        <w:r>
          <w:rPr>
            <w:noProof/>
            <w:webHidden/>
          </w:rPr>
          <w:fldChar w:fldCharType="begin"/>
        </w:r>
        <w:r>
          <w:rPr>
            <w:noProof/>
            <w:webHidden/>
          </w:rPr>
          <w:instrText xml:space="preserve"> PAGEREF _Toc424149343 \h </w:instrText>
        </w:r>
      </w:ins>
      <w:r>
        <w:rPr>
          <w:noProof/>
          <w:webHidden/>
        </w:rPr>
      </w:r>
      <w:r>
        <w:rPr>
          <w:noProof/>
          <w:webHidden/>
        </w:rPr>
        <w:fldChar w:fldCharType="separate"/>
      </w:r>
      <w:ins w:id="217" w:author="Maximilian Schmitz" w:date="2015-07-08T20:05:00Z">
        <w:r>
          <w:rPr>
            <w:noProof/>
            <w:webHidden/>
          </w:rPr>
          <w:t>I</w:t>
        </w:r>
        <w:r>
          <w:rPr>
            <w:noProof/>
            <w:webHidden/>
          </w:rPr>
          <w:fldChar w:fldCharType="end"/>
        </w:r>
        <w:r w:rsidRPr="00A914D9">
          <w:rPr>
            <w:rStyle w:val="Hyperlink"/>
            <w:noProof/>
          </w:rPr>
          <w:fldChar w:fldCharType="end"/>
        </w:r>
      </w:ins>
    </w:p>
    <w:p w14:paraId="14CA4EE6" w14:textId="77777777" w:rsidR="00067648" w:rsidRDefault="00067648">
      <w:pPr>
        <w:pStyle w:val="Verzeichnis1"/>
        <w:tabs>
          <w:tab w:val="right" w:leader="dot" w:pos="9062"/>
        </w:tabs>
        <w:rPr>
          <w:ins w:id="218" w:author="Maximilian Schmitz" w:date="2015-07-08T20:05:00Z"/>
          <w:rFonts w:asciiTheme="minorHAnsi" w:eastAsiaTheme="minorEastAsia" w:hAnsiTheme="minorHAnsi" w:cstheme="minorBidi"/>
          <w:b w:val="0"/>
          <w:bCs w:val="0"/>
          <w:caps w:val="0"/>
          <w:noProof/>
          <w:sz w:val="22"/>
          <w:szCs w:val="22"/>
        </w:rPr>
      </w:pPr>
      <w:ins w:id="219"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"_Toc424149344"</w:instrText>
        </w:r>
        <w:r w:rsidRPr="00A914D9">
          <w:rPr>
            <w:rStyle w:val="Hyperlink"/>
            <w:noProof/>
          </w:rPr>
          <w:instrText xml:space="preserve"> </w:instrText>
        </w:r>
        <w:r w:rsidRPr="00A914D9">
          <w:rPr>
            <w:rStyle w:val="Hyperlink"/>
            <w:noProof/>
          </w:rPr>
          <w:fldChar w:fldCharType="separate"/>
        </w:r>
        <w:r w:rsidRPr="00A914D9">
          <w:rPr>
            <w:rStyle w:val="Hyperlink"/>
            <w:noProof/>
          </w:rPr>
          <w:t>Abbildungsverzeichnis</w:t>
        </w:r>
        <w:r>
          <w:rPr>
            <w:noProof/>
            <w:webHidden/>
          </w:rPr>
          <w:tab/>
        </w:r>
        <w:r>
          <w:rPr>
            <w:noProof/>
            <w:webHidden/>
          </w:rPr>
          <w:fldChar w:fldCharType="begin"/>
        </w:r>
        <w:r>
          <w:rPr>
            <w:noProof/>
            <w:webHidden/>
          </w:rPr>
          <w:instrText xml:space="preserve"> PAGEREF _Toc424149344 \h </w:instrText>
        </w:r>
      </w:ins>
      <w:r>
        <w:rPr>
          <w:noProof/>
          <w:webHidden/>
        </w:rPr>
      </w:r>
      <w:r>
        <w:rPr>
          <w:noProof/>
          <w:webHidden/>
        </w:rPr>
        <w:fldChar w:fldCharType="separate"/>
      </w:r>
      <w:ins w:id="220" w:author="Maximilian Schmitz" w:date="2015-07-08T20:05:00Z">
        <w:r>
          <w:rPr>
            <w:noProof/>
            <w:webHidden/>
          </w:rPr>
          <w:t>IV</w:t>
        </w:r>
        <w:r>
          <w:rPr>
            <w:noProof/>
            <w:webHidden/>
          </w:rPr>
          <w:fldChar w:fldCharType="end"/>
        </w:r>
        <w:r w:rsidRPr="00A914D9">
          <w:rPr>
            <w:rStyle w:val="Hyperlink"/>
            <w:noProof/>
          </w:rPr>
          <w:fldChar w:fldCharType="end"/>
        </w:r>
      </w:ins>
    </w:p>
    <w:p w14:paraId="30418108" w14:textId="77777777" w:rsidR="00067648" w:rsidRDefault="00067648">
      <w:pPr>
        <w:pStyle w:val="Verzeichnis1"/>
        <w:tabs>
          <w:tab w:val="right" w:leader="dot" w:pos="9062"/>
        </w:tabs>
        <w:rPr>
          <w:ins w:id="221" w:author="Maximilian Schmitz" w:date="2015-07-08T20:05:00Z"/>
          <w:rFonts w:asciiTheme="minorHAnsi" w:eastAsiaTheme="minorEastAsia" w:hAnsiTheme="minorHAnsi" w:cstheme="minorBidi"/>
          <w:b w:val="0"/>
          <w:bCs w:val="0"/>
          <w:caps w:val="0"/>
          <w:noProof/>
          <w:sz w:val="22"/>
          <w:szCs w:val="22"/>
        </w:rPr>
      </w:pPr>
      <w:ins w:id="222"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"_Toc424149345"</w:instrText>
        </w:r>
        <w:r w:rsidRPr="00A914D9">
          <w:rPr>
            <w:rStyle w:val="Hyperlink"/>
            <w:noProof/>
          </w:rPr>
          <w:instrText xml:space="preserve"> </w:instrText>
        </w:r>
        <w:r w:rsidRPr="00A914D9">
          <w:rPr>
            <w:rStyle w:val="Hyperlink"/>
            <w:noProof/>
          </w:rPr>
          <w:fldChar w:fldCharType="separate"/>
        </w:r>
        <w:r w:rsidRPr="00A914D9">
          <w:rPr>
            <w:rStyle w:val="Hyperlink"/>
            <w:noProof/>
          </w:rPr>
          <w:t>Tabellenverzeichnis</w:t>
        </w:r>
        <w:r>
          <w:rPr>
            <w:noProof/>
            <w:webHidden/>
          </w:rPr>
          <w:tab/>
        </w:r>
        <w:r>
          <w:rPr>
            <w:noProof/>
            <w:webHidden/>
          </w:rPr>
          <w:fldChar w:fldCharType="begin"/>
        </w:r>
        <w:r>
          <w:rPr>
            <w:noProof/>
            <w:webHidden/>
          </w:rPr>
          <w:instrText xml:space="preserve"> PAGEREF _Toc424149345 \h </w:instrText>
        </w:r>
      </w:ins>
      <w:r>
        <w:rPr>
          <w:noProof/>
          <w:webHidden/>
        </w:rPr>
      </w:r>
      <w:r>
        <w:rPr>
          <w:noProof/>
          <w:webHidden/>
        </w:rPr>
        <w:fldChar w:fldCharType="separate"/>
      </w:r>
      <w:ins w:id="223" w:author="Maximilian Schmitz" w:date="2015-07-08T20:05:00Z">
        <w:r>
          <w:rPr>
            <w:noProof/>
            <w:webHidden/>
          </w:rPr>
          <w:t>V</w:t>
        </w:r>
        <w:r>
          <w:rPr>
            <w:noProof/>
            <w:webHidden/>
          </w:rPr>
          <w:fldChar w:fldCharType="end"/>
        </w:r>
        <w:r w:rsidRPr="00A914D9">
          <w:rPr>
            <w:rStyle w:val="Hyperlink"/>
            <w:noProof/>
          </w:rPr>
          <w:fldChar w:fldCharType="end"/>
        </w:r>
      </w:ins>
    </w:p>
    <w:p w14:paraId="5BFFE194" w14:textId="77777777" w:rsidR="00067648" w:rsidRDefault="00067648">
      <w:pPr>
        <w:pStyle w:val="Verzeichnis1"/>
        <w:tabs>
          <w:tab w:val="right" w:leader="dot" w:pos="9062"/>
        </w:tabs>
        <w:rPr>
          <w:ins w:id="224" w:author="Maximilian Schmitz" w:date="2015-07-08T20:05:00Z"/>
          <w:rFonts w:asciiTheme="minorHAnsi" w:eastAsiaTheme="minorEastAsia" w:hAnsiTheme="minorHAnsi" w:cstheme="minorBidi"/>
          <w:b w:val="0"/>
          <w:bCs w:val="0"/>
          <w:caps w:val="0"/>
          <w:noProof/>
          <w:sz w:val="22"/>
          <w:szCs w:val="22"/>
        </w:rPr>
      </w:pPr>
      <w:ins w:id="225"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"_Toc424149346"</w:instrText>
        </w:r>
        <w:r w:rsidRPr="00A914D9">
          <w:rPr>
            <w:rStyle w:val="Hyperlink"/>
            <w:noProof/>
          </w:rPr>
          <w:instrText xml:space="preserve"> </w:instrText>
        </w:r>
        <w:r w:rsidRPr="00A914D9">
          <w:rPr>
            <w:rStyle w:val="Hyperlink"/>
            <w:noProof/>
          </w:rPr>
          <w:fldChar w:fldCharType="separate"/>
        </w:r>
        <w:r w:rsidRPr="00A914D9">
          <w:rPr>
            <w:rStyle w:val="Hyperlink"/>
            <w:noProof/>
          </w:rPr>
          <w:t>Abkürzungsverzeichnis</w:t>
        </w:r>
        <w:r>
          <w:rPr>
            <w:noProof/>
            <w:webHidden/>
          </w:rPr>
          <w:tab/>
        </w:r>
        <w:r>
          <w:rPr>
            <w:noProof/>
            <w:webHidden/>
          </w:rPr>
          <w:fldChar w:fldCharType="begin"/>
        </w:r>
        <w:r>
          <w:rPr>
            <w:noProof/>
            <w:webHidden/>
          </w:rPr>
          <w:instrText xml:space="preserve"> PAGEREF _Toc424149346 \h </w:instrText>
        </w:r>
      </w:ins>
      <w:r>
        <w:rPr>
          <w:noProof/>
          <w:webHidden/>
        </w:rPr>
      </w:r>
      <w:r>
        <w:rPr>
          <w:noProof/>
          <w:webHidden/>
        </w:rPr>
        <w:fldChar w:fldCharType="separate"/>
      </w:r>
      <w:ins w:id="226" w:author="Maximilian Schmitz" w:date="2015-07-08T20:05:00Z">
        <w:r>
          <w:rPr>
            <w:noProof/>
            <w:webHidden/>
          </w:rPr>
          <w:t>VI</w:t>
        </w:r>
        <w:r>
          <w:rPr>
            <w:noProof/>
            <w:webHidden/>
          </w:rPr>
          <w:fldChar w:fldCharType="end"/>
        </w:r>
        <w:r w:rsidRPr="00A914D9">
          <w:rPr>
            <w:rStyle w:val="Hyperlink"/>
            <w:noProof/>
          </w:rPr>
          <w:fldChar w:fldCharType="end"/>
        </w:r>
      </w:ins>
    </w:p>
    <w:p w14:paraId="027DC429" w14:textId="77777777" w:rsidR="00067648" w:rsidRDefault="00067648">
      <w:pPr>
        <w:pStyle w:val="Verzeichnis1"/>
        <w:tabs>
          <w:tab w:val="right" w:leader="dot" w:pos="9062"/>
        </w:tabs>
        <w:rPr>
          <w:ins w:id="227" w:author="Maximilian Schmitz" w:date="2015-07-08T20:05:00Z"/>
          <w:rFonts w:asciiTheme="minorHAnsi" w:eastAsiaTheme="minorEastAsia" w:hAnsiTheme="minorHAnsi" w:cstheme="minorBidi"/>
          <w:b w:val="0"/>
          <w:bCs w:val="0"/>
          <w:caps w:val="0"/>
          <w:noProof/>
          <w:sz w:val="22"/>
          <w:szCs w:val="22"/>
        </w:rPr>
      </w:pPr>
      <w:ins w:id="228"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"_Toc424149347"</w:instrText>
        </w:r>
        <w:r w:rsidRPr="00A914D9">
          <w:rPr>
            <w:rStyle w:val="Hyperlink"/>
            <w:noProof/>
          </w:rPr>
          <w:instrText xml:space="preserve"> </w:instrText>
        </w:r>
        <w:r w:rsidRPr="00A914D9">
          <w:rPr>
            <w:rStyle w:val="Hyperlink"/>
            <w:noProof/>
          </w:rPr>
          <w:fldChar w:fldCharType="separate"/>
        </w:r>
        <w:r w:rsidRPr="00A914D9">
          <w:rPr>
            <w:rStyle w:val="Hyperlink"/>
            <w:noProof/>
          </w:rPr>
          <w:t>Glossar</w:t>
        </w:r>
        <w:r>
          <w:rPr>
            <w:noProof/>
            <w:webHidden/>
          </w:rPr>
          <w:tab/>
        </w:r>
        <w:r>
          <w:rPr>
            <w:noProof/>
            <w:webHidden/>
          </w:rPr>
          <w:fldChar w:fldCharType="begin"/>
        </w:r>
        <w:r>
          <w:rPr>
            <w:noProof/>
            <w:webHidden/>
          </w:rPr>
          <w:instrText xml:space="preserve"> PAGEREF _Toc424149347 \h </w:instrText>
        </w:r>
      </w:ins>
      <w:r>
        <w:rPr>
          <w:noProof/>
          <w:webHidden/>
        </w:rPr>
      </w:r>
      <w:r>
        <w:rPr>
          <w:noProof/>
          <w:webHidden/>
        </w:rPr>
        <w:fldChar w:fldCharType="separate"/>
      </w:r>
      <w:ins w:id="229" w:author="Maximilian Schmitz" w:date="2015-07-08T20:05:00Z">
        <w:r>
          <w:rPr>
            <w:noProof/>
            <w:webHidden/>
          </w:rPr>
          <w:t>VII</w:t>
        </w:r>
        <w:r>
          <w:rPr>
            <w:noProof/>
            <w:webHidden/>
          </w:rPr>
          <w:fldChar w:fldCharType="end"/>
        </w:r>
        <w:r w:rsidRPr="00A914D9">
          <w:rPr>
            <w:rStyle w:val="Hyperlink"/>
            <w:noProof/>
          </w:rPr>
          <w:fldChar w:fldCharType="end"/>
        </w:r>
      </w:ins>
    </w:p>
    <w:p w14:paraId="6DD96953" w14:textId="77777777" w:rsidR="00715D94" w:rsidDel="00856522" w:rsidRDefault="00715D94">
      <w:pPr>
        <w:pStyle w:val="Verzeichnis1"/>
        <w:tabs>
          <w:tab w:val="right" w:leader="dot" w:pos="9062"/>
        </w:tabs>
        <w:rPr>
          <w:del w:id="230" w:author="Maximilian Schmitz" w:date="2015-07-08T15:29:00Z"/>
          <w:rFonts w:asciiTheme="minorHAnsi" w:eastAsiaTheme="minorEastAsia" w:hAnsiTheme="minorHAnsi" w:cstheme="minorBidi"/>
          <w:b w:val="0"/>
          <w:bCs w:val="0"/>
          <w:caps w:val="0"/>
          <w:noProof/>
          <w:sz w:val="22"/>
          <w:szCs w:val="22"/>
        </w:rPr>
      </w:pPr>
      <w:del w:id="231" w:author="Maximilian Schmitz" w:date="2015-07-08T15:29:00Z">
        <w:r w:rsidRPr="00856522" w:rsidDel="00856522">
          <w:rPr>
            <w:rPrChange w:id="232" w:author="Maximilian Schmitz" w:date="2015-07-08T15:29:00Z">
              <w:rPr>
                <w:rStyle w:val="Hyperlink"/>
                <w:noProof/>
              </w:rPr>
            </w:rPrChange>
          </w:rPr>
          <w:delText>Eidesstattliche Erklärung</w:delText>
        </w:r>
        <w:r w:rsidDel="00856522">
          <w:rPr>
            <w:noProof/>
            <w:webHidden/>
          </w:rPr>
          <w:tab/>
          <w:delText>I</w:delText>
        </w:r>
      </w:del>
    </w:p>
    <w:p w14:paraId="48AA997A" w14:textId="77777777" w:rsidR="00715D94" w:rsidDel="00856522" w:rsidRDefault="00715D94">
      <w:pPr>
        <w:pStyle w:val="Verzeichnis1"/>
        <w:tabs>
          <w:tab w:val="right" w:leader="dot" w:pos="9062"/>
        </w:tabs>
        <w:rPr>
          <w:del w:id="233" w:author="Maximilian Schmitz" w:date="2015-07-08T15:29:00Z"/>
          <w:rFonts w:asciiTheme="minorHAnsi" w:eastAsiaTheme="minorEastAsia" w:hAnsiTheme="minorHAnsi" w:cstheme="minorBidi"/>
          <w:b w:val="0"/>
          <w:bCs w:val="0"/>
          <w:caps w:val="0"/>
          <w:noProof/>
          <w:sz w:val="22"/>
          <w:szCs w:val="22"/>
        </w:rPr>
      </w:pPr>
      <w:del w:id="234" w:author="Maximilian Schmitz" w:date="2015-07-08T15:29:00Z">
        <w:r w:rsidRPr="00856522" w:rsidDel="00856522">
          <w:rPr>
            <w:rPrChange w:id="235" w:author="Maximilian Schmitz" w:date="2015-07-08T15:29:00Z">
              <w:rPr>
                <w:rStyle w:val="Hyperlink"/>
                <w:noProof/>
              </w:rPr>
            </w:rPrChange>
          </w:rPr>
          <w:delText>Kurzfassung</w:delText>
        </w:r>
        <w:r w:rsidDel="00856522">
          <w:rPr>
            <w:noProof/>
            <w:webHidden/>
          </w:rPr>
          <w:tab/>
          <w:delText>II</w:delText>
        </w:r>
      </w:del>
    </w:p>
    <w:p w14:paraId="53CEBD01" w14:textId="77777777" w:rsidR="00715D94" w:rsidDel="00856522" w:rsidRDefault="00715D94">
      <w:pPr>
        <w:pStyle w:val="Verzeichnis1"/>
        <w:tabs>
          <w:tab w:val="right" w:leader="dot" w:pos="9062"/>
        </w:tabs>
        <w:rPr>
          <w:del w:id="236" w:author="Maximilian Schmitz" w:date="2015-07-08T15:29:00Z"/>
          <w:rFonts w:asciiTheme="minorHAnsi" w:eastAsiaTheme="minorEastAsia" w:hAnsiTheme="minorHAnsi" w:cstheme="minorBidi"/>
          <w:b w:val="0"/>
          <w:bCs w:val="0"/>
          <w:caps w:val="0"/>
          <w:noProof/>
          <w:sz w:val="22"/>
          <w:szCs w:val="22"/>
        </w:rPr>
      </w:pPr>
      <w:del w:id="237" w:author="Maximilian Schmitz" w:date="2015-07-08T15:29:00Z">
        <w:r w:rsidRPr="00856522" w:rsidDel="00856522">
          <w:rPr>
            <w:rPrChange w:id="238" w:author="Maximilian Schmitz" w:date="2015-07-08T15:29:00Z">
              <w:rPr>
                <w:rStyle w:val="Hyperlink"/>
                <w:noProof/>
              </w:rPr>
            </w:rPrChange>
          </w:rPr>
          <w:delText>Abstract</w:delText>
        </w:r>
        <w:r w:rsidDel="00856522">
          <w:rPr>
            <w:noProof/>
            <w:webHidden/>
          </w:rPr>
          <w:tab/>
          <w:delText>III</w:delText>
        </w:r>
      </w:del>
    </w:p>
    <w:p w14:paraId="3D35A77B" w14:textId="77777777" w:rsidR="00715D94" w:rsidDel="00856522" w:rsidRDefault="00715D94">
      <w:pPr>
        <w:pStyle w:val="Verzeichnis1"/>
        <w:tabs>
          <w:tab w:val="right" w:leader="dot" w:pos="9062"/>
        </w:tabs>
        <w:rPr>
          <w:del w:id="239" w:author="Maximilian Schmitz" w:date="2015-07-08T15:29:00Z"/>
          <w:rFonts w:asciiTheme="minorHAnsi" w:eastAsiaTheme="minorEastAsia" w:hAnsiTheme="minorHAnsi" w:cstheme="minorBidi"/>
          <w:b w:val="0"/>
          <w:bCs w:val="0"/>
          <w:caps w:val="0"/>
          <w:noProof/>
          <w:sz w:val="22"/>
          <w:szCs w:val="22"/>
        </w:rPr>
      </w:pPr>
      <w:del w:id="240" w:author="Maximilian Schmitz" w:date="2015-07-08T15:29:00Z">
        <w:r w:rsidRPr="00856522" w:rsidDel="00856522">
          <w:rPr>
            <w:rPrChange w:id="241" w:author="Maximilian Schmitz" w:date="2015-07-08T15:29:00Z">
              <w:rPr>
                <w:rStyle w:val="Hyperlink"/>
                <w:noProof/>
              </w:rPr>
            </w:rPrChange>
          </w:rPr>
          <w:delText>Inhalt</w:delText>
        </w:r>
        <w:r w:rsidDel="00856522">
          <w:rPr>
            <w:noProof/>
            <w:webHidden/>
          </w:rPr>
          <w:tab/>
          <w:delText>IV</w:delText>
        </w:r>
      </w:del>
    </w:p>
    <w:p w14:paraId="4E66E489" w14:textId="77777777" w:rsidR="00715D94" w:rsidDel="00856522" w:rsidRDefault="00715D94">
      <w:pPr>
        <w:pStyle w:val="Verzeichnis1"/>
        <w:tabs>
          <w:tab w:val="left" w:pos="480"/>
          <w:tab w:val="right" w:leader="dot" w:pos="9062"/>
        </w:tabs>
        <w:rPr>
          <w:del w:id="242" w:author="Maximilian Schmitz" w:date="2015-07-08T15:29:00Z"/>
          <w:rFonts w:asciiTheme="minorHAnsi" w:eastAsiaTheme="minorEastAsia" w:hAnsiTheme="minorHAnsi" w:cstheme="minorBidi"/>
          <w:b w:val="0"/>
          <w:bCs w:val="0"/>
          <w:caps w:val="0"/>
          <w:noProof/>
          <w:sz w:val="22"/>
          <w:szCs w:val="22"/>
        </w:rPr>
      </w:pPr>
      <w:del w:id="243" w:author="Maximilian Schmitz" w:date="2015-07-08T15:29:00Z">
        <w:r w:rsidRPr="00856522" w:rsidDel="00856522">
          <w:rPr>
            <w:rPrChange w:id="244" w:author="Maximilian Schmitz" w:date="2015-07-08T15:29:00Z">
              <w:rPr>
                <w:rStyle w:val="Hyperlink"/>
                <w:noProof/>
              </w:rPr>
            </w:rPrChange>
          </w:rPr>
          <w:delText>1</w:delText>
        </w:r>
        <w:r w:rsidDel="00856522">
          <w:rPr>
            <w:rFonts w:asciiTheme="minorHAnsi" w:eastAsiaTheme="minorEastAsia" w:hAnsiTheme="minorHAnsi" w:cstheme="minorBidi"/>
            <w:b w:val="0"/>
            <w:bCs w:val="0"/>
            <w:caps w:val="0"/>
            <w:noProof/>
            <w:sz w:val="22"/>
            <w:szCs w:val="22"/>
          </w:rPr>
          <w:tab/>
        </w:r>
        <w:r w:rsidRPr="00856522" w:rsidDel="00856522">
          <w:rPr>
            <w:rPrChange w:id="245" w:author="Maximilian Schmitz" w:date="2015-07-08T15:29:00Z">
              <w:rPr>
                <w:rStyle w:val="Hyperlink"/>
                <w:noProof/>
              </w:rPr>
            </w:rPrChange>
          </w:rPr>
          <w:delText>Einleitung</w:delText>
        </w:r>
        <w:r w:rsidDel="00856522">
          <w:rPr>
            <w:noProof/>
            <w:webHidden/>
          </w:rPr>
          <w:tab/>
          <w:delText>1</w:delText>
        </w:r>
      </w:del>
    </w:p>
    <w:p w14:paraId="5C5A4737" w14:textId="77777777" w:rsidR="00715D94" w:rsidDel="00856522" w:rsidRDefault="00715D94">
      <w:pPr>
        <w:pStyle w:val="Verzeichnis1"/>
        <w:tabs>
          <w:tab w:val="left" w:pos="480"/>
          <w:tab w:val="right" w:leader="dot" w:pos="9062"/>
        </w:tabs>
        <w:rPr>
          <w:del w:id="246" w:author="Maximilian Schmitz" w:date="2015-07-08T15:29:00Z"/>
          <w:rFonts w:asciiTheme="minorHAnsi" w:eastAsiaTheme="minorEastAsia" w:hAnsiTheme="minorHAnsi" w:cstheme="minorBidi"/>
          <w:b w:val="0"/>
          <w:bCs w:val="0"/>
          <w:caps w:val="0"/>
          <w:noProof/>
          <w:sz w:val="22"/>
          <w:szCs w:val="22"/>
        </w:rPr>
      </w:pPr>
      <w:del w:id="247" w:author="Maximilian Schmitz" w:date="2015-07-08T15:29:00Z">
        <w:r w:rsidRPr="00856522" w:rsidDel="00856522">
          <w:rPr>
            <w:rPrChange w:id="248" w:author="Maximilian Schmitz" w:date="2015-07-08T15:29:00Z">
              <w:rPr>
                <w:rStyle w:val="Hyperlink"/>
                <w:noProof/>
              </w:rPr>
            </w:rPrChange>
          </w:rPr>
          <w:delText>2</w:delText>
        </w:r>
        <w:r w:rsidDel="00856522">
          <w:rPr>
            <w:rFonts w:asciiTheme="minorHAnsi" w:eastAsiaTheme="minorEastAsia" w:hAnsiTheme="minorHAnsi" w:cstheme="minorBidi"/>
            <w:b w:val="0"/>
            <w:bCs w:val="0"/>
            <w:caps w:val="0"/>
            <w:noProof/>
            <w:sz w:val="22"/>
            <w:szCs w:val="22"/>
          </w:rPr>
          <w:tab/>
        </w:r>
        <w:r w:rsidRPr="00856522" w:rsidDel="00856522">
          <w:rPr>
            <w:rPrChange w:id="249" w:author="Maximilian Schmitz" w:date="2015-07-08T15:29:00Z">
              <w:rPr>
                <w:rStyle w:val="Hyperlink"/>
                <w:noProof/>
              </w:rPr>
            </w:rPrChange>
          </w:rPr>
          <w:delText>Aufgabenstellung</w:delText>
        </w:r>
        <w:r w:rsidDel="00856522">
          <w:rPr>
            <w:noProof/>
            <w:webHidden/>
          </w:rPr>
          <w:tab/>
          <w:delText>2</w:delText>
        </w:r>
      </w:del>
    </w:p>
    <w:p w14:paraId="0E6AF4F5" w14:textId="77777777" w:rsidR="00715D94" w:rsidDel="00856522" w:rsidRDefault="00715D94">
      <w:pPr>
        <w:pStyle w:val="Verzeichnis1"/>
        <w:tabs>
          <w:tab w:val="left" w:pos="480"/>
          <w:tab w:val="right" w:leader="dot" w:pos="9062"/>
        </w:tabs>
        <w:rPr>
          <w:del w:id="250" w:author="Maximilian Schmitz" w:date="2015-07-08T15:29:00Z"/>
          <w:rFonts w:asciiTheme="minorHAnsi" w:eastAsiaTheme="minorEastAsia" w:hAnsiTheme="minorHAnsi" w:cstheme="minorBidi"/>
          <w:b w:val="0"/>
          <w:bCs w:val="0"/>
          <w:caps w:val="0"/>
          <w:noProof/>
          <w:sz w:val="22"/>
          <w:szCs w:val="22"/>
        </w:rPr>
      </w:pPr>
      <w:del w:id="251" w:author="Maximilian Schmitz" w:date="2015-07-08T15:29:00Z">
        <w:r w:rsidRPr="00856522" w:rsidDel="00856522">
          <w:rPr>
            <w:rPrChange w:id="252" w:author="Maximilian Schmitz" w:date="2015-07-08T15:29:00Z">
              <w:rPr>
                <w:rStyle w:val="Hyperlink"/>
                <w:noProof/>
              </w:rPr>
            </w:rPrChange>
          </w:rPr>
          <w:delText>3</w:delText>
        </w:r>
        <w:r w:rsidDel="00856522">
          <w:rPr>
            <w:rFonts w:asciiTheme="minorHAnsi" w:eastAsiaTheme="minorEastAsia" w:hAnsiTheme="minorHAnsi" w:cstheme="minorBidi"/>
            <w:b w:val="0"/>
            <w:bCs w:val="0"/>
            <w:caps w:val="0"/>
            <w:noProof/>
            <w:sz w:val="22"/>
            <w:szCs w:val="22"/>
          </w:rPr>
          <w:tab/>
        </w:r>
        <w:r w:rsidRPr="00856522" w:rsidDel="00856522">
          <w:rPr>
            <w:rPrChange w:id="253" w:author="Maximilian Schmitz" w:date="2015-07-08T15:29:00Z">
              <w:rPr>
                <w:rStyle w:val="Hyperlink"/>
                <w:noProof/>
              </w:rPr>
            </w:rPrChange>
          </w:rPr>
          <w:delText>Stand der Technik</w:delText>
        </w:r>
        <w:r w:rsidDel="00856522">
          <w:rPr>
            <w:noProof/>
            <w:webHidden/>
          </w:rPr>
          <w:tab/>
          <w:delText>3</w:delText>
        </w:r>
      </w:del>
    </w:p>
    <w:p w14:paraId="384404AA" w14:textId="77777777" w:rsidR="00715D94" w:rsidDel="00856522" w:rsidRDefault="00715D94">
      <w:pPr>
        <w:pStyle w:val="Verzeichnis2"/>
        <w:tabs>
          <w:tab w:val="left" w:pos="720"/>
          <w:tab w:val="right" w:leader="dot" w:pos="9062"/>
        </w:tabs>
        <w:rPr>
          <w:del w:id="254" w:author="Maximilian Schmitz" w:date="2015-07-08T15:29:00Z"/>
          <w:rFonts w:asciiTheme="minorHAnsi" w:eastAsiaTheme="minorEastAsia" w:hAnsiTheme="minorHAnsi" w:cstheme="minorBidi"/>
          <w:smallCaps w:val="0"/>
          <w:noProof/>
          <w:sz w:val="22"/>
          <w:szCs w:val="22"/>
        </w:rPr>
      </w:pPr>
      <w:del w:id="255" w:author="Maximilian Schmitz" w:date="2015-07-08T15:29:00Z">
        <w:r w:rsidRPr="00856522" w:rsidDel="00856522">
          <w:rPr>
            <w:rPrChange w:id="256" w:author="Maximilian Schmitz" w:date="2015-07-08T15:29:00Z">
              <w:rPr>
                <w:rStyle w:val="Hyperlink"/>
                <w:noProof/>
              </w:rPr>
            </w:rPrChange>
          </w:rPr>
          <w:delText>3.1</w:delText>
        </w:r>
        <w:r w:rsidDel="00856522">
          <w:rPr>
            <w:rFonts w:asciiTheme="minorHAnsi" w:eastAsiaTheme="minorEastAsia" w:hAnsiTheme="minorHAnsi" w:cstheme="minorBidi"/>
            <w:smallCaps w:val="0"/>
            <w:noProof/>
            <w:sz w:val="22"/>
            <w:szCs w:val="22"/>
          </w:rPr>
          <w:tab/>
        </w:r>
        <w:r w:rsidRPr="00856522" w:rsidDel="00856522">
          <w:rPr>
            <w:rPrChange w:id="257" w:author="Maximilian Schmitz" w:date="2015-07-08T15:29:00Z">
              <w:rPr>
                <w:rStyle w:val="Hyperlink"/>
                <w:noProof/>
              </w:rPr>
            </w:rPrChange>
          </w:rPr>
          <w:delText>Einleitung</w:delText>
        </w:r>
        <w:r w:rsidDel="00856522">
          <w:rPr>
            <w:noProof/>
            <w:webHidden/>
          </w:rPr>
          <w:tab/>
          <w:delText>3</w:delText>
        </w:r>
      </w:del>
    </w:p>
    <w:p w14:paraId="2473C74D" w14:textId="77777777" w:rsidR="00715D94" w:rsidDel="00856522" w:rsidRDefault="00715D94">
      <w:pPr>
        <w:pStyle w:val="Verzeichnis2"/>
        <w:tabs>
          <w:tab w:val="left" w:pos="720"/>
          <w:tab w:val="right" w:leader="dot" w:pos="9062"/>
        </w:tabs>
        <w:rPr>
          <w:del w:id="258" w:author="Maximilian Schmitz" w:date="2015-07-08T15:29:00Z"/>
          <w:rFonts w:asciiTheme="minorHAnsi" w:eastAsiaTheme="minorEastAsia" w:hAnsiTheme="minorHAnsi" w:cstheme="minorBidi"/>
          <w:smallCaps w:val="0"/>
          <w:noProof/>
          <w:sz w:val="22"/>
          <w:szCs w:val="22"/>
        </w:rPr>
      </w:pPr>
      <w:del w:id="259" w:author="Maximilian Schmitz" w:date="2015-07-08T15:29:00Z">
        <w:r w:rsidRPr="00856522" w:rsidDel="00856522">
          <w:rPr>
            <w:rPrChange w:id="260" w:author="Maximilian Schmitz" w:date="2015-07-08T15:29:00Z">
              <w:rPr>
                <w:rStyle w:val="Hyperlink"/>
                <w:noProof/>
              </w:rPr>
            </w:rPrChange>
          </w:rPr>
          <w:delText>3.2</w:delText>
        </w:r>
        <w:r w:rsidDel="00856522">
          <w:rPr>
            <w:rFonts w:asciiTheme="minorHAnsi" w:eastAsiaTheme="minorEastAsia" w:hAnsiTheme="minorHAnsi" w:cstheme="minorBidi"/>
            <w:smallCaps w:val="0"/>
            <w:noProof/>
            <w:sz w:val="22"/>
            <w:szCs w:val="22"/>
          </w:rPr>
          <w:tab/>
        </w:r>
        <w:r w:rsidRPr="00856522" w:rsidDel="00856522">
          <w:rPr>
            <w:rPrChange w:id="261" w:author="Maximilian Schmitz" w:date="2015-07-08T15:29:00Z">
              <w:rPr>
                <w:rStyle w:val="Hyperlink"/>
                <w:noProof/>
              </w:rPr>
            </w:rPrChange>
          </w:rPr>
          <w:delText>Game Engine</w:delText>
        </w:r>
        <w:r w:rsidDel="00856522">
          <w:rPr>
            <w:noProof/>
            <w:webHidden/>
          </w:rPr>
          <w:tab/>
          <w:delText>3</w:delText>
        </w:r>
      </w:del>
    </w:p>
    <w:p w14:paraId="08B18AC6" w14:textId="77777777" w:rsidR="00715D94" w:rsidDel="00856522" w:rsidRDefault="00715D94">
      <w:pPr>
        <w:pStyle w:val="Verzeichnis3"/>
        <w:tabs>
          <w:tab w:val="left" w:pos="1200"/>
          <w:tab w:val="right" w:leader="dot" w:pos="9062"/>
        </w:tabs>
        <w:rPr>
          <w:del w:id="262" w:author="Maximilian Schmitz" w:date="2015-07-08T15:29:00Z"/>
          <w:rFonts w:asciiTheme="minorHAnsi" w:eastAsiaTheme="minorEastAsia" w:hAnsiTheme="minorHAnsi" w:cstheme="minorBidi"/>
          <w:i w:val="0"/>
          <w:iCs w:val="0"/>
          <w:noProof/>
          <w:sz w:val="22"/>
          <w:szCs w:val="22"/>
        </w:rPr>
      </w:pPr>
      <w:del w:id="263" w:author="Maximilian Schmitz" w:date="2015-07-08T15:29:00Z">
        <w:r w:rsidRPr="00856522" w:rsidDel="00856522">
          <w:rPr>
            <w:rPrChange w:id="264" w:author="Maximilian Schmitz" w:date="2015-07-08T15:29:00Z">
              <w:rPr>
                <w:rStyle w:val="Hyperlink"/>
                <w:noProof/>
              </w:rPr>
            </w:rPrChange>
          </w:rPr>
          <w:delText>3.2.1</w:delText>
        </w:r>
        <w:r w:rsidDel="00856522">
          <w:rPr>
            <w:rFonts w:asciiTheme="minorHAnsi" w:eastAsiaTheme="minorEastAsia" w:hAnsiTheme="minorHAnsi" w:cstheme="minorBidi"/>
            <w:i w:val="0"/>
            <w:iCs w:val="0"/>
            <w:noProof/>
            <w:sz w:val="22"/>
            <w:szCs w:val="22"/>
          </w:rPr>
          <w:tab/>
        </w:r>
        <w:r w:rsidRPr="00856522" w:rsidDel="00856522">
          <w:rPr>
            <w:rPrChange w:id="265" w:author="Maximilian Schmitz" w:date="2015-07-08T15:29:00Z">
              <w:rPr>
                <w:rStyle w:val="Hyperlink"/>
                <w:noProof/>
              </w:rPr>
            </w:rPrChange>
          </w:rPr>
          <w:delText>Grundsätzliches</w:delText>
        </w:r>
        <w:r w:rsidDel="00856522">
          <w:rPr>
            <w:noProof/>
            <w:webHidden/>
          </w:rPr>
          <w:tab/>
          <w:delText>3</w:delText>
        </w:r>
      </w:del>
    </w:p>
    <w:p w14:paraId="1E259171" w14:textId="77777777" w:rsidR="00715D94" w:rsidDel="00856522" w:rsidRDefault="00715D94">
      <w:pPr>
        <w:pStyle w:val="Verzeichnis3"/>
        <w:tabs>
          <w:tab w:val="left" w:pos="1200"/>
          <w:tab w:val="right" w:leader="dot" w:pos="9062"/>
        </w:tabs>
        <w:rPr>
          <w:del w:id="266" w:author="Maximilian Schmitz" w:date="2015-07-08T15:29:00Z"/>
          <w:rFonts w:asciiTheme="minorHAnsi" w:eastAsiaTheme="minorEastAsia" w:hAnsiTheme="minorHAnsi" w:cstheme="minorBidi"/>
          <w:i w:val="0"/>
          <w:iCs w:val="0"/>
          <w:noProof/>
          <w:sz w:val="22"/>
          <w:szCs w:val="22"/>
        </w:rPr>
      </w:pPr>
      <w:del w:id="267" w:author="Maximilian Schmitz" w:date="2015-07-08T15:29:00Z">
        <w:r w:rsidRPr="00856522" w:rsidDel="00856522">
          <w:rPr>
            <w:rPrChange w:id="268" w:author="Maximilian Schmitz" w:date="2015-07-08T15:29:00Z">
              <w:rPr>
                <w:rStyle w:val="Hyperlink"/>
                <w:noProof/>
              </w:rPr>
            </w:rPrChange>
          </w:rPr>
          <w:delText>3.2.2</w:delText>
        </w:r>
        <w:r w:rsidDel="00856522">
          <w:rPr>
            <w:rFonts w:asciiTheme="minorHAnsi" w:eastAsiaTheme="minorEastAsia" w:hAnsiTheme="minorHAnsi" w:cstheme="minorBidi"/>
            <w:i w:val="0"/>
            <w:iCs w:val="0"/>
            <w:noProof/>
            <w:sz w:val="22"/>
            <w:szCs w:val="22"/>
          </w:rPr>
          <w:tab/>
        </w:r>
        <w:r w:rsidRPr="00856522" w:rsidDel="00856522">
          <w:rPr>
            <w:rPrChange w:id="269" w:author="Maximilian Schmitz" w:date="2015-07-08T15:29:00Z">
              <w:rPr>
                <w:rStyle w:val="Hyperlink"/>
                <w:noProof/>
              </w:rPr>
            </w:rPrChange>
          </w:rPr>
          <w:delText>Source Engine</w:delText>
        </w:r>
        <w:r w:rsidDel="00856522">
          <w:rPr>
            <w:noProof/>
            <w:webHidden/>
          </w:rPr>
          <w:tab/>
          <w:delText>3</w:delText>
        </w:r>
      </w:del>
    </w:p>
    <w:p w14:paraId="224968C8" w14:textId="77777777" w:rsidR="00715D94" w:rsidDel="00856522" w:rsidRDefault="00715D94">
      <w:pPr>
        <w:pStyle w:val="Verzeichnis3"/>
        <w:tabs>
          <w:tab w:val="left" w:pos="1200"/>
          <w:tab w:val="right" w:leader="dot" w:pos="9062"/>
        </w:tabs>
        <w:rPr>
          <w:del w:id="270" w:author="Maximilian Schmitz" w:date="2015-07-08T15:29:00Z"/>
          <w:rFonts w:asciiTheme="minorHAnsi" w:eastAsiaTheme="minorEastAsia" w:hAnsiTheme="minorHAnsi" w:cstheme="minorBidi"/>
          <w:i w:val="0"/>
          <w:iCs w:val="0"/>
          <w:noProof/>
          <w:sz w:val="22"/>
          <w:szCs w:val="22"/>
        </w:rPr>
      </w:pPr>
      <w:del w:id="271" w:author="Maximilian Schmitz" w:date="2015-07-08T15:29:00Z">
        <w:r w:rsidRPr="00856522" w:rsidDel="00856522">
          <w:rPr>
            <w:rPrChange w:id="272" w:author="Maximilian Schmitz" w:date="2015-07-08T15:29:00Z">
              <w:rPr>
                <w:rStyle w:val="Hyperlink"/>
                <w:noProof/>
              </w:rPr>
            </w:rPrChange>
          </w:rPr>
          <w:delText>3.2.3</w:delText>
        </w:r>
        <w:r w:rsidDel="00856522">
          <w:rPr>
            <w:rFonts w:asciiTheme="minorHAnsi" w:eastAsiaTheme="minorEastAsia" w:hAnsiTheme="minorHAnsi" w:cstheme="minorBidi"/>
            <w:i w:val="0"/>
            <w:iCs w:val="0"/>
            <w:noProof/>
            <w:sz w:val="22"/>
            <w:szCs w:val="22"/>
          </w:rPr>
          <w:tab/>
        </w:r>
        <w:r w:rsidRPr="00856522" w:rsidDel="00856522">
          <w:rPr>
            <w:rPrChange w:id="273" w:author="Maximilian Schmitz" w:date="2015-07-08T15:29:00Z">
              <w:rPr>
                <w:rStyle w:val="Hyperlink"/>
                <w:noProof/>
              </w:rPr>
            </w:rPrChange>
          </w:rPr>
          <w:delText>Unity</w:delText>
        </w:r>
        <w:r w:rsidDel="00856522">
          <w:rPr>
            <w:noProof/>
            <w:webHidden/>
          </w:rPr>
          <w:tab/>
          <w:delText>4</w:delText>
        </w:r>
      </w:del>
    </w:p>
    <w:p w14:paraId="75457421" w14:textId="77777777" w:rsidR="00715D94" w:rsidDel="00856522" w:rsidRDefault="00715D94">
      <w:pPr>
        <w:pStyle w:val="Verzeichnis3"/>
        <w:tabs>
          <w:tab w:val="left" w:pos="1200"/>
          <w:tab w:val="right" w:leader="dot" w:pos="9062"/>
        </w:tabs>
        <w:rPr>
          <w:del w:id="274" w:author="Maximilian Schmitz" w:date="2015-07-08T15:29:00Z"/>
          <w:rFonts w:asciiTheme="minorHAnsi" w:eastAsiaTheme="minorEastAsia" w:hAnsiTheme="minorHAnsi" w:cstheme="minorBidi"/>
          <w:i w:val="0"/>
          <w:iCs w:val="0"/>
          <w:noProof/>
          <w:sz w:val="22"/>
          <w:szCs w:val="22"/>
        </w:rPr>
      </w:pPr>
      <w:del w:id="275" w:author="Maximilian Schmitz" w:date="2015-07-08T15:29:00Z">
        <w:r w:rsidRPr="00856522" w:rsidDel="00856522">
          <w:rPr>
            <w:rPrChange w:id="276" w:author="Maximilian Schmitz" w:date="2015-07-08T15:29:00Z">
              <w:rPr>
                <w:rStyle w:val="Hyperlink"/>
                <w:noProof/>
                <w:lang w:val="en-US"/>
              </w:rPr>
            </w:rPrChange>
          </w:rPr>
          <w:delText>3.2.4</w:delText>
        </w:r>
        <w:r w:rsidDel="00856522">
          <w:rPr>
            <w:rFonts w:asciiTheme="minorHAnsi" w:eastAsiaTheme="minorEastAsia" w:hAnsiTheme="minorHAnsi" w:cstheme="minorBidi"/>
            <w:i w:val="0"/>
            <w:iCs w:val="0"/>
            <w:noProof/>
            <w:sz w:val="22"/>
            <w:szCs w:val="22"/>
          </w:rPr>
          <w:tab/>
        </w:r>
        <w:r w:rsidRPr="00856522" w:rsidDel="00856522">
          <w:rPr>
            <w:rPrChange w:id="277" w:author="Maximilian Schmitz" w:date="2015-07-08T15:29:00Z">
              <w:rPr>
                <w:rStyle w:val="Hyperlink"/>
                <w:noProof/>
                <w:lang w:val="en-US"/>
              </w:rPr>
            </w:rPrChange>
          </w:rPr>
          <w:delText>Unreal Engine 4</w:delText>
        </w:r>
        <w:r w:rsidDel="00856522">
          <w:rPr>
            <w:noProof/>
            <w:webHidden/>
          </w:rPr>
          <w:tab/>
          <w:delText>4</w:delText>
        </w:r>
      </w:del>
    </w:p>
    <w:p w14:paraId="04850E07" w14:textId="77777777" w:rsidR="00715D94" w:rsidDel="00856522" w:rsidRDefault="00715D94">
      <w:pPr>
        <w:pStyle w:val="Verzeichnis3"/>
        <w:tabs>
          <w:tab w:val="left" w:pos="1200"/>
          <w:tab w:val="right" w:leader="dot" w:pos="9062"/>
        </w:tabs>
        <w:rPr>
          <w:del w:id="278" w:author="Maximilian Schmitz" w:date="2015-07-08T15:29:00Z"/>
          <w:rFonts w:asciiTheme="minorHAnsi" w:eastAsiaTheme="minorEastAsia" w:hAnsiTheme="minorHAnsi" w:cstheme="minorBidi"/>
          <w:i w:val="0"/>
          <w:iCs w:val="0"/>
          <w:noProof/>
          <w:sz w:val="22"/>
          <w:szCs w:val="22"/>
        </w:rPr>
      </w:pPr>
      <w:del w:id="279" w:author="Maximilian Schmitz" w:date="2015-07-08T15:29:00Z">
        <w:r w:rsidRPr="00856522" w:rsidDel="00856522">
          <w:rPr>
            <w:rPrChange w:id="280" w:author="Maximilian Schmitz" w:date="2015-07-08T15:29:00Z">
              <w:rPr>
                <w:rStyle w:val="Hyperlink"/>
                <w:noProof/>
              </w:rPr>
            </w:rPrChange>
          </w:rPr>
          <w:delText>3.2.5</w:delText>
        </w:r>
        <w:r w:rsidDel="00856522">
          <w:rPr>
            <w:rFonts w:asciiTheme="minorHAnsi" w:eastAsiaTheme="minorEastAsia" w:hAnsiTheme="minorHAnsi" w:cstheme="minorBidi"/>
            <w:i w:val="0"/>
            <w:iCs w:val="0"/>
            <w:noProof/>
            <w:sz w:val="22"/>
            <w:szCs w:val="22"/>
          </w:rPr>
          <w:tab/>
        </w:r>
        <w:r w:rsidRPr="00856522" w:rsidDel="00856522">
          <w:rPr>
            <w:rPrChange w:id="281" w:author="Maximilian Schmitz" w:date="2015-07-08T15:29:00Z">
              <w:rPr>
                <w:rStyle w:val="Hyperlink"/>
                <w:noProof/>
              </w:rPr>
            </w:rPrChange>
          </w:rPr>
          <w:delText>Verwendung im Projekt</w:delText>
        </w:r>
        <w:r w:rsidDel="00856522">
          <w:rPr>
            <w:noProof/>
            <w:webHidden/>
          </w:rPr>
          <w:tab/>
          <w:delText>5</w:delText>
        </w:r>
      </w:del>
    </w:p>
    <w:p w14:paraId="7F77D5B7" w14:textId="77777777" w:rsidR="00715D94" w:rsidDel="00856522" w:rsidRDefault="00715D94">
      <w:pPr>
        <w:pStyle w:val="Verzeichnis2"/>
        <w:tabs>
          <w:tab w:val="left" w:pos="720"/>
          <w:tab w:val="right" w:leader="dot" w:pos="9062"/>
        </w:tabs>
        <w:rPr>
          <w:del w:id="282" w:author="Maximilian Schmitz" w:date="2015-07-08T15:29:00Z"/>
          <w:rFonts w:asciiTheme="minorHAnsi" w:eastAsiaTheme="minorEastAsia" w:hAnsiTheme="minorHAnsi" w:cstheme="minorBidi"/>
          <w:smallCaps w:val="0"/>
          <w:noProof/>
          <w:sz w:val="22"/>
          <w:szCs w:val="22"/>
        </w:rPr>
      </w:pPr>
      <w:del w:id="283" w:author="Maximilian Schmitz" w:date="2015-07-08T15:29:00Z">
        <w:r w:rsidRPr="00856522" w:rsidDel="00856522">
          <w:rPr>
            <w:rPrChange w:id="284" w:author="Maximilian Schmitz" w:date="2015-07-08T15:29:00Z">
              <w:rPr>
                <w:rStyle w:val="Hyperlink"/>
                <w:noProof/>
              </w:rPr>
            </w:rPrChange>
          </w:rPr>
          <w:delText>3.3</w:delText>
        </w:r>
        <w:r w:rsidDel="00856522">
          <w:rPr>
            <w:rFonts w:asciiTheme="minorHAnsi" w:eastAsiaTheme="minorEastAsia" w:hAnsiTheme="minorHAnsi" w:cstheme="minorBidi"/>
            <w:smallCaps w:val="0"/>
            <w:noProof/>
            <w:sz w:val="22"/>
            <w:szCs w:val="22"/>
          </w:rPr>
          <w:tab/>
        </w:r>
        <w:r w:rsidRPr="00856522" w:rsidDel="00856522">
          <w:rPr>
            <w:rPrChange w:id="285" w:author="Maximilian Schmitz" w:date="2015-07-08T15:29:00Z">
              <w:rPr>
                <w:rStyle w:val="Hyperlink"/>
                <w:noProof/>
              </w:rPr>
            </w:rPrChange>
          </w:rPr>
          <w:delText>Scripting-Ansatz</w:delText>
        </w:r>
        <w:r w:rsidDel="00856522">
          <w:rPr>
            <w:noProof/>
            <w:webHidden/>
          </w:rPr>
          <w:tab/>
          <w:delText>5</w:delText>
        </w:r>
      </w:del>
    </w:p>
    <w:p w14:paraId="334ED002" w14:textId="77777777" w:rsidR="00715D94" w:rsidDel="00856522" w:rsidRDefault="00715D94">
      <w:pPr>
        <w:pStyle w:val="Verzeichnis3"/>
        <w:tabs>
          <w:tab w:val="left" w:pos="1200"/>
          <w:tab w:val="right" w:leader="dot" w:pos="9062"/>
        </w:tabs>
        <w:rPr>
          <w:del w:id="286" w:author="Maximilian Schmitz" w:date="2015-07-08T15:29:00Z"/>
          <w:rFonts w:asciiTheme="minorHAnsi" w:eastAsiaTheme="minorEastAsia" w:hAnsiTheme="minorHAnsi" w:cstheme="minorBidi"/>
          <w:i w:val="0"/>
          <w:iCs w:val="0"/>
          <w:noProof/>
          <w:sz w:val="22"/>
          <w:szCs w:val="22"/>
        </w:rPr>
      </w:pPr>
      <w:del w:id="287" w:author="Maximilian Schmitz" w:date="2015-07-08T15:29:00Z">
        <w:r w:rsidRPr="00856522" w:rsidDel="00856522">
          <w:rPr>
            <w:rPrChange w:id="288" w:author="Maximilian Schmitz" w:date="2015-07-08T15:29:00Z">
              <w:rPr>
                <w:rStyle w:val="Hyperlink"/>
                <w:noProof/>
              </w:rPr>
            </w:rPrChange>
          </w:rPr>
          <w:delText>3.3.1</w:delText>
        </w:r>
        <w:r w:rsidDel="00856522">
          <w:rPr>
            <w:rFonts w:asciiTheme="minorHAnsi" w:eastAsiaTheme="minorEastAsia" w:hAnsiTheme="minorHAnsi" w:cstheme="minorBidi"/>
            <w:i w:val="0"/>
            <w:iCs w:val="0"/>
            <w:noProof/>
            <w:sz w:val="22"/>
            <w:szCs w:val="22"/>
          </w:rPr>
          <w:tab/>
        </w:r>
        <w:r w:rsidRPr="00856522" w:rsidDel="00856522">
          <w:rPr>
            <w:rPrChange w:id="289" w:author="Maximilian Schmitz" w:date="2015-07-08T15:29:00Z">
              <w:rPr>
                <w:rStyle w:val="Hyperlink"/>
                <w:noProof/>
              </w:rPr>
            </w:rPrChange>
          </w:rPr>
          <w:delText>Grundsätzliches</w:delText>
        </w:r>
        <w:r w:rsidDel="00856522">
          <w:rPr>
            <w:noProof/>
            <w:webHidden/>
          </w:rPr>
          <w:tab/>
          <w:delText>5</w:delText>
        </w:r>
      </w:del>
    </w:p>
    <w:p w14:paraId="718EA062" w14:textId="77777777" w:rsidR="00715D94" w:rsidDel="00856522" w:rsidRDefault="00715D94">
      <w:pPr>
        <w:pStyle w:val="Verzeichnis3"/>
        <w:tabs>
          <w:tab w:val="left" w:pos="1200"/>
          <w:tab w:val="right" w:leader="dot" w:pos="9062"/>
        </w:tabs>
        <w:rPr>
          <w:del w:id="290" w:author="Maximilian Schmitz" w:date="2015-07-08T15:29:00Z"/>
          <w:rFonts w:asciiTheme="minorHAnsi" w:eastAsiaTheme="minorEastAsia" w:hAnsiTheme="minorHAnsi" w:cstheme="minorBidi"/>
          <w:i w:val="0"/>
          <w:iCs w:val="0"/>
          <w:noProof/>
          <w:sz w:val="22"/>
          <w:szCs w:val="22"/>
        </w:rPr>
      </w:pPr>
      <w:del w:id="291" w:author="Maximilian Schmitz" w:date="2015-07-08T15:29:00Z">
        <w:r w:rsidRPr="00856522" w:rsidDel="00856522">
          <w:rPr>
            <w:rPrChange w:id="292" w:author="Maximilian Schmitz" w:date="2015-07-08T15:29:00Z">
              <w:rPr>
                <w:rStyle w:val="Hyperlink"/>
                <w:noProof/>
              </w:rPr>
            </w:rPrChange>
          </w:rPr>
          <w:delText>3.3.2</w:delText>
        </w:r>
        <w:r w:rsidDel="00856522">
          <w:rPr>
            <w:rFonts w:asciiTheme="minorHAnsi" w:eastAsiaTheme="minorEastAsia" w:hAnsiTheme="minorHAnsi" w:cstheme="minorBidi"/>
            <w:i w:val="0"/>
            <w:iCs w:val="0"/>
            <w:noProof/>
            <w:sz w:val="22"/>
            <w:szCs w:val="22"/>
          </w:rPr>
          <w:tab/>
        </w:r>
        <w:r w:rsidRPr="00856522" w:rsidDel="00856522">
          <w:rPr>
            <w:rPrChange w:id="293" w:author="Maximilian Schmitz" w:date="2015-07-08T15:29:00Z">
              <w:rPr>
                <w:rStyle w:val="Hyperlink"/>
                <w:noProof/>
              </w:rPr>
            </w:rPrChange>
          </w:rPr>
          <w:delText>LUA</w:delText>
        </w:r>
        <w:r w:rsidDel="00856522">
          <w:rPr>
            <w:noProof/>
            <w:webHidden/>
          </w:rPr>
          <w:tab/>
          <w:delText>6</w:delText>
        </w:r>
      </w:del>
    </w:p>
    <w:p w14:paraId="07ABD0A2" w14:textId="77777777" w:rsidR="00715D94" w:rsidDel="00856522" w:rsidRDefault="00715D94">
      <w:pPr>
        <w:pStyle w:val="Verzeichnis3"/>
        <w:tabs>
          <w:tab w:val="left" w:pos="1200"/>
          <w:tab w:val="right" w:leader="dot" w:pos="9062"/>
        </w:tabs>
        <w:rPr>
          <w:del w:id="294" w:author="Maximilian Schmitz" w:date="2015-07-08T15:29:00Z"/>
          <w:rFonts w:asciiTheme="minorHAnsi" w:eastAsiaTheme="minorEastAsia" w:hAnsiTheme="minorHAnsi" w:cstheme="minorBidi"/>
          <w:i w:val="0"/>
          <w:iCs w:val="0"/>
          <w:noProof/>
          <w:sz w:val="22"/>
          <w:szCs w:val="22"/>
        </w:rPr>
      </w:pPr>
      <w:del w:id="295" w:author="Maximilian Schmitz" w:date="2015-07-08T15:29:00Z">
        <w:r w:rsidRPr="00856522" w:rsidDel="00856522">
          <w:rPr>
            <w:rPrChange w:id="296" w:author="Maximilian Schmitz" w:date="2015-07-08T15:29:00Z">
              <w:rPr>
                <w:rStyle w:val="Hyperlink"/>
                <w:noProof/>
              </w:rPr>
            </w:rPrChange>
          </w:rPr>
          <w:delText>3.3.3</w:delText>
        </w:r>
        <w:r w:rsidDel="00856522">
          <w:rPr>
            <w:rFonts w:asciiTheme="minorHAnsi" w:eastAsiaTheme="minorEastAsia" w:hAnsiTheme="minorHAnsi" w:cstheme="minorBidi"/>
            <w:i w:val="0"/>
            <w:iCs w:val="0"/>
            <w:noProof/>
            <w:sz w:val="22"/>
            <w:szCs w:val="22"/>
          </w:rPr>
          <w:tab/>
        </w:r>
        <w:r w:rsidRPr="00856522" w:rsidDel="00856522">
          <w:rPr>
            <w:rPrChange w:id="297" w:author="Maximilian Schmitz" w:date="2015-07-08T15:29:00Z">
              <w:rPr>
                <w:rStyle w:val="Hyperlink"/>
                <w:noProof/>
              </w:rPr>
            </w:rPrChange>
          </w:rPr>
          <w:delText>Alternative Skriptsprachen</w:delText>
        </w:r>
        <w:r w:rsidDel="00856522">
          <w:rPr>
            <w:noProof/>
            <w:webHidden/>
          </w:rPr>
          <w:tab/>
          <w:delText>6</w:delText>
        </w:r>
      </w:del>
    </w:p>
    <w:p w14:paraId="656F823C" w14:textId="77777777" w:rsidR="00715D94" w:rsidDel="00856522" w:rsidRDefault="00715D94">
      <w:pPr>
        <w:pStyle w:val="Verzeichnis2"/>
        <w:tabs>
          <w:tab w:val="left" w:pos="720"/>
          <w:tab w:val="right" w:leader="dot" w:pos="9062"/>
        </w:tabs>
        <w:rPr>
          <w:del w:id="298" w:author="Maximilian Schmitz" w:date="2015-07-08T15:29:00Z"/>
          <w:rFonts w:asciiTheme="minorHAnsi" w:eastAsiaTheme="minorEastAsia" w:hAnsiTheme="minorHAnsi" w:cstheme="minorBidi"/>
          <w:smallCaps w:val="0"/>
          <w:noProof/>
          <w:sz w:val="22"/>
          <w:szCs w:val="22"/>
        </w:rPr>
      </w:pPr>
      <w:del w:id="299" w:author="Maximilian Schmitz" w:date="2015-07-08T15:29:00Z">
        <w:r w:rsidRPr="00856522" w:rsidDel="00856522">
          <w:rPr>
            <w:rPrChange w:id="300" w:author="Maximilian Schmitz" w:date="2015-07-08T15:29:00Z">
              <w:rPr>
                <w:rStyle w:val="Hyperlink"/>
                <w:noProof/>
              </w:rPr>
            </w:rPrChange>
          </w:rPr>
          <w:delText>3.4</w:delText>
        </w:r>
        <w:r w:rsidDel="00856522">
          <w:rPr>
            <w:rFonts w:asciiTheme="minorHAnsi" w:eastAsiaTheme="minorEastAsia" w:hAnsiTheme="minorHAnsi" w:cstheme="minorBidi"/>
            <w:smallCaps w:val="0"/>
            <w:noProof/>
            <w:sz w:val="22"/>
            <w:szCs w:val="22"/>
          </w:rPr>
          <w:tab/>
        </w:r>
        <w:r w:rsidRPr="00856522" w:rsidDel="00856522">
          <w:rPr>
            <w:rPrChange w:id="301" w:author="Maximilian Schmitz" w:date="2015-07-08T15:29:00Z">
              <w:rPr>
                <w:rStyle w:val="Hyperlink"/>
                <w:noProof/>
              </w:rPr>
            </w:rPrChange>
          </w:rPr>
          <w:delText>Robo Cup</w:delText>
        </w:r>
        <w:r w:rsidDel="00856522">
          <w:rPr>
            <w:noProof/>
            <w:webHidden/>
          </w:rPr>
          <w:tab/>
          <w:delText>7</w:delText>
        </w:r>
      </w:del>
    </w:p>
    <w:p w14:paraId="01E41829" w14:textId="77777777" w:rsidR="00715D94" w:rsidDel="00856522" w:rsidRDefault="00715D94">
      <w:pPr>
        <w:pStyle w:val="Verzeichnis2"/>
        <w:tabs>
          <w:tab w:val="left" w:pos="720"/>
          <w:tab w:val="right" w:leader="dot" w:pos="9062"/>
        </w:tabs>
        <w:rPr>
          <w:del w:id="302" w:author="Maximilian Schmitz" w:date="2015-07-08T15:29:00Z"/>
          <w:rFonts w:asciiTheme="minorHAnsi" w:eastAsiaTheme="minorEastAsia" w:hAnsiTheme="minorHAnsi" w:cstheme="minorBidi"/>
          <w:smallCaps w:val="0"/>
          <w:noProof/>
          <w:sz w:val="22"/>
          <w:szCs w:val="22"/>
        </w:rPr>
      </w:pPr>
      <w:del w:id="303" w:author="Maximilian Schmitz" w:date="2015-07-08T15:29:00Z">
        <w:r w:rsidRPr="00856522" w:rsidDel="00856522">
          <w:rPr>
            <w:rPrChange w:id="304" w:author="Maximilian Schmitz" w:date="2015-07-08T15:29:00Z">
              <w:rPr>
                <w:rStyle w:val="Hyperlink"/>
                <w:noProof/>
              </w:rPr>
            </w:rPrChange>
          </w:rPr>
          <w:delText>3.5</w:delText>
        </w:r>
        <w:r w:rsidDel="00856522">
          <w:rPr>
            <w:rFonts w:asciiTheme="minorHAnsi" w:eastAsiaTheme="minorEastAsia" w:hAnsiTheme="minorHAnsi" w:cstheme="minorBidi"/>
            <w:smallCaps w:val="0"/>
            <w:noProof/>
            <w:sz w:val="22"/>
            <w:szCs w:val="22"/>
          </w:rPr>
          <w:tab/>
        </w:r>
        <w:r w:rsidRPr="00856522" w:rsidDel="00856522">
          <w:rPr>
            <w:rPrChange w:id="305" w:author="Maximilian Schmitz" w:date="2015-07-08T15:29:00Z">
              <w:rPr>
                <w:rStyle w:val="Hyperlink"/>
                <w:noProof/>
              </w:rPr>
            </w:rPrChange>
          </w:rPr>
          <w:delText>Künstliche Intelligenz</w:delText>
        </w:r>
        <w:r w:rsidDel="00856522">
          <w:rPr>
            <w:noProof/>
            <w:webHidden/>
          </w:rPr>
          <w:tab/>
          <w:delText>8</w:delText>
        </w:r>
      </w:del>
    </w:p>
    <w:p w14:paraId="267F80A3" w14:textId="77777777" w:rsidR="00715D94" w:rsidDel="00856522" w:rsidRDefault="00715D94">
      <w:pPr>
        <w:pStyle w:val="Verzeichnis2"/>
        <w:tabs>
          <w:tab w:val="left" w:pos="720"/>
          <w:tab w:val="right" w:leader="dot" w:pos="9062"/>
        </w:tabs>
        <w:rPr>
          <w:del w:id="306" w:author="Maximilian Schmitz" w:date="2015-07-08T15:29:00Z"/>
          <w:rFonts w:asciiTheme="minorHAnsi" w:eastAsiaTheme="minorEastAsia" w:hAnsiTheme="minorHAnsi" w:cstheme="minorBidi"/>
          <w:smallCaps w:val="0"/>
          <w:noProof/>
          <w:sz w:val="22"/>
          <w:szCs w:val="22"/>
        </w:rPr>
      </w:pPr>
      <w:del w:id="307" w:author="Maximilian Schmitz" w:date="2015-07-08T15:29:00Z">
        <w:r w:rsidRPr="00856522" w:rsidDel="00856522">
          <w:rPr>
            <w:rPrChange w:id="308" w:author="Maximilian Schmitz" w:date="2015-07-08T15:29:00Z">
              <w:rPr>
                <w:rStyle w:val="Hyperlink"/>
                <w:noProof/>
              </w:rPr>
            </w:rPrChange>
          </w:rPr>
          <w:delText>3.6</w:delText>
        </w:r>
        <w:r w:rsidDel="00856522">
          <w:rPr>
            <w:rFonts w:asciiTheme="minorHAnsi" w:eastAsiaTheme="minorEastAsia" w:hAnsiTheme="minorHAnsi" w:cstheme="minorBidi"/>
            <w:smallCaps w:val="0"/>
            <w:noProof/>
            <w:sz w:val="22"/>
            <w:szCs w:val="22"/>
          </w:rPr>
          <w:tab/>
        </w:r>
        <w:r w:rsidRPr="00856522" w:rsidDel="00856522">
          <w:rPr>
            <w:rPrChange w:id="309" w:author="Maximilian Schmitz" w:date="2015-07-08T15:29:00Z">
              <w:rPr>
                <w:rStyle w:val="Hyperlink"/>
                <w:noProof/>
              </w:rPr>
            </w:rPrChange>
          </w:rPr>
          <w:delText>Zusammenfassung</w:delText>
        </w:r>
        <w:r w:rsidDel="00856522">
          <w:rPr>
            <w:noProof/>
            <w:webHidden/>
          </w:rPr>
          <w:tab/>
          <w:delText>10</w:delText>
        </w:r>
      </w:del>
    </w:p>
    <w:p w14:paraId="0476B959" w14:textId="77777777" w:rsidR="00715D94" w:rsidDel="00856522" w:rsidRDefault="00715D94">
      <w:pPr>
        <w:pStyle w:val="Verzeichnis1"/>
        <w:tabs>
          <w:tab w:val="left" w:pos="480"/>
          <w:tab w:val="right" w:leader="dot" w:pos="9062"/>
        </w:tabs>
        <w:rPr>
          <w:del w:id="310" w:author="Maximilian Schmitz" w:date="2015-07-08T15:29:00Z"/>
          <w:rFonts w:asciiTheme="minorHAnsi" w:eastAsiaTheme="minorEastAsia" w:hAnsiTheme="minorHAnsi" w:cstheme="minorBidi"/>
          <w:b w:val="0"/>
          <w:bCs w:val="0"/>
          <w:caps w:val="0"/>
          <w:noProof/>
          <w:sz w:val="22"/>
          <w:szCs w:val="22"/>
        </w:rPr>
      </w:pPr>
      <w:del w:id="311" w:author="Maximilian Schmitz" w:date="2015-07-08T15:29:00Z">
        <w:r w:rsidRPr="00856522" w:rsidDel="00856522">
          <w:rPr>
            <w:rPrChange w:id="312" w:author="Maximilian Schmitz" w:date="2015-07-08T15:29:00Z">
              <w:rPr>
                <w:rStyle w:val="Hyperlink"/>
                <w:noProof/>
              </w:rPr>
            </w:rPrChange>
          </w:rPr>
          <w:delText>4</w:delText>
        </w:r>
        <w:r w:rsidDel="00856522">
          <w:rPr>
            <w:rFonts w:asciiTheme="minorHAnsi" w:eastAsiaTheme="minorEastAsia" w:hAnsiTheme="minorHAnsi" w:cstheme="minorBidi"/>
            <w:b w:val="0"/>
            <w:bCs w:val="0"/>
            <w:caps w:val="0"/>
            <w:noProof/>
            <w:sz w:val="22"/>
            <w:szCs w:val="22"/>
          </w:rPr>
          <w:tab/>
        </w:r>
        <w:r w:rsidRPr="00856522" w:rsidDel="00856522">
          <w:rPr>
            <w:rPrChange w:id="313" w:author="Maximilian Schmitz" w:date="2015-07-08T15:29:00Z">
              <w:rPr>
                <w:rStyle w:val="Hyperlink"/>
                <w:noProof/>
              </w:rPr>
            </w:rPrChange>
          </w:rPr>
          <w:delText>Planung / Struktur</w:delText>
        </w:r>
        <w:r w:rsidDel="00856522">
          <w:rPr>
            <w:noProof/>
            <w:webHidden/>
          </w:rPr>
          <w:tab/>
          <w:delText>11</w:delText>
        </w:r>
      </w:del>
    </w:p>
    <w:p w14:paraId="59B1446D" w14:textId="77777777" w:rsidR="00715D94" w:rsidDel="00856522" w:rsidRDefault="00715D94">
      <w:pPr>
        <w:pStyle w:val="Verzeichnis2"/>
        <w:tabs>
          <w:tab w:val="left" w:pos="720"/>
          <w:tab w:val="right" w:leader="dot" w:pos="9062"/>
        </w:tabs>
        <w:rPr>
          <w:del w:id="314" w:author="Maximilian Schmitz" w:date="2015-07-08T15:29:00Z"/>
          <w:rFonts w:asciiTheme="minorHAnsi" w:eastAsiaTheme="minorEastAsia" w:hAnsiTheme="minorHAnsi" w:cstheme="minorBidi"/>
          <w:smallCaps w:val="0"/>
          <w:noProof/>
          <w:sz w:val="22"/>
          <w:szCs w:val="22"/>
        </w:rPr>
      </w:pPr>
      <w:del w:id="315" w:author="Maximilian Schmitz" w:date="2015-07-08T15:29:00Z">
        <w:r w:rsidRPr="00856522" w:rsidDel="00856522">
          <w:rPr>
            <w:rPrChange w:id="316" w:author="Maximilian Schmitz" w:date="2015-07-08T15:29:00Z">
              <w:rPr>
                <w:rStyle w:val="Hyperlink"/>
                <w:noProof/>
              </w:rPr>
            </w:rPrChange>
          </w:rPr>
          <w:delText>4.1</w:delText>
        </w:r>
        <w:r w:rsidDel="00856522">
          <w:rPr>
            <w:rFonts w:asciiTheme="minorHAnsi" w:eastAsiaTheme="minorEastAsia" w:hAnsiTheme="minorHAnsi" w:cstheme="minorBidi"/>
            <w:smallCaps w:val="0"/>
            <w:noProof/>
            <w:sz w:val="22"/>
            <w:szCs w:val="22"/>
          </w:rPr>
          <w:tab/>
        </w:r>
        <w:r w:rsidRPr="00856522" w:rsidDel="00856522">
          <w:rPr>
            <w:rPrChange w:id="317" w:author="Maximilian Schmitz" w:date="2015-07-08T15:29:00Z">
              <w:rPr>
                <w:rStyle w:val="Hyperlink"/>
                <w:noProof/>
              </w:rPr>
            </w:rPrChange>
          </w:rPr>
          <w:delText>Projektmanagement</w:delText>
        </w:r>
        <w:r w:rsidDel="00856522">
          <w:rPr>
            <w:noProof/>
            <w:webHidden/>
          </w:rPr>
          <w:tab/>
          <w:delText>11</w:delText>
        </w:r>
      </w:del>
    </w:p>
    <w:p w14:paraId="009AF32D" w14:textId="77777777" w:rsidR="00715D94" w:rsidDel="00856522" w:rsidRDefault="00715D94">
      <w:pPr>
        <w:pStyle w:val="Verzeichnis2"/>
        <w:tabs>
          <w:tab w:val="left" w:pos="720"/>
          <w:tab w:val="right" w:leader="dot" w:pos="9062"/>
        </w:tabs>
        <w:rPr>
          <w:del w:id="318" w:author="Maximilian Schmitz" w:date="2015-07-08T15:29:00Z"/>
          <w:rFonts w:asciiTheme="minorHAnsi" w:eastAsiaTheme="minorEastAsia" w:hAnsiTheme="minorHAnsi" w:cstheme="minorBidi"/>
          <w:smallCaps w:val="0"/>
          <w:noProof/>
          <w:sz w:val="22"/>
          <w:szCs w:val="22"/>
        </w:rPr>
      </w:pPr>
      <w:del w:id="319" w:author="Maximilian Schmitz" w:date="2015-07-08T15:29:00Z">
        <w:r w:rsidRPr="00856522" w:rsidDel="00856522">
          <w:rPr>
            <w:rPrChange w:id="320" w:author="Maximilian Schmitz" w:date="2015-07-08T15:29:00Z">
              <w:rPr>
                <w:rStyle w:val="Hyperlink"/>
                <w:noProof/>
              </w:rPr>
            </w:rPrChange>
          </w:rPr>
          <w:delText>4.2</w:delText>
        </w:r>
        <w:r w:rsidDel="00856522">
          <w:rPr>
            <w:rFonts w:asciiTheme="minorHAnsi" w:eastAsiaTheme="minorEastAsia" w:hAnsiTheme="minorHAnsi" w:cstheme="minorBidi"/>
            <w:smallCaps w:val="0"/>
            <w:noProof/>
            <w:sz w:val="22"/>
            <w:szCs w:val="22"/>
          </w:rPr>
          <w:tab/>
        </w:r>
        <w:r w:rsidRPr="00856522" w:rsidDel="00856522">
          <w:rPr>
            <w:rPrChange w:id="321" w:author="Maximilian Schmitz" w:date="2015-07-08T15:29:00Z">
              <w:rPr>
                <w:rStyle w:val="Hyperlink"/>
                <w:noProof/>
              </w:rPr>
            </w:rPrChange>
          </w:rPr>
          <w:delText>Analyse der Aufgabenstellung</w:delText>
        </w:r>
        <w:r w:rsidDel="00856522">
          <w:rPr>
            <w:noProof/>
            <w:webHidden/>
          </w:rPr>
          <w:tab/>
          <w:delText>11</w:delText>
        </w:r>
      </w:del>
    </w:p>
    <w:p w14:paraId="536FB633" w14:textId="77777777" w:rsidR="00715D94" w:rsidDel="00856522" w:rsidRDefault="00715D94">
      <w:pPr>
        <w:pStyle w:val="Verzeichnis3"/>
        <w:tabs>
          <w:tab w:val="left" w:pos="1200"/>
          <w:tab w:val="right" w:leader="dot" w:pos="9062"/>
        </w:tabs>
        <w:rPr>
          <w:del w:id="322" w:author="Maximilian Schmitz" w:date="2015-07-08T15:29:00Z"/>
          <w:rFonts w:asciiTheme="minorHAnsi" w:eastAsiaTheme="minorEastAsia" w:hAnsiTheme="minorHAnsi" w:cstheme="minorBidi"/>
          <w:i w:val="0"/>
          <w:iCs w:val="0"/>
          <w:noProof/>
          <w:sz w:val="22"/>
          <w:szCs w:val="22"/>
        </w:rPr>
      </w:pPr>
      <w:del w:id="323" w:author="Maximilian Schmitz" w:date="2015-07-08T15:29:00Z">
        <w:r w:rsidRPr="00856522" w:rsidDel="00856522">
          <w:rPr>
            <w:rPrChange w:id="324" w:author="Maximilian Schmitz" w:date="2015-07-08T15:29:00Z">
              <w:rPr>
                <w:rStyle w:val="Hyperlink"/>
                <w:noProof/>
              </w:rPr>
            </w:rPrChange>
          </w:rPr>
          <w:delText>4.2.1</w:delText>
        </w:r>
        <w:r w:rsidDel="00856522">
          <w:rPr>
            <w:rFonts w:asciiTheme="minorHAnsi" w:eastAsiaTheme="minorEastAsia" w:hAnsiTheme="minorHAnsi" w:cstheme="minorBidi"/>
            <w:i w:val="0"/>
            <w:iCs w:val="0"/>
            <w:noProof/>
            <w:sz w:val="22"/>
            <w:szCs w:val="22"/>
          </w:rPr>
          <w:tab/>
        </w:r>
        <w:r w:rsidRPr="00856522" w:rsidDel="00856522">
          <w:rPr>
            <w:rPrChange w:id="325" w:author="Maximilian Schmitz" w:date="2015-07-08T15:29:00Z">
              <w:rPr>
                <w:rStyle w:val="Hyperlink"/>
                <w:noProof/>
              </w:rPr>
            </w:rPrChange>
          </w:rPr>
          <w:delText>Muss-Kriterien</w:delText>
        </w:r>
        <w:r w:rsidDel="00856522">
          <w:rPr>
            <w:noProof/>
            <w:webHidden/>
          </w:rPr>
          <w:tab/>
          <w:delText>11</w:delText>
        </w:r>
      </w:del>
    </w:p>
    <w:p w14:paraId="7FADACD9" w14:textId="77777777" w:rsidR="00715D94" w:rsidDel="00856522" w:rsidRDefault="00715D94">
      <w:pPr>
        <w:pStyle w:val="Verzeichnis3"/>
        <w:tabs>
          <w:tab w:val="left" w:pos="1200"/>
          <w:tab w:val="right" w:leader="dot" w:pos="9062"/>
        </w:tabs>
        <w:rPr>
          <w:del w:id="326" w:author="Maximilian Schmitz" w:date="2015-07-08T15:29:00Z"/>
          <w:rFonts w:asciiTheme="minorHAnsi" w:eastAsiaTheme="minorEastAsia" w:hAnsiTheme="minorHAnsi" w:cstheme="minorBidi"/>
          <w:i w:val="0"/>
          <w:iCs w:val="0"/>
          <w:noProof/>
          <w:sz w:val="22"/>
          <w:szCs w:val="22"/>
        </w:rPr>
      </w:pPr>
      <w:del w:id="327" w:author="Maximilian Schmitz" w:date="2015-07-08T15:29:00Z">
        <w:r w:rsidRPr="00856522" w:rsidDel="00856522">
          <w:rPr>
            <w:rPrChange w:id="328" w:author="Maximilian Schmitz" w:date="2015-07-08T15:29:00Z">
              <w:rPr>
                <w:rStyle w:val="Hyperlink"/>
                <w:noProof/>
              </w:rPr>
            </w:rPrChange>
          </w:rPr>
          <w:delText>4.2.2</w:delText>
        </w:r>
        <w:r w:rsidDel="00856522">
          <w:rPr>
            <w:rFonts w:asciiTheme="minorHAnsi" w:eastAsiaTheme="minorEastAsia" w:hAnsiTheme="minorHAnsi" w:cstheme="minorBidi"/>
            <w:i w:val="0"/>
            <w:iCs w:val="0"/>
            <w:noProof/>
            <w:sz w:val="22"/>
            <w:szCs w:val="22"/>
          </w:rPr>
          <w:tab/>
        </w:r>
        <w:r w:rsidRPr="00856522" w:rsidDel="00856522">
          <w:rPr>
            <w:rPrChange w:id="329" w:author="Maximilian Schmitz" w:date="2015-07-08T15:29:00Z">
              <w:rPr>
                <w:rStyle w:val="Hyperlink"/>
                <w:noProof/>
              </w:rPr>
            </w:rPrChange>
          </w:rPr>
          <w:delText>Soll-Kriterien</w:delText>
        </w:r>
        <w:r w:rsidDel="00856522">
          <w:rPr>
            <w:noProof/>
            <w:webHidden/>
          </w:rPr>
          <w:tab/>
          <w:delText>12</w:delText>
        </w:r>
      </w:del>
    </w:p>
    <w:p w14:paraId="44CD02D5" w14:textId="77777777" w:rsidR="00715D94" w:rsidDel="00856522" w:rsidRDefault="00715D94">
      <w:pPr>
        <w:pStyle w:val="Verzeichnis3"/>
        <w:tabs>
          <w:tab w:val="left" w:pos="1200"/>
          <w:tab w:val="right" w:leader="dot" w:pos="9062"/>
        </w:tabs>
        <w:rPr>
          <w:del w:id="330" w:author="Maximilian Schmitz" w:date="2015-07-08T15:29:00Z"/>
          <w:rFonts w:asciiTheme="minorHAnsi" w:eastAsiaTheme="minorEastAsia" w:hAnsiTheme="minorHAnsi" w:cstheme="minorBidi"/>
          <w:i w:val="0"/>
          <w:iCs w:val="0"/>
          <w:noProof/>
          <w:sz w:val="22"/>
          <w:szCs w:val="22"/>
        </w:rPr>
      </w:pPr>
      <w:del w:id="331" w:author="Maximilian Schmitz" w:date="2015-07-08T15:29:00Z">
        <w:r w:rsidRPr="00856522" w:rsidDel="00856522">
          <w:rPr>
            <w:rPrChange w:id="332" w:author="Maximilian Schmitz" w:date="2015-07-08T15:29:00Z">
              <w:rPr>
                <w:rStyle w:val="Hyperlink"/>
                <w:noProof/>
              </w:rPr>
            </w:rPrChange>
          </w:rPr>
          <w:delText>4.2.3</w:delText>
        </w:r>
        <w:r w:rsidDel="00856522">
          <w:rPr>
            <w:rFonts w:asciiTheme="minorHAnsi" w:eastAsiaTheme="minorEastAsia" w:hAnsiTheme="minorHAnsi" w:cstheme="minorBidi"/>
            <w:i w:val="0"/>
            <w:iCs w:val="0"/>
            <w:noProof/>
            <w:sz w:val="22"/>
            <w:szCs w:val="22"/>
          </w:rPr>
          <w:tab/>
        </w:r>
        <w:r w:rsidRPr="00856522" w:rsidDel="00856522">
          <w:rPr>
            <w:rPrChange w:id="333" w:author="Maximilian Schmitz" w:date="2015-07-08T15:29:00Z">
              <w:rPr>
                <w:rStyle w:val="Hyperlink"/>
                <w:noProof/>
              </w:rPr>
            </w:rPrChange>
          </w:rPr>
          <w:delText>Kann-Kriterien</w:delText>
        </w:r>
        <w:r w:rsidDel="00856522">
          <w:rPr>
            <w:noProof/>
            <w:webHidden/>
          </w:rPr>
          <w:tab/>
          <w:delText>12</w:delText>
        </w:r>
      </w:del>
    </w:p>
    <w:p w14:paraId="07F284EB" w14:textId="77777777" w:rsidR="00715D94" w:rsidDel="00856522" w:rsidRDefault="00715D94">
      <w:pPr>
        <w:pStyle w:val="Verzeichnis3"/>
        <w:tabs>
          <w:tab w:val="left" w:pos="1200"/>
          <w:tab w:val="right" w:leader="dot" w:pos="9062"/>
        </w:tabs>
        <w:rPr>
          <w:del w:id="334" w:author="Maximilian Schmitz" w:date="2015-07-08T15:29:00Z"/>
          <w:rFonts w:asciiTheme="minorHAnsi" w:eastAsiaTheme="minorEastAsia" w:hAnsiTheme="minorHAnsi" w:cstheme="minorBidi"/>
          <w:i w:val="0"/>
          <w:iCs w:val="0"/>
          <w:noProof/>
          <w:sz w:val="22"/>
          <w:szCs w:val="22"/>
        </w:rPr>
      </w:pPr>
      <w:del w:id="335" w:author="Maximilian Schmitz" w:date="2015-07-08T15:29:00Z">
        <w:r w:rsidRPr="00856522" w:rsidDel="00856522">
          <w:rPr>
            <w:rPrChange w:id="336" w:author="Maximilian Schmitz" w:date="2015-07-08T15:29:00Z">
              <w:rPr>
                <w:rStyle w:val="Hyperlink"/>
                <w:noProof/>
              </w:rPr>
            </w:rPrChange>
          </w:rPr>
          <w:delText>4.2.4</w:delText>
        </w:r>
        <w:r w:rsidDel="00856522">
          <w:rPr>
            <w:rFonts w:asciiTheme="minorHAnsi" w:eastAsiaTheme="minorEastAsia" w:hAnsiTheme="minorHAnsi" w:cstheme="minorBidi"/>
            <w:i w:val="0"/>
            <w:iCs w:val="0"/>
            <w:noProof/>
            <w:sz w:val="22"/>
            <w:szCs w:val="22"/>
          </w:rPr>
          <w:tab/>
        </w:r>
        <w:r w:rsidRPr="00856522" w:rsidDel="00856522">
          <w:rPr>
            <w:rPrChange w:id="337" w:author="Maximilian Schmitz" w:date="2015-07-08T15:29:00Z">
              <w:rPr>
                <w:rStyle w:val="Hyperlink"/>
                <w:noProof/>
              </w:rPr>
            </w:rPrChange>
          </w:rPr>
          <w:delText>Analyse der Kriterien</w:delText>
        </w:r>
        <w:r w:rsidDel="00856522">
          <w:rPr>
            <w:noProof/>
            <w:webHidden/>
          </w:rPr>
          <w:tab/>
          <w:delText>12</w:delText>
        </w:r>
      </w:del>
    </w:p>
    <w:p w14:paraId="7DE1CF2F" w14:textId="77777777" w:rsidR="00715D94" w:rsidDel="00856522" w:rsidRDefault="00715D94">
      <w:pPr>
        <w:pStyle w:val="Verzeichnis2"/>
        <w:tabs>
          <w:tab w:val="left" w:pos="720"/>
          <w:tab w:val="right" w:leader="dot" w:pos="9062"/>
        </w:tabs>
        <w:rPr>
          <w:del w:id="338" w:author="Maximilian Schmitz" w:date="2015-07-08T15:29:00Z"/>
          <w:rFonts w:asciiTheme="minorHAnsi" w:eastAsiaTheme="minorEastAsia" w:hAnsiTheme="minorHAnsi" w:cstheme="minorBidi"/>
          <w:smallCaps w:val="0"/>
          <w:noProof/>
          <w:sz w:val="22"/>
          <w:szCs w:val="22"/>
        </w:rPr>
      </w:pPr>
      <w:del w:id="339" w:author="Maximilian Schmitz" w:date="2015-07-08T15:29:00Z">
        <w:r w:rsidRPr="00856522" w:rsidDel="00856522">
          <w:rPr>
            <w:rPrChange w:id="340" w:author="Maximilian Schmitz" w:date="2015-07-08T15:29:00Z">
              <w:rPr>
                <w:rStyle w:val="Hyperlink"/>
                <w:noProof/>
              </w:rPr>
            </w:rPrChange>
          </w:rPr>
          <w:delText>4.3</w:delText>
        </w:r>
        <w:r w:rsidDel="00856522">
          <w:rPr>
            <w:rFonts w:asciiTheme="minorHAnsi" w:eastAsiaTheme="minorEastAsia" w:hAnsiTheme="minorHAnsi" w:cstheme="minorBidi"/>
            <w:smallCaps w:val="0"/>
            <w:noProof/>
            <w:sz w:val="22"/>
            <w:szCs w:val="22"/>
          </w:rPr>
          <w:tab/>
        </w:r>
        <w:r w:rsidRPr="00856522" w:rsidDel="00856522">
          <w:rPr>
            <w:rPrChange w:id="341" w:author="Maximilian Schmitz" w:date="2015-07-08T15:29:00Z">
              <w:rPr>
                <w:rStyle w:val="Hyperlink"/>
                <w:noProof/>
              </w:rPr>
            </w:rPrChange>
          </w:rPr>
          <w:delText>Architektur</w:delText>
        </w:r>
        <w:r w:rsidDel="00856522">
          <w:rPr>
            <w:noProof/>
            <w:webHidden/>
          </w:rPr>
          <w:tab/>
          <w:delText>13</w:delText>
        </w:r>
      </w:del>
    </w:p>
    <w:p w14:paraId="5AD63788" w14:textId="77777777" w:rsidR="00715D94" w:rsidDel="00856522" w:rsidRDefault="00715D94">
      <w:pPr>
        <w:pStyle w:val="Verzeichnis1"/>
        <w:tabs>
          <w:tab w:val="left" w:pos="480"/>
          <w:tab w:val="right" w:leader="dot" w:pos="9062"/>
        </w:tabs>
        <w:rPr>
          <w:del w:id="342" w:author="Maximilian Schmitz" w:date="2015-07-08T15:29:00Z"/>
          <w:rFonts w:asciiTheme="minorHAnsi" w:eastAsiaTheme="minorEastAsia" w:hAnsiTheme="minorHAnsi" w:cstheme="minorBidi"/>
          <w:b w:val="0"/>
          <w:bCs w:val="0"/>
          <w:caps w:val="0"/>
          <w:noProof/>
          <w:sz w:val="22"/>
          <w:szCs w:val="22"/>
        </w:rPr>
      </w:pPr>
      <w:del w:id="343" w:author="Maximilian Schmitz" w:date="2015-07-08T15:29:00Z">
        <w:r w:rsidRPr="00856522" w:rsidDel="00856522">
          <w:rPr>
            <w:rPrChange w:id="344" w:author="Maximilian Schmitz" w:date="2015-07-08T15:29:00Z">
              <w:rPr>
                <w:rStyle w:val="Hyperlink"/>
                <w:noProof/>
              </w:rPr>
            </w:rPrChange>
          </w:rPr>
          <w:delText>5</w:delText>
        </w:r>
        <w:r w:rsidDel="00856522">
          <w:rPr>
            <w:rFonts w:asciiTheme="minorHAnsi" w:eastAsiaTheme="minorEastAsia" w:hAnsiTheme="minorHAnsi" w:cstheme="minorBidi"/>
            <w:b w:val="0"/>
            <w:bCs w:val="0"/>
            <w:caps w:val="0"/>
            <w:noProof/>
            <w:sz w:val="22"/>
            <w:szCs w:val="22"/>
          </w:rPr>
          <w:tab/>
        </w:r>
        <w:r w:rsidRPr="00856522" w:rsidDel="00856522">
          <w:rPr>
            <w:rPrChange w:id="345" w:author="Maximilian Schmitz" w:date="2015-07-08T15:29:00Z">
              <w:rPr>
                <w:rStyle w:val="Hyperlink"/>
                <w:noProof/>
              </w:rPr>
            </w:rPrChange>
          </w:rPr>
          <w:delText>Umsetzung</w:delText>
        </w:r>
        <w:r w:rsidDel="00856522">
          <w:rPr>
            <w:noProof/>
            <w:webHidden/>
          </w:rPr>
          <w:tab/>
          <w:delText>16</w:delText>
        </w:r>
      </w:del>
    </w:p>
    <w:p w14:paraId="671D472D" w14:textId="77777777" w:rsidR="00715D94" w:rsidDel="00856522" w:rsidRDefault="00715D94">
      <w:pPr>
        <w:pStyle w:val="Verzeichnis2"/>
        <w:tabs>
          <w:tab w:val="left" w:pos="720"/>
          <w:tab w:val="right" w:leader="dot" w:pos="9062"/>
        </w:tabs>
        <w:rPr>
          <w:del w:id="346" w:author="Maximilian Schmitz" w:date="2015-07-08T15:29:00Z"/>
          <w:rFonts w:asciiTheme="minorHAnsi" w:eastAsiaTheme="minorEastAsia" w:hAnsiTheme="minorHAnsi" w:cstheme="minorBidi"/>
          <w:smallCaps w:val="0"/>
          <w:noProof/>
          <w:sz w:val="22"/>
          <w:szCs w:val="22"/>
        </w:rPr>
      </w:pPr>
      <w:del w:id="347" w:author="Maximilian Schmitz" w:date="2015-07-08T15:29:00Z">
        <w:r w:rsidRPr="00856522" w:rsidDel="00856522">
          <w:rPr>
            <w:rPrChange w:id="348" w:author="Maximilian Schmitz" w:date="2015-07-08T15:29:00Z">
              <w:rPr>
                <w:rStyle w:val="Hyperlink"/>
                <w:noProof/>
              </w:rPr>
            </w:rPrChange>
          </w:rPr>
          <w:delText>5.1</w:delText>
        </w:r>
        <w:r w:rsidDel="00856522">
          <w:rPr>
            <w:rFonts w:asciiTheme="minorHAnsi" w:eastAsiaTheme="minorEastAsia" w:hAnsiTheme="minorHAnsi" w:cstheme="minorBidi"/>
            <w:smallCaps w:val="0"/>
            <w:noProof/>
            <w:sz w:val="22"/>
            <w:szCs w:val="22"/>
          </w:rPr>
          <w:tab/>
        </w:r>
        <w:r w:rsidRPr="00856522" w:rsidDel="00856522">
          <w:rPr>
            <w:rPrChange w:id="349" w:author="Maximilian Schmitz" w:date="2015-07-08T15:29:00Z">
              <w:rPr>
                <w:rStyle w:val="Hyperlink"/>
                <w:noProof/>
              </w:rPr>
            </w:rPrChange>
          </w:rPr>
          <w:delText>Umsetzung der Simulationsumgebung</w:delText>
        </w:r>
        <w:r w:rsidDel="00856522">
          <w:rPr>
            <w:noProof/>
            <w:webHidden/>
          </w:rPr>
          <w:tab/>
          <w:delText>16</w:delText>
        </w:r>
      </w:del>
    </w:p>
    <w:p w14:paraId="69408354" w14:textId="77777777" w:rsidR="00715D94" w:rsidDel="00856522" w:rsidRDefault="00715D94">
      <w:pPr>
        <w:pStyle w:val="Verzeichnis3"/>
        <w:tabs>
          <w:tab w:val="left" w:pos="1200"/>
          <w:tab w:val="right" w:leader="dot" w:pos="9062"/>
        </w:tabs>
        <w:rPr>
          <w:del w:id="350" w:author="Maximilian Schmitz" w:date="2015-07-08T15:29:00Z"/>
          <w:rFonts w:asciiTheme="minorHAnsi" w:eastAsiaTheme="minorEastAsia" w:hAnsiTheme="minorHAnsi" w:cstheme="minorBidi"/>
          <w:i w:val="0"/>
          <w:iCs w:val="0"/>
          <w:noProof/>
          <w:sz w:val="22"/>
          <w:szCs w:val="22"/>
        </w:rPr>
      </w:pPr>
      <w:del w:id="351" w:author="Maximilian Schmitz" w:date="2015-07-08T15:29:00Z">
        <w:r w:rsidRPr="00856522" w:rsidDel="00856522">
          <w:rPr>
            <w:rPrChange w:id="352" w:author="Maximilian Schmitz" w:date="2015-07-08T15:29:00Z">
              <w:rPr>
                <w:rStyle w:val="Hyperlink"/>
                <w:noProof/>
              </w:rPr>
            </w:rPrChange>
          </w:rPr>
          <w:delText>5.1.1</w:delText>
        </w:r>
        <w:r w:rsidDel="00856522">
          <w:rPr>
            <w:rFonts w:asciiTheme="minorHAnsi" w:eastAsiaTheme="minorEastAsia" w:hAnsiTheme="minorHAnsi" w:cstheme="minorBidi"/>
            <w:i w:val="0"/>
            <w:iCs w:val="0"/>
            <w:noProof/>
            <w:sz w:val="22"/>
            <w:szCs w:val="22"/>
          </w:rPr>
          <w:tab/>
        </w:r>
        <w:r w:rsidRPr="00856522" w:rsidDel="00856522">
          <w:rPr>
            <w:rPrChange w:id="353" w:author="Maximilian Schmitz" w:date="2015-07-08T15:29:00Z">
              <w:rPr>
                <w:rStyle w:val="Hyperlink"/>
                <w:noProof/>
              </w:rPr>
            </w:rPrChange>
          </w:rPr>
          <w:delText>Grundsätzliches</w:delText>
        </w:r>
        <w:r w:rsidDel="00856522">
          <w:rPr>
            <w:noProof/>
            <w:webHidden/>
          </w:rPr>
          <w:tab/>
          <w:delText>16</w:delText>
        </w:r>
      </w:del>
    </w:p>
    <w:p w14:paraId="6AFB22A0" w14:textId="77777777" w:rsidR="00715D94" w:rsidDel="00856522" w:rsidRDefault="00715D94">
      <w:pPr>
        <w:pStyle w:val="Verzeichnis3"/>
        <w:tabs>
          <w:tab w:val="left" w:pos="1200"/>
          <w:tab w:val="right" w:leader="dot" w:pos="9062"/>
        </w:tabs>
        <w:rPr>
          <w:del w:id="354" w:author="Maximilian Schmitz" w:date="2015-07-08T15:29:00Z"/>
          <w:rFonts w:asciiTheme="minorHAnsi" w:eastAsiaTheme="minorEastAsia" w:hAnsiTheme="minorHAnsi" w:cstheme="minorBidi"/>
          <w:i w:val="0"/>
          <w:iCs w:val="0"/>
          <w:noProof/>
          <w:sz w:val="22"/>
          <w:szCs w:val="22"/>
        </w:rPr>
      </w:pPr>
      <w:del w:id="355" w:author="Maximilian Schmitz" w:date="2015-07-08T15:29:00Z">
        <w:r w:rsidRPr="00856522" w:rsidDel="00856522">
          <w:rPr>
            <w:rPrChange w:id="356" w:author="Maximilian Schmitz" w:date="2015-07-08T15:29:00Z">
              <w:rPr>
                <w:rStyle w:val="Hyperlink"/>
                <w:noProof/>
              </w:rPr>
            </w:rPrChange>
          </w:rPr>
          <w:delText>5.1.2</w:delText>
        </w:r>
        <w:r w:rsidDel="00856522">
          <w:rPr>
            <w:rFonts w:asciiTheme="minorHAnsi" w:eastAsiaTheme="minorEastAsia" w:hAnsiTheme="minorHAnsi" w:cstheme="minorBidi"/>
            <w:i w:val="0"/>
            <w:iCs w:val="0"/>
            <w:noProof/>
            <w:sz w:val="22"/>
            <w:szCs w:val="22"/>
          </w:rPr>
          <w:tab/>
        </w:r>
        <w:r w:rsidRPr="00856522" w:rsidDel="00856522">
          <w:rPr>
            <w:rPrChange w:id="357" w:author="Maximilian Schmitz" w:date="2015-07-08T15:29:00Z">
              <w:rPr>
                <w:rStyle w:val="Hyperlink"/>
                <w:noProof/>
              </w:rPr>
            </w:rPrChange>
          </w:rPr>
          <w:delText>Regel- und Spielimplementierung</w:delText>
        </w:r>
        <w:r w:rsidDel="00856522">
          <w:rPr>
            <w:noProof/>
            <w:webHidden/>
          </w:rPr>
          <w:tab/>
          <w:delText>17</w:delText>
        </w:r>
      </w:del>
    </w:p>
    <w:p w14:paraId="3F6C50A8" w14:textId="77777777" w:rsidR="00715D94" w:rsidDel="00856522" w:rsidRDefault="00715D94">
      <w:pPr>
        <w:pStyle w:val="Verzeichnis3"/>
        <w:tabs>
          <w:tab w:val="left" w:pos="1200"/>
          <w:tab w:val="right" w:leader="dot" w:pos="9062"/>
        </w:tabs>
        <w:rPr>
          <w:del w:id="358" w:author="Maximilian Schmitz" w:date="2015-07-08T15:29:00Z"/>
          <w:rFonts w:asciiTheme="minorHAnsi" w:eastAsiaTheme="minorEastAsia" w:hAnsiTheme="minorHAnsi" w:cstheme="minorBidi"/>
          <w:i w:val="0"/>
          <w:iCs w:val="0"/>
          <w:noProof/>
          <w:sz w:val="22"/>
          <w:szCs w:val="22"/>
        </w:rPr>
      </w:pPr>
      <w:del w:id="359" w:author="Maximilian Schmitz" w:date="2015-07-08T15:29:00Z">
        <w:r w:rsidRPr="00856522" w:rsidDel="00856522">
          <w:rPr>
            <w:rPrChange w:id="360" w:author="Maximilian Schmitz" w:date="2015-07-08T15:29:00Z">
              <w:rPr>
                <w:rStyle w:val="Hyperlink"/>
                <w:noProof/>
              </w:rPr>
            </w:rPrChange>
          </w:rPr>
          <w:delText>5.1.3</w:delText>
        </w:r>
        <w:r w:rsidDel="00856522">
          <w:rPr>
            <w:rFonts w:asciiTheme="minorHAnsi" w:eastAsiaTheme="minorEastAsia" w:hAnsiTheme="minorHAnsi" w:cstheme="minorBidi"/>
            <w:i w:val="0"/>
            <w:iCs w:val="0"/>
            <w:noProof/>
            <w:sz w:val="22"/>
            <w:szCs w:val="22"/>
          </w:rPr>
          <w:tab/>
        </w:r>
        <w:r w:rsidRPr="00856522" w:rsidDel="00856522">
          <w:rPr>
            <w:rPrChange w:id="361" w:author="Maximilian Schmitz" w:date="2015-07-08T15:29:00Z">
              <w:rPr>
                <w:rStyle w:val="Hyperlink"/>
                <w:noProof/>
              </w:rPr>
            </w:rPrChange>
          </w:rPr>
          <w:delText>Spielerimplementierung</w:delText>
        </w:r>
        <w:r w:rsidDel="00856522">
          <w:rPr>
            <w:noProof/>
            <w:webHidden/>
          </w:rPr>
          <w:tab/>
          <w:delText>21</w:delText>
        </w:r>
      </w:del>
    </w:p>
    <w:p w14:paraId="395F12AD" w14:textId="77777777" w:rsidR="00715D94" w:rsidDel="00856522" w:rsidRDefault="00715D94">
      <w:pPr>
        <w:pStyle w:val="Verzeichnis3"/>
        <w:tabs>
          <w:tab w:val="left" w:pos="1200"/>
          <w:tab w:val="right" w:leader="dot" w:pos="9062"/>
        </w:tabs>
        <w:rPr>
          <w:del w:id="362" w:author="Maximilian Schmitz" w:date="2015-07-08T15:29:00Z"/>
          <w:rFonts w:asciiTheme="minorHAnsi" w:eastAsiaTheme="minorEastAsia" w:hAnsiTheme="minorHAnsi" w:cstheme="minorBidi"/>
          <w:i w:val="0"/>
          <w:iCs w:val="0"/>
          <w:noProof/>
          <w:sz w:val="22"/>
          <w:szCs w:val="22"/>
        </w:rPr>
      </w:pPr>
      <w:del w:id="363" w:author="Maximilian Schmitz" w:date="2015-07-08T15:29:00Z">
        <w:r w:rsidRPr="00856522" w:rsidDel="00856522">
          <w:rPr>
            <w:rPrChange w:id="364" w:author="Maximilian Schmitz" w:date="2015-07-08T15:29:00Z">
              <w:rPr>
                <w:rStyle w:val="Hyperlink"/>
                <w:noProof/>
              </w:rPr>
            </w:rPrChange>
          </w:rPr>
          <w:delText>5.1.4</w:delText>
        </w:r>
        <w:r w:rsidDel="00856522">
          <w:rPr>
            <w:rFonts w:asciiTheme="minorHAnsi" w:eastAsiaTheme="minorEastAsia" w:hAnsiTheme="minorHAnsi" w:cstheme="minorBidi"/>
            <w:i w:val="0"/>
            <w:iCs w:val="0"/>
            <w:noProof/>
            <w:sz w:val="22"/>
            <w:szCs w:val="22"/>
          </w:rPr>
          <w:tab/>
        </w:r>
        <w:r w:rsidRPr="00856522" w:rsidDel="00856522">
          <w:rPr>
            <w:rPrChange w:id="365" w:author="Maximilian Schmitz" w:date="2015-07-08T15:29:00Z">
              <w:rPr>
                <w:rStyle w:val="Hyperlink"/>
                <w:noProof/>
              </w:rPr>
            </w:rPrChange>
          </w:rPr>
          <w:delText>Skriptschnittstelle</w:delText>
        </w:r>
        <w:r w:rsidDel="00856522">
          <w:rPr>
            <w:noProof/>
            <w:webHidden/>
          </w:rPr>
          <w:tab/>
          <w:delText>25</w:delText>
        </w:r>
      </w:del>
    </w:p>
    <w:p w14:paraId="0F5C41EE" w14:textId="77777777" w:rsidR="00715D94" w:rsidDel="00856522" w:rsidRDefault="00715D94">
      <w:pPr>
        <w:pStyle w:val="Verzeichnis2"/>
        <w:tabs>
          <w:tab w:val="left" w:pos="720"/>
          <w:tab w:val="right" w:leader="dot" w:pos="9062"/>
        </w:tabs>
        <w:rPr>
          <w:del w:id="366" w:author="Maximilian Schmitz" w:date="2015-07-08T15:29:00Z"/>
          <w:rFonts w:asciiTheme="minorHAnsi" w:eastAsiaTheme="minorEastAsia" w:hAnsiTheme="minorHAnsi" w:cstheme="minorBidi"/>
          <w:smallCaps w:val="0"/>
          <w:noProof/>
          <w:sz w:val="22"/>
          <w:szCs w:val="22"/>
        </w:rPr>
      </w:pPr>
      <w:del w:id="367" w:author="Maximilian Schmitz" w:date="2015-07-08T15:29:00Z">
        <w:r w:rsidRPr="00856522" w:rsidDel="00856522">
          <w:rPr>
            <w:rPrChange w:id="368" w:author="Maximilian Schmitz" w:date="2015-07-08T15:29:00Z">
              <w:rPr>
                <w:rStyle w:val="Hyperlink"/>
                <w:noProof/>
              </w:rPr>
            </w:rPrChange>
          </w:rPr>
          <w:delText>5.2</w:delText>
        </w:r>
        <w:r w:rsidDel="00856522">
          <w:rPr>
            <w:rFonts w:asciiTheme="minorHAnsi" w:eastAsiaTheme="minorEastAsia" w:hAnsiTheme="minorHAnsi" w:cstheme="minorBidi"/>
            <w:smallCaps w:val="0"/>
            <w:noProof/>
            <w:sz w:val="22"/>
            <w:szCs w:val="22"/>
          </w:rPr>
          <w:tab/>
        </w:r>
        <w:r w:rsidRPr="00856522" w:rsidDel="00856522">
          <w:rPr>
            <w:rPrChange w:id="369" w:author="Maximilian Schmitz" w:date="2015-07-08T15:29:00Z">
              <w:rPr>
                <w:rStyle w:val="Hyperlink"/>
                <w:noProof/>
              </w:rPr>
            </w:rPrChange>
          </w:rPr>
          <w:delText>Entwicklung der künstlichen Intelligenz</w:delText>
        </w:r>
        <w:r w:rsidDel="00856522">
          <w:rPr>
            <w:noProof/>
            <w:webHidden/>
          </w:rPr>
          <w:tab/>
          <w:delText>29</w:delText>
        </w:r>
      </w:del>
    </w:p>
    <w:p w14:paraId="6159FB16" w14:textId="77777777" w:rsidR="00715D94" w:rsidDel="00856522" w:rsidRDefault="00715D94">
      <w:pPr>
        <w:pStyle w:val="Verzeichnis1"/>
        <w:tabs>
          <w:tab w:val="left" w:pos="480"/>
          <w:tab w:val="right" w:leader="dot" w:pos="9062"/>
        </w:tabs>
        <w:rPr>
          <w:del w:id="370" w:author="Maximilian Schmitz" w:date="2015-07-08T15:29:00Z"/>
          <w:rFonts w:asciiTheme="minorHAnsi" w:eastAsiaTheme="minorEastAsia" w:hAnsiTheme="minorHAnsi" w:cstheme="minorBidi"/>
          <w:b w:val="0"/>
          <w:bCs w:val="0"/>
          <w:caps w:val="0"/>
          <w:noProof/>
          <w:sz w:val="22"/>
          <w:szCs w:val="22"/>
        </w:rPr>
      </w:pPr>
      <w:del w:id="371" w:author="Maximilian Schmitz" w:date="2015-07-08T15:29:00Z">
        <w:r w:rsidRPr="00856522" w:rsidDel="00856522">
          <w:rPr>
            <w:rPrChange w:id="372" w:author="Maximilian Schmitz" w:date="2015-07-08T15:29:00Z">
              <w:rPr>
                <w:rStyle w:val="Hyperlink"/>
                <w:noProof/>
              </w:rPr>
            </w:rPrChange>
          </w:rPr>
          <w:delText>6</w:delText>
        </w:r>
        <w:r w:rsidDel="00856522">
          <w:rPr>
            <w:rFonts w:asciiTheme="minorHAnsi" w:eastAsiaTheme="minorEastAsia" w:hAnsiTheme="minorHAnsi" w:cstheme="minorBidi"/>
            <w:b w:val="0"/>
            <w:bCs w:val="0"/>
            <w:caps w:val="0"/>
            <w:noProof/>
            <w:sz w:val="22"/>
            <w:szCs w:val="22"/>
          </w:rPr>
          <w:tab/>
        </w:r>
        <w:r w:rsidRPr="00856522" w:rsidDel="00856522">
          <w:rPr>
            <w:rPrChange w:id="373" w:author="Maximilian Schmitz" w:date="2015-07-08T15:29:00Z">
              <w:rPr>
                <w:rStyle w:val="Hyperlink"/>
                <w:noProof/>
              </w:rPr>
            </w:rPrChange>
          </w:rPr>
          <w:delText>Ausblick</w:delText>
        </w:r>
        <w:r w:rsidDel="00856522">
          <w:rPr>
            <w:noProof/>
            <w:webHidden/>
          </w:rPr>
          <w:tab/>
          <w:delText>38</w:delText>
        </w:r>
      </w:del>
    </w:p>
    <w:p w14:paraId="54025A9A" w14:textId="77777777" w:rsidR="00715D94" w:rsidDel="00856522" w:rsidRDefault="00715D94">
      <w:pPr>
        <w:pStyle w:val="Verzeichnis1"/>
        <w:tabs>
          <w:tab w:val="left" w:pos="480"/>
          <w:tab w:val="right" w:leader="dot" w:pos="9062"/>
        </w:tabs>
        <w:rPr>
          <w:del w:id="374" w:author="Maximilian Schmitz" w:date="2015-07-08T15:29:00Z"/>
          <w:rFonts w:asciiTheme="minorHAnsi" w:eastAsiaTheme="minorEastAsia" w:hAnsiTheme="minorHAnsi" w:cstheme="minorBidi"/>
          <w:b w:val="0"/>
          <w:bCs w:val="0"/>
          <w:caps w:val="0"/>
          <w:noProof/>
          <w:sz w:val="22"/>
          <w:szCs w:val="22"/>
        </w:rPr>
      </w:pPr>
      <w:del w:id="375" w:author="Maximilian Schmitz" w:date="2015-07-08T15:29:00Z">
        <w:r w:rsidRPr="00856522" w:rsidDel="00856522">
          <w:rPr>
            <w:rPrChange w:id="376" w:author="Maximilian Schmitz" w:date="2015-07-08T15:29:00Z">
              <w:rPr>
                <w:rStyle w:val="Hyperlink"/>
                <w:noProof/>
              </w:rPr>
            </w:rPrChange>
          </w:rPr>
          <w:delText>7</w:delText>
        </w:r>
        <w:r w:rsidDel="00856522">
          <w:rPr>
            <w:rFonts w:asciiTheme="minorHAnsi" w:eastAsiaTheme="minorEastAsia" w:hAnsiTheme="minorHAnsi" w:cstheme="minorBidi"/>
            <w:b w:val="0"/>
            <w:bCs w:val="0"/>
            <w:caps w:val="0"/>
            <w:noProof/>
            <w:sz w:val="22"/>
            <w:szCs w:val="22"/>
          </w:rPr>
          <w:tab/>
        </w:r>
        <w:r w:rsidRPr="00856522" w:rsidDel="00856522">
          <w:rPr>
            <w:rPrChange w:id="377" w:author="Maximilian Schmitz" w:date="2015-07-08T15:29:00Z">
              <w:rPr>
                <w:rStyle w:val="Hyperlink"/>
                <w:noProof/>
              </w:rPr>
            </w:rPrChange>
          </w:rPr>
          <w:delText>Fazit</w:delText>
        </w:r>
        <w:r w:rsidDel="00856522">
          <w:rPr>
            <w:noProof/>
            <w:webHidden/>
          </w:rPr>
          <w:tab/>
          <w:delText>40</w:delText>
        </w:r>
      </w:del>
    </w:p>
    <w:p w14:paraId="795A9717" w14:textId="77777777" w:rsidR="00715D94" w:rsidDel="00856522" w:rsidRDefault="00715D94">
      <w:pPr>
        <w:pStyle w:val="Verzeichnis1"/>
        <w:tabs>
          <w:tab w:val="right" w:leader="dot" w:pos="9062"/>
        </w:tabs>
        <w:rPr>
          <w:del w:id="378" w:author="Maximilian Schmitz" w:date="2015-07-08T15:29:00Z"/>
          <w:rFonts w:asciiTheme="minorHAnsi" w:eastAsiaTheme="minorEastAsia" w:hAnsiTheme="minorHAnsi" w:cstheme="minorBidi"/>
          <w:b w:val="0"/>
          <w:bCs w:val="0"/>
          <w:caps w:val="0"/>
          <w:noProof/>
          <w:sz w:val="22"/>
          <w:szCs w:val="22"/>
        </w:rPr>
      </w:pPr>
      <w:del w:id="379" w:author="Maximilian Schmitz" w:date="2015-07-08T15:29:00Z">
        <w:r w:rsidRPr="00856522" w:rsidDel="00856522">
          <w:rPr>
            <w:rPrChange w:id="380" w:author="Maximilian Schmitz" w:date="2015-07-08T15:29:00Z">
              <w:rPr>
                <w:rStyle w:val="Hyperlink"/>
                <w:noProof/>
              </w:rPr>
            </w:rPrChange>
          </w:rPr>
          <w:delText>Literaturverzeichnis</w:delText>
        </w:r>
        <w:r w:rsidDel="00856522">
          <w:rPr>
            <w:noProof/>
            <w:webHidden/>
          </w:rPr>
          <w:tab/>
          <w:delText>I</w:delText>
        </w:r>
      </w:del>
    </w:p>
    <w:p w14:paraId="236342B2" w14:textId="77777777" w:rsidR="00715D94" w:rsidDel="00856522" w:rsidRDefault="00715D94">
      <w:pPr>
        <w:pStyle w:val="Verzeichnis1"/>
        <w:tabs>
          <w:tab w:val="right" w:leader="dot" w:pos="9062"/>
        </w:tabs>
        <w:rPr>
          <w:del w:id="381" w:author="Maximilian Schmitz" w:date="2015-07-08T15:29:00Z"/>
          <w:rFonts w:asciiTheme="minorHAnsi" w:eastAsiaTheme="minorEastAsia" w:hAnsiTheme="minorHAnsi" w:cstheme="minorBidi"/>
          <w:b w:val="0"/>
          <w:bCs w:val="0"/>
          <w:caps w:val="0"/>
          <w:noProof/>
          <w:sz w:val="22"/>
          <w:szCs w:val="22"/>
        </w:rPr>
      </w:pPr>
      <w:del w:id="382" w:author="Maximilian Schmitz" w:date="2015-07-08T15:29:00Z">
        <w:r w:rsidRPr="00856522" w:rsidDel="00856522">
          <w:rPr>
            <w:rPrChange w:id="383" w:author="Maximilian Schmitz" w:date="2015-07-08T15:29:00Z">
              <w:rPr>
                <w:rStyle w:val="Hyperlink"/>
                <w:noProof/>
              </w:rPr>
            </w:rPrChange>
          </w:rPr>
          <w:delText>Abbildungsverzeichnis</w:delText>
        </w:r>
        <w:r w:rsidDel="00856522">
          <w:rPr>
            <w:noProof/>
            <w:webHidden/>
          </w:rPr>
          <w:tab/>
          <w:delText>II</w:delText>
        </w:r>
      </w:del>
    </w:p>
    <w:p w14:paraId="32026B86" w14:textId="77777777" w:rsidR="00715D94" w:rsidDel="00856522" w:rsidRDefault="00715D94">
      <w:pPr>
        <w:pStyle w:val="Verzeichnis1"/>
        <w:tabs>
          <w:tab w:val="right" w:leader="dot" w:pos="9062"/>
        </w:tabs>
        <w:rPr>
          <w:del w:id="384" w:author="Maximilian Schmitz" w:date="2015-07-08T15:29:00Z"/>
          <w:rFonts w:asciiTheme="minorHAnsi" w:eastAsiaTheme="minorEastAsia" w:hAnsiTheme="minorHAnsi" w:cstheme="minorBidi"/>
          <w:b w:val="0"/>
          <w:bCs w:val="0"/>
          <w:caps w:val="0"/>
          <w:noProof/>
          <w:sz w:val="22"/>
          <w:szCs w:val="22"/>
        </w:rPr>
      </w:pPr>
      <w:del w:id="385" w:author="Maximilian Schmitz" w:date="2015-07-08T15:29:00Z">
        <w:r w:rsidRPr="00856522" w:rsidDel="00856522">
          <w:rPr>
            <w:rPrChange w:id="386" w:author="Maximilian Schmitz" w:date="2015-07-08T15:29:00Z">
              <w:rPr>
                <w:rStyle w:val="Hyperlink"/>
                <w:noProof/>
              </w:rPr>
            </w:rPrChange>
          </w:rPr>
          <w:delText>Tabellenverzeichnis</w:delText>
        </w:r>
        <w:r w:rsidDel="00856522">
          <w:rPr>
            <w:noProof/>
            <w:webHidden/>
          </w:rPr>
          <w:tab/>
          <w:delText>III</w:delText>
        </w:r>
      </w:del>
    </w:p>
    <w:p w14:paraId="21E3CAC0" w14:textId="77777777" w:rsidR="00715D94" w:rsidDel="00856522" w:rsidRDefault="00715D94">
      <w:pPr>
        <w:pStyle w:val="Verzeichnis1"/>
        <w:tabs>
          <w:tab w:val="right" w:leader="dot" w:pos="9062"/>
        </w:tabs>
        <w:rPr>
          <w:del w:id="387" w:author="Maximilian Schmitz" w:date="2015-07-08T15:29:00Z"/>
          <w:rFonts w:asciiTheme="minorHAnsi" w:eastAsiaTheme="minorEastAsia" w:hAnsiTheme="minorHAnsi" w:cstheme="minorBidi"/>
          <w:b w:val="0"/>
          <w:bCs w:val="0"/>
          <w:caps w:val="0"/>
          <w:noProof/>
          <w:sz w:val="22"/>
          <w:szCs w:val="22"/>
        </w:rPr>
      </w:pPr>
      <w:del w:id="388" w:author="Maximilian Schmitz" w:date="2015-07-08T15:29:00Z">
        <w:r w:rsidRPr="00856522" w:rsidDel="00856522">
          <w:rPr>
            <w:rPrChange w:id="389" w:author="Maximilian Schmitz" w:date="2015-07-08T15:29:00Z">
              <w:rPr>
                <w:rStyle w:val="Hyperlink"/>
                <w:noProof/>
              </w:rPr>
            </w:rPrChange>
          </w:rPr>
          <w:delText>Abkürzungsverzeichnis</w:delText>
        </w:r>
        <w:r w:rsidDel="00856522">
          <w:rPr>
            <w:noProof/>
            <w:webHidden/>
          </w:rPr>
          <w:tab/>
          <w:delText>IV</w:delText>
        </w:r>
      </w:del>
    </w:p>
    <w:p w14:paraId="3AE5DDC6" w14:textId="77777777" w:rsidR="00715D94" w:rsidDel="00856522" w:rsidRDefault="00715D94">
      <w:pPr>
        <w:pStyle w:val="Verzeichnis1"/>
        <w:tabs>
          <w:tab w:val="right" w:leader="dot" w:pos="9062"/>
        </w:tabs>
        <w:rPr>
          <w:del w:id="390" w:author="Maximilian Schmitz" w:date="2015-07-08T15:29:00Z"/>
          <w:rFonts w:asciiTheme="minorHAnsi" w:eastAsiaTheme="minorEastAsia" w:hAnsiTheme="minorHAnsi" w:cstheme="minorBidi"/>
          <w:b w:val="0"/>
          <w:bCs w:val="0"/>
          <w:caps w:val="0"/>
          <w:noProof/>
          <w:sz w:val="22"/>
          <w:szCs w:val="22"/>
        </w:rPr>
      </w:pPr>
      <w:del w:id="391" w:author="Maximilian Schmitz" w:date="2015-07-08T15:29:00Z">
        <w:r w:rsidRPr="00856522" w:rsidDel="00856522">
          <w:rPr>
            <w:rPrChange w:id="392" w:author="Maximilian Schmitz" w:date="2015-07-08T15:29:00Z">
              <w:rPr>
                <w:rStyle w:val="Hyperlink"/>
                <w:noProof/>
              </w:rPr>
            </w:rPrChange>
          </w:rPr>
          <w:delText>Glossar</w:delText>
        </w:r>
        <w:r w:rsidDel="00856522">
          <w:rPr>
            <w:noProof/>
            <w:webHidden/>
          </w:rPr>
          <w:tab/>
          <w:delText>V</w:delText>
        </w:r>
      </w:del>
    </w:p>
    <w:p w14:paraId="688960BD" w14:textId="77777777" w:rsidR="000E14AF" w:rsidDel="00856522" w:rsidRDefault="000E14AF">
      <w:pPr>
        <w:pStyle w:val="Verzeichnis1"/>
        <w:tabs>
          <w:tab w:val="right" w:leader="dot" w:pos="9062"/>
        </w:tabs>
        <w:rPr>
          <w:del w:id="393" w:author="Maximilian Schmitz" w:date="2015-07-08T15:29:00Z"/>
          <w:rFonts w:asciiTheme="minorHAnsi" w:eastAsiaTheme="minorEastAsia" w:hAnsiTheme="minorHAnsi" w:cstheme="minorBidi"/>
          <w:b w:val="0"/>
          <w:bCs w:val="0"/>
          <w:caps w:val="0"/>
          <w:noProof/>
          <w:sz w:val="22"/>
          <w:szCs w:val="22"/>
        </w:rPr>
      </w:pPr>
      <w:del w:id="394" w:author="Maximilian Schmitz" w:date="2015-07-08T15:29:00Z">
        <w:r w:rsidRPr="00715D94" w:rsidDel="00856522">
          <w:rPr>
            <w:rStyle w:val="Hyperlink"/>
            <w:noProof/>
          </w:rPr>
          <w:delText>Eidesstattliche Erklärung</w:delText>
        </w:r>
        <w:r w:rsidDel="00856522">
          <w:rPr>
            <w:noProof/>
            <w:webHidden/>
          </w:rPr>
          <w:tab/>
          <w:delText>I</w:delText>
        </w:r>
      </w:del>
    </w:p>
    <w:p w14:paraId="7951114B" w14:textId="77777777" w:rsidR="000E14AF" w:rsidDel="00856522" w:rsidRDefault="000E14AF">
      <w:pPr>
        <w:pStyle w:val="Verzeichnis1"/>
        <w:tabs>
          <w:tab w:val="right" w:leader="dot" w:pos="9062"/>
        </w:tabs>
        <w:rPr>
          <w:del w:id="395" w:author="Maximilian Schmitz" w:date="2015-07-08T15:29:00Z"/>
          <w:rFonts w:asciiTheme="minorHAnsi" w:eastAsiaTheme="minorEastAsia" w:hAnsiTheme="minorHAnsi" w:cstheme="minorBidi"/>
          <w:b w:val="0"/>
          <w:bCs w:val="0"/>
          <w:caps w:val="0"/>
          <w:noProof/>
          <w:sz w:val="22"/>
          <w:szCs w:val="22"/>
        </w:rPr>
      </w:pPr>
      <w:del w:id="396" w:author="Maximilian Schmitz" w:date="2015-07-08T15:29:00Z">
        <w:r w:rsidRPr="00715D94" w:rsidDel="00856522">
          <w:rPr>
            <w:rStyle w:val="Hyperlink"/>
            <w:noProof/>
          </w:rPr>
          <w:delText>Kurzfassung</w:delText>
        </w:r>
        <w:r w:rsidDel="00856522">
          <w:rPr>
            <w:noProof/>
            <w:webHidden/>
          </w:rPr>
          <w:tab/>
          <w:delText>II</w:delText>
        </w:r>
      </w:del>
    </w:p>
    <w:p w14:paraId="361153E5" w14:textId="77777777" w:rsidR="000E14AF" w:rsidDel="00856522" w:rsidRDefault="000E14AF">
      <w:pPr>
        <w:pStyle w:val="Verzeichnis1"/>
        <w:tabs>
          <w:tab w:val="right" w:leader="dot" w:pos="9062"/>
        </w:tabs>
        <w:rPr>
          <w:del w:id="397" w:author="Maximilian Schmitz" w:date="2015-07-08T15:29:00Z"/>
          <w:rFonts w:asciiTheme="minorHAnsi" w:eastAsiaTheme="minorEastAsia" w:hAnsiTheme="minorHAnsi" w:cstheme="minorBidi"/>
          <w:b w:val="0"/>
          <w:bCs w:val="0"/>
          <w:caps w:val="0"/>
          <w:noProof/>
          <w:sz w:val="22"/>
          <w:szCs w:val="22"/>
        </w:rPr>
      </w:pPr>
      <w:del w:id="398" w:author="Maximilian Schmitz" w:date="2015-07-08T15:29:00Z">
        <w:r w:rsidRPr="00715D94" w:rsidDel="00856522">
          <w:rPr>
            <w:rStyle w:val="Hyperlink"/>
            <w:noProof/>
          </w:rPr>
          <w:delText>Abstract</w:delText>
        </w:r>
        <w:r w:rsidDel="00856522">
          <w:rPr>
            <w:noProof/>
            <w:webHidden/>
          </w:rPr>
          <w:tab/>
          <w:delText>III</w:delText>
        </w:r>
      </w:del>
    </w:p>
    <w:p w14:paraId="51CC5686" w14:textId="77777777" w:rsidR="000E14AF" w:rsidDel="00856522" w:rsidRDefault="000E14AF">
      <w:pPr>
        <w:pStyle w:val="Verzeichnis1"/>
        <w:tabs>
          <w:tab w:val="right" w:leader="dot" w:pos="9062"/>
        </w:tabs>
        <w:rPr>
          <w:del w:id="399" w:author="Maximilian Schmitz" w:date="2015-07-08T15:29:00Z"/>
          <w:rFonts w:asciiTheme="minorHAnsi" w:eastAsiaTheme="minorEastAsia" w:hAnsiTheme="minorHAnsi" w:cstheme="minorBidi"/>
          <w:b w:val="0"/>
          <w:bCs w:val="0"/>
          <w:caps w:val="0"/>
          <w:noProof/>
          <w:sz w:val="22"/>
          <w:szCs w:val="22"/>
        </w:rPr>
      </w:pPr>
      <w:del w:id="400" w:author="Maximilian Schmitz" w:date="2015-07-08T15:29:00Z">
        <w:r w:rsidRPr="00715D94" w:rsidDel="00856522">
          <w:rPr>
            <w:rStyle w:val="Hyperlink"/>
            <w:noProof/>
          </w:rPr>
          <w:delText>Inhalt</w:delText>
        </w:r>
        <w:r w:rsidDel="00856522">
          <w:rPr>
            <w:noProof/>
            <w:webHidden/>
          </w:rPr>
          <w:tab/>
          <w:delText>IV</w:delText>
        </w:r>
      </w:del>
    </w:p>
    <w:p w14:paraId="272046D2" w14:textId="77777777" w:rsidR="000E14AF" w:rsidDel="00856522" w:rsidRDefault="000E14AF">
      <w:pPr>
        <w:pStyle w:val="Verzeichnis1"/>
        <w:tabs>
          <w:tab w:val="left" w:pos="480"/>
          <w:tab w:val="right" w:leader="dot" w:pos="9062"/>
        </w:tabs>
        <w:rPr>
          <w:del w:id="401" w:author="Maximilian Schmitz" w:date="2015-07-08T15:29:00Z"/>
          <w:rFonts w:asciiTheme="minorHAnsi" w:eastAsiaTheme="minorEastAsia" w:hAnsiTheme="minorHAnsi" w:cstheme="minorBidi"/>
          <w:b w:val="0"/>
          <w:bCs w:val="0"/>
          <w:caps w:val="0"/>
          <w:noProof/>
          <w:sz w:val="22"/>
          <w:szCs w:val="22"/>
        </w:rPr>
      </w:pPr>
      <w:del w:id="402" w:author="Maximilian Schmitz" w:date="2015-07-08T15:29:00Z">
        <w:r w:rsidRPr="00715D94" w:rsidDel="00856522">
          <w:rPr>
            <w:rStyle w:val="Hyperlink"/>
            <w:noProof/>
          </w:rPr>
          <w:delText>1</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Einleitung</w:delText>
        </w:r>
        <w:r w:rsidDel="00856522">
          <w:rPr>
            <w:noProof/>
            <w:webHidden/>
          </w:rPr>
          <w:tab/>
          <w:delText>1</w:delText>
        </w:r>
      </w:del>
    </w:p>
    <w:p w14:paraId="1C49AE99" w14:textId="77777777" w:rsidR="000E14AF" w:rsidDel="00856522" w:rsidRDefault="000E14AF">
      <w:pPr>
        <w:pStyle w:val="Verzeichnis1"/>
        <w:tabs>
          <w:tab w:val="left" w:pos="480"/>
          <w:tab w:val="right" w:leader="dot" w:pos="9062"/>
        </w:tabs>
        <w:rPr>
          <w:del w:id="403" w:author="Maximilian Schmitz" w:date="2015-07-08T15:29:00Z"/>
          <w:rFonts w:asciiTheme="minorHAnsi" w:eastAsiaTheme="minorEastAsia" w:hAnsiTheme="minorHAnsi" w:cstheme="minorBidi"/>
          <w:b w:val="0"/>
          <w:bCs w:val="0"/>
          <w:caps w:val="0"/>
          <w:noProof/>
          <w:sz w:val="22"/>
          <w:szCs w:val="22"/>
        </w:rPr>
      </w:pPr>
      <w:del w:id="404" w:author="Maximilian Schmitz" w:date="2015-07-08T15:29:00Z">
        <w:r w:rsidRPr="00715D94" w:rsidDel="00856522">
          <w:rPr>
            <w:rStyle w:val="Hyperlink"/>
            <w:noProof/>
          </w:rPr>
          <w:delText>2</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Aufgabenstellung</w:delText>
        </w:r>
        <w:r w:rsidDel="00856522">
          <w:rPr>
            <w:noProof/>
            <w:webHidden/>
          </w:rPr>
          <w:tab/>
          <w:delText>2</w:delText>
        </w:r>
      </w:del>
    </w:p>
    <w:p w14:paraId="51BBE1EC" w14:textId="77777777" w:rsidR="000E14AF" w:rsidDel="00856522" w:rsidRDefault="000E14AF">
      <w:pPr>
        <w:pStyle w:val="Verzeichnis1"/>
        <w:tabs>
          <w:tab w:val="left" w:pos="480"/>
          <w:tab w:val="right" w:leader="dot" w:pos="9062"/>
        </w:tabs>
        <w:rPr>
          <w:del w:id="405" w:author="Maximilian Schmitz" w:date="2015-07-08T15:29:00Z"/>
          <w:rFonts w:asciiTheme="minorHAnsi" w:eastAsiaTheme="minorEastAsia" w:hAnsiTheme="minorHAnsi" w:cstheme="minorBidi"/>
          <w:b w:val="0"/>
          <w:bCs w:val="0"/>
          <w:caps w:val="0"/>
          <w:noProof/>
          <w:sz w:val="22"/>
          <w:szCs w:val="22"/>
        </w:rPr>
      </w:pPr>
      <w:del w:id="406" w:author="Maximilian Schmitz" w:date="2015-07-08T15:29:00Z">
        <w:r w:rsidRPr="00715D94" w:rsidDel="00856522">
          <w:rPr>
            <w:rStyle w:val="Hyperlink"/>
            <w:noProof/>
          </w:rPr>
          <w:delText>3</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Stand der Technik</w:delText>
        </w:r>
        <w:r w:rsidDel="00856522">
          <w:rPr>
            <w:noProof/>
            <w:webHidden/>
          </w:rPr>
          <w:tab/>
          <w:delText>3</w:delText>
        </w:r>
      </w:del>
    </w:p>
    <w:p w14:paraId="2FD6F95F" w14:textId="77777777" w:rsidR="000E14AF" w:rsidDel="00856522" w:rsidRDefault="000E14AF">
      <w:pPr>
        <w:pStyle w:val="Verzeichnis2"/>
        <w:tabs>
          <w:tab w:val="left" w:pos="720"/>
          <w:tab w:val="right" w:leader="dot" w:pos="9062"/>
        </w:tabs>
        <w:rPr>
          <w:del w:id="407" w:author="Maximilian Schmitz" w:date="2015-07-08T15:29:00Z"/>
          <w:rFonts w:asciiTheme="minorHAnsi" w:eastAsiaTheme="minorEastAsia" w:hAnsiTheme="minorHAnsi" w:cstheme="minorBidi"/>
          <w:smallCaps w:val="0"/>
          <w:noProof/>
          <w:sz w:val="22"/>
          <w:szCs w:val="22"/>
        </w:rPr>
      </w:pPr>
      <w:del w:id="408" w:author="Maximilian Schmitz" w:date="2015-07-08T15:29:00Z">
        <w:r w:rsidRPr="00715D94" w:rsidDel="00856522">
          <w:rPr>
            <w:rStyle w:val="Hyperlink"/>
            <w:noProof/>
          </w:rPr>
          <w:delText>3.1</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Einleitung</w:delText>
        </w:r>
        <w:r w:rsidDel="00856522">
          <w:rPr>
            <w:noProof/>
            <w:webHidden/>
          </w:rPr>
          <w:tab/>
          <w:delText>3</w:delText>
        </w:r>
      </w:del>
    </w:p>
    <w:p w14:paraId="652974CC" w14:textId="77777777" w:rsidR="000E14AF" w:rsidDel="00856522" w:rsidRDefault="000E14AF">
      <w:pPr>
        <w:pStyle w:val="Verzeichnis2"/>
        <w:tabs>
          <w:tab w:val="left" w:pos="720"/>
          <w:tab w:val="right" w:leader="dot" w:pos="9062"/>
        </w:tabs>
        <w:rPr>
          <w:del w:id="409" w:author="Maximilian Schmitz" w:date="2015-07-08T15:29:00Z"/>
          <w:rFonts w:asciiTheme="minorHAnsi" w:eastAsiaTheme="minorEastAsia" w:hAnsiTheme="minorHAnsi" w:cstheme="minorBidi"/>
          <w:smallCaps w:val="0"/>
          <w:noProof/>
          <w:sz w:val="22"/>
          <w:szCs w:val="22"/>
        </w:rPr>
      </w:pPr>
      <w:del w:id="410" w:author="Maximilian Schmitz" w:date="2015-07-08T15:29:00Z">
        <w:r w:rsidRPr="00715D94" w:rsidDel="00856522">
          <w:rPr>
            <w:rStyle w:val="Hyperlink"/>
            <w:noProof/>
          </w:rPr>
          <w:delText>3.2</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Game Engine</w:delText>
        </w:r>
        <w:r w:rsidDel="00856522">
          <w:rPr>
            <w:noProof/>
            <w:webHidden/>
          </w:rPr>
          <w:tab/>
          <w:delText>3</w:delText>
        </w:r>
      </w:del>
    </w:p>
    <w:p w14:paraId="0272944C" w14:textId="77777777" w:rsidR="000E14AF" w:rsidDel="00856522" w:rsidRDefault="000E14AF">
      <w:pPr>
        <w:pStyle w:val="Verzeichnis3"/>
        <w:tabs>
          <w:tab w:val="left" w:pos="1200"/>
          <w:tab w:val="right" w:leader="dot" w:pos="9062"/>
        </w:tabs>
        <w:rPr>
          <w:del w:id="411" w:author="Maximilian Schmitz" w:date="2015-07-08T15:29:00Z"/>
          <w:rFonts w:asciiTheme="minorHAnsi" w:eastAsiaTheme="minorEastAsia" w:hAnsiTheme="minorHAnsi" w:cstheme="minorBidi"/>
          <w:i w:val="0"/>
          <w:iCs w:val="0"/>
          <w:noProof/>
          <w:sz w:val="22"/>
          <w:szCs w:val="22"/>
        </w:rPr>
      </w:pPr>
      <w:del w:id="412" w:author="Maximilian Schmitz" w:date="2015-07-08T15:29:00Z">
        <w:r w:rsidRPr="00715D94" w:rsidDel="00856522">
          <w:rPr>
            <w:rStyle w:val="Hyperlink"/>
            <w:noProof/>
          </w:rPr>
          <w:delText>3.2.1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Grundsätzliches</w:delText>
        </w:r>
        <w:r w:rsidDel="00856522">
          <w:rPr>
            <w:noProof/>
            <w:webHidden/>
          </w:rPr>
          <w:tab/>
          <w:delText>3</w:delText>
        </w:r>
      </w:del>
    </w:p>
    <w:p w14:paraId="00AFE774" w14:textId="77777777" w:rsidR="000E14AF" w:rsidDel="00856522" w:rsidRDefault="000E14AF">
      <w:pPr>
        <w:pStyle w:val="Verzeichnis3"/>
        <w:tabs>
          <w:tab w:val="left" w:pos="1200"/>
          <w:tab w:val="right" w:leader="dot" w:pos="9062"/>
        </w:tabs>
        <w:rPr>
          <w:del w:id="413" w:author="Maximilian Schmitz" w:date="2015-07-08T15:29:00Z"/>
          <w:rFonts w:asciiTheme="minorHAnsi" w:eastAsiaTheme="minorEastAsia" w:hAnsiTheme="minorHAnsi" w:cstheme="minorBidi"/>
          <w:i w:val="0"/>
          <w:iCs w:val="0"/>
          <w:noProof/>
          <w:sz w:val="22"/>
          <w:szCs w:val="22"/>
        </w:rPr>
      </w:pPr>
      <w:del w:id="414" w:author="Maximilian Schmitz" w:date="2015-07-08T15:29:00Z">
        <w:r w:rsidRPr="00715D94" w:rsidDel="00856522">
          <w:rPr>
            <w:rStyle w:val="Hyperlink"/>
            <w:noProof/>
          </w:rPr>
          <w:delText>3.2.2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Source Engine</w:delText>
        </w:r>
        <w:r w:rsidDel="00856522">
          <w:rPr>
            <w:noProof/>
            <w:webHidden/>
          </w:rPr>
          <w:tab/>
          <w:delText>3</w:delText>
        </w:r>
      </w:del>
    </w:p>
    <w:p w14:paraId="774EF753" w14:textId="77777777" w:rsidR="000E14AF" w:rsidDel="00856522" w:rsidRDefault="000E14AF">
      <w:pPr>
        <w:pStyle w:val="Verzeichnis3"/>
        <w:tabs>
          <w:tab w:val="left" w:pos="1200"/>
          <w:tab w:val="right" w:leader="dot" w:pos="9062"/>
        </w:tabs>
        <w:rPr>
          <w:del w:id="415" w:author="Maximilian Schmitz" w:date="2015-07-08T15:29:00Z"/>
          <w:rFonts w:asciiTheme="minorHAnsi" w:eastAsiaTheme="minorEastAsia" w:hAnsiTheme="minorHAnsi" w:cstheme="minorBidi"/>
          <w:i w:val="0"/>
          <w:iCs w:val="0"/>
          <w:noProof/>
          <w:sz w:val="22"/>
          <w:szCs w:val="22"/>
        </w:rPr>
      </w:pPr>
      <w:del w:id="416" w:author="Maximilian Schmitz" w:date="2015-07-08T15:29:00Z">
        <w:r w:rsidRPr="00715D94" w:rsidDel="00856522">
          <w:rPr>
            <w:rStyle w:val="Hyperlink"/>
            <w:noProof/>
          </w:rPr>
          <w:delText>3.2.3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Unity</w:delText>
        </w:r>
        <w:r w:rsidDel="00856522">
          <w:rPr>
            <w:noProof/>
            <w:webHidden/>
          </w:rPr>
          <w:tab/>
          <w:delText>4</w:delText>
        </w:r>
      </w:del>
    </w:p>
    <w:p w14:paraId="2B73261B" w14:textId="77777777" w:rsidR="000E14AF" w:rsidDel="00856522" w:rsidRDefault="000E14AF">
      <w:pPr>
        <w:pStyle w:val="Verzeichnis3"/>
        <w:tabs>
          <w:tab w:val="left" w:pos="1200"/>
          <w:tab w:val="right" w:leader="dot" w:pos="9062"/>
        </w:tabs>
        <w:rPr>
          <w:del w:id="417" w:author="Maximilian Schmitz" w:date="2015-07-08T15:29:00Z"/>
          <w:rFonts w:asciiTheme="minorHAnsi" w:eastAsiaTheme="minorEastAsia" w:hAnsiTheme="minorHAnsi" w:cstheme="minorBidi"/>
          <w:i w:val="0"/>
          <w:iCs w:val="0"/>
          <w:noProof/>
          <w:sz w:val="22"/>
          <w:szCs w:val="22"/>
        </w:rPr>
      </w:pPr>
      <w:del w:id="418" w:author="Maximilian Schmitz" w:date="2015-07-08T15:29:00Z">
        <w:r w:rsidRPr="00715D94" w:rsidDel="00856522">
          <w:rPr>
            <w:rStyle w:val="Hyperlink"/>
            <w:noProof/>
            <w:lang w:val="en-US"/>
          </w:rPr>
          <w:delText>3.2.4</w:delText>
        </w:r>
        <w:r w:rsidDel="00856522">
          <w:rPr>
            <w:rFonts w:asciiTheme="minorHAnsi" w:eastAsiaTheme="minorEastAsia" w:hAnsiTheme="minorHAnsi" w:cstheme="minorBidi"/>
            <w:i w:val="0"/>
            <w:iCs w:val="0"/>
            <w:noProof/>
            <w:sz w:val="22"/>
            <w:szCs w:val="22"/>
          </w:rPr>
          <w:tab/>
        </w:r>
        <w:r w:rsidRPr="00715D94" w:rsidDel="00856522">
          <w:rPr>
            <w:rStyle w:val="Hyperlink"/>
            <w:noProof/>
            <w:lang w:val="en-US"/>
          </w:rPr>
          <w:delText>Unreal Engine 4</w:delText>
        </w:r>
        <w:r w:rsidDel="00856522">
          <w:rPr>
            <w:noProof/>
            <w:webHidden/>
          </w:rPr>
          <w:tab/>
          <w:delText>4</w:delText>
        </w:r>
      </w:del>
    </w:p>
    <w:p w14:paraId="7B89A34F" w14:textId="77777777" w:rsidR="000E14AF" w:rsidDel="00856522" w:rsidRDefault="000E14AF">
      <w:pPr>
        <w:pStyle w:val="Verzeichnis3"/>
        <w:tabs>
          <w:tab w:val="left" w:pos="1200"/>
          <w:tab w:val="right" w:leader="dot" w:pos="9062"/>
        </w:tabs>
        <w:rPr>
          <w:del w:id="419" w:author="Maximilian Schmitz" w:date="2015-07-08T15:29:00Z"/>
          <w:rFonts w:asciiTheme="minorHAnsi" w:eastAsiaTheme="minorEastAsia" w:hAnsiTheme="minorHAnsi" w:cstheme="minorBidi"/>
          <w:i w:val="0"/>
          <w:iCs w:val="0"/>
          <w:noProof/>
          <w:sz w:val="22"/>
          <w:szCs w:val="22"/>
        </w:rPr>
      </w:pPr>
      <w:del w:id="420" w:author="Maximilian Schmitz" w:date="2015-07-08T15:29:00Z">
        <w:r w:rsidRPr="00715D94" w:rsidDel="00856522">
          <w:rPr>
            <w:rStyle w:val="Hyperlink"/>
            <w:noProof/>
          </w:rPr>
          <w:delText>3.2.5</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Verwendung im Projekt</w:delText>
        </w:r>
        <w:r w:rsidDel="00856522">
          <w:rPr>
            <w:noProof/>
            <w:webHidden/>
          </w:rPr>
          <w:tab/>
          <w:delText>5</w:delText>
        </w:r>
      </w:del>
    </w:p>
    <w:p w14:paraId="6A4B152B" w14:textId="77777777" w:rsidR="000E14AF" w:rsidDel="00856522" w:rsidRDefault="000E14AF">
      <w:pPr>
        <w:pStyle w:val="Verzeichnis2"/>
        <w:tabs>
          <w:tab w:val="left" w:pos="720"/>
          <w:tab w:val="right" w:leader="dot" w:pos="9062"/>
        </w:tabs>
        <w:rPr>
          <w:del w:id="421" w:author="Maximilian Schmitz" w:date="2015-07-08T15:29:00Z"/>
          <w:rFonts w:asciiTheme="minorHAnsi" w:eastAsiaTheme="minorEastAsia" w:hAnsiTheme="minorHAnsi" w:cstheme="minorBidi"/>
          <w:smallCaps w:val="0"/>
          <w:noProof/>
          <w:sz w:val="22"/>
          <w:szCs w:val="22"/>
        </w:rPr>
      </w:pPr>
      <w:del w:id="422" w:author="Maximilian Schmitz" w:date="2015-07-08T15:29:00Z">
        <w:r w:rsidRPr="00715D94" w:rsidDel="00856522">
          <w:rPr>
            <w:rStyle w:val="Hyperlink"/>
            <w:noProof/>
          </w:rPr>
          <w:delText>3.3</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Scripting-Ansatz</w:delText>
        </w:r>
        <w:r w:rsidDel="00856522">
          <w:rPr>
            <w:noProof/>
            <w:webHidden/>
          </w:rPr>
          <w:tab/>
          <w:delText>5</w:delText>
        </w:r>
      </w:del>
    </w:p>
    <w:p w14:paraId="5D77FC0B" w14:textId="77777777" w:rsidR="000E14AF" w:rsidDel="00856522" w:rsidRDefault="000E14AF">
      <w:pPr>
        <w:pStyle w:val="Verzeichnis3"/>
        <w:tabs>
          <w:tab w:val="left" w:pos="1200"/>
          <w:tab w:val="right" w:leader="dot" w:pos="9062"/>
        </w:tabs>
        <w:rPr>
          <w:del w:id="423" w:author="Maximilian Schmitz" w:date="2015-07-08T15:29:00Z"/>
          <w:rFonts w:asciiTheme="minorHAnsi" w:eastAsiaTheme="minorEastAsia" w:hAnsiTheme="minorHAnsi" w:cstheme="minorBidi"/>
          <w:i w:val="0"/>
          <w:iCs w:val="0"/>
          <w:noProof/>
          <w:sz w:val="22"/>
          <w:szCs w:val="22"/>
        </w:rPr>
      </w:pPr>
      <w:del w:id="424" w:author="Maximilian Schmitz" w:date="2015-07-08T15:29:00Z">
        <w:r w:rsidRPr="00715D94" w:rsidDel="00856522">
          <w:rPr>
            <w:rStyle w:val="Hyperlink"/>
            <w:noProof/>
          </w:rPr>
          <w:delText>3.3.1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Grundsätzliches</w:delText>
        </w:r>
        <w:r w:rsidDel="00856522">
          <w:rPr>
            <w:noProof/>
            <w:webHidden/>
          </w:rPr>
          <w:tab/>
          <w:delText>5</w:delText>
        </w:r>
      </w:del>
    </w:p>
    <w:p w14:paraId="5F0D21A3" w14:textId="77777777" w:rsidR="000E14AF" w:rsidDel="00856522" w:rsidRDefault="000E14AF">
      <w:pPr>
        <w:pStyle w:val="Verzeichnis3"/>
        <w:tabs>
          <w:tab w:val="left" w:pos="1200"/>
          <w:tab w:val="right" w:leader="dot" w:pos="9062"/>
        </w:tabs>
        <w:rPr>
          <w:del w:id="425" w:author="Maximilian Schmitz" w:date="2015-07-08T15:29:00Z"/>
          <w:rFonts w:asciiTheme="minorHAnsi" w:eastAsiaTheme="minorEastAsia" w:hAnsiTheme="minorHAnsi" w:cstheme="minorBidi"/>
          <w:i w:val="0"/>
          <w:iCs w:val="0"/>
          <w:noProof/>
          <w:sz w:val="22"/>
          <w:szCs w:val="22"/>
        </w:rPr>
      </w:pPr>
      <w:del w:id="426" w:author="Maximilian Schmitz" w:date="2015-07-08T15:29:00Z">
        <w:r w:rsidRPr="00715D94" w:rsidDel="00856522">
          <w:rPr>
            <w:rStyle w:val="Hyperlink"/>
            <w:noProof/>
          </w:rPr>
          <w:delText>3.3.2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LUA</w:delText>
        </w:r>
        <w:r w:rsidDel="00856522">
          <w:rPr>
            <w:noProof/>
            <w:webHidden/>
          </w:rPr>
          <w:tab/>
          <w:delText>6</w:delText>
        </w:r>
      </w:del>
    </w:p>
    <w:p w14:paraId="15D05CC8" w14:textId="77777777" w:rsidR="000E14AF" w:rsidDel="00856522" w:rsidRDefault="000E14AF">
      <w:pPr>
        <w:pStyle w:val="Verzeichnis3"/>
        <w:tabs>
          <w:tab w:val="left" w:pos="1200"/>
          <w:tab w:val="right" w:leader="dot" w:pos="9062"/>
        </w:tabs>
        <w:rPr>
          <w:del w:id="427" w:author="Maximilian Schmitz" w:date="2015-07-08T15:29:00Z"/>
          <w:rFonts w:asciiTheme="minorHAnsi" w:eastAsiaTheme="minorEastAsia" w:hAnsiTheme="minorHAnsi" w:cstheme="minorBidi"/>
          <w:i w:val="0"/>
          <w:iCs w:val="0"/>
          <w:noProof/>
          <w:sz w:val="22"/>
          <w:szCs w:val="22"/>
        </w:rPr>
      </w:pPr>
      <w:del w:id="428" w:author="Maximilian Schmitz" w:date="2015-07-08T15:29:00Z">
        <w:r w:rsidRPr="00715D94" w:rsidDel="00856522">
          <w:rPr>
            <w:rStyle w:val="Hyperlink"/>
            <w:noProof/>
          </w:rPr>
          <w:delText>3.3.3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Alternative Skriptsprachen</w:delText>
        </w:r>
        <w:r w:rsidDel="00856522">
          <w:rPr>
            <w:noProof/>
            <w:webHidden/>
          </w:rPr>
          <w:tab/>
          <w:delText>6</w:delText>
        </w:r>
      </w:del>
    </w:p>
    <w:p w14:paraId="75843414" w14:textId="77777777" w:rsidR="000E14AF" w:rsidDel="00856522" w:rsidRDefault="000E14AF">
      <w:pPr>
        <w:pStyle w:val="Verzeichnis2"/>
        <w:tabs>
          <w:tab w:val="left" w:pos="720"/>
          <w:tab w:val="right" w:leader="dot" w:pos="9062"/>
        </w:tabs>
        <w:rPr>
          <w:del w:id="429" w:author="Maximilian Schmitz" w:date="2015-07-08T15:29:00Z"/>
          <w:rFonts w:asciiTheme="minorHAnsi" w:eastAsiaTheme="minorEastAsia" w:hAnsiTheme="minorHAnsi" w:cstheme="minorBidi"/>
          <w:smallCaps w:val="0"/>
          <w:noProof/>
          <w:sz w:val="22"/>
          <w:szCs w:val="22"/>
        </w:rPr>
      </w:pPr>
      <w:del w:id="430" w:author="Maximilian Schmitz" w:date="2015-07-08T15:29:00Z">
        <w:r w:rsidRPr="00715D94" w:rsidDel="00856522">
          <w:rPr>
            <w:rStyle w:val="Hyperlink"/>
            <w:noProof/>
          </w:rPr>
          <w:delText>3.4</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Robo Cup</w:delText>
        </w:r>
        <w:r w:rsidDel="00856522">
          <w:rPr>
            <w:noProof/>
            <w:webHidden/>
          </w:rPr>
          <w:tab/>
          <w:delText>6</w:delText>
        </w:r>
      </w:del>
    </w:p>
    <w:p w14:paraId="6BCED1C8" w14:textId="77777777" w:rsidR="000E14AF" w:rsidDel="00856522" w:rsidRDefault="000E14AF">
      <w:pPr>
        <w:pStyle w:val="Verzeichnis2"/>
        <w:tabs>
          <w:tab w:val="left" w:pos="720"/>
          <w:tab w:val="right" w:leader="dot" w:pos="9062"/>
        </w:tabs>
        <w:rPr>
          <w:del w:id="431" w:author="Maximilian Schmitz" w:date="2015-07-08T15:29:00Z"/>
          <w:rFonts w:asciiTheme="minorHAnsi" w:eastAsiaTheme="minorEastAsia" w:hAnsiTheme="minorHAnsi" w:cstheme="minorBidi"/>
          <w:smallCaps w:val="0"/>
          <w:noProof/>
          <w:sz w:val="22"/>
          <w:szCs w:val="22"/>
        </w:rPr>
      </w:pPr>
      <w:del w:id="432" w:author="Maximilian Schmitz" w:date="2015-07-08T15:29:00Z">
        <w:r w:rsidRPr="00715D94" w:rsidDel="00856522">
          <w:rPr>
            <w:rStyle w:val="Hyperlink"/>
            <w:noProof/>
          </w:rPr>
          <w:delText>3.5</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Künstliche Intelligenz</w:delText>
        </w:r>
        <w:r w:rsidDel="00856522">
          <w:rPr>
            <w:noProof/>
            <w:webHidden/>
          </w:rPr>
          <w:tab/>
          <w:delText>8</w:delText>
        </w:r>
      </w:del>
    </w:p>
    <w:p w14:paraId="7852E2DC" w14:textId="77777777" w:rsidR="000E14AF" w:rsidDel="00856522" w:rsidRDefault="000E14AF">
      <w:pPr>
        <w:pStyle w:val="Verzeichnis2"/>
        <w:tabs>
          <w:tab w:val="left" w:pos="720"/>
          <w:tab w:val="right" w:leader="dot" w:pos="9062"/>
        </w:tabs>
        <w:rPr>
          <w:del w:id="433" w:author="Maximilian Schmitz" w:date="2015-07-08T15:29:00Z"/>
          <w:rFonts w:asciiTheme="minorHAnsi" w:eastAsiaTheme="minorEastAsia" w:hAnsiTheme="minorHAnsi" w:cstheme="minorBidi"/>
          <w:smallCaps w:val="0"/>
          <w:noProof/>
          <w:sz w:val="22"/>
          <w:szCs w:val="22"/>
        </w:rPr>
      </w:pPr>
      <w:del w:id="434" w:author="Maximilian Schmitz" w:date="2015-07-08T15:29:00Z">
        <w:r w:rsidRPr="00715D94" w:rsidDel="00856522">
          <w:rPr>
            <w:rStyle w:val="Hyperlink"/>
            <w:noProof/>
          </w:rPr>
          <w:delText>3.6</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Zusammenfassung</w:delText>
        </w:r>
        <w:r w:rsidDel="00856522">
          <w:rPr>
            <w:noProof/>
            <w:webHidden/>
          </w:rPr>
          <w:tab/>
          <w:delText>10</w:delText>
        </w:r>
      </w:del>
    </w:p>
    <w:p w14:paraId="1ED5FFD8" w14:textId="77777777" w:rsidR="000E14AF" w:rsidDel="00856522" w:rsidRDefault="000E14AF">
      <w:pPr>
        <w:pStyle w:val="Verzeichnis1"/>
        <w:tabs>
          <w:tab w:val="left" w:pos="480"/>
          <w:tab w:val="right" w:leader="dot" w:pos="9062"/>
        </w:tabs>
        <w:rPr>
          <w:del w:id="435" w:author="Maximilian Schmitz" w:date="2015-07-08T15:29:00Z"/>
          <w:rFonts w:asciiTheme="minorHAnsi" w:eastAsiaTheme="minorEastAsia" w:hAnsiTheme="minorHAnsi" w:cstheme="minorBidi"/>
          <w:b w:val="0"/>
          <w:bCs w:val="0"/>
          <w:caps w:val="0"/>
          <w:noProof/>
          <w:sz w:val="22"/>
          <w:szCs w:val="22"/>
        </w:rPr>
      </w:pPr>
      <w:del w:id="436" w:author="Maximilian Schmitz" w:date="2015-07-08T15:29:00Z">
        <w:r w:rsidRPr="00715D94" w:rsidDel="00856522">
          <w:rPr>
            <w:rStyle w:val="Hyperlink"/>
            <w:noProof/>
          </w:rPr>
          <w:delText>4</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Planung / Struktur</w:delText>
        </w:r>
        <w:r w:rsidDel="00856522">
          <w:rPr>
            <w:noProof/>
            <w:webHidden/>
          </w:rPr>
          <w:tab/>
          <w:delText>11</w:delText>
        </w:r>
      </w:del>
    </w:p>
    <w:p w14:paraId="12C4C6EE" w14:textId="77777777" w:rsidR="000E14AF" w:rsidDel="00856522" w:rsidRDefault="000E14AF">
      <w:pPr>
        <w:pStyle w:val="Verzeichnis2"/>
        <w:tabs>
          <w:tab w:val="left" w:pos="720"/>
          <w:tab w:val="right" w:leader="dot" w:pos="9062"/>
        </w:tabs>
        <w:rPr>
          <w:del w:id="437" w:author="Maximilian Schmitz" w:date="2015-07-08T15:29:00Z"/>
          <w:rFonts w:asciiTheme="minorHAnsi" w:eastAsiaTheme="minorEastAsia" w:hAnsiTheme="minorHAnsi" w:cstheme="minorBidi"/>
          <w:smallCaps w:val="0"/>
          <w:noProof/>
          <w:sz w:val="22"/>
          <w:szCs w:val="22"/>
        </w:rPr>
      </w:pPr>
      <w:del w:id="438" w:author="Maximilian Schmitz" w:date="2015-07-08T15:29:00Z">
        <w:r w:rsidRPr="00715D94" w:rsidDel="00856522">
          <w:rPr>
            <w:rStyle w:val="Hyperlink"/>
            <w:noProof/>
          </w:rPr>
          <w:delText>4.1</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Projektmanagement</w:delText>
        </w:r>
        <w:r w:rsidDel="00856522">
          <w:rPr>
            <w:noProof/>
            <w:webHidden/>
          </w:rPr>
          <w:tab/>
          <w:delText>11</w:delText>
        </w:r>
      </w:del>
    </w:p>
    <w:p w14:paraId="22105A8D" w14:textId="77777777" w:rsidR="000E14AF" w:rsidDel="00856522" w:rsidRDefault="000E14AF">
      <w:pPr>
        <w:pStyle w:val="Verzeichnis2"/>
        <w:tabs>
          <w:tab w:val="left" w:pos="720"/>
          <w:tab w:val="right" w:leader="dot" w:pos="9062"/>
        </w:tabs>
        <w:rPr>
          <w:del w:id="439" w:author="Maximilian Schmitz" w:date="2015-07-08T15:29:00Z"/>
          <w:rFonts w:asciiTheme="minorHAnsi" w:eastAsiaTheme="minorEastAsia" w:hAnsiTheme="minorHAnsi" w:cstheme="minorBidi"/>
          <w:smallCaps w:val="0"/>
          <w:noProof/>
          <w:sz w:val="22"/>
          <w:szCs w:val="22"/>
        </w:rPr>
      </w:pPr>
      <w:del w:id="440" w:author="Maximilian Schmitz" w:date="2015-07-08T15:29:00Z">
        <w:r w:rsidRPr="00715D94" w:rsidDel="00856522">
          <w:rPr>
            <w:rStyle w:val="Hyperlink"/>
            <w:noProof/>
          </w:rPr>
          <w:delText>4.2</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Analyse der Aufgabenstellung</w:delText>
        </w:r>
        <w:r w:rsidDel="00856522">
          <w:rPr>
            <w:noProof/>
            <w:webHidden/>
          </w:rPr>
          <w:tab/>
          <w:delText>11</w:delText>
        </w:r>
      </w:del>
    </w:p>
    <w:p w14:paraId="686E8EA3" w14:textId="77777777" w:rsidR="000E14AF" w:rsidDel="00856522" w:rsidRDefault="000E14AF">
      <w:pPr>
        <w:pStyle w:val="Verzeichnis3"/>
        <w:tabs>
          <w:tab w:val="left" w:pos="1200"/>
          <w:tab w:val="right" w:leader="dot" w:pos="9062"/>
        </w:tabs>
        <w:rPr>
          <w:del w:id="441" w:author="Maximilian Schmitz" w:date="2015-07-08T15:29:00Z"/>
          <w:rFonts w:asciiTheme="minorHAnsi" w:eastAsiaTheme="minorEastAsia" w:hAnsiTheme="minorHAnsi" w:cstheme="minorBidi"/>
          <w:i w:val="0"/>
          <w:iCs w:val="0"/>
          <w:noProof/>
          <w:sz w:val="22"/>
          <w:szCs w:val="22"/>
        </w:rPr>
      </w:pPr>
      <w:del w:id="442" w:author="Maximilian Schmitz" w:date="2015-07-08T15:29:00Z">
        <w:r w:rsidRPr="00715D94" w:rsidDel="00856522">
          <w:rPr>
            <w:rStyle w:val="Hyperlink"/>
            <w:noProof/>
          </w:rPr>
          <w:delText>4.2.1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Muss-Kriterien</w:delText>
        </w:r>
        <w:r w:rsidDel="00856522">
          <w:rPr>
            <w:noProof/>
            <w:webHidden/>
          </w:rPr>
          <w:tab/>
          <w:delText>11</w:delText>
        </w:r>
      </w:del>
    </w:p>
    <w:p w14:paraId="746304FD" w14:textId="77777777" w:rsidR="000E14AF" w:rsidDel="00856522" w:rsidRDefault="000E14AF">
      <w:pPr>
        <w:pStyle w:val="Verzeichnis3"/>
        <w:tabs>
          <w:tab w:val="left" w:pos="1200"/>
          <w:tab w:val="right" w:leader="dot" w:pos="9062"/>
        </w:tabs>
        <w:rPr>
          <w:del w:id="443" w:author="Maximilian Schmitz" w:date="2015-07-08T15:29:00Z"/>
          <w:rFonts w:asciiTheme="minorHAnsi" w:eastAsiaTheme="minorEastAsia" w:hAnsiTheme="minorHAnsi" w:cstheme="minorBidi"/>
          <w:i w:val="0"/>
          <w:iCs w:val="0"/>
          <w:noProof/>
          <w:sz w:val="22"/>
          <w:szCs w:val="22"/>
        </w:rPr>
      </w:pPr>
      <w:del w:id="444" w:author="Maximilian Schmitz" w:date="2015-07-08T15:29:00Z">
        <w:r w:rsidRPr="00715D94" w:rsidDel="00856522">
          <w:rPr>
            <w:rStyle w:val="Hyperlink"/>
            <w:noProof/>
          </w:rPr>
          <w:delText>4.2.2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Soll-Kriterien</w:delText>
        </w:r>
        <w:r w:rsidDel="00856522">
          <w:rPr>
            <w:noProof/>
            <w:webHidden/>
          </w:rPr>
          <w:tab/>
          <w:delText>12</w:delText>
        </w:r>
      </w:del>
    </w:p>
    <w:p w14:paraId="15C34ED4" w14:textId="77777777" w:rsidR="000E14AF" w:rsidDel="00856522" w:rsidRDefault="000E14AF">
      <w:pPr>
        <w:pStyle w:val="Verzeichnis3"/>
        <w:tabs>
          <w:tab w:val="left" w:pos="1200"/>
          <w:tab w:val="right" w:leader="dot" w:pos="9062"/>
        </w:tabs>
        <w:rPr>
          <w:del w:id="445" w:author="Maximilian Schmitz" w:date="2015-07-08T15:29:00Z"/>
          <w:rFonts w:asciiTheme="minorHAnsi" w:eastAsiaTheme="minorEastAsia" w:hAnsiTheme="minorHAnsi" w:cstheme="minorBidi"/>
          <w:i w:val="0"/>
          <w:iCs w:val="0"/>
          <w:noProof/>
          <w:sz w:val="22"/>
          <w:szCs w:val="22"/>
        </w:rPr>
      </w:pPr>
      <w:del w:id="446" w:author="Maximilian Schmitz" w:date="2015-07-08T15:29:00Z">
        <w:r w:rsidRPr="00715D94" w:rsidDel="00856522">
          <w:rPr>
            <w:rStyle w:val="Hyperlink"/>
            <w:noProof/>
          </w:rPr>
          <w:delText>4.2.3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Kann-Kriterien</w:delText>
        </w:r>
        <w:r w:rsidDel="00856522">
          <w:rPr>
            <w:noProof/>
            <w:webHidden/>
          </w:rPr>
          <w:tab/>
          <w:delText>12</w:delText>
        </w:r>
      </w:del>
    </w:p>
    <w:p w14:paraId="00B3EAAB" w14:textId="77777777" w:rsidR="000E14AF" w:rsidDel="00856522" w:rsidRDefault="000E14AF">
      <w:pPr>
        <w:pStyle w:val="Verzeichnis3"/>
        <w:tabs>
          <w:tab w:val="left" w:pos="1200"/>
          <w:tab w:val="right" w:leader="dot" w:pos="9062"/>
        </w:tabs>
        <w:rPr>
          <w:del w:id="447" w:author="Maximilian Schmitz" w:date="2015-07-08T15:29:00Z"/>
          <w:rFonts w:asciiTheme="minorHAnsi" w:eastAsiaTheme="minorEastAsia" w:hAnsiTheme="minorHAnsi" w:cstheme="minorBidi"/>
          <w:i w:val="0"/>
          <w:iCs w:val="0"/>
          <w:noProof/>
          <w:sz w:val="22"/>
          <w:szCs w:val="22"/>
        </w:rPr>
      </w:pPr>
      <w:del w:id="448" w:author="Maximilian Schmitz" w:date="2015-07-08T15:29:00Z">
        <w:r w:rsidRPr="00715D94" w:rsidDel="00856522">
          <w:rPr>
            <w:rStyle w:val="Hyperlink"/>
            <w:noProof/>
          </w:rPr>
          <w:delText>4.2.4</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Analyse der Kriterien</w:delText>
        </w:r>
        <w:r w:rsidDel="00856522">
          <w:rPr>
            <w:noProof/>
            <w:webHidden/>
          </w:rPr>
          <w:tab/>
          <w:delText>12</w:delText>
        </w:r>
      </w:del>
    </w:p>
    <w:p w14:paraId="113E58D2" w14:textId="77777777" w:rsidR="000E14AF" w:rsidDel="00856522" w:rsidRDefault="000E14AF">
      <w:pPr>
        <w:pStyle w:val="Verzeichnis2"/>
        <w:tabs>
          <w:tab w:val="left" w:pos="720"/>
          <w:tab w:val="right" w:leader="dot" w:pos="9062"/>
        </w:tabs>
        <w:rPr>
          <w:del w:id="449" w:author="Maximilian Schmitz" w:date="2015-07-08T15:29:00Z"/>
          <w:rFonts w:asciiTheme="minorHAnsi" w:eastAsiaTheme="minorEastAsia" w:hAnsiTheme="minorHAnsi" w:cstheme="minorBidi"/>
          <w:smallCaps w:val="0"/>
          <w:noProof/>
          <w:sz w:val="22"/>
          <w:szCs w:val="22"/>
        </w:rPr>
      </w:pPr>
      <w:del w:id="450" w:author="Maximilian Schmitz" w:date="2015-07-08T15:29:00Z">
        <w:r w:rsidRPr="00715D94" w:rsidDel="00856522">
          <w:rPr>
            <w:rStyle w:val="Hyperlink"/>
            <w:noProof/>
          </w:rPr>
          <w:delText>4.3</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Architektur</w:delText>
        </w:r>
        <w:r w:rsidDel="00856522">
          <w:rPr>
            <w:noProof/>
            <w:webHidden/>
          </w:rPr>
          <w:tab/>
          <w:delText>13</w:delText>
        </w:r>
      </w:del>
    </w:p>
    <w:p w14:paraId="1FE23AB2" w14:textId="77777777" w:rsidR="000E14AF" w:rsidDel="00856522" w:rsidRDefault="000E14AF">
      <w:pPr>
        <w:pStyle w:val="Verzeichnis1"/>
        <w:tabs>
          <w:tab w:val="left" w:pos="480"/>
          <w:tab w:val="right" w:leader="dot" w:pos="9062"/>
        </w:tabs>
        <w:rPr>
          <w:del w:id="451" w:author="Maximilian Schmitz" w:date="2015-07-08T15:29:00Z"/>
          <w:rFonts w:asciiTheme="minorHAnsi" w:eastAsiaTheme="minorEastAsia" w:hAnsiTheme="minorHAnsi" w:cstheme="minorBidi"/>
          <w:b w:val="0"/>
          <w:bCs w:val="0"/>
          <w:caps w:val="0"/>
          <w:noProof/>
          <w:sz w:val="22"/>
          <w:szCs w:val="22"/>
        </w:rPr>
      </w:pPr>
      <w:del w:id="452" w:author="Maximilian Schmitz" w:date="2015-07-08T15:29:00Z">
        <w:r w:rsidRPr="00715D94" w:rsidDel="00856522">
          <w:rPr>
            <w:rStyle w:val="Hyperlink"/>
            <w:noProof/>
          </w:rPr>
          <w:delText>5</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Umsetzung</w:delText>
        </w:r>
        <w:r w:rsidDel="00856522">
          <w:rPr>
            <w:noProof/>
            <w:webHidden/>
          </w:rPr>
          <w:tab/>
          <w:delText>16</w:delText>
        </w:r>
      </w:del>
    </w:p>
    <w:p w14:paraId="44F28BCE" w14:textId="77777777" w:rsidR="000E14AF" w:rsidDel="00856522" w:rsidRDefault="000E14AF">
      <w:pPr>
        <w:pStyle w:val="Verzeichnis2"/>
        <w:tabs>
          <w:tab w:val="left" w:pos="720"/>
          <w:tab w:val="right" w:leader="dot" w:pos="9062"/>
        </w:tabs>
        <w:rPr>
          <w:del w:id="453" w:author="Maximilian Schmitz" w:date="2015-07-08T15:29:00Z"/>
          <w:rFonts w:asciiTheme="minorHAnsi" w:eastAsiaTheme="minorEastAsia" w:hAnsiTheme="minorHAnsi" w:cstheme="minorBidi"/>
          <w:smallCaps w:val="0"/>
          <w:noProof/>
          <w:sz w:val="22"/>
          <w:szCs w:val="22"/>
        </w:rPr>
      </w:pPr>
      <w:del w:id="454" w:author="Maximilian Schmitz" w:date="2015-07-08T15:29:00Z">
        <w:r w:rsidRPr="00715D94" w:rsidDel="00856522">
          <w:rPr>
            <w:rStyle w:val="Hyperlink"/>
            <w:noProof/>
          </w:rPr>
          <w:delText>5.1</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Umsetzung der Simulationsumgebung</w:delText>
        </w:r>
        <w:r w:rsidDel="00856522">
          <w:rPr>
            <w:noProof/>
            <w:webHidden/>
          </w:rPr>
          <w:tab/>
          <w:delText>16</w:delText>
        </w:r>
      </w:del>
    </w:p>
    <w:p w14:paraId="27EA2475" w14:textId="77777777" w:rsidR="000E14AF" w:rsidDel="00856522" w:rsidRDefault="000E14AF">
      <w:pPr>
        <w:pStyle w:val="Verzeichnis3"/>
        <w:tabs>
          <w:tab w:val="left" w:pos="1200"/>
          <w:tab w:val="right" w:leader="dot" w:pos="9062"/>
        </w:tabs>
        <w:rPr>
          <w:del w:id="455" w:author="Maximilian Schmitz" w:date="2015-07-08T15:29:00Z"/>
          <w:rFonts w:asciiTheme="minorHAnsi" w:eastAsiaTheme="minorEastAsia" w:hAnsiTheme="minorHAnsi" w:cstheme="minorBidi"/>
          <w:i w:val="0"/>
          <w:iCs w:val="0"/>
          <w:noProof/>
          <w:sz w:val="22"/>
          <w:szCs w:val="22"/>
        </w:rPr>
      </w:pPr>
      <w:del w:id="456" w:author="Maximilian Schmitz" w:date="2015-07-08T15:29:00Z">
        <w:r w:rsidRPr="00715D94" w:rsidDel="00856522">
          <w:rPr>
            <w:rStyle w:val="Hyperlink"/>
            <w:noProof/>
          </w:rPr>
          <w:delText>5.1.1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Grundsätzliches</w:delText>
        </w:r>
        <w:r w:rsidDel="00856522">
          <w:rPr>
            <w:noProof/>
            <w:webHidden/>
          </w:rPr>
          <w:tab/>
          <w:delText>16</w:delText>
        </w:r>
      </w:del>
    </w:p>
    <w:p w14:paraId="5C856ABA" w14:textId="77777777" w:rsidR="000E14AF" w:rsidDel="00856522" w:rsidRDefault="000E14AF">
      <w:pPr>
        <w:pStyle w:val="Verzeichnis3"/>
        <w:tabs>
          <w:tab w:val="left" w:pos="1200"/>
          <w:tab w:val="right" w:leader="dot" w:pos="9062"/>
        </w:tabs>
        <w:rPr>
          <w:del w:id="457" w:author="Maximilian Schmitz" w:date="2015-07-08T15:29:00Z"/>
          <w:rFonts w:asciiTheme="minorHAnsi" w:eastAsiaTheme="minorEastAsia" w:hAnsiTheme="minorHAnsi" w:cstheme="minorBidi"/>
          <w:i w:val="0"/>
          <w:iCs w:val="0"/>
          <w:noProof/>
          <w:sz w:val="22"/>
          <w:szCs w:val="22"/>
        </w:rPr>
      </w:pPr>
      <w:del w:id="458" w:author="Maximilian Schmitz" w:date="2015-07-08T15:29:00Z">
        <w:r w:rsidRPr="00715D94" w:rsidDel="00856522">
          <w:rPr>
            <w:rStyle w:val="Hyperlink"/>
            <w:noProof/>
          </w:rPr>
          <w:delText>5.1.2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Regel- und Spielimplementierung</w:delText>
        </w:r>
        <w:r w:rsidDel="00856522">
          <w:rPr>
            <w:noProof/>
            <w:webHidden/>
          </w:rPr>
          <w:tab/>
          <w:delText>17</w:delText>
        </w:r>
      </w:del>
    </w:p>
    <w:p w14:paraId="055C53B1" w14:textId="77777777" w:rsidR="000E14AF" w:rsidDel="00856522" w:rsidRDefault="000E14AF">
      <w:pPr>
        <w:pStyle w:val="Verzeichnis3"/>
        <w:tabs>
          <w:tab w:val="left" w:pos="1200"/>
          <w:tab w:val="right" w:leader="dot" w:pos="9062"/>
        </w:tabs>
        <w:rPr>
          <w:del w:id="459" w:author="Maximilian Schmitz" w:date="2015-07-08T15:29:00Z"/>
          <w:rFonts w:asciiTheme="minorHAnsi" w:eastAsiaTheme="minorEastAsia" w:hAnsiTheme="minorHAnsi" w:cstheme="minorBidi"/>
          <w:i w:val="0"/>
          <w:iCs w:val="0"/>
          <w:noProof/>
          <w:sz w:val="22"/>
          <w:szCs w:val="22"/>
        </w:rPr>
      </w:pPr>
      <w:del w:id="460" w:author="Maximilian Schmitz" w:date="2015-07-08T15:29:00Z">
        <w:r w:rsidRPr="00715D94" w:rsidDel="00856522">
          <w:rPr>
            <w:rStyle w:val="Hyperlink"/>
            <w:noProof/>
          </w:rPr>
          <w:delText>5.1.3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Spielerimplementierung</w:delText>
        </w:r>
        <w:r w:rsidDel="00856522">
          <w:rPr>
            <w:noProof/>
            <w:webHidden/>
          </w:rPr>
          <w:tab/>
          <w:delText>21</w:delText>
        </w:r>
      </w:del>
    </w:p>
    <w:p w14:paraId="420352EA" w14:textId="77777777" w:rsidR="000E14AF" w:rsidDel="00856522" w:rsidRDefault="000E14AF">
      <w:pPr>
        <w:pStyle w:val="Verzeichnis3"/>
        <w:tabs>
          <w:tab w:val="left" w:pos="1200"/>
          <w:tab w:val="right" w:leader="dot" w:pos="9062"/>
        </w:tabs>
        <w:rPr>
          <w:del w:id="461" w:author="Maximilian Schmitz" w:date="2015-07-08T15:29:00Z"/>
          <w:rFonts w:asciiTheme="minorHAnsi" w:eastAsiaTheme="minorEastAsia" w:hAnsiTheme="minorHAnsi" w:cstheme="minorBidi"/>
          <w:i w:val="0"/>
          <w:iCs w:val="0"/>
          <w:noProof/>
          <w:sz w:val="22"/>
          <w:szCs w:val="22"/>
        </w:rPr>
      </w:pPr>
      <w:del w:id="462" w:author="Maximilian Schmitz" w:date="2015-07-08T15:29:00Z">
        <w:r w:rsidRPr="00715D94" w:rsidDel="00856522">
          <w:rPr>
            <w:rStyle w:val="Hyperlink"/>
            <w:noProof/>
          </w:rPr>
          <w:delText>5.1.4</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Skriptschnittstelle</w:delText>
        </w:r>
        <w:r w:rsidDel="00856522">
          <w:rPr>
            <w:noProof/>
            <w:webHidden/>
          </w:rPr>
          <w:tab/>
          <w:delText>25</w:delText>
        </w:r>
      </w:del>
    </w:p>
    <w:p w14:paraId="1490BBE5" w14:textId="77777777" w:rsidR="000E14AF" w:rsidDel="00856522" w:rsidRDefault="000E14AF">
      <w:pPr>
        <w:pStyle w:val="Verzeichnis2"/>
        <w:tabs>
          <w:tab w:val="left" w:pos="720"/>
          <w:tab w:val="right" w:leader="dot" w:pos="9062"/>
        </w:tabs>
        <w:rPr>
          <w:del w:id="463" w:author="Maximilian Schmitz" w:date="2015-07-08T15:29:00Z"/>
          <w:rFonts w:asciiTheme="minorHAnsi" w:eastAsiaTheme="minorEastAsia" w:hAnsiTheme="minorHAnsi" w:cstheme="minorBidi"/>
          <w:smallCaps w:val="0"/>
          <w:noProof/>
          <w:sz w:val="22"/>
          <w:szCs w:val="22"/>
        </w:rPr>
      </w:pPr>
      <w:del w:id="464" w:author="Maximilian Schmitz" w:date="2015-07-08T15:29:00Z">
        <w:r w:rsidRPr="00715D94" w:rsidDel="00856522">
          <w:rPr>
            <w:rStyle w:val="Hyperlink"/>
            <w:noProof/>
          </w:rPr>
          <w:delText>5.2</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Entwicklung der künstlichen Intelligenz</w:delText>
        </w:r>
        <w:r w:rsidDel="00856522">
          <w:rPr>
            <w:noProof/>
            <w:webHidden/>
          </w:rPr>
          <w:tab/>
          <w:delText>29</w:delText>
        </w:r>
      </w:del>
    </w:p>
    <w:p w14:paraId="0F84EE5A" w14:textId="77777777" w:rsidR="000E14AF" w:rsidDel="00856522" w:rsidRDefault="000E14AF">
      <w:pPr>
        <w:pStyle w:val="Verzeichnis1"/>
        <w:tabs>
          <w:tab w:val="left" w:pos="480"/>
          <w:tab w:val="right" w:leader="dot" w:pos="9062"/>
        </w:tabs>
        <w:rPr>
          <w:del w:id="465" w:author="Maximilian Schmitz" w:date="2015-07-08T15:29:00Z"/>
          <w:rFonts w:asciiTheme="minorHAnsi" w:eastAsiaTheme="minorEastAsia" w:hAnsiTheme="minorHAnsi" w:cstheme="minorBidi"/>
          <w:b w:val="0"/>
          <w:bCs w:val="0"/>
          <w:caps w:val="0"/>
          <w:noProof/>
          <w:sz w:val="22"/>
          <w:szCs w:val="22"/>
        </w:rPr>
      </w:pPr>
      <w:del w:id="466" w:author="Maximilian Schmitz" w:date="2015-07-08T15:29:00Z">
        <w:r w:rsidRPr="00715D94" w:rsidDel="00856522">
          <w:rPr>
            <w:rStyle w:val="Hyperlink"/>
            <w:noProof/>
          </w:rPr>
          <w:delText>6</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Ausblick</w:delText>
        </w:r>
        <w:r w:rsidDel="00856522">
          <w:rPr>
            <w:noProof/>
            <w:webHidden/>
          </w:rPr>
          <w:tab/>
          <w:delText>38</w:delText>
        </w:r>
      </w:del>
    </w:p>
    <w:p w14:paraId="79B8A1F9" w14:textId="77777777" w:rsidR="000E14AF" w:rsidDel="00856522" w:rsidRDefault="000E14AF">
      <w:pPr>
        <w:pStyle w:val="Verzeichnis1"/>
        <w:tabs>
          <w:tab w:val="left" w:pos="480"/>
          <w:tab w:val="right" w:leader="dot" w:pos="9062"/>
        </w:tabs>
        <w:rPr>
          <w:del w:id="467" w:author="Maximilian Schmitz" w:date="2015-07-08T15:29:00Z"/>
          <w:rFonts w:asciiTheme="minorHAnsi" w:eastAsiaTheme="minorEastAsia" w:hAnsiTheme="minorHAnsi" w:cstheme="minorBidi"/>
          <w:b w:val="0"/>
          <w:bCs w:val="0"/>
          <w:caps w:val="0"/>
          <w:noProof/>
          <w:sz w:val="22"/>
          <w:szCs w:val="22"/>
        </w:rPr>
      </w:pPr>
      <w:del w:id="468" w:author="Maximilian Schmitz" w:date="2015-07-08T15:29:00Z">
        <w:r w:rsidRPr="00715D94" w:rsidDel="00856522">
          <w:rPr>
            <w:rStyle w:val="Hyperlink"/>
            <w:noProof/>
          </w:rPr>
          <w:delText>7</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Fazit</w:delText>
        </w:r>
        <w:r w:rsidDel="00856522">
          <w:rPr>
            <w:noProof/>
            <w:webHidden/>
          </w:rPr>
          <w:tab/>
          <w:delText>40</w:delText>
        </w:r>
      </w:del>
    </w:p>
    <w:p w14:paraId="3B2ABEE6" w14:textId="77777777" w:rsidR="000E14AF" w:rsidDel="00856522" w:rsidRDefault="000E14AF">
      <w:pPr>
        <w:pStyle w:val="Verzeichnis1"/>
        <w:tabs>
          <w:tab w:val="right" w:leader="dot" w:pos="9062"/>
        </w:tabs>
        <w:rPr>
          <w:del w:id="469" w:author="Maximilian Schmitz" w:date="2015-07-08T15:29:00Z"/>
          <w:rFonts w:asciiTheme="minorHAnsi" w:eastAsiaTheme="minorEastAsia" w:hAnsiTheme="minorHAnsi" w:cstheme="minorBidi"/>
          <w:b w:val="0"/>
          <w:bCs w:val="0"/>
          <w:caps w:val="0"/>
          <w:noProof/>
          <w:sz w:val="22"/>
          <w:szCs w:val="22"/>
        </w:rPr>
      </w:pPr>
      <w:del w:id="470" w:author="Maximilian Schmitz" w:date="2015-07-08T15:29:00Z">
        <w:r w:rsidRPr="00715D94" w:rsidDel="00856522">
          <w:rPr>
            <w:rStyle w:val="Hyperlink"/>
            <w:noProof/>
          </w:rPr>
          <w:delText>Literaturverzeichnis</w:delText>
        </w:r>
        <w:r w:rsidDel="00856522">
          <w:rPr>
            <w:noProof/>
            <w:webHidden/>
          </w:rPr>
          <w:tab/>
          <w:delText>I</w:delText>
        </w:r>
      </w:del>
    </w:p>
    <w:p w14:paraId="71EA57B1" w14:textId="77777777" w:rsidR="000E14AF" w:rsidDel="00856522" w:rsidRDefault="000E14AF">
      <w:pPr>
        <w:pStyle w:val="Verzeichnis1"/>
        <w:tabs>
          <w:tab w:val="right" w:leader="dot" w:pos="9062"/>
        </w:tabs>
        <w:rPr>
          <w:del w:id="471" w:author="Maximilian Schmitz" w:date="2015-07-08T15:29:00Z"/>
          <w:rFonts w:asciiTheme="minorHAnsi" w:eastAsiaTheme="minorEastAsia" w:hAnsiTheme="minorHAnsi" w:cstheme="minorBidi"/>
          <w:b w:val="0"/>
          <w:bCs w:val="0"/>
          <w:caps w:val="0"/>
          <w:noProof/>
          <w:sz w:val="22"/>
          <w:szCs w:val="22"/>
        </w:rPr>
      </w:pPr>
      <w:del w:id="472" w:author="Maximilian Schmitz" w:date="2015-07-08T15:29:00Z">
        <w:r w:rsidRPr="00715D94" w:rsidDel="00856522">
          <w:rPr>
            <w:rStyle w:val="Hyperlink"/>
            <w:noProof/>
          </w:rPr>
          <w:delText>Abbildungsverzeichnis</w:delText>
        </w:r>
        <w:r w:rsidDel="00856522">
          <w:rPr>
            <w:noProof/>
            <w:webHidden/>
          </w:rPr>
          <w:tab/>
          <w:delText>II</w:delText>
        </w:r>
      </w:del>
    </w:p>
    <w:p w14:paraId="46330ED9" w14:textId="77777777" w:rsidR="000E14AF" w:rsidDel="00856522" w:rsidRDefault="000E14AF">
      <w:pPr>
        <w:pStyle w:val="Verzeichnis1"/>
        <w:tabs>
          <w:tab w:val="right" w:leader="dot" w:pos="9062"/>
        </w:tabs>
        <w:rPr>
          <w:del w:id="473" w:author="Maximilian Schmitz" w:date="2015-07-08T15:29:00Z"/>
          <w:rFonts w:asciiTheme="minorHAnsi" w:eastAsiaTheme="minorEastAsia" w:hAnsiTheme="minorHAnsi" w:cstheme="minorBidi"/>
          <w:b w:val="0"/>
          <w:bCs w:val="0"/>
          <w:caps w:val="0"/>
          <w:noProof/>
          <w:sz w:val="22"/>
          <w:szCs w:val="22"/>
        </w:rPr>
      </w:pPr>
      <w:del w:id="474" w:author="Maximilian Schmitz" w:date="2015-07-08T15:29:00Z">
        <w:r w:rsidRPr="00715D94" w:rsidDel="00856522">
          <w:rPr>
            <w:rStyle w:val="Hyperlink"/>
            <w:noProof/>
          </w:rPr>
          <w:delText>Tabellenverzeichnis</w:delText>
        </w:r>
        <w:r w:rsidDel="00856522">
          <w:rPr>
            <w:noProof/>
            <w:webHidden/>
          </w:rPr>
          <w:tab/>
          <w:delText>III</w:delText>
        </w:r>
      </w:del>
    </w:p>
    <w:p w14:paraId="2FCD63E3" w14:textId="77777777" w:rsidR="000E14AF" w:rsidDel="00856522" w:rsidRDefault="000E14AF">
      <w:pPr>
        <w:pStyle w:val="Verzeichnis1"/>
        <w:tabs>
          <w:tab w:val="right" w:leader="dot" w:pos="9062"/>
        </w:tabs>
        <w:rPr>
          <w:del w:id="475" w:author="Maximilian Schmitz" w:date="2015-07-08T15:29:00Z"/>
          <w:rFonts w:asciiTheme="minorHAnsi" w:eastAsiaTheme="minorEastAsia" w:hAnsiTheme="minorHAnsi" w:cstheme="minorBidi"/>
          <w:b w:val="0"/>
          <w:bCs w:val="0"/>
          <w:caps w:val="0"/>
          <w:noProof/>
          <w:sz w:val="22"/>
          <w:szCs w:val="22"/>
        </w:rPr>
      </w:pPr>
      <w:del w:id="476" w:author="Maximilian Schmitz" w:date="2015-07-08T15:29:00Z">
        <w:r w:rsidRPr="00715D94" w:rsidDel="00856522">
          <w:rPr>
            <w:rStyle w:val="Hyperlink"/>
            <w:noProof/>
          </w:rPr>
          <w:delText>Abkürzungsverzeichnis</w:delText>
        </w:r>
        <w:r w:rsidDel="00856522">
          <w:rPr>
            <w:noProof/>
            <w:webHidden/>
          </w:rPr>
          <w:tab/>
          <w:delText>IV</w:delText>
        </w:r>
      </w:del>
    </w:p>
    <w:p w14:paraId="757DD91F" w14:textId="77777777" w:rsidR="000E14AF" w:rsidDel="00856522" w:rsidRDefault="000E14AF">
      <w:pPr>
        <w:pStyle w:val="Verzeichnis1"/>
        <w:tabs>
          <w:tab w:val="right" w:leader="dot" w:pos="9062"/>
        </w:tabs>
        <w:rPr>
          <w:del w:id="477" w:author="Maximilian Schmitz" w:date="2015-07-08T15:29:00Z"/>
          <w:rFonts w:asciiTheme="minorHAnsi" w:eastAsiaTheme="minorEastAsia" w:hAnsiTheme="minorHAnsi" w:cstheme="minorBidi"/>
          <w:b w:val="0"/>
          <w:bCs w:val="0"/>
          <w:caps w:val="0"/>
          <w:noProof/>
          <w:sz w:val="22"/>
          <w:szCs w:val="22"/>
        </w:rPr>
      </w:pPr>
      <w:del w:id="478" w:author="Maximilian Schmitz" w:date="2015-07-08T15:29:00Z">
        <w:r w:rsidRPr="00715D94" w:rsidDel="00856522">
          <w:rPr>
            <w:rStyle w:val="Hyperlink"/>
            <w:noProof/>
          </w:rPr>
          <w:delText>Glossar</w:delText>
        </w:r>
        <w:r w:rsidDel="00856522">
          <w:rPr>
            <w:noProof/>
            <w:webHidden/>
          </w:rPr>
          <w:tab/>
          <w:delText>V</w:delText>
        </w:r>
      </w:del>
    </w:p>
    <w:p w14:paraId="0946570E" w14:textId="77777777" w:rsidR="00765681" w:rsidDel="00856522" w:rsidRDefault="00765681">
      <w:pPr>
        <w:pStyle w:val="Verzeichnis1"/>
        <w:tabs>
          <w:tab w:val="right" w:leader="dot" w:pos="9062"/>
        </w:tabs>
        <w:rPr>
          <w:del w:id="479" w:author="Maximilian Schmitz" w:date="2015-07-08T15:29:00Z"/>
          <w:rFonts w:asciiTheme="minorHAnsi" w:eastAsiaTheme="minorEastAsia" w:hAnsiTheme="minorHAnsi" w:cstheme="minorBidi"/>
          <w:b w:val="0"/>
          <w:bCs w:val="0"/>
          <w:caps w:val="0"/>
          <w:noProof/>
          <w:sz w:val="22"/>
          <w:szCs w:val="22"/>
        </w:rPr>
      </w:pPr>
      <w:del w:id="480" w:author="Maximilian Schmitz" w:date="2015-07-08T15:29:00Z">
        <w:r w:rsidRPr="000E14AF" w:rsidDel="00856522">
          <w:rPr>
            <w:rPrChange w:id="481" w:author="Admin" w:date="2015-07-08T08:59:00Z">
              <w:rPr>
                <w:rStyle w:val="Hyperlink"/>
                <w:noProof/>
              </w:rPr>
            </w:rPrChange>
          </w:rPr>
          <w:delText>Eidesstattliche Erklärung</w:delText>
        </w:r>
        <w:r w:rsidDel="00856522">
          <w:rPr>
            <w:noProof/>
            <w:webHidden/>
          </w:rPr>
          <w:tab/>
          <w:delText>I</w:delText>
        </w:r>
      </w:del>
    </w:p>
    <w:p w14:paraId="6A86647D" w14:textId="77777777" w:rsidR="00765681" w:rsidDel="00856522" w:rsidRDefault="00765681">
      <w:pPr>
        <w:pStyle w:val="Verzeichnis1"/>
        <w:tabs>
          <w:tab w:val="right" w:leader="dot" w:pos="9062"/>
        </w:tabs>
        <w:rPr>
          <w:del w:id="482" w:author="Maximilian Schmitz" w:date="2015-07-08T15:29:00Z"/>
          <w:rFonts w:asciiTheme="minorHAnsi" w:eastAsiaTheme="minorEastAsia" w:hAnsiTheme="minorHAnsi" w:cstheme="minorBidi"/>
          <w:b w:val="0"/>
          <w:bCs w:val="0"/>
          <w:caps w:val="0"/>
          <w:noProof/>
          <w:sz w:val="22"/>
          <w:szCs w:val="22"/>
        </w:rPr>
      </w:pPr>
      <w:del w:id="483" w:author="Maximilian Schmitz" w:date="2015-07-08T15:29:00Z">
        <w:r w:rsidRPr="000E14AF" w:rsidDel="00856522">
          <w:rPr>
            <w:rPrChange w:id="484" w:author="Admin" w:date="2015-07-08T08:59:00Z">
              <w:rPr>
                <w:rStyle w:val="Hyperlink"/>
                <w:noProof/>
              </w:rPr>
            </w:rPrChange>
          </w:rPr>
          <w:delText>Kurzfassung</w:delText>
        </w:r>
        <w:r w:rsidDel="00856522">
          <w:rPr>
            <w:noProof/>
            <w:webHidden/>
          </w:rPr>
          <w:tab/>
          <w:delText>II</w:delText>
        </w:r>
      </w:del>
    </w:p>
    <w:p w14:paraId="40C9F649" w14:textId="77777777" w:rsidR="00765681" w:rsidDel="00856522" w:rsidRDefault="00765681">
      <w:pPr>
        <w:pStyle w:val="Verzeichnis1"/>
        <w:tabs>
          <w:tab w:val="right" w:leader="dot" w:pos="9062"/>
        </w:tabs>
        <w:rPr>
          <w:del w:id="485" w:author="Maximilian Schmitz" w:date="2015-07-08T15:29:00Z"/>
          <w:rFonts w:asciiTheme="minorHAnsi" w:eastAsiaTheme="minorEastAsia" w:hAnsiTheme="minorHAnsi" w:cstheme="minorBidi"/>
          <w:b w:val="0"/>
          <w:bCs w:val="0"/>
          <w:caps w:val="0"/>
          <w:noProof/>
          <w:sz w:val="22"/>
          <w:szCs w:val="22"/>
        </w:rPr>
      </w:pPr>
      <w:del w:id="486" w:author="Maximilian Schmitz" w:date="2015-07-08T15:29:00Z">
        <w:r w:rsidRPr="000E14AF" w:rsidDel="00856522">
          <w:rPr>
            <w:rPrChange w:id="487" w:author="Admin" w:date="2015-07-08T08:59:00Z">
              <w:rPr>
                <w:rStyle w:val="Hyperlink"/>
                <w:noProof/>
              </w:rPr>
            </w:rPrChange>
          </w:rPr>
          <w:delText>Inhalt</w:delText>
        </w:r>
        <w:r w:rsidDel="00856522">
          <w:rPr>
            <w:noProof/>
            <w:webHidden/>
          </w:rPr>
          <w:tab/>
          <w:delText>III</w:delText>
        </w:r>
      </w:del>
    </w:p>
    <w:p w14:paraId="1EFA376C" w14:textId="77777777" w:rsidR="00765681" w:rsidDel="00856522" w:rsidRDefault="00765681">
      <w:pPr>
        <w:pStyle w:val="Verzeichnis1"/>
        <w:tabs>
          <w:tab w:val="right" w:leader="dot" w:pos="9062"/>
        </w:tabs>
        <w:rPr>
          <w:del w:id="488" w:author="Maximilian Schmitz" w:date="2015-07-08T15:29:00Z"/>
          <w:rFonts w:asciiTheme="minorHAnsi" w:eastAsiaTheme="minorEastAsia" w:hAnsiTheme="minorHAnsi" w:cstheme="minorBidi"/>
          <w:b w:val="0"/>
          <w:bCs w:val="0"/>
          <w:caps w:val="0"/>
          <w:noProof/>
          <w:sz w:val="22"/>
          <w:szCs w:val="22"/>
        </w:rPr>
      </w:pPr>
      <w:del w:id="489" w:author="Maximilian Schmitz" w:date="2015-07-08T15:29:00Z">
        <w:r w:rsidRPr="000E14AF" w:rsidDel="00856522">
          <w:rPr>
            <w:rPrChange w:id="490" w:author="Admin" w:date="2015-07-08T08:59:00Z">
              <w:rPr>
                <w:rStyle w:val="Hyperlink"/>
                <w:noProof/>
              </w:rPr>
            </w:rPrChange>
          </w:rPr>
          <w:delText>Abstract</w:delText>
        </w:r>
        <w:r w:rsidDel="00856522">
          <w:rPr>
            <w:noProof/>
            <w:webHidden/>
          </w:rPr>
          <w:tab/>
          <w:delText>1</w:delText>
        </w:r>
      </w:del>
    </w:p>
    <w:p w14:paraId="002CE91A" w14:textId="77777777" w:rsidR="00765681" w:rsidDel="00856522" w:rsidRDefault="00765681">
      <w:pPr>
        <w:pStyle w:val="Verzeichnis1"/>
        <w:tabs>
          <w:tab w:val="right" w:leader="dot" w:pos="9062"/>
        </w:tabs>
        <w:rPr>
          <w:del w:id="491" w:author="Maximilian Schmitz" w:date="2015-07-08T15:29:00Z"/>
          <w:rFonts w:asciiTheme="minorHAnsi" w:eastAsiaTheme="minorEastAsia" w:hAnsiTheme="minorHAnsi" w:cstheme="minorBidi"/>
          <w:b w:val="0"/>
          <w:bCs w:val="0"/>
          <w:caps w:val="0"/>
          <w:noProof/>
          <w:sz w:val="22"/>
          <w:szCs w:val="22"/>
        </w:rPr>
      </w:pPr>
      <w:del w:id="492" w:author="Maximilian Schmitz" w:date="2015-07-08T15:29:00Z">
        <w:r w:rsidRPr="000E14AF" w:rsidDel="00856522">
          <w:rPr>
            <w:rPrChange w:id="493" w:author="Admin" w:date="2015-07-08T08:59:00Z">
              <w:rPr>
                <w:rStyle w:val="Hyperlink"/>
                <w:noProof/>
              </w:rPr>
            </w:rPrChange>
          </w:rPr>
          <w:delText>Einleitung</w:delText>
        </w:r>
        <w:r w:rsidDel="00856522">
          <w:rPr>
            <w:noProof/>
            <w:webHidden/>
          </w:rPr>
          <w:tab/>
          <w:delText>2</w:delText>
        </w:r>
      </w:del>
    </w:p>
    <w:p w14:paraId="55F74D21" w14:textId="77777777" w:rsidR="00765681" w:rsidDel="00856522" w:rsidRDefault="00765681">
      <w:pPr>
        <w:pStyle w:val="Verzeichnis1"/>
        <w:tabs>
          <w:tab w:val="left" w:pos="480"/>
          <w:tab w:val="right" w:leader="dot" w:pos="9062"/>
        </w:tabs>
        <w:rPr>
          <w:del w:id="494" w:author="Maximilian Schmitz" w:date="2015-07-08T15:29:00Z"/>
          <w:rFonts w:asciiTheme="minorHAnsi" w:eastAsiaTheme="minorEastAsia" w:hAnsiTheme="minorHAnsi" w:cstheme="minorBidi"/>
          <w:b w:val="0"/>
          <w:bCs w:val="0"/>
          <w:caps w:val="0"/>
          <w:noProof/>
          <w:sz w:val="22"/>
          <w:szCs w:val="22"/>
        </w:rPr>
      </w:pPr>
      <w:del w:id="495" w:author="Maximilian Schmitz" w:date="2015-07-08T15:29:00Z">
        <w:r w:rsidRPr="000E14AF" w:rsidDel="00856522">
          <w:rPr>
            <w:rPrChange w:id="496" w:author="Admin" w:date="2015-07-08T08:59:00Z">
              <w:rPr>
                <w:rStyle w:val="Hyperlink"/>
                <w:noProof/>
              </w:rPr>
            </w:rPrChange>
          </w:rPr>
          <w:delText>1</w:delText>
        </w:r>
        <w:r w:rsidDel="00856522">
          <w:rPr>
            <w:rFonts w:asciiTheme="minorHAnsi" w:eastAsiaTheme="minorEastAsia" w:hAnsiTheme="minorHAnsi" w:cstheme="minorBidi"/>
            <w:b w:val="0"/>
            <w:bCs w:val="0"/>
            <w:caps w:val="0"/>
            <w:noProof/>
            <w:sz w:val="22"/>
            <w:szCs w:val="22"/>
          </w:rPr>
          <w:tab/>
        </w:r>
        <w:r w:rsidRPr="000E14AF" w:rsidDel="00856522">
          <w:rPr>
            <w:rPrChange w:id="497" w:author="Admin" w:date="2015-07-08T08:59:00Z">
              <w:rPr>
                <w:rStyle w:val="Hyperlink"/>
                <w:noProof/>
              </w:rPr>
            </w:rPrChange>
          </w:rPr>
          <w:delText>Aufgabenstellung</w:delText>
        </w:r>
        <w:r w:rsidDel="00856522">
          <w:rPr>
            <w:noProof/>
            <w:webHidden/>
          </w:rPr>
          <w:tab/>
          <w:delText>3</w:delText>
        </w:r>
      </w:del>
    </w:p>
    <w:p w14:paraId="0B56DE28" w14:textId="77777777" w:rsidR="00765681" w:rsidDel="00856522" w:rsidRDefault="00765681">
      <w:pPr>
        <w:pStyle w:val="Verzeichnis1"/>
        <w:tabs>
          <w:tab w:val="left" w:pos="480"/>
          <w:tab w:val="right" w:leader="dot" w:pos="9062"/>
        </w:tabs>
        <w:rPr>
          <w:del w:id="498" w:author="Maximilian Schmitz" w:date="2015-07-08T15:29:00Z"/>
          <w:rFonts w:asciiTheme="minorHAnsi" w:eastAsiaTheme="minorEastAsia" w:hAnsiTheme="minorHAnsi" w:cstheme="minorBidi"/>
          <w:b w:val="0"/>
          <w:bCs w:val="0"/>
          <w:caps w:val="0"/>
          <w:noProof/>
          <w:sz w:val="22"/>
          <w:szCs w:val="22"/>
        </w:rPr>
      </w:pPr>
      <w:del w:id="499" w:author="Maximilian Schmitz" w:date="2015-07-08T15:29:00Z">
        <w:r w:rsidRPr="000E14AF" w:rsidDel="00856522">
          <w:rPr>
            <w:rPrChange w:id="500" w:author="Admin" w:date="2015-07-08T08:59:00Z">
              <w:rPr>
                <w:rStyle w:val="Hyperlink"/>
                <w:noProof/>
              </w:rPr>
            </w:rPrChange>
          </w:rPr>
          <w:delText>2</w:delText>
        </w:r>
        <w:r w:rsidDel="00856522">
          <w:rPr>
            <w:rFonts w:asciiTheme="minorHAnsi" w:eastAsiaTheme="minorEastAsia" w:hAnsiTheme="minorHAnsi" w:cstheme="minorBidi"/>
            <w:b w:val="0"/>
            <w:bCs w:val="0"/>
            <w:caps w:val="0"/>
            <w:noProof/>
            <w:sz w:val="22"/>
            <w:szCs w:val="22"/>
          </w:rPr>
          <w:tab/>
        </w:r>
        <w:r w:rsidRPr="000E14AF" w:rsidDel="00856522">
          <w:rPr>
            <w:rPrChange w:id="501" w:author="Admin" w:date="2015-07-08T08:59:00Z">
              <w:rPr>
                <w:rStyle w:val="Hyperlink"/>
                <w:noProof/>
              </w:rPr>
            </w:rPrChange>
          </w:rPr>
          <w:delText>Stand der Technik</w:delText>
        </w:r>
        <w:r w:rsidDel="00856522">
          <w:rPr>
            <w:noProof/>
            <w:webHidden/>
          </w:rPr>
          <w:tab/>
          <w:delText>4</w:delText>
        </w:r>
      </w:del>
    </w:p>
    <w:p w14:paraId="1E956D5D" w14:textId="77777777" w:rsidR="00765681" w:rsidDel="00856522" w:rsidRDefault="00765681">
      <w:pPr>
        <w:pStyle w:val="Verzeichnis2"/>
        <w:tabs>
          <w:tab w:val="left" w:pos="720"/>
          <w:tab w:val="right" w:leader="dot" w:pos="9062"/>
        </w:tabs>
        <w:rPr>
          <w:del w:id="502" w:author="Maximilian Schmitz" w:date="2015-07-08T15:29:00Z"/>
          <w:rFonts w:asciiTheme="minorHAnsi" w:eastAsiaTheme="minorEastAsia" w:hAnsiTheme="minorHAnsi" w:cstheme="minorBidi"/>
          <w:smallCaps w:val="0"/>
          <w:noProof/>
          <w:sz w:val="22"/>
          <w:szCs w:val="22"/>
        </w:rPr>
      </w:pPr>
      <w:del w:id="503" w:author="Maximilian Schmitz" w:date="2015-07-08T15:29:00Z">
        <w:r w:rsidRPr="000E14AF" w:rsidDel="00856522">
          <w:rPr>
            <w:rPrChange w:id="504" w:author="Admin" w:date="2015-07-08T08:59:00Z">
              <w:rPr>
                <w:rStyle w:val="Hyperlink"/>
                <w:noProof/>
              </w:rPr>
            </w:rPrChange>
          </w:rPr>
          <w:delText>2.1</w:delText>
        </w:r>
        <w:r w:rsidDel="00856522">
          <w:rPr>
            <w:rFonts w:asciiTheme="minorHAnsi" w:eastAsiaTheme="minorEastAsia" w:hAnsiTheme="minorHAnsi" w:cstheme="minorBidi"/>
            <w:smallCaps w:val="0"/>
            <w:noProof/>
            <w:sz w:val="22"/>
            <w:szCs w:val="22"/>
          </w:rPr>
          <w:tab/>
        </w:r>
        <w:r w:rsidRPr="000E14AF" w:rsidDel="00856522">
          <w:rPr>
            <w:rPrChange w:id="505" w:author="Admin" w:date="2015-07-08T08:59:00Z">
              <w:rPr>
                <w:rStyle w:val="Hyperlink"/>
                <w:noProof/>
              </w:rPr>
            </w:rPrChange>
          </w:rPr>
          <w:delText>Einleitung</w:delText>
        </w:r>
        <w:r w:rsidDel="00856522">
          <w:rPr>
            <w:noProof/>
            <w:webHidden/>
          </w:rPr>
          <w:tab/>
          <w:delText>4</w:delText>
        </w:r>
      </w:del>
    </w:p>
    <w:p w14:paraId="6591518A" w14:textId="77777777" w:rsidR="00765681" w:rsidDel="00856522" w:rsidRDefault="00765681">
      <w:pPr>
        <w:pStyle w:val="Verzeichnis2"/>
        <w:tabs>
          <w:tab w:val="left" w:pos="720"/>
          <w:tab w:val="right" w:leader="dot" w:pos="9062"/>
        </w:tabs>
        <w:rPr>
          <w:del w:id="506" w:author="Maximilian Schmitz" w:date="2015-07-08T15:29:00Z"/>
          <w:rFonts w:asciiTheme="minorHAnsi" w:eastAsiaTheme="minorEastAsia" w:hAnsiTheme="minorHAnsi" w:cstheme="minorBidi"/>
          <w:smallCaps w:val="0"/>
          <w:noProof/>
          <w:sz w:val="22"/>
          <w:szCs w:val="22"/>
        </w:rPr>
      </w:pPr>
      <w:del w:id="507" w:author="Maximilian Schmitz" w:date="2015-07-08T15:29:00Z">
        <w:r w:rsidRPr="000E14AF" w:rsidDel="00856522">
          <w:rPr>
            <w:rPrChange w:id="508" w:author="Admin" w:date="2015-07-08T08:59:00Z">
              <w:rPr>
                <w:rStyle w:val="Hyperlink"/>
                <w:noProof/>
              </w:rPr>
            </w:rPrChange>
          </w:rPr>
          <w:delText>2.2</w:delText>
        </w:r>
        <w:r w:rsidDel="00856522">
          <w:rPr>
            <w:rFonts w:asciiTheme="minorHAnsi" w:eastAsiaTheme="minorEastAsia" w:hAnsiTheme="minorHAnsi" w:cstheme="minorBidi"/>
            <w:smallCaps w:val="0"/>
            <w:noProof/>
            <w:sz w:val="22"/>
            <w:szCs w:val="22"/>
          </w:rPr>
          <w:tab/>
        </w:r>
        <w:r w:rsidRPr="000E14AF" w:rsidDel="00856522">
          <w:rPr>
            <w:rPrChange w:id="509" w:author="Admin" w:date="2015-07-08T08:59:00Z">
              <w:rPr>
                <w:rStyle w:val="Hyperlink"/>
                <w:noProof/>
              </w:rPr>
            </w:rPrChange>
          </w:rPr>
          <w:delText>Game Engine</w:delText>
        </w:r>
        <w:r w:rsidDel="00856522">
          <w:rPr>
            <w:noProof/>
            <w:webHidden/>
          </w:rPr>
          <w:tab/>
          <w:delText>4</w:delText>
        </w:r>
      </w:del>
    </w:p>
    <w:p w14:paraId="12F20349" w14:textId="77777777" w:rsidR="00765681" w:rsidDel="00856522" w:rsidRDefault="00765681">
      <w:pPr>
        <w:pStyle w:val="Verzeichnis3"/>
        <w:tabs>
          <w:tab w:val="left" w:pos="1200"/>
          <w:tab w:val="right" w:leader="dot" w:pos="9062"/>
        </w:tabs>
        <w:rPr>
          <w:del w:id="510" w:author="Maximilian Schmitz" w:date="2015-07-08T15:29:00Z"/>
          <w:rFonts w:asciiTheme="minorHAnsi" w:eastAsiaTheme="minorEastAsia" w:hAnsiTheme="minorHAnsi" w:cstheme="minorBidi"/>
          <w:i w:val="0"/>
          <w:iCs w:val="0"/>
          <w:noProof/>
          <w:sz w:val="22"/>
          <w:szCs w:val="22"/>
        </w:rPr>
      </w:pPr>
      <w:del w:id="511" w:author="Maximilian Schmitz" w:date="2015-07-08T15:29:00Z">
        <w:r w:rsidRPr="000E14AF" w:rsidDel="00856522">
          <w:rPr>
            <w:rPrChange w:id="512" w:author="Admin" w:date="2015-07-08T08:59:00Z">
              <w:rPr>
                <w:rStyle w:val="Hyperlink"/>
                <w:noProof/>
              </w:rPr>
            </w:rPrChange>
          </w:rPr>
          <w:delText>2.2.1</w:delText>
        </w:r>
        <w:r w:rsidDel="00856522">
          <w:rPr>
            <w:rFonts w:asciiTheme="minorHAnsi" w:eastAsiaTheme="minorEastAsia" w:hAnsiTheme="minorHAnsi" w:cstheme="minorBidi"/>
            <w:i w:val="0"/>
            <w:iCs w:val="0"/>
            <w:noProof/>
            <w:sz w:val="22"/>
            <w:szCs w:val="22"/>
          </w:rPr>
          <w:tab/>
        </w:r>
        <w:r w:rsidRPr="000E14AF" w:rsidDel="00856522">
          <w:rPr>
            <w:rPrChange w:id="513" w:author="Admin" w:date="2015-07-08T08:59:00Z">
              <w:rPr>
                <w:rStyle w:val="Hyperlink"/>
                <w:noProof/>
              </w:rPr>
            </w:rPrChange>
          </w:rPr>
          <w:delText>Grundsätzliches</w:delText>
        </w:r>
        <w:r w:rsidDel="00856522">
          <w:rPr>
            <w:noProof/>
            <w:webHidden/>
          </w:rPr>
          <w:tab/>
          <w:delText>4</w:delText>
        </w:r>
      </w:del>
    </w:p>
    <w:p w14:paraId="6974CD6D" w14:textId="77777777" w:rsidR="00765681" w:rsidDel="00856522" w:rsidRDefault="00765681">
      <w:pPr>
        <w:pStyle w:val="Verzeichnis3"/>
        <w:tabs>
          <w:tab w:val="left" w:pos="1200"/>
          <w:tab w:val="right" w:leader="dot" w:pos="9062"/>
        </w:tabs>
        <w:rPr>
          <w:del w:id="514" w:author="Maximilian Schmitz" w:date="2015-07-08T15:29:00Z"/>
          <w:rFonts w:asciiTheme="minorHAnsi" w:eastAsiaTheme="minorEastAsia" w:hAnsiTheme="minorHAnsi" w:cstheme="minorBidi"/>
          <w:i w:val="0"/>
          <w:iCs w:val="0"/>
          <w:noProof/>
          <w:sz w:val="22"/>
          <w:szCs w:val="22"/>
        </w:rPr>
      </w:pPr>
      <w:del w:id="515" w:author="Maximilian Schmitz" w:date="2015-07-08T15:29:00Z">
        <w:r w:rsidRPr="000E14AF" w:rsidDel="00856522">
          <w:rPr>
            <w:rPrChange w:id="516" w:author="Admin" w:date="2015-07-08T08:59:00Z">
              <w:rPr>
                <w:rStyle w:val="Hyperlink"/>
                <w:noProof/>
              </w:rPr>
            </w:rPrChange>
          </w:rPr>
          <w:delText>2.2.2</w:delText>
        </w:r>
        <w:r w:rsidDel="00856522">
          <w:rPr>
            <w:rFonts w:asciiTheme="minorHAnsi" w:eastAsiaTheme="minorEastAsia" w:hAnsiTheme="minorHAnsi" w:cstheme="minorBidi"/>
            <w:i w:val="0"/>
            <w:iCs w:val="0"/>
            <w:noProof/>
            <w:sz w:val="22"/>
            <w:szCs w:val="22"/>
          </w:rPr>
          <w:tab/>
        </w:r>
        <w:r w:rsidRPr="000E14AF" w:rsidDel="00856522">
          <w:rPr>
            <w:rPrChange w:id="517" w:author="Admin" w:date="2015-07-08T08:59:00Z">
              <w:rPr>
                <w:rStyle w:val="Hyperlink"/>
                <w:noProof/>
              </w:rPr>
            </w:rPrChange>
          </w:rPr>
          <w:delText>Source Engine</w:delText>
        </w:r>
        <w:r w:rsidDel="00856522">
          <w:rPr>
            <w:noProof/>
            <w:webHidden/>
          </w:rPr>
          <w:tab/>
          <w:delText>4</w:delText>
        </w:r>
      </w:del>
    </w:p>
    <w:p w14:paraId="40F9BA7F" w14:textId="77777777" w:rsidR="00765681" w:rsidDel="00856522" w:rsidRDefault="00765681">
      <w:pPr>
        <w:pStyle w:val="Verzeichnis3"/>
        <w:tabs>
          <w:tab w:val="left" w:pos="1200"/>
          <w:tab w:val="right" w:leader="dot" w:pos="9062"/>
        </w:tabs>
        <w:rPr>
          <w:del w:id="518" w:author="Maximilian Schmitz" w:date="2015-07-08T15:29:00Z"/>
          <w:rFonts w:asciiTheme="minorHAnsi" w:eastAsiaTheme="minorEastAsia" w:hAnsiTheme="minorHAnsi" w:cstheme="minorBidi"/>
          <w:i w:val="0"/>
          <w:iCs w:val="0"/>
          <w:noProof/>
          <w:sz w:val="22"/>
          <w:szCs w:val="22"/>
        </w:rPr>
      </w:pPr>
      <w:del w:id="519" w:author="Maximilian Schmitz" w:date="2015-07-08T15:29:00Z">
        <w:r w:rsidRPr="000E14AF" w:rsidDel="00856522">
          <w:rPr>
            <w:rPrChange w:id="520" w:author="Admin" w:date="2015-07-08T08:59:00Z">
              <w:rPr>
                <w:rStyle w:val="Hyperlink"/>
                <w:noProof/>
              </w:rPr>
            </w:rPrChange>
          </w:rPr>
          <w:delText>2.2.3</w:delText>
        </w:r>
        <w:r w:rsidDel="00856522">
          <w:rPr>
            <w:rFonts w:asciiTheme="minorHAnsi" w:eastAsiaTheme="minorEastAsia" w:hAnsiTheme="minorHAnsi" w:cstheme="minorBidi"/>
            <w:i w:val="0"/>
            <w:iCs w:val="0"/>
            <w:noProof/>
            <w:sz w:val="22"/>
            <w:szCs w:val="22"/>
          </w:rPr>
          <w:tab/>
        </w:r>
        <w:r w:rsidRPr="000E14AF" w:rsidDel="00856522">
          <w:rPr>
            <w:rPrChange w:id="521" w:author="Admin" w:date="2015-07-08T08:59:00Z">
              <w:rPr>
                <w:rStyle w:val="Hyperlink"/>
                <w:noProof/>
              </w:rPr>
            </w:rPrChange>
          </w:rPr>
          <w:delText>Unity</w:delText>
        </w:r>
        <w:r w:rsidDel="00856522">
          <w:rPr>
            <w:noProof/>
            <w:webHidden/>
          </w:rPr>
          <w:tab/>
          <w:delText>5</w:delText>
        </w:r>
      </w:del>
    </w:p>
    <w:p w14:paraId="47746331" w14:textId="77777777" w:rsidR="00765681" w:rsidDel="00856522" w:rsidRDefault="00765681">
      <w:pPr>
        <w:pStyle w:val="Verzeichnis3"/>
        <w:tabs>
          <w:tab w:val="left" w:pos="1200"/>
          <w:tab w:val="right" w:leader="dot" w:pos="9062"/>
        </w:tabs>
        <w:rPr>
          <w:del w:id="522" w:author="Maximilian Schmitz" w:date="2015-07-08T15:29:00Z"/>
          <w:rFonts w:asciiTheme="minorHAnsi" w:eastAsiaTheme="minorEastAsia" w:hAnsiTheme="minorHAnsi" w:cstheme="minorBidi"/>
          <w:i w:val="0"/>
          <w:iCs w:val="0"/>
          <w:noProof/>
          <w:sz w:val="22"/>
          <w:szCs w:val="22"/>
        </w:rPr>
      </w:pPr>
      <w:del w:id="523" w:author="Maximilian Schmitz" w:date="2015-07-08T15:29:00Z">
        <w:r w:rsidRPr="000E14AF" w:rsidDel="00856522">
          <w:rPr>
            <w:rPrChange w:id="524" w:author="Admin" w:date="2015-07-08T08:59:00Z">
              <w:rPr>
                <w:rStyle w:val="Hyperlink"/>
                <w:noProof/>
                <w:lang w:val="en-US"/>
              </w:rPr>
            </w:rPrChange>
          </w:rPr>
          <w:delText>2.2.4</w:delText>
        </w:r>
        <w:r w:rsidDel="00856522">
          <w:rPr>
            <w:rFonts w:asciiTheme="minorHAnsi" w:eastAsiaTheme="minorEastAsia" w:hAnsiTheme="minorHAnsi" w:cstheme="minorBidi"/>
            <w:i w:val="0"/>
            <w:iCs w:val="0"/>
            <w:noProof/>
            <w:sz w:val="22"/>
            <w:szCs w:val="22"/>
          </w:rPr>
          <w:tab/>
        </w:r>
        <w:r w:rsidRPr="000E14AF" w:rsidDel="00856522">
          <w:rPr>
            <w:rPrChange w:id="525" w:author="Admin" w:date="2015-07-08T08:59:00Z">
              <w:rPr>
                <w:rStyle w:val="Hyperlink"/>
                <w:noProof/>
                <w:lang w:val="en-US"/>
              </w:rPr>
            </w:rPrChange>
          </w:rPr>
          <w:delText>Unreal Engine 4</w:delText>
        </w:r>
        <w:r w:rsidDel="00856522">
          <w:rPr>
            <w:noProof/>
            <w:webHidden/>
          </w:rPr>
          <w:tab/>
          <w:delText>5</w:delText>
        </w:r>
      </w:del>
    </w:p>
    <w:p w14:paraId="570E2C76" w14:textId="77777777" w:rsidR="00765681" w:rsidDel="00856522" w:rsidRDefault="00765681">
      <w:pPr>
        <w:pStyle w:val="Verzeichnis3"/>
        <w:tabs>
          <w:tab w:val="left" w:pos="1200"/>
          <w:tab w:val="right" w:leader="dot" w:pos="9062"/>
        </w:tabs>
        <w:rPr>
          <w:del w:id="526" w:author="Maximilian Schmitz" w:date="2015-07-08T15:29:00Z"/>
          <w:rFonts w:asciiTheme="minorHAnsi" w:eastAsiaTheme="minorEastAsia" w:hAnsiTheme="minorHAnsi" w:cstheme="minorBidi"/>
          <w:i w:val="0"/>
          <w:iCs w:val="0"/>
          <w:noProof/>
          <w:sz w:val="22"/>
          <w:szCs w:val="22"/>
        </w:rPr>
      </w:pPr>
      <w:del w:id="527" w:author="Maximilian Schmitz" w:date="2015-07-08T15:29:00Z">
        <w:r w:rsidRPr="000E14AF" w:rsidDel="00856522">
          <w:rPr>
            <w:rPrChange w:id="528" w:author="Admin" w:date="2015-07-08T08:59:00Z">
              <w:rPr>
                <w:rStyle w:val="Hyperlink"/>
                <w:noProof/>
              </w:rPr>
            </w:rPrChange>
          </w:rPr>
          <w:delText>2.2.5</w:delText>
        </w:r>
        <w:r w:rsidDel="00856522">
          <w:rPr>
            <w:rFonts w:asciiTheme="minorHAnsi" w:eastAsiaTheme="minorEastAsia" w:hAnsiTheme="minorHAnsi" w:cstheme="minorBidi"/>
            <w:i w:val="0"/>
            <w:iCs w:val="0"/>
            <w:noProof/>
            <w:sz w:val="22"/>
            <w:szCs w:val="22"/>
          </w:rPr>
          <w:tab/>
        </w:r>
        <w:r w:rsidRPr="000E14AF" w:rsidDel="00856522">
          <w:rPr>
            <w:rPrChange w:id="529" w:author="Admin" w:date="2015-07-08T08:59:00Z">
              <w:rPr>
                <w:rStyle w:val="Hyperlink"/>
                <w:noProof/>
              </w:rPr>
            </w:rPrChange>
          </w:rPr>
          <w:delText>Verwendung im Projekt</w:delText>
        </w:r>
        <w:r w:rsidDel="00856522">
          <w:rPr>
            <w:noProof/>
            <w:webHidden/>
          </w:rPr>
          <w:tab/>
          <w:delText>6</w:delText>
        </w:r>
      </w:del>
    </w:p>
    <w:p w14:paraId="55CC86A7" w14:textId="77777777" w:rsidR="00765681" w:rsidDel="00856522" w:rsidRDefault="00765681">
      <w:pPr>
        <w:pStyle w:val="Verzeichnis2"/>
        <w:tabs>
          <w:tab w:val="left" w:pos="720"/>
          <w:tab w:val="right" w:leader="dot" w:pos="9062"/>
        </w:tabs>
        <w:rPr>
          <w:del w:id="530" w:author="Maximilian Schmitz" w:date="2015-07-08T15:29:00Z"/>
          <w:rFonts w:asciiTheme="minorHAnsi" w:eastAsiaTheme="minorEastAsia" w:hAnsiTheme="minorHAnsi" w:cstheme="minorBidi"/>
          <w:smallCaps w:val="0"/>
          <w:noProof/>
          <w:sz w:val="22"/>
          <w:szCs w:val="22"/>
        </w:rPr>
      </w:pPr>
      <w:del w:id="531" w:author="Maximilian Schmitz" w:date="2015-07-08T15:29:00Z">
        <w:r w:rsidRPr="000E14AF" w:rsidDel="00856522">
          <w:rPr>
            <w:rPrChange w:id="532" w:author="Admin" w:date="2015-07-08T08:59:00Z">
              <w:rPr>
                <w:rStyle w:val="Hyperlink"/>
                <w:noProof/>
              </w:rPr>
            </w:rPrChange>
          </w:rPr>
          <w:delText>2.3</w:delText>
        </w:r>
        <w:r w:rsidDel="00856522">
          <w:rPr>
            <w:rFonts w:asciiTheme="minorHAnsi" w:eastAsiaTheme="minorEastAsia" w:hAnsiTheme="minorHAnsi" w:cstheme="minorBidi"/>
            <w:smallCaps w:val="0"/>
            <w:noProof/>
            <w:sz w:val="22"/>
            <w:szCs w:val="22"/>
          </w:rPr>
          <w:tab/>
        </w:r>
        <w:r w:rsidRPr="000E14AF" w:rsidDel="00856522">
          <w:rPr>
            <w:rPrChange w:id="533" w:author="Admin" w:date="2015-07-08T08:59:00Z">
              <w:rPr>
                <w:rStyle w:val="Hyperlink"/>
                <w:noProof/>
              </w:rPr>
            </w:rPrChange>
          </w:rPr>
          <w:delText>Scripting-Ansatz</w:delText>
        </w:r>
        <w:r w:rsidDel="00856522">
          <w:rPr>
            <w:noProof/>
            <w:webHidden/>
          </w:rPr>
          <w:tab/>
          <w:delText>6</w:delText>
        </w:r>
      </w:del>
    </w:p>
    <w:p w14:paraId="2256A211" w14:textId="77777777" w:rsidR="00765681" w:rsidDel="00856522" w:rsidRDefault="00765681">
      <w:pPr>
        <w:pStyle w:val="Verzeichnis3"/>
        <w:tabs>
          <w:tab w:val="left" w:pos="1200"/>
          <w:tab w:val="right" w:leader="dot" w:pos="9062"/>
        </w:tabs>
        <w:rPr>
          <w:del w:id="534" w:author="Maximilian Schmitz" w:date="2015-07-08T15:29:00Z"/>
          <w:rFonts w:asciiTheme="minorHAnsi" w:eastAsiaTheme="minorEastAsia" w:hAnsiTheme="minorHAnsi" w:cstheme="minorBidi"/>
          <w:i w:val="0"/>
          <w:iCs w:val="0"/>
          <w:noProof/>
          <w:sz w:val="22"/>
          <w:szCs w:val="22"/>
        </w:rPr>
      </w:pPr>
      <w:del w:id="535" w:author="Maximilian Schmitz" w:date="2015-07-08T15:29:00Z">
        <w:r w:rsidRPr="000E14AF" w:rsidDel="00856522">
          <w:rPr>
            <w:rPrChange w:id="536" w:author="Admin" w:date="2015-07-08T08:59:00Z">
              <w:rPr>
                <w:rStyle w:val="Hyperlink"/>
                <w:noProof/>
              </w:rPr>
            </w:rPrChange>
          </w:rPr>
          <w:delText>2.3.1</w:delText>
        </w:r>
        <w:r w:rsidDel="00856522">
          <w:rPr>
            <w:rFonts w:asciiTheme="minorHAnsi" w:eastAsiaTheme="minorEastAsia" w:hAnsiTheme="minorHAnsi" w:cstheme="minorBidi"/>
            <w:i w:val="0"/>
            <w:iCs w:val="0"/>
            <w:noProof/>
            <w:sz w:val="22"/>
            <w:szCs w:val="22"/>
          </w:rPr>
          <w:tab/>
        </w:r>
        <w:r w:rsidRPr="000E14AF" w:rsidDel="00856522">
          <w:rPr>
            <w:rPrChange w:id="537" w:author="Admin" w:date="2015-07-08T08:59:00Z">
              <w:rPr>
                <w:rStyle w:val="Hyperlink"/>
                <w:noProof/>
              </w:rPr>
            </w:rPrChange>
          </w:rPr>
          <w:delText>Grundsätzliches</w:delText>
        </w:r>
        <w:r w:rsidDel="00856522">
          <w:rPr>
            <w:noProof/>
            <w:webHidden/>
          </w:rPr>
          <w:tab/>
          <w:delText>6</w:delText>
        </w:r>
      </w:del>
    </w:p>
    <w:p w14:paraId="70942124" w14:textId="77777777" w:rsidR="00765681" w:rsidDel="00856522" w:rsidRDefault="00765681">
      <w:pPr>
        <w:pStyle w:val="Verzeichnis3"/>
        <w:tabs>
          <w:tab w:val="left" w:pos="1200"/>
          <w:tab w:val="right" w:leader="dot" w:pos="9062"/>
        </w:tabs>
        <w:rPr>
          <w:del w:id="538" w:author="Maximilian Schmitz" w:date="2015-07-08T15:29:00Z"/>
          <w:rFonts w:asciiTheme="minorHAnsi" w:eastAsiaTheme="minorEastAsia" w:hAnsiTheme="minorHAnsi" w:cstheme="minorBidi"/>
          <w:i w:val="0"/>
          <w:iCs w:val="0"/>
          <w:noProof/>
          <w:sz w:val="22"/>
          <w:szCs w:val="22"/>
        </w:rPr>
      </w:pPr>
      <w:del w:id="539" w:author="Maximilian Schmitz" w:date="2015-07-08T15:29:00Z">
        <w:r w:rsidRPr="000E14AF" w:rsidDel="00856522">
          <w:rPr>
            <w:rPrChange w:id="540" w:author="Admin" w:date="2015-07-08T08:59:00Z">
              <w:rPr>
                <w:rStyle w:val="Hyperlink"/>
                <w:noProof/>
              </w:rPr>
            </w:rPrChange>
          </w:rPr>
          <w:delText>2.3.2</w:delText>
        </w:r>
        <w:r w:rsidDel="00856522">
          <w:rPr>
            <w:rFonts w:asciiTheme="minorHAnsi" w:eastAsiaTheme="minorEastAsia" w:hAnsiTheme="minorHAnsi" w:cstheme="minorBidi"/>
            <w:i w:val="0"/>
            <w:iCs w:val="0"/>
            <w:noProof/>
            <w:sz w:val="22"/>
            <w:szCs w:val="22"/>
          </w:rPr>
          <w:tab/>
        </w:r>
        <w:r w:rsidRPr="000E14AF" w:rsidDel="00856522">
          <w:rPr>
            <w:rPrChange w:id="541" w:author="Admin" w:date="2015-07-08T08:59:00Z">
              <w:rPr>
                <w:rStyle w:val="Hyperlink"/>
                <w:noProof/>
              </w:rPr>
            </w:rPrChange>
          </w:rPr>
          <w:delText>LUA</w:delText>
        </w:r>
        <w:r w:rsidDel="00856522">
          <w:rPr>
            <w:noProof/>
            <w:webHidden/>
          </w:rPr>
          <w:tab/>
          <w:delText>7</w:delText>
        </w:r>
      </w:del>
    </w:p>
    <w:p w14:paraId="7DC86067" w14:textId="77777777" w:rsidR="00765681" w:rsidDel="00856522" w:rsidRDefault="00765681">
      <w:pPr>
        <w:pStyle w:val="Verzeichnis3"/>
        <w:tabs>
          <w:tab w:val="left" w:pos="1200"/>
          <w:tab w:val="right" w:leader="dot" w:pos="9062"/>
        </w:tabs>
        <w:rPr>
          <w:del w:id="542" w:author="Maximilian Schmitz" w:date="2015-07-08T15:29:00Z"/>
          <w:rFonts w:asciiTheme="minorHAnsi" w:eastAsiaTheme="minorEastAsia" w:hAnsiTheme="minorHAnsi" w:cstheme="minorBidi"/>
          <w:i w:val="0"/>
          <w:iCs w:val="0"/>
          <w:noProof/>
          <w:sz w:val="22"/>
          <w:szCs w:val="22"/>
        </w:rPr>
      </w:pPr>
      <w:del w:id="543" w:author="Maximilian Schmitz" w:date="2015-07-08T15:29:00Z">
        <w:r w:rsidRPr="000E14AF" w:rsidDel="00856522">
          <w:rPr>
            <w:rPrChange w:id="544" w:author="Admin" w:date="2015-07-08T08:59:00Z">
              <w:rPr>
                <w:rStyle w:val="Hyperlink"/>
                <w:noProof/>
              </w:rPr>
            </w:rPrChange>
          </w:rPr>
          <w:delText>2.3.3</w:delText>
        </w:r>
        <w:r w:rsidDel="00856522">
          <w:rPr>
            <w:rFonts w:asciiTheme="minorHAnsi" w:eastAsiaTheme="minorEastAsia" w:hAnsiTheme="minorHAnsi" w:cstheme="minorBidi"/>
            <w:i w:val="0"/>
            <w:iCs w:val="0"/>
            <w:noProof/>
            <w:sz w:val="22"/>
            <w:szCs w:val="22"/>
          </w:rPr>
          <w:tab/>
        </w:r>
        <w:r w:rsidRPr="000E14AF" w:rsidDel="00856522">
          <w:rPr>
            <w:rPrChange w:id="545" w:author="Admin" w:date="2015-07-08T08:59:00Z">
              <w:rPr>
                <w:rStyle w:val="Hyperlink"/>
                <w:noProof/>
              </w:rPr>
            </w:rPrChange>
          </w:rPr>
          <w:delText>Alternative Skriptsprachen</w:delText>
        </w:r>
        <w:r w:rsidDel="00856522">
          <w:rPr>
            <w:noProof/>
            <w:webHidden/>
          </w:rPr>
          <w:tab/>
          <w:delText>7</w:delText>
        </w:r>
      </w:del>
    </w:p>
    <w:p w14:paraId="0B275937" w14:textId="77777777" w:rsidR="00765681" w:rsidDel="00856522" w:rsidRDefault="00765681">
      <w:pPr>
        <w:pStyle w:val="Verzeichnis2"/>
        <w:tabs>
          <w:tab w:val="left" w:pos="720"/>
          <w:tab w:val="right" w:leader="dot" w:pos="9062"/>
        </w:tabs>
        <w:rPr>
          <w:del w:id="546" w:author="Maximilian Schmitz" w:date="2015-07-08T15:29:00Z"/>
          <w:rFonts w:asciiTheme="minorHAnsi" w:eastAsiaTheme="minorEastAsia" w:hAnsiTheme="minorHAnsi" w:cstheme="minorBidi"/>
          <w:smallCaps w:val="0"/>
          <w:noProof/>
          <w:sz w:val="22"/>
          <w:szCs w:val="22"/>
        </w:rPr>
      </w:pPr>
      <w:del w:id="547" w:author="Maximilian Schmitz" w:date="2015-07-08T15:29:00Z">
        <w:r w:rsidRPr="000E14AF" w:rsidDel="00856522">
          <w:rPr>
            <w:rPrChange w:id="548" w:author="Admin" w:date="2015-07-08T08:59:00Z">
              <w:rPr>
                <w:rStyle w:val="Hyperlink"/>
                <w:noProof/>
              </w:rPr>
            </w:rPrChange>
          </w:rPr>
          <w:delText>2.4</w:delText>
        </w:r>
        <w:r w:rsidDel="00856522">
          <w:rPr>
            <w:rFonts w:asciiTheme="minorHAnsi" w:eastAsiaTheme="minorEastAsia" w:hAnsiTheme="minorHAnsi" w:cstheme="minorBidi"/>
            <w:smallCaps w:val="0"/>
            <w:noProof/>
            <w:sz w:val="22"/>
            <w:szCs w:val="22"/>
          </w:rPr>
          <w:tab/>
        </w:r>
        <w:r w:rsidRPr="000E14AF" w:rsidDel="00856522">
          <w:rPr>
            <w:rPrChange w:id="549" w:author="Admin" w:date="2015-07-08T08:59:00Z">
              <w:rPr>
                <w:rStyle w:val="Hyperlink"/>
                <w:noProof/>
              </w:rPr>
            </w:rPrChange>
          </w:rPr>
          <w:delText>Robo Cup</w:delText>
        </w:r>
        <w:r w:rsidDel="00856522">
          <w:rPr>
            <w:noProof/>
            <w:webHidden/>
          </w:rPr>
          <w:tab/>
          <w:delText>7</w:delText>
        </w:r>
      </w:del>
    </w:p>
    <w:p w14:paraId="7F9647F4" w14:textId="77777777" w:rsidR="00765681" w:rsidDel="00856522" w:rsidRDefault="00765681">
      <w:pPr>
        <w:pStyle w:val="Verzeichnis2"/>
        <w:tabs>
          <w:tab w:val="left" w:pos="720"/>
          <w:tab w:val="right" w:leader="dot" w:pos="9062"/>
        </w:tabs>
        <w:rPr>
          <w:del w:id="550" w:author="Maximilian Schmitz" w:date="2015-07-08T15:29:00Z"/>
          <w:rFonts w:asciiTheme="minorHAnsi" w:eastAsiaTheme="minorEastAsia" w:hAnsiTheme="minorHAnsi" w:cstheme="minorBidi"/>
          <w:smallCaps w:val="0"/>
          <w:noProof/>
          <w:sz w:val="22"/>
          <w:szCs w:val="22"/>
        </w:rPr>
      </w:pPr>
      <w:del w:id="551" w:author="Maximilian Schmitz" w:date="2015-07-08T15:29:00Z">
        <w:r w:rsidRPr="000E14AF" w:rsidDel="00856522">
          <w:rPr>
            <w:rPrChange w:id="552" w:author="Admin" w:date="2015-07-08T08:59:00Z">
              <w:rPr>
                <w:rStyle w:val="Hyperlink"/>
                <w:noProof/>
              </w:rPr>
            </w:rPrChange>
          </w:rPr>
          <w:delText>2.5</w:delText>
        </w:r>
        <w:r w:rsidDel="00856522">
          <w:rPr>
            <w:rFonts w:asciiTheme="minorHAnsi" w:eastAsiaTheme="minorEastAsia" w:hAnsiTheme="minorHAnsi" w:cstheme="minorBidi"/>
            <w:smallCaps w:val="0"/>
            <w:noProof/>
            <w:sz w:val="22"/>
            <w:szCs w:val="22"/>
          </w:rPr>
          <w:tab/>
        </w:r>
        <w:r w:rsidRPr="000E14AF" w:rsidDel="00856522">
          <w:rPr>
            <w:rPrChange w:id="553" w:author="Admin" w:date="2015-07-08T08:59:00Z">
              <w:rPr>
                <w:rStyle w:val="Hyperlink"/>
                <w:noProof/>
              </w:rPr>
            </w:rPrChange>
          </w:rPr>
          <w:delText>Künstliche Intelligenz</w:delText>
        </w:r>
        <w:r w:rsidDel="00856522">
          <w:rPr>
            <w:noProof/>
            <w:webHidden/>
          </w:rPr>
          <w:tab/>
          <w:delText>9</w:delText>
        </w:r>
      </w:del>
    </w:p>
    <w:p w14:paraId="43534597" w14:textId="77777777" w:rsidR="00765681" w:rsidDel="00856522" w:rsidRDefault="00765681">
      <w:pPr>
        <w:pStyle w:val="Verzeichnis2"/>
        <w:tabs>
          <w:tab w:val="left" w:pos="720"/>
          <w:tab w:val="right" w:leader="dot" w:pos="9062"/>
        </w:tabs>
        <w:rPr>
          <w:del w:id="554" w:author="Maximilian Schmitz" w:date="2015-07-08T15:29:00Z"/>
          <w:rFonts w:asciiTheme="minorHAnsi" w:eastAsiaTheme="minorEastAsia" w:hAnsiTheme="minorHAnsi" w:cstheme="minorBidi"/>
          <w:smallCaps w:val="0"/>
          <w:noProof/>
          <w:sz w:val="22"/>
          <w:szCs w:val="22"/>
        </w:rPr>
      </w:pPr>
      <w:del w:id="555" w:author="Maximilian Schmitz" w:date="2015-07-08T15:29:00Z">
        <w:r w:rsidRPr="000E14AF" w:rsidDel="00856522">
          <w:rPr>
            <w:rPrChange w:id="556" w:author="Admin" w:date="2015-07-08T08:59:00Z">
              <w:rPr>
                <w:rStyle w:val="Hyperlink"/>
                <w:noProof/>
              </w:rPr>
            </w:rPrChange>
          </w:rPr>
          <w:delText>2.6</w:delText>
        </w:r>
        <w:r w:rsidDel="00856522">
          <w:rPr>
            <w:rFonts w:asciiTheme="minorHAnsi" w:eastAsiaTheme="minorEastAsia" w:hAnsiTheme="minorHAnsi" w:cstheme="minorBidi"/>
            <w:smallCaps w:val="0"/>
            <w:noProof/>
            <w:sz w:val="22"/>
            <w:szCs w:val="22"/>
          </w:rPr>
          <w:tab/>
        </w:r>
        <w:r w:rsidRPr="000E14AF" w:rsidDel="00856522">
          <w:rPr>
            <w:rPrChange w:id="557" w:author="Admin" w:date="2015-07-08T08:59:00Z">
              <w:rPr>
                <w:rStyle w:val="Hyperlink"/>
                <w:noProof/>
              </w:rPr>
            </w:rPrChange>
          </w:rPr>
          <w:delText>Zusammenfassung</w:delText>
        </w:r>
        <w:r w:rsidDel="00856522">
          <w:rPr>
            <w:noProof/>
            <w:webHidden/>
          </w:rPr>
          <w:tab/>
          <w:delText>11</w:delText>
        </w:r>
      </w:del>
    </w:p>
    <w:p w14:paraId="6CA185B3" w14:textId="77777777" w:rsidR="00765681" w:rsidDel="00856522" w:rsidRDefault="00765681">
      <w:pPr>
        <w:pStyle w:val="Verzeichnis1"/>
        <w:tabs>
          <w:tab w:val="left" w:pos="480"/>
          <w:tab w:val="right" w:leader="dot" w:pos="9062"/>
        </w:tabs>
        <w:rPr>
          <w:del w:id="558" w:author="Maximilian Schmitz" w:date="2015-07-08T15:29:00Z"/>
          <w:rFonts w:asciiTheme="minorHAnsi" w:eastAsiaTheme="minorEastAsia" w:hAnsiTheme="minorHAnsi" w:cstheme="minorBidi"/>
          <w:b w:val="0"/>
          <w:bCs w:val="0"/>
          <w:caps w:val="0"/>
          <w:noProof/>
          <w:sz w:val="22"/>
          <w:szCs w:val="22"/>
        </w:rPr>
      </w:pPr>
      <w:del w:id="559" w:author="Maximilian Schmitz" w:date="2015-07-08T15:29:00Z">
        <w:r w:rsidRPr="000E14AF" w:rsidDel="00856522">
          <w:rPr>
            <w:rPrChange w:id="560" w:author="Admin" w:date="2015-07-08T08:59:00Z">
              <w:rPr>
                <w:rStyle w:val="Hyperlink"/>
                <w:noProof/>
              </w:rPr>
            </w:rPrChange>
          </w:rPr>
          <w:delText>3</w:delText>
        </w:r>
        <w:r w:rsidDel="00856522">
          <w:rPr>
            <w:rFonts w:asciiTheme="minorHAnsi" w:eastAsiaTheme="minorEastAsia" w:hAnsiTheme="minorHAnsi" w:cstheme="minorBidi"/>
            <w:b w:val="0"/>
            <w:bCs w:val="0"/>
            <w:caps w:val="0"/>
            <w:noProof/>
            <w:sz w:val="22"/>
            <w:szCs w:val="22"/>
          </w:rPr>
          <w:tab/>
        </w:r>
        <w:r w:rsidRPr="000E14AF" w:rsidDel="00856522">
          <w:rPr>
            <w:rPrChange w:id="561" w:author="Admin" w:date="2015-07-08T08:59:00Z">
              <w:rPr>
                <w:rStyle w:val="Hyperlink"/>
                <w:noProof/>
              </w:rPr>
            </w:rPrChange>
          </w:rPr>
          <w:delText>Planung / Struktur</w:delText>
        </w:r>
        <w:r w:rsidDel="00856522">
          <w:rPr>
            <w:noProof/>
            <w:webHidden/>
          </w:rPr>
          <w:tab/>
          <w:delText>12</w:delText>
        </w:r>
      </w:del>
    </w:p>
    <w:p w14:paraId="0B9307AF" w14:textId="77777777" w:rsidR="00765681" w:rsidDel="00856522" w:rsidRDefault="00765681">
      <w:pPr>
        <w:pStyle w:val="Verzeichnis2"/>
        <w:tabs>
          <w:tab w:val="left" w:pos="720"/>
          <w:tab w:val="right" w:leader="dot" w:pos="9062"/>
        </w:tabs>
        <w:rPr>
          <w:del w:id="562" w:author="Maximilian Schmitz" w:date="2015-07-08T15:29:00Z"/>
          <w:rFonts w:asciiTheme="minorHAnsi" w:eastAsiaTheme="minorEastAsia" w:hAnsiTheme="minorHAnsi" w:cstheme="minorBidi"/>
          <w:smallCaps w:val="0"/>
          <w:noProof/>
          <w:sz w:val="22"/>
          <w:szCs w:val="22"/>
        </w:rPr>
      </w:pPr>
      <w:del w:id="563" w:author="Maximilian Schmitz" w:date="2015-07-08T15:29:00Z">
        <w:r w:rsidRPr="000E14AF" w:rsidDel="00856522">
          <w:rPr>
            <w:rPrChange w:id="564" w:author="Admin" w:date="2015-07-08T08:59:00Z">
              <w:rPr>
                <w:rStyle w:val="Hyperlink"/>
                <w:noProof/>
              </w:rPr>
            </w:rPrChange>
          </w:rPr>
          <w:delText>3.1</w:delText>
        </w:r>
        <w:r w:rsidDel="00856522">
          <w:rPr>
            <w:rFonts w:asciiTheme="minorHAnsi" w:eastAsiaTheme="minorEastAsia" w:hAnsiTheme="minorHAnsi" w:cstheme="minorBidi"/>
            <w:smallCaps w:val="0"/>
            <w:noProof/>
            <w:sz w:val="22"/>
            <w:szCs w:val="22"/>
          </w:rPr>
          <w:tab/>
        </w:r>
        <w:r w:rsidRPr="000E14AF" w:rsidDel="00856522">
          <w:rPr>
            <w:rPrChange w:id="565" w:author="Admin" w:date="2015-07-08T08:59:00Z">
              <w:rPr>
                <w:rStyle w:val="Hyperlink"/>
                <w:noProof/>
              </w:rPr>
            </w:rPrChange>
          </w:rPr>
          <w:delText>Projektmanagement</w:delText>
        </w:r>
        <w:r w:rsidDel="00856522">
          <w:rPr>
            <w:noProof/>
            <w:webHidden/>
          </w:rPr>
          <w:tab/>
          <w:delText>12</w:delText>
        </w:r>
      </w:del>
    </w:p>
    <w:p w14:paraId="229A8E88" w14:textId="77777777" w:rsidR="00765681" w:rsidDel="00856522" w:rsidRDefault="00765681">
      <w:pPr>
        <w:pStyle w:val="Verzeichnis2"/>
        <w:tabs>
          <w:tab w:val="left" w:pos="720"/>
          <w:tab w:val="right" w:leader="dot" w:pos="9062"/>
        </w:tabs>
        <w:rPr>
          <w:del w:id="566" w:author="Maximilian Schmitz" w:date="2015-07-08T15:29:00Z"/>
          <w:rFonts w:asciiTheme="minorHAnsi" w:eastAsiaTheme="minorEastAsia" w:hAnsiTheme="minorHAnsi" w:cstheme="minorBidi"/>
          <w:smallCaps w:val="0"/>
          <w:noProof/>
          <w:sz w:val="22"/>
          <w:szCs w:val="22"/>
        </w:rPr>
      </w:pPr>
      <w:del w:id="567" w:author="Maximilian Schmitz" w:date="2015-07-08T15:29:00Z">
        <w:r w:rsidRPr="000E14AF" w:rsidDel="00856522">
          <w:rPr>
            <w:rPrChange w:id="568" w:author="Admin" w:date="2015-07-08T08:59:00Z">
              <w:rPr>
                <w:rStyle w:val="Hyperlink"/>
                <w:noProof/>
              </w:rPr>
            </w:rPrChange>
          </w:rPr>
          <w:delText>3.2</w:delText>
        </w:r>
        <w:r w:rsidDel="00856522">
          <w:rPr>
            <w:rFonts w:asciiTheme="minorHAnsi" w:eastAsiaTheme="minorEastAsia" w:hAnsiTheme="minorHAnsi" w:cstheme="minorBidi"/>
            <w:smallCaps w:val="0"/>
            <w:noProof/>
            <w:sz w:val="22"/>
            <w:szCs w:val="22"/>
          </w:rPr>
          <w:tab/>
        </w:r>
        <w:r w:rsidRPr="000E14AF" w:rsidDel="00856522">
          <w:rPr>
            <w:rPrChange w:id="569" w:author="Admin" w:date="2015-07-08T08:59:00Z">
              <w:rPr>
                <w:rStyle w:val="Hyperlink"/>
                <w:noProof/>
              </w:rPr>
            </w:rPrChange>
          </w:rPr>
          <w:delText>Analyse der Aufgabenstellung</w:delText>
        </w:r>
        <w:r w:rsidDel="00856522">
          <w:rPr>
            <w:noProof/>
            <w:webHidden/>
          </w:rPr>
          <w:tab/>
          <w:delText>12</w:delText>
        </w:r>
      </w:del>
    </w:p>
    <w:p w14:paraId="1E5AB599" w14:textId="77777777" w:rsidR="00765681" w:rsidDel="00856522" w:rsidRDefault="00765681">
      <w:pPr>
        <w:pStyle w:val="Verzeichnis3"/>
        <w:tabs>
          <w:tab w:val="left" w:pos="1200"/>
          <w:tab w:val="right" w:leader="dot" w:pos="9062"/>
        </w:tabs>
        <w:rPr>
          <w:del w:id="570" w:author="Maximilian Schmitz" w:date="2015-07-08T15:29:00Z"/>
          <w:rFonts w:asciiTheme="minorHAnsi" w:eastAsiaTheme="minorEastAsia" w:hAnsiTheme="minorHAnsi" w:cstheme="minorBidi"/>
          <w:i w:val="0"/>
          <w:iCs w:val="0"/>
          <w:noProof/>
          <w:sz w:val="22"/>
          <w:szCs w:val="22"/>
        </w:rPr>
      </w:pPr>
      <w:del w:id="571" w:author="Maximilian Schmitz" w:date="2015-07-08T15:29:00Z">
        <w:r w:rsidRPr="000E14AF" w:rsidDel="00856522">
          <w:rPr>
            <w:rPrChange w:id="572" w:author="Admin" w:date="2015-07-08T08:59:00Z">
              <w:rPr>
                <w:rStyle w:val="Hyperlink"/>
                <w:noProof/>
              </w:rPr>
            </w:rPrChange>
          </w:rPr>
          <w:delText>3.2.1</w:delText>
        </w:r>
        <w:r w:rsidDel="00856522">
          <w:rPr>
            <w:rFonts w:asciiTheme="minorHAnsi" w:eastAsiaTheme="minorEastAsia" w:hAnsiTheme="minorHAnsi" w:cstheme="minorBidi"/>
            <w:i w:val="0"/>
            <w:iCs w:val="0"/>
            <w:noProof/>
            <w:sz w:val="22"/>
            <w:szCs w:val="22"/>
          </w:rPr>
          <w:tab/>
        </w:r>
        <w:r w:rsidRPr="000E14AF" w:rsidDel="00856522">
          <w:rPr>
            <w:rPrChange w:id="573" w:author="Admin" w:date="2015-07-08T08:59:00Z">
              <w:rPr>
                <w:rStyle w:val="Hyperlink"/>
                <w:noProof/>
              </w:rPr>
            </w:rPrChange>
          </w:rPr>
          <w:delText>Muss-Kriterien</w:delText>
        </w:r>
        <w:r w:rsidDel="00856522">
          <w:rPr>
            <w:noProof/>
            <w:webHidden/>
          </w:rPr>
          <w:tab/>
          <w:delText>12</w:delText>
        </w:r>
      </w:del>
    </w:p>
    <w:p w14:paraId="18F57F48" w14:textId="77777777" w:rsidR="00765681" w:rsidDel="00856522" w:rsidRDefault="00765681">
      <w:pPr>
        <w:pStyle w:val="Verzeichnis3"/>
        <w:tabs>
          <w:tab w:val="left" w:pos="1200"/>
          <w:tab w:val="right" w:leader="dot" w:pos="9062"/>
        </w:tabs>
        <w:rPr>
          <w:del w:id="574" w:author="Maximilian Schmitz" w:date="2015-07-08T15:29:00Z"/>
          <w:rFonts w:asciiTheme="minorHAnsi" w:eastAsiaTheme="minorEastAsia" w:hAnsiTheme="minorHAnsi" w:cstheme="minorBidi"/>
          <w:i w:val="0"/>
          <w:iCs w:val="0"/>
          <w:noProof/>
          <w:sz w:val="22"/>
          <w:szCs w:val="22"/>
        </w:rPr>
      </w:pPr>
      <w:del w:id="575" w:author="Maximilian Schmitz" w:date="2015-07-08T15:29:00Z">
        <w:r w:rsidRPr="000E14AF" w:rsidDel="00856522">
          <w:rPr>
            <w:rPrChange w:id="576" w:author="Admin" w:date="2015-07-08T08:59:00Z">
              <w:rPr>
                <w:rStyle w:val="Hyperlink"/>
                <w:noProof/>
              </w:rPr>
            </w:rPrChange>
          </w:rPr>
          <w:delText>3.2.2</w:delText>
        </w:r>
        <w:r w:rsidDel="00856522">
          <w:rPr>
            <w:rFonts w:asciiTheme="minorHAnsi" w:eastAsiaTheme="minorEastAsia" w:hAnsiTheme="minorHAnsi" w:cstheme="minorBidi"/>
            <w:i w:val="0"/>
            <w:iCs w:val="0"/>
            <w:noProof/>
            <w:sz w:val="22"/>
            <w:szCs w:val="22"/>
          </w:rPr>
          <w:tab/>
        </w:r>
        <w:r w:rsidRPr="000E14AF" w:rsidDel="00856522">
          <w:rPr>
            <w:rPrChange w:id="577" w:author="Admin" w:date="2015-07-08T08:59:00Z">
              <w:rPr>
                <w:rStyle w:val="Hyperlink"/>
                <w:noProof/>
              </w:rPr>
            </w:rPrChange>
          </w:rPr>
          <w:delText>Soll-Kriterien</w:delText>
        </w:r>
        <w:r w:rsidDel="00856522">
          <w:rPr>
            <w:noProof/>
            <w:webHidden/>
          </w:rPr>
          <w:tab/>
          <w:delText>13</w:delText>
        </w:r>
      </w:del>
    </w:p>
    <w:p w14:paraId="1D20B8B0" w14:textId="77777777" w:rsidR="00765681" w:rsidDel="00856522" w:rsidRDefault="00765681">
      <w:pPr>
        <w:pStyle w:val="Verzeichnis3"/>
        <w:tabs>
          <w:tab w:val="left" w:pos="1200"/>
          <w:tab w:val="right" w:leader="dot" w:pos="9062"/>
        </w:tabs>
        <w:rPr>
          <w:del w:id="578" w:author="Maximilian Schmitz" w:date="2015-07-08T15:29:00Z"/>
          <w:rFonts w:asciiTheme="minorHAnsi" w:eastAsiaTheme="minorEastAsia" w:hAnsiTheme="minorHAnsi" w:cstheme="minorBidi"/>
          <w:i w:val="0"/>
          <w:iCs w:val="0"/>
          <w:noProof/>
          <w:sz w:val="22"/>
          <w:szCs w:val="22"/>
        </w:rPr>
      </w:pPr>
      <w:del w:id="579" w:author="Maximilian Schmitz" w:date="2015-07-08T15:29:00Z">
        <w:r w:rsidRPr="000E14AF" w:rsidDel="00856522">
          <w:rPr>
            <w:rPrChange w:id="580" w:author="Admin" w:date="2015-07-08T08:59:00Z">
              <w:rPr>
                <w:rStyle w:val="Hyperlink"/>
                <w:noProof/>
              </w:rPr>
            </w:rPrChange>
          </w:rPr>
          <w:delText>3.2.3</w:delText>
        </w:r>
        <w:r w:rsidDel="00856522">
          <w:rPr>
            <w:rFonts w:asciiTheme="minorHAnsi" w:eastAsiaTheme="minorEastAsia" w:hAnsiTheme="minorHAnsi" w:cstheme="minorBidi"/>
            <w:i w:val="0"/>
            <w:iCs w:val="0"/>
            <w:noProof/>
            <w:sz w:val="22"/>
            <w:szCs w:val="22"/>
          </w:rPr>
          <w:tab/>
        </w:r>
        <w:r w:rsidRPr="000E14AF" w:rsidDel="00856522">
          <w:rPr>
            <w:rPrChange w:id="581" w:author="Admin" w:date="2015-07-08T08:59:00Z">
              <w:rPr>
                <w:rStyle w:val="Hyperlink"/>
                <w:noProof/>
              </w:rPr>
            </w:rPrChange>
          </w:rPr>
          <w:delText>Kann-Kriterien</w:delText>
        </w:r>
        <w:r w:rsidDel="00856522">
          <w:rPr>
            <w:noProof/>
            <w:webHidden/>
          </w:rPr>
          <w:tab/>
          <w:delText>13</w:delText>
        </w:r>
      </w:del>
    </w:p>
    <w:p w14:paraId="0B59EF03" w14:textId="77777777" w:rsidR="00765681" w:rsidDel="00856522" w:rsidRDefault="00765681">
      <w:pPr>
        <w:pStyle w:val="Verzeichnis3"/>
        <w:tabs>
          <w:tab w:val="left" w:pos="1200"/>
          <w:tab w:val="right" w:leader="dot" w:pos="9062"/>
        </w:tabs>
        <w:rPr>
          <w:del w:id="582" w:author="Maximilian Schmitz" w:date="2015-07-08T15:29:00Z"/>
          <w:rFonts w:asciiTheme="minorHAnsi" w:eastAsiaTheme="minorEastAsia" w:hAnsiTheme="minorHAnsi" w:cstheme="minorBidi"/>
          <w:i w:val="0"/>
          <w:iCs w:val="0"/>
          <w:noProof/>
          <w:sz w:val="22"/>
          <w:szCs w:val="22"/>
        </w:rPr>
      </w:pPr>
      <w:del w:id="583" w:author="Maximilian Schmitz" w:date="2015-07-08T15:29:00Z">
        <w:r w:rsidRPr="000E14AF" w:rsidDel="00856522">
          <w:rPr>
            <w:rPrChange w:id="584" w:author="Admin" w:date="2015-07-08T08:59:00Z">
              <w:rPr>
                <w:rStyle w:val="Hyperlink"/>
                <w:noProof/>
              </w:rPr>
            </w:rPrChange>
          </w:rPr>
          <w:delText>3.2.4</w:delText>
        </w:r>
        <w:r w:rsidDel="00856522">
          <w:rPr>
            <w:rFonts w:asciiTheme="minorHAnsi" w:eastAsiaTheme="minorEastAsia" w:hAnsiTheme="minorHAnsi" w:cstheme="minorBidi"/>
            <w:i w:val="0"/>
            <w:iCs w:val="0"/>
            <w:noProof/>
            <w:sz w:val="22"/>
            <w:szCs w:val="22"/>
          </w:rPr>
          <w:tab/>
        </w:r>
        <w:r w:rsidRPr="000E14AF" w:rsidDel="00856522">
          <w:rPr>
            <w:rPrChange w:id="585" w:author="Admin" w:date="2015-07-08T08:59:00Z">
              <w:rPr>
                <w:rStyle w:val="Hyperlink"/>
                <w:noProof/>
              </w:rPr>
            </w:rPrChange>
          </w:rPr>
          <w:delText>Analyse der Kriterien</w:delText>
        </w:r>
        <w:r w:rsidDel="00856522">
          <w:rPr>
            <w:noProof/>
            <w:webHidden/>
          </w:rPr>
          <w:tab/>
          <w:delText>13</w:delText>
        </w:r>
      </w:del>
    </w:p>
    <w:p w14:paraId="14330CFA" w14:textId="77777777" w:rsidR="00765681" w:rsidDel="00856522" w:rsidRDefault="00765681">
      <w:pPr>
        <w:pStyle w:val="Verzeichnis2"/>
        <w:tabs>
          <w:tab w:val="left" w:pos="720"/>
          <w:tab w:val="right" w:leader="dot" w:pos="9062"/>
        </w:tabs>
        <w:rPr>
          <w:del w:id="586" w:author="Maximilian Schmitz" w:date="2015-07-08T15:29:00Z"/>
          <w:rFonts w:asciiTheme="minorHAnsi" w:eastAsiaTheme="minorEastAsia" w:hAnsiTheme="minorHAnsi" w:cstheme="minorBidi"/>
          <w:smallCaps w:val="0"/>
          <w:noProof/>
          <w:sz w:val="22"/>
          <w:szCs w:val="22"/>
        </w:rPr>
      </w:pPr>
      <w:del w:id="587" w:author="Maximilian Schmitz" w:date="2015-07-08T15:29:00Z">
        <w:r w:rsidRPr="000E14AF" w:rsidDel="00856522">
          <w:rPr>
            <w:rPrChange w:id="588" w:author="Admin" w:date="2015-07-08T08:59:00Z">
              <w:rPr>
                <w:rStyle w:val="Hyperlink"/>
                <w:noProof/>
              </w:rPr>
            </w:rPrChange>
          </w:rPr>
          <w:delText>3.3</w:delText>
        </w:r>
        <w:r w:rsidDel="00856522">
          <w:rPr>
            <w:rFonts w:asciiTheme="minorHAnsi" w:eastAsiaTheme="minorEastAsia" w:hAnsiTheme="minorHAnsi" w:cstheme="minorBidi"/>
            <w:smallCaps w:val="0"/>
            <w:noProof/>
            <w:sz w:val="22"/>
            <w:szCs w:val="22"/>
          </w:rPr>
          <w:tab/>
        </w:r>
        <w:r w:rsidRPr="000E14AF" w:rsidDel="00856522">
          <w:rPr>
            <w:rPrChange w:id="589" w:author="Admin" w:date="2015-07-08T08:59:00Z">
              <w:rPr>
                <w:rStyle w:val="Hyperlink"/>
                <w:noProof/>
              </w:rPr>
            </w:rPrChange>
          </w:rPr>
          <w:delText>Architektur</w:delText>
        </w:r>
        <w:r w:rsidDel="00856522">
          <w:rPr>
            <w:noProof/>
            <w:webHidden/>
          </w:rPr>
          <w:tab/>
          <w:delText>14</w:delText>
        </w:r>
      </w:del>
    </w:p>
    <w:p w14:paraId="05857FDB" w14:textId="77777777" w:rsidR="00765681" w:rsidDel="00856522" w:rsidRDefault="00765681">
      <w:pPr>
        <w:pStyle w:val="Verzeichnis1"/>
        <w:tabs>
          <w:tab w:val="left" w:pos="480"/>
          <w:tab w:val="right" w:leader="dot" w:pos="9062"/>
        </w:tabs>
        <w:rPr>
          <w:del w:id="590" w:author="Maximilian Schmitz" w:date="2015-07-08T15:29:00Z"/>
          <w:rFonts w:asciiTheme="minorHAnsi" w:eastAsiaTheme="minorEastAsia" w:hAnsiTheme="minorHAnsi" w:cstheme="minorBidi"/>
          <w:b w:val="0"/>
          <w:bCs w:val="0"/>
          <w:caps w:val="0"/>
          <w:noProof/>
          <w:sz w:val="22"/>
          <w:szCs w:val="22"/>
        </w:rPr>
      </w:pPr>
      <w:del w:id="591" w:author="Maximilian Schmitz" w:date="2015-07-08T15:29:00Z">
        <w:r w:rsidRPr="000E14AF" w:rsidDel="00856522">
          <w:rPr>
            <w:rPrChange w:id="592" w:author="Admin" w:date="2015-07-08T08:59:00Z">
              <w:rPr>
                <w:rStyle w:val="Hyperlink"/>
                <w:noProof/>
              </w:rPr>
            </w:rPrChange>
          </w:rPr>
          <w:delText>4</w:delText>
        </w:r>
        <w:r w:rsidDel="00856522">
          <w:rPr>
            <w:rFonts w:asciiTheme="minorHAnsi" w:eastAsiaTheme="minorEastAsia" w:hAnsiTheme="minorHAnsi" w:cstheme="minorBidi"/>
            <w:b w:val="0"/>
            <w:bCs w:val="0"/>
            <w:caps w:val="0"/>
            <w:noProof/>
            <w:sz w:val="22"/>
            <w:szCs w:val="22"/>
          </w:rPr>
          <w:tab/>
        </w:r>
        <w:r w:rsidRPr="000E14AF" w:rsidDel="00856522">
          <w:rPr>
            <w:rPrChange w:id="593" w:author="Admin" w:date="2015-07-08T08:59:00Z">
              <w:rPr>
                <w:rStyle w:val="Hyperlink"/>
                <w:noProof/>
              </w:rPr>
            </w:rPrChange>
          </w:rPr>
          <w:delText>Umsetzung</w:delText>
        </w:r>
        <w:r w:rsidDel="00856522">
          <w:rPr>
            <w:noProof/>
            <w:webHidden/>
          </w:rPr>
          <w:tab/>
          <w:delText>17</w:delText>
        </w:r>
      </w:del>
    </w:p>
    <w:p w14:paraId="6D86AE67" w14:textId="77777777" w:rsidR="00765681" w:rsidDel="00856522" w:rsidRDefault="00765681">
      <w:pPr>
        <w:pStyle w:val="Verzeichnis2"/>
        <w:tabs>
          <w:tab w:val="left" w:pos="720"/>
          <w:tab w:val="right" w:leader="dot" w:pos="9062"/>
        </w:tabs>
        <w:rPr>
          <w:del w:id="594" w:author="Maximilian Schmitz" w:date="2015-07-08T15:29:00Z"/>
          <w:rFonts w:asciiTheme="minorHAnsi" w:eastAsiaTheme="minorEastAsia" w:hAnsiTheme="minorHAnsi" w:cstheme="minorBidi"/>
          <w:smallCaps w:val="0"/>
          <w:noProof/>
          <w:sz w:val="22"/>
          <w:szCs w:val="22"/>
        </w:rPr>
      </w:pPr>
      <w:del w:id="595" w:author="Maximilian Schmitz" w:date="2015-07-08T15:29:00Z">
        <w:r w:rsidRPr="000E14AF" w:rsidDel="00856522">
          <w:rPr>
            <w:rPrChange w:id="596" w:author="Admin" w:date="2015-07-08T08:59:00Z">
              <w:rPr>
                <w:rStyle w:val="Hyperlink"/>
                <w:noProof/>
              </w:rPr>
            </w:rPrChange>
          </w:rPr>
          <w:delText>4.1</w:delText>
        </w:r>
        <w:r w:rsidDel="00856522">
          <w:rPr>
            <w:rFonts w:asciiTheme="minorHAnsi" w:eastAsiaTheme="minorEastAsia" w:hAnsiTheme="minorHAnsi" w:cstheme="minorBidi"/>
            <w:smallCaps w:val="0"/>
            <w:noProof/>
            <w:sz w:val="22"/>
            <w:szCs w:val="22"/>
          </w:rPr>
          <w:tab/>
        </w:r>
        <w:r w:rsidRPr="000E14AF" w:rsidDel="00856522">
          <w:rPr>
            <w:rPrChange w:id="597" w:author="Admin" w:date="2015-07-08T08:59:00Z">
              <w:rPr>
                <w:rStyle w:val="Hyperlink"/>
                <w:noProof/>
              </w:rPr>
            </w:rPrChange>
          </w:rPr>
          <w:delText>Umsetzung der Simulationsumgebung</w:delText>
        </w:r>
        <w:r w:rsidDel="00856522">
          <w:rPr>
            <w:noProof/>
            <w:webHidden/>
          </w:rPr>
          <w:tab/>
          <w:delText>17</w:delText>
        </w:r>
      </w:del>
    </w:p>
    <w:p w14:paraId="62DD87F2" w14:textId="77777777" w:rsidR="00765681" w:rsidDel="00856522" w:rsidRDefault="00765681">
      <w:pPr>
        <w:pStyle w:val="Verzeichnis3"/>
        <w:tabs>
          <w:tab w:val="left" w:pos="1200"/>
          <w:tab w:val="right" w:leader="dot" w:pos="9062"/>
        </w:tabs>
        <w:rPr>
          <w:del w:id="598" w:author="Maximilian Schmitz" w:date="2015-07-08T15:29:00Z"/>
          <w:rFonts w:asciiTheme="minorHAnsi" w:eastAsiaTheme="minorEastAsia" w:hAnsiTheme="minorHAnsi" w:cstheme="minorBidi"/>
          <w:i w:val="0"/>
          <w:iCs w:val="0"/>
          <w:noProof/>
          <w:sz w:val="22"/>
          <w:szCs w:val="22"/>
        </w:rPr>
      </w:pPr>
      <w:del w:id="599" w:author="Maximilian Schmitz" w:date="2015-07-08T15:29:00Z">
        <w:r w:rsidRPr="000E14AF" w:rsidDel="00856522">
          <w:rPr>
            <w:rPrChange w:id="600" w:author="Admin" w:date="2015-07-08T08:59:00Z">
              <w:rPr>
                <w:rStyle w:val="Hyperlink"/>
                <w:noProof/>
              </w:rPr>
            </w:rPrChange>
          </w:rPr>
          <w:delText>4.1.1</w:delText>
        </w:r>
        <w:r w:rsidDel="00856522">
          <w:rPr>
            <w:rFonts w:asciiTheme="minorHAnsi" w:eastAsiaTheme="minorEastAsia" w:hAnsiTheme="minorHAnsi" w:cstheme="minorBidi"/>
            <w:i w:val="0"/>
            <w:iCs w:val="0"/>
            <w:noProof/>
            <w:sz w:val="22"/>
            <w:szCs w:val="22"/>
          </w:rPr>
          <w:tab/>
        </w:r>
        <w:r w:rsidRPr="000E14AF" w:rsidDel="00856522">
          <w:rPr>
            <w:rPrChange w:id="601" w:author="Admin" w:date="2015-07-08T08:59:00Z">
              <w:rPr>
                <w:rStyle w:val="Hyperlink"/>
                <w:noProof/>
              </w:rPr>
            </w:rPrChange>
          </w:rPr>
          <w:delText>Grundsätzliches</w:delText>
        </w:r>
        <w:r w:rsidDel="00856522">
          <w:rPr>
            <w:noProof/>
            <w:webHidden/>
          </w:rPr>
          <w:tab/>
          <w:delText>17</w:delText>
        </w:r>
      </w:del>
    </w:p>
    <w:p w14:paraId="67B549B8" w14:textId="77777777" w:rsidR="00765681" w:rsidDel="00856522" w:rsidRDefault="00765681">
      <w:pPr>
        <w:pStyle w:val="Verzeichnis3"/>
        <w:tabs>
          <w:tab w:val="left" w:pos="1200"/>
          <w:tab w:val="right" w:leader="dot" w:pos="9062"/>
        </w:tabs>
        <w:rPr>
          <w:del w:id="602" w:author="Maximilian Schmitz" w:date="2015-07-08T15:29:00Z"/>
          <w:rFonts w:asciiTheme="minorHAnsi" w:eastAsiaTheme="minorEastAsia" w:hAnsiTheme="minorHAnsi" w:cstheme="minorBidi"/>
          <w:i w:val="0"/>
          <w:iCs w:val="0"/>
          <w:noProof/>
          <w:sz w:val="22"/>
          <w:szCs w:val="22"/>
        </w:rPr>
      </w:pPr>
      <w:del w:id="603" w:author="Maximilian Schmitz" w:date="2015-07-08T15:29:00Z">
        <w:r w:rsidRPr="000E14AF" w:rsidDel="00856522">
          <w:rPr>
            <w:rPrChange w:id="604" w:author="Admin" w:date="2015-07-08T08:59:00Z">
              <w:rPr>
                <w:rStyle w:val="Hyperlink"/>
                <w:noProof/>
              </w:rPr>
            </w:rPrChange>
          </w:rPr>
          <w:delText>4.1.2</w:delText>
        </w:r>
        <w:r w:rsidDel="00856522">
          <w:rPr>
            <w:rFonts w:asciiTheme="minorHAnsi" w:eastAsiaTheme="minorEastAsia" w:hAnsiTheme="minorHAnsi" w:cstheme="minorBidi"/>
            <w:i w:val="0"/>
            <w:iCs w:val="0"/>
            <w:noProof/>
            <w:sz w:val="22"/>
            <w:szCs w:val="22"/>
          </w:rPr>
          <w:tab/>
        </w:r>
        <w:r w:rsidRPr="000E14AF" w:rsidDel="00856522">
          <w:rPr>
            <w:rPrChange w:id="605" w:author="Admin" w:date="2015-07-08T08:59:00Z">
              <w:rPr>
                <w:rStyle w:val="Hyperlink"/>
                <w:noProof/>
              </w:rPr>
            </w:rPrChange>
          </w:rPr>
          <w:delText>Regel- und Spielimplementierung</w:delText>
        </w:r>
        <w:r w:rsidDel="00856522">
          <w:rPr>
            <w:noProof/>
            <w:webHidden/>
          </w:rPr>
          <w:tab/>
          <w:delText>18</w:delText>
        </w:r>
      </w:del>
    </w:p>
    <w:p w14:paraId="30DA0CE2" w14:textId="77777777" w:rsidR="00765681" w:rsidDel="00856522" w:rsidRDefault="00765681">
      <w:pPr>
        <w:pStyle w:val="Verzeichnis3"/>
        <w:tabs>
          <w:tab w:val="left" w:pos="1200"/>
          <w:tab w:val="right" w:leader="dot" w:pos="9062"/>
        </w:tabs>
        <w:rPr>
          <w:del w:id="606" w:author="Maximilian Schmitz" w:date="2015-07-08T15:29:00Z"/>
          <w:rFonts w:asciiTheme="minorHAnsi" w:eastAsiaTheme="minorEastAsia" w:hAnsiTheme="minorHAnsi" w:cstheme="minorBidi"/>
          <w:i w:val="0"/>
          <w:iCs w:val="0"/>
          <w:noProof/>
          <w:sz w:val="22"/>
          <w:szCs w:val="22"/>
        </w:rPr>
      </w:pPr>
      <w:del w:id="607" w:author="Maximilian Schmitz" w:date="2015-07-08T15:29:00Z">
        <w:r w:rsidRPr="000E14AF" w:rsidDel="00856522">
          <w:rPr>
            <w:rPrChange w:id="608" w:author="Admin" w:date="2015-07-08T08:59:00Z">
              <w:rPr>
                <w:rStyle w:val="Hyperlink"/>
                <w:noProof/>
              </w:rPr>
            </w:rPrChange>
          </w:rPr>
          <w:delText>4.1.3</w:delText>
        </w:r>
        <w:r w:rsidDel="00856522">
          <w:rPr>
            <w:rFonts w:asciiTheme="minorHAnsi" w:eastAsiaTheme="minorEastAsia" w:hAnsiTheme="minorHAnsi" w:cstheme="minorBidi"/>
            <w:i w:val="0"/>
            <w:iCs w:val="0"/>
            <w:noProof/>
            <w:sz w:val="22"/>
            <w:szCs w:val="22"/>
          </w:rPr>
          <w:tab/>
        </w:r>
        <w:r w:rsidRPr="000E14AF" w:rsidDel="00856522">
          <w:rPr>
            <w:rPrChange w:id="609" w:author="Admin" w:date="2015-07-08T08:59:00Z">
              <w:rPr>
                <w:rStyle w:val="Hyperlink"/>
                <w:noProof/>
              </w:rPr>
            </w:rPrChange>
          </w:rPr>
          <w:delText>Spielerimplementierung</w:delText>
        </w:r>
        <w:r w:rsidDel="00856522">
          <w:rPr>
            <w:noProof/>
            <w:webHidden/>
          </w:rPr>
          <w:tab/>
          <w:delText>22</w:delText>
        </w:r>
      </w:del>
    </w:p>
    <w:p w14:paraId="382D094D" w14:textId="77777777" w:rsidR="00765681" w:rsidDel="00856522" w:rsidRDefault="00765681">
      <w:pPr>
        <w:pStyle w:val="Verzeichnis3"/>
        <w:tabs>
          <w:tab w:val="left" w:pos="1200"/>
          <w:tab w:val="right" w:leader="dot" w:pos="9062"/>
        </w:tabs>
        <w:rPr>
          <w:del w:id="610" w:author="Maximilian Schmitz" w:date="2015-07-08T15:29:00Z"/>
          <w:rFonts w:asciiTheme="minorHAnsi" w:eastAsiaTheme="minorEastAsia" w:hAnsiTheme="minorHAnsi" w:cstheme="minorBidi"/>
          <w:i w:val="0"/>
          <w:iCs w:val="0"/>
          <w:noProof/>
          <w:sz w:val="22"/>
          <w:szCs w:val="22"/>
        </w:rPr>
      </w:pPr>
      <w:del w:id="611" w:author="Maximilian Schmitz" w:date="2015-07-08T15:29:00Z">
        <w:r w:rsidRPr="000E14AF" w:rsidDel="00856522">
          <w:rPr>
            <w:rPrChange w:id="612" w:author="Admin" w:date="2015-07-08T08:59:00Z">
              <w:rPr>
                <w:rStyle w:val="Hyperlink"/>
                <w:noProof/>
              </w:rPr>
            </w:rPrChange>
          </w:rPr>
          <w:delText>4.1.4</w:delText>
        </w:r>
        <w:r w:rsidDel="00856522">
          <w:rPr>
            <w:rFonts w:asciiTheme="minorHAnsi" w:eastAsiaTheme="minorEastAsia" w:hAnsiTheme="minorHAnsi" w:cstheme="minorBidi"/>
            <w:i w:val="0"/>
            <w:iCs w:val="0"/>
            <w:noProof/>
            <w:sz w:val="22"/>
            <w:szCs w:val="22"/>
          </w:rPr>
          <w:tab/>
        </w:r>
        <w:r w:rsidRPr="000E14AF" w:rsidDel="00856522">
          <w:rPr>
            <w:rPrChange w:id="613" w:author="Admin" w:date="2015-07-08T08:59:00Z">
              <w:rPr>
                <w:rStyle w:val="Hyperlink"/>
                <w:noProof/>
              </w:rPr>
            </w:rPrChange>
          </w:rPr>
          <w:delText>Skriptschnittstelle</w:delText>
        </w:r>
        <w:r w:rsidDel="00856522">
          <w:rPr>
            <w:noProof/>
            <w:webHidden/>
          </w:rPr>
          <w:tab/>
          <w:delText>26</w:delText>
        </w:r>
      </w:del>
    </w:p>
    <w:p w14:paraId="32CAA897" w14:textId="77777777" w:rsidR="00765681" w:rsidDel="00856522" w:rsidRDefault="00765681">
      <w:pPr>
        <w:pStyle w:val="Verzeichnis2"/>
        <w:tabs>
          <w:tab w:val="left" w:pos="720"/>
          <w:tab w:val="right" w:leader="dot" w:pos="9062"/>
        </w:tabs>
        <w:rPr>
          <w:del w:id="614" w:author="Maximilian Schmitz" w:date="2015-07-08T15:29:00Z"/>
          <w:rFonts w:asciiTheme="minorHAnsi" w:eastAsiaTheme="minorEastAsia" w:hAnsiTheme="minorHAnsi" w:cstheme="minorBidi"/>
          <w:smallCaps w:val="0"/>
          <w:noProof/>
          <w:sz w:val="22"/>
          <w:szCs w:val="22"/>
        </w:rPr>
      </w:pPr>
      <w:del w:id="615" w:author="Maximilian Schmitz" w:date="2015-07-08T15:29:00Z">
        <w:r w:rsidRPr="000E14AF" w:rsidDel="00856522">
          <w:rPr>
            <w:rPrChange w:id="616" w:author="Admin" w:date="2015-07-08T08:59:00Z">
              <w:rPr>
                <w:rStyle w:val="Hyperlink"/>
                <w:noProof/>
              </w:rPr>
            </w:rPrChange>
          </w:rPr>
          <w:delText>4.2</w:delText>
        </w:r>
        <w:r w:rsidDel="00856522">
          <w:rPr>
            <w:rFonts w:asciiTheme="minorHAnsi" w:eastAsiaTheme="minorEastAsia" w:hAnsiTheme="minorHAnsi" w:cstheme="minorBidi"/>
            <w:smallCaps w:val="0"/>
            <w:noProof/>
            <w:sz w:val="22"/>
            <w:szCs w:val="22"/>
          </w:rPr>
          <w:tab/>
        </w:r>
        <w:r w:rsidRPr="000E14AF" w:rsidDel="00856522">
          <w:rPr>
            <w:rPrChange w:id="617" w:author="Admin" w:date="2015-07-08T08:59:00Z">
              <w:rPr>
                <w:rStyle w:val="Hyperlink"/>
                <w:noProof/>
              </w:rPr>
            </w:rPrChange>
          </w:rPr>
          <w:delText>Entwicklung der künstlichen Intelligenz</w:delText>
        </w:r>
        <w:r w:rsidDel="00856522">
          <w:rPr>
            <w:noProof/>
            <w:webHidden/>
          </w:rPr>
          <w:tab/>
          <w:delText>30</w:delText>
        </w:r>
      </w:del>
    </w:p>
    <w:p w14:paraId="23B265A0" w14:textId="77777777" w:rsidR="00765681" w:rsidDel="00856522" w:rsidRDefault="00765681">
      <w:pPr>
        <w:pStyle w:val="Verzeichnis1"/>
        <w:tabs>
          <w:tab w:val="left" w:pos="480"/>
          <w:tab w:val="right" w:leader="dot" w:pos="9062"/>
        </w:tabs>
        <w:rPr>
          <w:del w:id="618" w:author="Maximilian Schmitz" w:date="2015-07-08T15:29:00Z"/>
          <w:rFonts w:asciiTheme="minorHAnsi" w:eastAsiaTheme="minorEastAsia" w:hAnsiTheme="minorHAnsi" w:cstheme="minorBidi"/>
          <w:b w:val="0"/>
          <w:bCs w:val="0"/>
          <w:caps w:val="0"/>
          <w:noProof/>
          <w:sz w:val="22"/>
          <w:szCs w:val="22"/>
        </w:rPr>
      </w:pPr>
      <w:del w:id="619" w:author="Maximilian Schmitz" w:date="2015-07-08T15:29:00Z">
        <w:r w:rsidRPr="000E14AF" w:rsidDel="00856522">
          <w:rPr>
            <w:rPrChange w:id="620" w:author="Admin" w:date="2015-07-08T08:59:00Z">
              <w:rPr>
                <w:rStyle w:val="Hyperlink"/>
                <w:noProof/>
              </w:rPr>
            </w:rPrChange>
          </w:rPr>
          <w:delText>5</w:delText>
        </w:r>
        <w:r w:rsidDel="00856522">
          <w:rPr>
            <w:rFonts w:asciiTheme="minorHAnsi" w:eastAsiaTheme="minorEastAsia" w:hAnsiTheme="minorHAnsi" w:cstheme="minorBidi"/>
            <w:b w:val="0"/>
            <w:bCs w:val="0"/>
            <w:caps w:val="0"/>
            <w:noProof/>
            <w:sz w:val="22"/>
            <w:szCs w:val="22"/>
          </w:rPr>
          <w:tab/>
        </w:r>
        <w:r w:rsidRPr="000E14AF" w:rsidDel="00856522">
          <w:rPr>
            <w:rPrChange w:id="621" w:author="Admin" w:date="2015-07-08T08:59:00Z">
              <w:rPr>
                <w:rStyle w:val="Hyperlink"/>
                <w:noProof/>
              </w:rPr>
            </w:rPrChange>
          </w:rPr>
          <w:delText>Ausblick</w:delText>
        </w:r>
        <w:r w:rsidDel="00856522">
          <w:rPr>
            <w:noProof/>
            <w:webHidden/>
          </w:rPr>
          <w:tab/>
          <w:delText>39</w:delText>
        </w:r>
      </w:del>
    </w:p>
    <w:p w14:paraId="0DF16A85" w14:textId="77777777" w:rsidR="00765681" w:rsidDel="00856522" w:rsidRDefault="00765681">
      <w:pPr>
        <w:pStyle w:val="Verzeichnis1"/>
        <w:tabs>
          <w:tab w:val="left" w:pos="480"/>
          <w:tab w:val="right" w:leader="dot" w:pos="9062"/>
        </w:tabs>
        <w:rPr>
          <w:del w:id="622" w:author="Maximilian Schmitz" w:date="2015-07-08T15:29:00Z"/>
          <w:rFonts w:asciiTheme="minorHAnsi" w:eastAsiaTheme="minorEastAsia" w:hAnsiTheme="minorHAnsi" w:cstheme="minorBidi"/>
          <w:b w:val="0"/>
          <w:bCs w:val="0"/>
          <w:caps w:val="0"/>
          <w:noProof/>
          <w:sz w:val="22"/>
          <w:szCs w:val="22"/>
        </w:rPr>
      </w:pPr>
      <w:del w:id="623" w:author="Maximilian Schmitz" w:date="2015-07-08T15:29:00Z">
        <w:r w:rsidRPr="000E14AF" w:rsidDel="00856522">
          <w:rPr>
            <w:rPrChange w:id="624" w:author="Admin" w:date="2015-07-08T08:59:00Z">
              <w:rPr>
                <w:rStyle w:val="Hyperlink"/>
                <w:noProof/>
              </w:rPr>
            </w:rPrChange>
          </w:rPr>
          <w:delText>6</w:delText>
        </w:r>
        <w:r w:rsidDel="00856522">
          <w:rPr>
            <w:rFonts w:asciiTheme="minorHAnsi" w:eastAsiaTheme="minorEastAsia" w:hAnsiTheme="minorHAnsi" w:cstheme="minorBidi"/>
            <w:b w:val="0"/>
            <w:bCs w:val="0"/>
            <w:caps w:val="0"/>
            <w:noProof/>
            <w:sz w:val="22"/>
            <w:szCs w:val="22"/>
          </w:rPr>
          <w:tab/>
        </w:r>
        <w:r w:rsidRPr="000E14AF" w:rsidDel="00856522">
          <w:rPr>
            <w:rPrChange w:id="625" w:author="Admin" w:date="2015-07-08T08:59:00Z">
              <w:rPr>
                <w:rStyle w:val="Hyperlink"/>
                <w:noProof/>
              </w:rPr>
            </w:rPrChange>
          </w:rPr>
          <w:delText>Fazit</w:delText>
        </w:r>
        <w:r w:rsidDel="00856522">
          <w:rPr>
            <w:noProof/>
            <w:webHidden/>
          </w:rPr>
          <w:tab/>
          <w:delText>41</w:delText>
        </w:r>
      </w:del>
    </w:p>
    <w:p w14:paraId="0190170F" w14:textId="77777777" w:rsidR="00765681" w:rsidDel="00856522" w:rsidRDefault="00765681">
      <w:pPr>
        <w:pStyle w:val="Verzeichnis1"/>
        <w:tabs>
          <w:tab w:val="right" w:leader="dot" w:pos="9062"/>
        </w:tabs>
        <w:rPr>
          <w:del w:id="626" w:author="Maximilian Schmitz" w:date="2015-07-08T15:29:00Z"/>
          <w:rFonts w:asciiTheme="minorHAnsi" w:eastAsiaTheme="minorEastAsia" w:hAnsiTheme="minorHAnsi" w:cstheme="minorBidi"/>
          <w:b w:val="0"/>
          <w:bCs w:val="0"/>
          <w:caps w:val="0"/>
          <w:noProof/>
          <w:sz w:val="22"/>
          <w:szCs w:val="22"/>
        </w:rPr>
      </w:pPr>
      <w:del w:id="627" w:author="Maximilian Schmitz" w:date="2015-07-08T15:29:00Z">
        <w:r w:rsidRPr="000E14AF" w:rsidDel="00856522">
          <w:rPr>
            <w:rPrChange w:id="628" w:author="Admin" w:date="2015-07-08T08:59:00Z">
              <w:rPr>
                <w:rStyle w:val="Hyperlink"/>
                <w:noProof/>
              </w:rPr>
            </w:rPrChange>
          </w:rPr>
          <w:delText>Literaturverzeichnis</w:delText>
        </w:r>
        <w:r w:rsidDel="00856522">
          <w:rPr>
            <w:noProof/>
            <w:webHidden/>
          </w:rPr>
          <w:tab/>
          <w:delText>I</w:delText>
        </w:r>
      </w:del>
    </w:p>
    <w:p w14:paraId="0FD14A68" w14:textId="77777777" w:rsidR="00765681" w:rsidDel="00856522" w:rsidRDefault="00765681">
      <w:pPr>
        <w:pStyle w:val="Verzeichnis1"/>
        <w:tabs>
          <w:tab w:val="right" w:leader="dot" w:pos="9062"/>
        </w:tabs>
        <w:rPr>
          <w:del w:id="629" w:author="Maximilian Schmitz" w:date="2015-07-08T15:29:00Z"/>
          <w:rFonts w:asciiTheme="minorHAnsi" w:eastAsiaTheme="minorEastAsia" w:hAnsiTheme="minorHAnsi" w:cstheme="minorBidi"/>
          <w:b w:val="0"/>
          <w:bCs w:val="0"/>
          <w:caps w:val="0"/>
          <w:noProof/>
          <w:sz w:val="22"/>
          <w:szCs w:val="22"/>
        </w:rPr>
      </w:pPr>
      <w:del w:id="630" w:author="Maximilian Schmitz" w:date="2015-07-08T15:29:00Z">
        <w:r w:rsidRPr="000E14AF" w:rsidDel="00856522">
          <w:rPr>
            <w:rPrChange w:id="631" w:author="Admin" w:date="2015-07-08T08:59:00Z">
              <w:rPr>
                <w:rStyle w:val="Hyperlink"/>
                <w:noProof/>
              </w:rPr>
            </w:rPrChange>
          </w:rPr>
          <w:delText>Abbildungsverzeichnis</w:delText>
        </w:r>
        <w:r w:rsidDel="00856522">
          <w:rPr>
            <w:noProof/>
            <w:webHidden/>
          </w:rPr>
          <w:tab/>
          <w:delText>II</w:delText>
        </w:r>
      </w:del>
    </w:p>
    <w:p w14:paraId="6B2034D9" w14:textId="77777777" w:rsidR="00765681" w:rsidDel="00856522" w:rsidRDefault="00765681">
      <w:pPr>
        <w:pStyle w:val="Verzeichnis1"/>
        <w:tabs>
          <w:tab w:val="right" w:leader="dot" w:pos="9062"/>
        </w:tabs>
        <w:rPr>
          <w:del w:id="632" w:author="Maximilian Schmitz" w:date="2015-07-08T15:29:00Z"/>
          <w:rFonts w:asciiTheme="minorHAnsi" w:eastAsiaTheme="minorEastAsia" w:hAnsiTheme="minorHAnsi" w:cstheme="minorBidi"/>
          <w:b w:val="0"/>
          <w:bCs w:val="0"/>
          <w:caps w:val="0"/>
          <w:noProof/>
          <w:sz w:val="22"/>
          <w:szCs w:val="22"/>
        </w:rPr>
      </w:pPr>
      <w:del w:id="633" w:author="Maximilian Schmitz" w:date="2015-07-08T15:29:00Z">
        <w:r w:rsidRPr="000E14AF" w:rsidDel="00856522">
          <w:rPr>
            <w:rPrChange w:id="634" w:author="Admin" w:date="2015-07-08T08:59:00Z">
              <w:rPr>
                <w:rStyle w:val="Hyperlink"/>
                <w:noProof/>
              </w:rPr>
            </w:rPrChange>
          </w:rPr>
          <w:delText>Tabellenverzeichnis</w:delText>
        </w:r>
        <w:r w:rsidDel="00856522">
          <w:rPr>
            <w:noProof/>
            <w:webHidden/>
          </w:rPr>
          <w:tab/>
          <w:delText>III</w:delText>
        </w:r>
      </w:del>
    </w:p>
    <w:p w14:paraId="4D984F98" w14:textId="77777777" w:rsidR="00765681" w:rsidDel="00856522" w:rsidRDefault="00765681">
      <w:pPr>
        <w:pStyle w:val="Verzeichnis1"/>
        <w:tabs>
          <w:tab w:val="right" w:leader="dot" w:pos="9062"/>
        </w:tabs>
        <w:rPr>
          <w:del w:id="635" w:author="Maximilian Schmitz" w:date="2015-07-08T15:29:00Z"/>
          <w:rFonts w:asciiTheme="minorHAnsi" w:eastAsiaTheme="minorEastAsia" w:hAnsiTheme="minorHAnsi" w:cstheme="minorBidi"/>
          <w:b w:val="0"/>
          <w:bCs w:val="0"/>
          <w:caps w:val="0"/>
          <w:noProof/>
          <w:sz w:val="22"/>
          <w:szCs w:val="22"/>
        </w:rPr>
      </w:pPr>
      <w:del w:id="636" w:author="Maximilian Schmitz" w:date="2015-07-08T15:29:00Z">
        <w:r w:rsidRPr="000E14AF" w:rsidDel="00856522">
          <w:rPr>
            <w:rPrChange w:id="637" w:author="Admin" w:date="2015-07-08T08:59:00Z">
              <w:rPr>
                <w:rStyle w:val="Hyperlink"/>
                <w:noProof/>
              </w:rPr>
            </w:rPrChange>
          </w:rPr>
          <w:delText>Abkürzungsverzeichnis</w:delText>
        </w:r>
        <w:r w:rsidDel="00856522">
          <w:rPr>
            <w:noProof/>
            <w:webHidden/>
          </w:rPr>
          <w:tab/>
          <w:delText>IV</w:delText>
        </w:r>
      </w:del>
    </w:p>
    <w:p w14:paraId="67326BE2" w14:textId="77777777" w:rsidR="00765681" w:rsidDel="00856522" w:rsidRDefault="00765681">
      <w:pPr>
        <w:pStyle w:val="Verzeichnis1"/>
        <w:tabs>
          <w:tab w:val="right" w:leader="dot" w:pos="9062"/>
        </w:tabs>
        <w:rPr>
          <w:del w:id="638" w:author="Maximilian Schmitz" w:date="2015-07-08T15:29:00Z"/>
          <w:rFonts w:asciiTheme="minorHAnsi" w:eastAsiaTheme="minorEastAsia" w:hAnsiTheme="minorHAnsi" w:cstheme="minorBidi"/>
          <w:b w:val="0"/>
          <w:bCs w:val="0"/>
          <w:caps w:val="0"/>
          <w:noProof/>
          <w:sz w:val="22"/>
          <w:szCs w:val="22"/>
        </w:rPr>
      </w:pPr>
      <w:del w:id="639" w:author="Maximilian Schmitz" w:date="2015-07-08T15:29:00Z">
        <w:r w:rsidRPr="000E14AF" w:rsidDel="00856522">
          <w:rPr>
            <w:rPrChange w:id="640" w:author="Admin" w:date="2015-07-08T08:59:00Z">
              <w:rPr>
                <w:rStyle w:val="Hyperlink"/>
                <w:noProof/>
              </w:rPr>
            </w:rPrChange>
          </w:rPr>
          <w:delText>Glossar</w:delText>
        </w:r>
        <w:r w:rsidDel="00856522">
          <w:rPr>
            <w:noProof/>
            <w:webHidden/>
          </w:rPr>
          <w:tab/>
          <w:delText>V</w:delText>
        </w:r>
      </w:del>
    </w:p>
    <w:p w14:paraId="2F43C241" w14:textId="77777777" w:rsidR="00D421B5" w:rsidDel="00856522" w:rsidRDefault="00D421B5">
      <w:pPr>
        <w:pStyle w:val="Verzeichnis1"/>
        <w:tabs>
          <w:tab w:val="right" w:leader="dot" w:pos="9062"/>
        </w:tabs>
        <w:rPr>
          <w:del w:id="641" w:author="Maximilian Schmitz" w:date="2015-07-08T15:29:00Z"/>
          <w:rFonts w:asciiTheme="minorHAnsi" w:eastAsiaTheme="minorEastAsia" w:hAnsiTheme="minorHAnsi" w:cstheme="minorBidi"/>
          <w:b w:val="0"/>
          <w:bCs w:val="0"/>
          <w:caps w:val="0"/>
          <w:noProof/>
          <w:sz w:val="22"/>
          <w:szCs w:val="22"/>
        </w:rPr>
      </w:pPr>
      <w:del w:id="642" w:author="Maximilian Schmitz" w:date="2015-07-08T15:29:00Z">
        <w:r w:rsidRPr="00765681" w:rsidDel="00856522">
          <w:rPr>
            <w:rStyle w:val="Hyperlink"/>
            <w:b w:val="0"/>
            <w:bCs w:val="0"/>
            <w:caps w:val="0"/>
            <w:noProof/>
          </w:rPr>
          <w:delText>Eidesstattliche Erklärung</w:delText>
        </w:r>
        <w:r w:rsidDel="00856522">
          <w:rPr>
            <w:noProof/>
            <w:webHidden/>
          </w:rPr>
          <w:tab/>
          <w:delText>II</w:delText>
        </w:r>
      </w:del>
    </w:p>
    <w:p w14:paraId="55800D41" w14:textId="77777777" w:rsidR="00D421B5" w:rsidDel="00856522" w:rsidRDefault="00D421B5">
      <w:pPr>
        <w:pStyle w:val="Verzeichnis1"/>
        <w:tabs>
          <w:tab w:val="right" w:leader="dot" w:pos="9062"/>
        </w:tabs>
        <w:rPr>
          <w:del w:id="643" w:author="Maximilian Schmitz" w:date="2015-07-08T15:29:00Z"/>
          <w:rFonts w:asciiTheme="minorHAnsi" w:eastAsiaTheme="minorEastAsia" w:hAnsiTheme="minorHAnsi" w:cstheme="minorBidi"/>
          <w:b w:val="0"/>
          <w:bCs w:val="0"/>
          <w:caps w:val="0"/>
          <w:noProof/>
          <w:sz w:val="22"/>
          <w:szCs w:val="22"/>
        </w:rPr>
      </w:pPr>
      <w:del w:id="644" w:author="Maximilian Schmitz" w:date="2015-07-08T15:29:00Z">
        <w:r w:rsidRPr="00765681" w:rsidDel="00856522">
          <w:rPr>
            <w:rStyle w:val="Hyperlink"/>
            <w:b w:val="0"/>
            <w:bCs w:val="0"/>
            <w:caps w:val="0"/>
            <w:noProof/>
          </w:rPr>
          <w:delText>Kurzfassung</w:delText>
        </w:r>
        <w:r w:rsidDel="00856522">
          <w:rPr>
            <w:noProof/>
            <w:webHidden/>
          </w:rPr>
          <w:tab/>
          <w:delText>III</w:delText>
        </w:r>
      </w:del>
    </w:p>
    <w:p w14:paraId="2C89680E" w14:textId="77777777" w:rsidR="00D421B5" w:rsidDel="00856522" w:rsidRDefault="00D421B5">
      <w:pPr>
        <w:pStyle w:val="Verzeichnis1"/>
        <w:tabs>
          <w:tab w:val="right" w:leader="dot" w:pos="9062"/>
        </w:tabs>
        <w:rPr>
          <w:del w:id="645" w:author="Maximilian Schmitz" w:date="2015-07-08T15:29:00Z"/>
          <w:rFonts w:asciiTheme="minorHAnsi" w:eastAsiaTheme="minorEastAsia" w:hAnsiTheme="minorHAnsi" w:cstheme="minorBidi"/>
          <w:b w:val="0"/>
          <w:bCs w:val="0"/>
          <w:caps w:val="0"/>
          <w:noProof/>
          <w:sz w:val="22"/>
          <w:szCs w:val="22"/>
        </w:rPr>
      </w:pPr>
      <w:del w:id="646" w:author="Maximilian Schmitz" w:date="2015-07-08T15:29:00Z">
        <w:r w:rsidRPr="00765681" w:rsidDel="00856522">
          <w:rPr>
            <w:rStyle w:val="Hyperlink"/>
            <w:b w:val="0"/>
            <w:bCs w:val="0"/>
            <w:caps w:val="0"/>
            <w:noProof/>
          </w:rPr>
          <w:delText>Abstract</w:delText>
        </w:r>
        <w:r w:rsidDel="00856522">
          <w:rPr>
            <w:noProof/>
            <w:webHidden/>
          </w:rPr>
          <w:tab/>
          <w:delText>IV</w:delText>
        </w:r>
      </w:del>
    </w:p>
    <w:p w14:paraId="2E69BB14" w14:textId="77777777" w:rsidR="00D421B5" w:rsidDel="00856522" w:rsidRDefault="00D421B5">
      <w:pPr>
        <w:pStyle w:val="Verzeichnis1"/>
        <w:tabs>
          <w:tab w:val="right" w:leader="dot" w:pos="9062"/>
        </w:tabs>
        <w:rPr>
          <w:del w:id="647" w:author="Maximilian Schmitz" w:date="2015-07-08T15:29:00Z"/>
          <w:rFonts w:asciiTheme="minorHAnsi" w:eastAsiaTheme="minorEastAsia" w:hAnsiTheme="minorHAnsi" w:cstheme="minorBidi"/>
          <w:b w:val="0"/>
          <w:bCs w:val="0"/>
          <w:caps w:val="0"/>
          <w:noProof/>
          <w:sz w:val="22"/>
          <w:szCs w:val="22"/>
        </w:rPr>
      </w:pPr>
      <w:del w:id="648" w:author="Maximilian Schmitz" w:date="2015-07-08T15:29:00Z">
        <w:r w:rsidRPr="00765681" w:rsidDel="00856522">
          <w:rPr>
            <w:rStyle w:val="Hyperlink"/>
            <w:b w:val="0"/>
            <w:bCs w:val="0"/>
            <w:caps w:val="0"/>
            <w:noProof/>
          </w:rPr>
          <w:delText>Inhalt</w:delText>
        </w:r>
        <w:r w:rsidDel="00856522">
          <w:rPr>
            <w:noProof/>
            <w:webHidden/>
          </w:rPr>
          <w:tab/>
          <w:delText>V</w:delText>
        </w:r>
      </w:del>
    </w:p>
    <w:p w14:paraId="293AA783" w14:textId="77777777" w:rsidR="00D421B5" w:rsidDel="00856522" w:rsidRDefault="00D421B5">
      <w:pPr>
        <w:pStyle w:val="Verzeichnis1"/>
        <w:tabs>
          <w:tab w:val="left" w:pos="480"/>
          <w:tab w:val="right" w:leader="dot" w:pos="9062"/>
        </w:tabs>
        <w:rPr>
          <w:del w:id="649" w:author="Maximilian Schmitz" w:date="2015-07-08T15:29:00Z"/>
          <w:rFonts w:asciiTheme="minorHAnsi" w:eastAsiaTheme="minorEastAsia" w:hAnsiTheme="minorHAnsi" w:cstheme="minorBidi"/>
          <w:b w:val="0"/>
          <w:bCs w:val="0"/>
          <w:caps w:val="0"/>
          <w:noProof/>
          <w:sz w:val="22"/>
          <w:szCs w:val="22"/>
        </w:rPr>
      </w:pPr>
      <w:del w:id="650" w:author="Maximilian Schmitz" w:date="2015-07-08T15:29:00Z">
        <w:r w:rsidRPr="00765681" w:rsidDel="00856522">
          <w:rPr>
            <w:rStyle w:val="Hyperlink"/>
            <w:b w:val="0"/>
            <w:bCs w:val="0"/>
            <w:caps w:val="0"/>
            <w:noProof/>
          </w:rPr>
          <w:delText>1</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Einleitung</w:delText>
        </w:r>
        <w:r w:rsidDel="00856522">
          <w:rPr>
            <w:noProof/>
            <w:webHidden/>
          </w:rPr>
          <w:tab/>
          <w:delText>1</w:delText>
        </w:r>
      </w:del>
    </w:p>
    <w:p w14:paraId="4A391DBD" w14:textId="77777777" w:rsidR="00D421B5" w:rsidDel="00856522" w:rsidRDefault="00D421B5">
      <w:pPr>
        <w:pStyle w:val="Verzeichnis1"/>
        <w:tabs>
          <w:tab w:val="left" w:pos="480"/>
          <w:tab w:val="right" w:leader="dot" w:pos="9062"/>
        </w:tabs>
        <w:rPr>
          <w:del w:id="651" w:author="Maximilian Schmitz" w:date="2015-07-08T15:29:00Z"/>
          <w:rFonts w:asciiTheme="minorHAnsi" w:eastAsiaTheme="minorEastAsia" w:hAnsiTheme="minorHAnsi" w:cstheme="minorBidi"/>
          <w:b w:val="0"/>
          <w:bCs w:val="0"/>
          <w:caps w:val="0"/>
          <w:noProof/>
          <w:sz w:val="22"/>
          <w:szCs w:val="22"/>
        </w:rPr>
      </w:pPr>
      <w:del w:id="652" w:author="Maximilian Schmitz" w:date="2015-07-08T15:29:00Z">
        <w:r w:rsidRPr="00765681" w:rsidDel="00856522">
          <w:rPr>
            <w:rStyle w:val="Hyperlink"/>
            <w:b w:val="0"/>
            <w:bCs w:val="0"/>
            <w:caps w:val="0"/>
            <w:noProof/>
          </w:rPr>
          <w:delText>2</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Aufgabenstellung</w:delText>
        </w:r>
        <w:r w:rsidDel="00856522">
          <w:rPr>
            <w:noProof/>
            <w:webHidden/>
          </w:rPr>
          <w:tab/>
          <w:delText>2</w:delText>
        </w:r>
      </w:del>
    </w:p>
    <w:p w14:paraId="0C36AAA3" w14:textId="77777777" w:rsidR="00D421B5" w:rsidDel="00856522" w:rsidRDefault="00D421B5">
      <w:pPr>
        <w:pStyle w:val="Verzeichnis1"/>
        <w:tabs>
          <w:tab w:val="left" w:pos="480"/>
          <w:tab w:val="right" w:leader="dot" w:pos="9062"/>
        </w:tabs>
        <w:rPr>
          <w:del w:id="653" w:author="Maximilian Schmitz" w:date="2015-07-08T15:29:00Z"/>
          <w:rFonts w:asciiTheme="minorHAnsi" w:eastAsiaTheme="minorEastAsia" w:hAnsiTheme="minorHAnsi" w:cstheme="minorBidi"/>
          <w:b w:val="0"/>
          <w:bCs w:val="0"/>
          <w:caps w:val="0"/>
          <w:noProof/>
          <w:sz w:val="22"/>
          <w:szCs w:val="22"/>
        </w:rPr>
      </w:pPr>
      <w:del w:id="654" w:author="Maximilian Schmitz" w:date="2015-07-08T15:29:00Z">
        <w:r w:rsidRPr="00765681" w:rsidDel="00856522">
          <w:rPr>
            <w:rStyle w:val="Hyperlink"/>
            <w:b w:val="0"/>
            <w:bCs w:val="0"/>
            <w:caps w:val="0"/>
            <w:noProof/>
          </w:rPr>
          <w:delText>3</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Stand der Technik</w:delText>
        </w:r>
        <w:r w:rsidDel="00856522">
          <w:rPr>
            <w:noProof/>
            <w:webHidden/>
          </w:rPr>
          <w:tab/>
          <w:delText>3</w:delText>
        </w:r>
      </w:del>
    </w:p>
    <w:p w14:paraId="283CF3ED" w14:textId="77777777" w:rsidR="00D421B5" w:rsidDel="00856522" w:rsidRDefault="00D421B5">
      <w:pPr>
        <w:pStyle w:val="Verzeichnis2"/>
        <w:tabs>
          <w:tab w:val="left" w:pos="720"/>
          <w:tab w:val="right" w:leader="dot" w:pos="9062"/>
        </w:tabs>
        <w:rPr>
          <w:del w:id="655" w:author="Maximilian Schmitz" w:date="2015-07-08T15:29:00Z"/>
          <w:rFonts w:asciiTheme="minorHAnsi" w:eastAsiaTheme="minorEastAsia" w:hAnsiTheme="minorHAnsi" w:cstheme="minorBidi"/>
          <w:smallCaps w:val="0"/>
          <w:noProof/>
          <w:sz w:val="22"/>
          <w:szCs w:val="22"/>
        </w:rPr>
      </w:pPr>
      <w:del w:id="656" w:author="Maximilian Schmitz" w:date="2015-07-08T15:29:00Z">
        <w:r w:rsidRPr="00765681" w:rsidDel="00856522">
          <w:rPr>
            <w:rStyle w:val="Hyperlink"/>
            <w:smallCaps w:val="0"/>
            <w:noProof/>
          </w:rPr>
          <w:delText>3.1</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Einleitung</w:delText>
        </w:r>
        <w:r w:rsidDel="00856522">
          <w:rPr>
            <w:noProof/>
            <w:webHidden/>
          </w:rPr>
          <w:tab/>
          <w:delText>3</w:delText>
        </w:r>
      </w:del>
    </w:p>
    <w:p w14:paraId="4566943A" w14:textId="77777777" w:rsidR="00D421B5" w:rsidDel="00856522" w:rsidRDefault="00D421B5">
      <w:pPr>
        <w:pStyle w:val="Verzeichnis2"/>
        <w:tabs>
          <w:tab w:val="left" w:pos="720"/>
          <w:tab w:val="right" w:leader="dot" w:pos="9062"/>
        </w:tabs>
        <w:rPr>
          <w:del w:id="657" w:author="Maximilian Schmitz" w:date="2015-07-08T15:29:00Z"/>
          <w:rFonts w:asciiTheme="minorHAnsi" w:eastAsiaTheme="minorEastAsia" w:hAnsiTheme="minorHAnsi" w:cstheme="minorBidi"/>
          <w:smallCaps w:val="0"/>
          <w:noProof/>
          <w:sz w:val="22"/>
          <w:szCs w:val="22"/>
        </w:rPr>
      </w:pPr>
      <w:del w:id="658" w:author="Maximilian Schmitz" w:date="2015-07-08T15:29:00Z">
        <w:r w:rsidRPr="00765681" w:rsidDel="00856522">
          <w:rPr>
            <w:rStyle w:val="Hyperlink"/>
            <w:smallCaps w:val="0"/>
            <w:noProof/>
          </w:rPr>
          <w:delText>3.2</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Game Engine</w:delText>
        </w:r>
        <w:r w:rsidDel="00856522">
          <w:rPr>
            <w:noProof/>
            <w:webHidden/>
          </w:rPr>
          <w:tab/>
          <w:delText>3</w:delText>
        </w:r>
      </w:del>
    </w:p>
    <w:p w14:paraId="0B5159B4" w14:textId="77777777" w:rsidR="00D421B5" w:rsidDel="00856522" w:rsidRDefault="00D421B5">
      <w:pPr>
        <w:pStyle w:val="Verzeichnis3"/>
        <w:tabs>
          <w:tab w:val="left" w:pos="1200"/>
          <w:tab w:val="right" w:leader="dot" w:pos="9062"/>
        </w:tabs>
        <w:rPr>
          <w:del w:id="659" w:author="Maximilian Schmitz" w:date="2015-07-08T15:29:00Z"/>
          <w:rFonts w:asciiTheme="minorHAnsi" w:eastAsiaTheme="minorEastAsia" w:hAnsiTheme="minorHAnsi" w:cstheme="minorBidi"/>
          <w:i w:val="0"/>
          <w:iCs w:val="0"/>
          <w:noProof/>
          <w:sz w:val="22"/>
          <w:szCs w:val="22"/>
        </w:rPr>
      </w:pPr>
      <w:del w:id="660" w:author="Maximilian Schmitz" w:date="2015-07-08T15:29:00Z">
        <w:r w:rsidRPr="00765681" w:rsidDel="00856522">
          <w:rPr>
            <w:rStyle w:val="Hyperlink"/>
            <w:i w:val="0"/>
            <w:iCs w:val="0"/>
            <w:noProof/>
          </w:rPr>
          <w:delText>3.2.1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Grundsätzliches</w:delText>
        </w:r>
        <w:r w:rsidDel="00856522">
          <w:rPr>
            <w:noProof/>
            <w:webHidden/>
          </w:rPr>
          <w:tab/>
          <w:delText>3</w:delText>
        </w:r>
      </w:del>
    </w:p>
    <w:p w14:paraId="4AEAFFB1" w14:textId="77777777" w:rsidR="00D421B5" w:rsidDel="00856522" w:rsidRDefault="00D421B5">
      <w:pPr>
        <w:pStyle w:val="Verzeichnis3"/>
        <w:tabs>
          <w:tab w:val="left" w:pos="1200"/>
          <w:tab w:val="right" w:leader="dot" w:pos="9062"/>
        </w:tabs>
        <w:rPr>
          <w:del w:id="661" w:author="Maximilian Schmitz" w:date="2015-07-08T15:29:00Z"/>
          <w:rFonts w:asciiTheme="minorHAnsi" w:eastAsiaTheme="minorEastAsia" w:hAnsiTheme="minorHAnsi" w:cstheme="minorBidi"/>
          <w:i w:val="0"/>
          <w:iCs w:val="0"/>
          <w:noProof/>
          <w:sz w:val="22"/>
          <w:szCs w:val="22"/>
        </w:rPr>
      </w:pPr>
      <w:del w:id="662" w:author="Maximilian Schmitz" w:date="2015-07-08T15:29:00Z">
        <w:r w:rsidRPr="00765681" w:rsidDel="00856522">
          <w:rPr>
            <w:rStyle w:val="Hyperlink"/>
            <w:i w:val="0"/>
            <w:iCs w:val="0"/>
            <w:noProof/>
          </w:rPr>
          <w:delText>3.2.2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Source Engine</w:delText>
        </w:r>
        <w:r w:rsidDel="00856522">
          <w:rPr>
            <w:noProof/>
            <w:webHidden/>
          </w:rPr>
          <w:tab/>
          <w:delText>3</w:delText>
        </w:r>
      </w:del>
    </w:p>
    <w:p w14:paraId="34601712" w14:textId="77777777" w:rsidR="00D421B5" w:rsidDel="00856522" w:rsidRDefault="00D421B5">
      <w:pPr>
        <w:pStyle w:val="Verzeichnis3"/>
        <w:tabs>
          <w:tab w:val="left" w:pos="1200"/>
          <w:tab w:val="right" w:leader="dot" w:pos="9062"/>
        </w:tabs>
        <w:rPr>
          <w:del w:id="663" w:author="Maximilian Schmitz" w:date="2015-07-08T15:29:00Z"/>
          <w:rFonts w:asciiTheme="minorHAnsi" w:eastAsiaTheme="minorEastAsia" w:hAnsiTheme="minorHAnsi" w:cstheme="minorBidi"/>
          <w:i w:val="0"/>
          <w:iCs w:val="0"/>
          <w:noProof/>
          <w:sz w:val="22"/>
          <w:szCs w:val="22"/>
        </w:rPr>
      </w:pPr>
      <w:del w:id="664" w:author="Maximilian Schmitz" w:date="2015-07-08T15:29:00Z">
        <w:r w:rsidRPr="00765681" w:rsidDel="00856522">
          <w:rPr>
            <w:rStyle w:val="Hyperlink"/>
            <w:i w:val="0"/>
            <w:iCs w:val="0"/>
            <w:noProof/>
          </w:rPr>
          <w:delText>3.2.3</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Unity</w:delText>
        </w:r>
        <w:r w:rsidDel="00856522">
          <w:rPr>
            <w:noProof/>
            <w:webHidden/>
          </w:rPr>
          <w:tab/>
          <w:delText>4</w:delText>
        </w:r>
      </w:del>
    </w:p>
    <w:p w14:paraId="6561EB59" w14:textId="77777777" w:rsidR="00D421B5" w:rsidDel="00856522" w:rsidRDefault="00D421B5">
      <w:pPr>
        <w:pStyle w:val="Verzeichnis3"/>
        <w:tabs>
          <w:tab w:val="left" w:pos="1200"/>
          <w:tab w:val="right" w:leader="dot" w:pos="9062"/>
        </w:tabs>
        <w:rPr>
          <w:del w:id="665" w:author="Maximilian Schmitz" w:date="2015-07-08T15:29:00Z"/>
          <w:rFonts w:asciiTheme="minorHAnsi" w:eastAsiaTheme="minorEastAsia" w:hAnsiTheme="minorHAnsi" w:cstheme="minorBidi"/>
          <w:i w:val="0"/>
          <w:iCs w:val="0"/>
          <w:noProof/>
          <w:sz w:val="22"/>
          <w:szCs w:val="22"/>
        </w:rPr>
      </w:pPr>
      <w:del w:id="666" w:author="Maximilian Schmitz" w:date="2015-07-08T15:29:00Z">
        <w:r w:rsidRPr="00765681" w:rsidDel="00856522">
          <w:rPr>
            <w:rStyle w:val="Hyperlink"/>
            <w:i w:val="0"/>
            <w:iCs w:val="0"/>
            <w:noProof/>
            <w:lang w:val="en-US"/>
          </w:rPr>
          <w:delText>3.2.4</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lang w:val="en-US"/>
          </w:rPr>
          <w:delText>Unreal Engine 4</w:delText>
        </w:r>
        <w:r w:rsidDel="00856522">
          <w:rPr>
            <w:noProof/>
            <w:webHidden/>
          </w:rPr>
          <w:tab/>
          <w:delText>4</w:delText>
        </w:r>
      </w:del>
    </w:p>
    <w:p w14:paraId="788E9F0D" w14:textId="77777777" w:rsidR="00D421B5" w:rsidDel="00856522" w:rsidRDefault="00D421B5">
      <w:pPr>
        <w:pStyle w:val="Verzeichnis3"/>
        <w:tabs>
          <w:tab w:val="left" w:pos="1200"/>
          <w:tab w:val="right" w:leader="dot" w:pos="9062"/>
        </w:tabs>
        <w:rPr>
          <w:del w:id="667" w:author="Maximilian Schmitz" w:date="2015-07-08T15:29:00Z"/>
          <w:rFonts w:asciiTheme="minorHAnsi" w:eastAsiaTheme="minorEastAsia" w:hAnsiTheme="minorHAnsi" w:cstheme="minorBidi"/>
          <w:i w:val="0"/>
          <w:iCs w:val="0"/>
          <w:noProof/>
          <w:sz w:val="22"/>
          <w:szCs w:val="22"/>
        </w:rPr>
      </w:pPr>
      <w:del w:id="668" w:author="Maximilian Schmitz" w:date="2015-07-08T15:29:00Z">
        <w:r w:rsidRPr="00765681" w:rsidDel="00856522">
          <w:rPr>
            <w:rStyle w:val="Hyperlink"/>
            <w:i w:val="0"/>
            <w:iCs w:val="0"/>
            <w:noProof/>
          </w:rPr>
          <w:delText>3.2.5</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Verwendung im Projekt</w:delText>
        </w:r>
        <w:r w:rsidDel="00856522">
          <w:rPr>
            <w:noProof/>
            <w:webHidden/>
          </w:rPr>
          <w:tab/>
          <w:delText>5</w:delText>
        </w:r>
      </w:del>
    </w:p>
    <w:p w14:paraId="1278C13E" w14:textId="77777777" w:rsidR="00D421B5" w:rsidDel="00856522" w:rsidRDefault="00D421B5">
      <w:pPr>
        <w:pStyle w:val="Verzeichnis2"/>
        <w:tabs>
          <w:tab w:val="left" w:pos="720"/>
          <w:tab w:val="right" w:leader="dot" w:pos="9062"/>
        </w:tabs>
        <w:rPr>
          <w:del w:id="669" w:author="Maximilian Schmitz" w:date="2015-07-08T15:29:00Z"/>
          <w:rFonts w:asciiTheme="minorHAnsi" w:eastAsiaTheme="minorEastAsia" w:hAnsiTheme="minorHAnsi" w:cstheme="minorBidi"/>
          <w:smallCaps w:val="0"/>
          <w:noProof/>
          <w:sz w:val="22"/>
          <w:szCs w:val="22"/>
        </w:rPr>
      </w:pPr>
      <w:del w:id="670" w:author="Maximilian Schmitz" w:date="2015-07-08T15:29:00Z">
        <w:r w:rsidRPr="00765681" w:rsidDel="00856522">
          <w:rPr>
            <w:rStyle w:val="Hyperlink"/>
            <w:smallCaps w:val="0"/>
            <w:noProof/>
          </w:rPr>
          <w:delText>3.3</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Scripting-Ansatz</w:delText>
        </w:r>
        <w:r w:rsidDel="00856522">
          <w:rPr>
            <w:noProof/>
            <w:webHidden/>
          </w:rPr>
          <w:tab/>
          <w:delText>5</w:delText>
        </w:r>
      </w:del>
    </w:p>
    <w:p w14:paraId="3D9A2364" w14:textId="77777777" w:rsidR="00D421B5" w:rsidDel="00856522" w:rsidRDefault="00D421B5">
      <w:pPr>
        <w:pStyle w:val="Verzeichnis3"/>
        <w:tabs>
          <w:tab w:val="left" w:pos="1200"/>
          <w:tab w:val="right" w:leader="dot" w:pos="9062"/>
        </w:tabs>
        <w:rPr>
          <w:del w:id="671" w:author="Maximilian Schmitz" w:date="2015-07-08T15:29:00Z"/>
          <w:rFonts w:asciiTheme="minorHAnsi" w:eastAsiaTheme="minorEastAsia" w:hAnsiTheme="minorHAnsi" w:cstheme="minorBidi"/>
          <w:i w:val="0"/>
          <w:iCs w:val="0"/>
          <w:noProof/>
          <w:sz w:val="22"/>
          <w:szCs w:val="22"/>
        </w:rPr>
      </w:pPr>
      <w:del w:id="672" w:author="Maximilian Schmitz" w:date="2015-07-08T15:29:00Z">
        <w:r w:rsidRPr="00765681" w:rsidDel="00856522">
          <w:rPr>
            <w:rStyle w:val="Hyperlink"/>
            <w:i w:val="0"/>
            <w:iCs w:val="0"/>
            <w:noProof/>
          </w:rPr>
          <w:delText>3.3.1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Grundsätzliches</w:delText>
        </w:r>
        <w:r w:rsidDel="00856522">
          <w:rPr>
            <w:noProof/>
            <w:webHidden/>
          </w:rPr>
          <w:tab/>
          <w:delText>5</w:delText>
        </w:r>
      </w:del>
    </w:p>
    <w:p w14:paraId="5D4C9230" w14:textId="77777777" w:rsidR="00D421B5" w:rsidDel="00856522" w:rsidRDefault="00D421B5">
      <w:pPr>
        <w:pStyle w:val="Verzeichnis3"/>
        <w:tabs>
          <w:tab w:val="left" w:pos="1200"/>
          <w:tab w:val="right" w:leader="dot" w:pos="9062"/>
        </w:tabs>
        <w:rPr>
          <w:del w:id="673" w:author="Maximilian Schmitz" w:date="2015-07-08T15:29:00Z"/>
          <w:rFonts w:asciiTheme="minorHAnsi" w:eastAsiaTheme="minorEastAsia" w:hAnsiTheme="minorHAnsi" w:cstheme="minorBidi"/>
          <w:i w:val="0"/>
          <w:iCs w:val="0"/>
          <w:noProof/>
          <w:sz w:val="22"/>
          <w:szCs w:val="22"/>
        </w:rPr>
      </w:pPr>
      <w:del w:id="674" w:author="Maximilian Schmitz" w:date="2015-07-08T15:29:00Z">
        <w:r w:rsidRPr="00765681" w:rsidDel="00856522">
          <w:rPr>
            <w:rStyle w:val="Hyperlink"/>
            <w:i w:val="0"/>
            <w:iCs w:val="0"/>
            <w:noProof/>
          </w:rPr>
          <w:delText>3.3.2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Lua</w:delText>
        </w:r>
        <w:r w:rsidDel="00856522">
          <w:rPr>
            <w:noProof/>
            <w:webHidden/>
          </w:rPr>
          <w:tab/>
          <w:delText>6</w:delText>
        </w:r>
      </w:del>
    </w:p>
    <w:p w14:paraId="5D9113A0" w14:textId="77777777" w:rsidR="00D421B5" w:rsidDel="00856522" w:rsidRDefault="00D421B5">
      <w:pPr>
        <w:pStyle w:val="Verzeichnis2"/>
        <w:tabs>
          <w:tab w:val="left" w:pos="720"/>
          <w:tab w:val="right" w:leader="dot" w:pos="9062"/>
        </w:tabs>
        <w:rPr>
          <w:del w:id="675" w:author="Maximilian Schmitz" w:date="2015-07-08T15:29:00Z"/>
          <w:rFonts w:asciiTheme="minorHAnsi" w:eastAsiaTheme="minorEastAsia" w:hAnsiTheme="minorHAnsi" w:cstheme="minorBidi"/>
          <w:smallCaps w:val="0"/>
          <w:noProof/>
          <w:sz w:val="22"/>
          <w:szCs w:val="22"/>
        </w:rPr>
      </w:pPr>
      <w:del w:id="676" w:author="Maximilian Schmitz" w:date="2015-07-08T15:29:00Z">
        <w:r w:rsidRPr="00765681" w:rsidDel="00856522">
          <w:rPr>
            <w:rStyle w:val="Hyperlink"/>
            <w:smallCaps w:val="0"/>
            <w:noProof/>
          </w:rPr>
          <w:delText>3.4</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Robo Cup</w:delText>
        </w:r>
        <w:r w:rsidDel="00856522">
          <w:rPr>
            <w:noProof/>
            <w:webHidden/>
          </w:rPr>
          <w:tab/>
          <w:delText>6</w:delText>
        </w:r>
      </w:del>
    </w:p>
    <w:p w14:paraId="21AAD950" w14:textId="77777777" w:rsidR="00D421B5" w:rsidDel="00856522" w:rsidRDefault="00D421B5">
      <w:pPr>
        <w:pStyle w:val="Verzeichnis2"/>
        <w:tabs>
          <w:tab w:val="left" w:pos="720"/>
          <w:tab w:val="right" w:leader="dot" w:pos="9062"/>
        </w:tabs>
        <w:rPr>
          <w:del w:id="677" w:author="Maximilian Schmitz" w:date="2015-07-08T15:29:00Z"/>
          <w:rFonts w:asciiTheme="minorHAnsi" w:eastAsiaTheme="minorEastAsia" w:hAnsiTheme="minorHAnsi" w:cstheme="minorBidi"/>
          <w:smallCaps w:val="0"/>
          <w:noProof/>
          <w:sz w:val="22"/>
          <w:szCs w:val="22"/>
        </w:rPr>
      </w:pPr>
      <w:del w:id="678" w:author="Maximilian Schmitz" w:date="2015-07-08T15:29:00Z">
        <w:r w:rsidRPr="00765681" w:rsidDel="00856522">
          <w:rPr>
            <w:rStyle w:val="Hyperlink"/>
            <w:smallCaps w:val="0"/>
            <w:noProof/>
          </w:rPr>
          <w:delText>3.5</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Künstliche Intelligenz</w:delText>
        </w:r>
        <w:r w:rsidDel="00856522">
          <w:rPr>
            <w:noProof/>
            <w:webHidden/>
          </w:rPr>
          <w:tab/>
          <w:delText>7</w:delText>
        </w:r>
      </w:del>
    </w:p>
    <w:p w14:paraId="325F9307" w14:textId="77777777" w:rsidR="00D421B5" w:rsidDel="00856522" w:rsidRDefault="00D421B5">
      <w:pPr>
        <w:pStyle w:val="Verzeichnis2"/>
        <w:tabs>
          <w:tab w:val="left" w:pos="720"/>
          <w:tab w:val="right" w:leader="dot" w:pos="9062"/>
        </w:tabs>
        <w:rPr>
          <w:del w:id="679" w:author="Maximilian Schmitz" w:date="2015-07-08T15:29:00Z"/>
          <w:rFonts w:asciiTheme="minorHAnsi" w:eastAsiaTheme="minorEastAsia" w:hAnsiTheme="minorHAnsi" w:cstheme="minorBidi"/>
          <w:smallCaps w:val="0"/>
          <w:noProof/>
          <w:sz w:val="22"/>
          <w:szCs w:val="22"/>
        </w:rPr>
      </w:pPr>
      <w:del w:id="680" w:author="Maximilian Schmitz" w:date="2015-07-08T15:29:00Z">
        <w:r w:rsidRPr="00765681" w:rsidDel="00856522">
          <w:rPr>
            <w:rStyle w:val="Hyperlink"/>
            <w:smallCaps w:val="0"/>
            <w:noProof/>
          </w:rPr>
          <w:delText>3.6</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Zusammenfassung</w:delText>
        </w:r>
        <w:r w:rsidDel="00856522">
          <w:rPr>
            <w:noProof/>
            <w:webHidden/>
          </w:rPr>
          <w:tab/>
          <w:delText>9</w:delText>
        </w:r>
      </w:del>
    </w:p>
    <w:p w14:paraId="17983987" w14:textId="77777777" w:rsidR="00D421B5" w:rsidDel="00856522" w:rsidRDefault="00D421B5">
      <w:pPr>
        <w:pStyle w:val="Verzeichnis1"/>
        <w:tabs>
          <w:tab w:val="left" w:pos="480"/>
          <w:tab w:val="right" w:leader="dot" w:pos="9062"/>
        </w:tabs>
        <w:rPr>
          <w:del w:id="681" w:author="Maximilian Schmitz" w:date="2015-07-08T15:29:00Z"/>
          <w:rFonts w:asciiTheme="minorHAnsi" w:eastAsiaTheme="minorEastAsia" w:hAnsiTheme="minorHAnsi" w:cstheme="minorBidi"/>
          <w:b w:val="0"/>
          <w:bCs w:val="0"/>
          <w:caps w:val="0"/>
          <w:noProof/>
          <w:sz w:val="22"/>
          <w:szCs w:val="22"/>
        </w:rPr>
      </w:pPr>
      <w:del w:id="682" w:author="Maximilian Schmitz" w:date="2015-07-08T15:29:00Z">
        <w:r w:rsidRPr="00765681" w:rsidDel="00856522">
          <w:rPr>
            <w:rStyle w:val="Hyperlink"/>
            <w:b w:val="0"/>
            <w:bCs w:val="0"/>
            <w:caps w:val="0"/>
            <w:noProof/>
          </w:rPr>
          <w:delText>4</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Planung / Struktur</w:delText>
        </w:r>
        <w:r w:rsidDel="00856522">
          <w:rPr>
            <w:noProof/>
            <w:webHidden/>
          </w:rPr>
          <w:tab/>
          <w:delText>10</w:delText>
        </w:r>
      </w:del>
    </w:p>
    <w:p w14:paraId="45E3BC8B" w14:textId="77777777" w:rsidR="00D421B5" w:rsidDel="00856522" w:rsidRDefault="00D421B5">
      <w:pPr>
        <w:pStyle w:val="Verzeichnis2"/>
        <w:tabs>
          <w:tab w:val="left" w:pos="720"/>
          <w:tab w:val="right" w:leader="dot" w:pos="9062"/>
        </w:tabs>
        <w:rPr>
          <w:del w:id="683" w:author="Maximilian Schmitz" w:date="2015-07-08T15:29:00Z"/>
          <w:rFonts w:asciiTheme="minorHAnsi" w:eastAsiaTheme="minorEastAsia" w:hAnsiTheme="minorHAnsi" w:cstheme="minorBidi"/>
          <w:smallCaps w:val="0"/>
          <w:noProof/>
          <w:sz w:val="22"/>
          <w:szCs w:val="22"/>
        </w:rPr>
      </w:pPr>
      <w:del w:id="684" w:author="Maximilian Schmitz" w:date="2015-07-08T15:29:00Z">
        <w:r w:rsidRPr="00765681" w:rsidDel="00856522">
          <w:rPr>
            <w:rStyle w:val="Hyperlink"/>
            <w:smallCaps w:val="0"/>
            <w:noProof/>
          </w:rPr>
          <w:delText>4.1</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Projektmanagement</w:delText>
        </w:r>
        <w:r w:rsidDel="00856522">
          <w:rPr>
            <w:noProof/>
            <w:webHidden/>
          </w:rPr>
          <w:tab/>
          <w:delText>10</w:delText>
        </w:r>
      </w:del>
    </w:p>
    <w:p w14:paraId="4CC50BCB" w14:textId="77777777" w:rsidR="00D421B5" w:rsidDel="00856522" w:rsidRDefault="00D421B5">
      <w:pPr>
        <w:pStyle w:val="Verzeichnis2"/>
        <w:tabs>
          <w:tab w:val="left" w:pos="720"/>
          <w:tab w:val="right" w:leader="dot" w:pos="9062"/>
        </w:tabs>
        <w:rPr>
          <w:del w:id="685" w:author="Maximilian Schmitz" w:date="2015-07-08T15:29:00Z"/>
          <w:rFonts w:asciiTheme="minorHAnsi" w:eastAsiaTheme="minorEastAsia" w:hAnsiTheme="minorHAnsi" w:cstheme="minorBidi"/>
          <w:smallCaps w:val="0"/>
          <w:noProof/>
          <w:sz w:val="22"/>
          <w:szCs w:val="22"/>
        </w:rPr>
      </w:pPr>
      <w:del w:id="686" w:author="Maximilian Schmitz" w:date="2015-07-08T15:29:00Z">
        <w:r w:rsidRPr="00765681" w:rsidDel="00856522">
          <w:rPr>
            <w:rStyle w:val="Hyperlink"/>
            <w:smallCaps w:val="0"/>
            <w:noProof/>
          </w:rPr>
          <w:delText>4.2</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Analyse der Aufgabenstellung</w:delText>
        </w:r>
        <w:r w:rsidDel="00856522">
          <w:rPr>
            <w:noProof/>
            <w:webHidden/>
          </w:rPr>
          <w:tab/>
          <w:delText>10</w:delText>
        </w:r>
      </w:del>
    </w:p>
    <w:p w14:paraId="3E6248C8" w14:textId="77777777" w:rsidR="00D421B5" w:rsidDel="00856522" w:rsidRDefault="00D421B5">
      <w:pPr>
        <w:pStyle w:val="Verzeichnis3"/>
        <w:tabs>
          <w:tab w:val="left" w:pos="1200"/>
          <w:tab w:val="right" w:leader="dot" w:pos="9062"/>
        </w:tabs>
        <w:rPr>
          <w:del w:id="687" w:author="Maximilian Schmitz" w:date="2015-07-08T15:29:00Z"/>
          <w:rFonts w:asciiTheme="minorHAnsi" w:eastAsiaTheme="minorEastAsia" w:hAnsiTheme="minorHAnsi" w:cstheme="minorBidi"/>
          <w:i w:val="0"/>
          <w:iCs w:val="0"/>
          <w:noProof/>
          <w:sz w:val="22"/>
          <w:szCs w:val="22"/>
        </w:rPr>
      </w:pPr>
      <w:del w:id="688" w:author="Maximilian Schmitz" w:date="2015-07-08T15:29:00Z">
        <w:r w:rsidRPr="00765681" w:rsidDel="00856522">
          <w:rPr>
            <w:rStyle w:val="Hyperlink"/>
            <w:i w:val="0"/>
            <w:iCs w:val="0"/>
            <w:noProof/>
          </w:rPr>
          <w:delText>4.2.1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Muss-Kriterien</w:delText>
        </w:r>
        <w:r w:rsidDel="00856522">
          <w:rPr>
            <w:noProof/>
            <w:webHidden/>
          </w:rPr>
          <w:tab/>
          <w:delText>10</w:delText>
        </w:r>
      </w:del>
    </w:p>
    <w:p w14:paraId="5B8EF8EC" w14:textId="77777777" w:rsidR="00D421B5" w:rsidDel="00856522" w:rsidRDefault="00D421B5">
      <w:pPr>
        <w:pStyle w:val="Verzeichnis3"/>
        <w:tabs>
          <w:tab w:val="left" w:pos="1200"/>
          <w:tab w:val="right" w:leader="dot" w:pos="9062"/>
        </w:tabs>
        <w:rPr>
          <w:del w:id="689" w:author="Maximilian Schmitz" w:date="2015-07-08T15:29:00Z"/>
          <w:rFonts w:asciiTheme="minorHAnsi" w:eastAsiaTheme="minorEastAsia" w:hAnsiTheme="minorHAnsi" w:cstheme="minorBidi"/>
          <w:i w:val="0"/>
          <w:iCs w:val="0"/>
          <w:noProof/>
          <w:sz w:val="22"/>
          <w:szCs w:val="22"/>
        </w:rPr>
      </w:pPr>
      <w:del w:id="690" w:author="Maximilian Schmitz" w:date="2015-07-08T15:29:00Z">
        <w:r w:rsidRPr="00765681" w:rsidDel="00856522">
          <w:rPr>
            <w:rStyle w:val="Hyperlink"/>
            <w:i w:val="0"/>
            <w:iCs w:val="0"/>
            <w:noProof/>
          </w:rPr>
          <w:delText>4.2.2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Soll-Kriterien</w:delText>
        </w:r>
        <w:r w:rsidDel="00856522">
          <w:rPr>
            <w:noProof/>
            <w:webHidden/>
          </w:rPr>
          <w:tab/>
          <w:delText>11</w:delText>
        </w:r>
      </w:del>
    </w:p>
    <w:p w14:paraId="16F04E87" w14:textId="77777777" w:rsidR="00D421B5" w:rsidDel="00856522" w:rsidRDefault="00D421B5">
      <w:pPr>
        <w:pStyle w:val="Verzeichnis3"/>
        <w:tabs>
          <w:tab w:val="left" w:pos="1200"/>
          <w:tab w:val="right" w:leader="dot" w:pos="9062"/>
        </w:tabs>
        <w:rPr>
          <w:del w:id="691" w:author="Maximilian Schmitz" w:date="2015-07-08T15:29:00Z"/>
          <w:rFonts w:asciiTheme="minorHAnsi" w:eastAsiaTheme="minorEastAsia" w:hAnsiTheme="minorHAnsi" w:cstheme="minorBidi"/>
          <w:i w:val="0"/>
          <w:iCs w:val="0"/>
          <w:noProof/>
          <w:sz w:val="22"/>
          <w:szCs w:val="22"/>
        </w:rPr>
      </w:pPr>
      <w:del w:id="692" w:author="Maximilian Schmitz" w:date="2015-07-08T15:29:00Z">
        <w:r w:rsidRPr="00765681" w:rsidDel="00856522">
          <w:rPr>
            <w:rStyle w:val="Hyperlink"/>
            <w:i w:val="0"/>
            <w:iCs w:val="0"/>
            <w:noProof/>
          </w:rPr>
          <w:delText>4.2.3</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Kann-Kriterien</w:delText>
        </w:r>
        <w:r w:rsidDel="00856522">
          <w:rPr>
            <w:noProof/>
            <w:webHidden/>
          </w:rPr>
          <w:tab/>
          <w:delText>11</w:delText>
        </w:r>
      </w:del>
    </w:p>
    <w:p w14:paraId="1C014DE3" w14:textId="77777777" w:rsidR="00D421B5" w:rsidDel="00856522" w:rsidRDefault="00D421B5">
      <w:pPr>
        <w:pStyle w:val="Verzeichnis3"/>
        <w:tabs>
          <w:tab w:val="left" w:pos="1200"/>
          <w:tab w:val="right" w:leader="dot" w:pos="9062"/>
        </w:tabs>
        <w:rPr>
          <w:del w:id="693" w:author="Maximilian Schmitz" w:date="2015-07-08T15:29:00Z"/>
          <w:rFonts w:asciiTheme="minorHAnsi" w:eastAsiaTheme="minorEastAsia" w:hAnsiTheme="minorHAnsi" w:cstheme="minorBidi"/>
          <w:i w:val="0"/>
          <w:iCs w:val="0"/>
          <w:noProof/>
          <w:sz w:val="22"/>
          <w:szCs w:val="22"/>
        </w:rPr>
      </w:pPr>
      <w:del w:id="694" w:author="Maximilian Schmitz" w:date="2015-07-08T15:29:00Z">
        <w:r w:rsidRPr="00765681" w:rsidDel="00856522">
          <w:rPr>
            <w:rStyle w:val="Hyperlink"/>
            <w:i w:val="0"/>
            <w:iCs w:val="0"/>
            <w:noProof/>
          </w:rPr>
          <w:delText>4.2.4</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Analyse der Kriterien</w:delText>
        </w:r>
        <w:r w:rsidDel="00856522">
          <w:rPr>
            <w:noProof/>
            <w:webHidden/>
          </w:rPr>
          <w:tab/>
          <w:delText>11</w:delText>
        </w:r>
      </w:del>
    </w:p>
    <w:p w14:paraId="7915C3D2" w14:textId="77777777" w:rsidR="00D421B5" w:rsidDel="00856522" w:rsidRDefault="00D421B5">
      <w:pPr>
        <w:pStyle w:val="Verzeichnis2"/>
        <w:tabs>
          <w:tab w:val="left" w:pos="720"/>
          <w:tab w:val="right" w:leader="dot" w:pos="9062"/>
        </w:tabs>
        <w:rPr>
          <w:del w:id="695" w:author="Maximilian Schmitz" w:date="2015-07-08T15:29:00Z"/>
          <w:rFonts w:asciiTheme="minorHAnsi" w:eastAsiaTheme="minorEastAsia" w:hAnsiTheme="minorHAnsi" w:cstheme="minorBidi"/>
          <w:smallCaps w:val="0"/>
          <w:noProof/>
          <w:sz w:val="22"/>
          <w:szCs w:val="22"/>
        </w:rPr>
      </w:pPr>
      <w:del w:id="696" w:author="Maximilian Schmitz" w:date="2015-07-08T15:29:00Z">
        <w:r w:rsidRPr="00765681" w:rsidDel="00856522">
          <w:rPr>
            <w:rStyle w:val="Hyperlink"/>
            <w:smallCaps w:val="0"/>
            <w:noProof/>
          </w:rPr>
          <w:delText>4.3</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Architektur</w:delText>
        </w:r>
        <w:r w:rsidDel="00856522">
          <w:rPr>
            <w:noProof/>
            <w:webHidden/>
          </w:rPr>
          <w:tab/>
          <w:delText>12</w:delText>
        </w:r>
      </w:del>
    </w:p>
    <w:p w14:paraId="53063EA2" w14:textId="77777777" w:rsidR="00D421B5" w:rsidDel="00856522" w:rsidRDefault="00D421B5">
      <w:pPr>
        <w:pStyle w:val="Verzeichnis1"/>
        <w:tabs>
          <w:tab w:val="left" w:pos="480"/>
          <w:tab w:val="right" w:leader="dot" w:pos="9062"/>
        </w:tabs>
        <w:rPr>
          <w:del w:id="697" w:author="Maximilian Schmitz" w:date="2015-07-08T15:29:00Z"/>
          <w:rFonts w:asciiTheme="minorHAnsi" w:eastAsiaTheme="minorEastAsia" w:hAnsiTheme="minorHAnsi" w:cstheme="minorBidi"/>
          <w:b w:val="0"/>
          <w:bCs w:val="0"/>
          <w:caps w:val="0"/>
          <w:noProof/>
          <w:sz w:val="22"/>
          <w:szCs w:val="22"/>
        </w:rPr>
      </w:pPr>
      <w:del w:id="698" w:author="Maximilian Schmitz" w:date="2015-07-08T15:29:00Z">
        <w:r w:rsidRPr="00765681" w:rsidDel="00856522">
          <w:rPr>
            <w:rStyle w:val="Hyperlink"/>
            <w:b w:val="0"/>
            <w:bCs w:val="0"/>
            <w:caps w:val="0"/>
            <w:noProof/>
          </w:rPr>
          <w:delText>5</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Umsetzung</w:delText>
        </w:r>
        <w:r w:rsidDel="00856522">
          <w:rPr>
            <w:noProof/>
            <w:webHidden/>
          </w:rPr>
          <w:tab/>
          <w:delText>14</w:delText>
        </w:r>
      </w:del>
    </w:p>
    <w:p w14:paraId="319DA3B2" w14:textId="77777777" w:rsidR="00D421B5" w:rsidDel="00856522" w:rsidRDefault="00D421B5">
      <w:pPr>
        <w:pStyle w:val="Verzeichnis2"/>
        <w:tabs>
          <w:tab w:val="left" w:pos="720"/>
          <w:tab w:val="right" w:leader="dot" w:pos="9062"/>
        </w:tabs>
        <w:rPr>
          <w:del w:id="699" w:author="Maximilian Schmitz" w:date="2015-07-08T15:29:00Z"/>
          <w:rFonts w:asciiTheme="minorHAnsi" w:eastAsiaTheme="minorEastAsia" w:hAnsiTheme="minorHAnsi" w:cstheme="minorBidi"/>
          <w:smallCaps w:val="0"/>
          <w:noProof/>
          <w:sz w:val="22"/>
          <w:szCs w:val="22"/>
        </w:rPr>
      </w:pPr>
      <w:del w:id="700" w:author="Maximilian Schmitz" w:date="2015-07-08T15:29:00Z">
        <w:r w:rsidRPr="00765681" w:rsidDel="00856522">
          <w:rPr>
            <w:rStyle w:val="Hyperlink"/>
            <w:smallCaps w:val="0"/>
            <w:noProof/>
          </w:rPr>
          <w:delText>5.1</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Umsetzung der Simulationsumgebung</w:delText>
        </w:r>
        <w:r w:rsidDel="00856522">
          <w:rPr>
            <w:noProof/>
            <w:webHidden/>
          </w:rPr>
          <w:tab/>
          <w:delText>14</w:delText>
        </w:r>
      </w:del>
    </w:p>
    <w:p w14:paraId="079DAB26" w14:textId="77777777" w:rsidR="00D421B5" w:rsidDel="00856522" w:rsidRDefault="00D421B5">
      <w:pPr>
        <w:pStyle w:val="Verzeichnis3"/>
        <w:tabs>
          <w:tab w:val="left" w:pos="1200"/>
          <w:tab w:val="right" w:leader="dot" w:pos="9062"/>
        </w:tabs>
        <w:rPr>
          <w:del w:id="701" w:author="Maximilian Schmitz" w:date="2015-07-08T15:29:00Z"/>
          <w:rFonts w:asciiTheme="minorHAnsi" w:eastAsiaTheme="minorEastAsia" w:hAnsiTheme="minorHAnsi" w:cstheme="minorBidi"/>
          <w:i w:val="0"/>
          <w:iCs w:val="0"/>
          <w:noProof/>
          <w:sz w:val="22"/>
          <w:szCs w:val="22"/>
        </w:rPr>
      </w:pPr>
      <w:del w:id="702" w:author="Maximilian Schmitz" w:date="2015-07-08T15:29:00Z">
        <w:r w:rsidRPr="00765681" w:rsidDel="00856522">
          <w:rPr>
            <w:rStyle w:val="Hyperlink"/>
            <w:i w:val="0"/>
            <w:iCs w:val="0"/>
            <w:noProof/>
          </w:rPr>
          <w:delText>5.1.1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Grundsätzliches</w:delText>
        </w:r>
        <w:r w:rsidDel="00856522">
          <w:rPr>
            <w:noProof/>
            <w:webHidden/>
          </w:rPr>
          <w:tab/>
          <w:delText>14</w:delText>
        </w:r>
      </w:del>
    </w:p>
    <w:p w14:paraId="46BB8F38" w14:textId="77777777" w:rsidR="00D421B5" w:rsidDel="00856522" w:rsidRDefault="00D421B5">
      <w:pPr>
        <w:pStyle w:val="Verzeichnis3"/>
        <w:tabs>
          <w:tab w:val="left" w:pos="1200"/>
          <w:tab w:val="right" w:leader="dot" w:pos="9062"/>
        </w:tabs>
        <w:rPr>
          <w:del w:id="703" w:author="Maximilian Schmitz" w:date="2015-07-08T15:29:00Z"/>
          <w:rFonts w:asciiTheme="minorHAnsi" w:eastAsiaTheme="minorEastAsia" w:hAnsiTheme="minorHAnsi" w:cstheme="minorBidi"/>
          <w:i w:val="0"/>
          <w:iCs w:val="0"/>
          <w:noProof/>
          <w:sz w:val="22"/>
          <w:szCs w:val="22"/>
        </w:rPr>
      </w:pPr>
      <w:del w:id="704" w:author="Maximilian Schmitz" w:date="2015-07-08T15:29:00Z">
        <w:r w:rsidRPr="00765681" w:rsidDel="00856522">
          <w:rPr>
            <w:rStyle w:val="Hyperlink"/>
            <w:i w:val="0"/>
            <w:iCs w:val="0"/>
            <w:noProof/>
          </w:rPr>
          <w:delText>5.1.2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Regel- und Spielimplementierung</w:delText>
        </w:r>
        <w:r w:rsidDel="00856522">
          <w:rPr>
            <w:noProof/>
            <w:webHidden/>
          </w:rPr>
          <w:tab/>
          <w:delText>15</w:delText>
        </w:r>
      </w:del>
    </w:p>
    <w:p w14:paraId="24723CF3" w14:textId="77777777" w:rsidR="00D421B5" w:rsidDel="00856522" w:rsidRDefault="00D421B5">
      <w:pPr>
        <w:pStyle w:val="Verzeichnis3"/>
        <w:tabs>
          <w:tab w:val="left" w:pos="1200"/>
          <w:tab w:val="right" w:leader="dot" w:pos="9062"/>
        </w:tabs>
        <w:rPr>
          <w:del w:id="705" w:author="Maximilian Schmitz" w:date="2015-07-08T15:29:00Z"/>
          <w:rFonts w:asciiTheme="minorHAnsi" w:eastAsiaTheme="minorEastAsia" w:hAnsiTheme="minorHAnsi" w:cstheme="minorBidi"/>
          <w:i w:val="0"/>
          <w:iCs w:val="0"/>
          <w:noProof/>
          <w:sz w:val="22"/>
          <w:szCs w:val="22"/>
        </w:rPr>
      </w:pPr>
      <w:del w:id="706" w:author="Maximilian Schmitz" w:date="2015-07-08T15:29:00Z">
        <w:r w:rsidRPr="00765681" w:rsidDel="00856522">
          <w:rPr>
            <w:rStyle w:val="Hyperlink"/>
            <w:i w:val="0"/>
            <w:iCs w:val="0"/>
            <w:noProof/>
          </w:rPr>
          <w:delText>5.1.3</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Spielerimplementierung</w:delText>
        </w:r>
        <w:r w:rsidDel="00856522">
          <w:rPr>
            <w:noProof/>
            <w:webHidden/>
          </w:rPr>
          <w:tab/>
          <w:delText>19</w:delText>
        </w:r>
      </w:del>
    </w:p>
    <w:p w14:paraId="4D98F571" w14:textId="77777777" w:rsidR="00D421B5" w:rsidDel="00856522" w:rsidRDefault="00D421B5">
      <w:pPr>
        <w:pStyle w:val="Verzeichnis3"/>
        <w:tabs>
          <w:tab w:val="left" w:pos="1200"/>
          <w:tab w:val="right" w:leader="dot" w:pos="9062"/>
        </w:tabs>
        <w:rPr>
          <w:del w:id="707" w:author="Maximilian Schmitz" w:date="2015-07-08T15:29:00Z"/>
          <w:rFonts w:asciiTheme="minorHAnsi" w:eastAsiaTheme="minorEastAsia" w:hAnsiTheme="minorHAnsi" w:cstheme="minorBidi"/>
          <w:i w:val="0"/>
          <w:iCs w:val="0"/>
          <w:noProof/>
          <w:sz w:val="22"/>
          <w:szCs w:val="22"/>
        </w:rPr>
      </w:pPr>
      <w:del w:id="708" w:author="Maximilian Schmitz" w:date="2015-07-08T15:29:00Z">
        <w:r w:rsidRPr="00765681" w:rsidDel="00856522">
          <w:rPr>
            <w:rStyle w:val="Hyperlink"/>
            <w:i w:val="0"/>
            <w:iCs w:val="0"/>
            <w:noProof/>
          </w:rPr>
          <w:delText>5.1.4</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Skriptschnittstelle</w:delText>
        </w:r>
        <w:r w:rsidDel="00856522">
          <w:rPr>
            <w:noProof/>
            <w:webHidden/>
          </w:rPr>
          <w:tab/>
          <w:delText>23</w:delText>
        </w:r>
      </w:del>
    </w:p>
    <w:p w14:paraId="000CCE9D" w14:textId="77777777" w:rsidR="00D421B5" w:rsidDel="00856522" w:rsidRDefault="00D421B5">
      <w:pPr>
        <w:pStyle w:val="Verzeichnis2"/>
        <w:tabs>
          <w:tab w:val="left" w:pos="720"/>
          <w:tab w:val="right" w:leader="dot" w:pos="9062"/>
        </w:tabs>
        <w:rPr>
          <w:del w:id="709" w:author="Maximilian Schmitz" w:date="2015-07-08T15:29:00Z"/>
          <w:rFonts w:asciiTheme="minorHAnsi" w:eastAsiaTheme="minorEastAsia" w:hAnsiTheme="minorHAnsi" w:cstheme="minorBidi"/>
          <w:smallCaps w:val="0"/>
          <w:noProof/>
          <w:sz w:val="22"/>
          <w:szCs w:val="22"/>
        </w:rPr>
      </w:pPr>
      <w:del w:id="710" w:author="Maximilian Schmitz" w:date="2015-07-08T15:29:00Z">
        <w:r w:rsidRPr="00765681" w:rsidDel="00856522">
          <w:rPr>
            <w:rStyle w:val="Hyperlink"/>
            <w:smallCaps w:val="0"/>
            <w:noProof/>
          </w:rPr>
          <w:delText>5.2</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Entwicklung der künstlichen Intelligenz</w:delText>
        </w:r>
        <w:r w:rsidDel="00856522">
          <w:rPr>
            <w:noProof/>
            <w:webHidden/>
          </w:rPr>
          <w:tab/>
          <w:delText>24</w:delText>
        </w:r>
      </w:del>
    </w:p>
    <w:p w14:paraId="065F195B" w14:textId="77777777" w:rsidR="00D421B5" w:rsidDel="00856522" w:rsidRDefault="00D421B5">
      <w:pPr>
        <w:pStyle w:val="Verzeichnis1"/>
        <w:tabs>
          <w:tab w:val="left" w:pos="480"/>
          <w:tab w:val="right" w:leader="dot" w:pos="9062"/>
        </w:tabs>
        <w:rPr>
          <w:del w:id="711" w:author="Maximilian Schmitz" w:date="2015-07-08T15:29:00Z"/>
          <w:rFonts w:asciiTheme="minorHAnsi" w:eastAsiaTheme="minorEastAsia" w:hAnsiTheme="minorHAnsi" w:cstheme="minorBidi"/>
          <w:b w:val="0"/>
          <w:bCs w:val="0"/>
          <w:caps w:val="0"/>
          <w:noProof/>
          <w:sz w:val="22"/>
          <w:szCs w:val="22"/>
        </w:rPr>
      </w:pPr>
      <w:del w:id="712" w:author="Maximilian Schmitz" w:date="2015-07-08T15:29:00Z">
        <w:r w:rsidRPr="00765681" w:rsidDel="00856522">
          <w:rPr>
            <w:rStyle w:val="Hyperlink"/>
            <w:b w:val="0"/>
            <w:bCs w:val="0"/>
            <w:caps w:val="0"/>
            <w:noProof/>
          </w:rPr>
          <w:delText>6</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Ausblick</w:delText>
        </w:r>
        <w:r w:rsidDel="00856522">
          <w:rPr>
            <w:noProof/>
            <w:webHidden/>
          </w:rPr>
          <w:tab/>
          <w:delText>32</w:delText>
        </w:r>
      </w:del>
    </w:p>
    <w:p w14:paraId="095C7402" w14:textId="77777777" w:rsidR="00D421B5" w:rsidDel="00856522" w:rsidRDefault="00D421B5">
      <w:pPr>
        <w:pStyle w:val="Verzeichnis1"/>
        <w:tabs>
          <w:tab w:val="left" w:pos="480"/>
          <w:tab w:val="right" w:leader="dot" w:pos="9062"/>
        </w:tabs>
        <w:rPr>
          <w:del w:id="713" w:author="Maximilian Schmitz" w:date="2015-07-08T15:29:00Z"/>
          <w:rFonts w:asciiTheme="minorHAnsi" w:eastAsiaTheme="minorEastAsia" w:hAnsiTheme="minorHAnsi" w:cstheme="minorBidi"/>
          <w:b w:val="0"/>
          <w:bCs w:val="0"/>
          <w:caps w:val="0"/>
          <w:noProof/>
          <w:sz w:val="22"/>
          <w:szCs w:val="22"/>
        </w:rPr>
      </w:pPr>
      <w:del w:id="714" w:author="Maximilian Schmitz" w:date="2015-07-08T15:29:00Z">
        <w:r w:rsidRPr="00765681" w:rsidDel="00856522">
          <w:rPr>
            <w:rStyle w:val="Hyperlink"/>
            <w:b w:val="0"/>
            <w:bCs w:val="0"/>
            <w:caps w:val="0"/>
            <w:noProof/>
          </w:rPr>
          <w:delText>7</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Fazit</w:delText>
        </w:r>
        <w:r w:rsidDel="00856522">
          <w:rPr>
            <w:noProof/>
            <w:webHidden/>
          </w:rPr>
          <w:tab/>
          <w:delText>33</w:delText>
        </w:r>
      </w:del>
    </w:p>
    <w:p w14:paraId="3ADB177C" w14:textId="77777777" w:rsidR="00D421B5" w:rsidDel="00856522" w:rsidRDefault="00D421B5">
      <w:pPr>
        <w:pStyle w:val="Verzeichnis1"/>
        <w:tabs>
          <w:tab w:val="right" w:leader="dot" w:pos="9062"/>
        </w:tabs>
        <w:rPr>
          <w:del w:id="715" w:author="Maximilian Schmitz" w:date="2015-07-08T15:29:00Z"/>
          <w:rFonts w:asciiTheme="minorHAnsi" w:eastAsiaTheme="minorEastAsia" w:hAnsiTheme="minorHAnsi" w:cstheme="minorBidi"/>
          <w:b w:val="0"/>
          <w:bCs w:val="0"/>
          <w:caps w:val="0"/>
          <w:noProof/>
          <w:sz w:val="22"/>
          <w:szCs w:val="22"/>
        </w:rPr>
      </w:pPr>
      <w:del w:id="716" w:author="Maximilian Schmitz" w:date="2015-07-08T15:29:00Z">
        <w:r w:rsidRPr="00765681" w:rsidDel="00856522">
          <w:rPr>
            <w:rStyle w:val="Hyperlink"/>
            <w:b w:val="0"/>
            <w:bCs w:val="0"/>
            <w:caps w:val="0"/>
            <w:noProof/>
          </w:rPr>
          <w:delText>Literaturverzeichnis</w:delText>
        </w:r>
        <w:r w:rsidDel="00856522">
          <w:rPr>
            <w:noProof/>
            <w:webHidden/>
          </w:rPr>
          <w:tab/>
          <w:delText>I</w:delText>
        </w:r>
      </w:del>
    </w:p>
    <w:p w14:paraId="0220BE85" w14:textId="77777777" w:rsidR="00D421B5" w:rsidDel="00856522" w:rsidRDefault="00D421B5">
      <w:pPr>
        <w:pStyle w:val="Verzeichnis1"/>
        <w:tabs>
          <w:tab w:val="right" w:leader="dot" w:pos="9062"/>
        </w:tabs>
        <w:rPr>
          <w:del w:id="717" w:author="Maximilian Schmitz" w:date="2015-07-08T15:29:00Z"/>
          <w:rFonts w:asciiTheme="minorHAnsi" w:eastAsiaTheme="minorEastAsia" w:hAnsiTheme="minorHAnsi" w:cstheme="minorBidi"/>
          <w:b w:val="0"/>
          <w:bCs w:val="0"/>
          <w:caps w:val="0"/>
          <w:noProof/>
          <w:sz w:val="22"/>
          <w:szCs w:val="22"/>
        </w:rPr>
      </w:pPr>
      <w:del w:id="718" w:author="Maximilian Schmitz" w:date="2015-07-08T15:29:00Z">
        <w:r w:rsidRPr="00765681" w:rsidDel="00856522">
          <w:rPr>
            <w:rStyle w:val="Hyperlink"/>
            <w:b w:val="0"/>
            <w:bCs w:val="0"/>
            <w:caps w:val="0"/>
            <w:noProof/>
          </w:rPr>
          <w:delText>Abbildungsverzeichnis</w:delText>
        </w:r>
        <w:r w:rsidDel="00856522">
          <w:rPr>
            <w:noProof/>
            <w:webHidden/>
          </w:rPr>
          <w:tab/>
          <w:delText>II</w:delText>
        </w:r>
      </w:del>
    </w:p>
    <w:p w14:paraId="3D39A6BE" w14:textId="77777777" w:rsidR="00D421B5" w:rsidDel="00856522" w:rsidRDefault="00D421B5">
      <w:pPr>
        <w:pStyle w:val="Verzeichnis1"/>
        <w:tabs>
          <w:tab w:val="right" w:leader="dot" w:pos="9062"/>
        </w:tabs>
        <w:rPr>
          <w:del w:id="719" w:author="Maximilian Schmitz" w:date="2015-07-08T15:29:00Z"/>
          <w:rFonts w:asciiTheme="minorHAnsi" w:eastAsiaTheme="minorEastAsia" w:hAnsiTheme="minorHAnsi" w:cstheme="minorBidi"/>
          <w:b w:val="0"/>
          <w:bCs w:val="0"/>
          <w:caps w:val="0"/>
          <w:noProof/>
          <w:sz w:val="22"/>
          <w:szCs w:val="22"/>
        </w:rPr>
      </w:pPr>
      <w:del w:id="720" w:author="Maximilian Schmitz" w:date="2015-07-08T15:29:00Z">
        <w:r w:rsidRPr="00765681" w:rsidDel="00856522">
          <w:rPr>
            <w:rStyle w:val="Hyperlink"/>
            <w:b w:val="0"/>
            <w:bCs w:val="0"/>
            <w:caps w:val="0"/>
            <w:noProof/>
          </w:rPr>
          <w:delText>Tabellenverzeichnis</w:delText>
        </w:r>
        <w:r w:rsidDel="00856522">
          <w:rPr>
            <w:noProof/>
            <w:webHidden/>
          </w:rPr>
          <w:tab/>
          <w:delText>III</w:delText>
        </w:r>
      </w:del>
    </w:p>
    <w:p w14:paraId="67BEAA3B" w14:textId="77777777" w:rsidR="00D421B5" w:rsidDel="00856522" w:rsidRDefault="00D421B5">
      <w:pPr>
        <w:pStyle w:val="Verzeichnis1"/>
        <w:tabs>
          <w:tab w:val="right" w:leader="dot" w:pos="9062"/>
        </w:tabs>
        <w:rPr>
          <w:del w:id="721" w:author="Maximilian Schmitz" w:date="2015-07-08T15:29:00Z"/>
          <w:rFonts w:asciiTheme="minorHAnsi" w:eastAsiaTheme="minorEastAsia" w:hAnsiTheme="minorHAnsi" w:cstheme="minorBidi"/>
          <w:b w:val="0"/>
          <w:bCs w:val="0"/>
          <w:caps w:val="0"/>
          <w:noProof/>
          <w:sz w:val="22"/>
          <w:szCs w:val="22"/>
        </w:rPr>
      </w:pPr>
      <w:del w:id="722" w:author="Maximilian Schmitz" w:date="2015-07-08T15:29:00Z">
        <w:r w:rsidRPr="00765681" w:rsidDel="00856522">
          <w:rPr>
            <w:rStyle w:val="Hyperlink"/>
            <w:b w:val="0"/>
            <w:bCs w:val="0"/>
            <w:caps w:val="0"/>
            <w:noProof/>
          </w:rPr>
          <w:delText>Abkürzungsverzeichnis</w:delText>
        </w:r>
        <w:r w:rsidDel="00856522">
          <w:rPr>
            <w:noProof/>
            <w:webHidden/>
          </w:rPr>
          <w:tab/>
          <w:delText>IV</w:delText>
        </w:r>
      </w:del>
    </w:p>
    <w:p w14:paraId="189576CC" w14:textId="77777777" w:rsidR="00D421B5" w:rsidDel="00856522" w:rsidRDefault="00D421B5">
      <w:pPr>
        <w:pStyle w:val="Verzeichnis1"/>
        <w:tabs>
          <w:tab w:val="right" w:leader="dot" w:pos="9062"/>
        </w:tabs>
        <w:rPr>
          <w:del w:id="723" w:author="Maximilian Schmitz" w:date="2015-07-08T15:29:00Z"/>
          <w:rFonts w:asciiTheme="minorHAnsi" w:eastAsiaTheme="minorEastAsia" w:hAnsiTheme="minorHAnsi" w:cstheme="minorBidi"/>
          <w:b w:val="0"/>
          <w:bCs w:val="0"/>
          <w:caps w:val="0"/>
          <w:noProof/>
          <w:sz w:val="22"/>
          <w:szCs w:val="22"/>
        </w:rPr>
      </w:pPr>
      <w:del w:id="724" w:author="Maximilian Schmitz" w:date="2015-07-08T15:29:00Z">
        <w:r w:rsidRPr="00765681" w:rsidDel="00856522">
          <w:rPr>
            <w:rStyle w:val="Hyperlink"/>
            <w:b w:val="0"/>
            <w:bCs w:val="0"/>
            <w:caps w:val="0"/>
            <w:noProof/>
          </w:rPr>
          <w:delText>Glossar</w:delText>
        </w:r>
        <w:r w:rsidDel="00856522">
          <w:rPr>
            <w:noProof/>
            <w:webHidden/>
          </w:rPr>
          <w:tab/>
          <w:delText>V</w:delText>
        </w:r>
      </w:del>
    </w:p>
    <w:p w14:paraId="38FB3006" w14:textId="77777777" w:rsidR="00D421B5" w:rsidRPr="00F2625B" w:rsidRDefault="00D421B5">
      <w:pPr>
        <w:pStyle w:val="Verzeichnis1"/>
        <w:tabs>
          <w:tab w:val="right" w:leader="dot" w:pos="9062"/>
        </w:tabs>
        <w:rPr>
          <w:rFonts w:cs="Arial"/>
          <w:bCs w:val="0"/>
        </w:rPr>
        <w:sectPr w:rsidR="00D421B5" w:rsidRPr="00F2625B" w:rsidSect="00D421B5">
          <w:footerReference w:type="first" r:id="rId14"/>
          <w:pgSz w:w="11906" w:h="16838"/>
          <w:pgMar w:top="1417" w:right="1417" w:bottom="1134" w:left="1417" w:header="708" w:footer="698" w:gutter="0"/>
          <w:pgNumType w:fmt="upperRoman" w:start="1"/>
          <w:cols w:space="708"/>
          <w:titlePg/>
          <w:docGrid w:linePitch="360"/>
        </w:sectPr>
      </w:pPr>
      <w:r w:rsidRPr="006518B1">
        <w:rPr>
          <w:rFonts w:cs="Arial"/>
          <w:bCs w:val="0"/>
        </w:rPr>
        <w:fldChar w:fldCharType="end"/>
      </w:r>
    </w:p>
    <w:p w14:paraId="176E2DB3" w14:textId="5510F23D" w:rsidR="00D421B5" w:rsidRPr="00683BB8" w:rsidDel="00EC1852" w:rsidRDefault="00D421B5">
      <w:pPr>
        <w:rPr>
          <w:del w:id="725" w:author="Admin" w:date="2015-07-08T08:56:00Z"/>
        </w:rPr>
      </w:pPr>
      <w:bookmarkStart w:id="726" w:name="_Toc424109319"/>
      <w:bookmarkStart w:id="727" w:name="_Toc424119107"/>
      <w:bookmarkStart w:id="728" w:name="_Toc424132692"/>
      <w:bookmarkStart w:id="729" w:name="_Toc424147937"/>
      <w:bookmarkStart w:id="730" w:name="_Toc424149142"/>
      <w:bookmarkStart w:id="731" w:name="_Toc424149253"/>
      <w:bookmarkEnd w:id="726"/>
      <w:bookmarkEnd w:id="727"/>
      <w:bookmarkEnd w:id="728"/>
      <w:bookmarkEnd w:id="729"/>
      <w:bookmarkEnd w:id="730"/>
      <w:bookmarkEnd w:id="731"/>
    </w:p>
    <w:p w14:paraId="5FB738A4" w14:textId="714AF48E" w:rsidR="00407A24" w:rsidRPr="005E65D5" w:rsidDel="00EC1852" w:rsidRDefault="00407A24">
      <w:pPr>
        <w:pStyle w:val="berschrift1"/>
        <w:numPr>
          <w:ilvl w:val="0"/>
          <w:numId w:val="0"/>
        </w:numPr>
        <w:rPr>
          <w:del w:id="732" w:author="Admin" w:date="2015-07-08T08:56:00Z"/>
          <w:rPrChange w:id="733" w:author="Maximilian Schmitz" w:date="2015-06-14T09:50:00Z">
            <w:rPr>
              <w:del w:id="734" w:author="Admin" w:date="2015-07-08T08:56:00Z"/>
              <w:lang w:val="en-US"/>
            </w:rPr>
          </w:rPrChange>
        </w:rPr>
      </w:pPr>
      <w:del w:id="735" w:author="Admin" w:date="2015-07-08T08:56:00Z">
        <w:r w:rsidRPr="005E65D5" w:rsidDel="00EC1852">
          <w:rPr>
            <w:rPrChange w:id="736" w:author="Maximilian Schmitz" w:date="2015-06-14T09:50:00Z">
              <w:rPr>
                <w:lang w:val="en-US"/>
              </w:rPr>
            </w:rPrChange>
          </w:rPr>
          <w:delText>Abstract</w:delText>
        </w:r>
        <w:bookmarkStart w:id="737" w:name="_Toc424109320"/>
        <w:bookmarkStart w:id="738" w:name="_Toc424119108"/>
        <w:bookmarkStart w:id="739" w:name="_Toc424132693"/>
        <w:bookmarkStart w:id="740" w:name="_Toc424147938"/>
        <w:bookmarkStart w:id="741" w:name="_Toc424149143"/>
        <w:bookmarkStart w:id="742" w:name="_Toc424149254"/>
        <w:bookmarkEnd w:id="737"/>
        <w:bookmarkEnd w:id="738"/>
        <w:bookmarkEnd w:id="739"/>
        <w:bookmarkEnd w:id="740"/>
        <w:bookmarkEnd w:id="741"/>
        <w:bookmarkEnd w:id="742"/>
      </w:del>
    </w:p>
    <w:p w14:paraId="1304D90D" w14:textId="4B7FFED5" w:rsidR="00627263" w:rsidRPr="005E65D5" w:rsidDel="00EC1852" w:rsidRDefault="00627263">
      <w:pPr>
        <w:rPr>
          <w:del w:id="743" w:author="Admin" w:date="2015-07-08T08:56:00Z"/>
          <w:color w:val="FF0000"/>
          <w:rPrChange w:id="744" w:author="Maximilian Schmitz" w:date="2015-06-14T09:50:00Z">
            <w:rPr>
              <w:del w:id="745" w:author="Admin" w:date="2015-07-08T08:56:00Z"/>
              <w:color w:val="FF0000"/>
              <w:lang w:val="en-US"/>
            </w:rPr>
          </w:rPrChange>
        </w:rPr>
      </w:pPr>
      <w:del w:id="746" w:author="Admin" w:date="2015-07-08T08:56:00Z">
        <w:r w:rsidRPr="005E65D5" w:rsidDel="00EC1852">
          <w:rPr>
            <w:color w:val="FF0000"/>
            <w:rPrChange w:id="747" w:author="Maximilian Schmitz" w:date="2015-06-14T09:50:00Z">
              <w:rPr>
                <w:color w:val="FF0000"/>
                <w:lang w:val="en-US"/>
              </w:rPr>
            </w:rPrChange>
          </w:rPr>
          <w:delText>(Imagine Cup Kurzfassung, drüber gehen…)</w:delText>
        </w:r>
        <w:bookmarkStart w:id="748" w:name="_Toc424109321"/>
        <w:bookmarkStart w:id="749" w:name="_Toc424119109"/>
        <w:bookmarkStart w:id="750" w:name="_Toc424132694"/>
        <w:bookmarkStart w:id="751" w:name="_Toc424147939"/>
        <w:bookmarkStart w:id="752" w:name="_Toc424149144"/>
        <w:bookmarkStart w:id="753" w:name="_Toc424149255"/>
        <w:bookmarkEnd w:id="748"/>
        <w:bookmarkEnd w:id="749"/>
        <w:bookmarkEnd w:id="750"/>
        <w:bookmarkEnd w:id="751"/>
        <w:bookmarkEnd w:id="752"/>
        <w:bookmarkEnd w:id="753"/>
      </w:del>
    </w:p>
    <w:p w14:paraId="3C0789A9" w14:textId="1CB63783" w:rsidR="00627263" w:rsidRPr="00D2465B" w:rsidDel="00EC1852" w:rsidRDefault="00627263">
      <w:pPr>
        <w:rPr>
          <w:del w:id="754" w:author="Admin" w:date="2015-07-08T08:56:00Z"/>
          <w:lang w:val="en-US"/>
        </w:rPr>
      </w:pPr>
      <w:del w:id="755" w:author="Admin" w:date="2015-07-08T08:56:00Z">
        <w:r w:rsidRPr="00D2465B" w:rsidDel="00EC1852">
          <w:rPr>
            <w:lang w:val="en-US"/>
          </w:rPr>
          <w:delText>Modern video games offer a varying leisure-time activity for diverse target groups. Among the variety of video games there are games that challenge the player to maximize his success by offering the</w:delText>
        </w:r>
        <w:r w:rsidDel="00EC1852">
          <w:rPr>
            <w:lang w:val="en-US"/>
          </w:rPr>
          <w:delText xml:space="preserve"> possibility to use strategic </w:delText>
        </w:r>
        <w:r w:rsidRPr="00D2465B" w:rsidDel="00EC1852">
          <w:rPr>
            <w:lang w:val="en-US"/>
          </w:rPr>
          <w:delText>elements.</w:delText>
        </w:r>
        <w:bookmarkStart w:id="756" w:name="_Toc424109322"/>
        <w:bookmarkStart w:id="757" w:name="_Toc424119110"/>
        <w:bookmarkStart w:id="758" w:name="_Toc424132695"/>
        <w:bookmarkStart w:id="759" w:name="_Toc424147940"/>
        <w:bookmarkStart w:id="760" w:name="_Toc424149145"/>
        <w:bookmarkStart w:id="761" w:name="_Toc424149256"/>
        <w:bookmarkEnd w:id="756"/>
        <w:bookmarkEnd w:id="757"/>
        <w:bookmarkEnd w:id="758"/>
        <w:bookmarkEnd w:id="759"/>
        <w:bookmarkEnd w:id="760"/>
        <w:bookmarkEnd w:id="761"/>
      </w:del>
    </w:p>
    <w:p w14:paraId="0838EC3E" w14:textId="0AB7DF13" w:rsidR="00627263" w:rsidDel="005057C3" w:rsidRDefault="00627263">
      <w:pPr>
        <w:rPr>
          <w:del w:id="762" w:author="Admin" w:date="2015-07-07T14:08:00Z"/>
          <w:lang w:val="en-US"/>
        </w:rPr>
      </w:pPr>
      <w:del w:id="763" w:author="Admin" w:date="2015-07-08T08:56:00Z">
        <w:r w:rsidRPr="00D2465B" w:rsidDel="00EC1852">
          <w:rPr>
            <w:lang w:val="en-US"/>
          </w:rPr>
          <w:delText>Unr</w:delText>
        </w:r>
        <w:r w:rsidDel="00EC1852">
          <w:rPr>
            <w:lang w:val="en-US"/>
          </w:rPr>
          <w:delText>ealCup deepens those strategic</w:delText>
        </w:r>
        <w:r w:rsidRPr="00D2465B" w:rsidDel="00EC1852">
          <w:rPr>
            <w:lang w:val="en-US"/>
          </w:rPr>
          <w:delText xml:space="preserve"> parts of the game by allowing the user to create own artificial intelligence for his teams players.</w:delText>
        </w:r>
      </w:del>
      <w:del w:id="764" w:author="Admin" w:date="2015-07-07T14:09:00Z">
        <w:r w:rsidRPr="00D2465B" w:rsidDel="005057C3">
          <w:rPr>
            <w:lang w:val="en-US"/>
          </w:rPr>
          <w:br/>
        </w:r>
      </w:del>
      <w:del w:id="765" w:author="Admin" w:date="2015-07-08T08:56:00Z">
        <w:r w:rsidRPr="00D2465B" w:rsidDel="00EC1852">
          <w:rPr>
            <w:lang w:val="en-US"/>
          </w:rPr>
          <w:delText>The aim for the user is to lead their assembled team to victory in competitive contest</w:delText>
        </w:r>
        <w:r w:rsidDel="00EC1852">
          <w:rPr>
            <w:lang w:val="en-US"/>
          </w:rPr>
          <w:delText>s</w:delText>
        </w:r>
        <w:r w:rsidRPr="00D2465B" w:rsidDel="00EC1852">
          <w:rPr>
            <w:lang w:val="en-US"/>
          </w:rPr>
          <w:delText xml:space="preserve"> agains</w:delText>
        </w:r>
        <w:r w:rsidDel="00EC1852">
          <w:rPr>
            <w:lang w:val="en-US"/>
          </w:rPr>
          <w:delText>t</w:delText>
        </w:r>
        <w:r w:rsidRPr="00D2465B" w:rsidDel="00EC1852">
          <w:rPr>
            <w:lang w:val="en-US"/>
          </w:rPr>
          <w:delText xml:space="preserve"> other players.</w:delText>
        </w:r>
      </w:del>
      <w:bookmarkStart w:id="766" w:name="_Toc424109323"/>
      <w:bookmarkStart w:id="767" w:name="_Toc424119111"/>
      <w:bookmarkStart w:id="768" w:name="_Toc424132696"/>
      <w:bookmarkStart w:id="769" w:name="_Toc424147941"/>
      <w:bookmarkStart w:id="770" w:name="_Toc424149146"/>
      <w:bookmarkStart w:id="771" w:name="_Toc424149257"/>
      <w:bookmarkEnd w:id="766"/>
      <w:bookmarkEnd w:id="767"/>
      <w:bookmarkEnd w:id="768"/>
      <w:bookmarkEnd w:id="769"/>
      <w:bookmarkEnd w:id="770"/>
      <w:bookmarkEnd w:id="771"/>
    </w:p>
    <w:p w14:paraId="0ACBC3D1" w14:textId="4CBFEABC" w:rsidR="00627263" w:rsidRPr="009C2155" w:rsidDel="00EC1852" w:rsidRDefault="00627263">
      <w:pPr>
        <w:rPr>
          <w:del w:id="772" w:author="Admin" w:date="2015-07-08T08:56:00Z"/>
          <w:lang w:val="en-US"/>
        </w:rPr>
      </w:pPr>
      <w:del w:id="773" w:author="Admin" w:date="2015-07-08T08:56:00Z">
        <w:r w:rsidRPr="009C2155" w:rsidDel="00EC1852">
          <w:rPr>
            <w:lang w:val="en-US"/>
          </w:rPr>
          <w:delText xml:space="preserve">Aside of this playful function UnrealCup </w:delText>
        </w:r>
        <w:r w:rsidDel="00EC1852">
          <w:rPr>
            <w:lang w:val="en-US"/>
          </w:rPr>
          <w:delText>allows its users to expand their skills in programming and AI-development.</w:delText>
        </w:r>
        <w:bookmarkStart w:id="774" w:name="_Toc424109324"/>
        <w:bookmarkStart w:id="775" w:name="_Toc424119112"/>
        <w:bookmarkStart w:id="776" w:name="_Toc424132697"/>
        <w:bookmarkStart w:id="777" w:name="_Toc424147942"/>
        <w:bookmarkStart w:id="778" w:name="_Toc424149147"/>
        <w:bookmarkStart w:id="779" w:name="_Toc424149258"/>
        <w:bookmarkEnd w:id="774"/>
        <w:bookmarkEnd w:id="775"/>
        <w:bookmarkEnd w:id="776"/>
        <w:bookmarkEnd w:id="777"/>
        <w:bookmarkEnd w:id="778"/>
        <w:bookmarkEnd w:id="779"/>
      </w:del>
    </w:p>
    <w:p w14:paraId="4623F2BB" w14:textId="799D1BD7" w:rsidR="00627263" w:rsidRPr="009C2155" w:rsidDel="00EC1852" w:rsidRDefault="00627263">
      <w:pPr>
        <w:rPr>
          <w:del w:id="780" w:author="Admin" w:date="2015-07-08T08:56:00Z"/>
          <w:rFonts w:ascii="Segoe UI Light" w:hAnsi="Segoe UI Light" w:cs="Segoe UI Light"/>
          <w:color w:val="000000"/>
          <w:lang w:val="en-US"/>
        </w:rPr>
      </w:pPr>
      <w:bookmarkStart w:id="781" w:name="_Toc424109325"/>
      <w:bookmarkStart w:id="782" w:name="_Toc424119113"/>
      <w:bookmarkStart w:id="783" w:name="_Toc424132698"/>
      <w:bookmarkStart w:id="784" w:name="_Toc424147943"/>
      <w:bookmarkStart w:id="785" w:name="_Toc424149148"/>
      <w:bookmarkStart w:id="786" w:name="_Toc424149259"/>
      <w:bookmarkEnd w:id="781"/>
      <w:bookmarkEnd w:id="782"/>
      <w:bookmarkEnd w:id="783"/>
      <w:bookmarkEnd w:id="784"/>
      <w:bookmarkEnd w:id="785"/>
      <w:bookmarkEnd w:id="786"/>
    </w:p>
    <w:p w14:paraId="6C23C68C" w14:textId="04AA30C2" w:rsidR="00627263" w:rsidRPr="00D2465B" w:rsidDel="00EC1852" w:rsidRDefault="00627263">
      <w:pPr>
        <w:rPr>
          <w:del w:id="787" w:author="Admin" w:date="2015-07-08T08:56:00Z"/>
          <w:lang w:val="en-US"/>
        </w:rPr>
      </w:pPr>
      <w:del w:id="788" w:author="Admin" w:date="2015-07-08T08:56:00Z">
        <w:r w:rsidRPr="00D2465B" w:rsidDel="00EC1852">
          <w:rPr>
            <w:lang w:val="en-US"/>
          </w:rPr>
          <w:delText>The UnrealCup-</w:delText>
        </w:r>
        <w:r w:rsidDel="00EC1852">
          <w:rPr>
            <w:lang w:val="en-US"/>
          </w:rPr>
          <w:delText>S</w:delText>
        </w:r>
        <w:r w:rsidRPr="00D2465B" w:rsidDel="00EC1852">
          <w:rPr>
            <w:lang w:val="en-US"/>
          </w:rPr>
          <w:delText xml:space="preserve">imulator offers, aside of modern 3D-graphics and a comfortable interface to integrate the AI, important functions and football rules to </w:delText>
        </w:r>
        <w:r w:rsidDel="00EC1852">
          <w:rPr>
            <w:lang w:val="en-US"/>
          </w:rPr>
          <w:delText>give</w:delText>
        </w:r>
        <w:r w:rsidRPr="00D2465B" w:rsidDel="00EC1852">
          <w:rPr>
            <w:lang w:val="en-US"/>
          </w:rPr>
          <w:delText xml:space="preserve"> a realistic simulation and a thrilling experience. UnrealCup also contains a graphical WYSIWYG-Editor to enable users without lots of experience in programming to create their own team.</w:delText>
        </w:r>
        <w:bookmarkStart w:id="789" w:name="_Toc424109326"/>
        <w:bookmarkStart w:id="790" w:name="_Toc424119114"/>
        <w:bookmarkStart w:id="791" w:name="_Toc424132699"/>
        <w:bookmarkStart w:id="792" w:name="_Toc424147944"/>
        <w:bookmarkStart w:id="793" w:name="_Toc424149149"/>
        <w:bookmarkStart w:id="794" w:name="_Toc424149260"/>
        <w:bookmarkEnd w:id="789"/>
        <w:bookmarkEnd w:id="790"/>
        <w:bookmarkEnd w:id="791"/>
        <w:bookmarkEnd w:id="792"/>
        <w:bookmarkEnd w:id="793"/>
        <w:bookmarkEnd w:id="794"/>
      </w:del>
    </w:p>
    <w:p w14:paraId="3384E82A" w14:textId="101D4012" w:rsidR="00627263" w:rsidRPr="00D2465B" w:rsidDel="00EC1852" w:rsidRDefault="00627263">
      <w:pPr>
        <w:rPr>
          <w:del w:id="795" w:author="Admin" w:date="2015-07-08T08:56:00Z"/>
          <w:rFonts w:ascii="Segoe UI Light" w:hAnsi="Segoe UI Light" w:cs="Segoe UI Light"/>
          <w:color w:val="000000"/>
          <w:lang w:val="en-US"/>
        </w:rPr>
      </w:pPr>
      <w:bookmarkStart w:id="796" w:name="_Toc424109327"/>
      <w:bookmarkStart w:id="797" w:name="_Toc424119115"/>
      <w:bookmarkStart w:id="798" w:name="_Toc424132700"/>
      <w:bookmarkStart w:id="799" w:name="_Toc424147945"/>
      <w:bookmarkStart w:id="800" w:name="_Toc424149150"/>
      <w:bookmarkStart w:id="801" w:name="_Toc424149261"/>
      <w:bookmarkEnd w:id="796"/>
      <w:bookmarkEnd w:id="797"/>
      <w:bookmarkEnd w:id="798"/>
      <w:bookmarkEnd w:id="799"/>
      <w:bookmarkEnd w:id="800"/>
      <w:bookmarkEnd w:id="801"/>
    </w:p>
    <w:p w14:paraId="0CCB5E1D" w14:textId="1F535318" w:rsidR="00627263" w:rsidRPr="00D2465B" w:rsidDel="00EC1852" w:rsidRDefault="00627263">
      <w:pPr>
        <w:rPr>
          <w:del w:id="802" w:author="Admin" w:date="2015-07-08T08:56:00Z"/>
          <w:color w:val="2E74B5"/>
          <w:lang w:val="en-US"/>
        </w:rPr>
      </w:pPr>
      <w:del w:id="803" w:author="Admin" w:date="2015-07-08T08:56:00Z">
        <w:r w:rsidRPr="00D2465B" w:rsidDel="00EC1852">
          <w:rPr>
            <w:lang w:val="en-US"/>
          </w:rPr>
          <w:delText xml:space="preserve">Besides offering all player functions needed to create an efficient </w:delText>
        </w:r>
        <w:r w:rsidDel="00EC1852">
          <w:rPr>
            <w:lang w:val="en-US"/>
          </w:rPr>
          <w:delText>A</w:delText>
        </w:r>
        <w:r w:rsidRPr="00D2465B" w:rsidDel="00EC1852">
          <w:rPr>
            <w:lang w:val="en-US"/>
          </w:rPr>
          <w:delText>I the Unreal</w:delText>
        </w:r>
        <w:r w:rsidDel="00EC1852">
          <w:rPr>
            <w:lang w:val="en-US"/>
          </w:rPr>
          <w:delText>Cup-</w:delText>
        </w:r>
        <w:r w:rsidRPr="00D2465B" w:rsidDel="00EC1852">
          <w:rPr>
            <w:lang w:val="en-US"/>
          </w:rPr>
          <w:delText>Simulator also makes sure that all soccer rules which are reasonable in a simulation</w:delText>
        </w:r>
        <w:r w:rsidDel="00EC1852">
          <w:rPr>
            <w:lang w:val="en-US"/>
          </w:rPr>
          <w:delText xml:space="preserve"> are considered</w:delText>
        </w:r>
        <w:r w:rsidRPr="00D2465B" w:rsidDel="00EC1852">
          <w:rPr>
            <w:lang w:val="en-US"/>
          </w:rPr>
          <w:delText>.</w:delText>
        </w:r>
      </w:del>
      <w:del w:id="804" w:author="Admin" w:date="2015-07-07T14:08:00Z">
        <w:r w:rsidRPr="00D2465B" w:rsidDel="005057C3">
          <w:rPr>
            <w:lang w:val="en-US"/>
          </w:rPr>
          <w:br/>
        </w:r>
      </w:del>
      <w:del w:id="805" w:author="Admin" w:date="2015-07-08T08:56:00Z">
        <w:r w:rsidRPr="00D2465B" w:rsidDel="00EC1852">
          <w:rPr>
            <w:lang w:val="en-US"/>
          </w:rPr>
          <w:delText>The Simulator has similarities with the simulation league of the known RoboCup, yet it stands out from similar projects with its modern graphic</w:delText>
        </w:r>
        <w:r w:rsidDel="00EC1852">
          <w:rPr>
            <w:lang w:val="en-US"/>
          </w:rPr>
          <w:delText>s</w:delText>
        </w:r>
      </w:del>
      <w:del w:id="806" w:author="Admin" w:date="2015-07-06T13:31:00Z">
        <w:r w:rsidRPr="00D2465B" w:rsidDel="004540A2">
          <w:rPr>
            <w:lang w:val="en-US"/>
          </w:rPr>
          <w:delText>,</w:delText>
        </w:r>
      </w:del>
      <w:del w:id="807" w:author="Admin" w:date="2015-07-08T08:56:00Z">
        <w:r w:rsidRPr="00D2465B" w:rsidDel="00EC1852">
          <w:rPr>
            <w:lang w:val="en-US"/>
          </w:rPr>
          <w:delText xml:space="preserve"> realistic physics</w:delText>
        </w:r>
      </w:del>
      <w:del w:id="808" w:author="Admin" w:date="2015-07-06T13:31:00Z">
        <w:r w:rsidRPr="00D2465B" w:rsidDel="004540A2">
          <w:rPr>
            <w:lang w:val="en-US"/>
          </w:rPr>
          <w:delText xml:space="preserve"> and the graphical editor</w:delText>
        </w:r>
      </w:del>
      <w:del w:id="809" w:author="Admin" w:date="2015-07-08T08:56:00Z">
        <w:r w:rsidRPr="00D2465B" w:rsidDel="00EC1852">
          <w:rPr>
            <w:lang w:val="en-US"/>
          </w:rPr>
          <w:delText xml:space="preserve">. </w:delText>
        </w:r>
        <w:bookmarkStart w:id="810" w:name="_Toc424109328"/>
        <w:bookmarkStart w:id="811" w:name="_Toc424119116"/>
        <w:bookmarkStart w:id="812" w:name="_Toc424132701"/>
        <w:bookmarkStart w:id="813" w:name="_Toc424147946"/>
        <w:bookmarkStart w:id="814" w:name="_Toc424149151"/>
        <w:bookmarkStart w:id="815" w:name="_Toc424149262"/>
        <w:bookmarkEnd w:id="810"/>
        <w:bookmarkEnd w:id="811"/>
        <w:bookmarkEnd w:id="812"/>
        <w:bookmarkEnd w:id="813"/>
        <w:bookmarkEnd w:id="814"/>
        <w:bookmarkEnd w:id="815"/>
      </w:del>
    </w:p>
    <w:p w14:paraId="70E6439E" w14:textId="5AA787E0" w:rsidR="00A1603D" w:rsidRPr="00751B52" w:rsidDel="00EC1852" w:rsidRDefault="00A1603D">
      <w:pPr>
        <w:rPr>
          <w:del w:id="816" w:author="Admin" w:date="2015-07-08T08:56:00Z"/>
          <w:lang w:val="en-US"/>
        </w:rPr>
      </w:pPr>
      <w:bookmarkStart w:id="817" w:name="_Toc424109329"/>
      <w:bookmarkStart w:id="818" w:name="_Toc424119117"/>
      <w:bookmarkStart w:id="819" w:name="_Toc424132702"/>
      <w:bookmarkStart w:id="820" w:name="_Toc424147947"/>
      <w:bookmarkStart w:id="821" w:name="_Toc424149152"/>
      <w:bookmarkStart w:id="822" w:name="_Toc424149263"/>
      <w:bookmarkEnd w:id="817"/>
      <w:bookmarkEnd w:id="818"/>
      <w:bookmarkEnd w:id="819"/>
      <w:bookmarkEnd w:id="820"/>
      <w:bookmarkEnd w:id="821"/>
      <w:bookmarkEnd w:id="822"/>
    </w:p>
    <w:p w14:paraId="4CBCF05F" w14:textId="68147324" w:rsidR="003F6CF5" w:rsidRPr="00EC1852" w:rsidDel="00D421B5" w:rsidRDefault="00384E0F">
      <w:pPr>
        <w:pStyle w:val="berschrift1"/>
        <w:rPr>
          <w:del w:id="823" w:author="Maximilian Schmitz" w:date="2015-07-06T18:12:00Z"/>
        </w:rPr>
      </w:pPr>
      <w:del w:id="824" w:author="Admin" w:date="2015-07-08T08:56:00Z">
        <w:r w:rsidRPr="00751B52" w:rsidDel="00EC1852">
          <w:rPr>
            <w:lang w:val="en-US"/>
          </w:rPr>
          <w:br w:type="page"/>
        </w:r>
      </w:del>
      <w:ins w:id="825" w:author="Maximilian Schmitz" w:date="2015-07-06T18:12:00Z">
        <w:del w:id="826" w:author="Admin" w:date="2015-07-08T08:55:00Z">
          <w:r w:rsidR="00D421B5" w:rsidRPr="00EC1852" w:rsidDel="00EC1852">
            <w:rPr>
              <w:b w:val="0"/>
            </w:rPr>
            <w:delText xml:space="preserve"> </w:delText>
          </w:r>
        </w:del>
      </w:ins>
      <w:del w:id="827" w:author="Maximilian Schmitz" w:date="2015-07-06T18:12:00Z">
        <w:r w:rsidR="003F6CF5" w:rsidRPr="00EC1852" w:rsidDel="00D421B5">
          <w:rPr>
            <w:b w:val="0"/>
          </w:rPr>
          <w:delText>Inhalt</w:delText>
        </w:r>
      </w:del>
    </w:p>
    <w:p w14:paraId="1C91783D" w14:textId="21B7F09D" w:rsidR="00487DC3" w:rsidRPr="00EC1852" w:rsidDel="00915AB6" w:rsidRDefault="008B6A1C">
      <w:pPr>
        <w:pStyle w:val="berschrift1"/>
        <w:rPr>
          <w:del w:id="828" w:author="Maximilian Schmitz" w:date="2015-06-17T19:42:00Z"/>
          <w:rFonts w:eastAsiaTheme="minorEastAsia"/>
          <w:rPrChange w:id="829" w:author="Admin" w:date="2015-07-08T08:55:00Z">
            <w:rPr>
              <w:del w:id="830" w:author="Maximilian Schmitz" w:date="2015-06-17T19:42:00Z"/>
              <w:rFonts w:asciiTheme="minorHAnsi" w:eastAsiaTheme="minorEastAsia" w:hAnsiTheme="minorHAnsi" w:cstheme="minorBidi"/>
              <w:b w:val="0"/>
              <w:noProof/>
              <w:sz w:val="22"/>
              <w:szCs w:val="22"/>
            </w:rPr>
          </w:rPrChange>
        </w:rPr>
        <w:pPrChange w:id="831" w:author="Admin" w:date="2015-07-08T13:36:00Z">
          <w:pPr>
            <w:pStyle w:val="Verzeichnis1"/>
            <w:tabs>
              <w:tab w:val="right" w:leader="dot" w:pos="9062"/>
            </w:tabs>
          </w:pPr>
        </w:pPrChange>
      </w:pPr>
      <w:del w:id="832" w:author="Maximilian Schmitz" w:date="2015-07-06T18:12:00Z">
        <w:r w:rsidRPr="00715D94" w:rsidDel="00D421B5">
          <w:fldChar w:fldCharType="begin"/>
        </w:r>
        <w:r w:rsidRPr="00EC1852" w:rsidDel="00D421B5">
          <w:rPr>
            <w:rPrChange w:id="833" w:author="Admin" w:date="2015-07-08T08:55:00Z">
              <w:rPr>
                <w:rFonts w:cs="Arial"/>
              </w:rPr>
            </w:rPrChange>
          </w:rPr>
          <w:delInstrText xml:space="preserve"> TOC \o "1-4" \h \z \u </w:delInstrText>
        </w:r>
        <w:r w:rsidRPr="00715D94" w:rsidDel="00D421B5">
          <w:rPr>
            <w:rPrChange w:id="834" w:author="Admin" w:date="2015-07-08T08:55:00Z">
              <w:rPr>
                <w:kern w:val="28"/>
                <w:sz w:val="32"/>
              </w:rPr>
            </w:rPrChange>
          </w:rPr>
          <w:fldChar w:fldCharType="separate"/>
        </w:r>
      </w:del>
      <w:del w:id="835" w:author="Maximilian Schmitz" w:date="2015-06-17T19:42:00Z">
        <w:r w:rsidR="00487DC3" w:rsidRPr="00EC1852" w:rsidDel="00915AB6">
          <w:rPr>
            <w:rPrChange w:id="836" w:author="Admin" w:date="2015-07-08T08:55:00Z">
              <w:rPr>
                <w:rStyle w:val="Hyperlink"/>
                <w:noProof/>
              </w:rPr>
            </w:rPrChange>
          </w:rPr>
          <w:delText>Eidesstattliche Erklärung</w:delText>
        </w:r>
        <w:r w:rsidR="00487DC3" w:rsidRPr="00EC1852" w:rsidDel="00915AB6">
          <w:rPr>
            <w:webHidden/>
            <w:rPrChange w:id="837" w:author="Admin" w:date="2015-07-08T08:55:00Z">
              <w:rPr>
                <w:noProof/>
                <w:webHidden/>
              </w:rPr>
            </w:rPrChange>
          </w:rPr>
          <w:tab/>
          <w:delText>I</w:delText>
        </w:r>
        <w:bookmarkStart w:id="838" w:name="_Toc424109330"/>
        <w:bookmarkStart w:id="839" w:name="_Toc424119118"/>
        <w:bookmarkStart w:id="840" w:name="_Toc424132703"/>
        <w:bookmarkStart w:id="841" w:name="_Toc424147948"/>
        <w:bookmarkStart w:id="842" w:name="_Toc424149153"/>
        <w:bookmarkStart w:id="843" w:name="_Toc424149264"/>
        <w:bookmarkEnd w:id="838"/>
        <w:bookmarkEnd w:id="839"/>
        <w:bookmarkEnd w:id="840"/>
        <w:bookmarkEnd w:id="841"/>
        <w:bookmarkEnd w:id="842"/>
        <w:bookmarkEnd w:id="843"/>
      </w:del>
    </w:p>
    <w:p w14:paraId="13BE831F" w14:textId="77777777" w:rsidR="00487DC3" w:rsidRPr="00EC1852" w:rsidDel="00915AB6" w:rsidRDefault="00487DC3">
      <w:pPr>
        <w:pStyle w:val="berschrift1"/>
        <w:rPr>
          <w:del w:id="844" w:author="Maximilian Schmitz" w:date="2015-06-17T19:42:00Z"/>
          <w:rFonts w:eastAsiaTheme="minorEastAsia"/>
          <w:rPrChange w:id="845" w:author="Admin" w:date="2015-07-08T08:55:00Z">
            <w:rPr>
              <w:del w:id="846" w:author="Maximilian Schmitz" w:date="2015-06-17T19:42:00Z"/>
              <w:rFonts w:asciiTheme="minorHAnsi" w:eastAsiaTheme="minorEastAsia" w:hAnsiTheme="minorHAnsi" w:cstheme="minorBidi"/>
              <w:b w:val="0"/>
              <w:noProof/>
              <w:sz w:val="22"/>
              <w:szCs w:val="22"/>
            </w:rPr>
          </w:rPrChange>
        </w:rPr>
        <w:pPrChange w:id="847" w:author="Admin" w:date="2015-07-08T13:36:00Z">
          <w:pPr>
            <w:pStyle w:val="Verzeichnis1"/>
            <w:tabs>
              <w:tab w:val="right" w:leader="dot" w:pos="9062"/>
            </w:tabs>
          </w:pPr>
        </w:pPrChange>
      </w:pPr>
      <w:del w:id="848" w:author="Maximilian Schmitz" w:date="2015-06-17T19:42:00Z">
        <w:r w:rsidRPr="00EC1852" w:rsidDel="00915AB6">
          <w:rPr>
            <w:rPrChange w:id="849" w:author="Admin" w:date="2015-07-08T08:55:00Z">
              <w:rPr>
                <w:rStyle w:val="Hyperlink"/>
                <w:noProof/>
              </w:rPr>
            </w:rPrChange>
          </w:rPr>
          <w:delText>Kurzfassung</w:delText>
        </w:r>
        <w:r w:rsidRPr="00EC1852" w:rsidDel="00915AB6">
          <w:rPr>
            <w:webHidden/>
            <w:rPrChange w:id="850" w:author="Admin" w:date="2015-07-08T08:55:00Z">
              <w:rPr>
                <w:noProof/>
                <w:webHidden/>
              </w:rPr>
            </w:rPrChange>
          </w:rPr>
          <w:tab/>
          <w:delText>II</w:delText>
        </w:r>
        <w:bookmarkStart w:id="851" w:name="_Toc424109331"/>
        <w:bookmarkStart w:id="852" w:name="_Toc424119119"/>
        <w:bookmarkStart w:id="853" w:name="_Toc424132704"/>
        <w:bookmarkStart w:id="854" w:name="_Toc424147949"/>
        <w:bookmarkStart w:id="855" w:name="_Toc424149154"/>
        <w:bookmarkStart w:id="856" w:name="_Toc424149265"/>
        <w:bookmarkEnd w:id="851"/>
        <w:bookmarkEnd w:id="852"/>
        <w:bookmarkEnd w:id="853"/>
        <w:bookmarkEnd w:id="854"/>
        <w:bookmarkEnd w:id="855"/>
        <w:bookmarkEnd w:id="856"/>
      </w:del>
    </w:p>
    <w:p w14:paraId="0EB8F044" w14:textId="77777777" w:rsidR="00487DC3" w:rsidRPr="00EC1852" w:rsidDel="00915AB6" w:rsidRDefault="00487DC3">
      <w:pPr>
        <w:pStyle w:val="berschrift1"/>
        <w:rPr>
          <w:del w:id="857" w:author="Maximilian Schmitz" w:date="2015-06-17T19:42:00Z"/>
          <w:rFonts w:eastAsiaTheme="minorEastAsia"/>
          <w:rPrChange w:id="858" w:author="Admin" w:date="2015-07-08T08:55:00Z">
            <w:rPr>
              <w:del w:id="859" w:author="Maximilian Schmitz" w:date="2015-06-17T19:42:00Z"/>
              <w:rFonts w:asciiTheme="minorHAnsi" w:eastAsiaTheme="minorEastAsia" w:hAnsiTheme="minorHAnsi" w:cstheme="minorBidi"/>
              <w:b w:val="0"/>
              <w:noProof/>
              <w:sz w:val="22"/>
              <w:szCs w:val="22"/>
            </w:rPr>
          </w:rPrChange>
        </w:rPr>
        <w:pPrChange w:id="860" w:author="Admin" w:date="2015-07-08T13:36:00Z">
          <w:pPr>
            <w:pStyle w:val="Verzeichnis1"/>
            <w:tabs>
              <w:tab w:val="right" w:leader="dot" w:pos="9062"/>
            </w:tabs>
          </w:pPr>
        </w:pPrChange>
      </w:pPr>
      <w:del w:id="861" w:author="Maximilian Schmitz" w:date="2015-06-17T19:42:00Z">
        <w:r w:rsidRPr="00EC1852" w:rsidDel="00915AB6">
          <w:rPr>
            <w:rPrChange w:id="862" w:author="Admin" w:date="2015-07-08T08:55:00Z">
              <w:rPr>
                <w:rStyle w:val="Hyperlink"/>
                <w:noProof/>
                <w:lang w:val="en-US"/>
              </w:rPr>
            </w:rPrChange>
          </w:rPr>
          <w:delText>Abstract</w:delText>
        </w:r>
        <w:r w:rsidRPr="00EC1852" w:rsidDel="00915AB6">
          <w:rPr>
            <w:webHidden/>
            <w:rPrChange w:id="863" w:author="Admin" w:date="2015-07-08T08:55:00Z">
              <w:rPr>
                <w:noProof/>
                <w:webHidden/>
              </w:rPr>
            </w:rPrChange>
          </w:rPr>
          <w:tab/>
          <w:delText>III</w:delText>
        </w:r>
        <w:bookmarkStart w:id="864" w:name="_Toc424109332"/>
        <w:bookmarkStart w:id="865" w:name="_Toc424119120"/>
        <w:bookmarkStart w:id="866" w:name="_Toc424132705"/>
        <w:bookmarkStart w:id="867" w:name="_Toc424147950"/>
        <w:bookmarkStart w:id="868" w:name="_Toc424149155"/>
        <w:bookmarkStart w:id="869" w:name="_Toc424149266"/>
        <w:bookmarkEnd w:id="864"/>
        <w:bookmarkEnd w:id="865"/>
        <w:bookmarkEnd w:id="866"/>
        <w:bookmarkEnd w:id="867"/>
        <w:bookmarkEnd w:id="868"/>
        <w:bookmarkEnd w:id="869"/>
      </w:del>
    </w:p>
    <w:p w14:paraId="67E6166D" w14:textId="77777777" w:rsidR="00487DC3" w:rsidRPr="00EC1852" w:rsidDel="00915AB6" w:rsidRDefault="00487DC3">
      <w:pPr>
        <w:pStyle w:val="berschrift1"/>
        <w:rPr>
          <w:del w:id="870" w:author="Maximilian Schmitz" w:date="2015-06-17T19:42:00Z"/>
          <w:rFonts w:eastAsiaTheme="minorEastAsia"/>
          <w:rPrChange w:id="871" w:author="Admin" w:date="2015-07-08T08:55:00Z">
            <w:rPr>
              <w:del w:id="872" w:author="Maximilian Schmitz" w:date="2015-06-17T19:42:00Z"/>
              <w:rFonts w:asciiTheme="minorHAnsi" w:eastAsiaTheme="minorEastAsia" w:hAnsiTheme="minorHAnsi" w:cstheme="minorBidi"/>
              <w:b w:val="0"/>
              <w:noProof/>
              <w:sz w:val="22"/>
              <w:szCs w:val="22"/>
            </w:rPr>
          </w:rPrChange>
        </w:rPr>
        <w:pPrChange w:id="873" w:author="Admin" w:date="2015-07-08T13:36:00Z">
          <w:pPr>
            <w:pStyle w:val="Verzeichnis1"/>
            <w:tabs>
              <w:tab w:val="right" w:leader="dot" w:pos="9062"/>
            </w:tabs>
          </w:pPr>
        </w:pPrChange>
      </w:pPr>
      <w:del w:id="874" w:author="Maximilian Schmitz" w:date="2015-06-17T19:42:00Z">
        <w:r w:rsidRPr="00EC1852" w:rsidDel="00915AB6">
          <w:rPr>
            <w:rPrChange w:id="875" w:author="Admin" w:date="2015-07-08T08:55:00Z">
              <w:rPr>
                <w:rStyle w:val="Hyperlink"/>
                <w:noProof/>
              </w:rPr>
            </w:rPrChange>
          </w:rPr>
          <w:delText>Inhalt</w:delText>
        </w:r>
        <w:r w:rsidRPr="00EC1852" w:rsidDel="00915AB6">
          <w:rPr>
            <w:webHidden/>
            <w:rPrChange w:id="876" w:author="Admin" w:date="2015-07-08T08:55:00Z">
              <w:rPr>
                <w:noProof/>
                <w:webHidden/>
              </w:rPr>
            </w:rPrChange>
          </w:rPr>
          <w:tab/>
          <w:delText>IV</w:delText>
        </w:r>
        <w:bookmarkStart w:id="877" w:name="_Toc424109333"/>
        <w:bookmarkStart w:id="878" w:name="_Toc424119121"/>
        <w:bookmarkStart w:id="879" w:name="_Toc424132706"/>
        <w:bookmarkStart w:id="880" w:name="_Toc424147951"/>
        <w:bookmarkStart w:id="881" w:name="_Toc424149156"/>
        <w:bookmarkStart w:id="882" w:name="_Toc424149267"/>
        <w:bookmarkEnd w:id="877"/>
        <w:bookmarkEnd w:id="878"/>
        <w:bookmarkEnd w:id="879"/>
        <w:bookmarkEnd w:id="880"/>
        <w:bookmarkEnd w:id="881"/>
        <w:bookmarkEnd w:id="882"/>
      </w:del>
    </w:p>
    <w:p w14:paraId="00F73682" w14:textId="77777777" w:rsidR="00487DC3" w:rsidRPr="00EC1852" w:rsidDel="00915AB6" w:rsidRDefault="00487DC3">
      <w:pPr>
        <w:pStyle w:val="berschrift1"/>
        <w:rPr>
          <w:del w:id="883" w:author="Maximilian Schmitz" w:date="2015-06-17T19:42:00Z"/>
          <w:rFonts w:eastAsiaTheme="minorEastAsia"/>
          <w:rPrChange w:id="884" w:author="Admin" w:date="2015-07-08T08:55:00Z">
            <w:rPr>
              <w:del w:id="885" w:author="Maximilian Schmitz" w:date="2015-06-17T19:42:00Z"/>
              <w:rFonts w:asciiTheme="minorHAnsi" w:eastAsiaTheme="minorEastAsia" w:hAnsiTheme="minorHAnsi" w:cstheme="minorBidi"/>
              <w:b w:val="0"/>
              <w:noProof/>
              <w:sz w:val="22"/>
              <w:szCs w:val="22"/>
            </w:rPr>
          </w:rPrChange>
        </w:rPr>
        <w:pPrChange w:id="886" w:author="Admin" w:date="2015-07-08T13:36:00Z">
          <w:pPr>
            <w:pStyle w:val="Verzeichnis1"/>
            <w:tabs>
              <w:tab w:val="left" w:pos="480"/>
              <w:tab w:val="right" w:leader="dot" w:pos="9062"/>
            </w:tabs>
          </w:pPr>
        </w:pPrChange>
      </w:pPr>
      <w:del w:id="887" w:author="Maximilian Schmitz" w:date="2015-06-17T19:42:00Z">
        <w:r w:rsidRPr="00EC1852" w:rsidDel="00915AB6">
          <w:rPr>
            <w:rPrChange w:id="888" w:author="Admin" w:date="2015-07-08T08:55:00Z">
              <w:rPr>
                <w:rStyle w:val="Hyperlink"/>
                <w:noProof/>
              </w:rPr>
            </w:rPrChange>
          </w:rPr>
          <w:delText>1</w:delText>
        </w:r>
        <w:r w:rsidRPr="00EC1852" w:rsidDel="00915AB6">
          <w:rPr>
            <w:rFonts w:eastAsiaTheme="minorEastAsia"/>
            <w:b w:val="0"/>
            <w:rPrChange w:id="889" w:author="Admin" w:date="2015-07-08T08:55:00Z">
              <w:rPr>
                <w:rFonts w:asciiTheme="minorHAnsi" w:eastAsiaTheme="minorEastAsia" w:hAnsiTheme="minorHAnsi" w:cstheme="minorBidi"/>
                <w:b w:val="0"/>
                <w:noProof/>
                <w:sz w:val="22"/>
                <w:szCs w:val="22"/>
              </w:rPr>
            </w:rPrChange>
          </w:rPr>
          <w:tab/>
        </w:r>
        <w:r w:rsidRPr="00EC1852" w:rsidDel="00915AB6">
          <w:rPr>
            <w:rPrChange w:id="890" w:author="Admin" w:date="2015-07-08T08:55:00Z">
              <w:rPr>
                <w:rStyle w:val="Hyperlink"/>
                <w:noProof/>
              </w:rPr>
            </w:rPrChange>
          </w:rPr>
          <w:delText>Einleitung</w:delText>
        </w:r>
        <w:r w:rsidRPr="00EC1852" w:rsidDel="00915AB6">
          <w:rPr>
            <w:webHidden/>
            <w:rPrChange w:id="891" w:author="Admin" w:date="2015-07-08T08:55:00Z">
              <w:rPr>
                <w:noProof/>
                <w:webHidden/>
              </w:rPr>
            </w:rPrChange>
          </w:rPr>
          <w:tab/>
          <w:delText>1</w:delText>
        </w:r>
        <w:bookmarkStart w:id="892" w:name="_Toc424109334"/>
        <w:bookmarkStart w:id="893" w:name="_Toc424119122"/>
        <w:bookmarkStart w:id="894" w:name="_Toc424132707"/>
        <w:bookmarkStart w:id="895" w:name="_Toc424147952"/>
        <w:bookmarkStart w:id="896" w:name="_Toc424149157"/>
        <w:bookmarkStart w:id="897" w:name="_Toc424149268"/>
        <w:bookmarkEnd w:id="892"/>
        <w:bookmarkEnd w:id="893"/>
        <w:bookmarkEnd w:id="894"/>
        <w:bookmarkEnd w:id="895"/>
        <w:bookmarkEnd w:id="896"/>
        <w:bookmarkEnd w:id="897"/>
      </w:del>
    </w:p>
    <w:p w14:paraId="26F2C3B6" w14:textId="77777777" w:rsidR="00487DC3" w:rsidRPr="00EC1852" w:rsidDel="00915AB6" w:rsidRDefault="00487DC3">
      <w:pPr>
        <w:pStyle w:val="berschrift1"/>
        <w:rPr>
          <w:del w:id="898" w:author="Maximilian Schmitz" w:date="2015-06-17T19:42:00Z"/>
          <w:rFonts w:eastAsiaTheme="minorEastAsia"/>
          <w:rPrChange w:id="899" w:author="Admin" w:date="2015-07-08T08:55:00Z">
            <w:rPr>
              <w:del w:id="900" w:author="Maximilian Schmitz" w:date="2015-06-17T19:42:00Z"/>
              <w:rFonts w:asciiTheme="minorHAnsi" w:eastAsiaTheme="minorEastAsia" w:hAnsiTheme="minorHAnsi" w:cstheme="minorBidi"/>
              <w:b w:val="0"/>
              <w:noProof/>
              <w:sz w:val="22"/>
              <w:szCs w:val="22"/>
            </w:rPr>
          </w:rPrChange>
        </w:rPr>
        <w:pPrChange w:id="901" w:author="Admin" w:date="2015-07-08T13:36:00Z">
          <w:pPr>
            <w:pStyle w:val="Verzeichnis1"/>
            <w:tabs>
              <w:tab w:val="left" w:pos="480"/>
              <w:tab w:val="right" w:leader="dot" w:pos="9062"/>
            </w:tabs>
          </w:pPr>
        </w:pPrChange>
      </w:pPr>
      <w:del w:id="902" w:author="Maximilian Schmitz" w:date="2015-06-17T19:42:00Z">
        <w:r w:rsidRPr="00EC1852" w:rsidDel="00915AB6">
          <w:rPr>
            <w:rPrChange w:id="903" w:author="Admin" w:date="2015-07-08T08:55:00Z">
              <w:rPr>
                <w:rStyle w:val="Hyperlink"/>
                <w:noProof/>
              </w:rPr>
            </w:rPrChange>
          </w:rPr>
          <w:delText>2</w:delText>
        </w:r>
        <w:r w:rsidRPr="00EC1852" w:rsidDel="00915AB6">
          <w:rPr>
            <w:rFonts w:eastAsiaTheme="minorEastAsia"/>
            <w:b w:val="0"/>
            <w:rPrChange w:id="904" w:author="Admin" w:date="2015-07-08T08:55:00Z">
              <w:rPr>
                <w:rFonts w:asciiTheme="minorHAnsi" w:eastAsiaTheme="minorEastAsia" w:hAnsiTheme="minorHAnsi" w:cstheme="minorBidi"/>
                <w:b w:val="0"/>
                <w:noProof/>
                <w:sz w:val="22"/>
                <w:szCs w:val="22"/>
              </w:rPr>
            </w:rPrChange>
          </w:rPr>
          <w:tab/>
        </w:r>
        <w:r w:rsidRPr="00EC1852" w:rsidDel="00915AB6">
          <w:rPr>
            <w:rPrChange w:id="905" w:author="Admin" w:date="2015-07-08T08:55:00Z">
              <w:rPr>
                <w:rStyle w:val="Hyperlink"/>
                <w:noProof/>
              </w:rPr>
            </w:rPrChange>
          </w:rPr>
          <w:delText>Aufgabenstellung</w:delText>
        </w:r>
        <w:r w:rsidRPr="00EC1852" w:rsidDel="00915AB6">
          <w:rPr>
            <w:webHidden/>
            <w:rPrChange w:id="906" w:author="Admin" w:date="2015-07-08T08:55:00Z">
              <w:rPr>
                <w:noProof/>
                <w:webHidden/>
              </w:rPr>
            </w:rPrChange>
          </w:rPr>
          <w:tab/>
          <w:delText>2</w:delText>
        </w:r>
        <w:bookmarkStart w:id="907" w:name="_Toc424109335"/>
        <w:bookmarkStart w:id="908" w:name="_Toc424119123"/>
        <w:bookmarkStart w:id="909" w:name="_Toc424132708"/>
        <w:bookmarkStart w:id="910" w:name="_Toc424147953"/>
        <w:bookmarkStart w:id="911" w:name="_Toc424149158"/>
        <w:bookmarkStart w:id="912" w:name="_Toc424149269"/>
        <w:bookmarkEnd w:id="907"/>
        <w:bookmarkEnd w:id="908"/>
        <w:bookmarkEnd w:id="909"/>
        <w:bookmarkEnd w:id="910"/>
        <w:bookmarkEnd w:id="911"/>
        <w:bookmarkEnd w:id="912"/>
      </w:del>
    </w:p>
    <w:p w14:paraId="4A4AF695" w14:textId="77777777" w:rsidR="00487DC3" w:rsidRPr="00EC1852" w:rsidDel="00915AB6" w:rsidRDefault="00487DC3">
      <w:pPr>
        <w:pStyle w:val="berschrift1"/>
        <w:rPr>
          <w:del w:id="913" w:author="Maximilian Schmitz" w:date="2015-06-17T19:42:00Z"/>
          <w:rFonts w:eastAsiaTheme="minorEastAsia"/>
          <w:rPrChange w:id="914" w:author="Admin" w:date="2015-07-08T08:55:00Z">
            <w:rPr>
              <w:del w:id="915" w:author="Maximilian Schmitz" w:date="2015-06-17T19:42:00Z"/>
              <w:rFonts w:asciiTheme="minorHAnsi" w:eastAsiaTheme="minorEastAsia" w:hAnsiTheme="minorHAnsi" w:cstheme="minorBidi"/>
              <w:b w:val="0"/>
              <w:noProof/>
              <w:sz w:val="22"/>
              <w:szCs w:val="22"/>
            </w:rPr>
          </w:rPrChange>
        </w:rPr>
        <w:pPrChange w:id="916" w:author="Admin" w:date="2015-07-08T13:36:00Z">
          <w:pPr>
            <w:pStyle w:val="Verzeichnis1"/>
            <w:tabs>
              <w:tab w:val="left" w:pos="480"/>
              <w:tab w:val="right" w:leader="dot" w:pos="9062"/>
            </w:tabs>
          </w:pPr>
        </w:pPrChange>
      </w:pPr>
      <w:del w:id="917" w:author="Maximilian Schmitz" w:date="2015-06-17T19:42:00Z">
        <w:r w:rsidRPr="00EC1852" w:rsidDel="00915AB6">
          <w:rPr>
            <w:rPrChange w:id="918" w:author="Admin" w:date="2015-07-08T08:55:00Z">
              <w:rPr>
                <w:rStyle w:val="Hyperlink"/>
                <w:noProof/>
              </w:rPr>
            </w:rPrChange>
          </w:rPr>
          <w:delText>3</w:delText>
        </w:r>
        <w:r w:rsidRPr="00EC1852" w:rsidDel="00915AB6">
          <w:rPr>
            <w:rFonts w:eastAsiaTheme="minorEastAsia"/>
            <w:b w:val="0"/>
            <w:rPrChange w:id="919" w:author="Admin" w:date="2015-07-08T08:55:00Z">
              <w:rPr>
                <w:rFonts w:asciiTheme="minorHAnsi" w:eastAsiaTheme="minorEastAsia" w:hAnsiTheme="minorHAnsi" w:cstheme="minorBidi"/>
                <w:b w:val="0"/>
                <w:noProof/>
                <w:sz w:val="22"/>
                <w:szCs w:val="22"/>
              </w:rPr>
            </w:rPrChange>
          </w:rPr>
          <w:tab/>
        </w:r>
        <w:r w:rsidRPr="00EC1852" w:rsidDel="00915AB6">
          <w:rPr>
            <w:rPrChange w:id="920" w:author="Admin" w:date="2015-07-08T08:55:00Z">
              <w:rPr>
                <w:rStyle w:val="Hyperlink"/>
                <w:noProof/>
              </w:rPr>
            </w:rPrChange>
          </w:rPr>
          <w:delText>Stand der Technik</w:delText>
        </w:r>
        <w:r w:rsidRPr="00EC1852" w:rsidDel="00915AB6">
          <w:rPr>
            <w:webHidden/>
            <w:rPrChange w:id="921" w:author="Admin" w:date="2015-07-08T08:55:00Z">
              <w:rPr>
                <w:noProof/>
                <w:webHidden/>
              </w:rPr>
            </w:rPrChange>
          </w:rPr>
          <w:tab/>
          <w:delText>3</w:delText>
        </w:r>
        <w:bookmarkStart w:id="922" w:name="_Toc424109336"/>
        <w:bookmarkStart w:id="923" w:name="_Toc424119124"/>
        <w:bookmarkStart w:id="924" w:name="_Toc424132709"/>
        <w:bookmarkStart w:id="925" w:name="_Toc424147954"/>
        <w:bookmarkStart w:id="926" w:name="_Toc424149159"/>
        <w:bookmarkStart w:id="927" w:name="_Toc424149270"/>
        <w:bookmarkEnd w:id="922"/>
        <w:bookmarkEnd w:id="923"/>
        <w:bookmarkEnd w:id="924"/>
        <w:bookmarkEnd w:id="925"/>
        <w:bookmarkEnd w:id="926"/>
        <w:bookmarkEnd w:id="927"/>
      </w:del>
    </w:p>
    <w:p w14:paraId="38E292D3" w14:textId="77777777" w:rsidR="00487DC3" w:rsidRPr="00EC1852" w:rsidDel="00915AB6" w:rsidRDefault="00487DC3">
      <w:pPr>
        <w:pStyle w:val="berschrift1"/>
        <w:rPr>
          <w:del w:id="928" w:author="Maximilian Schmitz" w:date="2015-06-17T19:42:00Z"/>
          <w:rFonts w:eastAsiaTheme="minorEastAsia"/>
          <w:rPrChange w:id="929" w:author="Admin" w:date="2015-07-08T08:55:00Z">
            <w:rPr>
              <w:del w:id="930" w:author="Maximilian Schmitz" w:date="2015-06-17T19:42:00Z"/>
              <w:rFonts w:asciiTheme="minorHAnsi" w:eastAsiaTheme="minorEastAsia" w:hAnsiTheme="minorHAnsi" w:cstheme="minorBidi"/>
              <w:noProof/>
              <w:sz w:val="22"/>
              <w:szCs w:val="22"/>
            </w:rPr>
          </w:rPrChange>
        </w:rPr>
        <w:pPrChange w:id="931" w:author="Admin" w:date="2015-07-08T13:36:00Z">
          <w:pPr>
            <w:pStyle w:val="Verzeichnis2"/>
            <w:tabs>
              <w:tab w:val="left" w:pos="720"/>
              <w:tab w:val="right" w:leader="dot" w:pos="9062"/>
            </w:tabs>
          </w:pPr>
        </w:pPrChange>
      </w:pPr>
      <w:del w:id="932" w:author="Maximilian Schmitz" w:date="2015-06-17T19:42:00Z">
        <w:r w:rsidRPr="00EC1852" w:rsidDel="00915AB6">
          <w:rPr>
            <w:rPrChange w:id="933" w:author="Admin" w:date="2015-07-08T08:55:00Z">
              <w:rPr>
                <w:rStyle w:val="Hyperlink"/>
                <w:noProof/>
              </w:rPr>
            </w:rPrChange>
          </w:rPr>
          <w:delText>3.1</w:delText>
        </w:r>
        <w:r w:rsidRPr="00EC1852" w:rsidDel="00915AB6">
          <w:rPr>
            <w:rFonts w:eastAsiaTheme="minorEastAsia"/>
            <w:rPrChange w:id="934" w:author="Admin" w:date="2015-07-08T08:55:00Z">
              <w:rPr>
                <w:rFonts w:asciiTheme="minorHAnsi" w:eastAsiaTheme="minorEastAsia" w:hAnsiTheme="minorHAnsi" w:cstheme="minorBidi"/>
                <w:noProof/>
                <w:sz w:val="22"/>
                <w:szCs w:val="22"/>
              </w:rPr>
            </w:rPrChange>
          </w:rPr>
          <w:tab/>
        </w:r>
        <w:r w:rsidRPr="00EC1852" w:rsidDel="00915AB6">
          <w:rPr>
            <w:rPrChange w:id="935" w:author="Admin" w:date="2015-07-08T08:55:00Z">
              <w:rPr>
                <w:rStyle w:val="Hyperlink"/>
                <w:noProof/>
              </w:rPr>
            </w:rPrChange>
          </w:rPr>
          <w:delText>Einleitung</w:delText>
        </w:r>
        <w:r w:rsidRPr="00EC1852" w:rsidDel="00915AB6">
          <w:rPr>
            <w:webHidden/>
            <w:rPrChange w:id="936" w:author="Admin" w:date="2015-07-08T08:55:00Z">
              <w:rPr>
                <w:noProof/>
                <w:webHidden/>
              </w:rPr>
            </w:rPrChange>
          </w:rPr>
          <w:tab/>
          <w:delText>3</w:delText>
        </w:r>
        <w:bookmarkStart w:id="937" w:name="_Toc424109337"/>
        <w:bookmarkStart w:id="938" w:name="_Toc424119125"/>
        <w:bookmarkStart w:id="939" w:name="_Toc424132710"/>
        <w:bookmarkStart w:id="940" w:name="_Toc424147955"/>
        <w:bookmarkStart w:id="941" w:name="_Toc424149160"/>
        <w:bookmarkStart w:id="942" w:name="_Toc424149271"/>
        <w:bookmarkEnd w:id="937"/>
        <w:bookmarkEnd w:id="938"/>
        <w:bookmarkEnd w:id="939"/>
        <w:bookmarkEnd w:id="940"/>
        <w:bookmarkEnd w:id="941"/>
        <w:bookmarkEnd w:id="942"/>
      </w:del>
    </w:p>
    <w:p w14:paraId="67277EF8" w14:textId="77777777" w:rsidR="00487DC3" w:rsidRPr="00EC1852" w:rsidDel="00915AB6" w:rsidRDefault="00487DC3">
      <w:pPr>
        <w:pStyle w:val="berschrift1"/>
        <w:rPr>
          <w:del w:id="943" w:author="Maximilian Schmitz" w:date="2015-06-17T19:42:00Z"/>
          <w:rFonts w:eastAsiaTheme="minorEastAsia"/>
          <w:rPrChange w:id="944" w:author="Admin" w:date="2015-07-08T08:55:00Z">
            <w:rPr>
              <w:del w:id="945" w:author="Maximilian Schmitz" w:date="2015-06-17T19:42:00Z"/>
              <w:rFonts w:asciiTheme="minorHAnsi" w:eastAsiaTheme="minorEastAsia" w:hAnsiTheme="minorHAnsi" w:cstheme="minorBidi"/>
              <w:noProof/>
              <w:sz w:val="22"/>
              <w:szCs w:val="22"/>
            </w:rPr>
          </w:rPrChange>
        </w:rPr>
        <w:pPrChange w:id="946" w:author="Admin" w:date="2015-07-08T13:36:00Z">
          <w:pPr>
            <w:pStyle w:val="Verzeichnis2"/>
            <w:tabs>
              <w:tab w:val="left" w:pos="720"/>
              <w:tab w:val="right" w:leader="dot" w:pos="9062"/>
            </w:tabs>
          </w:pPr>
        </w:pPrChange>
      </w:pPr>
      <w:del w:id="947" w:author="Maximilian Schmitz" w:date="2015-06-17T19:42:00Z">
        <w:r w:rsidRPr="00EC1852" w:rsidDel="00915AB6">
          <w:rPr>
            <w:rPrChange w:id="948" w:author="Admin" w:date="2015-07-08T08:55:00Z">
              <w:rPr>
                <w:rStyle w:val="Hyperlink"/>
                <w:noProof/>
              </w:rPr>
            </w:rPrChange>
          </w:rPr>
          <w:delText>3.2</w:delText>
        </w:r>
        <w:r w:rsidRPr="00EC1852" w:rsidDel="00915AB6">
          <w:rPr>
            <w:rFonts w:eastAsiaTheme="minorEastAsia"/>
            <w:rPrChange w:id="949" w:author="Admin" w:date="2015-07-08T08:55:00Z">
              <w:rPr>
                <w:rFonts w:asciiTheme="minorHAnsi" w:eastAsiaTheme="minorEastAsia" w:hAnsiTheme="minorHAnsi" w:cstheme="minorBidi"/>
                <w:noProof/>
                <w:sz w:val="22"/>
                <w:szCs w:val="22"/>
              </w:rPr>
            </w:rPrChange>
          </w:rPr>
          <w:tab/>
        </w:r>
        <w:r w:rsidRPr="00EC1852" w:rsidDel="00915AB6">
          <w:rPr>
            <w:rPrChange w:id="950" w:author="Admin" w:date="2015-07-08T08:55:00Z">
              <w:rPr>
                <w:rStyle w:val="Hyperlink"/>
                <w:noProof/>
              </w:rPr>
            </w:rPrChange>
          </w:rPr>
          <w:delText>Game Engine</w:delText>
        </w:r>
        <w:r w:rsidRPr="00EC1852" w:rsidDel="00915AB6">
          <w:rPr>
            <w:webHidden/>
            <w:rPrChange w:id="951" w:author="Admin" w:date="2015-07-08T08:55:00Z">
              <w:rPr>
                <w:noProof/>
                <w:webHidden/>
              </w:rPr>
            </w:rPrChange>
          </w:rPr>
          <w:tab/>
          <w:delText>3</w:delText>
        </w:r>
        <w:bookmarkStart w:id="952" w:name="_Toc424109338"/>
        <w:bookmarkStart w:id="953" w:name="_Toc424119126"/>
        <w:bookmarkStart w:id="954" w:name="_Toc424132711"/>
        <w:bookmarkStart w:id="955" w:name="_Toc424147956"/>
        <w:bookmarkStart w:id="956" w:name="_Toc424149161"/>
        <w:bookmarkStart w:id="957" w:name="_Toc424149272"/>
        <w:bookmarkEnd w:id="952"/>
        <w:bookmarkEnd w:id="953"/>
        <w:bookmarkEnd w:id="954"/>
        <w:bookmarkEnd w:id="955"/>
        <w:bookmarkEnd w:id="956"/>
        <w:bookmarkEnd w:id="957"/>
      </w:del>
    </w:p>
    <w:p w14:paraId="713ED385" w14:textId="77777777" w:rsidR="00487DC3" w:rsidRPr="00EC1852" w:rsidDel="00915AB6" w:rsidRDefault="00487DC3">
      <w:pPr>
        <w:pStyle w:val="berschrift1"/>
        <w:rPr>
          <w:del w:id="958" w:author="Maximilian Schmitz" w:date="2015-06-17T19:42:00Z"/>
          <w:rFonts w:eastAsiaTheme="minorEastAsia"/>
          <w:rPrChange w:id="959" w:author="Admin" w:date="2015-07-08T08:55:00Z">
            <w:rPr>
              <w:del w:id="960" w:author="Maximilian Schmitz" w:date="2015-06-17T19:42:00Z"/>
              <w:rFonts w:asciiTheme="minorHAnsi" w:eastAsiaTheme="minorEastAsia" w:hAnsiTheme="minorHAnsi" w:cstheme="minorBidi"/>
              <w:noProof/>
              <w:sz w:val="22"/>
              <w:szCs w:val="22"/>
            </w:rPr>
          </w:rPrChange>
        </w:rPr>
        <w:pPrChange w:id="961" w:author="Admin" w:date="2015-07-08T13:36:00Z">
          <w:pPr>
            <w:pStyle w:val="Verzeichnis3"/>
            <w:tabs>
              <w:tab w:val="left" w:pos="1200"/>
              <w:tab w:val="right" w:leader="dot" w:pos="9062"/>
            </w:tabs>
          </w:pPr>
        </w:pPrChange>
      </w:pPr>
      <w:del w:id="962" w:author="Maximilian Schmitz" w:date="2015-06-17T19:42:00Z">
        <w:r w:rsidRPr="00EC1852" w:rsidDel="00915AB6">
          <w:rPr>
            <w:rPrChange w:id="963" w:author="Admin" w:date="2015-07-08T08:55:00Z">
              <w:rPr>
                <w:rStyle w:val="Hyperlink"/>
                <w:noProof/>
              </w:rPr>
            </w:rPrChange>
          </w:rPr>
          <w:delText>3.2.1</w:delText>
        </w:r>
        <w:r w:rsidRPr="00EC1852" w:rsidDel="00915AB6">
          <w:rPr>
            <w:rFonts w:eastAsiaTheme="minorEastAsia"/>
            <w:rPrChange w:id="964" w:author="Admin" w:date="2015-07-08T08:55:00Z">
              <w:rPr>
                <w:rFonts w:asciiTheme="minorHAnsi" w:eastAsiaTheme="minorEastAsia" w:hAnsiTheme="minorHAnsi" w:cstheme="minorBidi"/>
                <w:noProof/>
                <w:sz w:val="22"/>
                <w:szCs w:val="22"/>
              </w:rPr>
            </w:rPrChange>
          </w:rPr>
          <w:tab/>
        </w:r>
        <w:r w:rsidRPr="00EC1852" w:rsidDel="00915AB6">
          <w:rPr>
            <w:rPrChange w:id="965" w:author="Admin" w:date="2015-07-08T08:55:00Z">
              <w:rPr>
                <w:rStyle w:val="Hyperlink"/>
                <w:noProof/>
              </w:rPr>
            </w:rPrChange>
          </w:rPr>
          <w:delText>Grundsätzliches</w:delText>
        </w:r>
        <w:r w:rsidRPr="00EC1852" w:rsidDel="00915AB6">
          <w:rPr>
            <w:webHidden/>
            <w:rPrChange w:id="966" w:author="Admin" w:date="2015-07-08T08:55:00Z">
              <w:rPr>
                <w:noProof/>
                <w:webHidden/>
              </w:rPr>
            </w:rPrChange>
          </w:rPr>
          <w:tab/>
          <w:delText>3</w:delText>
        </w:r>
        <w:bookmarkStart w:id="967" w:name="_Toc424109339"/>
        <w:bookmarkStart w:id="968" w:name="_Toc424119127"/>
        <w:bookmarkStart w:id="969" w:name="_Toc424132712"/>
        <w:bookmarkStart w:id="970" w:name="_Toc424147957"/>
        <w:bookmarkStart w:id="971" w:name="_Toc424149162"/>
        <w:bookmarkStart w:id="972" w:name="_Toc424149273"/>
        <w:bookmarkEnd w:id="967"/>
        <w:bookmarkEnd w:id="968"/>
        <w:bookmarkEnd w:id="969"/>
        <w:bookmarkEnd w:id="970"/>
        <w:bookmarkEnd w:id="971"/>
        <w:bookmarkEnd w:id="972"/>
      </w:del>
    </w:p>
    <w:p w14:paraId="124596F2" w14:textId="77777777" w:rsidR="00487DC3" w:rsidRPr="00EC1852" w:rsidDel="00915AB6" w:rsidRDefault="00487DC3">
      <w:pPr>
        <w:pStyle w:val="berschrift1"/>
        <w:rPr>
          <w:del w:id="973" w:author="Maximilian Schmitz" w:date="2015-06-17T19:42:00Z"/>
          <w:rFonts w:eastAsiaTheme="minorEastAsia"/>
          <w:rPrChange w:id="974" w:author="Admin" w:date="2015-07-08T08:55:00Z">
            <w:rPr>
              <w:del w:id="975" w:author="Maximilian Schmitz" w:date="2015-06-17T19:42:00Z"/>
              <w:rFonts w:asciiTheme="minorHAnsi" w:eastAsiaTheme="minorEastAsia" w:hAnsiTheme="minorHAnsi" w:cstheme="minorBidi"/>
              <w:noProof/>
              <w:sz w:val="22"/>
              <w:szCs w:val="22"/>
            </w:rPr>
          </w:rPrChange>
        </w:rPr>
        <w:pPrChange w:id="976" w:author="Admin" w:date="2015-07-08T13:36:00Z">
          <w:pPr>
            <w:pStyle w:val="Verzeichnis3"/>
            <w:tabs>
              <w:tab w:val="left" w:pos="1200"/>
              <w:tab w:val="right" w:leader="dot" w:pos="9062"/>
            </w:tabs>
          </w:pPr>
        </w:pPrChange>
      </w:pPr>
      <w:del w:id="977" w:author="Maximilian Schmitz" w:date="2015-06-17T19:42:00Z">
        <w:r w:rsidRPr="00EC1852" w:rsidDel="00915AB6">
          <w:rPr>
            <w:rPrChange w:id="978" w:author="Admin" w:date="2015-07-08T08:55:00Z">
              <w:rPr>
                <w:rStyle w:val="Hyperlink"/>
                <w:noProof/>
              </w:rPr>
            </w:rPrChange>
          </w:rPr>
          <w:delText>3.2.2</w:delText>
        </w:r>
        <w:r w:rsidRPr="00EC1852" w:rsidDel="00915AB6">
          <w:rPr>
            <w:rFonts w:eastAsiaTheme="minorEastAsia"/>
            <w:rPrChange w:id="979" w:author="Admin" w:date="2015-07-08T08:55:00Z">
              <w:rPr>
                <w:rFonts w:asciiTheme="minorHAnsi" w:eastAsiaTheme="minorEastAsia" w:hAnsiTheme="minorHAnsi" w:cstheme="minorBidi"/>
                <w:noProof/>
                <w:sz w:val="22"/>
                <w:szCs w:val="22"/>
              </w:rPr>
            </w:rPrChange>
          </w:rPr>
          <w:tab/>
        </w:r>
        <w:r w:rsidRPr="00EC1852" w:rsidDel="00915AB6">
          <w:rPr>
            <w:rPrChange w:id="980" w:author="Admin" w:date="2015-07-08T08:55:00Z">
              <w:rPr>
                <w:rStyle w:val="Hyperlink"/>
                <w:noProof/>
              </w:rPr>
            </w:rPrChange>
          </w:rPr>
          <w:delText>Source Engine</w:delText>
        </w:r>
        <w:r w:rsidRPr="00EC1852" w:rsidDel="00915AB6">
          <w:rPr>
            <w:webHidden/>
            <w:rPrChange w:id="981" w:author="Admin" w:date="2015-07-08T08:55:00Z">
              <w:rPr>
                <w:noProof/>
                <w:webHidden/>
              </w:rPr>
            </w:rPrChange>
          </w:rPr>
          <w:tab/>
          <w:delText>3</w:delText>
        </w:r>
        <w:bookmarkStart w:id="982" w:name="_Toc424109340"/>
        <w:bookmarkStart w:id="983" w:name="_Toc424119128"/>
        <w:bookmarkStart w:id="984" w:name="_Toc424132713"/>
        <w:bookmarkStart w:id="985" w:name="_Toc424147958"/>
        <w:bookmarkStart w:id="986" w:name="_Toc424149163"/>
        <w:bookmarkStart w:id="987" w:name="_Toc424149274"/>
        <w:bookmarkEnd w:id="982"/>
        <w:bookmarkEnd w:id="983"/>
        <w:bookmarkEnd w:id="984"/>
        <w:bookmarkEnd w:id="985"/>
        <w:bookmarkEnd w:id="986"/>
        <w:bookmarkEnd w:id="987"/>
      </w:del>
    </w:p>
    <w:p w14:paraId="12BC7EAF" w14:textId="77777777" w:rsidR="00487DC3" w:rsidRPr="00EC1852" w:rsidDel="00915AB6" w:rsidRDefault="00487DC3">
      <w:pPr>
        <w:pStyle w:val="berschrift1"/>
        <w:rPr>
          <w:del w:id="988" w:author="Maximilian Schmitz" w:date="2015-06-17T19:42:00Z"/>
          <w:rFonts w:eastAsiaTheme="minorEastAsia"/>
          <w:rPrChange w:id="989" w:author="Admin" w:date="2015-07-08T08:55:00Z">
            <w:rPr>
              <w:del w:id="990" w:author="Maximilian Schmitz" w:date="2015-06-17T19:42:00Z"/>
              <w:rFonts w:asciiTheme="minorHAnsi" w:eastAsiaTheme="minorEastAsia" w:hAnsiTheme="minorHAnsi" w:cstheme="minorBidi"/>
              <w:noProof/>
              <w:sz w:val="22"/>
              <w:szCs w:val="22"/>
            </w:rPr>
          </w:rPrChange>
        </w:rPr>
        <w:pPrChange w:id="991" w:author="Admin" w:date="2015-07-08T13:36:00Z">
          <w:pPr>
            <w:pStyle w:val="Verzeichnis3"/>
            <w:tabs>
              <w:tab w:val="left" w:pos="1200"/>
              <w:tab w:val="right" w:leader="dot" w:pos="9062"/>
            </w:tabs>
          </w:pPr>
        </w:pPrChange>
      </w:pPr>
      <w:del w:id="992" w:author="Maximilian Schmitz" w:date="2015-06-17T19:42:00Z">
        <w:r w:rsidRPr="00EC1852" w:rsidDel="00915AB6">
          <w:rPr>
            <w:rPrChange w:id="993" w:author="Admin" w:date="2015-07-08T08:55:00Z">
              <w:rPr>
                <w:rStyle w:val="Hyperlink"/>
                <w:noProof/>
              </w:rPr>
            </w:rPrChange>
          </w:rPr>
          <w:delText>3.2.3</w:delText>
        </w:r>
        <w:r w:rsidRPr="00EC1852" w:rsidDel="00915AB6">
          <w:rPr>
            <w:rFonts w:eastAsiaTheme="minorEastAsia"/>
            <w:rPrChange w:id="994" w:author="Admin" w:date="2015-07-08T08:55:00Z">
              <w:rPr>
                <w:rFonts w:asciiTheme="minorHAnsi" w:eastAsiaTheme="minorEastAsia" w:hAnsiTheme="minorHAnsi" w:cstheme="minorBidi"/>
                <w:noProof/>
                <w:sz w:val="22"/>
                <w:szCs w:val="22"/>
              </w:rPr>
            </w:rPrChange>
          </w:rPr>
          <w:tab/>
        </w:r>
        <w:r w:rsidRPr="00EC1852" w:rsidDel="00915AB6">
          <w:rPr>
            <w:rPrChange w:id="995" w:author="Admin" w:date="2015-07-08T08:55:00Z">
              <w:rPr>
                <w:rStyle w:val="Hyperlink"/>
                <w:noProof/>
              </w:rPr>
            </w:rPrChange>
          </w:rPr>
          <w:delText>Unity</w:delText>
        </w:r>
        <w:r w:rsidRPr="00EC1852" w:rsidDel="00915AB6">
          <w:rPr>
            <w:webHidden/>
            <w:rPrChange w:id="996" w:author="Admin" w:date="2015-07-08T08:55:00Z">
              <w:rPr>
                <w:noProof/>
                <w:webHidden/>
              </w:rPr>
            </w:rPrChange>
          </w:rPr>
          <w:tab/>
          <w:delText>4</w:delText>
        </w:r>
        <w:bookmarkStart w:id="997" w:name="_Toc424109341"/>
        <w:bookmarkStart w:id="998" w:name="_Toc424119129"/>
        <w:bookmarkStart w:id="999" w:name="_Toc424132714"/>
        <w:bookmarkStart w:id="1000" w:name="_Toc424147959"/>
        <w:bookmarkStart w:id="1001" w:name="_Toc424149164"/>
        <w:bookmarkStart w:id="1002" w:name="_Toc424149275"/>
        <w:bookmarkEnd w:id="997"/>
        <w:bookmarkEnd w:id="998"/>
        <w:bookmarkEnd w:id="999"/>
        <w:bookmarkEnd w:id="1000"/>
        <w:bookmarkEnd w:id="1001"/>
        <w:bookmarkEnd w:id="1002"/>
      </w:del>
    </w:p>
    <w:p w14:paraId="6454BEF6" w14:textId="77777777" w:rsidR="00487DC3" w:rsidRPr="00EC1852" w:rsidDel="00915AB6" w:rsidRDefault="00487DC3">
      <w:pPr>
        <w:pStyle w:val="berschrift1"/>
        <w:rPr>
          <w:del w:id="1003" w:author="Maximilian Schmitz" w:date="2015-06-17T19:42:00Z"/>
          <w:rFonts w:eastAsiaTheme="minorEastAsia"/>
          <w:rPrChange w:id="1004" w:author="Admin" w:date="2015-07-08T08:55:00Z">
            <w:rPr>
              <w:del w:id="1005" w:author="Maximilian Schmitz" w:date="2015-06-17T19:42:00Z"/>
              <w:rFonts w:asciiTheme="minorHAnsi" w:eastAsiaTheme="minorEastAsia" w:hAnsiTheme="minorHAnsi" w:cstheme="minorBidi"/>
              <w:noProof/>
              <w:sz w:val="22"/>
              <w:szCs w:val="22"/>
            </w:rPr>
          </w:rPrChange>
        </w:rPr>
        <w:pPrChange w:id="1006" w:author="Admin" w:date="2015-07-08T13:36:00Z">
          <w:pPr>
            <w:pStyle w:val="Verzeichnis3"/>
            <w:tabs>
              <w:tab w:val="left" w:pos="1200"/>
              <w:tab w:val="right" w:leader="dot" w:pos="9062"/>
            </w:tabs>
          </w:pPr>
        </w:pPrChange>
      </w:pPr>
      <w:del w:id="1007" w:author="Maximilian Schmitz" w:date="2015-06-17T19:42:00Z">
        <w:r w:rsidRPr="00EC1852" w:rsidDel="00915AB6">
          <w:rPr>
            <w:rPrChange w:id="1008" w:author="Admin" w:date="2015-07-08T08:55:00Z">
              <w:rPr>
                <w:rStyle w:val="Hyperlink"/>
                <w:noProof/>
                <w:lang w:val="en-US"/>
              </w:rPr>
            </w:rPrChange>
          </w:rPr>
          <w:delText>3.2.4</w:delText>
        </w:r>
        <w:r w:rsidRPr="00EC1852" w:rsidDel="00915AB6">
          <w:rPr>
            <w:rFonts w:eastAsiaTheme="minorEastAsia"/>
            <w:rPrChange w:id="1009" w:author="Admin" w:date="2015-07-08T08:55:00Z">
              <w:rPr>
                <w:rFonts w:asciiTheme="minorHAnsi" w:eastAsiaTheme="minorEastAsia" w:hAnsiTheme="minorHAnsi" w:cstheme="minorBidi"/>
                <w:noProof/>
                <w:sz w:val="22"/>
                <w:szCs w:val="22"/>
              </w:rPr>
            </w:rPrChange>
          </w:rPr>
          <w:tab/>
        </w:r>
        <w:r w:rsidRPr="00EC1852" w:rsidDel="00915AB6">
          <w:rPr>
            <w:rPrChange w:id="1010" w:author="Admin" w:date="2015-07-08T08:55:00Z">
              <w:rPr>
                <w:rStyle w:val="Hyperlink"/>
                <w:noProof/>
                <w:lang w:val="en-US"/>
              </w:rPr>
            </w:rPrChange>
          </w:rPr>
          <w:delText>Unreal Engine 4</w:delText>
        </w:r>
        <w:r w:rsidRPr="00EC1852" w:rsidDel="00915AB6">
          <w:rPr>
            <w:webHidden/>
            <w:rPrChange w:id="1011" w:author="Admin" w:date="2015-07-08T08:55:00Z">
              <w:rPr>
                <w:noProof/>
                <w:webHidden/>
              </w:rPr>
            </w:rPrChange>
          </w:rPr>
          <w:tab/>
          <w:delText>4</w:delText>
        </w:r>
        <w:bookmarkStart w:id="1012" w:name="_Toc424109342"/>
        <w:bookmarkStart w:id="1013" w:name="_Toc424119130"/>
        <w:bookmarkStart w:id="1014" w:name="_Toc424132715"/>
        <w:bookmarkStart w:id="1015" w:name="_Toc424147960"/>
        <w:bookmarkStart w:id="1016" w:name="_Toc424149165"/>
        <w:bookmarkStart w:id="1017" w:name="_Toc424149276"/>
        <w:bookmarkEnd w:id="1012"/>
        <w:bookmarkEnd w:id="1013"/>
        <w:bookmarkEnd w:id="1014"/>
        <w:bookmarkEnd w:id="1015"/>
        <w:bookmarkEnd w:id="1016"/>
        <w:bookmarkEnd w:id="1017"/>
      </w:del>
    </w:p>
    <w:p w14:paraId="222ED6D5" w14:textId="77777777" w:rsidR="00487DC3" w:rsidRPr="00EC1852" w:rsidDel="00915AB6" w:rsidRDefault="00487DC3">
      <w:pPr>
        <w:pStyle w:val="berschrift1"/>
        <w:rPr>
          <w:del w:id="1018" w:author="Maximilian Schmitz" w:date="2015-06-17T19:42:00Z"/>
          <w:rFonts w:eastAsiaTheme="minorEastAsia"/>
          <w:rPrChange w:id="1019" w:author="Admin" w:date="2015-07-08T08:55:00Z">
            <w:rPr>
              <w:del w:id="1020" w:author="Maximilian Schmitz" w:date="2015-06-17T19:42:00Z"/>
              <w:rFonts w:asciiTheme="minorHAnsi" w:eastAsiaTheme="minorEastAsia" w:hAnsiTheme="minorHAnsi" w:cstheme="minorBidi"/>
              <w:noProof/>
              <w:sz w:val="22"/>
              <w:szCs w:val="22"/>
            </w:rPr>
          </w:rPrChange>
        </w:rPr>
        <w:pPrChange w:id="1021" w:author="Admin" w:date="2015-07-08T13:36:00Z">
          <w:pPr>
            <w:pStyle w:val="Verzeichnis3"/>
            <w:tabs>
              <w:tab w:val="left" w:pos="1200"/>
              <w:tab w:val="right" w:leader="dot" w:pos="9062"/>
            </w:tabs>
          </w:pPr>
        </w:pPrChange>
      </w:pPr>
      <w:del w:id="1022" w:author="Maximilian Schmitz" w:date="2015-06-17T19:42:00Z">
        <w:r w:rsidRPr="00EC1852" w:rsidDel="00915AB6">
          <w:rPr>
            <w:rPrChange w:id="1023" w:author="Admin" w:date="2015-07-08T08:55:00Z">
              <w:rPr>
                <w:rStyle w:val="Hyperlink"/>
                <w:noProof/>
              </w:rPr>
            </w:rPrChange>
          </w:rPr>
          <w:delText>3.2.5</w:delText>
        </w:r>
        <w:r w:rsidRPr="00EC1852" w:rsidDel="00915AB6">
          <w:rPr>
            <w:rFonts w:eastAsiaTheme="minorEastAsia"/>
            <w:rPrChange w:id="1024" w:author="Admin" w:date="2015-07-08T08:55:00Z">
              <w:rPr>
                <w:rFonts w:asciiTheme="minorHAnsi" w:eastAsiaTheme="minorEastAsia" w:hAnsiTheme="minorHAnsi" w:cstheme="minorBidi"/>
                <w:noProof/>
                <w:sz w:val="22"/>
                <w:szCs w:val="22"/>
              </w:rPr>
            </w:rPrChange>
          </w:rPr>
          <w:tab/>
        </w:r>
        <w:r w:rsidRPr="00EC1852" w:rsidDel="00915AB6">
          <w:rPr>
            <w:rPrChange w:id="1025" w:author="Admin" w:date="2015-07-08T08:55:00Z">
              <w:rPr>
                <w:rStyle w:val="Hyperlink"/>
                <w:noProof/>
              </w:rPr>
            </w:rPrChange>
          </w:rPr>
          <w:delText>Verwendung im Projekt</w:delText>
        </w:r>
        <w:r w:rsidRPr="00EC1852" w:rsidDel="00915AB6">
          <w:rPr>
            <w:webHidden/>
            <w:rPrChange w:id="1026" w:author="Admin" w:date="2015-07-08T08:55:00Z">
              <w:rPr>
                <w:noProof/>
                <w:webHidden/>
              </w:rPr>
            </w:rPrChange>
          </w:rPr>
          <w:tab/>
          <w:delText>5</w:delText>
        </w:r>
        <w:bookmarkStart w:id="1027" w:name="_Toc424109343"/>
        <w:bookmarkStart w:id="1028" w:name="_Toc424119131"/>
        <w:bookmarkStart w:id="1029" w:name="_Toc424132716"/>
        <w:bookmarkStart w:id="1030" w:name="_Toc424147961"/>
        <w:bookmarkStart w:id="1031" w:name="_Toc424149166"/>
        <w:bookmarkStart w:id="1032" w:name="_Toc424149277"/>
        <w:bookmarkEnd w:id="1027"/>
        <w:bookmarkEnd w:id="1028"/>
        <w:bookmarkEnd w:id="1029"/>
        <w:bookmarkEnd w:id="1030"/>
        <w:bookmarkEnd w:id="1031"/>
        <w:bookmarkEnd w:id="1032"/>
      </w:del>
    </w:p>
    <w:p w14:paraId="79F47FB1" w14:textId="77777777" w:rsidR="00487DC3" w:rsidRPr="00EC1852" w:rsidDel="00915AB6" w:rsidRDefault="00487DC3">
      <w:pPr>
        <w:pStyle w:val="berschrift1"/>
        <w:rPr>
          <w:del w:id="1033" w:author="Maximilian Schmitz" w:date="2015-06-17T19:42:00Z"/>
          <w:rFonts w:eastAsiaTheme="minorEastAsia"/>
          <w:rPrChange w:id="1034" w:author="Admin" w:date="2015-07-08T08:55:00Z">
            <w:rPr>
              <w:del w:id="1035" w:author="Maximilian Schmitz" w:date="2015-06-17T19:42:00Z"/>
              <w:rFonts w:asciiTheme="minorHAnsi" w:eastAsiaTheme="minorEastAsia" w:hAnsiTheme="minorHAnsi" w:cstheme="minorBidi"/>
              <w:noProof/>
              <w:sz w:val="22"/>
              <w:szCs w:val="22"/>
            </w:rPr>
          </w:rPrChange>
        </w:rPr>
        <w:pPrChange w:id="1036" w:author="Admin" w:date="2015-07-08T13:36:00Z">
          <w:pPr>
            <w:pStyle w:val="Verzeichnis2"/>
            <w:tabs>
              <w:tab w:val="left" w:pos="720"/>
              <w:tab w:val="right" w:leader="dot" w:pos="9062"/>
            </w:tabs>
          </w:pPr>
        </w:pPrChange>
      </w:pPr>
      <w:del w:id="1037" w:author="Maximilian Schmitz" w:date="2015-06-17T19:42:00Z">
        <w:r w:rsidRPr="00EC1852" w:rsidDel="00915AB6">
          <w:rPr>
            <w:rPrChange w:id="1038" w:author="Admin" w:date="2015-07-08T08:55:00Z">
              <w:rPr>
                <w:rStyle w:val="Hyperlink"/>
                <w:noProof/>
              </w:rPr>
            </w:rPrChange>
          </w:rPr>
          <w:delText>3.3</w:delText>
        </w:r>
        <w:r w:rsidRPr="00EC1852" w:rsidDel="00915AB6">
          <w:rPr>
            <w:rFonts w:eastAsiaTheme="minorEastAsia"/>
            <w:rPrChange w:id="1039" w:author="Admin" w:date="2015-07-08T08:55:00Z">
              <w:rPr>
                <w:rFonts w:asciiTheme="minorHAnsi" w:eastAsiaTheme="minorEastAsia" w:hAnsiTheme="minorHAnsi" w:cstheme="minorBidi"/>
                <w:noProof/>
                <w:sz w:val="22"/>
                <w:szCs w:val="22"/>
              </w:rPr>
            </w:rPrChange>
          </w:rPr>
          <w:tab/>
        </w:r>
        <w:r w:rsidRPr="00EC1852" w:rsidDel="00915AB6">
          <w:rPr>
            <w:rPrChange w:id="1040" w:author="Admin" w:date="2015-07-08T08:55:00Z">
              <w:rPr>
                <w:rStyle w:val="Hyperlink"/>
                <w:noProof/>
              </w:rPr>
            </w:rPrChange>
          </w:rPr>
          <w:delText>Scripting-Ansatz</w:delText>
        </w:r>
        <w:r w:rsidRPr="00EC1852" w:rsidDel="00915AB6">
          <w:rPr>
            <w:webHidden/>
            <w:rPrChange w:id="1041" w:author="Admin" w:date="2015-07-08T08:55:00Z">
              <w:rPr>
                <w:noProof/>
                <w:webHidden/>
              </w:rPr>
            </w:rPrChange>
          </w:rPr>
          <w:tab/>
          <w:delText>5</w:delText>
        </w:r>
        <w:bookmarkStart w:id="1042" w:name="_Toc424109344"/>
        <w:bookmarkStart w:id="1043" w:name="_Toc424119132"/>
        <w:bookmarkStart w:id="1044" w:name="_Toc424132717"/>
        <w:bookmarkStart w:id="1045" w:name="_Toc424147962"/>
        <w:bookmarkStart w:id="1046" w:name="_Toc424149167"/>
        <w:bookmarkStart w:id="1047" w:name="_Toc424149278"/>
        <w:bookmarkEnd w:id="1042"/>
        <w:bookmarkEnd w:id="1043"/>
        <w:bookmarkEnd w:id="1044"/>
        <w:bookmarkEnd w:id="1045"/>
        <w:bookmarkEnd w:id="1046"/>
        <w:bookmarkEnd w:id="1047"/>
      </w:del>
    </w:p>
    <w:p w14:paraId="33D3B318" w14:textId="77777777" w:rsidR="00487DC3" w:rsidRPr="00EC1852" w:rsidDel="00915AB6" w:rsidRDefault="00487DC3">
      <w:pPr>
        <w:pStyle w:val="berschrift1"/>
        <w:rPr>
          <w:del w:id="1048" w:author="Maximilian Schmitz" w:date="2015-06-17T19:42:00Z"/>
          <w:rFonts w:eastAsiaTheme="minorEastAsia"/>
          <w:rPrChange w:id="1049" w:author="Admin" w:date="2015-07-08T08:55:00Z">
            <w:rPr>
              <w:del w:id="1050" w:author="Maximilian Schmitz" w:date="2015-06-17T19:42:00Z"/>
              <w:rFonts w:asciiTheme="minorHAnsi" w:eastAsiaTheme="minorEastAsia" w:hAnsiTheme="minorHAnsi" w:cstheme="minorBidi"/>
              <w:noProof/>
              <w:sz w:val="22"/>
              <w:szCs w:val="22"/>
            </w:rPr>
          </w:rPrChange>
        </w:rPr>
        <w:pPrChange w:id="1051" w:author="Admin" w:date="2015-07-08T13:36:00Z">
          <w:pPr>
            <w:pStyle w:val="Verzeichnis3"/>
            <w:tabs>
              <w:tab w:val="left" w:pos="1200"/>
              <w:tab w:val="right" w:leader="dot" w:pos="9062"/>
            </w:tabs>
          </w:pPr>
        </w:pPrChange>
      </w:pPr>
      <w:del w:id="1052" w:author="Maximilian Schmitz" w:date="2015-06-17T19:42:00Z">
        <w:r w:rsidRPr="00EC1852" w:rsidDel="00915AB6">
          <w:rPr>
            <w:rPrChange w:id="1053" w:author="Admin" w:date="2015-07-08T08:55:00Z">
              <w:rPr>
                <w:rStyle w:val="Hyperlink"/>
                <w:noProof/>
              </w:rPr>
            </w:rPrChange>
          </w:rPr>
          <w:delText>3.3.1</w:delText>
        </w:r>
        <w:r w:rsidRPr="00EC1852" w:rsidDel="00915AB6">
          <w:rPr>
            <w:rFonts w:eastAsiaTheme="minorEastAsia"/>
            <w:rPrChange w:id="1054" w:author="Admin" w:date="2015-07-08T08:55:00Z">
              <w:rPr>
                <w:rFonts w:asciiTheme="minorHAnsi" w:eastAsiaTheme="minorEastAsia" w:hAnsiTheme="minorHAnsi" w:cstheme="minorBidi"/>
                <w:noProof/>
                <w:sz w:val="22"/>
                <w:szCs w:val="22"/>
              </w:rPr>
            </w:rPrChange>
          </w:rPr>
          <w:tab/>
        </w:r>
        <w:r w:rsidRPr="00EC1852" w:rsidDel="00915AB6">
          <w:rPr>
            <w:rPrChange w:id="1055" w:author="Admin" w:date="2015-07-08T08:55:00Z">
              <w:rPr>
                <w:rStyle w:val="Hyperlink"/>
                <w:noProof/>
              </w:rPr>
            </w:rPrChange>
          </w:rPr>
          <w:delText>Grundsätzliches</w:delText>
        </w:r>
        <w:r w:rsidRPr="00EC1852" w:rsidDel="00915AB6">
          <w:rPr>
            <w:webHidden/>
            <w:rPrChange w:id="1056" w:author="Admin" w:date="2015-07-08T08:55:00Z">
              <w:rPr>
                <w:noProof/>
                <w:webHidden/>
              </w:rPr>
            </w:rPrChange>
          </w:rPr>
          <w:tab/>
          <w:delText>5</w:delText>
        </w:r>
        <w:bookmarkStart w:id="1057" w:name="_Toc424109345"/>
        <w:bookmarkStart w:id="1058" w:name="_Toc424119133"/>
        <w:bookmarkStart w:id="1059" w:name="_Toc424132718"/>
        <w:bookmarkStart w:id="1060" w:name="_Toc424147963"/>
        <w:bookmarkStart w:id="1061" w:name="_Toc424149168"/>
        <w:bookmarkStart w:id="1062" w:name="_Toc424149279"/>
        <w:bookmarkEnd w:id="1057"/>
        <w:bookmarkEnd w:id="1058"/>
        <w:bookmarkEnd w:id="1059"/>
        <w:bookmarkEnd w:id="1060"/>
        <w:bookmarkEnd w:id="1061"/>
        <w:bookmarkEnd w:id="1062"/>
      </w:del>
    </w:p>
    <w:p w14:paraId="5B8A7B0E" w14:textId="77777777" w:rsidR="00487DC3" w:rsidRPr="00EC1852" w:rsidDel="00915AB6" w:rsidRDefault="00487DC3">
      <w:pPr>
        <w:pStyle w:val="berschrift1"/>
        <w:rPr>
          <w:del w:id="1063" w:author="Maximilian Schmitz" w:date="2015-06-17T19:42:00Z"/>
          <w:rFonts w:eastAsiaTheme="minorEastAsia"/>
          <w:rPrChange w:id="1064" w:author="Admin" w:date="2015-07-08T08:55:00Z">
            <w:rPr>
              <w:del w:id="1065" w:author="Maximilian Schmitz" w:date="2015-06-17T19:42:00Z"/>
              <w:rFonts w:asciiTheme="minorHAnsi" w:eastAsiaTheme="minorEastAsia" w:hAnsiTheme="minorHAnsi" w:cstheme="minorBidi"/>
              <w:noProof/>
              <w:sz w:val="22"/>
              <w:szCs w:val="22"/>
            </w:rPr>
          </w:rPrChange>
        </w:rPr>
        <w:pPrChange w:id="1066" w:author="Admin" w:date="2015-07-08T13:36:00Z">
          <w:pPr>
            <w:pStyle w:val="Verzeichnis3"/>
            <w:tabs>
              <w:tab w:val="left" w:pos="1200"/>
              <w:tab w:val="right" w:leader="dot" w:pos="9062"/>
            </w:tabs>
          </w:pPr>
        </w:pPrChange>
      </w:pPr>
      <w:del w:id="1067" w:author="Maximilian Schmitz" w:date="2015-06-17T19:42:00Z">
        <w:r w:rsidRPr="00EC1852" w:rsidDel="00915AB6">
          <w:rPr>
            <w:rPrChange w:id="1068" w:author="Admin" w:date="2015-07-08T08:55:00Z">
              <w:rPr>
                <w:rStyle w:val="Hyperlink"/>
                <w:noProof/>
              </w:rPr>
            </w:rPrChange>
          </w:rPr>
          <w:delText>3.3.2</w:delText>
        </w:r>
        <w:r w:rsidRPr="00EC1852" w:rsidDel="00915AB6">
          <w:rPr>
            <w:rFonts w:eastAsiaTheme="minorEastAsia"/>
            <w:rPrChange w:id="1069" w:author="Admin" w:date="2015-07-08T08:55:00Z">
              <w:rPr>
                <w:rFonts w:asciiTheme="minorHAnsi" w:eastAsiaTheme="minorEastAsia" w:hAnsiTheme="minorHAnsi" w:cstheme="minorBidi"/>
                <w:noProof/>
                <w:sz w:val="22"/>
                <w:szCs w:val="22"/>
              </w:rPr>
            </w:rPrChange>
          </w:rPr>
          <w:tab/>
        </w:r>
        <w:r w:rsidRPr="00EC1852" w:rsidDel="00915AB6">
          <w:rPr>
            <w:rPrChange w:id="1070" w:author="Admin" w:date="2015-07-08T08:55:00Z">
              <w:rPr>
                <w:rStyle w:val="Hyperlink"/>
                <w:noProof/>
              </w:rPr>
            </w:rPrChange>
          </w:rPr>
          <w:delText>Lua</w:delText>
        </w:r>
        <w:r w:rsidRPr="00EC1852" w:rsidDel="00915AB6">
          <w:rPr>
            <w:webHidden/>
            <w:rPrChange w:id="1071" w:author="Admin" w:date="2015-07-08T08:55:00Z">
              <w:rPr>
                <w:noProof/>
                <w:webHidden/>
              </w:rPr>
            </w:rPrChange>
          </w:rPr>
          <w:tab/>
          <w:delText>5</w:delText>
        </w:r>
        <w:bookmarkStart w:id="1072" w:name="_Toc424109346"/>
        <w:bookmarkStart w:id="1073" w:name="_Toc424119134"/>
        <w:bookmarkStart w:id="1074" w:name="_Toc424132719"/>
        <w:bookmarkStart w:id="1075" w:name="_Toc424147964"/>
        <w:bookmarkStart w:id="1076" w:name="_Toc424149169"/>
        <w:bookmarkStart w:id="1077" w:name="_Toc424149280"/>
        <w:bookmarkEnd w:id="1072"/>
        <w:bookmarkEnd w:id="1073"/>
        <w:bookmarkEnd w:id="1074"/>
        <w:bookmarkEnd w:id="1075"/>
        <w:bookmarkEnd w:id="1076"/>
        <w:bookmarkEnd w:id="1077"/>
      </w:del>
    </w:p>
    <w:p w14:paraId="6A9FB208" w14:textId="77777777" w:rsidR="00487DC3" w:rsidRPr="00EC1852" w:rsidDel="00915AB6" w:rsidRDefault="00487DC3">
      <w:pPr>
        <w:pStyle w:val="berschrift1"/>
        <w:rPr>
          <w:del w:id="1078" w:author="Maximilian Schmitz" w:date="2015-06-17T19:42:00Z"/>
          <w:rFonts w:eastAsiaTheme="minorEastAsia"/>
          <w:rPrChange w:id="1079" w:author="Admin" w:date="2015-07-08T08:55:00Z">
            <w:rPr>
              <w:del w:id="1080" w:author="Maximilian Schmitz" w:date="2015-06-17T19:42:00Z"/>
              <w:rFonts w:asciiTheme="minorHAnsi" w:eastAsiaTheme="minorEastAsia" w:hAnsiTheme="minorHAnsi" w:cstheme="minorBidi"/>
              <w:noProof/>
              <w:sz w:val="22"/>
              <w:szCs w:val="22"/>
            </w:rPr>
          </w:rPrChange>
        </w:rPr>
        <w:pPrChange w:id="1081" w:author="Admin" w:date="2015-07-08T13:36:00Z">
          <w:pPr>
            <w:pStyle w:val="Verzeichnis2"/>
            <w:tabs>
              <w:tab w:val="left" w:pos="720"/>
              <w:tab w:val="right" w:leader="dot" w:pos="9062"/>
            </w:tabs>
          </w:pPr>
        </w:pPrChange>
      </w:pPr>
      <w:del w:id="1082" w:author="Maximilian Schmitz" w:date="2015-06-17T19:42:00Z">
        <w:r w:rsidRPr="00EC1852" w:rsidDel="00915AB6">
          <w:rPr>
            <w:rPrChange w:id="1083" w:author="Admin" w:date="2015-07-08T08:55:00Z">
              <w:rPr>
                <w:rStyle w:val="Hyperlink"/>
                <w:noProof/>
              </w:rPr>
            </w:rPrChange>
          </w:rPr>
          <w:delText>3.4</w:delText>
        </w:r>
        <w:r w:rsidRPr="00EC1852" w:rsidDel="00915AB6">
          <w:rPr>
            <w:rFonts w:eastAsiaTheme="minorEastAsia"/>
            <w:rPrChange w:id="1084" w:author="Admin" w:date="2015-07-08T08:55:00Z">
              <w:rPr>
                <w:rFonts w:asciiTheme="minorHAnsi" w:eastAsiaTheme="minorEastAsia" w:hAnsiTheme="minorHAnsi" w:cstheme="minorBidi"/>
                <w:noProof/>
                <w:sz w:val="22"/>
                <w:szCs w:val="22"/>
              </w:rPr>
            </w:rPrChange>
          </w:rPr>
          <w:tab/>
        </w:r>
        <w:r w:rsidRPr="00EC1852" w:rsidDel="00915AB6">
          <w:rPr>
            <w:rPrChange w:id="1085" w:author="Admin" w:date="2015-07-08T08:55:00Z">
              <w:rPr>
                <w:rStyle w:val="Hyperlink"/>
                <w:noProof/>
              </w:rPr>
            </w:rPrChange>
          </w:rPr>
          <w:delText>Robo Cup</w:delText>
        </w:r>
        <w:r w:rsidR="00877FC2" w:rsidRPr="00EC1852" w:rsidDel="00915AB6">
          <w:rPr>
            <w:rPrChange w:id="1086" w:author="Admin" w:date="2015-07-08T08:55:00Z">
              <w:rPr>
                <w:rStyle w:val="Hyperlink"/>
                <w:noProof/>
              </w:rPr>
            </w:rPrChange>
          </w:rPr>
          <w:delText xml:space="preserve"> (Kurz Halten)</w:delText>
        </w:r>
        <w:r w:rsidRPr="00EC1852" w:rsidDel="00915AB6">
          <w:rPr>
            <w:webHidden/>
            <w:rPrChange w:id="1087" w:author="Admin" w:date="2015-07-08T08:55:00Z">
              <w:rPr>
                <w:noProof/>
                <w:webHidden/>
              </w:rPr>
            </w:rPrChange>
          </w:rPr>
          <w:tab/>
          <w:delText>6</w:delText>
        </w:r>
        <w:bookmarkStart w:id="1088" w:name="_Toc424109347"/>
        <w:bookmarkStart w:id="1089" w:name="_Toc424119135"/>
        <w:bookmarkStart w:id="1090" w:name="_Toc424132720"/>
        <w:bookmarkStart w:id="1091" w:name="_Toc424147965"/>
        <w:bookmarkStart w:id="1092" w:name="_Toc424149170"/>
        <w:bookmarkStart w:id="1093" w:name="_Toc424149281"/>
        <w:bookmarkEnd w:id="1088"/>
        <w:bookmarkEnd w:id="1089"/>
        <w:bookmarkEnd w:id="1090"/>
        <w:bookmarkEnd w:id="1091"/>
        <w:bookmarkEnd w:id="1092"/>
        <w:bookmarkEnd w:id="1093"/>
      </w:del>
    </w:p>
    <w:p w14:paraId="0B7DD6F8" w14:textId="77777777" w:rsidR="00487DC3" w:rsidRPr="00EC1852" w:rsidDel="00915AB6" w:rsidRDefault="00487DC3">
      <w:pPr>
        <w:pStyle w:val="berschrift1"/>
        <w:rPr>
          <w:del w:id="1094" w:author="Maximilian Schmitz" w:date="2015-06-17T19:42:00Z"/>
          <w:rFonts w:eastAsiaTheme="minorEastAsia"/>
          <w:rPrChange w:id="1095" w:author="Admin" w:date="2015-07-08T08:55:00Z">
            <w:rPr>
              <w:del w:id="1096" w:author="Maximilian Schmitz" w:date="2015-06-17T19:42:00Z"/>
              <w:rFonts w:asciiTheme="minorHAnsi" w:eastAsiaTheme="minorEastAsia" w:hAnsiTheme="minorHAnsi" w:cstheme="minorBidi"/>
              <w:noProof/>
              <w:sz w:val="22"/>
              <w:szCs w:val="22"/>
            </w:rPr>
          </w:rPrChange>
        </w:rPr>
        <w:pPrChange w:id="1097" w:author="Admin" w:date="2015-07-08T13:36:00Z">
          <w:pPr>
            <w:pStyle w:val="Verzeichnis2"/>
            <w:tabs>
              <w:tab w:val="left" w:pos="720"/>
              <w:tab w:val="right" w:leader="dot" w:pos="9062"/>
            </w:tabs>
          </w:pPr>
        </w:pPrChange>
      </w:pPr>
      <w:del w:id="1098" w:author="Maximilian Schmitz" w:date="2015-06-17T19:42:00Z">
        <w:r w:rsidRPr="00EC1852" w:rsidDel="00915AB6">
          <w:rPr>
            <w:rPrChange w:id="1099" w:author="Admin" w:date="2015-07-08T08:55:00Z">
              <w:rPr>
                <w:rStyle w:val="Hyperlink"/>
                <w:noProof/>
              </w:rPr>
            </w:rPrChange>
          </w:rPr>
          <w:delText>3.5</w:delText>
        </w:r>
        <w:r w:rsidRPr="00EC1852" w:rsidDel="00915AB6">
          <w:rPr>
            <w:rFonts w:eastAsiaTheme="minorEastAsia"/>
            <w:rPrChange w:id="1100" w:author="Admin" w:date="2015-07-08T08:55:00Z">
              <w:rPr>
                <w:rFonts w:asciiTheme="minorHAnsi" w:eastAsiaTheme="minorEastAsia" w:hAnsiTheme="minorHAnsi" w:cstheme="minorBidi"/>
                <w:noProof/>
                <w:sz w:val="22"/>
                <w:szCs w:val="22"/>
              </w:rPr>
            </w:rPrChange>
          </w:rPr>
          <w:tab/>
        </w:r>
        <w:r w:rsidRPr="00EC1852" w:rsidDel="00915AB6">
          <w:rPr>
            <w:rPrChange w:id="1101" w:author="Admin" w:date="2015-07-08T08:55:00Z">
              <w:rPr>
                <w:rStyle w:val="Hyperlink"/>
                <w:noProof/>
              </w:rPr>
            </w:rPrChange>
          </w:rPr>
          <w:delText>Künstliche Intelligenz</w:delText>
        </w:r>
        <w:r w:rsidRPr="00EC1852" w:rsidDel="00915AB6">
          <w:rPr>
            <w:webHidden/>
            <w:rPrChange w:id="1102" w:author="Admin" w:date="2015-07-08T08:55:00Z">
              <w:rPr>
                <w:noProof/>
                <w:webHidden/>
              </w:rPr>
            </w:rPrChange>
          </w:rPr>
          <w:tab/>
          <w:delText>7</w:delText>
        </w:r>
        <w:bookmarkStart w:id="1103" w:name="_Toc424109348"/>
        <w:bookmarkStart w:id="1104" w:name="_Toc424119136"/>
        <w:bookmarkStart w:id="1105" w:name="_Toc424132721"/>
        <w:bookmarkStart w:id="1106" w:name="_Toc424147966"/>
        <w:bookmarkStart w:id="1107" w:name="_Toc424149171"/>
        <w:bookmarkStart w:id="1108" w:name="_Toc424149282"/>
        <w:bookmarkEnd w:id="1103"/>
        <w:bookmarkEnd w:id="1104"/>
        <w:bookmarkEnd w:id="1105"/>
        <w:bookmarkEnd w:id="1106"/>
        <w:bookmarkEnd w:id="1107"/>
        <w:bookmarkEnd w:id="1108"/>
      </w:del>
    </w:p>
    <w:p w14:paraId="75AC9772" w14:textId="77777777" w:rsidR="00487DC3" w:rsidRPr="00EC1852" w:rsidDel="00915AB6" w:rsidRDefault="00487DC3">
      <w:pPr>
        <w:pStyle w:val="berschrift1"/>
        <w:rPr>
          <w:del w:id="1109" w:author="Maximilian Schmitz" w:date="2015-06-17T19:42:00Z"/>
          <w:rFonts w:eastAsiaTheme="minorEastAsia"/>
          <w:rPrChange w:id="1110" w:author="Admin" w:date="2015-07-08T08:55:00Z">
            <w:rPr>
              <w:del w:id="1111" w:author="Maximilian Schmitz" w:date="2015-06-17T19:42:00Z"/>
              <w:rFonts w:asciiTheme="minorHAnsi" w:eastAsiaTheme="minorEastAsia" w:hAnsiTheme="minorHAnsi" w:cstheme="minorBidi"/>
              <w:noProof/>
              <w:sz w:val="22"/>
              <w:szCs w:val="22"/>
            </w:rPr>
          </w:rPrChange>
        </w:rPr>
        <w:pPrChange w:id="1112" w:author="Admin" w:date="2015-07-08T13:36:00Z">
          <w:pPr>
            <w:pStyle w:val="Verzeichnis2"/>
            <w:tabs>
              <w:tab w:val="left" w:pos="720"/>
              <w:tab w:val="right" w:leader="dot" w:pos="9062"/>
            </w:tabs>
          </w:pPr>
        </w:pPrChange>
      </w:pPr>
      <w:del w:id="1113" w:author="Maximilian Schmitz" w:date="2015-06-17T19:42:00Z">
        <w:r w:rsidRPr="00EC1852" w:rsidDel="00915AB6">
          <w:rPr>
            <w:rPrChange w:id="1114" w:author="Admin" w:date="2015-07-08T08:55:00Z">
              <w:rPr>
                <w:rStyle w:val="Hyperlink"/>
                <w:noProof/>
              </w:rPr>
            </w:rPrChange>
          </w:rPr>
          <w:delText>3.6</w:delText>
        </w:r>
        <w:r w:rsidRPr="00EC1852" w:rsidDel="00915AB6">
          <w:rPr>
            <w:rFonts w:eastAsiaTheme="minorEastAsia"/>
            <w:rPrChange w:id="1115" w:author="Admin" w:date="2015-07-08T08:55:00Z">
              <w:rPr>
                <w:rFonts w:asciiTheme="minorHAnsi" w:eastAsiaTheme="minorEastAsia" w:hAnsiTheme="minorHAnsi" w:cstheme="minorBidi"/>
                <w:noProof/>
                <w:sz w:val="22"/>
                <w:szCs w:val="22"/>
              </w:rPr>
            </w:rPrChange>
          </w:rPr>
          <w:tab/>
        </w:r>
        <w:r w:rsidRPr="00EC1852" w:rsidDel="00915AB6">
          <w:rPr>
            <w:rPrChange w:id="1116" w:author="Admin" w:date="2015-07-08T08:55:00Z">
              <w:rPr>
                <w:rStyle w:val="Hyperlink"/>
                <w:noProof/>
              </w:rPr>
            </w:rPrChange>
          </w:rPr>
          <w:delText>Zusammenfassung</w:delText>
        </w:r>
        <w:r w:rsidRPr="00EC1852" w:rsidDel="00915AB6">
          <w:rPr>
            <w:webHidden/>
            <w:rPrChange w:id="1117" w:author="Admin" w:date="2015-07-08T08:55:00Z">
              <w:rPr>
                <w:noProof/>
                <w:webHidden/>
              </w:rPr>
            </w:rPrChange>
          </w:rPr>
          <w:tab/>
          <w:delText>9</w:delText>
        </w:r>
        <w:bookmarkStart w:id="1118" w:name="_Toc424109349"/>
        <w:bookmarkStart w:id="1119" w:name="_Toc424119137"/>
        <w:bookmarkStart w:id="1120" w:name="_Toc424132722"/>
        <w:bookmarkStart w:id="1121" w:name="_Toc424147967"/>
        <w:bookmarkStart w:id="1122" w:name="_Toc424149172"/>
        <w:bookmarkStart w:id="1123" w:name="_Toc424149283"/>
        <w:bookmarkEnd w:id="1118"/>
        <w:bookmarkEnd w:id="1119"/>
        <w:bookmarkEnd w:id="1120"/>
        <w:bookmarkEnd w:id="1121"/>
        <w:bookmarkEnd w:id="1122"/>
        <w:bookmarkEnd w:id="1123"/>
      </w:del>
    </w:p>
    <w:p w14:paraId="793AE8D2" w14:textId="77777777" w:rsidR="00487DC3" w:rsidRPr="00EC1852" w:rsidDel="00915AB6" w:rsidRDefault="00487DC3">
      <w:pPr>
        <w:pStyle w:val="berschrift1"/>
        <w:rPr>
          <w:del w:id="1124" w:author="Maximilian Schmitz" w:date="2015-06-17T19:42:00Z"/>
          <w:rFonts w:eastAsiaTheme="minorEastAsia"/>
          <w:rPrChange w:id="1125" w:author="Admin" w:date="2015-07-08T08:55:00Z">
            <w:rPr>
              <w:del w:id="1126" w:author="Maximilian Schmitz" w:date="2015-06-17T19:42:00Z"/>
              <w:rFonts w:asciiTheme="minorHAnsi" w:eastAsiaTheme="minorEastAsia" w:hAnsiTheme="minorHAnsi" w:cstheme="minorBidi"/>
              <w:b w:val="0"/>
              <w:noProof/>
              <w:sz w:val="22"/>
              <w:szCs w:val="22"/>
            </w:rPr>
          </w:rPrChange>
        </w:rPr>
        <w:pPrChange w:id="1127" w:author="Admin" w:date="2015-07-08T13:36:00Z">
          <w:pPr>
            <w:pStyle w:val="Verzeichnis1"/>
            <w:tabs>
              <w:tab w:val="left" w:pos="480"/>
              <w:tab w:val="right" w:leader="dot" w:pos="9062"/>
            </w:tabs>
          </w:pPr>
        </w:pPrChange>
      </w:pPr>
      <w:del w:id="1128" w:author="Maximilian Schmitz" w:date="2015-06-17T19:42:00Z">
        <w:r w:rsidRPr="00EC1852" w:rsidDel="00915AB6">
          <w:rPr>
            <w:rPrChange w:id="1129" w:author="Admin" w:date="2015-07-08T08:55:00Z">
              <w:rPr>
                <w:rStyle w:val="Hyperlink"/>
                <w:noProof/>
              </w:rPr>
            </w:rPrChange>
          </w:rPr>
          <w:delText>4</w:delText>
        </w:r>
        <w:r w:rsidRPr="00EC1852" w:rsidDel="00915AB6">
          <w:rPr>
            <w:rFonts w:eastAsiaTheme="minorEastAsia"/>
            <w:b w:val="0"/>
            <w:rPrChange w:id="1130" w:author="Admin" w:date="2015-07-08T08:55:00Z">
              <w:rPr>
                <w:rFonts w:asciiTheme="minorHAnsi" w:eastAsiaTheme="minorEastAsia" w:hAnsiTheme="minorHAnsi" w:cstheme="minorBidi"/>
                <w:b w:val="0"/>
                <w:noProof/>
                <w:sz w:val="22"/>
                <w:szCs w:val="22"/>
              </w:rPr>
            </w:rPrChange>
          </w:rPr>
          <w:tab/>
        </w:r>
        <w:r w:rsidRPr="00EC1852" w:rsidDel="00915AB6">
          <w:rPr>
            <w:rPrChange w:id="1131" w:author="Admin" w:date="2015-07-08T08:55:00Z">
              <w:rPr>
                <w:rStyle w:val="Hyperlink"/>
                <w:noProof/>
              </w:rPr>
            </w:rPrChange>
          </w:rPr>
          <w:delText>Planung / Struktur</w:delText>
        </w:r>
        <w:r w:rsidRPr="00EC1852" w:rsidDel="00915AB6">
          <w:rPr>
            <w:webHidden/>
            <w:rPrChange w:id="1132" w:author="Admin" w:date="2015-07-08T08:55:00Z">
              <w:rPr>
                <w:noProof/>
                <w:webHidden/>
              </w:rPr>
            </w:rPrChange>
          </w:rPr>
          <w:tab/>
          <w:delText>10</w:delText>
        </w:r>
        <w:bookmarkStart w:id="1133" w:name="_Toc424109350"/>
        <w:bookmarkStart w:id="1134" w:name="_Toc424119138"/>
        <w:bookmarkStart w:id="1135" w:name="_Toc424132723"/>
        <w:bookmarkStart w:id="1136" w:name="_Toc424147968"/>
        <w:bookmarkStart w:id="1137" w:name="_Toc424149173"/>
        <w:bookmarkStart w:id="1138" w:name="_Toc424149284"/>
        <w:bookmarkEnd w:id="1133"/>
        <w:bookmarkEnd w:id="1134"/>
        <w:bookmarkEnd w:id="1135"/>
        <w:bookmarkEnd w:id="1136"/>
        <w:bookmarkEnd w:id="1137"/>
        <w:bookmarkEnd w:id="1138"/>
      </w:del>
    </w:p>
    <w:p w14:paraId="6402BC98" w14:textId="77777777" w:rsidR="00487DC3" w:rsidRPr="00EC1852" w:rsidDel="00915AB6" w:rsidRDefault="00487DC3">
      <w:pPr>
        <w:pStyle w:val="berschrift1"/>
        <w:rPr>
          <w:del w:id="1139" w:author="Maximilian Schmitz" w:date="2015-06-17T19:42:00Z"/>
          <w:rFonts w:eastAsiaTheme="minorEastAsia"/>
          <w:rPrChange w:id="1140" w:author="Admin" w:date="2015-07-08T08:55:00Z">
            <w:rPr>
              <w:del w:id="1141" w:author="Maximilian Schmitz" w:date="2015-06-17T19:42:00Z"/>
              <w:rFonts w:asciiTheme="minorHAnsi" w:eastAsiaTheme="minorEastAsia" w:hAnsiTheme="minorHAnsi" w:cstheme="minorBidi"/>
              <w:noProof/>
              <w:sz w:val="22"/>
              <w:szCs w:val="22"/>
            </w:rPr>
          </w:rPrChange>
        </w:rPr>
        <w:pPrChange w:id="1142" w:author="Admin" w:date="2015-07-08T13:36:00Z">
          <w:pPr>
            <w:pStyle w:val="Verzeichnis2"/>
            <w:tabs>
              <w:tab w:val="left" w:pos="720"/>
              <w:tab w:val="right" w:leader="dot" w:pos="9062"/>
            </w:tabs>
          </w:pPr>
        </w:pPrChange>
      </w:pPr>
      <w:del w:id="1143" w:author="Maximilian Schmitz" w:date="2015-06-17T19:42:00Z">
        <w:r w:rsidRPr="00EC1852" w:rsidDel="00915AB6">
          <w:rPr>
            <w:rPrChange w:id="1144" w:author="Admin" w:date="2015-07-08T08:55:00Z">
              <w:rPr>
                <w:rStyle w:val="Hyperlink"/>
                <w:noProof/>
              </w:rPr>
            </w:rPrChange>
          </w:rPr>
          <w:delText>4.1</w:delText>
        </w:r>
        <w:r w:rsidRPr="00EC1852" w:rsidDel="00915AB6">
          <w:rPr>
            <w:rFonts w:eastAsiaTheme="minorEastAsia"/>
            <w:rPrChange w:id="1145" w:author="Admin" w:date="2015-07-08T08:55:00Z">
              <w:rPr>
                <w:rFonts w:asciiTheme="minorHAnsi" w:eastAsiaTheme="minorEastAsia" w:hAnsiTheme="minorHAnsi" w:cstheme="minorBidi"/>
                <w:noProof/>
                <w:sz w:val="22"/>
                <w:szCs w:val="22"/>
              </w:rPr>
            </w:rPrChange>
          </w:rPr>
          <w:tab/>
        </w:r>
        <w:r w:rsidRPr="00EC1852" w:rsidDel="00915AB6">
          <w:rPr>
            <w:rPrChange w:id="1146" w:author="Admin" w:date="2015-07-08T08:55:00Z">
              <w:rPr>
                <w:rStyle w:val="Hyperlink"/>
                <w:noProof/>
              </w:rPr>
            </w:rPrChange>
          </w:rPr>
          <w:delText>Projektmanagement</w:delText>
        </w:r>
        <w:r w:rsidRPr="00EC1852" w:rsidDel="00915AB6">
          <w:rPr>
            <w:webHidden/>
            <w:rPrChange w:id="1147" w:author="Admin" w:date="2015-07-08T08:55:00Z">
              <w:rPr>
                <w:noProof/>
                <w:webHidden/>
              </w:rPr>
            </w:rPrChange>
          </w:rPr>
          <w:tab/>
          <w:delText>10</w:delText>
        </w:r>
        <w:bookmarkStart w:id="1148" w:name="_Toc424109351"/>
        <w:bookmarkStart w:id="1149" w:name="_Toc424119139"/>
        <w:bookmarkStart w:id="1150" w:name="_Toc424132724"/>
        <w:bookmarkStart w:id="1151" w:name="_Toc424147969"/>
        <w:bookmarkStart w:id="1152" w:name="_Toc424149174"/>
        <w:bookmarkStart w:id="1153" w:name="_Toc424149285"/>
        <w:bookmarkEnd w:id="1148"/>
        <w:bookmarkEnd w:id="1149"/>
        <w:bookmarkEnd w:id="1150"/>
        <w:bookmarkEnd w:id="1151"/>
        <w:bookmarkEnd w:id="1152"/>
        <w:bookmarkEnd w:id="1153"/>
      </w:del>
    </w:p>
    <w:p w14:paraId="5809FA3E" w14:textId="77777777" w:rsidR="00487DC3" w:rsidRPr="00EC1852" w:rsidDel="00915AB6" w:rsidRDefault="00487DC3">
      <w:pPr>
        <w:pStyle w:val="berschrift1"/>
        <w:rPr>
          <w:del w:id="1154" w:author="Maximilian Schmitz" w:date="2015-06-17T19:42:00Z"/>
          <w:rFonts w:eastAsiaTheme="minorEastAsia"/>
          <w:rPrChange w:id="1155" w:author="Admin" w:date="2015-07-08T08:55:00Z">
            <w:rPr>
              <w:del w:id="1156" w:author="Maximilian Schmitz" w:date="2015-06-17T19:42:00Z"/>
              <w:rFonts w:asciiTheme="minorHAnsi" w:eastAsiaTheme="minorEastAsia" w:hAnsiTheme="minorHAnsi" w:cstheme="minorBidi"/>
              <w:noProof/>
              <w:sz w:val="22"/>
              <w:szCs w:val="22"/>
            </w:rPr>
          </w:rPrChange>
        </w:rPr>
        <w:pPrChange w:id="1157" w:author="Admin" w:date="2015-07-08T13:36:00Z">
          <w:pPr>
            <w:pStyle w:val="Verzeichnis2"/>
            <w:tabs>
              <w:tab w:val="left" w:pos="720"/>
              <w:tab w:val="right" w:leader="dot" w:pos="9062"/>
            </w:tabs>
          </w:pPr>
        </w:pPrChange>
      </w:pPr>
      <w:del w:id="1158" w:author="Maximilian Schmitz" w:date="2015-06-17T19:42:00Z">
        <w:r w:rsidRPr="00EC1852" w:rsidDel="00915AB6">
          <w:rPr>
            <w:rPrChange w:id="1159" w:author="Admin" w:date="2015-07-08T08:55:00Z">
              <w:rPr>
                <w:rStyle w:val="Hyperlink"/>
                <w:noProof/>
              </w:rPr>
            </w:rPrChange>
          </w:rPr>
          <w:delText>4.2</w:delText>
        </w:r>
        <w:r w:rsidRPr="00EC1852" w:rsidDel="00915AB6">
          <w:rPr>
            <w:rFonts w:eastAsiaTheme="minorEastAsia"/>
            <w:rPrChange w:id="1160" w:author="Admin" w:date="2015-07-08T08:55:00Z">
              <w:rPr>
                <w:rFonts w:asciiTheme="minorHAnsi" w:eastAsiaTheme="minorEastAsia" w:hAnsiTheme="minorHAnsi" w:cstheme="minorBidi"/>
                <w:noProof/>
                <w:sz w:val="22"/>
                <w:szCs w:val="22"/>
              </w:rPr>
            </w:rPrChange>
          </w:rPr>
          <w:tab/>
        </w:r>
        <w:r w:rsidRPr="00EC1852" w:rsidDel="00915AB6">
          <w:rPr>
            <w:rPrChange w:id="1161" w:author="Admin" w:date="2015-07-08T08:55:00Z">
              <w:rPr>
                <w:rStyle w:val="Hyperlink"/>
                <w:noProof/>
              </w:rPr>
            </w:rPrChange>
          </w:rPr>
          <w:delText>Analyse der Aufgabenstellung</w:delText>
        </w:r>
        <w:r w:rsidRPr="00EC1852" w:rsidDel="00915AB6">
          <w:rPr>
            <w:webHidden/>
            <w:rPrChange w:id="1162" w:author="Admin" w:date="2015-07-08T08:55:00Z">
              <w:rPr>
                <w:noProof/>
                <w:webHidden/>
              </w:rPr>
            </w:rPrChange>
          </w:rPr>
          <w:tab/>
          <w:delText>10</w:delText>
        </w:r>
        <w:bookmarkStart w:id="1163" w:name="_Toc424109352"/>
        <w:bookmarkStart w:id="1164" w:name="_Toc424119140"/>
        <w:bookmarkStart w:id="1165" w:name="_Toc424132725"/>
        <w:bookmarkStart w:id="1166" w:name="_Toc424147970"/>
        <w:bookmarkStart w:id="1167" w:name="_Toc424149175"/>
        <w:bookmarkStart w:id="1168" w:name="_Toc424149286"/>
        <w:bookmarkEnd w:id="1163"/>
        <w:bookmarkEnd w:id="1164"/>
        <w:bookmarkEnd w:id="1165"/>
        <w:bookmarkEnd w:id="1166"/>
        <w:bookmarkEnd w:id="1167"/>
        <w:bookmarkEnd w:id="1168"/>
      </w:del>
    </w:p>
    <w:p w14:paraId="11D2135D" w14:textId="77777777" w:rsidR="00487DC3" w:rsidRPr="00EC1852" w:rsidDel="00915AB6" w:rsidRDefault="00487DC3">
      <w:pPr>
        <w:pStyle w:val="berschrift1"/>
        <w:rPr>
          <w:del w:id="1169" w:author="Maximilian Schmitz" w:date="2015-06-17T19:42:00Z"/>
          <w:rFonts w:eastAsiaTheme="minorEastAsia"/>
          <w:rPrChange w:id="1170" w:author="Admin" w:date="2015-07-08T08:55:00Z">
            <w:rPr>
              <w:del w:id="1171" w:author="Maximilian Schmitz" w:date="2015-06-17T19:42:00Z"/>
              <w:rFonts w:asciiTheme="minorHAnsi" w:eastAsiaTheme="minorEastAsia" w:hAnsiTheme="minorHAnsi" w:cstheme="minorBidi"/>
              <w:noProof/>
              <w:sz w:val="22"/>
              <w:szCs w:val="22"/>
            </w:rPr>
          </w:rPrChange>
        </w:rPr>
        <w:pPrChange w:id="1172" w:author="Admin" w:date="2015-07-08T13:36:00Z">
          <w:pPr>
            <w:pStyle w:val="Verzeichnis3"/>
            <w:tabs>
              <w:tab w:val="left" w:pos="1200"/>
              <w:tab w:val="right" w:leader="dot" w:pos="9062"/>
            </w:tabs>
          </w:pPr>
        </w:pPrChange>
      </w:pPr>
      <w:del w:id="1173" w:author="Maximilian Schmitz" w:date="2015-06-17T19:42:00Z">
        <w:r w:rsidRPr="00EC1852" w:rsidDel="00915AB6">
          <w:rPr>
            <w:rPrChange w:id="1174" w:author="Admin" w:date="2015-07-08T08:55:00Z">
              <w:rPr>
                <w:rStyle w:val="Hyperlink"/>
                <w:noProof/>
              </w:rPr>
            </w:rPrChange>
          </w:rPr>
          <w:delText>4.2.1</w:delText>
        </w:r>
        <w:r w:rsidRPr="00EC1852" w:rsidDel="00915AB6">
          <w:rPr>
            <w:rFonts w:eastAsiaTheme="minorEastAsia"/>
            <w:rPrChange w:id="1175" w:author="Admin" w:date="2015-07-08T08:55:00Z">
              <w:rPr>
                <w:rFonts w:asciiTheme="minorHAnsi" w:eastAsiaTheme="minorEastAsia" w:hAnsiTheme="minorHAnsi" w:cstheme="minorBidi"/>
                <w:noProof/>
                <w:sz w:val="22"/>
                <w:szCs w:val="22"/>
              </w:rPr>
            </w:rPrChange>
          </w:rPr>
          <w:tab/>
        </w:r>
        <w:r w:rsidRPr="00EC1852" w:rsidDel="00915AB6">
          <w:rPr>
            <w:rPrChange w:id="1176" w:author="Admin" w:date="2015-07-08T08:55:00Z">
              <w:rPr>
                <w:rStyle w:val="Hyperlink"/>
                <w:noProof/>
              </w:rPr>
            </w:rPrChange>
          </w:rPr>
          <w:delText>Muss-Kriterien</w:delText>
        </w:r>
        <w:r w:rsidRPr="00EC1852" w:rsidDel="00915AB6">
          <w:rPr>
            <w:webHidden/>
            <w:rPrChange w:id="1177" w:author="Admin" w:date="2015-07-08T08:55:00Z">
              <w:rPr>
                <w:noProof/>
                <w:webHidden/>
              </w:rPr>
            </w:rPrChange>
          </w:rPr>
          <w:tab/>
          <w:delText>10</w:delText>
        </w:r>
        <w:bookmarkStart w:id="1178" w:name="_Toc424109353"/>
        <w:bookmarkStart w:id="1179" w:name="_Toc424119141"/>
        <w:bookmarkStart w:id="1180" w:name="_Toc424132726"/>
        <w:bookmarkStart w:id="1181" w:name="_Toc424147971"/>
        <w:bookmarkStart w:id="1182" w:name="_Toc424149176"/>
        <w:bookmarkStart w:id="1183" w:name="_Toc424149287"/>
        <w:bookmarkEnd w:id="1178"/>
        <w:bookmarkEnd w:id="1179"/>
        <w:bookmarkEnd w:id="1180"/>
        <w:bookmarkEnd w:id="1181"/>
        <w:bookmarkEnd w:id="1182"/>
        <w:bookmarkEnd w:id="1183"/>
      </w:del>
    </w:p>
    <w:p w14:paraId="433D8D68" w14:textId="77777777" w:rsidR="00487DC3" w:rsidRPr="00EC1852" w:rsidDel="00915AB6" w:rsidRDefault="00487DC3">
      <w:pPr>
        <w:pStyle w:val="berschrift1"/>
        <w:rPr>
          <w:del w:id="1184" w:author="Maximilian Schmitz" w:date="2015-06-17T19:42:00Z"/>
          <w:rFonts w:eastAsiaTheme="minorEastAsia"/>
          <w:rPrChange w:id="1185" w:author="Admin" w:date="2015-07-08T08:55:00Z">
            <w:rPr>
              <w:del w:id="1186" w:author="Maximilian Schmitz" w:date="2015-06-17T19:42:00Z"/>
              <w:rFonts w:asciiTheme="minorHAnsi" w:eastAsiaTheme="minorEastAsia" w:hAnsiTheme="minorHAnsi" w:cstheme="minorBidi"/>
              <w:noProof/>
              <w:sz w:val="22"/>
              <w:szCs w:val="22"/>
            </w:rPr>
          </w:rPrChange>
        </w:rPr>
        <w:pPrChange w:id="1187" w:author="Admin" w:date="2015-07-08T13:36:00Z">
          <w:pPr>
            <w:pStyle w:val="Verzeichnis3"/>
            <w:tabs>
              <w:tab w:val="left" w:pos="1200"/>
              <w:tab w:val="right" w:leader="dot" w:pos="9062"/>
            </w:tabs>
          </w:pPr>
        </w:pPrChange>
      </w:pPr>
      <w:del w:id="1188" w:author="Maximilian Schmitz" w:date="2015-06-17T19:42:00Z">
        <w:r w:rsidRPr="00EC1852" w:rsidDel="00915AB6">
          <w:rPr>
            <w:rPrChange w:id="1189" w:author="Admin" w:date="2015-07-08T08:55:00Z">
              <w:rPr>
                <w:rStyle w:val="Hyperlink"/>
                <w:noProof/>
              </w:rPr>
            </w:rPrChange>
          </w:rPr>
          <w:delText>4.2.2</w:delText>
        </w:r>
        <w:r w:rsidRPr="00EC1852" w:rsidDel="00915AB6">
          <w:rPr>
            <w:rFonts w:eastAsiaTheme="minorEastAsia"/>
            <w:rPrChange w:id="1190" w:author="Admin" w:date="2015-07-08T08:55:00Z">
              <w:rPr>
                <w:rFonts w:asciiTheme="minorHAnsi" w:eastAsiaTheme="minorEastAsia" w:hAnsiTheme="minorHAnsi" w:cstheme="minorBidi"/>
                <w:noProof/>
                <w:sz w:val="22"/>
                <w:szCs w:val="22"/>
              </w:rPr>
            </w:rPrChange>
          </w:rPr>
          <w:tab/>
        </w:r>
        <w:r w:rsidRPr="00EC1852" w:rsidDel="00915AB6">
          <w:rPr>
            <w:rPrChange w:id="1191" w:author="Admin" w:date="2015-07-08T08:55:00Z">
              <w:rPr>
                <w:rStyle w:val="Hyperlink"/>
                <w:noProof/>
              </w:rPr>
            </w:rPrChange>
          </w:rPr>
          <w:delText>Soll-Kriterien</w:delText>
        </w:r>
        <w:r w:rsidRPr="00EC1852" w:rsidDel="00915AB6">
          <w:rPr>
            <w:webHidden/>
            <w:rPrChange w:id="1192" w:author="Admin" w:date="2015-07-08T08:55:00Z">
              <w:rPr>
                <w:noProof/>
                <w:webHidden/>
              </w:rPr>
            </w:rPrChange>
          </w:rPr>
          <w:tab/>
          <w:delText>11</w:delText>
        </w:r>
        <w:bookmarkStart w:id="1193" w:name="_Toc424109354"/>
        <w:bookmarkStart w:id="1194" w:name="_Toc424119142"/>
        <w:bookmarkStart w:id="1195" w:name="_Toc424132727"/>
        <w:bookmarkStart w:id="1196" w:name="_Toc424147972"/>
        <w:bookmarkStart w:id="1197" w:name="_Toc424149177"/>
        <w:bookmarkStart w:id="1198" w:name="_Toc424149288"/>
        <w:bookmarkEnd w:id="1193"/>
        <w:bookmarkEnd w:id="1194"/>
        <w:bookmarkEnd w:id="1195"/>
        <w:bookmarkEnd w:id="1196"/>
        <w:bookmarkEnd w:id="1197"/>
        <w:bookmarkEnd w:id="1198"/>
      </w:del>
    </w:p>
    <w:p w14:paraId="2B66B895" w14:textId="77777777" w:rsidR="00487DC3" w:rsidRPr="00EC1852" w:rsidDel="00915AB6" w:rsidRDefault="00487DC3">
      <w:pPr>
        <w:pStyle w:val="berschrift1"/>
        <w:rPr>
          <w:del w:id="1199" w:author="Maximilian Schmitz" w:date="2015-06-17T19:42:00Z"/>
          <w:rFonts w:eastAsiaTheme="minorEastAsia"/>
          <w:rPrChange w:id="1200" w:author="Admin" w:date="2015-07-08T08:55:00Z">
            <w:rPr>
              <w:del w:id="1201" w:author="Maximilian Schmitz" w:date="2015-06-17T19:42:00Z"/>
              <w:rFonts w:asciiTheme="minorHAnsi" w:eastAsiaTheme="minorEastAsia" w:hAnsiTheme="minorHAnsi" w:cstheme="minorBidi"/>
              <w:noProof/>
              <w:sz w:val="22"/>
              <w:szCs w:val="22"/>
            </w:rPr>
          </w:rPrChange>
        </w:rPr>
        <w:pPrChange w:id="1202" w:author="Admin" w:date="2015-07-08T13:36:00Z">
          <w:pPr>
            <w:pStyle w:val="Verzeichnis3"/>
            <w:tabs>
              <w:tab w:val="left" w:pos="1200"/>
              <w:tab w:val="right" w:leader="dot" w:pos="9062"/>
            </w:tabs>
          </w:pPr>
        </w:pPrChange>
      </w:pPr>
      <w:del w:id="1203" w:author="Maximilian Schmitz" w:date="2015-06-17T19:42:00Z">
        <w:r w:rsidRPr="00EC1852" w:rsidDel="00915AB6">
          <w:rPr>
            <w:rPrChange w:id="1204" w:author="Admin" w:date="2015-07-08T08:55:00Z">
              <w:rPr>
                <w:rStyle w:val="Hyperlink"/>
                <w:noProof/>
              </w:rPr>
            </w:rPrChange>
          </w:rPr>
          <w:delText>4.2.3</w:delText>
        </w:r>
        <w:r w:rsidRPr="00EC1852" w:rsidDel="00915AB6">
          <w:rPr>
            <w:rFonts w:eastAsiaTheme="minorEastAsia"/>
            <w:rPrChange w:id="1205" w:author="Admin" w:date="2015-07-08T08:55:00Z">
              <w:rPr>
                <w:rFonts w:asciiTheme="minorHAnsi" w:eastAsiaTheme="minorEastAsia" w:hAnsiTheme="minorHAnsi" w:cstheme="minorBidi"/>
                <w:noProof/>
                <w:sz w:val="22"/>
                <w:szCs w:val="22"/>
              </w:rPr>
            </w:rPrChange>
          </w:rPr>
          <w:tab/>
        </w:r>
        <w:r w:rsidRPr="00EC1852" w:rsidDel="00915AB6">
          <w:rPr>
            <w:rPrChange w:id="1206" w:author="Admin" w:date="2015-07-08T08:55:00Z">
              <w:rPr>
                <w:rStyle w:val="Hyperlink"/>
                <w:noProof/>
              </w:rPr>
            </w:rPrChange>
          </w:rPr>
          <w:delText>Kann-Kriterien</w:delText>
        </w:r>
        <w:r w:rsidRPr="00EC1852" w:rsidDel="00915AB6">
          <w:rPr>
            <w:webHidden/>
            <w:rPrChange w:id="1207" w:author="Admin" w:date="2015-07-08T08:55:00Z">
              <w:rPr>
                <w:noProof/>
                <w:webHidden/>
              </w:rPr>
            </w:rPrChange>
          </w:rPr>
          <w:tab/>
          <w:delText>11</w:delText>
        </w:r>
        <w:bookmarkStart w:id="1208" w:name="_Toc424109355"/>
        <w:bookmarkStart w:id="1209" w:name="_Toc424119143"/>
        <w:bookmarkStart w:id="1210" w:name="_Toc424132728"/>
        <w:bookmarkStart w:id="1211" w:name="_Toc424147973"/>
        <w:bookmarkStart w:id="1212" w:name="_Toc424149178"/>
        <w:bookmarkStart w:id="1213" w:name="_Toc424149289"/>
        <w:bookmarkEnd w:id="1208"/>
        <w:bookmarkEnd w:id="1209"/>
        <w:bookmarkEnd w:id="1210"/>
        <w:bookmarkEnd w:id="1211"/>
        <w:bookmarkEnd w:id="1212"/>
        <w:bookmarkEnd w:id="1213"/>
      </w:del>
    </w:p>
    <w:p w14:paraId="1EC3F1E4" w14:textId="77777777" w:rsidR="00487DC3" w:rsidRPr="00EC1852" w:rsidDel="00915AB6" w:rsidRDefault="00487DC3">
      <w:pPr>
        <w:pStyle w:val="berschrift1"/>
        <w:rPr>
          <w:del w:id="1214" w:author="Maximilian Schmitz" w:date="2015-06-17T19:42:00Z"/>
          <w:rFonts w:eastAsiaTheme="minorEastAsia"/>
          <w:rPrChange w:id="1215" w:author="Admin" w:date="2015-07-08T08:55:00Z">
            <w:rPr>
              <w:del w:id="1216" w:author="Maximilian Schmitz" w:date="2015-06-17T19:42:00Z"/>
              <w:rFonts w:asciiTheme="minorHAnsi" w:eastAsiaTheme="minorEastAsia" w:hAnsiTheme="minorHAnsi" w:cstheme="minorBidi"/>
              <w:noProof/>
              <w:sz w:val="22"/>
              <w:szCs w:val="22"/>
            </w:rPr>
          </w:rPrChange>
        </w:rPr>
        <w:pPrChange w:id="1217" w:author="Admin" w:date="2015-07-08T13:36:00Z">
          <w:pPr>
            <w:pStyle w:val="Verzeichnis3"/>
            <w:tabs>
              <w:tab w:val="left" w:pos="1200"/>
              <w:tab w:val="right" w:leader="dot" w:pos="9062"/>
            </w:tabs>
          </w:pPr>
        </w:pPrChange>
      </w:pPr>
      <w:del w:id="1218" w:author="Maximilian Schmitz" w:date="2015-06-17T19:42:00Z">
        <w:r w:rsidRPr="00EC1852" w:rsidDel="00915AB6">
          <w:rPr>
            <w:rPrChange w:id="1219" w:author="Admin" w:date="2015-07-08T08:55:00Z">
              <w:rPr>
                <w:rStyle w:val="Hyperlink"/>
                <w:noProof/>
              </w:rPr>
            </w:rPrChange>
          </w:rPr>
          <w:delText>4.2.4</w:delText>
        </w:r>
        <w:r w:rsidRPr="00EC1852" w:rsidDel="00915AB6">
          <w:rPr>
            <w:rFonts w:eastAsiaTheme="minorEastAsia"/>
            <w:rPrChange w:id="1220" w:author="Admin" w:date="2015-07-08T08:55:00Z">
              <w:rPr>
                <w:rFonts w:asciiTheme="minorHAnsi" w:eastAsiaTheme="minorEastAsia" w:hAnsiTheme="minorHAnsi" w:cstheme="minorBidi"/>
                <w:noProof/>
                <w:sz w:val="22"/>
                <w:szCs w:val="22"/>
              </w:rPr>
            </w:rPrChange>
          </w:rPr>
          <w:tab/>
        </w:r>
        <w:r w:rsidRPr="00EC1852" w:rsidDel="00915AB6">
          <w:rPr>
            <w:rPrChange w:id="1221" w:author="Admin" w:date="2015-07-08T08:55:00Z">
              <w:rPr>
                <w:rStyle w:val="Hyperlink"/>
                <w:noProof/>
              </w:rPr>
            </w:rPrChange>
          </w:rPr>
          <w:delText>Analyse der Kriterien</w:delText>
        </w:r>
        <w:r w:rsidRPr="00EC1852" w:rsidDel="00915AB6">
          <w:rPr>
            <w:webHidden/>
            <w:rPrChange w:id="1222" w:author="Admin" w:date="2015-07-08T08:55:00Z">
              <w:rPr>
                <w:noProof/>
                <w:webHidden/>
              </w:rPr>
            </w:rPrChange>
          </w:rPr>
          <w:tab/>
          <w:delText>11</w:delText>
        </w:r>
        <w:bookmarkStart w:id="1223" w:name="_Toc424109356"/>
        <w:bookmarkStart w:id="1224" w:name="_Toc424119144"/>
        <w:bookmarkStart w:id="1225" w:name="_Toc424132729"/>
        <w:bookmarkStart w:id="1226" w:name="_Toc424147974"/>
        <w:bookmarkStart w:id="1227" w:name="_Toc424149179"/>
        <w:bookmarkStart w:id="1228" w:name="_Toc424149290"/>
        <w:bookmarkEnd w:id="1223"/>
        <w:bookmarkEnd w:id="1224"/>
        <w:bookmarkEnd w:id="1225"/>
        <w:bookmarkEnd w:id="1226"/>
        <w:bookmarkEnd w:id="1227"/>
        <w:bookmarkEnd w:id="1228"/>
      </w:del>
    </w:p>
    <w:p w14:paraId="5E236F6C" w14:textId="77777777" w:rsidR="00487DC3" w:rsidRPr="00EC1852" w:rsidDel="00915AB6" w:rsidRDefault="00487DC3">
      <w:pPr>
        <w:pStyle w:val="berschrift1"/>
        <w:rPr>
          <w:del w:id="1229" w:author="Maximilian Schmitz" w:date="2015-06-17T19:42:00Z"/>
          <w:rFonts w:eastAsiaTheme="minorEastAsia"/>
          <w:rPrChange w:id="1230" w:author="Admin" w:date="2015-07-08T08:55:00Z">
            <w:rPr>
              <w:del w:id="1231" w:author="Maximilian Schmitz" w:date="2015-06-17T19:42:00Z"/>
              <w:rFonts w:asciiTheme="minorHAnsi" w:eastAsiaTheme="minorEastAsia" w:hAnsiTheme="minorHAnsi" w:cstheme="minorBidi"/>
              <w:noProof/>
              <w:sz w:val="22"/>
              <w:szCs w:val="22"/>
            </w:rPr>
          </w:rPrChange>
        </w:rPr>
        <w:pPrChange w:id="1232" w:author="Admin" w:date="2015-07-08T13:36:00Z">
          <w:pPr>
            <w:pStyle w:val="Verzeichnis2"/>
            <w:tabs>
              <w:tab w:val="left" w:pos="720"/>
              <w:tab w:val="right" w:leader="dot" w:pos="9062"/>
            </w:tabs>
          </w:pPr>
        </w:pPrChange>
      </w:pPr>
      <w:del w:id="1233" w:author="Maximilian Schmitz" w:date="2015-06-17T19:42:00Z">
        <w:r w:rsidRPr="00EC1852" w:rsidDel="00915AB6">
          <w:rPr>
            <w:rPrChange w:id="1234" w:author="Admin" w:date="2015-07-08T08:55:00Z">
              <w:rPr>
                <w:rStyle w:val="Hyperlink"/>
                <w:noProof/>
              </w:rPr>
            </w:rPrChange>
          </w:rPr>
          <w:delText>4.3</w:delText>
        </w:r>
        <w:r w:rsidRPr="00EC1852" w:rsidDel="00915AB6">
          <w:rPr>
            <w:rFonts w:eastAsiaTheme="minorEastAsia"/>
            <w:rPrChange w:id="1235" w:author="Admin" w:date="2015-07-08T08:55:00Z">
              <w:rPr>
                <w:rFonts w:asciiTheme="minorHAnsi" w:eastAsiaTheme="minorEastAsia" w:hAnsiTheme="minorHAnsi" w:cstheme="minorBidi"/>
                <w:noProof/>
                <w:sz w:val="22"/>
                <w:szCs w:val="22"/>
              </w:rPr>
            </w:rPrChange>
          </w:rPr>
          <w:tab/>
        </w:r>
        <w:r w:rsidRPr="00EC1852" w:rsidDel="00915AB6">
          <w:rPr>
            <w:rPrChange w:id="1236" w:author="Admin" w:date="2015-07-08T08:55:00Z">
              <w:rPr>
                <w:rStyle w:val="Hyperlink"/>
                <w:noProof/>
              </w:rPr>
            </w:rPrChange>
          </w:rPr>
          <w:delText>Architektur</w:delText>
        </w:r>
        <w:r w:rsidRPr="00EC1852" w:rsidDel="00915AB6">
          <w:rPr>
            <w:webHidden/>
            <w:rPrChange w:id="1237" w:author="Admin" w:date="2015-07-08T08:55:00Z">
              <w:rPr>
                <w:noProof/>
                <w:webHidden/>
              </w:rPr>
            </w:rPrChange>
          </w:rPr>
          <w:tab/>
          <w:delText>12</w:delText>
        </w:r>
        <w:bookmarkStart w:id="1238" w:name="_Toc424109357"/>
        <w:bookmarkStart w:id="1239" w:name="_Toc424119145"/>
        <w:bookmarkStart w:id="1240" w:name="_Toc424132730"/>
        <w:bookmarkStart w:id="1241" w:name="_Toc424147975"/>
        <w:bookmarkStart w:id="1242" w:name="_Toc424149180"/>
        <w:bookmarkStart w:id="1243" w:name="_Toc424149291"/>
        <w:bookmarkEnd w:id="1238"/>
        <w:bookmarkEnd w:id="1239"/>
        <w:bookmarkEnd w:id="1240"/>
        <w:bookmarkEnd w:id="1241"/>
        <w:bookmarkEnd w:id="1242"/>
        <w:bookmarkEnd w:id="1243"/>
      </w:del>
    </w:p>
    <w:p w14:paraId="107679E6" w14:textId="77777777" w:rsidR="00487DC3" w:rsidRPr="00EC1852" w:rsidDel="00915AB6" w:rsidRDefault="00487DC3">
      <w:pPr>
        <w:pStyle w:val="berschrift1"/>
        <w:rPr>
          <w:del w:id="1244" w:author="Maximilian Schmitz" w:date="2015-06-17T19:42:00Z"/>
          <w:rFonts w:eastAsiaTheme="minorEastAsia"/>
          <w:rPrChange w:id="1245" w:author="Admin" w:date="2015-07-08T08:55:00Z">
            <w:rPr>
              <w:del w:id="1246" w:author="Maximilian Schmitz" w:date="2015-06-17T19:42:00Z"/>
              <w:rFonts w:asciiTheme="minorHAnsi" w:eastAsiaTheme="minorEastAsia" w:hAnsiTheme="minorHAnsi" w:cstheme="minorBidi"/>
              <w:b w:val="0"/>
              <w:noProof/>
              <w:sz w:val="22"/>
              <w:szCs w:val="22"/>
            </w:rPr>
          </w:rPrChange>
        </w:rPr>
        <w:pPrChange w:id="1247" w:author="Admin" w:date="2015-07-08T13:36:00Z">
          <w:pPr>
            <w:pStyle w:val="Verzeichnis1"/>
            <w:tabs>
              <w:tab w:val="left" w:pos="480"/>
              <w:tab w:val="right" w:leader="dot" w:pos="9062"/>
            </w:tabs>
          </w:pPr>
        </w:pPrChange>
      </w:pPr>
      <w:del w:id="1248" w:author="Maximilian Schmitz" w:date="2015-06-17T19:42:00Z">
        <w:r w:rsidRPr="00EC1852" w:rsidDel="00915AB6">
          <w:rPr>
            <w:rPrChange w:id="1249" w:author="Admin" w:date="2015-07-08T08:55:00Z">
              <w:rPr>
                <w:rStyle w:val="Hyperlink"/>
                <w:noProof/>
              </w:rPr>
            </w:rPrChange>
          </w:rPr>
          <w:delText>5</w:delText>
        </w:r>
        <w:r w:rsidRPr="00EC1852" w:rsidDel="00915AB6">
          <w:rPr>
            <w:rFonts w:eastAsiaTheme="minorEastAsia"/>
            <w:b w:val="0"/>
            <w:rPrChange w:id="1250" w:author="Admin" w:date="2015-07-08T08:55:00Z">
              <w:rPr>
                <w:rFonts w:asciiTheme="minorHAnsi" w:eastAsiaTheme="minorEastAsia" w:hAnsiTheme="minorHAnsi" w:cstheme="minorBidi"/>
                <w:b w:val="0"/>
                <w:noProof/>
                <w:sz w:val="22"/>
                <w:szCs w:val="22"/>
              </w:rPr>
            </w:rPrChange>
          </w:rPr>
          <w:tab/>
        </w:r>
        <w:r w:rsidRPr="00EC1852" w:rsidDel="00915AB6">
          <w:rPr>
            <w:rPrChange w:id="1251" w:author="Admin" w:date="2015-07-08T08:55:00Z">
              <w:rPr>
                <w:rStyle w:val="Hyperlink"/>
                <w:noProof/>
              </w:rPr>
            </w:rPrChange>
          </w:rPr>
          <w:delText>Umsetzung</w:delText>
        </w:r>
        <w:r w:rsidRPr="00EC1852" w:rsidDel="00915AB6">
          <w:rPr>
            <w:webHidden/>
            <w:rPrChange w:id="1252" w:author="Admin" w:date="2015-07-08T08:55:00Z">
              <w:rPr>
                <w:noProof/>
                <w:webHidden/>
              </w:rPr>
            </w:rPrChange>
          </w:rPr>
          <w:tab/>
          <w:delText>14</w:delText>
        </w:r>
        <w:bookmarkStart w:id="1253" w:name="_Toc424109358"/>
        <w:bookmarkStart w:id="1254" w:name="_Toc424119146"/>
        <w:bookmarkStart w:id="1255" w:name="_Toc424132731"/>
        <w:bookmarkStart w:id="1256" w:name="_Toc424147976"/>
        <w:bookmarkStart w:id="1257" w:name="_Toc424149181"/>
        <w:bookmarkStart w:id="1258" w:name="_Toc424149292"/>
        <w:bookmarkEnd w:id="1253"/>
        <w:bookmarkEnd w:id="1254"/>
        <w:bookmarkEnd w:id="1255"/>
        <w:bookmarkEnd w:id="1256"/>
        <w:bookmarkEnd w:id="1257"/>
        <w:bookmarkEnd w:id="1258"/>
      </w:del>
    </w:p>
    <w:p w14:paraId="2C2F231B" w14:textId="77777777" w:rsidR="00487DC3" w:rsidRPr="00EC1852" w:rsidDel="00915AB6" w:rsidRDefault="00487DC3">
      <w:pPr>
        <w:pStyle w:val="berschrift1"/>
        <w:rPr>
          <w:del w:id="1259" w:author="Maximilian Schmitz" w:date="2015-06-17T19:42:00Z"/>
          <w:rFonts w:eastAsiaTheme="minorEastAsia"/>
          <w:rPrChange w:id="1260" w:author="Admin" w:date="2015-07-08T08:55:00Z">
            <w:rPr>
              <w:del w:id="1261" w:author="Maximilian Schmitz" w:date="2015-06-17T19:42:00Z"/>
              <w:rFonts w:asciiTheme="minorHAnsi" w:eastAsiaTheme="minorEastAsia" w:hAnsiTheme="minorHAnsi" w:cstheme="minorBidi"/>
              <w:noProof/>
              <w:sz w:val="22"/>
              <w:szCs w:val="22"/>
            </w:rPr>
          </w:rPrChange>
        </w:rPr>
        <w:pPrChange w:id="1262" w:author="Admin" w:date="2015-07-08T13:36:00Z">
          <w:pPr>
            <w:pStyle w:val="Verzeichnis2"/>
            <w:tabs>
              <w:tab w:val="left" w:pos="720"/>
              <w:tab w:val="right" w:leader="dot" w:pos="9062"/>
            </w:tabs>
          </w:pPr>
        </w:pPrChange>
      </w:pPr>
      <w:del w:id="1263" w:author="Maximilian Schmitz" w:date="2015-06-17T19:42:00Z">
        <w:r w:rsidRPr="00EC1852" w:rsidDel="00915AB6">
          <w:rPr>
            <w:rPrChange w:id="1264" w:author="Admin" w:date="2015-07-08T08:55:00Z">
              <w:rPr>
                <w:rStyle w:val="Hyperlink"/>
                <w:noProof/>
              </w:rPr>
            </w:rPrChange>
          </w:rPr>
          <w:delText>5.1</w:delText>
        </w:r>
        <w:r w:rsidRPr="00EC1852" w:rsidDel="00915AB6">
          <w:rPr>
            <w:rFonts w:eastAsiaTheme="minorEastAsia"/>
            <w:rPrChange w:id="1265" w:author="Admin" w:date="2015-07-08T08:55:00Z">
              <w:rPr>
                <w:rFonts w:asciiTheme="minorHAnsi" w:eastAsiaTheme="minorEastAsia" w:hAnsiTheme="minorHAnsi" w:cstheme="minorBidi"/>
                <w:noProof/>
                <w:sz w:val="22"/>
                <w:szCs w:val="22"/>
              </w:rPr>
            </w:rPrChange>
          </w:rPr>
          <w:tab/>
        </w:r>
        <w:r w:rsidRPr="00EC1852" w:rsidDel="00915AB6">
          <w:rPr>
            <w:rPrChange w:id="1266" w:author="Admin" w:date="2015-07-08T08:55:00Z">
              <w:rPr>
                <w:rStyle w:val="Hyperlink"/>
                <w:noProof/>
              </w:rPr>
            </w:rPrChange>
          </w:rPr>
          <w:delText>Umsetzung der Simulationsumgebung</w:delText>
        </w:r>
        <w:r w:rsidRPr="00EC1852" w:rsidDel="00915AB6">
          <w:rPr>
            <w:webHidden/>
            <w:rPrChange w:id="1267" w:author="Admin" w:date="2015-07-08T08:55:00Z">
              <w:rPr>
                <w:noProof/>
                <w:webHidden/>
              </w:rPr>
            </w:rPrChange>
          </w:rPr>
          <w:tab/>
          <w:delText>14</w:delText>
        </w:r>
        <w:bookmarkStart w:id="1268" w:name="_Toc424109359"/>
        <w:bookmarkStart w:id="1269" w:name="_Toc424119147"/>
        <w:bookmarkStart w:id="1270" w:name="_Toc424132732"/>
        <w:bookmarkStart w:id="1271" w:name="_Toc424147977"/>
        <w:bookmarkStart w:id="1272" w:name="_Toc424149182"/>
        <w:bookmarkStart w:id="1273" w:name="_Toc424149293"/>
        <w:bookmarkEnd w:id="1268"/>
        <w:bookmarkEnd w:id="1269"/>
        <w:bookmarkEnd w:id="1270"/>
        <w:bookmarkEnd w:id="1271"/>
        <w:bookmarkEnd w:id="1272"/>
        <w:bookmarkEnd w:id="1273"/>
      </w:del>
    </w:p>
    <w:p w14:paraId="27627F47" w14:textId="77777777" w:rsidR="00487DC3" w:rsidRPr="00EC1852" w:rsidDel="00915AB6" w:rsidRDefault="00487DC3">
      <w:pPr>
        <w:pStyle w:val="berschrift1"/>
        <w:rPr>
          <w:del w:id="1274" w:author="Maximilian Schmitz" w:date="2015-06-17T19:42:00Z"/>
          <w:rFonts w:eastAsiaTheme="minorEastAsia"/>
          <w:rPrChange w:id="1275" w:author="Admin" w:date="2015-07-08T08:55:00Z">
            <w:rPr>
              <w:del w:id="1276" w:author="Maximilian Schmitz" w:date="2015-06-17T19:42:00Z"/>
              <w:rFonts w:asciiTheme="minorHAnsi" w:eastAsiaTheme="minorEastAsia" w:hAnsiTheme="minorHAnsi" w:cstheme="minorBidi"/>
              <w:noProof/>
              <w:sz w:val="22"/>
              <w:szCs w:val="22"/>
            </w:rPr>
          </w:rPrChange>
        </w:rPr>
        <w:pPrChange w:id="1277" w:author="Admin" w:date="2015-07-08T13:36:00Z">
          <w:pPr>
            <w:pStyle w:val="Verzeichnis3"/>
            <w:tabs>
              <w:tab w:val="left" w:pos="1200"/>
              <w:tab w:val="right" w:leader="dot" w:pos="9062"/>
            </w:tabs>
          </w:pPr>
        </w:pPrChange>
      </w:pPr>
      <w:del w:id="1278" w:author="Maximilian Schmitz" w:date="2015-06-17T19:42:00Z">
        <w:r w:rsidRPr="00EC1852" w:rsidDel="00915AB6">
          <w:rPr>
            <w:rPrChange w:id="1279" w:author="Admin" w:date="2015-07-08T08:55:00Z">
              <w:rPr>
                <w:rStyle w:val="Hyperlink"/>
                <w:noProof/>
              </w:rPr>
            </w:rPrChange>
          </w:rPr>
          <w:delText>5.1.1</w:delText>
        </w:r>
        <w:r w:rsidRPr="00EC1852" w:rsidDel="00915AB6">
          <w:rPr>
            <w:rFonts w:eastAsiaTheme="minorEastAsia"/>
            <w:rPrChange w:id="1280" w:author="Admin" w:date="2015-07-08T08:55:00Z">
              <w:rPr>
                <w:rFonts w:asciiTheme="minorHAnsi" w:eastAsiaTheme="minorEastAsia" w:hAnsiTheme="minorHAnsi" w:cstheme="minorBidi"/>
                <w:noProof/>
                <w:sz w:val="22"/>
                <w:szCs w:val="22"/>
              </w:rPr>
            </w:rPrChange>
          </w:rPr>
          <w:tab/>
        </w:r>
        <w:r w:rsidRPr="00EC1852" w:rsidDel="00915AB6">
          <w:rPr>
            <w:rPrChange w:id="1281" w:author="Admin" w:date="2015-07-08T08:55:00Z">
              <w:rPr>
                <w:rStyle w:val="Hyperlink"/>
                <w:noProof/>
              </w:rPr>
            </w:rPrChange>
          </w:rPr>
          <w:delText>Grundsätzliches</w:delText>
        </w:r>
        <w:r w:rsidRPr="00EC1852" w:rsidDel="00915AB6">
          <w:rPr>
            <w:webHidden/>
            <w:rPrChange w:id="1282" w:author="Admin" w:date="2015-07-08T08:55:00Z">
              <w:rPr>
                <w:noProof/>
                <w:webHidden/>
              </w:rPr>
            </w:rPrChange>
          </w:rPr>
          <w:tab/>
          <w:delText>14</w:delText>
        </w:r>
        <w:bookmarkStart w:id="1283" w:name="_Toc424109360"/>
        <w:bookmarkStart w:id="1284" w:name="_Toc424119148"/>
        <w:bookmarkStart w:id="1285" w:name="_Toc424132733"/>
        <w:bookmarkStart w:id="1286" w:name="_Toc424147978"/>
        <w:bookmarkStart w:id="1287" w:name="_Toc424149183"/>
        <w:bookmarkStart w:id="1288" w:name="_Toc424149294"/>
        <w:bookmarkEnd w:id="1283"/>
        <w:bookmarkEnd w:id="1284"/>
        <w:bookmarkEnd w:id="1285"/>
        <w:bookmarkEnd w:id="1286"/>
        <w:bookmarkEnd w:id="1287"/>
        <w:bookmarkEnd w:id="1288"/>
      </w:del>
    </w:p>
    <w:p w14:paraId="08B990AD" w14:textId="77777777" w:rsidR="00487DC3" w:rsidRPr="00EC1852" w:rsidDel="00915AB6" w:rsidRDefault="00487DC3">
      <w:pPr>
        <w:pStyle w:val="berschrift1"/>
        <w:rPr>
          <w:del w:id="1289" w:author="Maximilian Schmitz" w:date="2015-06-17T19:42:00Z"/>
          <w:rFonts w:eastAsiaTheme="minorEastAsia"/>
          <w:rPrChange w:id="1290" w:author="Admin" w:date="2015-07-08T08:55:00Z">
            <w:rPr>
              <w:del w:id="1291" w:author="Maximilian Schmitz" w:date="2015-06-17T19:42:00Z"/>
              <w:rFonts w:asciiTheme="minorHAnsi" w:eastAsiaTheme="minorEastAsia" w:hAnsiTheme="minorHAnsi" w:cstheme="minorBidi"/>
              <w:noProof/>
              <w:sz w:val="22"/>
              <w:szCs w:val="22"/>
            </w:rPr>
          </w:rPrChange>
        </w:rPr>
        <w:pPrChange w:id="1292" w:author="Admin" w:date="2015-07-08T13:36:00Z">
          <w:pPr>
            <w:pStyle w:val="Verzeichnis3"/>
            <w:tabs>
              <w:tab w:val="left" w:pos="1200"/>
              <w:tab w:val="right" w:leader="dot" w:pos="9062"/>
            </w:tabs>
          </w:pPr>
        </w:pPrChange>
      </w:pPr>
      <w:del w:id="1293" w:author="Maximilian Schmitz" w:date="2015-06-17T19:42:00Z">
        <w:r w:rsidRPr="00EC1852" w:rsidDel="00915AB6">
          <w:rPr>
            <w:rPrChange w:id="1294" w:author="Admin" w:date="2015-07-08T08:55:00Z">
              <w:rPr>
                <w:rStyle w:val="Hyperlink"/>
                <w:noProof/>
              </w:rPr>
            </w:rPrChange>
          </w:rPr>
          <w:delText>5.1.2</w:delText>
        </w:r>
        <w:r w:rsidRPr="00EC1852" w:rsidDel="00915AB6">
          <w:rPr>
            <w:rFonts w:eastAsiaTheme="minorEastAsia"/>
            <w:rPrChange w:id="1295" w:author="Admin" w:date="2015-07-08T08:55:00Z">
              <w:rPr>
                <w:rFonts w:asciiTheme="minorHAnsi" w:eastAsiaTheme="minorEastAsia" w:hAnsiTheme="minorHAnsi" w:cstheme="minorBidi"/>
                <w:noProof/>
                <w:sz w:val="22"/>
                <w:szCs w:val="22"/>
              </w:rPr>
            </w:rPrChange>
          </w:rPr>
          <w:tab/>
        </w:r>
        <w:r w:rsidRPr="00EC1852" w:rsidDel="00915AB6">
          <w:rPr>
            <w:rPrChange w:id="1296" w:author="Admin" w:date="2015-07-08T08:55:00Z">
              <w:rPr>
                <w:rStyle w:val="Hyperlink"/>
                <w:noProof/>
              </w:rPr>
            </w:rPrChange>
          </w:rPr>
          <w:delText>Regelimplementierung</w:delText>
        </w:r>
        <w:r w:rsidRPr="00EC1852" w:rsidDel="00915AB6">
          <w:rPr>
            <w:webHidden/>
            <w:rPrChange w:id="1297" w:author="Admin" w:date="2015-07-08T08:55:00Z">
              <w:rPr>
                <w:noProof/>
                <w:webHidden/>
              </w:rPr>
            </w:rPrChange>
          </w:rPr>
          <w:tab/>
          <w:delText>14</w:delText>
        </w:r>
        <w:bookmarkStart w:id="1298" w:name="_Toc424109361"/>
        <w:bookmarkStart w:id="1299" w:name="_Toc424119149"/>
        <w:bookmarkStart w:id="1300" w:name="_Toc424132734"/>
        <w:bookmarkStart w:id="1301" w:name="_Toc424147979"/>
        <w:bookmarkStart w:id="1302" w:name="_Toc424149184"/>
        <w:bookmarkStart w:id="1303" w:name="_Toc424149295"/>
        <w:bookmarkEnd w:id="1298"/>
        <w:bookmarkEnd w:id="1299"/>
        <w:bookmarkEnd w:id="1300"/>
        <w:bookmarkEnd w:id="1301"/>
        <w:bookmarkEnd w:id="1302"/>
        <w:bookmarkEnd w:id="1303"/>
      </w:del>
    </w:p>
    <w:p w14:paraId="51EFF412" w14:textId="77777777" w:rsidR="00487DC3" w:rsidRPr="00EC1852" w:rsidDel="00915AB6" w:rsidRDefault="00487DC3">
      <w:pPr>
        <w:pStyle w:val="berschrift1"/>
        <w:rPr>
          <w:del w:id="1304" w:author="Maximilian Schmitz" w:date="2015-06-17T19:42:00Z"/>
          <w:rFonts w:eastAsiaTheme="minorEastAsia"/>
          <w:rPrChange w:id="1305" w:author="Admin" w:date="2015-07-08T08:55:00Z">
            <w:rPr>
              <w:del w:id="1306" w:author="Maximilian Schmitz" w:date="2015-06-17T19:42:00Z"/>
              <w:rFonts w:asciiTheme="minorHAnsi" w:eastAsiaTheme="minorEastAsia" w:hAnsiTheme="minorHAnsi" w:cstheme="minorBidi"/>
              <w:noProof/>
              <w:sz w:val="22"/>
              <w:szCs w:val="22"/>
            </w:rPr>
          </w:rPrChange>
        </w:rPr>
        <w:pPrChange w:id="1307" w:author="Admin" w:date="2015-07-08T13:36:00Z">
          <w:pPr>
            <w:pStyle w:val="Verzeichnis3"/>
            <w:tabs>
              <w:tab w:val="left" w:pos="1200"/>
              <w:tab w:val="right" w:leader="dot" w:pos="9062"/>
            </w:tabs>
          </w:pPr>
        </w:pPrChange>
      </w:pPr>
      <w:del w:id="1308" w:author="Maximilian Schmitz" w:date="2015-06-17T19:42:00Z">
        <w:r w:rsidRPr="00EC1852" w:rsidDel="00915AB6">
          <w:rPr>
            <w:rPrChange w:id="1309" w:author="Admin" w:date="2015-07-08T08:55:00Z">
              <w:rPr>
                <w:rStyle w:val="Hyperlink"/>
                <w:noProof/>
              </w:rPr>
            </w:rPrChange>
          </w:rPr>
          <w:delText>5.1.3</w:delText>
        </w:r>
        <w:r w:rsidRPr="00EC1852" w:rsidDel="00915AB6">
          <w:rPr>
            <w:rFonts w:eastAsiaTheme="minorEastAsia"/>
            <w:rPrChange w:id="1310" w:author="Admin" w:date="2015-07-08T08:55:00Z">
              <w:rPr>
                <w:rFonts w:asciiTheme="minorHAnsi" w:eastAsiaTheme="minorEastAsia" w:hAnsiTheme="minorHAnsi" w:cstheme="minorBidi"/>
                <w:noProof/>
                <w:sz w:val="22"/>
                <w:szCs w:val="22"/>
              </w:rPr>
            </w:rPrChange>
          </w:rPr>
          <w:tab/>
        </w:r>
        <w:r w:rsidRPr="00EC1852" w:rsidDel="00915AB6">
          <w:rPr>
            <w:rPrChange w:id="1311" w:author="Admin" w:date="2015-07-08T08:55:00Z">
              <w:rPr>
                <w:rStyle w:val="Hyperlink"/>
                <w:noProof/>
              </w:rPr>
            </w:rPrChange>
          </w:rPr>
          <w:delText>Scripschnittstelle</w:delText>
        </w:r>
        <w:r w:rsidRPr="00EC1852" w:rsidDel="00915AB6">
          <w:rPr>
            <w:webHidden/>
            <w:rPrChange w:id="1312" w:author="Admin" w:date="2015-07-08T08:55:00Z">
              <w:rPr>
                <w:noProof/>
                <w:webHidden/>
              </w:rPr>
            </w:rPrChange>
          </w:rPr>
          <w:tab/>
          <w:delText>14</w:delText>
        </w:r>
        <w:bookmarkStart w:id="1313" w:name="_Toc424109362"/>
        <w:bookmarkStart w:id="1314" w:name="_Toc424119150"/>
        <w:bookmarkStart w:id="1315" w:name="_Toc424132735"/>
        <w:bookmarkStart w:id="1316" w:name="_Toc424147980"/>
        <w:bookmarkStart w:id="1317" w:name="_Toc424149185"/>
        <w:bookmarkStart w:id="1318" w:name="_Toc424149296"/>
        <w:bookmarkEnd w:id="1313"/>
        <w:bookmarkEnd w:id="1314"/>
        <w:bookmarkEnd w:id="1315"/>
        <w:bookmarkEnd w:id="1316"/>
        <w:bookmarkEnd w:id="1317"/>
        <w:bookmarkEnd w:id="1318"/>
      </w:del>
    </w:p>
    <w:p w14:paraId="7D732B5B" w14:textId="77777777" w:rsidR="00487DC3" w:rsidRPr="00EC1852" w:rsidDel="00915AB6" w:rsidRDefault="00487DC3">
      <w:pPr>
        <w:pStyle w:val="berschrift1"/>
        <w:rPr>
          <w:del w:id="1319" w:author="Maximilian Schmitz" w:date="2015-06-17T19:42:00Z"/>
          <w:rFonts w:eastAsiaTheme="minorEastAsia"/>
          <w:rPrChange w:id="1320" w:author="Admin" w:date="2015-07-08T08:55:00Z">
            <w:rPr>
              <w:del w:id="1321" w:author="Maximilian Schmitz" w:date="2015-06-17T19:42:00Z"/>
              <w:rFonts w:asciiTheme="minorHAnsi" w:eastAsiaTheme="minorEastAsia" w:hAnsiTheme="minorHAnsi" w:cstheme="minorBidi"/>
              <w:noProof/>
              <w:sz w:val="22"/>
              <w:szCs w:val="22"/>
            </w:rPr>
          </w:rPrChange>
        </w:rPr>
        <w:pPrChange w:id="1322" w:author="Admin" w:date="2015-07-08T13:36:00Z">
          <w:pPr>
            <w:pStyle w:val="Verzeichnis2"/>
            <w:tabs>
              <w:tab w:val="left" w:pos="720"/>
              <w:tab w:val="right" w:leader="dot" w:pos="9062"/>
            </w:tabs>
          </w:pPr>
        </w:pPrChange>
      </w:pPr>
      <w:del w:id="1323" w:author="Maximilian Schmitz" w:date="2015-06-17T19:42:00Z">
        <w:r w:rsidRPr="00EC1852" w:rsidDel="00915AB6">
          <w:rPr>
            <w:rPrChange w:id="1324" w:author="Admin" w:date="2015-07-08T08:55:00Z">
              <w:rPr>
                <w:rStyle w:val="Hyperlink"/>
                <w:noProof/>
              </w:rPr>
            </w:rPrChange>
          </w:rPr>
          <w:delText>5.2</w:delText>
        </w:r>
        <w:r w:rsidRPr="00EC1852" w:rsidDel="00915AB6">
          <w:rPr>
            <w:rFonts w:eastAsiaTheme="minorEastAsia"/>
            <w:rPrChange w:id="1325" w:author="Admin" w:date="2015-07-08T08:55:00Z">
              <w:rPr>
                <w:rFonts w:asciiTheme="minorHAnsi" w:eastAsiaTheme="minorEastAsia" w:hAnsiTheme="minorHAnsi" w:cstheme="minorBidi"/>
                <w:noProof/>
                <w:sz w:val="22"/>
                <w:szCs w:val="22"/>
              </w:rPr>
            </w:rPrChange>
          </w:rPr>
          <w:tab/>
        </w:r>
        <w:r w:rsidRPr="00EC1852" w:rsidDel="00915AB6">
          <w:rPr>
            <w:rPrChange w:id="1326" w:author="Admin" w:date="2015-07-08T08:55:00Z">
              <w:rPr>
                <w:rStyle w:val="Hyperlink"/>
                <w:noProof/>
              </w:rPr>
            </w:rPrChange>
          </w:rPr>
          <w:delText>Entwicklung der künstlichen Intelligenz</w:delText>
        </w:r>
        <w:r w:rsidRPr="00EC1852" w:rsidDel="00915AB6">
          <w:rPr>
            <w:webHidden/>
            <w:rPrChange w:id="1327" w:author="Admin" w:date="2015-07-08T08:55:00Z">
              <w:rPr>
                <w:noProof/>
                <w:webHidden/>
              </w:rPr>
            </w:rPrChange>
          </w:rPr>
          <w:tab/>
          <w:delText>14</w:delText>
        </w:r>
        <w:bookmarkStart w:id="1328" w:name="_Toc424109363"/>
        <w:bookmarkStart w:id="1329" w:name="_Toc424119151"/>
        <w:bookmarkStart w:id="1330" w:name="_Toc424132736"/>
        <w:bookmarkStart w:id="1331" w:name="_Toc424147981"/>
        <w:bookmarkStart w:id="1332" w:name="_Toc424149186"/>
        <w:bookmarkStart w:id="1333" w:name="_Toc424149297"/>
        <w:bookmarkEnd w:id="1328"/>
        <w:bookmarkEnd w:id="1329"/>
        <w:bookmarkEnd w:id="1330"/>
        <w:bookmarkEnd w:id="1331"/>
        <w:bookmarkEnd w:id="1332"/>
        <w:bookmarkEnd w:id="1333"/>
      </w:del>
    </w:p>
    <w:p w14:paraId="46533393" w14:textId="77777777" w:rsidR="00487DC3" w:rsidRPr="00EC1852" w:rsidDel="00915AB6" w:rsidRDefault="00487DC3">
      <w:pPr>
        <w:pStyle w:val="berschrift1"/>
        <w:rPr>
          <w:del w:id="1334" w:author="Maximilian Schmitz" w:date="2015-06-17T19:42:00Z"/>
          <w:rFonts w:eastAsiaTheme="minorEastAsia"/>
          <w:rPrChange w:id="1335" w:author="Admin" w:date="2015-07-08T08:55:00Z">
            <w:rPr>
              <w:del w:id="1336" w:author="Maximilian Schmitz" w:date="2015-06-17T19:42:00Z"/>
              <w:rFonts w:asciiTheme="minorHAnsi" w:eastAsiaTheme="minorEastAsia" w:hAnsiTheme="minorHAnsi" w:cstheme="minorBidi"/>
              <w:b w:val="0"/>
              <w:noProof/>
              <w:sz w:val="22"/>
              <w:szCs w:val="22"/>
            </w:rPr>
          </w:rPrChange>
        </w:rPr>
        <w:pPrChange w:id="1337" w:author="Admin" w:date="2015-07-08T13:36:00Z">
          <w:pPr>
            <w:pStyle w:val="Verzeichnis1"/>
            <w:tabs>
              <w:tab w:val="left" w:pos="480"/>
              <w:tab w:val="right" w:leader="dot" w:pos="9062"/>
            </w:tabs>
          </w:pPr>
        </w:pPrChange>
      </w:pPr>
      <w:del w:id="1338" w:author="Maximilian Schmitz" w:date="2015-06-17T19:42:00Z">
        <w:r w:rsidRPr="00EC1852" w:rsidDel="00915AB6">
          <w:rPr>
            <w:rPrChange w:id="1339" w:author="Admin" w:date="2015-07-08T08:55:00Z">
              <w:rPr>
                <w:rStyle w:val="Hyperlink"/>
                <w:noProof/>
              </w:rPr>
            </w:rPrChange>
          </w:rPr>
          <w:delText>6</w:delText>
        </w:r>
        <w:r w:rsidRPr="00EC1852" w:rsidDel="00915AB6">
          <w:rPr>
            <w:rFonts w:eastAsiaTheme="minorEastAsia"/>
            <w:b w:val="0"/>
            <w:rPrChange w:id="1340" w:author="Admin" w:date="2015-07-08T08:55:00Z">
              <w:rPr>
                <w:rFonts w:asciiTheme="minorHAnsi" w:eastAsiaTheme="minorEastAsia" w:hAnsiTheme="minorHAnsi" w:cstheme="minorBidi"/>
                <w:b w:val="0"/>
                <w:noProof/>
                <w:sz w:val="22"/>
                <w:szCs w:val="22"/>
              </w:rPr>
            </w:rPrChange>
          </w:rPr>
          <w:tab/>
        </w:r>
        <w:r w:rsidRPr="00EC1852" w:rsidDel="00915AB6">
          <w:rPr>
            <w:rPrChange w:id="1341" w:author="Admin" w:date="2015-07-08T08:55:00Z">
              <w:rPr>
                <w:rStyle w:val="Hyperlink"/>
                <w:noProof/>
              </w:rPr>
            </w:rPrChange>
          </w:rPr>
          <w:delText>Ausblick</w:delText>
        </w:r>
        <w:r w:rsidRPr="00EC1852" w:rsidDel="00915AB6">
          <w:rPr>
            <w:webHidden/>
            <w:rPrChange w:id="1342" w:author="Admin" w:date="2015-07-08T08:55:00Z">
              <w:rPr>
                <w:noProof/>
                <w:webHidden/>
              </w:rPr>
            </w:rPrChange>
          </w:rPr>
          <w:tab/>
          <w:delText>15</w:delText>
        </w:r>
        <w:bookmarkStart w:id="1343" w:name="_Toc424109364"/>
        <w:bookmarkStart w:id="1344" w:name="_Toc424119152"/>
        <w:bookmarkStart w:id="1345" w:name="_Toc424132737"/>
        <w:bookmarkStart w:id="1346" w:name="_Toc424147982"/>
        <w:bookmarkStart w:id="1347" w:name="_Toc424149187"/>
        <w:bookmarkStart w:id="1348" w:name="_Toc424149298"/>
        <w:bookmarkEnd w:id="1343"/>
        <w:bookmarkEnd w:id="1344"/>
        <w:bookmarkEnd w:id="1345"/>
        <w:bookmarkEnd w:id="1346"/>
        <w:bookmarkEnd w:id="1347"/>
        <w:bookmarkEnd w:id="1348"/>
      </w:del>
    </w:p>
    <w:p w14:paraId="00EE6F70" w14:textId="77777777" w:rsidR="00487DC3" w:rsidRPr="00EC1852" w:rsidDel="00915AB6" w:rsidRDefault="00487DC3">
      <w:pPr>
        <w:pStyle w:val="berschrift1"/>
        <w:rPr>
          <w:del w:id="1349" w:author="Maximilian Schmitz" w:date="2015-06-17T19:42:00Z"/>
          <w:rFonts w:eastAsiaTheme="minorEastAsia"/>
          <w:rPrChange w:id="1350" w:author="Admin" w:date="2015-07-08T08:55:00Z">
            <w:rPr>
              <w:del w:id="1351" w:author="Maximilian Schmitz" w:date="2015-06-17T19:42:00Z"/>
              <w:rFonts w:asciiTheme="minorHAnsi" w:eastAsiaTheme="minorEastAsia" w:hAnsiTheme="minorHAnsi" w:cstheme="minorBidi"/>
              <w:b w:val="0"/>
              <w:noProof/>
              <w:sz w:val="22"/>
              <w:szCs w:val="22"/>
            </w:rPr>
          </w:rPrChange>
        </w:rPr>
        <w:pPrChange w:id="1352" w:author="Admin" w:date="2015-07-08T13:36:00Z">
          <w:pPr>
            <w:pStyle w:val="Verzeichnis1"/>
            <w:tabs>
              <w:tab w:val="left" w:pos="480"/>
              <w:tab w:val="right" w:leader="dot" w:pos="9062"/>
            </w:tabs>
          </w:pPr>
        </w:pPrChange>
      </w:pPr>
      <w:del w:id="1353" w:author="Maximilian Schmitz" w:date="2015-06-17T19:42:00Z">
        <w:r w:rsidRPr="00EC1852" w:rsidDel="00915AB6">
          <w:rPr>
            <w:rPrChange w:id="1354" w:author="Admin" w:date="2015-07-08T08:55:00Z">
              <w:rPr>
                <w:rStyle w:val="Hyperlink"/>
                <w:noProof/>
              </w:rPr>
            </w:rPrChange>
          </w:rPr>
          <w:delText>7</w:delText>
        </w:r>
        <w:r w:rsidRPr="00EC1852" w:rsidDel="00915AB6">
          <w:rPr>
            <w:rFonts w:eastAsiaTheme="minorEastAsia"/>
            <w:b w:val="0"/>
            <w:rPrChange w:id="1355" w:author="Admin" w:date="2015-07-08T08:55:00Z">
              <w:rPr>
                <w:rFonts w:asciiTheme="minorHAnsi" w:eastAsiaTheme="minorEastAsia" w:hAnsiTheme="minorHAnsi" w:cstheme="minorBidi"/>
                <w:b w:val="0"/>
                <w:noProof/>
                <w:sz w:val="22"/>
                <w:szCs w:val="22"/>
              </w:rPr>
            </w:rPrChange>
          </w:rPr>
          <w:tab/>
        </w:r>
        <w:r w:rsidRPr="00EC1852" w:rsidDel="00915AB6">
          <w:rPr>
            <w:rPrChange w:id="1356" w:author="Admin" w:date="2015-07-08T08:55:00Z">
              <w:rPr>
                <w:rStyle w:val="Hyperlink"/>
                <w:noProof/>
              </w:rPr>
            </w:rPrChange>
          </w:rPr>
          <w:delText>Fazit</w:delText>
        </w:r>
        <w:r w:rsidRPr="00EC1852" w:rsidDel="00915AB6">
          <w:rPr>
            <w:webHidden/>
            <w:rPrChange w:id="1357" w:author="Admin" w:date="2015-07-08T08:55:00Z">
              <w:rPr>
                <w:noProof/>
                <w:webHidden/>
              </w:rPr>
            </w:rPrChange>
          </w:rPr>
          <w:tab/>
          <w:delText>16</w:delText>
        </w:r>
        <w:bookmarkStart w:id="1358" w:name="_Toc424109365"/>
        <w:bookmarkStart w:id="1359" w:name="_Toc424119153"/>
        <w:bookmarkStart w:id="1360" w:name="_Toc424132738"/>
        <w:bookmarkStart w:id="1361" w:name="_Toc424147983"/>
        <w:bookmarkStart w:id="1362" w:name="_Toc424149188"/>
        <w:bookmarkStart w:id="1363" w:name="_Toc424149299"/>
        <w:bookmarkEnd w:id="1358"/>
        <w:bookmarkEnd w:id="1359"/>
        <w:bookmarkEnd w:id="1360"/>
        <w:bookmarkEnd w:id="1361"/>
        <w:bookmarkEnd w:id="1362"/>
        <w:bookmarkEnd w:id="1363"/>
      </w:del>
    </w:p>
    <w:p w14:paraId="5635D7C7" w14:textId="77777777" w:rsidR="00487DC3" w:rsidRPr="00EC1852" w:rsidDel="00915AB6" w:rsidRDefault="00487DC3">
      <w:pPr>
        <w:pStyle w:val="berschrift1"/>
        <w:rPr>
          <w:del w:id="1364" w:author="Maximilian Schmitz" w:date="2015-06-17T19:42:00Z"/>
          <w:rFonts w:eastAsiaTheme="minorEastAsia"/>
          <w:rPrChange w:id="1365" w:author="Admin" w:date="2015-07-08T08:55:00Z">
            <w:rPr>
              <w:del w:id="1366" w:author="Maximilian Schmitz" w:date="2015-06-17T19:42:00Z"/>
              <w:rFonts w:asciiTheme="minorHAnsi" w:eastAsiaTheme="minorEastAsia" w:hAnsiTheme="minorHAnsi" w:cstheme="minorBidi"/>
              <w:b w:val="0"/>
              <w:noProof/>
              <w:sz w:val="22"/>
              <w:szCs w:val="22"/>
            </w:rPr>
          </w:rPrChange>
        </w:rPr>
        <w:pPrChange w:id="1367" w:author="Admin" w:date="2015-07-08T13:36:00Z">
          <w:pPr>
            <w:pStyle w:val="Verzeichnis1"/>
            <w:tabs>
              <w:tab w:val="right" w:leader="dot" w:pos="9062"/>
            </w:tabs>
          </w:pPr>
        </w:pPrChange>
      </w:pPr>
      <w:del w:id="1368" w:author="Maximilian Schmitz" w:date="2015-06-17T19:42:00Z">
        <w:r w:rsidRPr="00EC1852" w:rsidDel="00915AB6">
          <w:rPr>
            <w:rPrChange w:id="1369" w:author="Admin" w:date="2015-07-08T08:55:00Z">
              <w:rPr>
                <w:rStyle w:val="Hyperlink"/>
                <w:noProof/>
              </w:rPr>
            </w:rPrChange>
          </w:rPr>
          <w:delText>Literaturverzeichnis</w:delText>
        </w:r>
        <w:r w:rsidR="006201A2" w:rsidRPr="00EC1852" w:rsidDel="00915AB6">
          <w:rPr>
            <w:rPrChange w:id="1370" w:author="Admin" w:date="2015-07-08T08:55:00Z">
              <w:rPr>
                <w:rStyle w:val="Hyperlink"/>
                <w:noProof/>
              </w:rPr>
            </w:rPrChange>
          </w:rPr>
          <w:delText xml:space="preserve"> (Grundlagenliteratur)</w:delText>
        </w:r>
        <w:r w:rsidRPr="00EC1852" w:rsidDel="00915AB6">
          <w:rPr>
            <w:webHidden/>
            <w:rPrChange w:id="1371" w:author="Admin" w:date="2015-07-08T08:55:00Z">
              <w:rPr>
                <w:noProof/>
                <w:webHidden/>
              </w:rPr>
            </w:rPrChange>
          </w:rPr>
          <w:tab/>
          <w:delText>I</w:delText>
        </w:r>
        <w:bookmarkStart w:id="1372" w:name="_Toc424109366"/>
        <w:bookmarkStart w:id="1373" w:name="_Toc424119154"/>
        <w:bookmarkStart w:id="1374" w:name="_Toc424132739"/>
        <w:bookmarkStart w:id="1375" w:name="_Toc424147984"/>
        <w:bookmarkStart w:id="1376" w:name="_Toc424149189"/>
        <w:bookmarkStart w:id="1377" w:name="_Toc424149300"/>
        <w:bookmarkEnd w:id="1372"/>
        <w:bookmarkEnd w:id="1373"/>
        <w:bookmarkEnd w:id="1374"/>
        <w:bookmarkEnd w:id="1375"/>
        <w:bookmarkEnd w:id="1376"/>
        <w:bookmarkEnd w:id="1377"/>
      </w:del>
    </w:p>
    <w:p w14:paraId="6AA3E10E" w14:textId="77777777" w:rsidR="00487DC3" w:rsidRPr="00EC1852" w:rsidDel="00915AB6" w:rsidRDefault="00487DC3">
      <w:pPr>
        <w:pStyle w:val="berschrift1"/>
        <w:rPr>
          <w:del w:id="1378" w:author="Maximilian Schmitz" w:date="2015-06-17T19:42:00Z"/>
          <w:rFonts w:eastAsiaTheme="minorEastAsia"/>
          <w:rPrChange w:id="1379" w:author="Admin" w:date="2015-07-08T08:55:00Z">
            <w:rPr>
              <w:del w:id="1380" w:author="Maximilian Schmitz" w:date="2015-06-17T19:42:00Z"/>
              <w:rFonts w:asciiTheme="minorHAnsi" w:eastAsiaTheme="minorEastAsia" w:hAnsiTheme="minorHAnsi" w:cstheme="minorBidi"/>
              <w:b w:val="0"/>
              <w:noProof/>
              <w:sz w:val="22"/>
              <w:szCs w:val="22"/>
            </w:rPr>
          </w:rPrChange>
        </w:rPr>
        <w:pPrChange w:id="1381" w:author="Admin" w:date="2015-07-08T13:36:00Z">
          <w:pPr>
            <w:pStyle w:val="Verzeichnis1"/>
            <w:tabs>
              <w:tab w:val="right" w:leader="dot" w:pos="9062"/>
            </w:tabs>
          </w:pPr>
        </w:pPrChange>
      </w:pPr>
      <w:del w:id="1382" w:author="Maximilian Schmitz" w:date="2015-06-17T19:42:00Z">
        <w:r w:rsidRPr="00EC1852" w:rsidDel="00915AB6">
          <w:rPr>
            <w:rPrChange w:id="1383" w:author="Admin" w:date="2015-07-08T08:55:00Z">
              <w:rPr>
                <w:rStyle w:val="Hyperlink"/>
                <w:noProof/>
              </w:rPr>
            </w:rPrChange>
          </w:rPr>
          <w:delText>Abbildungsverzeichnis</w:delText>
        </w:r>
        <w:r w:rsidRPr="00EC1852" w:rsidDel="00915AB6">
          <w:rPr>
            <w:webHidden/>
            <w:rPrChange w:id="1384" w:author="Admin" w:date="2015-07-08T08:55:00Z">
              <w:rPr>
                <w:noProof/>
                <w:webHidden/>
              </w:rPr>
            </w:rPrChange>
          </w:rPr>
          <w:tab/>
          <w:delText>II</w:delText>
        </w:r>
        <w:bookmarkStart w:id="1385" w:name="_Toc424109367"/>
        <w:bookmarkStart w:id="1386" w:name="_Toc424119155"/>
        <w:bookmarkStart w:id="1387" w:name="_Toc424132740"/>
        <w:bookmarkStart w:id="1388" w:name="_Toc424147985"/>
        <w:bookmarkStart w:id="1389" w:name="_Toc424149190"/>
        <w:bookmarkStart w:id="1390" w:name="_Toc424149301"/>
        <w:bookmarkEnd w:id="1385"/>
        <w:bookmarkEnd w:id="1386"/>
        <w:bookmarkEnd w:id="1387"/>
        <w:bookmarkEnd w:id="1388"/>
        <w:bookmarkEnd w:id="1389"/>
        <w:bookmarkEnd w:id="1390"/>
      </w:del>
    </w:p>
    <w:p w14:paraId="2BFDD3BE" w14:textId="77777777" w:rsidR="00487DC3" w:rsidRPr="00EC1852" w:rsidDel="00915AB6" w:rsidRDefault="00487DC3">
      <w:pPr>
        <w:pStyle w:val="berschrift1"/>
        <w:rPr>
          <w:del w:id="1391" w:author="Maximilian Schmitz" w:date="2015-06-17T19:42:00Z"/>
          <w:rFonts w:eastAsiaTheme="minorEastAsia"/>
          <w:rPrChange w:id="1392" w:author="Admin" w:date="2015-07-08T08:55:00Z">
            <w:rPr>
              <w:del w:id="1393" w:author="Maximilian Schmitz" w:date="2015-06-17T19:42:00Z"/>
              <w:rFonts w:asciiTheme="minorHAnsi" w:eastAsiaTheme="minorEastAsia" w:hAnsiTheme="minorHAnsi" w:cstheme="minorBidi"/>
              <w:b w:val="0"/>
              <w:noProof/>
              <w:sz w:val="22"/>
              <w:szCs w:val="22"/>
            </w:rPr>
          </w:rPrChange>
        </w:rPr>
        <w:pPrChange w:id="1394" w:author="Admin" w:date="2015-07-08T13:36:00Z">
          <w:pPr>
            <w:pStyle w:val="Verzeichnis1"/>
            <w:tabs>
              <w:tab w:val="right" w:leader="dot" w:pos="9062"/>
            </w:tabs>
          </w:pPr>
        </w:pPrChange>
      </w:pPr>
      <w:del w:id="1395" w:author="Maximilian Schmitz" w:date="2015-06-17T19:42:00Z">
        <w:r w:rsidRPr="00EC1852" w:rsidDel="00915AB6">
          <w:rPr>
            <w:rPrChange w:id="1396" w:author="Admin" w:date="2015-07-08T08:55:00Z">
              <w:rPr>
                <w:rStyle w:val="Hyperlink"/>
                <w:noProof/>
              </w:rPr>
            </w:rPrChange>
          </w:rPr>
          <w:delText>Abkürzungsverzeichnis</w:delText>
        </w:r>
        <w:r w:rsidRPr="00EC1852" w:rsidDel="00915AB6">
          <w:rPr>
            <w:webHidden/>
            <w:rPrChange w:id="1397" w:author="Admin" w:date="2015-07-08T08:55:00Z">
              <w:rPr>
                <w:noProof/>
                <w:webHidden/>
              </w:rPr>
            </w:rPrChange>
          </w:rPr>
          <w:tab/>
          <w:delText>III</w:delText>
        </w:r>
        <w:bookmarkStart w:id="1398" w:name="_Toc424109368"/>
        <w:bookmarkStart w:id="1399" w:name="_Toc424119156"/>
        <w:bookmarkStart w:id="1400" w:name="_Toc424132741"/>
        <w:bookmarkStart w:id="1401" w:name="_Toc424147986"/>
        <w:bookmarkStart w:id="1402" w:name="_Toc424149191"/>
        <w:bookmarkStart w:id="1403" w:name="_Toc424149302"/>
        <w:bookmarkEnd w:id="1398"/>
        <w:bookmarkEnd w:id="1399"/>
        <w:bookmarkEnd w:id="1400"/>
        <w:bookmarkEnd w:id="1401"/>
        <w:bookmarkEnd w:id="1402"/>
        <w:bookmarkEnd w:id="1403"/>
      </w:del>
    </w:p>
    <w:p w14:paraId="43B0EAF4" w14:textId="77777777" w:rsidR="00487DC3" w:rsidRPr="00EC1852" w:rsidDel="00915AB6" w:rsidRDefault="00487DC3">
      <w:pPr>
        <w:pStyle w:val="berschrift1"/>
        <w:rPr>
          <w:del w:id="1404" w:author="Maximilian Schmitz" w:date="2015-06-17T19:42:00Z"/>
          <w:rFonts w:eastAsiaTheme="minorEastAsia"/>
          <w:rPrChange w:id="1405" w:author="Admin" w:date="2015-07-08T08:55:00Z">
            <w:rPr>
              <w:del w:id="1406" w:author="Maximilian Schmitz" w:date="2015-06-17T19:42:00Z"/>
              <w:rFonts w:asciiTheme="minorHAnsi" w:eastAsiaTheme="minorEastAsia" w:hAnsiTheme="minorHAnsi" w:cstheme="minorBidi"/>
              <w:b w:val="0"/>
              <w:noProof/>
              <w:sz w:val="22"/>
              <w:szCs w:val="22"/>
            </w:rPr>
          </w:rPrChange>
        </w:rPr>
        <w:pPrChange w:id="1407" w:author="Admin" w:date="2015-07-08T13:36:00Z">
          <w:pPr>
            <w:pStyle w:val="Verzeichnis1"/>
            <w:tabs>
              <w:tab w:val="right" w:leader="dot" w:pos="9062"/>
            </w:tabs>
          </w:pPr>
        </w:pPrChange>
      </w:pPr>
      <w:del w:id="1408" w:author="Maximilian Schmitz" w:date="2015-06-17T19:42:00Z">
        <w:r w:rsidRPr="00EC1852" w:rsidDel="00915AB6">
          <w:rPr>
            <w:rPrChange w:id="1409" w:author="Admin" w:date="2015-07-08T08:55:00Z">
              <w:rPr>
                <w:rStyle w:val="Hyperlink"/>
                <w:noProof/>
              </w:rPr>
            </w:rPrChange>
          </w:rPr>
          <w:delText>Glossar</w:delText>
        </w:r>
        <w:r w:rsidRPr="00EC1852" w:rsidDel="00915AB6">
          <w:rPr>
            <w:webHidden/>
            <w:rPrChange w:id="1410" w:author="Admin" w:date="2015-07-08T08:55:00Z">
              <w:rPr>
                <w:noProof/>
                <w:webHidden/>
              </w:rPr>
            </w:rPrChange>
          </w:rPr>
          <w:tab/>
          <w:delText>IV</w:delText>
        </w:r>
        <w:bookmarkStart w:id="1411" w:name="_Toc424109369"/>
        <w:bookmarkStart w:id="1412" w:name="_Toc424119157"/>
        <w:bookmarkStart w:id="1413" w:name="_Toc424132742"/>
        <w:bookmarkStart w:id="1414" w:name="_Toc424147987"/>
        <w:bookmarkStart w:id="1415" w:name="_Toc424149192"/>
        <w:bookmarkStart w:id="1416" w:name="_Toc424149303"/>
        <w:bookmarkEnd w:id="1411"/>
        <w:bookmarkEnd w:id="1412"/>
        <w:bookmarkEnd w:id="1413"/>
        <w:bookmarkEnd w:id="1414"/>
        <w:bookmarkEnd w:id="1415"/>
        <w:bookmarkEnd w:id="1416"/>
      </w:del>
    </w:p>
    <w:p w14:paraId="75325EB1" w14:textId="2D3ED83D" w:rsidR="00692C03" w:rsidRPr="00715D94" w:rsidRDefault="008B6A1C">
      <w:pPr>
        <w:pStyle w:val="berschrift1"/>
        <w:rPr>
          <w:del w:id="1417" w:author="Maximilian Schmitz" w:date="2015-07-06T18:12:00Z"/>
          <w:caps/>
        </w:rPr>
        <w:sectPr w:rsidR="00692C03" w:rsidRPr="00715D94" w:rsidSect="00335395">
          <w:footerReference w:type="first" r:id="rId15"/>
          <w:type w:val="continuous"/>
          <w:pgSz w:w="11906" w:h="16838"/>
          <w:pgMar w:top="1417" w:right="1417" w:bottom="1134" w:left="1417" w:header="708" w:footer="698" w:gutter="0"/>
          <w:pgNumType w:fmt="upperRoman" w:start="1"/>
          <w:cols w:space="708"/>
          <w:titlePg/>
          <w:docGrid w:linePitch="360"/>
        </w:sectPr>
        <w:pPrChange w:id="1418" w:author="Admin" w:date="2015-07-08T13:36:00Z">
          <w:pPr>
            <w:pStyle w:val="Verzeichnis1"/>
            <w:tabs>
              <w:tab w:val="right" w:leader="dot" w:pos="9062"/>
            </w:tabs>
          </w:pPr>
        </w:pPrChange>
      </w:pPr>
      <w:del w:id="1419" w:author="Maximilian Schmitz" w:date="2015-07-06T18:12:00Z">
        <w:r w:rsidRPr="00715D94" w:rsidDel="00D421B5">
          <w:fldChar w:fldCharType="end"/>
        </w:r>
        <w:bookmarkStart w:id="1420" w:name="_Toc424109370"/>
        <w:bookmarkStart w:id="1421" w:name="_Toc424119158"/>
        <w:bookmarkStart w:id="1422" w:name="_Toc424132743"/>
        <w:bookmarkStart w:id="1423" w:name="_Toc424147988"/>
        <w:bookmarkStart w:id="1424" w:name="_Toc424149193"/>
        <w:bookmarkStart w:id="1425" w:name="_Toc424149304"/>
        <w:bookmarkEnd w:id="1420"/>
        <w:bookmarkEnd w:id="1421"/>
        <w:bookmarkEnd w:id="1422"/>
        <w:bookmarkEnd w:id="1423"/>
        <w:bookmarkEnd w:id="1424"/>
        <w:bookmarkEnd w:id="1425"/>
      </w:del>
    </w:p>
    <w:p w14:paraId="28679427" w14:textId="4671737F" w:rsidR="00683BB8" w:rsidRPr="00715D94" w:rsidDel="00D421B5" w:rsidRDefault="00683BB8">
      <w:pPr>
        <w:pStyle w:val="berschrift1"/>
        <w:rPr>
          <w:del w:id="1426" w:author="Maximilian Schmitz" w:date="2015-07-06T18:12:00Z"/>
        </w:rPr>
        <w:pPrChange w:id="1427" w:author="Admin" w:date="2015-07-08T13:36:00Z">
          <w:pPr/>
        </w:pPrChange>
      </w:pPr>
      <w:bookmarkStart w:id="1428" w:name="_Toc424109371"/>
      <w:bookmarkStart w:id="1429" w:name="_Toc424119159"/>
      <w:bookmarkStart w:id="1430" w:name="_Toc424132744"/>
      <w:bookmarkStart w:id="1431" w:name="_Toc424147989"/>
      <w:bookmarkStart w:id="1432" w:name="_Toc424149194"/>
      <w:bookmarkStart w:id="1433" w:name="_Toc424149305"/>
      <w:bookmarkEnd w:id="1428"/>
      <w:bookmarkEnd w:id="1429"/>
      <w:bookmarkEnd w:id="1430"/>
      <w:bookmarkEnd w:id="1431"/>
      <w:bookmarkEnd w:id="1432"/>
      <w:bookmarkEnd w:id="1433"/>
    </w:p>
    <w:p w14:paraId="28AB6CB8" w14:textId="77777777" w:rsidR="000D5298" w:rsidRPr="00EC1852" w:rsidRDefault="00BE23E9">
      <w:pPr>
        <w:pStyle w:val="berschrift1"/>
        <w:pPrChange w:id="1434" w:author="Admin" w:date="2015-07-08T13:36:00Z">
          <w:pPr>
            <w:pStyle w:val="berschrift1"/>
            <w:numPr>
              <w:numId w:val="17"/>
            </w:numPr>
          </w:pPr>
        </w:pPrChange>
      </w:pPr>
      <w:bookmarkStart w:id="1435" w:name="_Toc424149306"/>
      <w:r w:rsidRPr="00EC1852">
        <w:t>Einleitung</w:t>
      </w:r>
      <w:bookmarkEnd w:id="1435"/>
    </w:p>
    <w:p w14:paraId="53768C6F" w14:textId="70DBBA13" w:rsidR="00945897" w:rsidRDefault="00945897">
      <w:r>
        <w:t>Simulationen wie die Robo</w:t>
      </w:r>
      <w:ins w:id="1436" w:author="Admin" w:date="2015-07-07T13:47:00Z">
        <w:r w:rsidR="00765681">
          <w:t>C</w:t>
        </w:r>
      </w:ins>
      <w:del w:id="1437" w:author="Admin" w:date="2015-07-07T13:46:00Z">
        <w:r w:rsidDel="00765681">
          <w:delText>c</w:delText>
        </w:r>
      </w:del>
      <w:r>
        <w:t xml:space="preserve">up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77777777" w:rsidR="00945897" w:rsidRDefault="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14:paraId="5867407F" w14:textId="77777777" w:rsidR="00945897" w:rsidRDefault="00945897"/>
    <w:p w14:paraId="0C222294" w14:textId="77777777" w:rsidR="00945897" w:rsidRDefault="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p w14:paraId="3D701B4A" w14:textId="64A03345" w:rsidR="00945897" w:rsidRDefault="00945897">
      <w:r>
        <w:t>D</w:t>
      </w:r>
      <w:r w:rsidR="003B7EDC">
        <w:t>as fertige Projekt soll auch dem</w:t>
      </w:r>
      <w:r>
        <w:t xml:space="preserve"> Spieler ein Gefühl für Logik vermitteln, die von der Aufmachung von Robo</w:t>
      </w:r>
      <w:ins w:id="1438" w:author="Admin" w:date="2015-07-07T13:46:00Z">
        <w:r w:rsidR="00765681">
          <w:t>C</w:t>
        </w:r>
      </w:ins>
      <w:del w:id="1439" w:author="Admin" w:date="2015-07-07T13:46:00Z">
        <w:r w:rsidDel="00765681">
          <w:delText>c</w:delText>
        </w:r>
      </w:del>
      <w:r>
        <w:t>up zuerst abgeschreckt waren. Damit wird die Zielgruppe erweitert und man erreicht auch Spieler im Casualbereich.</w:t>
      </w:r>
    </w:p>
    <w:p w14:paraId="10D3B71C" w14:textId="77777777" w:rsidR="00E64F9C" w:rsidRDefault="00E64F9C">
      <w:r>
        <w:br w:type="page"/>
      </w:r>
    </w:p>
    <w:p w14:paraId="25245CC1" w14:textId="77777777" w:rsidR="0076233B" w:rsidRDefault="0076233B">
      <w:pPr>
        <w:pStyle w:val="berschrift1"/>
      </w:pPr>
      <w:bookmarkStart w:id="1440" w:name="_Toc424149307"/>
      <w:r w:rsidRPr="00EC1852">
        <w:lastRenderedPageBreak/>
        <w:t>Aufgabenstellung</w:t>
      </w:r>
      <w:bookmarkEnd w:id="1440"/>
    </w:p>
    <w:p w14:paraId="7F0718B3" w14:textId="77777777" w:rsidR="00945897" w:rsidRDefault="00945897">
      <w:r>
        <w:t>Das Ziel dieser Arbeit ist es, eine grafische Fußballsimulation zu erstellen, in welcher der Spieler eigene Logiken für sein Fußballteam hinterlegt und somit deren Verhalten beeinflusst. Dabei besteht ein Team aus jeweils 10 Feldspielern und eine</w:t>
      </w:r>
      <w:ins w:id="1441" w:author="Admin" w:date="2015-07-06T13:23:00Z">
        <w:r w:rsidR="00011EF1">
          <w:t>m</w:t>
        </w:r>
      </w:ins>
      <w:del w:id="1442" w:author="Admin" w:date="2015-07-06T13:23:00Z">
        <w:r w:rsidDel="00011EF1">
          <w:delText>n</w:delText>
        </w:r>
      </w:del>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ins w:id="1443" w:author="Admin" w:date="2015-07-06T13:27:00Z">
        <w:r w:rsidR="004540A2">
          <w:t xml:space="preserve"> mehrfach</w:t>
        </w:r>
      </w:ins>
      <w:r>
        <w:t xml:space="preserve"> in kurzer Zeit mit maximaler Kraft kickt.</w:t>
      </w:r>
    </w:p>
    <w:p w14:paraId="4E4B7AE5" w14:textId="77777777" w:rsidR="00945897" w:rsidRDefault="00945897"/>
    <w:p w14:paraId="40B68460" w14:textId="77777777" w:rsidR="00945897" w:rsidRDefault="00945897">
      <w:r>
        <w:t xml:space="preserve">Die Simulation </w:t>
      </w:r>
      <w:ins w:id="1444" w:author="Admin" w:date="2015-07-06T13:27:00Z">
        <w:r w:rsidR="004540A2">
          <w:t>soll</w:t>
        </w:r>
      </w:ins>
      <w:del w:id="1445" w:author="Admin" w:date="2015-07-06T13:27:00Z">
        <w:r w:rsidDel="004540A2">
          <w:delText>ist</w:delText>
        </w:r>
      </w:del>
      <w:r>
        <w:t xml:space="preserve"> komplett dreidimensional und </w:t>
      </w:r>
      <w:ins w:id="1446" w:author="Admin" w:date="2015-07-06T13:28:00Z">
        <w:r w:rsidR="004540A2">
          <w:t>mit</w:t>
        </w:r>
      </w:ins>
      <w:del w:id="1447" w:author="Admin" w:date="2015-07-06T13:28:00Z">
        <w:r w:rsidDel="004540A2">
          <w:delText>bietet</w:delText>
        </w:r>
      </w:del>
      <w:r>
        <w:t xml:space="preserve"> animierte</w:t>
      </w:r>
      <w:ins w:id="1448" w:author="Admin" w:date="2015-07-06T13:28:00Z">
        <w:r w:rsidR="004540A2">
          <w:t>n</w:t>
        </w:r>
      </w:ins>
      <w:r>
        <w:t xml:space="preserve"> Fußballspieler</w:t>
      </w:r>
      <w:ins w:id="1449" w:author="Admin" w:date="2015-07-06T13:28:00Z">
        <w:r w:rsidR="004540A2">
          <w:t xml:space="preserve"> </w:t>
        </w:r>
      </w:ins>
      <w:ins w:id="1450" w:author="Admin" w:date="2015-07-06T13:29:00Z">
        <w:r w:rsidR="004540A2">
          <w:t>gestaltet</w:t>
        </w:r>
      </w:ins>
      <w:ins w:id="1451" w:author="Admin" w:date="2015-07-06T13:28:00Z">
        <w:r w:rsidR="004540A2">
          <w:t xml:space="preserve"> werden.</w:t>
        </w:r>
      </w:ins>
      <w:del w:id="1452" w:author="Admin" w:date="2015-07-06T13:28:00Z">
        <w:r w:rsidDel="004540A2">
          <w:delText>,</w:delText>
        </w:r>
      </w:del>
      <w:r>
        <w:t xml:space="preserve"> </w:t>
      </w:r>
      <w:ins w:id="1453" w:author="Admin" w:date="2015-07-06T13:28:00Z">
        <w:r w:rsidR="004540A2">
          <w:t>W</w:t>
        </w:r>
      </w:ins>
      <w:del w:id="1454" w:author="Admin" w:date="2015-07-06T13:28:00Z">
        <w:r w:rsidDel="004540A2">
          <w:delText>w</w:delText>
        </w:r>
      </w:del>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p w14:paraId="07582972" w14:textId="77777777" w:rsidR="00476894" w:rsidRDefault="000F7CD6">
      <w:pPr>
        <w:pStyle w:val="berschrift1"/>
      </w:pPr>
      <w:r>
        <w:br w:type="page"/>
      </w:r>
      <w:bookmarkStart w:id="1455" w:name="_Ref422317454"/>
      <w:bookmarkStart w:id="1456" w:name="_Toc424149308"/>
      <w:r w:rsidR="00493EDB">
        <w:lastRenderedPageBreak/>
        <w:t>Stand der Technik</w:t>
      </w:r>
      <w:bookmarkEnd w:id="1455"/>
      <w:bookmarkEnd w:id="1456"/>
    </w:p>
    <w:p w14:paraId="5C3AA0A0" w14:textId="77777777" w:rsidR="008A0CF5" w:rsidRDefault="008A0CF5">
      <w:pPr>
        <w:pStyle w:val="berschrift2"/>
      </w:pPr>
      <w:bookmarkStart w:id="1457" w:name="_Toc406781343"/>
      <w:bookmarkStart w:id="1458" w:name="_Toc424149309"/>
      <w:r>
        <w:t>Einleitung</w:t>
      </w:r>
      <w:bookmarkEnd w:id="1457"/>
      <w:bookmarkEnd w:id="1458"/>
    </w:p>
    <w:p w14:paraId="50310C64" w14:textId="39D04BFB" w:rsidR="008A0CF5" w:rsidDel="00692C03" w:rsidRDefault="008A0CF5">
      <w:pPr>
        <w:rPr>
          <w:del w:id="1459" w:author="Admin" w:date="2015-07-08T10:20:00Z"/>
        </w:rPr>
      </w:pPr>
      <w:r>
        <w:t xml:space="preserve">Die Arbeit baut auf unterschiedlichen Technologien auf, deren Verständnis für die Projektbearbeitung unumgänglich ist. Da die Simulation, wie sie in Kapitel 2 beschrieben </w:t>
      </w:r>
      <w:del w:id="1460" w:author="Admin" w:date="2015-07-06T13:33:00Z">
        <w:r w:rsidDel="00EB1E9F">
          <w:delText>wurde</w:delText>
        </w:r>
      </w:del>
      <w:ins w:id="1461" w:author="Admin" w:date="2015-07-06T13:33:00Z">
        <w:r w:rsidR="00EB1E9F">
          <w:t>ist</w:t>
        </w:r>
      </w:ins>
      <w:r>
        <w:t>, nicht im gegebenen Zeitrahmen von Grund auf Programmiert werden kann, muss eine Game</w:t>
      </w:r>
      <w:ins w:id="1462" w:author="Maximilian Schmitz" w:date="2015-07-08T16:32:00Z">
        <w:r w:rsidR="007E5D8C">
          <w:t xml:space="preserve"> </w:t>
        </w:r>
      </w:ins>
      <w:del w:id="1463" w:author="Maximilian Schmitz" w:date="2015-07-08T16:32:00Z">
        <w:r w:rsidDel="007E5D8C">
          <w:delText>-</w:delText>
        </w:r>
      </w:del>
      <w:r>
        <w:t>Engine gewählt werden, die Grundlagen wie die 3D-Animation oder die Physik-Berechnungen bereitstellt.</w:t>
      </w:r>
      <w:ins w:id="1464" w:author="Admin" w:date="2015-07-08T10:20:00Z">
        <w:r w:rsidR="00692C03">
          <w:t xml:space="preserve"> </w:t>
        </w:r>
      </w:ins>
    </w:p>
    <w:p w14:paraId="04B5323F" w14:textId="77777777" w:rsidR="008A0CF5" w:rsidRDefault="008A0CF5">
      <w:r>
        <w:t>Des Weiteren muss eine Technologie gewählt werden, die die Steuerung der Charaktere über im Voraus erstellte Abläufe erlaubt.</w:t>
      </w:r>
    </w:p>
    <w:p w14:paraId="36554D2A" w14:textId="77777777" w:rsidR="008A0CF5" w:rsidDel="00692C03" w:rsidRDefault="008A0CF5">
      <w:pPr>
        <w:rPr>
          <w:del w:id="1465" w:author="Admin" w:date="2015-07-08T10:20:00Z"/>
        </w:rPr>
      </w:pPr>
    </w:p>
    <w:p w14:paraId="017E1988" w14:textId="77777777" w:rsidR="008A0CF5" w:rsidRDefault="008A0CF5">
      <w:pPr>
        <w:rPr>
          <w:ins w:id="1466" w:author="Admin" w:date="2015-07-08T10:17:00Z"/>
        </w:rPr>
      </w:pPr>
      <w:r>
        <w:t>In diesem Kapitel sollen die Technologien, die für die genannten Zwecke in Betracht gezogen wurden, kurz dargestellt werden und die Technologieentscheidung begründet werden</w:t>
      </w:r>
    </w:p>
    <w:p w14:paraId="0C0CFAB6" w14:textId="77777777" w:rsidR="00692C03" w:rsidRDefault="00692C03"/>
    <w:p w14:paraId="5DA61EA4" w14:textId="77777777" w:rsidR="008A0CF5" w:rsidRDefault="008A0CF5">
      <w:pPr>
        <w:pStyle w:val="berschrift2"/>
      </w:pPr>
      <w:bookmarkStart w:id="1467" w:name="_Ref422317407"/>
      <w:bookmarkStart w:id="1468" w:name="_Ref422317414"/>
      <w:bookmarkStart w:id="1469" w:name="_Toc424149310"/>
      <w:r>
        <w:t>Game Engine</w:t>
      </w:r>
      <w:bookmarkEnd w:id="1467"/>
      <w:bookmarkEnd w:id="1468"/>
      <w:bookmarkEnd w:id="1469"/>
    </w:p>
    <w:p w14:paraId="48F2682C" w14:textId="77777777" w:rsidR="008A0CF5" w:rsidRPr="0008785A" w:rsidDel="000E24A9" w:rsidRDefault="008A0CF5">
      <w:pPr>
        <w:pStyle w:val="berschrift3"/>
        <w:rPr>
          <w:del w:id="1470" w:author="Daene" w:date="2015-01-08T17:04:00Z"/>
        </w:rPr>
        <w:pPrChange w:id="1471" w:author="Admin" w:date="2015-07-08T13:36:00Z">
          <w:pPr/>
        </w:pPrChange>
      </w:pPr>
      <w:del w:id="1472" w:author="Daene" w:date="2015-01-08T17:04:00Z">
        <w:r w:rsidRPr="0008785A" w:rsidDel="000E24A9">
          <w:delText>http://de.wikipedia.org/wiki/Liste_von_Spiel-Engines</w:delText>
        </w:r>
        <w:bookmarkStart w:id="1473" w:name="_Toc408511943"/>
        <w:bookmarkStart w:id="1474" w:name="_Toc417977745"/>
        <w:bookmarkStart w:id="1475" w:name="_Toc418083327"/>
        <w:bookmarkStart w:id="1476" w:name="_Toc422333496"/>
        <w:bookmarkStart w:id="1477" w:name="_Toc422468939"/>
        <w:bookmarkStart w:id="1478" w:name="_Toc424040265"/>
        <w:bookmarkStart w:id="1479" w:name="_Toc424109377"/>
        <w:bookmarkStart w:id="1480" w:name="_Toc424119165"/>
        <w:bookmarkStart w:id="1481" w:name="_Toc424132750"/>
        <w:bookmarkStart w:id="1482" w:name="_Toc424147995"/>
        <w:bookmarkStart w:id="1483" w:name="_Toc424149200"/>
        <w:bookmarkStart w:id="1484" w:name="_Toc424149311"/>
        <w:bookmarkEnd w:id="1473"/>
        <w:bookmarkEnd w:id="1474"/>
        <w:bookmarkEnd w:id="1475"/>
        <w:bookmarkEnd w:id="1476"/>
        <w:bookmarkEnd w:id="1477"/>
        <w:bookmarkEnd w:id="1478"/>
        <w:bookmarkEnd w:id="1479"/>
        <w:bookmarkEnd w:id="1480"/>
        <w:bookmarkEnd w:id="1481"/>
        <w:bookmarkEnd w:id="1482"/>
        <w:bookmarkEnd w:id="1483"/>
        <w:bookmarkEnd w:id="1484"/>
      </w:del>
    </w:p>
    <w:p w14:paraId="16934930" w14:textId="77777777" w:rsidR="008A0CF5" w:rsidRDefault="008A0CF5">
      <w:pPr>
        <w:pStyle w:val="berschrift3"/>
      </w:pPr>
      <w:bookmarkStart w:id="1485" w:name="_Toc424149312"/>
      <w:r>
        <w:t>Grundsätzliches</w:t>
      </w:r>
      <w:bookmarkEnd w:id="1485"/>
    </w:p>
    <w:p w14:paraId="2B6B6AD0" w14:textId="26B61A45" w:rsidR="008A0CF5" w:rsidRDefault="008A0CF5">
      <w:r>
        <w:t>Wie in Kapitel 3.1 angesprochen ist eine Game</w:t>
      </w:r>
      <w:ins w:id="1486" w:author="Maximilian Schmitz" w:date="2015-07-08T16:33:00Z">
        <w:r w:rsidR="007E5D8C">
          <w:t xml:space="preserve"> </w:t>
        </w:r>
      </w:ins>
      <w:del w:id="1487" w:author="Maximilian Schmitz" w:date="2015-07-08T16:33:00Z">
        <w:r w:rsidDel="007E5D8C">
          <w:delText>-</w:delText>
        </w:r>
      </w:del>
      <w:r>
        <w:t>Engine notwendig, die die Grundfunktionalitäten einer 3D-Simulation bereitstellt. Es existieren heutzutage mehrere solcher Frameworks, auf die im Folgenden kurz eingegangen werden soll.</w:t>
      </w:r>
    </w:p>
    <w:p w14:paraId="52ED8620" w14:textId="77777777" w:rsidR="008A0CF5" w:rsidRPr="0008785A" w:rsidRDefault="008A0CF5">
      <w:pPr>
        <w:pStyle w:val="berschrift3"/>
      </w:pPr>
      <w:bookmarkStart w:id="1488" w:name="_Toc424149313"/>
      <w:r>
        <w:t>Source Engine</w:t>
      </w:r>
      <w:bookmarkEnd w:id="1488"/>
    </w:p>
    <w:p w14:paraId="7D3F6E49" w14:textId="7E967405" w:rsidR="008A0CF5" w:rsidDel="00692C03" w:rsidRDefault="008A0CF5">
      <w:pPr>
        <w:rPr>
          <w:del w:id="1489" w:author="Admin" w:date="2015-07-08T10:20:00Z"/>
        </w:rPr>
      </w:pPr>
      <w:r>
        <w:t xml:space="preserve">Source Engine wird von Valve entwickelt und ist durch die weit verbreiteten Spiele, die mit ihr </w:t>
      </w:r>
      <w:ins w:id="1490" w:author="Maximilian Schmitz" w:date="2015-06-19T09:06:00Z">
        <w:r w:rsidR="002E3F67">
          <w:t>e</w:t>
        </w:r>
      </w:ins>
      <w:del w:id="1491" w:author="Maximilian Schmitz" w:date="2015-06-19T09:06:00Z">
        <w:r w:rsidDel="002E3F67">
          <w:delText>E</w:delText>
        </w:r>
      </w:del>
      <w:r>
        <w:t>ntwickelt wurden, bekannt. Dazu gehört neben Half Life 2 oder Counter Strike: Source auch Portal.</w:t>
      </w:r>
      <w:ins w:id="1492" w:author="Admin" w:date="2015-07-08T10:20:00Z">
        <w:r w:rsidR="00692C03">
          <w:t xml:space="preserve"> </w:t>
        </w:r>
      </w:ins>
    </w:p>
    <w:p w14:paraId="0576DF9C" w14:textId="642D0A61" w:rsidR="008A0CF5" w:rsidDel="00692C03" w:rsidRDefault="008A0CF5">
      <w:pPr>
        <w:rPr>
          <w:del w:id="1493" w:author="Admin" w:date="2015-07-08T10:20:00Z"/>
        </w:rPr>
      </w:pPr>
      <w:r>
        <w:t>Die Source Engine kann neben den Betriebssystemen Windows, Linux und MAC</w:t>
      </w:r>
      <w:ins w:id="1494" w:author="Admin" w:date="2015-07-08T13:31:00Z">
        <w:r w:rsidR="006A1F2A">
          <w:t xml:space="preserve"> OS</w:t>
        </w:r>
      </w:ins>
      <w:r>
        <w:t xml:space="preserve"> auch auf der Playstation 3 oder der Xbox360 verwendet werden.</w:t>
      </w:r>
      <w:ins w:id="1495" w:author="Admin" w:date="2015-07-08T10:20:00Z">
        <w:r w:rsidR="00692C03">
          <w:t xml:space="preserve"> </w:t>
        </w:r>
      </w:ins>
    </w:p>
    <w:p w14:paraId="3C6D052A" w14:textId="19B4E457" w:rsidR="008A0CF5" w:rsidRDefault="008A0CF5">
      <w:r>
        <w:t>Neben der Grafik</w:t>
      </w:r>
      <w:ins w:id="1496" w:author="Maximilian Schmitz" w:date="2015-07-08T16:32:00Z">
        <w:r w:rsidR="007E5D8C">
          <w:t xml:space="preserve"> </w:t>
        </w:r>
      </w:ins>
      <w:del w:id="1497" w:author="Maximilian Schmitz" w:date="2015-07-08T16:32:00Z">
        <w:r w:rsidDel="007E5D8C">
          <w:delText>-</w:delText>
        </w:r>
      </w:del>
      <w:r>
        <w:t>Engine beinhaltet dieses Framework auch eine Physik</w:t>
      </w:r>
      <w:ins w:id="1498" w:author="Maximilian Schmitz" w:date="2015-07-08T16:32:00Z">
        <w:r w:rsidR="007E5D8C">
          <w:t xml:space="preserve"> </w:t>
        </w:r>
      </w:ins>
      <w:del w:id="1499" w:author="Maximilian Schmitz" w:date="2015-07-08T16:32:00Z">
        <w:r w:rsidDel="007E5D8C">
          <w:delText>-</w:delText>
        </w:r>
      </w:del>
      <w:r>
        <w:t>Engine.</w:t>
      </w:r>
      <w:ins w:id="1500" w:author="Admin" w:date="2015-07-08T10:24:00Z">
        <w:r w:rsidR="00692C03">
          <w:t xml:space="preserve"> (vgl.</w:t>
        </w:r>
      </w:ins>
      <w:customXmlInsRangeStart w:id="1501" w:author="Admin" w:date="2015-07-08T10:24:00Z"/>
      <w:sdt>
        <w:sdtPr>
          <w:id w:val="-293523758"/>
          <w:citation/>
        </w:sdtPr>
        <w:sdtEndPr/>
        <w:sdtContent>
          <w:customXmlInsRangeEnd w:id="1501"/>
          <w:ins w:id="1502" w:author="Admin" w:date="2015-07-08T10:24:00Z">
            <w:r w:rsidR="00692C03">
              <w:fldChar w:fldCharType="begin"/>
            </w:r>
          </w:ins>
          <w:ins w:id="1503" w:author="Admin" w:date="2015-07-08T10:44:00Z">
            <w:r w:rsidR="00DD45F6">
              <w:instrText xml:space="preserve">CITATION Val15 \l 1031 </w:instrText>
            </w:r>
          </w:ins>
          <w:r w:rsidR="00692C03">
            <w:fldChar w:fldCharType="separate"/>
          </w:r>
          <w:ins w:id="1504" w:author="Maximilian Schmitz" w:date="2015-07-08T20:05:00Z">
            <w:r w:rsidR="00067648">
              <w:rPr>
                <w:noProof/>
              </w:rPr>
              <w:t xml:space="preserve"> [1]</w:t>
            </w:r>
          </w:ins>
          <w:del w:id="1505" w:author="Maximilian Schmitz" w:date="2015-07-08T15:29:00Z">
            <w:r w:rsidR="00715D94" w:rsidDel="00856522">
              <w:rPr>
                <w:noProof/>
              </w:rPr>
              <w:delText xml:space="preserve"> [1]</w:delText>
            </w:r>
          </w:del>
          <w:ins w:id="1506" w:author="Admin" w:date="2015-07-08T10:24:00Z">
            <w:r w:rsidR="00692C03">
              <w:fldChar w:fldCharType="end"/>
            </w:r>
          </w:ins>
          <w:customXmlInsRangeStart w:id="1507" w:author="Admin" w:date="2015-07-08T10:24:00Z"/>
        </w:sdtContent>
      </w:sdt>
      <w:customXmlInsRangeEnd w:id="1507"/>
      <w:ins w:id="1508" w:author="Admin" w:date="2015-07-08T10:24:00Z">
        <w:r w:rsidR="00692C03">
          <w:t>)</w:t>
        </w:r>
      </w:ins>
    </w:p>
    <w:p w14:paraId="3D6BFD84" w14:textId="77777777" w:rsidR="008A0CF5" w:rsidDel="00692C03" w:rsidRDefault="008A0CF5">
      <w:pPr>
        <w:rPr>
          <w:del w:id="1509" w:author="Admin" w:date="2015-07-08T10:20:00Z"/>
        </w:rPr>
      </w:pPr>
    </w:p>
    <w:p w14:paraId="72E981F3" w14:textId="5213D7C2" w:rsidR="008A0CF5" w:rsidRDefault="008A0CF5">
      <w:del w:id="1510" w:author="Admin" w:date="2015-07-06T13:36:00Z">
        <w:r w:rsidDel="009D3C5C">
          <w:delText xml:space="preserve">Ein </w:delText>
        </w:r>
      </w:del>
      <w:ins w:id="1511" w:author="Admin" w:date="2015-07-06T13:36:00Z">
        <w:r w:rsidR="009D3C5C">
          <w:t>Das Hauptp</w:t>
        </w:r>
      </w:ins>
      <w:del w:id="1512" w:author="Admin" w:date="2015-07-06T13:36:00Z">
        <w:r w:rsidDel="009D3C5C">
          <w:delText>P</w:delText>
        </w:r>
      </w:del>
      <w:r>
        <w:t>roblem</w:t>
      </w:r>
      <w:del w:id="1513" w:author="Admin" w:date="2015-07-06T13:35:00Z">
        <w:r w:rsidDel="009D3C5C">
          <w:delText xml:space="preserve"> mit</w:delText>
        </w:r>
      </w:del>
      <w:r>
        <w:t xml:space="preserve"> der Source Engine ist, dass sie </w:t>
      </w:r>
      <w:ins w:id="1514" w:author="Admin" w:date="2015-07-08T10:29:00Z">
        <w:r w:rsidR="00FB3835">
          <w:t xml:space="preserve">zum Zeitpunkt dieser Arbeit nicht </w:t>
        </w:r>
      </w:ins>
      <w:del w:id="1515" w:author="Admin" w:date="2015-07-08T10:29:00Z">
        <w:r w:rsidDel="00FB3835">
          <w:delText xml:space="preserve">nicht </w:delText>
        </w:r>
      </w:del>
      <w:del w:id="1516" w:author="Admin" w:date="2015-07-08T10:28:00Z">
        <w:r w:rsidDel="00FB3835">
          <w:delText xml:space="preserve">frei </w:delText>
        </w:r>
      </w:del>
      <w:ins w:id="1517" w:author="Admin" w:date="2015-07-08T10:28:00Z">
        <w:r w:rsidR="00FB3835">
          <w:t>mehr Lizenziert werden kann und der Nachfolger</w:t>
        </w:r>
      </w:ins>
      <w:ins w:id="1518" w:author="Admin" w:date="2015-07-08T10:29:00Z">
        <w:r w:rsidR="00FB3835">
          <w:t xml:space="preserve"> erst auf der </w:t>
        </w:r>
        <w:r w:rsidR="00FB3835" w:rsidRPr="00FB3835">
          <w:t xml:space="preserve">Game Developers </w:t>
        </w:r>
        <w:r w:rsidR="00FB3835" w:rsidRPr="00FB3835">
          <w:lastRenderedPageBreak/>
          <w:t>Conference 2015</w:t>
        </w:r>
        <w:r w:rsidR="00FB3835">
          <w:t xml:space="preserve"> </w:t>
        </w:r>
      </w:ins>
      <w:ins w:id="1519" w:author="Admin" w:date="2015-07-08T10:30:00Z">
        <w:r w:rsidR="00FB3835">
          <w:t>angekündigt wurde</w:t>
        </w:r>
      </w:ins>
      <w:ins w:id="1520" w:author="Admin" w:date="2015-07-08T10:28:00Z">
        <w:r w:rsidR="00FB3835">
          <w:t>.</w:t>
        </w:r>
      </w:ins>
      <w:ins w:id="1521" w:author="Admin" w:date="2015-07-08T11:15:00Z">
        <w:r w:rsidR="0033472B">
          <w:t xml:space="preserve"> Die Source 2 Engine soll</w:t>
        </w:r>
      </w:ins>
      <w:ins w:id="1522" w:author="Admin" w:date="2015-07-08T11:16:00Z">
        <w:r w:rsidR="0033472B">
          <w:t xml:space="preserve"> nach aktuellen Aussagen</w:t>
        </w:r>
      </w:ins>
      <w:ins w:id="1523" w:author="Admin" w:date="2015-07-08T11:15:00Z">
        <w:r w:rsidR="0033472B">
          <w:t xml:space="preserve"> komplett kostenlos werden.</w:t>
        </w:r>
      </w:ins>
      <w:ins w:id="1524" w:author="Admin" w:date="2015-07-08T10:32:00Z">
        <w:r w:rsidR="00FB3835">
          <w:t xml:space="preserve"> (vgl.</w:t>
        </w:r>
      </w:ins>
      <w:customXmlInsRangeStart w:id="1525" w:author="Admin" w:date="2015-07-08T10:32:00Z"/>
      <w:sdt>
        <w:sdtPr>
          <w:id w:val="-1420787084"/>
          <w:citation/>
        </w:sdtPr>
        <w:sdtEndPr/>
        <w:sdtContent>
          <w:customXmlInsRangeEnd w:id="1525"/>
          <w:ins w:id="1526" w:author="Admin" w:date="2015-07-08T10:32:00Z">
            <w:r w:rsidR="00FB3835">
              <w:fldChar w:fldCharType="begin"/>
            </w:r>
          </w:ins>
          <w:ins w:id="1527" w:author="Admin" w:date="2015-07-08T10:44:00Z">
            <w:r w:rsidR="00DD45F6">
              <w:instrText xml:space="preserve">CITATION Val151 \l 1031 </w:instrText>
            </w:r>
          </w:ins>
          <w:r w:rsidR="00FB3835">
            <w:fldChar w:fldCharType="separate"/>
          </w:r>
          <w:ins w:id="1528" w:author="Maximilian Schmitz" w:date="2015-07-08T20:05:00Z">
            <w:r w:rsidR="00067648">
              <w:rPr>
                <w:noProof/>
              </w:rPr>
              <w:t xml:space="preserve"> [2]</w:t>
            </w:r>
          </w:ins>
          <w:del w:id="1529" w:author="Maximilian Schmitz" w:date="2015-07-08T15:29:00Z">
            <w:r w:rsidR="00715D94" w:rsidDel="00856522">
              <w:rPr>
                <w:noProof/>
              </w:rPr>
              <w:delText xml:space="preserve"> [2]</w:delText>
            </w:r>
          </w:del>
          <w:ins w:id="1530" w:author="Admin" w:date="2015-07-08T10:32:00Z">
            <w:r w:rsidR="00FB3835">
              <w:fldChar w:fldCharType="end"/>
            </w:r>
          </w:ins>
          <w:customXmlInsRangeStart w:id="1531" w:author="Admin" w:date="2015-07-08T10:32:00Z"/>
        </w:sdtContent>
      </w:sdt>
      <w:customXmlInsRangeEnd w:id="1531"/>
      <w:ins w:id="1532" w:author="Admin" w:date="2015-07-08T10:32:00Z">
        <w:r w:rsidR="00FB3835">
          <w:t>)</w:t>
        </w:r>
      </w:ins>
      <w:del w:id="1533" w:author="Admin" w:date="2015-07-08T10:29:00Z">
        <w:r w:rsidDel="00FB3835">
          <w:delText>verwendet werden kann sondern kostenpflichtig lizensiert werden muss.</w:delText>
        </w:r>
      </w:del>
    </w:p>
    <w:p w14:paraId="032B2EAF" w14:textId="73E7E40B" w:rsidR="008A0CF5" w:rsidRDefault="008A0CF5">
      <w:pPr>
        <w:pStyle w:val="berschrift3"/>
      </w:pPr>
      <w:bookmarkStart w:id="1534" w:name="_Toc424149314"/>
      <w:r>
        <w:t>Unity</w:t>
      </w:r>
      <w:bookmarkEnd w:id="1534"/>
    </w:p>
    <w:p w14:paraId="2AAA962A" w14:textId="77777777" w:rsidR="008A0CF5" w:rsidDel="000E24A9" w:rsidRDefault="00BF6D4D">
      <w:pPr>
        <w:rPr>
          <w:del w:id="1535" w:author="Daene" w:date="2015-01-08T17:04:00Z"/>
        </w:rPr>
      </w:pPr>
      <w:del w:id="1536"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14:paraId="6D4F91A3" w14:textId="77777777" w:rsidR="008A0CF5" w:rsidRPr="00813F99" w:rsidDel="000E24A9" w:rsidRDefault="008A0CF5">
      <w:pPr>
        <w:rPr>
          <w:del w:id="1537" w:author="Daene" w:date="2015-01-08T17:04:00Z"/>
        </w:rPr>
      </w:pPr>
      <w:del w:id="1538" w:author="Daene" w:date="2015-01-08T17:04:00Z">
        <w:r w:rsidRPr="00813F99" w:rsidDel="000E24A9">
          <w:delText>http://unity3d.com/unity/licenses</w:delText>
        </w:r>
      </w:del>
    </w:p>
    <w:p w14:paraId="20931CE4" w14:textId="6A2E88D1" w:rsidR="008A0CF5" w:rsidRDefault="008A0CF5">
      <w:r>
        <w:t>Die Engine Unity wird von Unity Technologies entwickelt und unterstützt, wie die Source Engine, sowohl Grafik als auch Physikberechnungen. Ein großer Vorteil von Unity ist die große Anzahl der unterstützten Plattformen. Neben den Betriebssystemen Windows, Mac und Linux und den bekanntesten Konsolen (Playstation 3, Xbox360, Nintendo Wii) unterstützt Unity auch Smartphones (iOS, Android, Windows Phone) und weitere Plattformen.</w:t>
      </w:r>
      <w:ins w:id="1539" w:author="Admin" w:date="2015-07-08T10:47:00Z">
        <w:r w:rsidR="00DD45F6">
          <w:t xml:space="preserve"> (vgl.</w:t>
        </w:r>
      </w:ins>
      <w:customXmlInsRangeStart w:id="1540" w:author="Admin" w:date="2015-07-08T10:47:00Z"/>
      <w:sdt>
        <w:sdtPr>
          <w:id w:val="-1858348920"/>
          <w:citation/>
        </w:sdtPr>
        <w:sdtEndPr/>
        <w:sdtContent>
          <w:customXmlInsRangeEnd w:id="1540"/>
          <w:ins w:id="1541" w:author="Admin" w:date="2015-07-08T10:47:00Z">
            <w:r w:rsidR="00DD45F6">
              <w:fldChar w:fldCharType="begin"/>
            </w:r>
            <w:r w:rsidR="00DD45F6">
              <w:instrText xml:space="preserve"> CITATION Uni151 \l 1031 </w:instrText>
            </w:r>
          </w:ins>
          <w:r w:rsidR="00DD45F6">
            <w:fldChar w:fldCharType="separate"/>
          </w:r>
          <w:ins w:id="1542" w:author="Maximilian Schmitz" w:date="2015-07-08T20:05:00Z">
            <w:r w:rsidR="00067648">
              <w:rPr>
                <w:noProof/>
              </w:rPr>
              <w:t xml:space="preserve"> [3]</w:t>
            </w:r>
          </w:ins>
          <w:del w:id="1543" w:author="Maximilian Schmitz" w:date="2015-07-08T15:29:00Z">
            <w:r w:rsidR="00715D94" w:rsidDel="00856522">
              <w:rPr>
                <w:noProof/>
              </w:rPr>
              <w:delText xml:space="preserve"> [3]</w:delText>
            </w:r>
          </w:del>
          <w:ins w:id="1544" w:author="Admin" w:date="2015-07-08T10:47:00Z">
            <w:r w:rsidR="00DD45F6">
              <w:fldChar w:fldCharType="end"/>
            </w:r>
          </w:ins>
          <w:customXmlInsRangeStart w:id="1545" w:author="Admin" w:date="2015-07-08T10:47:00Z"/>
        </w:sdtContent>
      </w:sdt>
      <w:customXmlInsRangeEnd w:id="1545"/>
      <w:ins w:id="1546" w:author="Admin" w:date="2015-07-08T10:47:00Z">
        <w:r w:rsidR="00DD45F6">
          <w:t>)</w:t>
        </w:r>
      </w:ins>
    </w:p>
    <w:p w14:paraId="46C82846" w14:textId="77777777" w:rsidR="008A0CF5" w:rsidDel="00692C03" w:rsidRDefault="008A0CF5">
      <w:pPr>
        <w:rPr>
          <w:del w:id="1547" w:author="Admin" w:date="2015-07-08T10:20:00Z"/>
        </w:rPr>
      </w:pPr>
    </w:p>
    <w:p w14:paraId="07BDF048" w14:textId="747CB314" w:rsidR="008A0CF5" w:rsidRPr="00F43F95" w:rsidRDefault="008A0CF5">
      <w:r>
        <w:t>Unity bietet</w:t>
      </w:r>
      <w:ins w:id="1548" w:author="Admin" w:date="2015-07-07T14:09:00Z">
        <w:r w:rsidR="005057C3">
          <w:t xml:space="preserve"> zum Zeitpunkt dieser Arbeit</w:t>
        </w:r>
      </w:ins>
      <w:r>
        <w:t xml:space="preserve"> eine Gratis</w:t>
      </w:r>
      <w:ins w:id="1549" w:author="Admin" w:date="2015-07-08T10:40:00Z">
        <w:r w:rsidR="00D65949">
          <w:t>-, Education- und</w:t>
        </w:r>
      </w:ins>
      <w:del w:id="1550" w:author="Admin" w:date="2015-07-08T10:40:00Z">
        <w:r w:rsidDel="00D65949">
          <w:delText>version und</w:delText>
        </w:r>
      </w:del>
      <w:r>
        <w:t xml:space="preserve"> eine Pro-Version an</w:t>
      </w:r>
      <w:ins w:id="1551" w:author="Admin" w:date="2015-07-08T10:40:00Z">
        <w:r w:rsidR="00D65949">
          <w:t>.</w:t>
        </w:r>
      </w:ins>
      <w:del w:id="1552" w:author="Admin" w:date="2015-07-08T10:40:00Z">
        <w:r w:rsidDel="00D65949">
          <w:delText>,</w:delText>
        </w:r>
      </w:del>
      <w:r>
        <w:t xml:space="preserve"> </w:t>
      </w:r>
      <w:ins w:id="1553" w:author="Admin" w:date="2015-07-08T10:40:00Z">
        <w:r w:rsidR="00D65949">
          <w:t>D</w:t>
        </w:r>
      </w:ins>
      <w:del w:id="1554" w:author="Admin" w:date="2015-07-08T10:40:00Z">
        <w:r w:rsidDel="00D65949">
          <w:delText>d</w:delText>
        </w:r>
      </w:del>
      <w:r>
        <w:t>ie</w:t>
      </w:r>
      <w:ins w:id="1555" w:author="Admin" w:date="2015-07-08T10:40:00Z">
        <w:r w:rsidR="00D65949">
          <w:t xml:space="preserve"> Pro Version kann</w:t>
        </w:r>
      </w:ins>
      <w:r>
        <w:t xml:space="preserve"> für 1500$ erworben werden</w:t>
      </w:r>
      <w:ins w:id="1556" w:author="Admin" w:date="2015-07-08T10:41:00Z">
        <w:r w:rsidR="00D65949">
          <w:t>, allerdings beinhaltet dieses Paket noch nicht alles, z.B. der Android</w:t>
        </w:r>
      </w:ins>
      <w:ins w:id="1557" w:author="Admin" w:date="2015-07-08T10:42:00Z">
        <w:r w:rsidR="00D65949">
          <w:t xml:space="preserve"> Pro</w:t>
        </w:r>
      </w:ins>
      <w:ins w:id="1558" w:author="Admin" w:date="2015-07-08T10:41:00Z">
        <w:r w:rsidR="00D65949">
          <w:t xml:space="preserve"> Support muss für weiter 1500$ erworben werden.</w:t>
        </w:r>
      </w:ins>
      <w:ins w:id="1559" w:author="Admin" w:date="2015-07-08T10:43:00Z">
        <w:r w:rsidR="00D65949">
          <w:t xml:space="preserve"> (vgl.</w:t>
        </w:r>
      </w:ins>
      <w:customXmlInsRangeStart w:id="1560" w:author="Admin" w:date="2015-07-08T10:43:00Z"/>
      <w:sdt>
        <w:sdtPr>
          <w:id w:val="-708647129"/>
          <w:citation/>
        </w:sdtPr>
        <w:sdtEndPr/>
        <w:sdtContent>
          <w:customXmlInsRangeEnd w:id="1560"/>
          <w:ins w:id="1561" w:author="Admin" w:date="2015-07-08T10:43:00Z">
            <w:r w:rsidR="00D65949">
              <w:fldChar w:fldCharType="begin"/>
            </w:r>
            <w:r w:rsidR="00D65949">
              <w:instrText xml:space="preserve"> CITATION Uni15 \l 1031 </w:instrText>
            </w:r>
          </w:ins>
          <w:r w:rsidR="00D65949">
            <w:fldChar w:fldCharType="separate"/>
          </w:r>
          <w:ins w:id="1562" w:author="Maximilian Schmitz" w:date="2015-07-08T20:05:00Z">
            <w:r w:rsidR="00067648">
              <w:rPr>
                <w:noProof/>
              </w:rPr>
              <w:t xml:space="preserve"> [4]</w:t>
            </w:r>
          </w:ins>
          <w:del w:id="1563" w:author="Maximilian Schmitz" w:date="2015-07-08T15:29:00Z">
            <w:r w:rsidR="00715D94" w:rsidDel="00856522">
              <w:rPr>
                <w:noProof/>
              </w:rPr>
              <w:delText xml:space="preserve"> [4]</w:delText>
            </w:r>
          </w:del>
          <w:ins w:id="1564" w:author="Admin" w:date="2015-07-08T10:43:00Z">
            <w:r w:rsidR="00D65949">
              <w:fldChar w:fldCharType="end"/>
            </w:r>
          </w:ins>
          <w:customXmlInsRangeStart w:id="1565" w:author="Admin" w:date="2015-07-08T10:43:00Z"/>
        </w:sdtContent>
      </w:sdt>
      <w:customXmlInsRangeEnd w:id="1565"/>
      <w:ins w:id="1566" w:author="Admin" w:date="2015-07-08T10:43:00Z">
        <w:r w:rsidR="00D65949">
          <w:t>)</w:t>
        </w:r>
      </w:ins>
      <w:del w:id="1567" w:author="Admin" w:date="2015-07-08T10:41:00Z">
        <w:r w:rsidDel="00D65949">
          <w:delText xml:space="preserve"> kann.</w:delText>
        </w:r>
      </w:del>
    </w:p>
    <w:p w14:paraId="1CB7AE62" w14:textId="77777777" w:rsidR="008A0CF5" w:rsidRPr="00380D23" w:rsidRDefault="008A0CF5">
      <w:pPr>
        <w:pStyle w:val="berschrift3"/>
        <w:rPr>
          <w:lang w:val="en-US"/>
        </w:rPr>
      </w:pPr>
      <w:bookmarkStart w:id="1568" w:name="_Toc406781344"/>
      <w:bookmarkStart w:id="1569" w:name="_Toc424149315"/>
      <w:r w:rsidRPr="00380D23">
        <w:rPr>
          <w:lang w:val="en-US"/>
        </w:rPr>
        <w:t>Unreal Engine 4</w:t>
      </w:r>
      <w:bookmarkEnd w:id="1568"/>
      <w:bookmarkEnd w:id="1569"/>
    </w:p>
    <w:p w14:paraId="4DA9B03B" w14:textId="77777777" w:rsidR="008A0CF5" w:rsidRPr="00380D23" w:rsidDel="000E24A9" w:rsidRDefault="008A0CF5">
      <w:pPr>
        <w:rPr>
          <w:del w:id="1570" w:author="Daene" w:date="2015-01-08T17:04:00Z"/>
          <w:lang w:val="en-US"/>
        </w:rPr>
      </w:pPr>
      <w:del w:id="1571" w:author="Daene" w:date="2015-01-08T17:04:00Z">
        <w:r w:rsidRPr="00380D23" w:rsidDel="000E24A9">
          <w:rPr>
            <w:lang w:val="en-US"/>
          </w:rPr>
          <w:delText>https://www.unrealengine.com/what-is-unreal-engine-4</w:delText>
        </w:r>
      </w:del>
    </w:p>
    <w:p w14:paraId="01DA9DFB" w14:textId="02035B82" w:rsidR="008A0CF5" w:rsidRDefault="008A0CF5">
      <w:pPr>
        <w:tabs>
          <w:tab w:val="left" w:pos="1545"/>
        </w:tabs>
      </w:pPr>
      <w:r>
        <w:t>Unreal Engine wird von Epic Games entwickelt und ist auf allen verbreiteten Computer-Betriebssystemen lauffähig. Neben diesen unterstützt es allerdings auch die neue Konsolengeneration mit Playstation 4 und Xbox One, sowie mobile Anwendungen mit iOS oder Android.</w:t>
      </w:r>
      <w:ins w:id="1572" w:author="Admin" w:date="2015-07-08T10:58:00Z">
        <w:r w:rsidR="002A344F">
          <w:t xml:space="preserve"> (vgl.</w:t>
        </w:r>
      </w:ins>
      <w:customXmlInsRangeStart w:id="1573" w:author="Admin" w:date="2015-07-08T10:58:00Z"/>
      <w:sdt>
        <w:sdtPr>
          <w:id w:val="-1408224426"/>
          <w:citation/>
        </w:sdtPr>
        <w:sdtEndPr/>
        <w:sdtContent>
          <w:customXmlInsRangeEnd w:id="1573"/>
          <w:ins w:id="1574" w:author="Admin" w:date="2015-07-08T10:58:00Z">
            <w:r w:rsidR="002A344F">
              <w:fldChar w:fldCharType="begin"/>
            </w:r>
            <w:r w:rsidR="002A344F">
              <w:instrText xml:space="preserve"> CITATION Epi15 \l 1031 </w:instrText>
            </w:r>
          </w:ins>
          <w:r w:rsidR="002A344F">
            <w:fldChar w:fldCharType="separate"/>
          </w:r>
          <w:ins w:id="1575" w:author="Maximilian Schmitz" w:date="2015-07-08T20:05:00Z">
            <w:r w:rsidR="00067648">
              <w:rPr>
                <w:noProof/>
              </w:rPr>
              <w:t xml:space="preserve"> [5]</w:t>
            </w:r>
          </w:ins>
          <w:del w:id="1576" w:author="Maximilian Schmitz" w:date="2015-07-08T15:29:00Z">
            <w:r w:rsidR="00715D94" w:rsidDel="00856522">
              <w:rPr>
                <w:noProof/>
              </w:rPr>
              <w:delText xml:space="preserve"> [5]</w:delText>
            </w:r>
          </w:del>
          <w:ins w:id="1577" w:author="Admin" w:date="2015-07-08T10:58:00Z">
            <w:r w:rsidR="002A344F">
              <w:fldChar w:fldCharType="end"/>
            </w:r>
          </w:ins>
          <w:customXmlInsRangeStart w:id="1578" w:author="Admin" w:date="2015-07-08T10:58:00Z"/>
        </w:sdtContent>
      </w:sdt>
      <w:customXmlInsRangeEnd w:id="1578"/>
      <w:ins w:id="1579" w:author="Admin" w:date="2015-07-08T10:58:00Z">
        <w:r w:rsidR="002A344F">
          <w:t>)</w:t>
        </w:r>
      </w:ins>
    </w:p>
    <w:p w14:paraId="3AEB51CB" w14:textId="77777777" w:rsidR="008A0CF5" w:rsidDel="00D65949" w:rsidRDefault="008A0CF5">
      <w:pPr>
        <w:rPr>
          <w:del w:id="1580" w:author="Admin" w:date="2015-07-08T10:39:00Z"/>
        </w:rPr>
      </w:pPr>
    </w:p>
    <w:p w14:paraId="70ADA7A5" w14:textId="3DE61101" w:rsidR="008A0CF5" w:rsidRDefault="008A0CF5">
      <w:r>
        <w:t>Seit der erstmaligen Verwendung der Unreal Engine im Computerspiel „Unreal“ im Jahr 1998 konnten viele, teilweise sehr bekannte Spiele erfolgreich auf der Engine aufbauen</w:t>
      </w:r>
      <w:ins w:id="1581" w:author="Maximilian Schmitz" w:date="2015-07-08T19:41:00Z">
        <w:r w:rsidR="00497BE9">
          <w:t xml:space="preserve"> (vgl. </w:t>
        </w:r>
      </w:ins>
      <w:customXmlInsRangeStart w:id="1582" w:author="Maximilian Schmitz" w:date="2015-07-08T19:43:00Z"/>
      <w:sdt>
        <w:sdtPr>
          <w:id w:val="1453597529"/>
          <w:citation/>
        </w:sdtPr>
        <w:sdtEndPr/>
        <w:sdtContent>
          <w:customXmlInsRangeEnd w:id="1582"/>
          <w:ins w:id="1583" w:author="Maximilian Schmitz" w:date="2015-07-08T19:43:00Z">
            <w:r w:rsidR="00497BE9">
              <w:fldChar w:fldCharType="begin"/>
            </w:r>
            <w:r w:rsidR="00497BE9">
              <w:instrText xml:space="preserve"> CITATION Epi15_1 \l 1031 </w:instrText>
            </w:r>
          </w:ins>
          <w:r w:rsidR="00497BE9">
            <w:fldChar w:fldCharType="separate"/>
          </w:r>
          <w:ins w:id="1584" w:author="Maximilian Schmitz" w:date="2015-07-08T20:05:00Z">
            <w:r w:rsidR="00067648">
              <w:rPr>
                <w:noProof/>
              </w:rPr>
              <w:t>[6]</w:t>
            </w:r>
          </w:ins>
          <w:ins w:id="1585" w:author="Maximilian Schmitz" w:date="2015-07-08T19:43:00Z">
            <w:r w:rsidR="00497BE9">
              <w:fldChar w:fldCharType="end"/>
            </w:r>
          </w:ins>
          <w:customXmlInsRangeStart w:id="1586" w:author="Maximilian Schmitz" w:date="2015-07-08T19:43:00Z"/>
        </w:sdtContent>
      </w:sdt>
      <w:customXmlInsRangeEnd w:id="1586"/>
      <w:ins w:id="1587" w:author="Maximilian Schmitz" w:date="2015-07-08T19:41:00Z">
        <w:r w:rsidR="00497BE9">
          <w:t>).</w:t>
        </w:r>
      </w:ins>
      <w:del w:id="1588" w:author="Maximilian Schmitz" w:date="2015-07-08T19:41:00Z">
        <w:r w:rsidDel="00497BE9">
          <w:delText>.</w:delText>
        </w:r>
      </w:del>
      <w:r>
        <w:t xml:space="preserve"> Die Unreal Engine 4, das aktuellste Framework der Reihe, wurde in Spielen wie Tekken 7 oder Kingdom Hearts 3 eingesetzt.</w:t>
      </w:r>
      <w:ins w:id="1589" w:author="Admin" w:date="2015-07-08T11:02:00Z">
        <w:r w:rsidR="000E384E">
          <w:t xml:space="preserve"> (vgl.</w:t>
        </w:r>
      </w:ins>
      <w:customXmlInsRangeStart w:id="1590" w:author="Admin" w:date="2015-07-08T11:02:00Z"/>
      <w:sdt>
        <w:sdtPr>
          <w:id w:val="-1820956770"/>
          <w:citation/>
        </w:sdtPr>
        <w:sdtEndPr/>
        <w:sdtContent>
          <w:customXmlInsRangeEnd w:id="1590"/>
          <w:ins w:id="1591" w:author="Admin" w:date="2015-07-08T11:02:00Z">
            <w:r w:rsidR="000E384E">
              <w:fldChar w:fldCharType="begin"/>
            </w:r>
            <w:r w:rsidR="000E384E">
              <w:instrText xml:space="preserve"> CITATION Epi151 \l 1031 </w:instrText>
            </w:r>
          </w:ins>
          <w:r w:rsidR="000E384E">
            <w:fldChar w:fldCharType="separate"/>
          </w:r>
          <w:ins w:id="1592" w:author="Maximilian Schmitz" w:date="2015-07-08T20:05:00Z">
            <w:r w:rsidR="00067648">
              <w:rPr>
                <w:noProof/>
              </w:rPr>
              <w:t xml:space="preserve"> [7]</w:t>
            </w:r>
          </w:ins>
          <w:del w:id="1593" w:author="Maximilian Schmitz" w:date="2015-07-08T15:29:00Z">
            <w:r w:rsidR="00715D94" w:rsidDel="00856522">
              <w:rPr>
                <w:noProof/>
              </w:rPr>
              <w:delText xml:space="preserve"> [6]</w:delText>
            </w:r>
          </w:del>
          <w:ins w:id="1594" w:author="Admin" w:date="2015-07-08T11:02:00Z">
            <w:r w:rsidR="000E384E">
              <w:fldChar w:fldCharType="end"/>
            </w:r>
          </w:ins>
          <w:customXmlInsRangeStart w:id="1595" w:author="Admin" w:date="2015-07-08T11:02:00Z"/>
        </w:sdtContent>
      </w:sdt>
      <w:customXmlInsRangeEnd w:id="1595"/>
      <w:ins w:id="1596" w:author="Admin" w:date="2015-07-08T11:02:00Z">
        <w:r w:rsidR="000E384E">
          <w:t>)</w:t>
        </w:r>
      </w:ins>
    </w:p>
    <w:p w14:paraId="5105600C" w14:textId="3D7D4D4F" w:rsidR="008A0CF5" w:rsidDel="00D65949" w:rsidRDefault="002A344F">
      <w:pPr>
        <w:rPr>
          <w:del w:id="1597" w:author="Admin" w:date="2015-07-08T10:39:00Z"/>
        </w:rPr>
      </w:pPr>
      <w:ins w:id="1598" w:author="Admin" w:date="2015-07-08T10:51:00Z">
        <w:r>
          <w:t xml:space="preserve">Die Engine konnte zunächst für 19€ pro Monat </w:t>
        </w:r>
      </w:ins>
    </w:p>
    <w:p w14:paraId="564296FB" w14:textId="77130783" w:rsidR="00627263" w:rsidRDefault="002A344F">
      <w:ins w:id="1599" w:author="Admin" w:date="2015-07-08T10:52:00Z">
        <w:r>
          <w:t>l</w:t>
        </w:r>
      </w:ins>
      <w:del w:id="1600" w:author="Admin" w:date="2015-07-08T10:52:00Z">
        <w:r w:rsidR="008A0CF5" w:rsidDel="002A344F">
          <w:delText>L</w:delText>
        </w:r>
      </w:del>
      <w:r w:rsidR="008A0CF5">
        <w:t xml:space="preserve">izensiert </w:t>
      </w:r>
      <w:del w:id="1601" w:author="Admin" w:date="2015-07-08T10:52:00Z">
        <w:r w:rsidR="00627263" w:rsidDel="002A344F">
          <w:delText>wurde</w:delText>
        </w:r>
        <w:r w:rsidR="008A0CF5" w:rsidDel="002A344F">
          <w:delText xml:space="preserve"> </w:delText>
        </w:r>
      </w:del>
      <w:ins w:id="1602" w:author="Admin" w:date="2015-07-08T10:52:00Z">
        <w:r>
          <w:t xml:space="preserve">werden. Anschließend entschloss sich </w:t>
        </w:r>
      </w:ins>
      <w:ins w:id="1603" w:author="Admin" w:date="2015-07-08T10:53:00Z">
        <w:r w:rsidRPr="002A344F">
          <w:t>Epic Games</w:t>
        </w:r>
      </w:ins>
      <w:ins w:id="1604" w:author="Admin" w:date="2015-07-08T10:54:00Z">
        <w:r>
          <w:t xml:space="preserve"> UE4</w:t>
        </w:r>
      </w:ins>
      <w:ins w:id="1605" w:author="Admin" w:date="2015-07-08T10:53:00Z">
        <w:r>
          <w:t xml:space="preserve"> </w:t>
        </w:r>
      </w:ins>
      <w:del w:id="1606" w:author="Admin" w:date="2015-07-08T10:52:00Z">
        <w:r w:rsidR="008A0CF5" w:rsidDel="002A344F">
          <w:delText xml:space="preserve">die Engine </w:delText>
        </w:r>
        <w:r w:rsidR="00627263" w:rsidDel="002A344F">
          <w:delText xml:space="preserve">anfänglich </w:delText>
        </w:r>
        <w:r w:rsidR="008A0CF5" w:rsidDel="002A344F">
          <w:delText xml:space="preserve">für 19€ pro Monat, </w:delText>
        </w:r>
      </w:del>
      <w:del w:id="1607" w:author="Admin" w:date="2015-07-08T10:53:00Z">
        <w:r w:rsidR="00627263" w:rsidDel="002A344F">
          <w:delText xml:space="preserve">wobei sie </w:delText>
        </w:r>
      </w:del>
      <w:r w:rsidR="00627263">
        <w:t xml:space="preserve">für Studenten und Hochschulen kostenlos zur Verfügung </w:t>
      </w:r>
      <w:del w:id="1608" w:author="Admin" w:date="2015-07-08T10:53:00Z">
        <w:r w:rsidR="00627263" w:rsidDel="002A344F">
          <w:delText>gestellt wurde</w:delText>
        </w:r>
      </w:del>
      <w:ins w:id="1609" w:author="Admin" w:date="2015-07-08T10:53:00Z">
        <w:r>
          <w:t>zu stellen</w:t>
        </w:r>
      </w:ins>
      <w:ins w:id="1610" w:author="Maximilian Schmitz" w:date="2015-07-08T16:41:00Z">
        <w:r w:rsidR="004C497F">
          <w:t xml:space="preserve"> (vgl. </w:t>
        </w:r>
      </w:ins>
      <w:customXmlInsRangeStart w:id="1611" w:author="Maximilian Schmitz" w:date="2015-07-08T16:43:00Z"/>
      <w:sdt>
        <w:sdtPr>
          <w:id w:val="1566995976"/>
          <w:citation/>
        </w:sdtPr>
        <w:sdtEndPr/>
        <w:sdtContent>
          <w:customXmlInsRangeEnd w:id="1611"/>
          <w:ins w:id="1612" w:author="Maximilian Schmitz" w:date="2015-07-08T16:43:00Z">
            <w:r w:rsidR="004C497F">
              <w:fldChar w:fldCharType="begin"/>
            </w:r>
            <w:r w:rsidR="004C497F">
              <w:instrText xml:space="preserve"> CITATION Epi14 \l 1031 </w:instrText>
            </w:r>
          </w:ins>
          <w:r w:rsidR="004C497F">
            <w:fldChar w:fldCharType="separate"/>
          </w:r>
          <w:ins w:id="1613" w:author="Maximilian Schmitz" w:date="2015-07-08T20:05:00Z">
            <w:r w:rsidR="00067648">
              <w:rPr>
                <w:noProof/>
              </w:rPr>
              <w:t>[8]</w:t>
            </w:r>
          </w:ins>
          <w:ins w:id="1614" w:author="Maximilian Schmitz" w:date="2015-07-08T16:43:00Z">
            <w:r w:rsidR="004C497F">
              <w:fldChar w:fldCharType="end"/>
            </w:r>
          </w:ins>
          <w:customXmlInsRangeStart w:id="1615" w:author="Maximilian Schmitz" w:date="2015-07-08T16:43:00Z"/>
        </w:sdtContent>
      </w:sdt>
      <w:customXmlInsRangeEnd w:id="1615"/>
      <w:ins w:id="1616" w:author="Maximilian Schmitz" w:date="2015-07-08T16:41:00Z">
        <w:r w:rsidR="004C497F">
          <w:t>)</w:t>
        </w:r>
      </w:ins>
      <w:r w:rsidR="00627263">
        <w:t xml:space="preserve">. Während des Projektzeitraums entfiel die monatliche Gebühr </w:t>
      </w:r>
      <w:ins w:id="1617" w:author="Admin" w:date="2015-07-08T10:54:00Z">
        <w:r>
          <w:t xml:space="preserve">dann </w:t>
        </w:r>
      </w:ins>
      <w:r w:rsidR="00627263">
        <w:t>generell, was die Verbreitung der Engine weiter fördert</w:t>
      </w:r>
      <w:del w:id="1618" w:author="Admin" w:date="2015-07-06T13:38:00Z">
        <w:r w:rsidR="00627263" w:rsidDel="009D3C5C">
          <w:delText>e</w:delText>
        </w:r>
      </w:del>
      <w:r w:rsidR="00627263">
        <w:t xml:space="preserve">. Bei </w:t>
      </w:r>
      <w:r w:rsidR="00752A13">
        <w:t>einem finanziellen Erfolg eines mit der Unreal Engine 4 erstelltem Produkts fordert Epic Games eine prozentuale</w:t>
      </w:r>
      <w:ins w:id="1619" w:author="Maximilian Schmitz" w:date="2015-06-19T09:06:00Z">
        <w:r w:rsidR="002E3F67">
          <w:t xml:space="preserve"> </w:t>
        </w:r>
      </w:ins>
      <w:r w:rsidR="00752A13">
        <w:t>Gewinnbeteiligung</w:t>
      </w:r>
      <w:ins w:id="1620" w:author="Admin" w:date="2015-07-08T10:55:00Z">
        <w:r>
          <w:t>(5% nach 3000$ Freibetrag)</w:t>
        </w:r>
      </w:ins>
      <w:r w:rsidR="00752A13">
        <w:t>.</w:t>
      </w:r>
      <w:ins w:id="1621" w:author="Admin" w:date="2015-07-08T10:59:00Z">
        <w:r w:rsidR="000E384E">
          <w:t xml:space="preserve"> (vgl.</w:t>
        </w:r>
      </w:ins>
      <w:customXmlInsRangeStart w:id="1622" w:author="Admin" w:date="2015-07-08T10:59:00Z"/>
      <w:sdt>
        <w:sdtPr>
          <w:id w:val="-180201433"/>
          <w:citation/>
        </w:sdtPr>
        <w:sdtEndPr/>
        <w:sdtContent>
          <w:customXmlInsRangeEnd w:id="1622"/>
          <w:ins w:id="1623" w:author="Admin" w:date="2015-07-08T10:59:00Z">
            <w:r w:rsidR="000E384E">
              <w:fldChar w:fldCharType="begin"/>
            </w:r>
            <w:r w:rsidR="000E384E">
              <w:instrText xml:space="preserve"> CITATION Epi15 \l 1031 </w:instrText>
            </w:r>
          </w:ins>
          <w:r w:rsidR="000E384E">
            <w:fldChar w:fldCharType="separate"/>
          </w:r>
          <w:ins w:id="1624" w:author="Maximilian Schmitz" w:date="2015-07-08T20:05:00Z">
            <w:r w:rsidR="00067648">
              <w:rPr>
                <w:noProof/>
              </w:rPr>
              <w:t xml:space="preserve"> [5]</w:t>
            </w:r>
          </w:ins>
          <w:del w:id="1625" w:author="Maximilian Schmitz" w:date="2015-07-08T15:29:00Z">
            <w:r w:rsidR="00715D94" w:rsidDel="00856522">
              <w:rPr>
                <w:noProof/>
              </w:rPr>
              <w:delText xml:space="preserve"> [5]</w:delText>
            </w:r>
          </w:del>
          <w:ins w:id="1626" w:author="Admin" w:date="2015-07-08T10:59:00Z">
            <w:r w:rsidR="000E384E">
              <w:fldChar w:fldCharType="end"/>
            </w:r>
          </w:ins>
          <w:customXmlInsRangeStart w:id="1627" w:author="Admin" w:date="2015-07-08T10:59:00Z"/>
        </w:sdtContent>
      </w:sdt>
      <w:customXmlInsRangeEnd w:id="1627"/>
      <w:ins w:id="1628" w:author="Admin" w:date="2015-07-08T10:59:00Z">
        <w:r w:rsidR="000E384E">
          <w:t>)</w:t>
        </w:r>
      </w:ins>
    </w:p>
    <w:p w14:paraId="53A7073B" w14:textId="77777777" w:rsidR="00627263" w:rsidRDefault="00627263">
      <w:r>
        <w:br w:type="page"/>
      </w:r>
    </w:p>
    <w:p w14:paraId="49CD396D" w14:textId="77777777" w:rsidR="008A0CF5" w:rsidRDefault="008A0CF5">
      <w:pPr>
        <w:pStyle w:val="berschrift3"/>
      </w:pPr>
      <w:bookmarkStart w:id="1629" w:name="_Toc424149316"/>
      <w:r>
        <w:lastRenderedPageBreak/>
        <w:t>Verwendung im Projekt</w:t>
      </w:r>
      <w:bookmarkEnd w:id="1629"/>
    </w:p>
    <w:p w14:paraId="6120E004" w14:textId="04306472" w:rsidR="008A0CF5" w:rsidDel="00A92A89" w:rsidRDefault="008A0CF5">
      <w:pPr>
        <w:rPr>
          <w:del w:id="1630" w:author="Admin" w:date="2015-07-08T11:21:00Z"/>
        </w:rPr>
      </w:pPr>
      <w:r>
        <w:t>Da die erwähnten Frameworks sich im</w:t>
      </w:r>
      <w:ins w:id="1631" w:author="Admin" w:date="2015-07-08T11:14:00Z">
        <w:r w:rsidR="0033472B">
          <w:t xml:space="preserve"> benötigten</w:t>
        </w:r>
      </w:ins>
      <w:r>
        <w:t xml:space="preserve"> Funktionsumfang kaum bis überhaupt nicht unterscheiden war die Auswahl der geeigneten Engine nicht ohne weiteres möglich.</w:t>
      </w:r>
      <w:ins w:id="1632" w:author="Admin" w:date="2015-07-08T11:21:00Z">
        <w:r w:rsidR="00A92A89">
          <w:t xml:space="preserve"> </w:t>
        </w:r>
      </w:ins>
      <w:del w:id="1633" w:author="Admin" w:date="2015-07-08T11:21:00Z">
        <w:r w:rsidDel="00A92A89">
          <w:delText xml:space="preserve"> </w:delText>
        </w:r>
      </w:del>
    </w:p>
    <w:p w14:paraId="1B02891D" w14:textId="77777777" w:rsidR="00E52F93" w:rsidRDefault="008A0CF5">
      <w:pPr>
        <w:rPr>
          <w:ins w:id="1634" w:author="Maximilian Schmitz" w:date="2015-07-06T17:35:00Z"/>
        </w:rPr>
        <w:pPrChange w:id="1635" w:author="Admin" w:date="2015-07-08T13:36:00Z">
          <w:pPr>
            <w:tabs>
              <w:tab w:val="left" w:pos="2940"/>
            </w:tabs>
          </w:pPr>
        </w:pPrChange>
      </w:pPr>
      <w:r>
        <w:t>Eines der Hauptmerkmale, die für die Entscheidung relevant waren, war der Preis und die Lizensierung des Produkts.</w:t>
      </w:r>
    </w:p>
    <w:p w14:paraId="05BA3738" w14:textId="062F2BBE" w:rsidR="0033472B" w:rsidRDefault="008A0CF5">
      <w:pPr>
        <w:tabs>
          <w:tab w:val="left" w:pos="2940"/>
        </w:tabs>
        <w:rPr>
          <w:ins w:id="1636" w:author="Admin" w:date="2015-07-08T11:16:00Z"/>
        </w:rPr>
      </w:pPr>
      <w:del w:id="1637" w:author="Maximilian Schmitz" w:date="2015-06-19T09:06:00Z">
        <w:r w:rsidDel="00B77DBC">
          <w:br/>
        </w:r>
      </w:del>
      <w:r>
        <w:t xml:space="preserve">Durch diese Betrachtung wurde schnell klar, dass die Source Engine für dieses Projekt nicht in Frage kommt, da hier </w:t>
      </w:r>
      <w:del w:id="1638" w:author="Admin" w:date="2015-07-08T11:16:00Z">
        <w:r w:rsidDel="0033472B">
          <w:delText xml:space="preserve">keine </w:delText>
        </w:r>
      </w:del>
      <w:ins w:id="1639" w:author="Admin" w:date="2015-07-08T11:16:00Z">
        <w:r w:rsidR="0033472B">
          <w:t xml:space="preserve">momentan keine </w:t>
        </w:r>
      </w:ins>
      <w:r>
        <w:t xml:space="preserve">Möglichkeit zur </w:t>
      </w:r>
      <w:del w:id="1640" w:author="Admin" w:date="2015-07-08T11:16:00Z">
        <w:r w:rsidDel="0033472B">
          <w:delText xml:space="preserve">freien </w:delText>
        </w:r>
      </w:del>
      <w:r>
        <w:t>Verwendung existiert.</w:t>
      </w:r>
      <w:ins w:id="1641" w:author="Admin" w:date="2015-07-08T11:16:00Z">
        <w:r w:rsidR="0033472B">
          <w:t xml:space="preserve"> Die Source Engine kann nicht mehr </w:t>
        </w:r>
      </w:ins>
      <w:ins w:id="1642" w:author="Admin" w:date="2015-07-08T11:17:00Z">
        <w:r w:rsidR="0033472B">
          <w:t>l</w:t>
        </w:r>
      </w:ins>
      <w:ins w:id="1643" w:author="Admin" w:date="2015-07-08T11:16:00Z">
        <w:r w:rsidR="0033472B">
          <w:t>izenziert und die neue noch nicht genutzt werden.</w:t>
        </w:r>
      </w:ins>
    </w:p>
    <w:p w14:paraId="2A88C9BA" w14:textId="53E50D59" w:rsidR="00E52F93" w:rsidRDefault="008A0CF5">
      <w:pPr>
        <w:tabs>
          <w:tab w:val="left" w:pos="2940"/>
        </w:tabs>
        <w:rPr>
          <w:ins w:id="1644" w:author="Maximilian Schmitz" w:date="2015-07-06T17:35:00Z"/>
        </w:rPr>
      </w:pPr>
      <w:del w:id="1645" w:author="Admin" w:date="2015-07-08T11:17:00Z">
        <w:r w:rsidDel="0033472B">
          <w:br/>
        </w:r>
      </w:del>
      <w:del w:id="1646" w:author="Admin" w:date="2015-07-08T10:39:00Z">
        <w:r w:rsidDel="00D65949">
          <w:br/>
        </w:r>
      </w:del>
      <w: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p>
    <w:p w14:paraId="3402B5D3" w14:textId="1EBA9D89" w:rsidR="008A0CF5" w:rsidDel="00692C03" w:rsidRDefault="008A0CF5">
      <w:pPr>
        <w:tabs>
          <w:tab w:val="left" w:pos="2940"/>
        </w:tabs>
        <w:rPr>
          <w:del w:id="1647" w:author="Admin" w:date="2015-07-08T10:17:00Z"/>
        </w:rPr>
      </w:pPr>
      <w:del w:id="1648" w:author="Maximilian Schmitz" w:date="2015-06-19T09:06:00Z">
        <w:r w:rsidDel="00B77DBC">
          <w:br/>
        </w:r>
      </w:del>
      <w:r>
        <w:t>Aus diesem Grund muss der Code der Game</w:t>
      </w:r>
      <w:ins w:id="1649" w:author="Maximilian Schmitz" w:date="2015-07-08T16:33:00Z">
        <w:r w:rsidR="007E5D8C">
          <w:t xml:space="preserve"> </w:t>
        </w:r>
      </w:ins>
      <w:del w:id="1650" w:author="Maximilian Schmitz" w:date="2015-07-08T16:33:00Z">
        <w:r w:rsidDel="007E5D8C">
          <w:delText>-</w:delText>
        </w:r>
      </w:del>
      <w:r>
        <w:t>Engine um eine Schnittstelle erweitert werden, die die Befehle von der KI entgegennimmt. Bei der Unity</w:t>
      </w:r>
      <w:ins w:id="1651" w:author="Maximilian Schmitz" w:date="2015-07-08T16:34:00Z">
        <w:r w:rsidR="007E5D8C">
          <w:t xml:space="preserve"> </w:t>
        </w:r>
      </w:ins>
      <w:del w:id="1652" w:author="Maximilian Schmitz" w:date="2015-07-08T16:34:00Z">
        <w:r w:rsidDel="007E5D8C">
          <w:delText>-</w:delText>
        </w:r>
      </w:del>
      <w:r>
        <w:t>Engine ist dies nicht möglich, da dieses Framework in der Gratis-Version keine Erweiterung des Quellcodes um Plugins zulässt.</w:t>
      </w:r>
    </w:p>
    <w:p w14:paraId="67063B5D" w14:textId="77777777" w:rsidR="008A0CF5" w:rsidRDefault="008A0CF5">
      <w:pPr>
        <w:tabs>
          <w:tab w:val="left" w:pos="2940"/>
        </w:tabs>
        <w:pPrChange w:id="1653" w:author="Admin" w:date="2015-07-08T13:36:00Z">
          <w:pPr/>
        </w:pPrChange>
      </w:pPr>
    </w:p>
    <w:p w14:paraId="75204536" w14:textId="01C59BEA" w:rsidR="008A0CF5" w:rsidRDefault="008A0CF5">
      <w:pPr>
        <w:rPr>
          <w:ins w:id="1654" w:author="Maximilian Schmitz" w:date="2015-06-14T09:51:00Z"/>
        </w:rPr>
      </w:pPr>
      <w:r>
        <w:t>Aus den oben genannten Gründen fiel die Wahl auf die Unreal Engine 4.</w:t>
      </w:r>
      <w:ins w:id="1655" w:author="Admin" w:date="2015-07-08T11:18:00Z">
        <w:r w:rsidR="0033472B">
          <w:t xml:space="preserve"> Diese Engine ist sowohl unter Windows als auch Linux verwendbar und bietet</w:t>
        </w:r>
      </w:ins>
      <w:ins w:id="1656" w:author="Admin" w:date="2015-07-08T11:19:00Z">
        <w:r w:rsidR="0033472B">
          <w:t xml:space="preserve"> die nötigen Funktionen </w:t>
        </w:r>
      </w:ins>
      <w:ins w:id="1657" w:author="Admin" w:date="2015-07-08T11:20:00Z">
        <w:r w:rsidR="0033472B">
          <w:t>plattform</w:t>
        </w:r>
      </w:ins>
      <w:ins w:id="1658" w:author="Admin" w:date="2015-07-08T11:19:00Z">
        <w:r w:rsidR="0033472B">
          <w:t>unabhängig an.</w:t>
        </w:r>
      </w:ins>
      <w:ins w:id="1659" w:author="Admin" w:date="2015-07-08T11:18:00Z">
        <w:r w:rsidR="0033472B">
          <w:t xml:space="preserve"> </w:t>
        </w:r>
      </w:ins>
      <w:ins w:id="1660" w:author="Admin" w:date="2015-07-08T11:20:00Z">
        <w:r w:rsidR="0033472B">
          <w:t>Des Weiteren ermöglicht sie</w:t>
        </w:r>
      </w:ins>
      <w:ins w:id="1661" w:author="Admin" w:date="2015-07-08T11:21:00Z">
        <w:r w:rsidR="00A92A89">
          <w:t xml:space="preserve"> </w:t>
        </w:r>
      </w:ins>
      <w:ins w:id="1662" w:author="Admin" w:date="2015-07-08T11:20:00Z">
        <w:r w:rsidR="0033472B">
          <w:t xml:space="preserve">den </w:t>
        </w:r>
      </w:ins>
      <w:ins w:id="1663" w:author="Admin" w:date="2015-07-08T11:19:00Z">
        <w:r w:rsidR="0033472B">
          <w:t>kostenlos</w:t>
        </w:r>
      </w:ins>
      <w:ins w:id="1664" w:author="Admin" w:date="2015-07-08T11:20:00Z">
        <w:r w:rsidR="0033472B">
          <w:t>en</w:t>
        </w:r>
      </w:ins>
      <w:ins w:id="1665" w:author="Admin" w:date="2015-07-08T11:19:00Z">
        <w:r w:rsidR="0033472B">
          <w:t xml:space="preserve"> Zugriff auf alle </w:t>
        </w:r>
      </w:ins>
      <w:ins w:id="1666" w:author="Admin" w:date="2015-07-08T11:21:00Z">
        <w:r w:rsidR="00A92A89">
          <w:t>Funktionen</w:t>
        </w:r>
      </w:ins>
      <w:ins w:id="1667" w:author="Admin" w:date="2015-07-08T11:19:00Z">
        <w:r w:rsidR="0033472B">
          <w:t>, sogar den Quellcode</w:t>
        </w:r>
        <w:r w:rsidR="00A92A89">
          <w:t>, der Engine.</w:t>
        </w:r>
      </w:ins>
    </w:p>
    <w:p w14:paraId="720C0E11" w14:textId="77777777" w:rsidR="005E65D5" w:rsidRDefault="005E65D5"/>
    <w:p w14:paraId="5384A047" w14:textId="77777777" w:rsidR="008A0CF5" w:rsidRDefault="008A0CF5">
      <w:pPr>
        <w:pStyle w:val="berschrift2"/>
      </w:pPr>
      <w:bookmarkStart w:id="1668" w:name="_Ref422468197"/>
      <w:bookmarkStart w:id="1669" w:name="_Toc424149317"/>
      <w:r>
        <w:t>Scripting-Ans</w:t>
      </w:r>
      <w:ins w:id="1670" w:author="Daene" w:date="2015-01-08T17:05:00Z">
        <w:r w:rsidR="000E24A9">
          <w:t>a</w:t>
        </w:r>
      </w:ins>
      <w:del w:id="1671" w:author="Daene" w:date="2015-01-08T17:05:00Z">
        <w:r w:rsidDel="000E24A9">
          <w:delText>ä</w:delText>
        </w:r>
      </w:del>
      <w:r>
        <w:t>tz</w:t>
      </w:r>
      <w:bookmarkEnd w:id="1668"/>
      <w:bookmarkEnd w:id="1669"/>
      <w:del w:id="1672" w:author="Daene" w:date="2015-01-08T17:05:00Z">
        <w:r w:rsidDel="000E24A9">
          <w:delText>e</w:delText>
        </w:r>
      </w:del>
    </w:p>
    <w:p w14:paraId="2205B89C" w14:textId="77777777" w:rsidR="008A0CF5" w:rsidRDefault="008A0CF5">
      <w:pPr>
        <w:pStyle w:val="berschrift3"/>
      </w:pPr>
      <w:bookmarkStart w:id="1673" w:name="_Toc424149318"/>
      <w:r>
        <w:t>Grundsätzliches</w:t>
      </w:r>
      <w:bookmarkEnd w:id="1673"/>
    </w:p>
    <w:p w14:paraId="5087F2F7" w14:textId="64945DC4" w:rsidR="008A0CF5" w:rsidRDefault="008A0CF5">
      <w:r>
        <w:t>Da die Steuerung der Spieler, wie in der Aufgabenstellung erwähnt, von außerhalb der Simulation stattfindet, muss ein geeigneter Ansatz gewählt werden, über den eine programmierte KI in die Simulation eingespeist werden kann.</w:t>
      </w:r>
      <w:ins w:id="1674" w:author="Admin" w:date="2015-07-08T11:24:00Z">
        <w:r w:rsidR="00A92A89">
          <w:t xml:space="preserve"> Hierbei darf kein</w:t>
        </w:r>
      </w:ins>
      <w:ins w:id="1675" w:author="Maximilian Schmitz" w:date="2015-07-08T15:25:00Z">
        <w:r w:rsidR="00C85FB4">
          <w:t xml:space="preserve"> </w:t>
        </w:r>
      </w:ins>
      <w:ins w:id="1676" w:author="Admin" w:date="2015-07-08T11:25:00Z">
        <w:del w:id="1677" w:author="Maximilian Schmitz" w:date="2015-07-08T15:25:00Z">
          <w:r w:rsidR="00A92A89" w:rsidDel="00C85FB4">
            <w:delText>e</w:delText>
          </w:r>
        </w:del>
      </w:ins>
      <w:ins w:id="1678" w:author="Admin" w:date="2015-07-08T11:24:00Z">
        <w:del w:id="1679" w:author="Maximilian Schmitz" w:date="2015-07-08T15:25:00Z">
          <w:r w:rsidR="00A92A89" w:rsidDel="00C85FB4">
            <w:delText xml:space="preserve"> </w:delText>
          </w:r>
        </w:del>
        <w:r w:rsidR="00A92A89">
          <w:t>Neukompilieren der Simulation nötig werden</w:t>
        </w:r>
      </w:ins>
      <w:ins w:id="1680" w:author="Admin" w:date="2015-07-08T11:25:00Z">
        <w:r w:rsidR="00A92A89">
          <w:t>.</w:t>
        </w:r>
      </w:ins>
    </w:p>
    <w:p w14:paraId="0A80D3B6" w14:textId="050D5CF5" w:rsidR="008A0CF5" w:rsidRDefault="008A0CF5">
      <w:pPr>
        <w:rPr>
          <w:ins w:id="1681" w:author="Maximilian Schmitz" w:date="2015-07-06T17:44:00Z"/>
        </w:rPr>
      </w:pPr>
      <w:r>
        <w:t>Hierbei fiel die Wahl auf eine S</w:t>
      </w:r>
      <w:ins w:id="1682" w:author="Maximilian Schmitz" w:date="2015-07-06T17:45:00Z">
        <w:r w:rsidR="002A4E09">
          <w:t>k</w:t>
        </w:r>
      </w:ins>
      <w:del w:id="1683" w:author="Maximilian Schmitz" w:date="2015-07-06T17:45:00Z">
        <w:r w:rsidDel="002A4E09">
          <w:delText>c</w:delText>
        </w:r>
      </w:del>
      <w:r>
        <w:t>riptsprache, da diese typischerweise leichtgewichtig und einfach zu erlernen sind.</w:t>
      </w:r>
    </w:p>
    <w:p w14:paraId="62093F3D" w14:textId="56ED404C" w:rsidR="002A4E09" w:rsidRDefault="002A4E09">
      <w:pPr>
        <w:rPr>
          <w:ins w:id="1684" w:author="Maximilian Schmitz" w:date="2015-07-06T17:47:00Z"/>
        </w:rPr>
      </w:pPr>
      <w:ins w:id="1685" w:author="Maximilian Schmitz" w:date="2015-07-06T17:44:00Z">
        <w:r>
          <w:lastRenderedPageBreak/>
          <w:t xml:space="preserve">Alternativ wäre ein Client-Server Ansatz denkbar. </w:t>
        </w:r>
      </w:ins>
      <w:ins w:id="1686" w:author="Maximilian Schmitz" w:date="2015-07-06T17:45:00Z">
        <w:r>
          <w:t xml:space="preserve">Der Nachteil hierbei ist, dass für jeden Spieler ein eigener Client implementiert werden muss. </w:t>
        </w:r>
      </w:ins>
      <w:ins w:id="1687" w:author="Maximilian Schmitz" w:date="2015-07-06T17:46:00Z">
        <w:r>
          <w:t xml:space="preserve">Der Aufwand und die Komplexität liegen für Client Implementierung höher als beim Erarbeiten eines Skriptes zur Steuerung </w:t>
        </w:r>
      </w:ins>
      <w:ins w:id="1688" w:author="Maximilian Schmitz" w:date="2015-07-06T17:47:00Z">
        <w:r>
          <w:t>der Spieler.</w:t>
        </w:r>
      </w:ins>
    </w:p>
    <w:p w14:paraId="4B13F00F" w14:textId="4337C9BD" w:rsidR="002A4E09" w:rsidRDefault="002A4E09">
      <w:pPr>
        <w:rPr>
          <w:ins w:id="1689" w:author="Admin" w:date="2015-07-08T10:18:00Z"/>
        </w:rPr>
      </w:pPr>
      <w:ins w:id="1690" w:author="Maximilian Schmitz" w:date="2015-07-06T17:47:00Z">
        <w:r>
          <w:t>Da die Erstellung einer künstlichen Intelligenz für die Spieler auch für Personen ohne größere Programmierkenntnisse möglich sein soll,</w:t>
        </w:r>
      </w:ins>
      <w:ins w:id="1691" w:author="Maximilian Schmitz" w:date="2015-07-06T17:49:00Z">
        <w:r>
          <w:t xml:space="preserve"> ist eine Skriptsprache der geeignetere Ansatz.</w:t>
        </w:r>
      </w:ins>
    </w:p>
    <w:p w14:paraId="68FAC226" w14:textId="77777777" w:rsidR="00692C03" w:rsidRDefault="00692C03"/>
    <w:p w14:paraId="0B46A8C3" w14:textId="193FF0C1" w:rsidR="008A0CF5" w:rsidRDefault="00D421B5">
      <w:pPr>
        <w:pStyle w:val="berschrift3"/>
      </w:pPr>
      <w:bookmarkStart w:id="1692" w:name="_Toc424149319"/>
      <w:ins w:id="1693" w:author="Maximilian Schmitz" w:date="2015-07-06T18:12:00Z">
        <w:r>
          <w:t>LUA</w:t>
        </w:r>
      </w:ins>
      <w:bookmarkEnd w:id="1692"/>
      <w:del w:id="1694" w:author="Maximilian Schmitz" w:date="2015-07-06T18:12:00Z">
        <w:r w:rsidR="008A0CF5" w:rsidDel="00D421B5">
          <w:delText>Lua</w:delText>
        </w:r>
      </w:del>
    </w:p>
    <w:p w14:paraId="30C50ACC" w14:textId="77777777" w:rsidR="008A0CF5" w:rsidRPr="00E30ACE" w:rsidDel="000E24A9" w:rsidRDefault="008A0CF5">
      <w:pPr>
        <w:rPr>
          <w:del w:id="1695" w:author="Daene" w:date="2015-01-08T17:05:00Z"/>
        </w:rPr>
      </w:pPr>
      <w:del w:id="1696" w:author="Daene" w:date="2015-01-08T17:05:00Z">
        <w:r w:rsidRPr="00E30ACE" w:rsidDel="000E24A9">
          <w:delText>https://en.wikipedia.org/wiki/Lua_%28programming_language%29</w:delText>
        </w:r>
      </w:del>
    </w:p>
    <w:p w14:paraId="0865BCFF" w14:textId="47123AFF" w:rsidR="00DB727D" w:rsidRDefault="008A0CF5">
      <w:pPr>
        <w:rPr>
          <w:ins w:id="1697" w:author="Maximilian Schmitz" w:date="2015-07-06T17:50:00Z"/>
        </w:rPr>
      </w:pPr>
      <w:del w:id="1698" w:author="Maximilian Schmitz" w:date="2015-07-06T18:12:00Z">
        <w:r w:rsidDel="00D421B5">
          <w:delText>Lua</w:delText>
        </w:r>
      </w:del>
      <w:ins w:id="1699" w:author="Maximilian Schmitz" w:date="2015-07-06T18:12:00Z">
        <w:r w:rsidR="00D421B5">
          <w:t>LUA</w:t>
        </w:r>
      </w:ins>
      <w:r>
        <w:t xml:space="preserve"> ist eine leichtgewichtige S</w:t>
      </w:r>
      <w:ins w:id="1700" w:author="Maximilian Schmitz" w:date="2015-07-06T18:12:00Z">
        <w:r w:rsidR="00D421B5">
          <w:t>k</w:t>
        </w:r>
      </w:ins>
      <w:del w:id="1701" w:author="Maximilian Schmitz" w:date="2015-07-06T18:12:00Z">
        <w:r w:rsidDel="00D421B5">
          <w:delText>c</w:delText>
        </w:r>
      </w:del>
      <w:r>
        <w:t xml:space="preserve">riptsprache und kann auf verschiedenen Plattformen eingesetzt werden. Dabei bietet </w:t>
      </w:r>
      <w:ins w:id="1702" w:author="Maximilian Schmitz" w:date="2015-07-06T18:12:00Z">
        <w:r w:rsidR="00D421B5">
          <w:t xml:space="preserve">LUA </w:t>
        </w:r>
      </w:ins>
      <w:del w:id="1703" w:author="Maximilian Schmitz" w:date="2015-07-06T18:12:00Z">
        <w:r w:rsidDel="00D421B5">
          <w:delText xml:space="preserve">Lua </w:delText>
        </w:r>
      </w:del>
      <w:r>
        <w:t>eine Menge von Basisfunktionen die zur Behandlung eines Problems erweitert werden können.</w:t>
      </w:r>
      <w:ins w:id="1704" w:author="Admin" w:date="2015-07-08T11:28:00Z">
        <w:r w:rsidR="00A92A89">
          <w:t xml:space="preserve"> Zu den Basisfunktionen gehören beispielsweise die üblichen mathematischen Befehle.</w:t>
        </w:r>
      </w:ins>
    </w:p>
    <w:p w14:paraId="04DBB27C" w14:textId="529055A1" w:rsidR="00DB727D" w:rsidRDefault="00DB727D">
      <w:pPr>
        <w:rPr>
          <w:ins w:id="1705" w:author="Maximilian Schmitz" w:date="2015-07-08T19:11:00Z"/>
        </w:rPr>
      </w:pPr>
      <w:ins w:id="1706" w:author="Maximilian Schmitz" w:date="2015-07-06T17:50:00Z">
        <w:r>
          <w:t xml:space="preserve">Der Aufbau von </w:t>
        </w:r>
      </w:ins>
      <w:ins w:id="1707" w:author="Maximilian Schmitz" w:date="2015-07-06T18:12:00Z">
        <w:r w:rsidR="00D421B5">
          <w:t xml:space="preserve">LUA </w:t>
        </w:r>
      </w:ins>
      <w:ins w:id="1708" w:author="Maximilian Schmitz" w:date="2015-07-06T17:50:00Z">
        <w:r>
          <w:t xml:space="preserve">ermöglicht das </w:t>
        </w:r>
        <w:r w:rsidR="00C33097">
          <w:t xml:space="preserve">einfache </w:t>
        </w:r>
      </w:ins>
      <w:ins w:id="1709" w:author="Maximilian Schmitz" w:date="2015-07-06T17:51:00Z">
        <w:r w:rsidR="00C33097">
          <w:t>E</w:t>
        </w:r>
      </w:ins>
      <w:ins w:id="1710" w:author="Maximilian Schmitz" w:date="2015-07-06T17:50:00Z">
        <w:r w:rsidR="00C33097">
          <w:t xml:space="preserve">inbinden der Skriptsprache in größere Projekte. Das </w:t>
        </w:r>
      </w:ins>
      <w:ins w:id="1711" w:author="Maximilian Schmitz" w:date="2015-07-06T17:51:00Z">
        <w:r w:rsidR="00C33097">
          <w:t xml:space="preserve">liegt darin begründet, dass </w:t>
        </w:r>
      </w:ins>
      <w:ins w:id="1712" w:author="Maximilian Schmitz" w:date="2015-07-06T18:12:00Z">
        <w:r w:rsidR="00D421B5">
          <w:t xml:space="preserve">LUA </w:t>
        </w:r>
      </w:ins>
      <w:ins w:id="1713" w:author="Maximilian Schmitz" w:date="2015-07-06T17:51:00Z">
        <w:r w:rsidR="00C33097">
          <w:t>in reinem ANSI C Code geschrieben ist und die Bibliothek keine weiteren Abhängigkeiten besitzt</w:t>
        </w:r>
      </w:ins>
      <w:ins w:id="1714" w:author="Maximilian Schmitz" w:date="2015-07-08T16:00:00Z">
        <w:r w:rsidR="006D6684">
          <w:t xml:space="preserve"> (vgl. </w:t>
        </w:r>
      </w:ins>
      <w:customXmlInsRangeStart w:id="1715" w:author="Maximilian Schmitz" w:date="2015-07-08T16:02:00Z"/>
      <w:sdt>
        <w:sdtPr>
          <w:id w:val="816617493"/>
          <w:citation/>
        </w:sdtPr>
        <w:sdtEndPr/>
        <w:sdtContent>
          <w:customXmlInsRangeEnd w:id="1715"/>
          <w:ins w:id="1716" w:author="Maximilian Schmitz" w:date="2015-07-08T16:02:00Z">
            <w:r w:rsidR="006D6684">
              <w:fldChar w:fldCharType="begin"/>
            </w:r>
          </w:ins>
          <w:ins w:id="1717" w:author="Maximilian Schmitz" w:date="2015-07-08T16:03:00Z">
            <w:r w:rsidR="006D6684">
              <w:instrText xml:space="preserve">CITATION nn15 \l 1031 </w:instrText>
            </w:r>
          </w:ins>
          <w:r w:rsidR="006D6684">
            <w:fldChar w:fldCharType="separate"/>
          </w:r>
          <w:ins w:id="1718" w:author="Maximilian Schmitz" w:date="2015-07-08T20:05:00Z">
            <w:r w:rsidR="00067648">
              <w:rPr>
                <w:noProof/>
              </w:rPr>
              <w:t>[9]</w:t>
            </w:r>
          </w:ins>
          <w:ins w:id="1719" w:author="Maximilian Schmitz" w:date="2015-07-08T16:02:00Z">
            <w:r w:rsidR="006D6684">
              <w:fldChar w:fldCharType="end"/>
            </w:r>
          </w:ins>
          <w:customXmlInsRangeStart w:id="1720" w:author="Maximilian Schmitz" w:date="2015-07-08T16:02:00Z"/>
        </w:sdtContent>
      </w:sdt>
      <w:customXmlInsRangeEnd w:id="1720"/>
      <w:ins w:id="1721" w:author="Maximilian Schmitz" w:date="2015-07-08T16:03:00Z">
        <w:r w:rsidR="007B3A85">
          <w:t>)</w:t>
        </w:r>
      </w:ins>
      <w:ins w:id="1722" w:author="Maximilian Schmitz" w:date="2015-07-06T17:51:00Z">
        <w:r w:rsidR="00C33097">
          <w:t>.</w:t>
        </w:r>
      </w:ins>
    </w:p>
    <w:p w14:paraId="7D6D8D8D" w14:textId="77777777" w:rsidR="00E110BA" w:rsidRDefault="00D23A56">
      <w:pPr>
        <w:rPr>
          <w:ins w:id="1723" w:author="Maximilian Schmitz" w:date="2015-07-08T19:16:00Z"/>
        </w:rPr>
      </w:pPr>
      <w:ins w:id="1724" w:author="Maximilian Schmitz" w:date="2015-07-08T19:11:00Z">
        <w:r>
          <w:t xml:space="preserve">Die erste Version von LUA stammt aus dem Jahr 1993. </w:t>
        </w:r>
      </w:ins>
      <w:ins w:id="1725" w:author="Maximilian Schmitz" w:date="2015-07-08T19:15:00Z">
        <w:r w:rsidR="00E110BA">
          <w:t xml:space="preserve">Entwickelt wurde sie von einem Team </w:t>
        </w:r>
      </w:ins>
      <w:ins w:id="1726" w:author="Maximilian Schmitz" w:date="2015-07-08T19:16:00Z">
        <w:r w:rsidR="00E110BA">
          <w:t>der Päpstlich Katholischen Universität in Rio de Janeiro.</w:t>
        </w:r>
      </w:ins>
    </w:p>
    <w:p w14:paraId="5D021708" w14:textId="6EDC4751" w:rsidR="00D23A56" w:rsidRDefault="00D23A56">
      <w:pPr>
        <w:rPr>
          <w:ins w:id="1727" w:author="Maximilian Schmitz" w:date="2015-07-08T19:14:00Z"/>
        </w:rPr>
      </w:pPr>
      <w:ins w:id="1728" w:author="Maximilian Schmitz" w:date="2015-07-08T19:12:00Z">
        <w:r>
          <w:t xml:space="preserve">Die Größe der LUA Bibliothek ist mit rund 120 Kilobyte sehr gering. Durch die Implementierung in C ist LUA </w:t>
        </w:r>
      </w:ins>
      <w:ins w:id="1729" w:author="Maximilian Schmitz" w:date="2015-07-08T19:13:00Z">
        <w:r>
          <w:t>eine schnelle Skriptsprache. Die meisten anderen Skriptsprachen können hier nicht mithalten.</w:t>
        </w:r>
      </w:ins>
    </w:p>
    <w:p w14:paraId="66F02865" w14:textId="1526EAD9" w:rsidR="00D23A56" w:rsidRDefault="00D23A56">
      <w:pPr>
        <w:rPr>
          <w:ins w:id="1730" w:author="Maximilian Schmitz" w:date="2015-07-06T17:51:00Z"/>
        </w:rPr>
      </w:pPr>
      <w:ins w:id="1731" w:author="Maximilian Schmitz" w:date="2015-07-08T19:14:00Z">
        <w:r>
          <w:t>Seit Version 5 steht LUA unter einer MIT Lizenz. Damit kann die Skriptsprache problemlos für Projekte verwendet und erweitert werden.</w:t>
        </w:r>
      </w:ins>
      <w:ins w:id="1732" w:author="Maximilian Schmitz" w:date="2015-07-08T19:16:00Z">
        <w:r w:rsidR="00E110BA">
          <w:t xml:space="preserve"> (vgl. </w:t>
        </w:r>
      </w:ins>
      <w:customXmlInsRangeStart w:id="1733" w:author="Maximilian Schmitz" w:date="2015-07-08T19:17:00Z"/>
      <w:sdt>
        <w:sdtPr>
          <w:id w:val="-1810691869"/>
          <w:citation/>
        </w:sdtPr>
        <w:sdtEndPr/>
        <w:sdtContent>
          <w:customXmlInsRangeEnd w:id="1733"/>
          <w:ins w:id="1734" w:author="Maximilian Schmitz" w:date="2015-07-08T19:17:00Z">
            <w:r w:rsidR="00E110BA">
              <w:fldChar w:fldCharType="begin"/>
            </w:r>
            <w:r w:rsidR="00E110BA">
              <w:instrText xml:space="preserve"> CITATION Lua15 \l 1031 </w:instrText>
            </w:r>
          </w:ins>
          <w:r w:rsidR="00E110BA">
            <w:fldChar w:fldCharType="separate"/>
          </w:r>
          <w:ins w:id="1735" w:author="Maximilian Schmitz" w:date="2015-07-08T20:05:00Z">
            <w:r w:rsidR="00067648">
              <w:rPr>
                <w:noProof/>
              </w:rPr>
              <w:t>[10]</w:t>
            </w:r>
          </w:ins>
          <w:ins w:id="1736" w:author="Maximilian Schmitz" w:date="2015-07-08T19:17:00Z">
            <w:r w:rsidR="00E110BA">
              <w:fldChar w:fldCharType="end"/>
            </w:r>
          </w:ins>
          <w:customXmlInsRangeStart w:id="1737" w:author="Maximilian Schmitz" w:date="2015-07-08T19:17:00Z"/>
        </w:sdtContent>
      </w:sdt>
      <w:customXmlInsRangeEnd w:id="1737"/>
      <w:ins w:id="1738" w:author="Maximilian Schmitz" w:date="2015-07-08T19:18:00Z">
        <w:r w:rsidR="00E110BA">
          <w:t>)</w:t>
        </w:r>
      </w:ins>
    </w:p>
    <w:p w14:paraId="123BF24E" w14:textId="1F312457" w:rsidR="008A0CF5" w:rsidRDefault="00C33097">
      <w:pPr>
        <w:rPr>
          <w:ins w:id="1739" w:author="Maximilian Schmitz" w:date="2015-07-08T19:08:00Z"/>
        </w:rPr>
      </w:pPr>
      <w:ins w:id="1740" w:author="Maximilian Schmitz" w:date="2015-07-06T17:52:00Z">
        <w:r>
          <w:t>Zudem ist die Sprache leicht zu erlernen</w:t>
        </w:r>
      </w:ins>
      <w:ins w:id="1741" w:author="Admin" w:date="2015-07-08T11:29:00Z">
        <w:r w:rsidR="00A92A89">
          <w:t xml:space="preserve">, da sie </w:t>
        </w:r>
      </w:ins>
      <w:ins w:id="1742" w:author="Admin" w:date="2015-07-08T11:31:00Z">
        <w:r w:rsidR="00CA5361">
          <w:t>einen C ähnliche Syntax besitzt und es bereits sehr viele Bücher und Webseiten darüber gibt.</w:t>
        </w:r>
      </w:ins>
      <w:ins w:id="1743" w:author="Maximilian Schmitz" w:date="2015-07-06T17:52:00Z">
        <w:del w:id="1744" w:author="Admin" w:date="2015-07-08T11:35:00Z">
          <w:r w:rsidDel="00CA5361">
            <w:delText xml:space="preserve"> </w:delText>
          </w:r>
        </w:del>
      </w:ins>
      <w:ins w:id="1745" w:author="Admin" w:date="2015-07-08T11:39:00Z">
        <w:r w:rsidR="00CA5361">
          <w:t xml:space="preserve"> </w:t>
        </w:r>
      </w:ins>
      <w:ins w:id="1746" w:author="Admin" w:date="2015-07-08T11:31:00Z">
        <w:r w:rsidR="00CA5361">
          <w:t xml:space="preserve">Die Bibliothek selbst ist sehr gut getestet </w:t>
        </w:r>
      </w:ins>
      <w:del w:id="1747" w:author="Maximilian Schmitz" w:date="2015-07-06T17:52:00Z">
        <w:r w:rsidR="008A0CF5" w:rsidDel="00C33097">
          <w:delText xml:space="preserve"> Da Lua leicht einzubinden und zu erlernen ist</w:delText>
        </w:r>
      </w:del>
      <w:ins w:id="1748" w:author="Maximilian Schmitz" w:date="2015-07-06T17:52:00Z">
        <w:r>
          <w:t>und</w:t>
        </w:r>
      </w:ins>
      <w:r w:rsidR="008A0CF5">
        <w:t xml:space="preserve"> wird</w:t>
      </w:r>
      <w:del w:id="1749" w:author="Admin" w:date="2015-07-08T11:38:00Z">
        <w:r w:rsidR="008A0CF5" w:rsidDel="00CA5361">
          <w:delText xml:space="preserve"> die Sprache bereits</w:delText>
        </w:r>
      </w:del>
      <w:r w:rsidR="008A0CF5">
        <w:t xml:space="preserve"> in vielen Programmen, unter anderem in Videospielen wie Garrys Mod</w:t>
      </w:r>
      <w:del w:id="1750" w:author="Admin" w:date="2015-07-08T11:38:00Z">
        <w:r w:rsidR="008A0CF5" w:rsidDel="00CA5361">
          <w:delText>,</w:delText>
        </w:r>
      </w:del>
      <w:r w:rsidR="008A0CF5">
        <w:t xml:space="preserve"> eingesetzt.</w:t>
      </w:r>
    </w:p>
    <w:p w14:paraId="256EEB13" w14:textId="77777777" w:rsidR="00C33097" w:rsidRDefault="00C33097">
      <w:pPr>
        <w:rPr>
          <w:ins w:id="1751" w:author="Maximilian Schmitz" w:date="2015-07-06T17:53:00Z"/>
        </w:rPr>
      </w:pPr>
    </w:p>
    <w:p w14:paraId="2B3CEEFA" w14:textId="415E2EFF" w:rsidR="00C33097" w:rsidRDefault="00C33097">
      <w:pPr>
        <w:pStyle w:val="berschrift3"/>
        <w:rPr>
          <w:ins w:id="1752" w:author="Maximilian Schmitz" w:date="2015-07-06T17:53:00Z"/>
        </w:rPr>
        <w:pPrChange w:id="1753" w:author="Admin" w:date="2015-07-08T13:36:00Z">
          <w:pPr/>
        </w:pPrChange>
      </w:pPr>
      <w:bookmarkStart w:id="1754" w:name="_Toc424149320"/>
      <w:ins w:id="1755" w:author="Maximilian Schmitz" w:date="2015-07-06T17:53:00Z">
        <w:r>
          <w:lastRenderedPageBreak/>
          <w:t>Alternative Skriptsprachen</w:t>
        </w:r>
        <w:bookmarkEnd w:id="1754"/>
      </w:ins>
    </w:p>
    <w:p w14:paraId="03F3F72D" w14:textId="7187E67B" w:rsidR="00C33097" w:rsidRDefault="00C33097">
      <w:pPr>
        <w:rPr>
          <w:ins w:id="1756" w:author="Maximilian Schmitz" w:date="2015-07-06T17:56:00Z"/>
        </w:rPr>
      </w:pPr>
      <w:ins w:id="1757" w:author="Maximilian Schmitz" w:date="2015-07-06T17:53:00Z">
        <w:r>
          <w:t xml:space="preserve">Außer </w:t>
        </w:r>
      </w:ins>
      <w:ins w:id="1758" w:author="Maximilian Schmitz" w:date="2015-07-06T18:12:00Z">
        <w:r w:rsidR="00D421B5">
          <w:t xml:space="preserve">LUA </w:t>
        </w:r>
      </w:ins>
      <w:ins w:id="1759" w:author="Maximilian Schmitz" w:date="2015-07-06T17:53:00Z">
        <w:r>
          <w:t>stehen noch andere Skri</w:t>
        </w:r>
      </w:ins>
      <w:ins w:id="1760" w:author="Maximilian Schmitz" w:date="2015-07-06T17:54:00Z">
        <w:r>
          <w:t>p</w:t>
        </w:r>
      </w:ins>
      <w:ins w:id="1761" w:author="Maximilian Schmitz" w:date="2015-07-06T17:53:00Z">
        <w:r>
          <w:t xml:space="preserve">tsprachen zur Verfügung. </w:t>
        </w:r>
      </w:ins>
      <w:ins w:id="1762" w:author="Maximilian Schmitz" w:date="2015-07-06T17:54:00Z">
        <w:r>
          <w:t xml:space="preserve">Bekannte und wichtige Vertreter sind JavaScript, Python oder Perl. </w:t>
        </w:r>
      </w:ins>
      <w:ins w:id="1763" w:author="Maximilian Schmitz" w:date="2015-07-06T17:55:00Z">
        <w:r w:rsidR="001B0871">
          <w:t xml:space="preserve">Diese sind zwar mächtiger als </w:t>
        </w:r>
      </w:ins>
      <w:ins w:id="1764" w:author="Maximilian Schmitz" w:date="2015-07-06T18:12:00Z">
        <w:r w:rsidR="00D421B5">
          <w:t>LUA</w:t>
        </w:r>
      </w:ins>
      <w:ins w:id="1765" w:author="Maximilian Schmitz" w:date="2015-07-06T17:55:00Z">
        <w:r w:rsidR="001B0871">
          <w:t xml:space="preserve">, aber auch </w:t>
        </w:r>
      </w:ins>
      <w:ins w:id="1766" w:author="Maximilian Schmitz" w:date="2015-07-06T17:56:00Z">
        <w:r w:rsidR="001B0871">
          <w:t>dementsprechend</w:t>
        </w:r>
      </w:ins>
      <w:ins w:id="1767" w:author="Maximilian Schmitz" w:date="2015-07-06T17:55:00Z">
        <w:r w:rsidR="001B0871">
          <w:t xml:space="preserve"> komplexer.</w:t>
        </w:r>
      </w:ins>
    </w:p>
    <w:p w14:paraId="4C36CE83" w14:textId="7C2C6D1D" w:rsidR="001B0871" w:rsidRPr="00C33097" w:rsidRDefault="001B0871">
      <w:ins w:id="1768" w:author="Maximilian Schmitz" w:date="2015-07-06T17:56:00Z">
        <w:r>
          <w:t xml:space="preserve">Da das Augenmerk auf der einfachen Integration und der unproblematischen Verwendung lag, fiel die Entscheidung auf </w:t>
        </w:r>
      </w:ins>
      <w:ins w:id="1769" w:author="Maximilian Schmitz" w:date="2015-07-06T18:12:00Z">
        <w:r w:rsidR="00D421B5">
          <w:t>LUA</w:t>
        </w:r>
      </w:ins>
      <w:ins w:id="1770" w:author="Maximilian Schmitz" w:date="2015-07-06T17:56:00Z">
        <w:r>
          <w:t>. Hier treten, wie oben genannt, bei der Integration keine weiteren Abhängigke</w:t>
        </w:r>
        <w:r w:rsidR="00D421B5">
          <w:t>itsprobleme auf. Außerdem genügen</w:t>
        </w:r>
        <w:r>
          <w:t xml:space="preserve"> der Umfang und die Möglichkeiten von </w:t>
        </w:r>
      </w:ins>
      <w:ins w:id="1771" w:author="Maximilian Schmitz" w:date="2015-07-06T18:12:00Z">
        <w:r w:rsidR="00D421B5">
          <w:t xml:space="preserve">LUA </w:t>
        </w:r>
      </w:ins>
      <w:ins w:id="1772" w:author="Maximilian Schmitz" w:date="2015-07-06T17:56:00Z">
        <w:r>
          <w:t>für die Umsetzung des Projektes vollkommen.</w:t>
        </w:r>
      </w:ins>
    </w:p>
    <w:p w14:paraId="20CB44AC" w14:textId="77777777" w:rsidR="00493EDB" w:rsidRDefault="00493EDB"/>
    <w:p w14:paraId="31164603" w14:textId="77777777" w:rsidR="00493EDB" w:rsidRDefault="00493EDB">
      <w:pPr>
        <w:pStyle w:val="berschrift2"/>
      </w:pPr>
      <w:bookmarkStart w:id="1773" w:name="_Toc424149321"/>
      <w:r>
        <w:t>Robo Cup</w:t>
      </w:r>
      <w:bookmarkEnd w:id="1773"/>
    </w:p>
    <w:p w14:paraId="3E88BE87" w14:textId="77777777" w:rsidR="000B4070" w:rsidRDefault="001463FE">
      <w:pPr>
        <w:rPr>
          <w:ins w:id="1774" w:author="Maximilian Schmitz" w:date="2015-06-14T09:52:00Z"/>
        </w:rPr>
      </w:pPr>
      <w:r>
        <w:t xml:space="preserve">RoboCup ist ein Wettbewerb, bei dem es um Robotik und künstliche Intelligenz geht. Im Wettbewerb gibt es verschiedene Kategorien, in denen die Teams gegeneinander antreten. Als Gemeinsamkeit haben alle Kategorien, dass </w:t>
      </w:r>
      <w:ins w:id="1775" w:author="Kekeisen Michael" w:date="2015-01-07T23:16:00Z">
        <w:r w:rsidR="002C4A71">
          <w:t xml:space="preserve">es </w:t>
        </w:r>
      </w:ins>
      <w:r>
        <w:t>darum geht Roboter autonom Fußball spielen zu lassen.</w:t>
      </w:r>
      <w:del w:id="1776" w:author="Maximilian Schmitz" w:date="2015-06-14T09:52:00Z">
        <w:r w:rsidDel="000B4070">
          <w:br/>
        </w:r>
      </w:del>
    </w:p>
    <w:p w14:paraId="1F0207ED" w14:textId="77777777" w:rsidR="000B4070" w:rsidRDefault="001463FE">
      <w:pPr>
        <w:rPr>
          <w:ins w:id="1777" w:author="Maximilian Schmitz" w:date="2015-06-14T09:52:00Z"/>
        </w:rPr>
      </w:pPr>
      <w:r>
        <w:t>In den meisten Kategorien steht das Entwickeln und Konstruieren der Roboter im Vordergrund. Die</w:t>
      </w:r>
      <w:del w:id="1778" w:author="Admin" w:date="2015-07-06T13:46:00Z">
        <w:r w:rsidDel="00EE0391">
          <w:delText>se</w:delText>
        </w:r>
      </w:del>
      <w:r>
        <w:t xml:space="preserve"> Kategorien unterscheiden sich in der Größe und den Eigenschaften der Roboter, sowie in der Größe der Teams.</w:t>
      </w:r>
      <w:del w:id="1779" w:author="Maximilian Schmitz" w:date="2015-06-14T09:52:00Z">
        <w:r w:rsidDel="000B4070">
          <w:br/>
        </w:r>
      </w:del>
    </w:p>
    <w:p w14:paraId="2BF6E27F" w14:textId="77777777" w:rsidR="001463FE" w:rsidRDefault="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EndPr/>
        <w:sdtContent>
          <w:r>
            <w:fldChar w:fldCharType="begin"/>
          </w:r>
          <w:r>
            <w:instrText xml:space="preserve">CITATION Rob03 \p 2f \l 1031 </w:instrText>
          </w:r>
          <w:r>
            <w:fldChar w:fldCharType="separate"/>
          </w:r>
          <w:ins w:id="1780" w:author="Maximilian Schmitz" w:date="2015-07-08T20:05:00Z">
            <w:r w:rsidR="00067648">
              <w:rPr>
                <w:noProof/>
              </w:rPr>
              <w:t>[11, p. 2f]</w:t>
            </w:r>
          </w:ins>
          <w:del w:id="1781" w:author="Maximilian Schmitz" w:date="2015-07-08T19:43:00Z">
            <w:r w:rsidR="00856522" w:rsidDel="006772CD">
              <w:rPr>
                <w:noProof/>
              </w:rPr>
              <w:delText>[7, p. 2f]</w:delText>
            </w:r>
          </w:del>
          <w:r>
            <w:fldChar w:fldCharType="end"/>
          </w:r>
        </w:sdtContent>
      </w:sdt>
      <w:r>
        <w:t>).</w:t>
      </w:r>
    </w:p>
    <w:p w14:paraId="395BDBFB" w14:textId="77777777" w:rsidR="001463FE" w:rsidRDefault="001463FE">
      <w:r>
        <w:t>Im Gegensatz zu den Kategorien, bei denen die Robotik im Vordergrund steht, ist die Simulation League in Bezug auf die Aufgabenstellung sehr interessant. In der RoboCup Simulation League werden zwei Teams mit jeweils bis zu elf Spielern simuliert. Die Simulation League gibt es in zwei Varianten: Eine 2D-Version und eine 3D-Version.</w:t>
      </w:r>
    </w:p>
    <w:p w14:paraId="14130EB8" w14:textId="77777777" w:rsidR="001463FE" w:rsidRDefault="001463FE">
      <w:r>
        <w:t xml:space="preserve">In der 2D-Variante beschränkt sich die Simulation auf Blickwinkel und eine simple zweidimensionale Physik. Somit sind hier keine komplexen, realistischen Spielzüge </w:t>
      </w:r>
      <w:r>
        <w:lastRenderedPageBreak/>
        <w:t>möglich. Das mögliche Spielverhalten entspricht allerdings dem, der einfacheren Robotik-Kategorien.</w:t>
      </w:r>
    </w:p>
    <w:p w14:paraId="3A2856DA" w14:textId="18A71BE3" w:rsidR="001463FE" w:rsidRDefault="001463FE">
      <w:r>
        <w:t>Die 3D-Version bietet eine komplexere Physik</w:t>
      </w:r>
      <w:ins w:id="1782" w:author="Admin" w:date="2015-07-07T10:50:00Z">
        <w:del w:id="1783" w:author="Maximilian Schmitz" w:date="2015-07-08T16:30:00Z">
          <w:r w:rsidR="00CA0B27" w:rsidDel="007E5D8C">
            <w:delText xml:space="preserve"> </w:delText>
          </w:r>
        </w:del>
      </w:ins>
      <w:ins w:id="1784" w:author="Maximilian Schmitz" w:date="2015-07-08T16:30:00Z">
        <w:r w:rsidR="007E5D8C">
          <w:t xml:space="preserve"> </w:t>
        </w:r>
      </w:ins>
      <w:ins w:id="1785" w:author="Admin" w:date="2015-07-07T10:50:00Z">
        <w:r w:rsidR="00CA0B27">
          <w:t>E</w:t>
        </w:r>
      </w:ins>
      <w:del w:id="1786" w:author="Admin" w:date="2015-07-07T10:50:00Z">
        <w:r w:rsidDel="00CA0B27">
          <w:delText>e</w:delText>
        </w:r>
      </w:del>
      <w:r>
        <w:t>ngine, welche entsprechend dreidimensionale Bewegungen des Balls ermöglicht. Dadurch wird das Spielverhalten realistischer. Die RoboCup Simulation League hat jedoch weiterhin die Simulation von Fußballrobotern im Vordergrund.</w:t>
      </w:r>
    </w:p>
    <w:p w14:paraId="3898B0E7" w14:textId="77777777" w:rsidR="001463FE" w:rsidRDefault="001463FE">
      <w:r>
        <w:t>Technisch basiert die Umsetzung der Simulation League auf einer Client-Server-Architektur (vgl. </w:t>
      </w:r>
      <w:sdt>
        <w:sdtPr>
          <w:id w:val="-79602008"/>
          <w:citation/>
        </w:sdtPr>
        <w:sdtEndPr/>
        <w:sdtContent>
          <w:r>
            <w:fldChar w:fldCharType="begin"/>
          </w:r>
          <w:r>
            <w:instrText xml:space="preserve">CITATION Rob03 \p 11 \l 1031 </w:instrText>
          </w:r>
          <w:r>
            <w:fldChar w:fldCharType="separate"/>
          </w:r>
          <w:ins w:id="1787" w:author="Maximilian Schmitz" w:date="2015-07-08T20:05:00Z">
            <w:r w:rsidR="00067648">
              <w:rPr>
                <w:noProof/>
              </w:rPr>
              <w:t>[11, p. 11]</w:t>
            </w:r>
          </w:ins>
          <w:del w:id="1788" w:author="Maximilian Schmitz" w:date="2015-07-08T19:43:00Z">
            <w:r w:rsidR="00856522" w:rsidDel="006772CD">
              <w:rPr>
                <w:noProof/>
              </w:rPr>
              <w:delText>[7, p. 11]</w:delText>
            </w:r>
          </w:del>
          <w:r>
            <w:fldChar w:fldCharType="end"/>
          </w:r>
        </w:sdtContent>
      </w:sdt>
      <w:r>
        <w:t>). Der Server kontrolliert die Simulation und Implementiert die Regeln und die Physik. Die Spielerintelligenz wird von den Clients realisiert. Pro Spieler wird ein Client benötigt. Die Clients kommunizieren über UDP/IP mit dem Server und erhalten so Informationen über das Spiel und können den entsprechenden Spieler steuern.</w:t>
      </w:r>
    </w:p>
    <w:p w14:paraId="54C7613D" w14:textId="77777777" w:rsidR="001463FE" w:rsidRDefault="001463FE">
      <w:r>
        <w:t>Die Programmierung der Clients ist in verschiedenen Programmiersprachen möglich, wodurch die Gestaltung der Spielerintelligenz sehr flexibel gestaltet. Es ist möglich das Spielverhalten individuell für einzelne Spieler zu gestalten, aber auch das Zusammenspiel der Spieler im Team kann gestaltet werden. Dazu stehen Kommunikationsmechanismen zwischen den Spielern zur Verfügung.</w:t>
      </w:r>
    </w:p>
    <w:p w14:paraId="7FEA3A65" w14:textId="77777777" w:rsidR="001463FE" w:rsidRDefault="001463FE"/>
    <w:p w14:paraId="57CF41B5" w14:textId="75E6248F" w:rsidR="001463FE" w:rsidRDefault="001463FE">
      <w:r>
        <w:t xml:space="preserve">Viele Ansätze aus der RoboCup Simulation League können für die Aufgabenstellung </w:t>
      </w:r>
      <w:ins w:id="1789" w:author="Admin" w:date="2015-07-06T13:49:00Z">
        <w:r w:rsidR="00EE0391">
          <w:t xml:space="preserve">dieses Projekts </w:t>
        </w:r>
      </w:ins>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7777777" w:rsidR="00493EDB" w:rsidRDefault="00493EDB"/>
    <w:p w14:paraId="5A7BA0B8" w14:textId="77777777" w:rsidR="00493EDB" w:rsidRDefault="00493EDB">
      <w:pPr>
        <w:pStyle w:val="berschrift2"/>
      </w:pPr>
      <w:bookmarkStart w:id="1790" w:name="_Toc424149322"/>
      <w:r>
        <w:t>Künstliche Intelligenz</w:t>
      </w:r>
      <w:bookmarkEnd w:id="1790"/>
    </w:p>
    <w:p w14:paraId="53D19287" w14:textId="33C5CA79" w:rsidR="001463FE" w:rsidRDefault="001463FE">
      <w:r>
        <w:t xml:space="preserve">Künstliche Intelligenz beschäftigt sich mit </w:t>
      </w:r>
      <w:del w:id="1791" w:author="Kekeisen Michael" w:date="2015-01-07T23:18:00Z">
        <w:r w:rsidDel="002C4A71">
          <w:delText xml:space="preserve">Wegen </w:delText>
        </w:r>
      </w:del>
      <w:ins w:id="1792"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EndPr/>
        <w:sdtContent>
          <w:r>
            <w:fldChar w:fldCharType="begin"/>
          </w:r>
          <w:r>
            <w:instrText xml:space="preserve">CITATION Läm12 \p 13f \l 1031 </w:instrText>
          </w:r>
          <w:r>
            <w:fldChar w:fldCharType="separate"/>
          </w:r>
          <w:ins w:id="1793" w:author="Maximilian Schmitz" w:date="2015-07-08T20:05:00Z">
            <w:r w:rsidR="00067648">
              <w:rPr>
                <w:noProof/>
              </w:rPr>
              <w:t>[12, p. 13f]</w:t>
            </w:r>
          </w:ins>
          <w:del w:id="1794" w:author="Maximilian Schmitz" w:date="2015-07-08T19:43:00Z">
            <w:r w:rsidR="00856522" w:rsidDel="006772CD">
              <w:rPr>
                <w:noProof/>
              </w:rPr>
              <w:delText>[8, p. 13f]</w:delText>
            </w:r>
          </w:del>
          <w:r>
            <w:fldChar w:fldCharType="end"/>
          </w:r>
        </w:sdtContent>
      </w:sdt>
      <w:r>
        <w:t xml:space="preserve">). Wobei es nicht direkt um </w:t>
      </w:r>
      <w:r>
        <w:lastRenderedPageBreak/>
        <w:t xml:space="preserve">den Vergleich mit der menschlichen Denkweise geht, sondern darum mit den nachgebildeten menschlichen Fähigkeiten </w:t>
      </w:r>
      <w:del w:id="1795" w:author="Maximilian Schmitz" w:date="2015-07-06T17:37:00Z">
        <w:r w:rsidDel="00E52F93">
          <w:delText>zur Problemlösung die Leistungsfähigkeit von Computern zu erhöhen.</w:delText>
        </w:r>
      </w:del>
      <w:ins w:id="1796" w:author="Maximilian Schmitz" w:date="2015-07-06T17:37:00Z">
        <w:r w:rsidR="00E52F93">
          <w:t>komplexe Problemstellungen zu lösen. Dabei handelt es sich um Probleme, die von klassischen Computerprogr</w:t>
        </w:r>
      </w:ins>
      <w:ins w:id="1797" w:author="Maximilian Schmitz" w:date="2015-07-06T17:38:00Z">
        <w:r w:rsidR="00E52F93">
          <w:t>ammen nicht bewältigt werden können.</w:t>
        </w:r>
      </w:ins>
    </w:p>
    <w:p w14:paraId="29EF1D29" w14:textId="77777777" w:rsidR="001463FE" w:rsidRDefault="001463FE"/>
    <w:p w14:paraId="553E78BF" w14:textId="77777777" w:rsidR="001463FE" w:rsidRDefault="001463FE">
      <w:r>
        <w:t>Das Feld der künstlichen Intelligenz ist breit aufgestellt und umfasst viele verschiedene Einsatzgebiete.</w:t>
      </w:r>
    </w:p>
    <w:p w14:paraId="58AB22D5" w14:textId="77777777" w:rsidR="001463FE" w:rsidRDefault="001463FE">
      <w:r>
        <w:t>Ansätze der künstlichen Intelligenz sind zum Beispiel im Gebiet des Data Mining zu sehen. Mit der Technik soll die Wissensdarstellung und die Wissensverarbeitung 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
        <w:t>Auch im Bereich der Spracherkennung ist die künstliche Intelligenz vertreten. Hier geht es darum das Gesprochene zu verstehen und zu verarbeiten. Dazu muss der Computer in der Lage sein nicht nur die Syntaktik der Sprache zu verstehen sondern 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p w14:paraId="21D168D7" w14:textId="0961D2C8" w:rsidR="001463FE" w:rsidRDefault="001463FE">
      <w:r>
        <w:t xml:space="preserve">Oft wird der Begriff künstliche Intelligenz auch mit maschinellem Lernen in Verbindung gebracht. Maschinelles Lernen stellt ein Teilgebiet der künstlichen Intelligenz dar, bei dem Computer auf Basis von vorhandenen Daten neues Wissen </w:t>
      </w:r>
      <w:del w:id="1798" w:author="Admin" w:date="2015-07-06T13:57:00Z">
        <w:r w:rsidDel="005E3E9C">
          <w:delText>Generieren</w:delText>
        </w:r>
      </w:del>
      <w:ins w:id="1799" w:author="Admin" w:date="2015-07-06T13:57:00Z">
        <w:r w:rsidR="005E3E9C">
          <w:t>generieren</w:t>
        </w:r>
      </w:ins>
      <w:r>
        <w:t>. Das kann sowohl das automatisierte Treffen von Entscheidungen sein, als auch die Erkennung von Mustern und Zusammenhängen.</w:t>
      </w:r>
    </w:p>
    <w:p w14:paraId="79AFCA95" w14:textId="13A1A023" w:rsidR="001463FE" w:rsidRDefault="001463FE">
      <w:r>
        <w:t xml:space="preserve">Dies wird in vielen Fällen mittels künstlicher neuronaler Netze versucht. Sie bilden menschliche </w:t>
      </w:r>
      <w:ins w:id="1800" w:author="Admin" w:date="2015-07-06T13:58:00Z">
        <w:r w:rsidR="005E3E9C">
          <w:t>Hirns</w:t>
        </w:r>
      </w:ins>
      <w:del w:id="1801" w:author="Admin" w:date="2015-07-06T13:58:00Z">
        <w:r w:rsidDel="005E3E9C">
          <w:delText>S</w:delText>
        </w:r>
      </w:del>
      <w:r>
        <w:t xml:space="preserve">trukturen nach und lernen das gewünschte Verhalten durch die </w:t>
      </w:r>
      <w:r>
        <w:lastRenderedPageBreak/>
        <w:t>Verarbeitung von Beispielen. Ähnlich dem menschlichen Gehirn greifen sie eine Art Erinnerungsvermögen zurück, wenn sie auf ähnliche Problemstellungen treffen (vgl. </w:t>
      </w:r>
      <w:sdt>
        <w:sdtPr>
          <w:id w:val="-864825239"/>
          <w:citation/>
        </w:sdtPr>
        <w:sdtEndPr/>
        <w:sdtContent>
          <w:r>
            <w:fldChar w:fldCharType="begin"/>
          </w:r>
          <w:r>
            <w:instrText xml:space="preserve">CITATION Läm12 \p 16 \l 1031 </w:instrText>
          </w:r>
          <w:r>
            <w:fldChar w:fldCharType="separate"/>
          </w:r>
          <w:ins w:id="1802" w:author="Maximilian Schmitz" w:date="2015-07-08T20:05:00Z">
            <w:r w:rsidR="00067648">
              <w:rPr>
                <w:noProof/>
              </w:rPr>
              <w:t>[12, p. 16]</w:t>
            </w:r>
          </w:ins>
          <w:del w:id="1803" w:author="Maximilian Schmitz" w:date="2015-07-08T19:43:00Z">
            <w:r w:rsidR="00856522" w:rsidDel="006772CD">
              <w:rPr>
                <w:noProof/>
              </w:rPr>
              <w:delText>[8, p. 16]</w:delText>
            </w:r>
          </w:del>
          <w:r>
            <w:fldChar w:fldCharType="end"/>
          </w:r>
        </w:sdtContent>
      </w:sdt>
      <w:r>
        <w:t>).</w:t>
      </w:r>
    </w:p>
    <w:p w14:paraId="67FBA518" w14:textId="77777777" w:rsidR="001463FE" w:rsidRDefault="001463FE"/>
    <w:p w14:paraId="3BF98A5F" w14:textId="77777777" w:rsidR="001463FE" w:rsidRDefault="001463FE">
      <w:r>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p w14:paraId="404F8E84" w14:textId="77777777" w:rsidR="00493EDB" w:rsidRDefault="00493EDB">
      <w:pPr>
        <w:pStyle w:val="berschrift2"/>
      </w:pPr>
      <w:bookmarkStart w:id="1804" w:name="_Toc424149323"/>
      <w:r>
        <w:t>Zusammenfassung</w:t>
      </w:r>
      <w:bookmarkEnd w:id="1804"/>
    </w:p>
    <w:p w14:paraId="0739B85B" w14:textId="77777777" w:rsidR="00BA23E1" w:rsidRDefault="00BA23E1">
      <w:pPr>
        <w:rPr>
          <w:ins w:id="1805" w:author="Maximilian Schmitz" w:date="2015-07-06T22:26:00Z"/>
        </w:rPr>
      </w:pPr>
      <w:ins w:id="1806" w:author="Maximilian Schmitz" w:date="2015-07-06T22:26:00Z">
        <w:r>
          <w:t>Insgesamt kann gesagt werden, dass bereits technologische Grundlagen für die Umsetzung der Aufgabenstellung bestehen.</w:t>
        </w:r>
      </w:ins>
    </w:p>
    <w:p w14:paraId="4C622D56" w14:textId="77777777" w:rsidR="00BA23E1" w:rsidRDefault="00BA23E1">
      <w:pPr>
        <w:rPr>
          <w:ins w:id="1807" w:author="Maximilian Schmitz" w:date="2015-07-06T22:26:00Z"/>
        </w:rPr>
      </w:pPr>
      <w:ins w:id="1808" w:author="Maximilian Schmitz" w:date="2015-07-06T22:26:00Z">
        <w:r>
          <w:t>Der Einsatz einer Game Engine vereinfacht die Entwicklung der Simulationsumgebung deutlich. Die Umsetzung der gesamten Anforderungen wäre ohne ein solches Framework nicht möglich. Gerade die Entwicklung von Physik- und Grafiksimulation sind sehr komplex und zeitintensiv.</w:t>
        </w:r>
      </w:ins>
    </w:p>
    <w:p w14:paraId="6D721182" w14:textId="77777777" w:rsidR="00BA23E1" w:rsidRDefault="00BA23E1">
      <w:pPr>
        <w:rPr>
          <w:ins w:id="1809" w:author="Maximilian Schmitz" w:date="2015-07-06T22:26:00Z"/>
        </w:rPr>
      </w:pPr>
      <w:ins w:id="1810" w:author="Maximilian Schmitz" w:date="2015-07-06T22:26:00Z">
        <w:r>
          <w:t>Eine Skriptsprache ermöglicht die unkomplizierte Entwicklung von künstlichen Intelligenzen für die Spieler. Das Gebiet der künstlichen Intelligenz wird in der Wissenschaft zunehmend untersucht. Es bestehen bereits viele Konzepte, die sich auf die Bedürfnisse der Aufgabestellung übertragen lassen.</w:t>
        </w:r>
      </w:ins>
    </w:p>
    <w:p w14:paraId="4C169D30" w14:textId="77777777" w:rsidR="00BA23E1" w:rsidRDefault="00BA23E1">
      <w:pPr>
        <w:rPr>
          <w:ins w:id="1811" w:author="Maximilian Schmitz" w:date="2015-07-06T22:26:00Z"/>
        </w:rPr>
      </w:pPr>
      <w:ins w:id="1812" w:author="Maximilian Schmitz" w:date="2015-07-06T22:26:00Z">
        <w:r>
          <w:t>Das Vorbild, die RoboCup Simulation League, enthält einige Ansätze, die für dieses Projekt geeignet sind.</w:t>
        </w:r>
      </w:ins>
    </w:p>
    <w:p w14:paraId="1A99291C" w14:textId="77777777" w:rsidR="00BA23E1" w:rsidRDefault="00BA23E1">
      <w:pPr>
        <w:rPr>
          <w:ins w:id="1813" w:author="Maximilian Schmitz" w:date="2015-07-06T22:26:00Z"/>
        </w:rPr>
      </w:pPr>
      <w:ins w:id="1814" w:author="Maximilian Schmitz" w:date="2015-07-06T22:26:00Z">
        <w:r>
          <w:t>Alles in Allem gibt es viele bereits vorhandene Technologien und Entwicklungen, die in diese Studienarbeit mit einfließen können oder Anregungen für die Umsetzung bieten.</w:t>
        </w:r>
      </w:ins>
    </w:p>
    <w:p w14:paraId="471B2E80" w14:textId="13679131" w:rsidR="00493EDB" w:rsidDel="00BA23E1" w:rsidRDefault="0007325D">
      <w:pPr>
        <w:rPr>
          <w:del w:id="1815" w:author="Maximilian Schmitz" w:date="2015-07-06T22:26:00Z"/>
        </w:rPr>
      </w:pPr>
      <w:ins w:id="1816" w:author="Michael K." w:date="2015-07-06T21:56:00Z">
        <w:del w:id="1817" w:author="Maximilian Schmitz" w:date="2015-07-06T22:26:00Z">
          <w:r w:rsidDel="00BA23E1">
            <w:delText>Unterschied Zusammenfassung/Kurzfassung?</w:delText>
          </w:r>
        </w:del>
      </w:ins>
    </w:p>
    <w:p w14:paraId="78D3C874" w14:textId="77777777" w:rsidR="00E64F9C" w:rsidRDefault="00E64F9C">
      <w:r>
        <w:br w:type="page"/>
      </w:r>
    </w:p>
    <w:p w14:paraId="6FBDEFD1" w14:textId="77777777" w:rsidR="00493EDB" w:rsidRDefault="00493EDB">
      <w:pPr>
        <w:pStyle w:val="berschrift1"/>
      </w:pPr>
      <w:bookmarkStart w:id="1818" w:name="_Toc424149324"/>
      <w:r>
        <w:lastRenderedPageBreak/>
        <w:t>Planung / Struktur</w:t>
      </w:r>
      <w:bookmarkEnd w:id="1818"/>
    </w:p>
    <w:p w14:paraId="64A6117F" w14:textId="77777777" w:rsidR="00493EDB" w:rsidRDefault="00493EDB">
      <w:pPr>
        <w:pStyle w:val="berschrift2"/>
      </w:pPr>
      <w:bookmarkStart w:id="1819" w:name="_Toc424149325"/>
      <w:r>
        <w:t>Projektmanagement</w:t>
      </w:r>
      <w:bookmarkEnd w:id="1819"/>
    </w:p>
    <w:p w14:paraId="51FA169E" w14:textId="77777777" w:rsidR="00493EDB" w:rsidRDefault="008D4A71">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1820" w:author="Kekeisen Michael" w:date="2015-01-07T23:19:00Z">
        <w:r w:rsidR="005C4DD2" w:rsidDel="002C4A71">
          <w:delText>wird</w:delText>
        </w:r>
      </w:del>
      <w:ins w:id="1821"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77777777" w:rsidR="00291F02" w:rsidRDefault="00291F02">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w:t>
      </w:r>
      <w:commentRangeStart w:id="1822"/>
      <w:r>
        <w:t xml:space="preserve">Auftraggeber </w:t>
      </w:r>
      <w:commentRangeEnd w:id="1822"/>
      <w:r w:rsidR="004D1D56">
        <w:rPr>
          <w:rStyle w:val="Kommentarzeichen"/>
        </w:rPr>
        <w:commentReference w:id="1822"/>
      </w:r>
      <w:r>
        <w:t xml:space="preserve">statt. Hierbei wird über den aktuellen Stand berichtet und weitere Ziele diskutiert. </w:t>
      </w:r>
      <w:r w:rsidRPr="006F3D3F">
        <w:rPr>
          <w:highlight w:val="yellow"/>
          <w:rPrChange w:id="1823" w:author="Maximilian Schmitz" w:date="2015-06-05T06:24:00Z">
            <w:rPr/>
          </w:rPrChange>
        </w:rPr>
        <w:t>(Siehe Anhang XX Meetings-Protokolle)</w:t>
      </w:r>
    </w:p>
    <w:p w14:paraId="4ECD1203" w14:textId="77777777" w:rsidR="00663C59" w:rsidDel="00C126C5" w:rsidRDefault="000A4915">
      <w:pPr>
        <w:rPr>
          <w:del w:id="1824" w:author="Maximilian Schmitz" w:date="2015-06-05T06:24:00Z"/>
        </w:rPr>
      </w:pPr>
      <w:r>
        <w:t xml:space="preserve">Aufgrund dieser agilen Softwareentwicklung entstehen </w:t>
      </w:r>
      <w:commentRangeStart w:id="1825"/>
      <w:commentRangeStart w:id="1826"/>
      <w:commentRangeStart w:id="1827"/>
      <w:r>
        <w:t>nur grobe Zeitpläne und Meilensteine</w:t>
      </w:r>
      <w:commentRangeEnd w:id="1825"/>
      <w:r w:rsidR="004D1D56">
        <w:rPr>
          <w:rStyle w:val="Kommentarzeichen"/>
        </w:rPr>
        <w:commentReference w:id="1825"/>
      </w:r>
      <w:commentRangeEnd w:id="1826"/>
      <w:r w:rsidR="00480820">
        <w:rPr>
          <w:rStyle w:val="Kommentarzeichen"/>
        </w:rPr>
        <w:commentReference w:id="1826"/>
      </w:r>
      <w:commentRangeEnd w:id="1827"/>
      <w:r w:rsidR="003817E8">
        <w:rPr>
          <w:rStyle w:val="Kommentarzeichen"/>
        </w:rPr>
        <w:commentReference w:id="1827"/>
      </w:r>
      <w:r>
        <w:t>.</w:t>
      </w:r>
    </w:p>
    <w:p w14:paraId="2C38CB2B" w14:textId="77777777" w:rsidR="000A4915" w:rsidRDefault="000A4915"/>
    <w:p w14:paraId="19D70571" w14:textId="77777777" w:rsidR="008D4A71" w:rsidRDefault="008D4A71"/>
    <w:p w14:paraId="68F88B34" w14:textId="77777777" w:rsidR="00493EDB" w:rsidRDefault="00493EDB">
      <w:pPr>
        <w:pStyle w:val="berschrift2"/>
      </w:pPr>
      <w:bookmarkStart w:id="1828" w:name="_Toc424149326"/>
      <w:r>
        <w:t>Analyse der Aufgabenstellung</w:t>
      </w:r>
      <w:bookmarkEnd w:id="1828"/>
    </w:p>
    <w:p w14:paraId="22012ADA" w14:textId="77777777" w:rsidR="00493EDB" w:rsidRDefault="0003593F">
      <w:r>
        <w:t xml:space="preserve">Aus der </w:t>
      </w:r>
      <w:ins w:id="1829" w:author="Maximilian Schmitz" w:date="2015-06-05T06:23:00Z">
        <w:r w:rsidR="006F3D3F">
          <w:t>v</w:t>
        </w:r>
      </w:ins>
      <w:del w:id="1830"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pPr>
        <w:pStyle w:val="berschrift3"/>
      </w:pPr>
      <w:bookmarkStart w:id="1831" w:name="_Toc424149327"/>
      <w:bookmarkStart w:id="1832" w:name="_Ref424155363"/>
      <w:r>
        <w:t>Muss</w:t>
      </w:r>
      <w:r w:rsidR="00587C32">
        <w:t>-K</w:t>
      </w:r>
      <w:r>
        <w:t>riterien</w:t>
      </w:r>
      <w:bookmarkEnd w:id="1831"/>
      <w:bookmarkEnd w:id="1832"/>
    </w:p>
    <w:p w14:paraId="1BC0F550" w14:textId="77777777" w:rsidR="00E321B8" w:rsidRDefault="00E321B8">
      <w:pPr>
        <w:pStyle w:val="Listenabsatz"/>
        <w:numPr>
          <w:ilvl w:val="0"/>
          <w:numId w:val="21"/>
        </w:numPr>
      </w:pPr>
      <w:r>
        <w:t>Simulation eines Fußballspiels</w:t>
      </w:r>
    </w:p>
    <w:p w14:paraId="548FC984" w14:textId="77777777" w:rsidR="00E321B8" w:rsidRDefault="00E321B8">
      <w:pPr>
        <w:pStyle w:val="Listenabsatz"/>
        <w:numPr>
          <w:ilvl w:val="1"/>
          <w:numId w:val="21"/>
        </w:numPr>
      </w:pPr>
      <w:r>
        <w:t>Physikalische Korrektheit</w:t>
      </w:r>
    </w:p>
    <w:p w14:paraId="2B32A36C" w14:textId="77777777" w:rsidR="00E321B8" w:rsidRDefault="00E321B8">
      <w:pPr>
        <w:pStyle w:val="Listenabsatz"/>
        <w:numPr>
          <w:ilvl w:val="1"/>
          <w:numId w:val="21"/>
        </w:numPr>
      </w:pPr>
      <w:r>
        <w:t>Einhaltung der Fußballregeln</w:t>
      </w:r>
    </w:p>
    <w:p w14:paraId="50B4313D" w14:textId="77777777" w:rsidR="00C52B2A" w:rsidRDefault="00C52B2A">
      <w:pPr>
        <w:pStyle w:val="Listenabsatz"/>
        <w:numPr>
          <w:ilvl w:val="1"/>
          <w:numId w:val="21"/>
        </w:numPr>
      </w:pPr>
      <w:r w:rsidRPr="00C52B2A">
        <w:t>Ausdauersystem</w:t>
      </w:r>
      <w:r>
        <w:t xml:space="preserve"> für Spieler</w:t>
      </w:r>
    </w:p>
    <w:p w14:paraId="2BD1C42F" w14:textId="77777777" w:rsidR="006D630E" w:rsidRDefault="006D630E">
      <w:pPr>
        <w:pStyle w:val="Listenabsatz"/>
        <w:numPr>
          <w:ilvl w:val="1"/>
          <w:numId w:val="21"/>
        </w:numPr>
      </w:pPr>
      <w:r>
        <w:t>Kompatibel mit Windows und Linux</w:t>
      </w:r>
    </w:p>
    <w:p w14:paraId="295FFC71" w14:textId="77777777" w:rsidR="00E321B8" w:rsidRDefault="00E321B8">
      <w:pPr>
        <w:pStyle w:val="Listenabsatz"/>
        <w:numPr>
          <w:ilvl w:val="0"/>
          <w:numId w:val="21"/>
        </w:numPr>
      </w:pPr>
      <w:r>
        <w:t>Erstellen einer KI für die Fußballspieler</w:t>
      </w:r>
    </w:p>
    <w:p w14:paraId="62644BD2" w14:textId="77777777" w:rsidR="006D630E" w:rsidRDefault="00587C32">
      <w:pPr>
        <w:pStyle w:val="Listenabsatz"/>
        <w:numPr>
          <w:ilvl w:val="0"/>
          <w:numId w:val="21"/>
        </w:numPr>
        <w:rPr>
          <w:ins w:id="1833" w:author="Maximilian Schmitz" w:date="2015-07-08T16:13:00Z"/>
        </w:rPr>
      </w:pPr>
      <w:r>
        <w:lastRenderedPageBreak/>
        <w:t>Nachträgliches erstellen neuer KIs</w:t>
      </w:r>
      <w:r w:rsidR="00C52B2A">
        <w:t xml:space="preserve"> ermöglichen</w:t>
      </w:r>
    </w:p>
    <w:p w14:paraId="4B178E0A" w14:textId="77777777" w:rsidR="008F4565" w:rsidRDefault="008F4565">
      <w:pPr>
        <w:pStyle w:val="Listenabsatz"/>
        <w:pPrChange w:id="1834" w:author="Maximilian Schmitz" w:date="2015-07-08T16:13:00Z">
          <w:pPr>
            <w:pStyle w:val="Listenabsatz"/>
            <w:numPr>
              <w:numId w:val="21"/>
            </w:numPr>
            <w:ind w:hanging="360"/>
          </w:pPr>
        </w:pPrChange>
      </w:pPr>
    </w:p>
    <w:p w14:paraId="3CBDB026" w14:textId="77777777" w:rsidR="00E321B8" w:rsidRDefault="00587C32">
      <w:pPr>
        <w:pStyle w:val="berschrift3"/>
      </w:pPr>
      <w:bookmarkStart w:id="1835" w:name="_Toc424149328"/>
      <w:bookmarkStart w:id="1836" w:name="_Ref424155377"/>
      <w:r>
        <w:t>Soll-Kriterien</w:t>
      </w:r>
      <w:bookmarkEnd w:id="1835"/>
      <w:bookmarkEnd w:id="1836"/>
    </w:p>
    <w:p w14:paraId="541B7B1E" w14:textId="77777777" w:rsidR="00E321B8" w:rsidRDefault="00C52B2A">
      <w:pPr>
        <w:pStyle w:val="Listenabsatz"/>
        <w:numPr>
          <w:ilvl w:val="0"/>
          <w:numId w:val="22"/>
        </w:numPr>
      </w:pPr>
      <w:r>
        <w:t>Bestrafung der Spieler bei N</w:t>
      </w:r>
      <w:r w:rsidR="00587C32">
        <w:t>ichteinhaltung der Regeln</w:t>
      </w:r>
    </w:p>
    <w:p w14:paraId="3D4F1B85" w14:textId="77777777" w:rsidR="00E321B8" w:rsidRDefault="003A2697">
      <w:pPr>
        <w:pStyle w:val="Listenabsatz"/>
        <w:numPr>
          <w:ilvl w:val="0"/>
          <w:numId w:val="22"/>
        </w:numPr>
        <w:rPr>
          <w:ins w:id="1837" w:author="Maximilian Schmitz" w:date="2015-07-08T16:13:00Z"/>
        </w:rPr>
      </w:pPr>
      <w:r>
        <w:t>3D-Darstellung</w:t>
      </w:r>
    </w:p>
    <w:p w14:paraId="6C35129A" w14:textId="77777777" w:rsidR="008F4565" w:rsidRDefault="008F4565">
      <w:pPr>
        <w:pStyle w:val="Listenabsatz"/>
        <w:pPrChange w:id="1838" w:author="Maximilian Schmitz" w:date="2015-07-08T16:13:00Z">
          <w:pPr>
            <w:pStyle w:val="Listenabsatz"/>
            <w:numPr>
              <w:numId w:val="22"/>
            </w:numPr>
            <w:ind w:hanging="360"/>
          </w:pPr>
        </w:pPrChange>
      </w:pPr>
    </w:p>
    <w:p w14:paraId="1EDF8D31" w14:textId="77777777" w:rsidR="00587C32" w:rsidRDefault="00587C32">
      <w:pPr>
        <w:pStyle w:val="berschrift3"/>
      </w:pPr>
      <w:bookmarkStart w:id="1839" w:name="_Toc424149329"/>
      <w:bookmarkStart w:id="1840" w:name="_Ref424155389"/>
      <w:r>
        <w:t>Kann-Kriterien</w:t>
      </w:r>
      <w:bookmarkEnd w:id="1839"/>
      <w:bookmarkEnd w:id="1840"/>
    </w:p>
    <w:p w14:paraId="01385C68" w14:textId="77777777" w:rsidR="00587C32" w:rsidRDefault="00587C32">
      <w:pPr>
        <w:pStyle w:val="Listenabsatz"/>
        <w:numPr>
          <w:ilvl w:val="0"/>
          <w:numId w:val="22"/>
        </w:numPr>
        <w:rPr>
          <w:ins w:id="1841" w:author="Maximilian Schmitz" w:date="2015-07-08T16:13:00Z"/>
        </w:rPr>
      </w:pPr>
      <w:r>
        <w:t>Grafischer Editor zur Erstellung von einer KI</w:t>
      </w:r>
    </w:p>
    <w:p w14:paraId="1D6BA6C0" w14:textId="77777777" w:rsidR="008F4565" w:rsidRPr="00587C32" w:rsidRDefault="008F4565">
      <w:pPr>
        <w:pStyle w:val="Listenabsatz"/>
        <w:pPrChange w:id="1842" w:author="Maximilian Schmitz" w:date="2015-07-08T16:13:00Z">
          <w:pPr>
            <w:pStyle w:val="Listenabsatz"/>
            <w:numPr>
              <w:numId w:val="22"/>
            </w:numPr>
            <w:ind w:hanging="360"/>
          </w:pPr>
        </w:pPrChange>
      </w:pPr>
    </w:p>
    <w:p w14:paraId="6A3DBFD2" w14:textId="77777777" w:rsidR="003A2697" w:rsidRDefault="003A2697">
      <w:pPr>
        <w:pStyle w:val="berschrift3"/>
      </w:pPr>
      <w:bookmarkStart w:id="1843" w:name="_Toc424149330"/>
      <w:r>
        <w:t>Analyse der Kriterien</w:t>
      </w:r>
      <w:bookmarkEnd w:id="1843"/>
    </w:p>
    <w:p w14:paraId="5DF4C46A" w14:textId="1CEF6303" w:rsidR="006D630E" w:rsidRDefault="00F54542">
      <w:r>
        <w:t>Die Anforderung einer physikalisch korrekten 3D Simulation wird über eine Game</w:t>
      </w:r>
      <w:ins w:id="1844" w:author="Maximilian Schmitz" w:date="2015-07-08T16:33:00Z">
        <w:r w:rsidR="007E5D8C">
          <w:t xml:space="preserve"> </w:t>
        </w:r>
      </w:ins>
      <w:del w:id="1845" w:author="Maximilian Schmitz" w:date="2015-07-08T16:33:00Z">
        <w:r w:rsidDel="007E5D8C">
          <w:delText>-</w:delText>
        </w:r>
      </w:del>
      <w:r>
        <w:t>Engine realisiert, da diese eine eingebaute Physik</w:t>
      </w:r>
      <w:ins w:id="1846" w:author="Maximilian Schmitz" w:date="2015-07-08T16:31:00Z">
        <w:r w:rsidR="007E5D8C">
          <w:t xml:space="preserve"> </w:t>
        </w:r>
      </w:ins>
      <w:del w:id="1847" w:author="Maximilian Schmitz" w:date="2015-07-08T16:31:00Z">
        <w:r w:rsidDel="007E5D8C">
          <w:delText>-</w:delText>
        </w:r>
      </w:del>
      <w:r>
        <w:t>Engine besitzen. In diesem Projekt wird die Unreal Engine von „Epic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1207517E" w:rsidR="003A2697" w:rsidRPr="008C5D30" w:rsidRDefault="00F54542">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eie Sk</w:t>
      </w:r>
      <w:r>
        <w:t xml:space="preserve">riptsprache </w:t>
      </w:r>
      <w:ins w:id="1848" w:author="Maximilian Schmitz" w:date="2015-07-06T18:13:00Z">
        <w:r w:rsidR="00D421B5" w:rsidRPr="00D421B5">
          <w:t xml:space="preserve"> </w:t>
        </w:r>
        <w:r w:rsidR="00D421B5">
          <w:t xml:space="preserve">LUA </w:t>
        </w:r>
      </w:ins>
      <w:del w:id="1849" w:author="Maximilian Schmitz" w:date="2015-07-06T18:13:00Z">
        <w:r w:rsidDel="00D421B5">
          <w:delText>L</w:delText>
        </w:r>
      </w:del>
      <w:del w:id="1850" w:author="Maximilian Schmitz" w:date="2015-07-06T18:11:00Z">
        <w:r w:rsidDel="00DF0DC7">
          <w:delText>UA</w:delText>
        </w:r>
      </w:del>
      <w:del w:id="1851" w:author="Maximilian Schmitz" w:date="2015-07-06T18:13:00Z">
        <w:r w:rsidDel="00D421B5">
          <w:delText xml:space="preserve"> </w:delText>
        </w:r>
      </w:del>
      <w:r>
        <w:t>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p w14:paraId="388EBFE2" w14:textId="77777777" w:rsidR="005D608F" w:rsidRDefault="005D608F">
      <w:pPr>
        <w:rPr>
          <w:b/>
          <w:noProof/>
          <w:sz w:val="28"/>
        </w:rPr>
      </w:pPr>
      <w:r>
        <w:br w:type="page"/>
      </w:r>
    </w:p>
    <w:p w14:paraId="57640403" w14:textId="77777777" w:rsidR="00493EDB" w:rsidRDefault="00493EDB">
      <w:pPr>
        <w:pStyle w:val="berschrift2"/>
      </w:pPr>
      <w:bookmarkStart w:id="1852" w:name="_Ref422318518"/>
      <w:bookmarkStart w:id="1853" w:name="_Toc424149331"/>
      <w:r>
        <w:lastRenderedPageBreak/>
        <w:t>Architektur</w:t>
      </w:r>
      <w:bookmarkEnd w:id="1852"/>
      <w:bookmarkEnd w:id="1853"/>
    </w:p>
    <w:p w14:paraId="32FAC8CC" w14:textId="0134EACC" w:rsidR="006D630E" w:rsidRDefault="005D608F">
      <w:r>
        <w:t xml:space="preserve">Die Architektur baut auf der Unreal Engine auf und wird aus diesem Grund vollständig in C++ entwickelt. Das Projekt greift auf existierende Technologien wie XML und </w:t>
      </w:r>
      <w:del w:id="1854" w:author="Maximilian Schmitz" w:date="2015-07-06T18:11:00Z">
        <w:r w:rsidDel="00DF0DC7">
          <w:delText>L</w:delText>
        </w:r>
      </w:del>
      <w:ins w:id="1855" w:author="Maximilian Schmitz" w:date="2015-07-06T18:11:00Z">
        <w:r w:rsidR="00DF0DC7">
          <w:t xml:space="preserve">LUA </w:t>
        </w:r>
      </w:ins>
      <w:del w:id="1856" w:author="Maximilian Schmitz" w:date="2015-07-06T18:11:00Z">
        <w:r w:rsidDel="00DF0DC7">
          <w:delText xml:space="preserve">UA </w:delText>
        </w:r>
      </w:del>
      <w:r>
        <w:t>zurück:</w:t>
      </w:r>
    </w:p>
    <w:p w14:paraId="59F60E8D" w14:textId="77777777" w:rsidR="004B4A71" w:rsidRDefault="00B2717A">
      <w:pPr>
        <w:keepNext/>
        <w:jc w:val="center"/>
        <w:rPr>
          <w:ins w:id="1857" w:author="Maximilian Schmitz" w:date="2015-06-15T21:18:00Z"/>
        </w:rPr>
        <w:pPrChange w:id="1858" w:author="Admin" w:date="2015-07-08T13:36:00Z">
          <w:pPr>
            <w:jc w:val="center"/>
          </w:pPr>
        </w:pPrChange>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75pt;height:158.25pt">
            <v:imagedata r:id="rId16" o:title="UnrealCup_Architektur"/>
          </v:shape>
        </w:pict>
      </w:r>
    </w:p>
    <w:p w14:paraId="4F992C43" w14:textId="77777777" w:rsidR="00493EDB" w:rsidRDefault="004B4A71">
      <w:pPr>
        <w:pStyle w:val="Beschriftung"/>
        <w:jc w:val="center"/>
        <w:pPrChange w:id="1859" w:author="Admin" w:date="2015-07-08T13:36:00Z">
          <w:pPr>
            <w:jc w:val="center"/>
          </w:pPr>
        </w:pPrChange>
      </w:pPr>
      <w:bookmarkStart w:id="1860" w:name="_Ref422166503"/>
      <w:bookmarkStart w:id="1861" w:name="_Toc424149348"/>
      <w:ins w:id="1862" w:author="Maximilian Schmitz" w:date="2015-06-15T21:18:00Z">
        <w:r>
          <w:t xml:space="preserve">Abbildung </w:t>
        </w:r>
        <w:r>
          <w:fldChar w:fldCharType="begin"/>
        </w:r>
        <w:r>
          <w:instrText xml:space="preserve"> SEQ Abbildung \* ARABIC </w:instrText>
        </w:r>
      </w:ins>
      <w:r>
        <w:fldChar w:fldCharType="separate"/>
      </w:r>
      <w:ins w:id="1863" w:author="Maximilian Schmitz" w:date="2015-07-08T21:45:00Z">
        <w:r w:rsidR="00E63272">
          <w:rPr>
            <w:noProof/>
          </w:rPr>
          <w:t>1</w:t>
        </w:r>
      </w:ins>
      <w:ins w:id="1864" w:author="Maximilian Schmitz" w:date="2015-06-15T21:18:00Z">
        <w:r>
          <w:fldChar w:fldCharType="end"/>
        </w:r>
        <w:bookmarkEnd w:id="1860"/>
        <w:r>
          <w:t>: Architektur Übersicht</w:t>
        </w:r>
      </w:ins>
      <w:bookmarkEnd w:id="1861"/>
    </w:p>
    <w:p w14:paraId="4243D58A" w14:textId="77777777" w:rsidR="00E46381" w:rsidRDefault="00E46381"/>
    <w:p w14:paraId="3F63E8BF" w14:textId="08C363E6" w:rsidR="00D47AE2" w:rsidRDefault="00A06E1D">
      <w:pPr>
        <w:rPr>
          <w:ins w:id="1865" w:author="Maximilian Schmitz" w:date="2015-06-04T10:22:00Z"/>
        </w:rPr>
      </w:pPr>
      <w:r>
        <w:t xml:space="preserve">Der wichtigste Teil der Architektur ist die Schnittstelle zwischen den LUA-Skripten und den </w:t>
      </w:r>
      <w:del w:id="1866" w:author="Maximilian Schmitz" w:date="2015-07-06T17:39:00Z">
        <w:r w:rsidDel="00011F96">
          <w:delText>Robotern</w:delText>
        </w:r>
      </w:del>
      <w:ins w:id="1867" w:author="Maximilian Schmitz" w:date="2015-07-06T17:39:00Z">
        <w:r w:rsidR="00011F96">
          <w:t>Fußballspielern</w:t>
        </w:r>
      </w:ins>
      <w:r>
        <w:t>. Hierbei müssen 22 Threads für die 22 Spieler mit dem Gamethread synchronisiert werden.</w:t>
      </w:r>
    </w:p>
    <w:p w14:paraId="065F0D31" w14:textId="26C254A1" w:rsidR="00AB1E79" w:rsidRDefault="00A06E1D">
      <w:pPr>
        <w:rPr>
          <w:ins w:id="1868" w:author="Maximilian Schmitz" w:date="2015-07-06T22:27:00Z"/>
        </w:rPr>
      </w:pPr>
      <w:del w:id="1869" w:author="Maximilian Schmitz" w:date="2015-06-04T10:22:00Z">
        <w:r w:rsidDel="00D47AE2">
          <w:delText xml:space="preserve"> </w:delText>
        </w:r>
        <w:r w:rsidR="00F1001F" w:rsidDel="00D47AE2">
          <w:br/>
        </w:r>
      </w:del>
      <w:r w:rsidR="00F1001F">
        <w:t>Um die Schnittstelle zwischen den Workern und dem Hauptthread zu ermöglichen</w:t>
      </w:r>
      <w:ins w:id="1870" w:author="Maximilian Schmitz" w:date="2015-06-19T08:41:00Z">
        <w:r w:rsidR="002D4BC8">
          <w:t>,</w:t>
        </w:r>
      </w:ins>
      <w:r w:rsidR="00F1001F">
        <w:t xml:space="preserve"> wird ein vereinfachtes Remote Procedure Call</w:t>
      </w:r>
      <w:r w:rsidR="009D1104">
        <w:t xml:space="preserve"> V</w:t>
      </w:r>
      <w:r w:rsidR="00F1001F">
        <w:t>erfahren verwendet</w:t>
      </w:r>
      <w:ins w:id="1871" w:author="Maximilian Schmitz" w:date="2015-07-08T15:45:00Z">
        <w:r w:rsidR="001A71D6">
          <w:t xml:space="preserve"> (vgl. </w:t>
        </w:r>
      </w:ins>
      <w:customXmlInsRangeStart w:id="1872" w:author="Maximilian Schmitz" w:date="2015-07-08T15:47:00Z"/>
      <w:sdt>
        <w:sdtPr>
          <w:id w:val="2017959566"/>
          <w:citation/>
        </w:sdtPr>
        <w:sdtEndPr/>
        <w:sdtContent>
          <w:customXmlInsRangeEnd w:id="1872"/>
          <w:ins w:id="1873" w:author="Maximilian Schmitz" w:date="2015-07-08T15:47:00Z">
            <w:r w:rsidR="001A71D6">
              <w:fldChar w:fldCharType="begin"/>
            </w:r>
            <w:r w:rsidR="001A71D6">
              <w:instrText xml:space="preserve">CITATION Müh92 \p 71ff. \l 1031 </w:instrText>
            </w:r>
          </w:ins>
          <w:r w:rsidR="001A71D6">
            <w:fldChar w:fldCharType="separate"/>
          </w:r>
          <w:ins w:id="1874" w:author="Maximilian Schmitz" w:date="2015-07-08T20:05:00Z">
            <w:r w:rsidR="00067648">
              <w:rPr>
                <w:noProof/>
              </w:rPr>
              <w:t>[13, p. 71ff.]</w:t>
            </w:r>
          </w:ins>
          <w:ins w:id="1875" w:author="Maximilian Schmitz" w:date="2015-07-08T15:47:00Z">
            <w:r w:rsidR="001A71D6">
              <w:fldChar w:fldCharType="end"/>
            </w:r>
          </w:ins>
          <w:customXmlInsRangeStart w:id="1876" w:author="Maximilian Schmitz" w:date="2015-07-08T15:47:00Z"/>
        </w:sdtContent>
      </w:sdt>
      <w:customXmlInsRangeEnd w:id="1876"/>
      <w:ins w:id="1877" w:author="Maximilian Schmitz" w:date="2015-07-08T15:45:00Z">
        <w:r w:rsidR="001A71D6">
          <w:t>)</w:t>
        </w:r>
      </w:ins>
      <w:del w:id="1878" w:author="Maximilian Schmitz" w:date="2015-07-08T15:45:00Z">
        <w:r w:rsidR="00F1001F" w:rsidDel="001A71D6">
          <w:delText>.</w:delText>
        </w:r>
      </w:del>
      <w:r w:rsidR="00F1001F">
        <w:t xml:space="preserve"> Hierzu wird in der Klasse RobotWorker z.B. getPosition() aufgerufen. Der Thread muss angehalten werden, da diese Funktion einen Rückgabeparameter hat. Der gewünschte Funktionsaufruf wird mit insertCall() in die RobotControl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setReturnValue() gegeben. Die </w:t>
      </w:r>
      <w:r w:rsidR="00F1001F" w:rsidRPr="00F1001F">
        <w:t xml:space="preserve">Busy-Waiting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RobotWorkers die LUA Schnittstelle hinzugefügt.</w:t>
      </w:r>
    </w:p>
    <w:p w14:paraId="15761715" w14:textId="3725F57C" w:rsidR="00AB1E79" w:rsidRDefault="00AB1E79">
      <w:pPr>
        <w:rPr>
          <w:ins w:id="1879" w:author="Maximilian Schmitz" w:date="2015-07-06T22:27:00Z"/>
        </w:rPr>
      </w:pPr>
      <w:ins w:id="1880" w:author="Maximilian Schmitz" w:date="2015-07-06T22:27:00Z">
        <w:r>
          <w:lastRenderedPageBreak/>
          <w:t xml:space="preserve">In </w:t>
        </w:r>
        <w:r>
          <w:fldChar w:fldCharType="begin"/>
        </w:r>
        <w:r>
          <w:instrText xml:space="preserve"> REF _Ref423984075 \h </w:instrText>
        </w:r>
      </w:ins>
      <w:r w:rsidR="006A1F2A">
        <w:instrText xml:space="preserve"> \* MERGEFORMAT </w:instrText>
      </w:r>
      <w:ins w:id="1881" w:author="Maximilian Schmitz" w:date="2015-07-06T22:27:00Z">
        <w:r>
          <w:fldChar w:fldCharType="separate"/>
        </w:r>
      </w:ins>
      <w:ins w:id="1882" w:author="Maximilian Schmitz" w:date="2015-07-08T20:05:00Z">
        <w:r w:rsidR="00067648" w:rsidRPr="006772CD">
          <w:t xml:space="preserve">Abbildung </w:t>
        </w:r>
        <w:r w:rsidR="00067648">
          <w:rPr>
            <w:noProof/>
          </w:rPr>
          <w:t>2</w:t>
        </w:r>
      </w:ins>
      <w:ins w:id="1883" w:author="Maximilian Schmitz" w:date="2015-07-06T22:27:00Z">
        <w:r>
          <w:fldChar w:fldCharType="end"/>
        </w:r>
        <w:r>
          <w:t xml:space="preserve"> ist der Ablauf eines Funktionsaufrufs vom Worker im Hauptthread dargestellt.</w:t>
        </w:r>
      </w:ins>
    </w:p>
    <w:p w14:paraId="6E6033F4" w14:textId="77777777" w:rsidR="00AB1E79" w:rsidRDefault="00AB1E79">
      <w:pPr>
        <w:rPr>
          <w:ins w:id="1884" w:author="Maximilian Schmitz" w:date="2015-07-06T22:27:00Z"/>
        </w:rPr>
      </w:pPr>
    </w:p>
    <w:p w14:paraId="7BB601BC" w14:textId="6CD8329B" w:rsidR="00AB1E79" w:rsidRDefault="00AB1E79">
      <w:pPr>
        <w:keepNext/>
        <w:jc w:val="center"/>
        <w:rPr>
          <w:ins w:id="1885" w:author="Maximilian Schmitz" w:date="2015-07-06T22:27:00Z"/>
        </w:rPr>
      </w:pPr>
      <w:ins w:id="1886" w:author="Maximilian Schmitz" w:date="2015-07-06T22:27:00Z">
        <w:r>
          <w:rPr>
            <w:noProof/>
          </w:rPr>
          <w:drawing>
            <wp:inline distT="0" distB="0" distL="0" distR="0" wp14:anchorId="4CB9F844" wp14:editId="68ED2603">
              <wp:extent cx="6248400" cy="3133725"/>
              <wp:effectExtent l="0" t="0" r="0" b="9525"/>
              <wp:docPr id="3" name="Grafik 3"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P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3133725"/>
                      </a:xfrm>
                      <a:prstGeom prst="rect">
                        <a:avLst/>
                      </a:prstGeom>
                      <a:noFill/>
                      <a:ln>
                        <a:noFill/>
                      </a:ln>
                    </pic:spPr>
                  </pic:pic>
                </a:graphicData>
              </a:graphic>
            </wp:inline>
          </w:drawing>
        </w:r>
      </w:ins>
    </w:p>
    <w:p w14:paraId="106D914C" w14:textId="77777777" w:rsidR="00AB1E79" w:rsidRPr="00E63272" w:rsidRDefault="00AB1E79">
      <w:pPr>
        <w:pStyle w:val="Beschriftung"/>
        <w:jc w:val="left"/>
        <w:rPr>
          <w:ins w:id="1887" w:author="Maximilian Schmitz" w:date="2015-07-06T22:27:00Z"/>
          <w:lang w:val="en-GB"/>
          <w:rPrChange w:id="1888" w:author="Maximilian Schmitz" w:date="2015-07-08T21:45:00Z">
            <w:rPr>
              <w:ins w:id="1889" w:author="Maximilian Schmitz" w:date="2015-07-06T22:27:00Z"/>
            </w:rPr>
          </w:rPrChange>
        </w:rPr>
      </w:pPr>
      <w:bookmarkStart w:id="1890" w:name="_Ref423984075"/>
      <w:bookmarkStart w:id="1891" w:name="_Toc424149349"/>
      <w:ins w:id="1892" w:author="Maximilian Schmitz" w:date="2015-07-06T22:27:00Z">
        <w:r w:rsidRPr="00E63272">
          <w:rPr>
            <w:lang w:val="en-GB"/>
            <w:rPrChange w:id="1893" w:author="Maximilian Schmitz" w:date="2015-07-08T21:45:00Z">
              <w:rPr/>
            </w:rPrChange>
          </w:rPr>
          <w:t xml:space="preserve">Abbildung </w:t>
        </w:r>
        <w:r>
          <w:fldChar w:fldCharType="begin"/>
        </w:r>
        <w:r w:rsidRPr="00E63272">
          <w:rPr>
            <w:lang w:val="en-GB"/>
            <w:rPrChange w:id="1894" w:author="Maximilian Schmitz" w:date="2015-07-08T21:45:00Z">
              <w:rPr/>
            </w:rPrChange>
          </w:rPr>
          <w:instrText xml:space="preserve"> SEQ Abbildung \* ARABIC </w:instrText>
        </w:r>
        <w:r>
          <w:fldChar w:fldCharType="separate"/>
        </w:r>
      </w:ins>
      <w:ins w:id="1895" w:author="Maximilian Schmitz" w:date="2015-07-08T21:45:00Z">
        <w:r w:rsidR="00E63272" w:rsidRPr="00E63272">
          <w:rPr>
            <w:noProof/>
            <w:lang w:val="en-GB"/>
            <w:rPrChange w:id="1896" w:author="Maximilian Schmitz" w:date="2015-07-08T21:45:00Z">
              <w:rPr>
                <w:noProof/>
              </w:rPr>
            </w:rPrChange>
          </w:rPr>
          <w:t>2</w:t>
        </w:r>
      </w:ins>
      <w:ins w:id="1897" w:author="Maximilian Schmitz" w:date="2015-07-06T22:27:00Z">
        <w:r>
          <w:fldChar w:fldCharType="end"/>
        </w:r>
        <w:bookmarkEnd w:id="1890"/>
        <w:r w:rsidRPr="00E63272">
          <w:rPr>
            <w:lang w:val="en-GB"/>
            <w:rPrChange w:id="1898" w:author="Maximilian Schmitz" w:date="2015-07-08T21:45:00Z">
              <w:rPr/>
            </w:rPrChange>
          </w:rPr>
          <w:t>: Remote Procedure Call Umsetzung</w:t>
        </w:r>
        <w:bookmarkEnd w:id="1891"/>
      </w:ins>
    </w:p>
    <w:p w14:paraId="76E4CA84" w14:textId="7D1998E0" w:rsidR="00F1001F" w:rsidRDefault="00C5128C">
      <w:pPr>
        <w:rPr>
          <w:ins w:id="1899" w:author="Maximilian Schmitz" w:date="2015-06-04T21:09:00Z"/>
        </w:rPr>
      </w:pPr>
      <w:r w:rsidRPr="00E63272">
        <w:rPr>
          <w:lang w:val="en-GB"/>
          <w:rPrChange w:id="1900" w:author="Maximilian Schmitz" w:date="2015-07-08T21:45:00Z">
            <w:rPr/>
          </w:rPrChange>
        </w:rPr>
        <w:br/>
      </w:r>
      <w:r>
        <w:t>Die 22 Threads</w:t>
      </w:r>
      <w:ins w:id="1901" w:author="Admin" w:date="2015-07-06T14:10:00Z">
        <w:r w:rsidR="00F31991">
          <w:t xml:space="preserve"> der Spieler</w:t>
        </w:r>
      </w:ins>
      <w:r>
        <w:t xml:space="preserve"> müssen</w:t>
      </w:r>
      <w:ins w:id="1902" w:author="Admin" w:date="2015-07-06T14:10:00Z">
        <w:r w:rsidR="00F31991">
          <w:t xml:space="preserve"> </w:t>
        </w:r>
      </w:ins>
      <w:ins w:id="1903" w:author="Admin" w:date="2015-07-07T10:39:00Z">
        <w:r w:rsidR="003817E8" w:rsidRPr="003817E8">
          <w:t>gescheduled</w:t>
        </w:r>
        <w:r w:rsidR="003817E8">
          <w:t xml:space="preserve"> </w:t>
        </w:r>
      </w:ins>
      <w:ins w:id="1904" w:author="Admin" w:date="2015-07-06T14:10:00Z">
        <w:r w:rsidR="00F31991">
          <w:t>und</w:t>
        </w:r>
      </w:ins>
      <w:ins w:id="1905" w:author="Admin" w:date="2015-07-06T14:09:00Z">
        <w:r w:rsidR="00F31991">
          <w:t xml:space="preserve"> </w:t>
        </w:r>
      </w:ins>
      <w:del w:id="1906" w:author="Admin" w:date="2015-07-06T14:09:00Z">
        <w:r w:rsidRPr="00C5128C" w:rsidDel="00F31991">
          <w:delText xml:space="preserve"> </w:delText>
        </w:r>
      </w:del>
      <w:r w:rsidRPr="00C5128C">
        <w:t>in ihrer Leistung beschränkt werden um eine faire Simulation zu ermöglichen.</w:t>
      </w:r>
      <w:r>
        <w:t xml:space="preserve"> In der LUA Implementierung geschieht dies über die Funktion allowedToRun()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Pr="00C5128C">
        <w:t>Vierkernprozessor</w:t>
      </w:r>
      <w:ins w:id="1907" w:author="Admin" w:date="2015-07-06T14:12:00Z">
        <w:r w:rsidR="00F31991">
          <w:t xml:space="preserve"> zum idealen Ablauf</w:t>
        </w:r>
      </w:ins>
      <w:r w:rsidRPr="00C5128C">
        <w:t xml:space="preserve"> </w:t>
      </w:r>
      <w:r>
        <w:t>benötigt.</w:t>
      </w:r>
    </w:p>
    <w:p w14:paraId="423A0FB5" w14:textId="77777777" w:rsidR="000E1F19" w:rsidRDefault="000E1F19"/>
    <w:p w14:paraId="48796001" w14:textId="77777777" w:rsidR="004B4A71" w:rsidRDefault="00B2717A">
      <w:pPr>
        <w:keepNext/>
        <w:pPrChange w:id="1908" w:author="Admin" w:date="2015-07-08T13:36:00Z">
          <w:pPr/>
        </w:pPrChange>
      </w:pPr>
      <w:r>
        <w:lastRenderedPageBreak/>
        <w:pict w14:anchorId="115E4EFD">
          <v:shape id="_x0000_i1026" type="#_x0000_t75" style="width:467.15pt;height:332.35pt">
            <v:imagedata r:id="rId18" o:title="UnrealCup_5"/>
          </v:shape>
        </w:pict>
      </w:r>
    </w:p>
    <w:p w14:paraId="7364EA9D" w14:textId="77777777" w:rsidR="004B4A71" w:rsidRDefault="004B4A71">
      <w:pPr>
        <w:pStyle w:val="Beschriftung"/>
      </w:pPr>
      <w:bookmarkStart w:id="1909" w:name="_Toc424149350"/>
      <w:r>
        <w:t xml:space="preserve">Abbildung </w:t>
      </w:r>
      <w:fldSimple w:instr=" SEQ Abbildung \* ARABIC ">
        <w:ins w:id="1910" w:author="Maximilian Schmitz" w:date="2015-07-08T21:45:00Z">
          <w:r w:rsidR="00E63272">
            <w:rPr>
              <w:noProof/>
            </w:rPr>
            <w:t>3</w:t>
          </w:r>
        </w:ins>
        <w:ins w:id="1911" w:author="Admin" w:date="2015-07-08T09:03:00Z">
          <w:del w:id="1912" w:author="Maximilian Schmitz" w:date="2015-07-08T15:29:00Z">
            <w:r w:rsidR="000E14AF" w:rsidDel="00856522">
              <w:rPr>
                <w:noProof/>
              </w:rPr>
              <w:delText>3</w:delText>
            </w:r>
          </w:del>
        </w:ins>
        <w:del w:id="1913" w:author="Maximilian Schmitz" w:date="2015-07-08T15:29:00Z">
          <w:r w:rsidR="00867956" w:rsidDel="00856522">
            <w:rPr>
              <w:noProof/>
            </w:rPr>
            <w:delText>2</w:delText>
          </w:r>
        </w:del>
      </w:fldSimple>
      <w:r>
        <w:t>: Architektur als Klassendiagramm</w:t>
      </w:r>
      <w:bookmarkEnd w:id="1909"/>
    </w:p>
    <w:p w14:paraId="01898A97" w14:textId="77777777" w:rsidR="00E64F9C" w:rsidRDefault="00E64F9C">
      <w:r>
        <w:br w:type="page"/>
      </w:r>
    </w:p>
    <w:p w14:paraId="14967895" w14:textId="77777777" w:rsidR="00493EDB" w:rsidRDefault="00493EDB">
      <w:pPr>
        <w:pStyle w:val="berschrift1"/>
      </w:pPr>
      <w:bookmarkStart w:id="1914" w:name="_Toc424149332"/>
      <w:r>
        <w:lastRenderedPageBreak/>
        <w:t>Umsetzung</w:t>
      </w:r>
      <w:bookmarkEnd w:id="1914"/>
    </w:p>
    <w:p w14:paraId="6B9CA8AB" w14:textId="77777777" w:rsidR="00096735" w:rsidRDefault="00DC17D6">
      <w:pPr>
        <w:pStyle w:val="berschrift2"/>
      </w:pPr>
      <w:bookmarkStart w:id="1915" w:name="_Toc424149333"/>
      <w:r>
        <w:t>Umsetzung der Simulationsumgebung</w:t>
      </w:r>
      <w:bookmarkEnd w:id="1915"/>
    </w:p>
    <w:p w14:paraId="73FFAAD5" w14:textId="77777777" w:rsidR="00DC17D6" w:rsidRDefault="00794EB6">
      <w:pPr>
        <w:pStyle w:val="berschrift3"/>
        <w:rPr>
          <w:ins w:id="1916" w:author="Maximilian Schmitz" w:date="2015-06-04T10:21:00Z"/>
        </w:rPr>
      </w:pPr>
      <w:bookmarkStart w:id="1917" w:name="_Toc424149334"/>
      <w:r>
        <w:t>Grundsätzliches</w:t>
      </w:r>
      <w:bookmarkEnd w:id="1917"/>
    </w:p>
    <w:p w14:paraId="3249959B" w14:textId="097124E4" w:rsidR="00D47AE2" w:rsidRDefault="006179F5">
      <w:pPr>
        <w:rPr>
          <w:ins w:id="1918" w:author="Maximilian Schmitz" w:date="2015-06-17T15:03:00Z"/>
        </w:rPr>
        <w:pPrChange w:id="1919" w:author="Admin" w:date="2015-07-08T13:36:00Z">
          <w:pPr>
            <w:pStyle w:val="berschrift3"/>
          </w:pPr>
        </w:pPrChange>
      </w:pPr>
      <w:ins w:id="1920" w:author="Maximilian Schmitz" w:date="2015-06-17T14:59:00Z">
        <w:r>
          <w:t>Die Umsetzung der Simulationsumgebung basiert auf der Unreal Engine 4</w:t>
        </w:r>
      </w:ins>
      <w:ins w:id="1921" w:author="Maximilian Schmitz" w:date="2015-06-17T15:00:00Z">
        <w:r>
          <w:t xml:space="preserve">. Die </w:t>
        </w:r>
      </w:ins>
      <w:ins w:id="1922" w:author="Maximilian Schmitz" w:date="2015-06-17T15:01:00Z">
        <w:r>
          <w:t xml:space="preserve">Unreal Engine 4 ist eine </w:t>
        </w:r>
      </w:ins>
      <w:ins w:id="1923" w:author="Maximilian Schmitz" w:date="2015-06-17T15:02:00Z">
        <w:r w:rsidR="007E5D8C">
          <w:t xml:space="preserve">Game </w:t>
        </w:r>
        <w:r>
          <w:t>Engine</w:t>
        </w:r>
      </w:ins>
      <w:ins w:id="1924" w:author="Maximilian Schmitz" w:date="2015-06-17T15:01:00Z">
        <w:r>
          <w:t xml:space="preserve">, also ein Framework um Computerspiele zu erstellen. </w:t>
        </w:r>
      </w:ins>
      <w:ins w:id="1925" w:author="Maximilian Schmitz" w:date="2015-06-17T15:02:00Z">
        <w:r>
          <w:t xml:space="preserve">Sie bietet bereits </w:t>
        </w:r>
      </w:ins>
      <w:ins w:id="1926" w:author="Maximilian Schmitz" w:date="2015-06-17T15:03:00Z">
        <w:r>
          <w:t>viele vorgefertigte Funktionen an, auf die bei der Eigenentwicklung aufgesetzt werden können.</w:t>
        </w:r>
      </w:ins>
    </w:p>
    <w:p w14:paraId="4BFD2842" w14:textId="77777777" w:rsidR="00CE7C45" w:rsidRDefault="00CE7C45">
      <w:pPr>
        <w:rPr>
          <w:ins w:id="1927" w:author="Maximilian Schmitz" w:date="2015-06-17T15:07:00Z"/>
        </w:rPr>
        <w:pPrChange w:id="1928" w:author="Admin" w:date="2015-07-08T13:36:00Z">
          <w:pPr>
            <w:pStyle w:val="berschrift3"/>
          </w:pPr>
        </w:pPrChange>
      </w:pPr>
      <w:ins w:id="1929" w:author="Maximilian Schmitz" w:date="2015-06-17T15:03:00Z">
        <w:r>
          <w:t>Der große Vorteil eines solchen Frameworks besteht darin, dass die Entwicklung nicht von Null an begonnen werden muss, sondern au</w:t>
        </w:r>
      </w:ins>
      <w:ins w:id="1930" w:author="Maximilian Schmitz" w:date="2015-06-17T15:04:00Z">
        <w:r>
          <w:t xml:space="preserve">f ein breites Spektrum von Basisfunktionen zugegriffen werden kann. </w:t>
        </w:r>
        <w:r w:rsidR="00993018">
          <w:t xml:space="preserve">Gerade im Hinblick auf die Implementierung einer </w:t>
        </w:r>
      </w:ins>
      <w:ins w:id="1931"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14:paraId="49FE5AB8" w14:textId="377D72A8" w:rsidR="0010045D" w:rsidRDefault="0010045D">
      <w:pPr>
        <w:rPr>
          <w:ins w:id="1932" w:author="Maximilian Schmitz" w:date="2015-06-17T15:11:00Z"/>
        </w:rPr>
        <w:pPrChange w:id="1933" w:author="Admin" w:date="2015-07-08T13:36:00Z">
          <w:pPr>
            <w:pStyle w:val="berschrift3"/>
          </w:pPr>
        </w:pPrChange>
      </w:pPr>
      <w:ins w:id="1934" w:author="Maximilian Schmitz" w:date="2015-06-17T15:07:00Z">
        <w:r>
          <w:t>Nicht nur bei der Entwicklung bietet</w:t>
        </w:r>
        <w:r w:rsidR="00512263">
          <w:t xml:space="preserve"> ein Framework große Vorteile. D</w:t>
        </w:r>
      </w:ins>
      <w:ins w:id="1935" w:author="Maximilian Schmitz" w:date="2015-06-17T15:08:00Z">
        <w:r w:rsidR="00512263">
          <w:t>urch den modularen, komponentenbasierten Aufbau von Frameworks, können eigene Teile einfache</w:t>
        </w:r>
      </w:ins>
      <w:ins w:id="1936" w:author="Admin" w:date="2015-07-06T14:14:00Z">
        <w:r w:rsidR="00E34D1B">
          <w:t>r</w:t>
        </w:r>
      </w:ins>
      <w:ins w:id="1937" w:author="Maximilian Schmitz" w:date="2015-06-17T15:08:00Z">
        <w:del w:id="1938" w:author="Admin" w:date="2015-07-06T14:14:00Z">
          <w:r w:rsidR="00512263" w:rsidDel="00E34D1B">
            <w:delText>s</w:delText>
          </w:r>
        </w:del>
        <w:r w:rsidR="00512263">
          <w:t xml:space="preserve"> und besser getestet werden.</w:t>
        </w:r>
      </w:ins>
      <w:ins w:id="1939" w:author="Maximilian Schmitz" w:date="2015-06-17T15:11:00Z">
        <w:r w:rsidR="002020AD">
          <w:t xml:space="preserve"> Das liegt daran, dass bereits eine grundlegende Architektur vorgegeben ist und Schnittstellen klar spezifiziert sind.</w:t>
        </w:r>
      </w:ins>
      <w:ins w:id="1940" w:author="Maximilian Schmitz" w:date="2015-06-17T15:08:00Z">
        <w:r w:rsidR="00512263">
          <w:t xml:space="preserve"> </w:t>
        </w:r>
      </w:ins>
      <w:ins w:id="1941" w:author="Maximilian Schmitz" w:date="2015-06-17T15:09:00Z">
        <w:r w:rsidR="00512263">
          <w:t xml:space="preserve">Auch die spätere Weiterentwicklung durch andere Teams wird durch die Nutzung </w:t>
        </w:r>
      </w:ins>
      <w:ins w:id="1942" w:author="Maximilian Schmitz" w:date="2015-06-17T15:10:00Z">
        <w:r w:rsidR="00512263">
          <w:t>eines Frameworks vereinfacht.</w:t>
        </w:r>
      </w:ins>
    </w:p>
    <w:p w14:paraId="3DEB3084" w14:textId="3EBB7DA7" w:rsidR="002020AD" w:rsidRDefault="002020AD">
      <w:pPr>
        <w:rPr>
          <w:ins w:id="1943" w:author="Maximilian Schmitz" w:date="2015-06-17T15:13:00Z"/>
        </w:rPr>
        <w:pPrChange w:id="1944" w:author="Admin" w:date="2015-07-08T13:36:00Z">
          <w:pPr>
            <w:pStyle w:val="berschrift3"/>
          </w:pPr>
        </w:pPrChange>
      </w:pPr>
      <w:ins w:id="1945" w:author="Maximilian Schmitz" w:date="2015-06-17T15:11:00Z">
        <w:r>
          <w:t>Der Einarbeitungsaufwand in ein solches Framework darf nic</w:t>
        </w:r>
        <w:r w:rsidR="007E5D8C">
          <w:t xml:space="preserve">ht unterschätzt werden, da Game </w:t>
        </w:r>
        <w:r>
          <w:t>Engines sehr umfangreich sind und deutlich mehr Funktionalität bereitstellen, als</w:t>
        </w:r>
      </w:ins>
      <w:ins w:id="1946" w:author="Maximilian Schmitz" w:date="2015-06-17T15:12:00Z">
        <w:r>
          <w:t xml:space="preserve"> für dieses Projekt notwendig ist. </w:t>
        </w:r>
      </w:ins>
      <w:ins w:id="1947" w:author="Maximilian Schmitz" w:date="2015-06-17T15:13:00Z">
        <w:r>
          <w:t>Verglichen mit einer kompletten Eigenentwicklung ist dieser Overhead für die Einarbeitung in das Framework allerdings zu vernachlässigen.</w:t>
        </w:r>
      </w:ins>
    </w:p>
    <w:p w14:paraId="02B11278" w14:textId="77777777" w:rsidR="00575FED" w:rsidRDefault="00575FED">
      <w:pPr>
        <w:rPr>
          <w:ins w:id="1948" w:author="Maximilian Schmitz" w:date="2015-06-17T15:13:00Z"/>
        </w:rPr>
        <w:pPrChange w:id="1949" w:author="Admin" w:date="2015-07-08T13:36:00Z">
          <w:pPr>
            <w:pStyle w:val="berschrift3"/>
          </w:pPr>
        </w:pPrChange>
      </w:pPr>
    </w:p>
    <w:p w14:paraId="5E1E4941" w14:textId="3C2C39B1" w:rsidR="00575FED" w:rsidRDefault="001C3431">
      <w:pPr>
        <w:rPr>
          <w:ins w:id="1950" w:author="Maximilian Schmitz" w:date="2015-06-17T15:25:00Z"/>
        </w:rPr>
        <w:pPrChange w:id="1951" w:author="Admin" w:date="2015-07-08T13:36:00Z">
          <w:pPr>
            <w:pStyle w:val="berschrift3"/>
          </w:pPr>
        </w:pPrChange>
      </w:pPr>
      <w:ins w:id="1952" w:author="Maximilian Schmitz" w:date="2015-06-17T15:13:00Z">
        <w:r>
          <w:t xml:space="preserve">Die Gründe warum auf die Unreal Engine 4 gesetzt wird, wurden bereits im </w:t>
        </w:r>
      </w:ins>
      <w:ins w:id="1953" w:author="Maximilian Schmitz" w:date="2015-06-17T15:15:00Z">
        <w:r>
          <w:t>Teil</w:t>
        </w:r>
      </w:ins>
      <w:ins w:id="1954" w:author="Maximilian Schmitz" w:date="2015-06-17T15:13:00Z">
        <w:r>
          <w:t xml:space="preserve"> </w:t>
        </w:r>
      </w:ins>
      <w:ins w:id="1955" w:author="Maximilian Schmitz" w:date="2015-06-17T15:14:00Z">
        <w:r>
          <w:fldChar w:fldCharType="begin"/>
        </w:r>
        <w:r>
          <w:instrText xml:space="preserve"> REF _Ref422317414 \h </w:instrText>
        </w:r>
      </w:ins>
      <w:r w:rsidR="006A1F2A">
        <w:instrText xml:space="preserve"> \* MERGEFORMAT </w:instrText>
      </w:r>
      <w:r>
        <w:fldChar w:fldCharType="separate"/>
      </w:r>
      <w:ins w:id="1956" w:author="Maximilian Schmitz" w:date="2015-07-08T20:05:00Z">
        <w:r w:rsidR="00067648">
          <w:t>Game Engine</w:t>
        </w:r>
      </w:ins>
      <w:ins w:id="1957" w:author="Maximilian Schmitz" w:date="2015-06-17T15:14:00Z">
        <w:r>
          <w:fldChar w:fldCharType="end"/>
        </w:r>
        <w:r>
          <w:t xml:space="preserve"> im Kapitel </w:t>
        </w:r>
      </w:ins>
      <w:ins w:id="1958" w:author="Maximilian Schmitz" w:date="2015-06-17T15:15:00Z">
        <w:r>
          <w:fldChar w:fldCharType="begin"/>
        </w:r>
        <w:r>
          <w:instrText xml:space="preserve"> REF _Ref422317454 \h </w:instrText>
        </w:r>
      </w:ins>
      <w:r w:rsidR="006A1F2A">
        <w:instrText xml:space="preserve"> \* MERGEFORMAT </w:instrText>
      </w:r>
      <w:r>
        <w:fldChar w:fldCharType="separate"/>
      </w:r>
      <w:ins w:id="1959" w:author="Maximilian Schmitz" w:date="2015-07-08T20:05:00Z">
        <w:r w:rsidR="00067648">
          <w:t>Stand der Technik</w:t>
        </w:r>
      </w:ins>
      <w:ins w:id="1960" w:author="Maximilian Schmitz" w:date="2015-06-17T15:15:00Z">
        <w:r>
          <w:fldChar w:fldCharType="end"/>
        </w:r>
        <w:r>
          <w:t xml:space="preserve"> angesprochen.</w:t>
        </w:r>
        <w:r w:rsidR="001634F9">
          <w:t xml:space="preserve"> D</w:t>
        </w:r>
      </w:ins>
      <w:ins w:id="1961" w:author="Admin" w:date="2015-07-06T14:15:00Z">
        <w:r w:rsidR="00601564">
          <w:t>er</w:t>
        </w:r>
      </w:ins>
      <w:ins w:id="1962" w:author="Maximilian Schmitz" w:date="2015-06-17T15:15:00Z">
        <w:del w:id="1963" w:author="Admin" w:date="2015-07-06T14:15:00Z">
          <w:r w:rsidR="001634F9" w:rsidDel="00601564">
            <w:delText>ie</w:delText>
          </w:r>
        </w:del>
        <w:r w:rsidR="001634F9">
          <w:t xml:space="preserve"> wichtigste</w:t>
        </w:r>
        <w:del w:id="1964" w:author="Admin" w:date="2015-07-06T14:15:00Z">
          <w:r w:rsidR="001634F9" w:rsidDel="00601564">
            <w:delText>n</w:delText>
          </w:r>
        </w:del>
        <w:r w:rsidR="001634F9">
          <w:t xml:space="preserve"> Vorteile </w:t>
        </w:r>
        <w:del w:id="1965" w:author="Admin" w:date="2015-07-06T14:15:00Z">
          <w:r w:rsidR="001634F9" w:rsidDel="00601564">
            <w:delText>sind</w:delText>
          </w:r>
        </w:del>
      </w:ins>
      <w:ins w:id="1966" w:author="Admin" w:date="2015-07-06T14:15:00Z">
        <w:r w:rsidR="00601564">
          <w:t>ist</w:t>
        </w:r>
      </w:ins>
      <w:ins w:id="1967" w:author="Maximilian Schmitz" w:date="2015-06-17T15:15:00Z">
        <w:r w:rsidR="001634F9">
          <w:t xml:space="preserve"> die kostenfreie Verfügbarkeit für studentische Projekte wie dieses. </w:t>
        </w:r>
      </w:ins>
      <w:ins w:id="1968" w:author="Maximilian Schmitz" w:date="2015-06-17T15:16:00Z">
        <w:r w:rsidR="001634F9">
          <w:t xml:space="preserve">Zudem ist die Unreal Engine 4 im Gegensatz zu anderen Engines quelltextoffen. </w:t>
        </w:r>
      </w:ins>
      <w:ins w:id="1969" w:author="Maximilian Schmitz" w:date="2015-06-17T15:17:00Z">
        <w:r w:rsidR="001634F9">
          <w:t xml:space="preserve">Ein weiterer </w:t>
        </w:r>
        <w:r w:rsidR="001634F9">
          <w:lastRenderedPageBreak/>
          <w:t xml:space="preserve">Punkt, der sowohl als positiv, als auch negativ gesehen werden kann, ist die Aktualität der Engine. </w:t>
        </w:r>
      </w:ins>
      <w:ins w:id="1970" w:author="Maximilian Schmitz" w:date="2015-06-17T15:21:00Z">
        <w:r w:rsidR="004109D3">
          <w:t>Das Framework</w:t>
        </w:r>
      </w:ins>
      <w:ins w:id="1971" w:author="Admin" w:date="2015-07-06T14:16:00Z">
        <w:r w:rsidR="00601564">
          <w:t xml:space="preserve"> </w:t>
        </w:r>
      </w:ins>
      <w:ins w:id="1972" w:author="Maximilian Schmitz" w:date="2015-06-17T15:21:00Z">
        <w:del w:id="1973" w:author="Admin" w:date="2015-07-06T14:16:00Z">
          <w:r w:rsidR="004109D3" w:rsidDel="00601564">
            <w:delText xml:space="preserve"> existiert </w:delText>
          </w:r>
        </w:del>
        <w:r w:rsidR="004109D3">
          <w:t>wu</w:t>
        </w:r>
        <w:r w:rsidR="00477EB9">
          <w:t>rde</w:t>
        </w:r>
      </w:ins>
      <w:ins w:id="1974" w:author="Admin" w:date="2015-07-06T14:16:00Z">
        <w:r w:rsidR="00601564">
          <w:t xml:space="preserve"> erstmals</w:t>
        </w:r>
      </w:ins>
      <w:ins w:id="1975" w:author="Maximilian Schmitz" w:date="2015-06-17T15:21:00Z">
        <w:r w:rsidR="00477EB9">
          <w:t xml:space="preserve"> im März 2014 veröffentlicht und</w:t>
        </w:r>
      </w:ins>
      <w:ins w:id="1976" w:author="Admin" w:date="2015-07-06T14:16:00Z">
        <w:r w:rsidR="00601564">
          <w:t xml:space="preserve"> seither</w:t>
        </w:r>
      </w:ins>
      <w:ins w:id="1977" w:author="Maximilian Schmitz" w:date="2015-06-17T15:21:00Z">
        <w:r w:rsidR="00477EB9">
          <w:t xml:space="preserve"> regelmäßig mit Updates versorgt. </w:t>
        </w:r>
      </w:ins>
      <w:ins w:id="1978"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1979" w:author="Maximilian Schmitz" w:date="2015-06-17T15:24:00Z">
        <w:r w:rsidR="00AA1509">
          <w:t xml:space="preserve"> Auch Anpassungsprobleme durch Updates</w:t>
        </w:r>
      </w:ins>
      <w:ins w:id="1980" w:author="Admin" w:date="2015-07-06T14:17:00Z">
        <w:r w:rsidR="00601564">
          <w:t xml:space="preserve"> </w:t>
        </w:r>
      </w:ins>
      <w:ins w:id="1981" w:author="Maximilian Schmitz" w:date="2015-06-17T15:24:00Z">
        <w:del w:id="1982" w:author="Admin" w:date="2015-07-06T14:19:00Z">
          <w:r w:rsidR="00AA1509" w:rsidDel="00601564">
            <w:delText xml:space="preserve"> </w:delText>
          </w:r>
        </w:del>
        <w:r w:rsidR="00AA1509">
          <w:t>sind ein Thema</w:t>
        </w:r>
      </w:ins>
      <w:ins w:id="1983" w:author="Admin" w:date="2015-07-06T14:18:00Z">
        <w:r w:rsidR="00601564">
          <w:t>. Während der Bearbeitung wurden Teilweise die Schnittstellendefinitionen</w:t>
        </w:r>
      </w:ins>
      <w:ins w:id="1984" w:author="Admin" w:date="2015-07-06T14:19:00Z">
        <w:r w:rsidR="00601564">
          <w:t xml:space="preserve"> des Frameworks </w:t>
        </w:r>
      </w:ins>
      <w:ins w:id="1985" w:author="Admin" w:date="2015-07-06T14:18:00Z">
        <w:r w:rsidR="00601564">
          <w:t xml:space="preserve">geändert. </w:t>
        </w:r>
      </w:ins>
      <w:ins w:id="1986" w:author="Maximilian Schmitz" w:date="2015-06-17T15:24:00Z">
        <w:del w:id="1987" w:author="Admin" w:date="2015-07-06T14:18:00Z">
          <w:r w:rsidR="00AA1509" w:rsidDel="00601564">
            <w:delText xml:space="preserve"> und während der Bearbeitung aufgetreten.</w:delText>
          </w:r>
        </w:del>
      </w:ins>
    </w:p>
    <w:p w14:paraId="4AED1D47" w14:textId="77777777" w:rsidR="00D374F3" w:rsidRDefault="00D374F3">
      <w:pPr>
        <w:rPr>
          <w:ins w:id="1988" w:author="Maximilian Schmitz" w:date="2015-06-17T15:25:00Z"/>
        </w:rPr>
        <w:pPrChange w:id="1989" w:author="Admin" w:date="2015-07-08T13:36:00Z">
          <w:pPr>
            <w:pStyle w:val="berschrift3"/>
          </w:pPr>
        </w:pPrChange>
      </w:pPr>
    </w:p>
    <w:p w14:paraId="05891566" w14:textId="77777777" w:rsidR="00D374F3" w:rsidRDefault="00D374F3">
      <w:pPr>
        <w:rPr>
          <w:ins w:id="1990" w:author="Maximilian Schmitz" w:date="2015-06-17T15:28:00Z"/>
        </w:rPr>
        <w:pPrChange w:id="1991" w:author="Admin" w:date="2015-07-08T13:36:00Z">
          <w:pPr>
            <w:pStyle w:val="berschrift3"/>
          </w:pPr>
        </w:pPrChange>
      </w:pPr>
      <w:ins w:id="1992" w:author="Maximilian Schmitz" w:date="2015-06-17T15:25:00Z">
        <w:r>
          <w:t>Insgesamt teilt sich die Umsetzung der Simulationsumgebung in drei Teile:</w:t>
        </w:r>
      </w:ins>
    </w:p>
    <w:p w14:paraId="77068D0B" w14:textId="77777777" w:rsidR="00D374F3" w:rsidRDefault="00D374F3">
      <w:pPr>
        <w:rPr>
          <w:ins w:id="1993" w:author="Maximilian Schmitz" w:date="2015-06-17T15:28:00Z"/>
        </w:rPr>
        <w:pPrChange w:id="1994" w:author="Admin" w:date="2015-07-08T13:36:00Z">
          <w:pPr>
            <w:pStyle w:val="berschrift3"/>
          </w:pPr>
        </w:pPrChange>
      </w:pPr>
      <w:ins w:id="1995" w:author="Maximilian Schmitz" w:date="2015-06-17T15:27:00Z">
        <w:r>
          <w:t xml:space="preserve">Zum einen in die Erstellung des Spielrahmens mit dem Spielfeld und vor allem der Regelimplementierung.  </w:t>
        </w:r>
      </w:ins>
      <w:ins w:id="1996" w:author="Maximilian Schmitz" w:date="2015-06-17T15:28:00Z">
        <w:r>
          <w:t>Dieser Teil ist die Steuerungskomponente der Simulationsumgebung.</w:t>
        </w:r>
      </w:ins>
    </w:p>
    <w:p w14:paraId="515DD887" w14:textId="77777777" w:rsidR="00D374F3" w:rsidRDefault="00D374F3">
      <w:pPr>
        <w:rPr>
          <w:ins w:id="1997" w:author="Maximilian Schmitz" w:date="2015-06-17T15:30:00Z"/>
        </w:rPr>
        <w:pPrChange w:id="1998" w:author="Admin" w:date="2015-07-08T13:36:00Z">
          <w:pPr>
            <w:pStyle w:val="berschrift3"/>
          </w:pPr>
        </w:pPrChange>
      </w:pPr>
      <w:ins w:id="1999" w:author="Maximilian Schmitz" w:date="2015-06-17T15:28:00Z">
        <w:r>
          <w:t xml:space="preserve">Ein weiterer Teil ist die Implementierung der Spieler innerhalb der Simulationsumgebung. </w:t>
        </w:r>
      </w:ins>
      <w:ins w:id="2000" w:author="Maximilian Schmitz" w:date="2015-06-17T15:29:00Z">
        <w:r>
          <w:t xml:space="preserve">Hier gehört die Implementierung der Funktionen </w:t>
        </w:r>
        <w:r w:rsidR="003227D0">
          <w:t>der Spieler, auf die über die Sk</w:t>
        </w:r>
        <w:r>
          <w:t>riptschnittstelle zugegriffen werden kann.</w:t>
        </w:r>
      </w:ins>
    </w:p>
    <w:p w14:paraId="1848A4DD" w14:textId="28694A9C" w:rsidR="003227D0" w:rsidRDefault="003227D0">
      <w:pPr>
        <w:rPr>
          <w:ins w:id="2001" w:author="Maximilian Schmitz" w:date="2015-07-08T16:13:00Z"/>
        </w:rPr>
        <w:pPrChange w:id="2002" w:author="Admin" w:date="2015-07-08T13:36:00Z">
          <w:pPr>
            <w:pStyle w:val="berschrift3"/>
          </w:pPr>
        </w:pPrChange>
      </w:pPr>
      <w:ins w:id="2003" w:author="Maximilian Schmitz" w:date="2015-06-17T15:30:00Z">
        <w:r>
          <w:t xml:space="preserve">Der letzte Teil ist die Skriptschnittstelle, die die Weitergabe der Spielerfunktionalitäten an die KI-Skripte </w:t>
        </w:r>
      </w:ins>
      <w:ins w:id="2004" w:author="Maximilian Schmitz" w:date="2015-06-17T15:32:00Z">
        <w:r w:rsidR="005E22A4">
          <w:t>vornimmt. Dazu gehört auch der</w:t>
        </w:r>
        <w:r>
          <w:t xml:space="preserve"> im Kapitel </w:t>
        </w:r>
      </w:ins>
      <w:ins w:id="2005" w:author="Maximilian Schmitz" w:date="2015-06-17T15:33:00Z">
        <w:r>
          <w:fldChar w:fldCharType="begin"/>
        </w:r>
        <w:r>
          <w:instrText xml:space="preserve"> REF _Ref422318518 \h </w:instrText>
        </w:r>
      </w:ins>
      <w:r w:rsidR="006A1F2A">
        <w:instrText xml:space="preserve"> \* MERGEFORMAT </w:instrText>
      </w:r>
      <w:r>
        <w:fldChar w:fldCharType="separate"/>
      </w:r>
      <w:ins w:id="2006" w:author="Maximilian Schmitz" w:date="2015-07-08T20:05:00Z">
        <w:r w:rsidR="00067648">
          <w:t>Architektur</w:t>
        </w:r>
      </w:ins>
      <w:ins w:id="2007" w:author="Maximilian Schmitz" w:date="2015-06-17T15:33:00Z">
        <w:r>
          <w:fldChar w:fldCharType="end"/>
        </w:r>
        <w:r>
          <w:t xml:space="preserve"> beschriebenen Remote-Procedure-Call, der </w:t>
        </w:r>
        <w:r w:rsidR="00D869A0">
          <w:t>die internen Spielerfunktionen im Spiel-Thread aufruft.</w:t>
        </w:r>
      </w:ins>
    </w:p>
    <w:p w14:paraId="44F0F8C0" w14:textId="77777777" w:rsidR="008F4565" w:rsidRPr="00201692" w:rsidRDefault="008F4565">
      <w:pPr>
        <w:pPrChange w:id="2008" w:author="Admin" w:date="2015-07-08T13:36:00Z">
          <w:pPr>
            <w:pStyle w:val="berschrift3"/>
          </w:pPr>
        </w:pPrChange>
      </w:pPr>
    </w:p>
    <w:p w14:paraId="35E96264" w14:textId="77777777" w:rsidR="00794EB6" w:rsidRDefault="00794EB6">
      <w:pPr>
        <w:pStyle w:val="berschrift3"/>
      </w:pPr>
      <w:bookmarkStart w:id="2009" w:name="_Toc424149335"/>
      <w:r>
        <w:t>Regel</w:t>
      </w:r>
      <w:ins w:id="2010" w:author="Maximilian Schmitz" w:date="2015-06-17T19:42:00Z">
        <w:r w:rsidR="00915AB6">
          <w:t>- und Spiel</w:t>
        </w:r>
      </w:ins>
      <w:r>
        <w:t>implementierung</w:t>
      </w:r>
      <w:bookmarkEnd w:id="2009"/>
    </w:p>
    <w:p w14:paraId="55706155" w14:textId="77777777" w:rsidR="00211020" w:rsidRDefault="00915AB6">
      <w:pPr>
        <w:pPrChange w:id="2011" w:author="Admin" w:date="2015-07-08T13:36:00Z">
          <w:pPr>
            <w:pStyle w:val="berschrift3"/>
          </w:pPr>
        </w:pPrChange>
      </w:pPr>
      <w:r>
        <w:t>Die Implementierung des Spiels ist untergliedert in die Erstellung eines Spielfeldes und der Programmierung der Spielregeln.</w:t>
      </w:r>
    </w:p>
    <w:p w14:paraId="5352CCE6" w14:textId="77777777" w:rsidR="00915AB6" w:rsidRDefault="00313D31">
      <w:pPr>
        <w:pPrChange w:id="2012" w:author="Admin" w:date="2015-07-08T13:36:00Z">
          <w:pPr>
            <w:pStyle w:val="berschrift3"/>
          </w:pPr>
        </w:pPrChange>
      </w:pPr>
      <w:r>
        <w:t xml:space="preserve">Die Erstellung des Spielfeldes ist über den graphischen Editor der Unreal Engine 4 realisiert. Dieser bietet die Möglichkeit 3D-Objekte zu einer Szene zu verbinden und anzuordnen. </w:t>
      </w:r>
      <w:r w:rsidR="00917479">
        <w:t>Das funktioniert per Drag and Drop mit zusätzlichen Menüs für Detaileinstellungen. Somit ist das Konzept hier sehr ähnlich zu anderen Tools zur Erstellung von 3D-Szenen und Objekten wie beispielsweise Blender oder andere CAD Systeme.</w:t>
      </w:r>
    </w:p>
    <w:p w14:paraId="2A8B7749" w14:textId="3AECA915" w:rsidR="00917479" w:rsidRDefault="00917479">
      <w:pPr>
        <w:pPrChange w:id="2013" w:author="Admin" w:date="2015-07-08T13:36:00Z">
          <w:pPr>
            <w:pStyle w:val="berschrift3"/>
          </w:pPr>
        </w:pPrChange>
      </w:pPr>
      <w:r>
        <w:lastRenderedPageBreak/>
        <w:t xml:space="preserve">Zum großen Teil kommen von der Unreal Engine mitgelieferte 3D-Modelle zum Einsatz. Stellvertretend seien hier die Spieler </w:t>
      </w:r>
      <w:del w:id="2014" w:author="Admin" w:date="2015-07-06T14:21:00Z">
        <w:r w:rsidDel="00601564">
          <w:delText xml:space="preserve">und die Tore </w:delText>
        </w:r>
      </w:del>
      <w:r>
        <w:t xml:space="preserve">genannt. Auf die 3D-Modelle sind zum Teil spezielle Texturen wie der Rasen mit den Linien oder die DHBW-Logos aufgebracht. In </w:t>
      </w:r>
      <w:r>
        <w:fldChar w:fldCharType="begin"/>
      </w:r>
      <w:r>
        <w:instrText xml:space="preserve"> REF _Ref422334156 \h </w:instrText>
      </w:r>
      <w:r w:rsidR="006A1F2A">
        <w:instrText xml:space="preserve"> \* MERGEFORMAT </w:instrText>
      </w:r>
      <w:r>
        <w:fldChar w:fldCharType="separate"/>
      </w:r>
      <w:ins w:id="2015" w:author="Maximilian Schmitz" w:date="2015-07-08T20:05:00Z">
        <w:r w:rsidR="00067648">
          <w:t xml:space="preserve">Abbildung </w:t>
        </w:r>
        <w:r w:rsidR="00067648">
          <w:rPr>
            <w:noProof/>
          </w:rPr>
          <w:t>4</w:t>
        </w:r>
      </w:ins>
      <w:del w:id="2016" w:author="Maximilian Schmitz" w:date="2015-07-08T15:29:00Z">
        <w:r w:rsidR="00867956" w:rsidDel="00856522">
          <w:delText xml:space="preserve">Abbildung </w:delText>
        </w:r>
        <w:r w:rsidR="00867956" w:rsidDel="00856522">
          <w:rPr>
            <w:noProof/>
          </w:rPr>
          <w:delText>3</w:delText>
        </w:r>
      </w:del>
      <w:r>
        <w:fldChar w:fldCharType="end"/>
      </w:r>
      <w:r>
        <w:t xml:space="preserve"> ist das so entstandene Spielfeld zu sehen.</w:t>
      </w:r>
    </w:p>
    <w:p w14:paraId="436BFC4B" w14:textId="77777777" w:rsidR="00915AB6" w:rsidRDefault="00915AB6">
      <w:pPr>
        <w:pPrChange w:id="2017" w:author="Admin" w:date="2015-07-08T13:36:00Z">
          <w:pPr>
            <w:pStyle w:val="berschrift3"/>
          </w:pPr>
        </w:pPrChange>
      </w:pPr>
    </w:p>
    <w:p w14:paraId="20BA9BBF" w14:textId="77777777" w:rsidR="00313D31" w:rsidRDefault="00915AB6">
      <w:pPr>
        <w:keepNext/>
        <w:pPrChange w:id="2018" w:author="Admin" w:date="2015-07-08T13:36:00Z">
          <w:pPr/>
        </w:pPrChange>
      </w:pPr>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9"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9" action="ppaction://program"/>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p>
    <w:p w14:paraId="31F5A157" w14:textId="77777777" w:rsidR="00915AB6" w:rsidRDefault="00313D31">
      <w:pPr>
        <w:pStyle w:val="Beschriftung"/>
      </w:pPr>
      <w:bookmarkStart w:id="2019" w:name="_Ref422334156"/>
      <w:bookmarkStart w:id="2020" w:name="_Toc424149351"/>
      <w:r>
        <w:t xml:space="preserve">Abbildung </w:t>
      </w:r>
      <w:fldSimple w:instr=" SEQ Abbildung \* ARABIC ">
        <w:ins w:id="2021" w:author="Maximilian Schmitz" w:date="2015-07-08T21:45:00Z">
          <w:r w:rsidR="00E63272">
            <w:rPr>
              <w:noProof/>
            </w:rPr>
            <w:t>4</w:t>
          </w:r>
        </w:ins>
        <w:ins w:id="2022" w:author="Admin" w:date="2015-07-08T09:03:00Z">
          <w:del w:id="2023" w:author="Maximilian Schmitz" w:date="2015-07-08T15:29:00Z">
            <w:r w:rsidR="000E14AF" w:rsidDel="00856522">
              <w:rPr>
                <w:noProof/>
              </w:rPr>
              <w:delText>4</w:delText>
            </w:r>
          </w:del>
        </w:ins>
        <w:del w:id="2024" w:author="Maximilian Schmitz" w:date="2015-07-08T15:29:00Z">
          <w:r w:rsidR="00867956" w:rsidDel="00856522">
            <w:rPr>
              <w:noProof/>
            </w:rPr>
            <w:delText>3</w:delText>
          </w:r>
        </w:del>
      </w:fldSimple>
      <w:bookmarkEnd w:id="2019"/>
      <w:r>
        <w:t>: Modelliertes Spielfeld</w:t>
      </w:r>
      <w:bookmarkEnd w:id="2020"/>
    </w:p>
    <w:p w14:paraId="373B4DDD" w14:textId="77777777" w:rsidR="00270303" w:rsidRDefault="00270303"/>
    <w:p w14:paraId="7926E728" w14:textId="79FE6313" w:rsidR="00270303" w:rsidRPr="00EC6D6C" w:rsidRDefault="00270303">
      <w:pPr>
        <w:rPr>
          <w:ins w:id="2025" w:author="Maximilian Schmitz" w:date="2015-06-17T19:54:00Z"/>
        </w:rPr>
      </w:pPr>
      <w:r>
        <w:t>Das Spiel verwendet ein kartesisches Koordinatensystem, dessen Ursprung sich im Mittelpunkt</w:t>
      </w:r>
      <w:ins w:id="2026" w:author="Admin" w:date="2015-07-06T14:22:00Z">
        <w:r w:rsidR="00601564">
          <w:t>(</w:t>
        </w:r>
        <w:r w:rsidR="00601564" w:rsidRPr="00601564">
          <w:t>Anstoßpunkt</w:t>
        </w:r>
        <w:r w:rsidR="00601564">
          <w:t>)</w:t>
        </w:r>
      </w:ins>
      <w:ins w:id="2027" w:author="Maximilian Schmitz" w:date="2015-06-18T20:08:00Z">
        <w:r>
          <w:t xml:space="preserve"> befindet.</w:t>
        </w:r>
      </w:ins>
    </w:p>
    <w:p w14:paraId="647EDB7F" w14:textId="77777777" w:rsidR="00036FA5" w:rsidRPr="00EC6D6C" w:rsidRDefault="00036FA5">
      <w:pPr>
        <w:rPr>
          <w:ins w:id="2028" w:author="Maximilian Schmitz" w:date="2015-06-17T19:43:00Z"/>
        </w:rPr>
      </w:pPr>
    </w:p>
    <w:p w14:paraId="71B77B9D" w14:textId="241F4CCB" w:rsidR="00915AB6" w:rsidRDefault="00D85DF2">
      <w:pPr>
        <w:rPr>
          <w:ins w:id="2029" w:author="Maximilian Schmitz" w:date="2015-06-17T19:43:00Z"/>
        </w:rPr>
      </w:pPr>
      <w:ins w:id="2030" w:author="Maximilian Schmitz" w:date="2015-06-17T20:00:00Z">
        <w:r>
          <w:t xml:space="preserve">Die Implementierung der Fußballregeln wird zum einen über die Gestaltung der 3D-Modellierung realisiert. </w:t>
        </w:r>
      </w:ins>
      <w:ins w:id="2031" w:author="Maximilian Schmitz" w:date="2015-06-17T20:01:00Z">
        <w:r>
          <w:t xml:space="preserve">Um den Aufwand für die Implementierung der Fußballregeln zu reduzieren, wird mit Banden gespielt. </w:t>
        </w:r>
      </w:ins>
      <w:ins w:id="2032" w:author="Maximilian Schmitz" w:date="2015-06-17T20:02:00Z">
        <w:r>
          <w:t xml:space="preserve">Diese wurden als Kollisionsboxen modelliert und umgeben das gesamte Spielfeld. </w:t>
        </w:r>
      </w:ins>
      <w:ins w:id="2033" w:author="Maximilian Schmitz" w:date="2015-06-17T20:04:00Z">
        <w:r>
          <w:t xml:space="preserve">Die Kollisionsboxen sind weder für die Spieler, noch für den Ball durchlässig. Alle Objekte prallen daran ab wie es bei einer Bande der Fall wäre. </w:t>
        </w:r>
      </w:ins>
      <w:ins w:id="2034" w:author="Maximilian Schmitz" w:date="2015-06-17T20:05:00Z">
        <w:r>
          <w:t xml:space="preserve">Diese Entscheidung wurde getroffen um der Implementierung von Seiten- und Toraus, sowie Einwurf und Eckball aus dem Weg zu gehen. </w:t>
        </w:r>
      </w:ins>
      <w:ins w:id="2035" w:author="Maximilian Schmitz" w:date="2015-06-17T20:06:00Z">
        <w:r>
          <w:t xml:space="preserve">Damit entspricht die Simulation hier den Hallenfußballregeln bei denen ebenfalls Banden </w:t>
        </w:r>
        <w:r>
          <w:lastRenderedPageBreak/>
          <w:t xml:space="preserve">zum Einsatz kommen und so die Aus-Regelung nicht zum Tragen kommt. </w:t>
        </w:r>
      </w:ins>
      <w:ins w:id="2036" w:author="Maximilian Schmitz" w:date="2015-06-17T20:08:00Z">
        <w:r>
          <w:fldChar w:fldCharType="begin"/>
        </w:r>
        <w:r>
          <w:instrText xml:space="preserve"> REF _Ref422335038 \h </w:instrText>
        </w:r>
      </w:ins>
      <w:r w:rsidR="006A1F2A">
        <w:instrText xml:space="preserve"> \* MERGEFORMAT </w:instrText>
      </w:r>
      <w:r>
        <w:fldChar w:fldCharType="separate"/>
      </w:r>
      <w:ins w:id="2037" w:author="Maximilian Schmitz" w:date="2015-07-08T20:05:00Z">
        <w:r w:rsidR="00067648">
          <w:t xml:space="preserve">Abbildung </w:t>
        </w:r>
        <w:r w:rsidR="00067648">
          <w:rPr>
            <w:noProof/>
          </w:rPr>
          <w:t>5</w:t>
        </w:r>
      </w:ins>
      <w:ins w:id="2038" w:author="Maximilian Schmitz" w:date="2015-06-17T20:08:00Z">
        <w:r>
          <w:fldChar w:fldCharType="end"/>
        </w:r>
        <w:r>
          <w:t xml:space="preserve"> zeigt das Spielfeld</w:t>
        </w:r>
      </w:ins>
      <w:ins w:id="2039" w:author="Maximilian Schmitz" w:date="2015-06-17T20:09:00Z">
        <w:r>
          <w:t xml:space="preserve"> </w:t>
        </w:r>
      </w:ins>
      <w:ins w:id="2040" w:author="Maximilian Schmitz" w:date="2015-06-17T20:08:00Z">
        <w:r>
          <w:t>mit den modellierten Kollisionsboxen</w:t>
        </w:r>
      </w:ins>
      <w:ins w:id="2041" w:author="Maximilian Schmitz" w:date="2015-06-17T20:09:00Z">
        <w:r w:rsidRPr="00D85DF2">
          <w:t xml:space="preserve"> </w:t>
        </w:r>
        <w:r>
          <w:t>im Editor</w:t>
        </w:r>
      </w:ins>
      <w:ins w:id="2042" w:author="Maximilian Schmitz" w:date="2015-06-17T20:08:00Z">
        <w:r>
          <w:t xml:space="preserve">. Diese sind </w:t>
        </w:r>
      </w:ins>
      <w:ins w:id="2043" w:author="Maximilian Schmitz" w:date="2015-06-17T20:09:00Z">
        <w:r>
          <w:t>als transparente Rechtecke im Hintergrund zu erkennen.</w:t>
        </w:r>
      </w:ins>
    </w:p>
    <w:p w14:paraId="270E2621" w14:textId="77777777" w:rsidR="00D85DF2" w:rsidRDefault="00915AB6">
      <w:pPr>
        <w:keepNext/>
        <w:rPr>
          <w:ins w:id="2044" w:author="Maximilian Schmitz" w:date="2015-06-17T20:08:00Z"/>
        </w:rPr>
        <w:pPrChange w:id="2045" w:author="Admin" w:date="2015-07-08T13:36:00Z">
          <w:pPr/>
        </w:pPrChange>
      </w:pPr>
      <w:ins w:id="2046" w:author="Maximilian Schmitz" w:date="2015-06-17T19:45:00Z">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14:paraId="64D98FA3" w14:textId="77777777" w:rsidR="00915AB6" w:rsidRDefault="00D85DF2">
      <w:pPr>
        <w:pStyle w:val="Beschriftung"/>
        <w:rPr>
          <w:ins w:id="2047" w:author="Maximilian Schmitz" w:date="2015-06-17T19:55:00Z"/>
        </w:rPr>
        <w:pPrChange w:id="2048" w:author="Admin" w:date="2015-07-08T13:36:00Z">
          <w:pPr>
            <w:pStyle w:val="berschrift3"/>
          </w:pPr>
        </w:pPrChange>
      </w:pPr>
      <w:bookmarkStart w:id="2049" w:name="_Ref422335038"/>
      <w:bookmarkStart w:id="2050" w:name="_Toc424149352"/>
      <w:ins w:id="2051" w:author="Maximilian Schmitz" w:date="2015-06-17T20:08:00Z">
        <w:r>
          <w:t xml:space="preserve">Abbildung </w:t>
        </w:r>
        <w:r>
          <w:fldChar w:fldCharType="begin"/>
        </w:r>
        <w:r>
          <w:instrText xml:space="preserve"> SEQ Abbildung \* ARABIC </w:instrText>
        </w:r>
      </w:ins>
      <w:r>
        <w:fldChar w:fldCharType="separate"/>
      </w:r>
      <w:ins w:id="2052" w:author="Maximilian Schmitz" w:date="2015-07-08T21:45:00Z">
        <w:r w:rsidR="00E63272">
          <w:rPr>
            <w:noProof/>
          </w:rPr>
          <w:t>5</w:t>
        </w:r>
      </w:ins>
      <w:ins w:id="2053" w:author="Maximilian Schmitz" w:date="2015-06-17T20:08:00Z">
        <w:r>
          <w:fldChar w:fldCharType="end"/>
        </w:r>
        <w:bookmarkEnd w:id="2049"/>
        <w:r>
          <w:t>: Spielfeld mit Kollisionsboxen</w:t>
        </w:r>
      </w:ins>
      <w:bookmarkEnd w:id="2050"/>
    </w:p>
    <w:p w14:paraId="09683D48" w14:textId="77777777" w:rsidR="00036FA5" w:rsidRDefault="00036FA5">
      <w:pPr>
        <w:rPr>
          <w:ins w:id="2054" w:author="Maximilian Schmitz" w:date="2015-06-17T19:55:00Z"/>
        </w:rPr>
        <w:pPrChange w:id="2055" w:author="Admin" w:date="2015-07-08T13:36:00Z">
          <w:pPr>
            <w:pStyle w:val="berschrift3"/>
          </w:pPr>
        </w:pPrChange>
      </w:pPr>
    </w:p>
    <w:p w14:paraId="7F039731" w14:textId="77777777" w:rsidR="00036FA5" w:rsidRDefault="00D359A1">
      <w:pPr>
        <w:rPr>
          <w:ins w:id="2056" w:author="Maximilian Schmitz" w:date="2015-06-17T20:26:00Z"/>
        </w:rPr>
        <w:pPrChange w:id="2057" w:author="Admin" w:date="2015-07-08T13:36:00Z">
          <w:pPr>
            <w:pStyle w:val="berschrift3"/>
          </w:pPr>
        </w:pPrChange>
      </w:pPr>
      <w:ins w:id="2058" w:author="Maximilian Schmitz" w:date="2015-06-17T20:10:00Z">
        <w:r>
          <w:t xml:space="preserve">Weiterhin </w:t>
        </w:r>
      </w:ins>
      <w:ins w:id="2059" w:author="Maximilian Schmitz" w:date="2015-06-17T20:25:00Z">
        <w:r w:rsidR="00B93913">
          <w:t xml:space="preserve">ist im Spiel eine Torerkennung und daraufhin das Ausführen eines Anstoß implementiert. </w:t>
        </w:r>
      </w:ins>
      <w:ins w:id="2060" w:author="Maximilian Schmitz" w:date="2015-06-17T20:26:00Z">
        <w:r w:rsidR="00B93913">
          <w:t>Diese sind in einer für die Unreal Engine spezifischen Technologie, die sich Blueprint nennt, umgesetzt.</w:t>
        </w:r>
      </w:ins>
    </w:p>
    <w:p w14:paraId="47CC412A" w14:textId="77777777" w:rsidR="00B93913" w:rsidRDefault="00B93913">
      <w:pPr>
        <w:rPr>
          <w:ins w:id="2061" w:author="Maximilian Schmitz" w:date="2015-06-17T20:29:00Z"/>
        </w:rPr>
        <w:pPrChange w:id="2062" w:author="Admin" w:date="2015-07-08T13:36:00Z">
          <w:pPr>
            <w:pStyle w:val="berschrift3"/>
          </w:pPr>
        </w:pPrChange>
      </w:pPr>
      <w:ins w:id="2063" w:author="Maximilian Schmitz" w:date="2015-06-17T20:27:00Z">
        <w:r>
          <w:t xml:space="preserve">Blueprints sind ein Ansatz der grafischen Programmierung. </w:t>
        </w:r>
      </w:ins>
      <w:ins w:id="2064" w:author="Maximilian Schmitz" w:date="2015-06-17T20:28:00Z">
        <w:r>
          <w:t xml:space="preserve">Darin lassen sich relativ komfortabel Funktionen modellieren. </w:t>
        </w:r>
      </w:ins>
      <w:ins w:id="2065" w:author="Maximilian Schmitz" w:date="2015-06-17T20:29:00Z">
        <w:r>
          <w:t>Automatische Syntax- und Semantikprüfungen vereinfachen die Programmierung innerhalb des komplexen Frameworks zusätzlich.</w:t>
        </w:r>
      </w:ins>
    </w:p>
    <w:p w14:paraId="01ECC699" w14:textId="5F32D2AA" w:rsidR="00B93913" w:rsidRDefault="00B93913">
      <w:pPr>
        <w:rPr>
          <w:ins w:id="2066" w:author="Maximilian Schmitz" w:date="2015-06-17T20:43:00Z"/>
        </w:rPr>
        <w:pPrChange w:id="2067" w:author="Admin" w:date="2015-07-08T13:36:00Z">
          <w:pPr>
            <w:pStyle w:val="berschrift3"/>
          </w:pPr>
        </w:pPrChange>
      </w:pPr>
      <w:ins w:id="2068" w:author="Maximilian Schmitz" w:date="2015-06-17T20:30:00Z">
        <w:r>
          <w:t xml:space="preserve">Ein Blueprint kann eine oder mehrere logische Funktionalitäten enthalten. </w:t>
        </w:r>
      </w:ins>
      <w:ins w:id="2069" w:author="Maximilian Schmitz" w:date="2015-06-17T20:32:00Z">
        <w:r>
          <w:t>Funktionsaufrufe oder Events sind als Rechtecke dargestellt. Verbunden sind diese Rechtecke über verschiedenfarbige Linien. Diese Linien repräsentieren Kontroll</w:t>
        </w:r>
      </w:ins>
      <w:ins w:id="2070" w:author="Admin" w:date="2015-07-06T14:25:00Z">
        <w:r w:rsidR="00601564">
          <w:t>-</w:t>
        </w:r>
      </w:ins>
      <w:ins w:id="2071" w:author="Maximilian Schmitz" w:date="2015-06-17T20:32:00Z">
        <w:del w:id="2072" w:author="Admin" w:date="2015-07-06T14:25:00Z">
          <w:r w:rsidDel="00601564">
            <w:delText>flüssen</w:delText>
          </w:r>
        </w:del>
      </w:ins>
      <w:ins w:id="2073" w:author="Admin" w:date="2015-07-06T14:24:00Z">
        <w:r w:rsidR="00601564">
          <w:t xml:space="preserve"> und Datenflüsse</w:t>
        </w:r>
      </w:ins>
      <w:ins w:id="2074" w:author="Maximilian Schmitz" w:date="2015-06-17T20:32:00Z">
        <w:r>
          <w:t>. D</w:t>
        </w:r>
      </w:ins>
      <w:ins w:id="2075" w:author="Admin" w:date="2015-07-06T14:25:00Z">
        <w:r w:rsidR="00373351">
          <w:t>ie</w:t>
        </w:r>
      </w:ins>
      <w:ins w:id="2076" w:author="Maximilian Schmitz" w:date="2015-06-17T20:32:00Z">
        <w:del w:id="2077" w:author="Admin" w:date="2015-07-06T14:25:00Z">
          <w:r w:rsidDel="00373351">
            <w:delText>as sind zum einen</w:delText>
          </w:r>
        </w:del>
        <w:r>
          <w:t xml:space="preserve"> </w:t>
        </w:r>
      </w:ins>
      <w:ins w:id="2078" w:author="Maximilian Schmitz" w:date="2015-06-17T20:33:00Z">
        <w:r>
          <w:t>Kontrollflüsse</w:t>
        </w:r>
      </w:ins>
      <w:ins w:id="2079" w:author="Admin" w:date="2015-07-06T14:25:00Z">
        <w:r w:rsidR="00373351">
          <w:t xml:space="preserve"> bestimmen die Reihenfolge</w:t>
        </w:r>
      </w:ins>
      <w:ins w:id="2080" w:author="Maximilian Schmitz" w:date="2015-06-17T20:33:00Z">
        <w:del w:id="2081" w:author="Admin" w:date="2015-07-06T14:25:00Z">
          <w:r w:rsidDel="00373351">
            <w:delText>,</w:delText>
          </w:r>
        </w:del>
        <w:r>
          <w:t xml:space="preserve"> d</w:t>
        </w:r>
      </w:ins>
      <w:ins w:id="2082" w:author="Admin" w:date="2015-07-06T14:25:00Z">
        <w:r w:rsidR="00373351">
          <w:t>er</w:t>
        </w:r>
      </w:ins>
      <w:ins w:id="2083" w:author="Maximilian Schmitz" w:date="2015-06-17T20:33:00Z">
        <w:del w:id="2084" w:author="Admin" w:date="2015-07-06T14:25:00Z">
          <w:r w:rsidDel="00373351">
            <w:delText>ie</w:delText>
          </w:r>
        </w:del>
        <w:r>
          <w:t xml:space="preserve"> Methodenaufrufe</w:t>
        </w:r>
        <w:del w:id="2085" w:author="Admin" w:date="2015-07-06T14:25:00Z">
          <w:r w:rsidDel="00373351">
            <w:delText xml:space="preserve"> weitergeben</w:delText>
          </w:r>
        </w:del>
        <w:r>
          <w:t xml:space="preserve">. </w:t>
        </w:r>
      </w:ins>
      <w:ins w:id="2086" w:author="Maximilian Schmitz" w:date="2015-06-17T20:34:00Z">
        <w:r>
          <w:t xml:space="preserve">Zum anderen </w:t>
        </w:r>
        <w:del w:id="2087" w:author="Admin" w:date="2015-07-06T14:27:00Z">
          <w:r w:rsidDel="00373351">
            <w:delText>sind</w:delText>
          </w:r>
        </w:del>
      </w:ins>
      <w:ins w:id="2088" w:author="Admin" w:date="2015-07-06T14:27:00Z">
        <w:r w:rsidR="00373351">
          <w:t>werden</w:t>
        </w:r>
      </w:ins>
      <w:ins w:id="2089" w:author="Maximilian Schmitz" w:date="2015-06-17T20:34:00Z">
        <w:r>
          <w:t xml:space="preserve"> die</w:t>
        </w:r>
      </w:ins>
      <w:ins w:id="2090" w:author="Admin" w:date="2015-07-06T14:26:00Z">
        <w:r w:rsidR="00373351">
          <w:t xml:space="preserve"> Datenflüsse zum Austausch von </w:t>
        </w:r>
      </w:ins>
      <w:ins w:id="2091" w:author="Maximilian Schmitz" w:date="2015-06-17T20:34:00Z">
        <w:del w:id="2092" w:author="Admin" w:date="2015-07-06T14:26:00Z">
          <w:r w:rsidDel="00373351">
            <w:delText xml:space="preserve">se Kontrollflüsse </w:delText>
          </w:r>
        </w:del>
        <w:r>
          <w:t xml:space="preserve">Variablen, </w:t>
        </w:r>
        <w:del w:id="2093" w:author="Admin" w:date="2015-07-06T14:27:00Z">
          <w:r w:rsidDel="00373351">
            <w:delText xml:space="preserve">die </w:delText>
          </w:r>
        </w:del>
        <w:r>
          <w:t>als Rückgabewerte einer Funktion</w:t>
        </w:r>
      </w:ins>
      <w:ins w:id="2094" w:author="Admin" w:date="2015-07-06T14:27:00Z">
        <w:r w:rsidR="00373351">
          <w:t xml:space="preserve"> oder</w:t>
        </w:r>
      </w:ins>
      <w:ins w:id="2095" w:author="Maximilian Schmitz" w:date="2015-06-17T20:34:00Z">
        <w:r>
          <w:t xml:space="preserve"> als Übergabeparameter an eine andere Funktion </w:t>
        </w:r>
      </w:ins>
      <w:ins w:id="2096" w:author="Admin" w:date="2015-07-06T14:27:00Z">
        <w:r w:rsidR="00373351">
          <w:lastRenderedPageBreak/>
          <w:t>verwendet</w:t>
        </w:r>
      </w:ins>
      <w:ins w:id="2097" w:author="Maximilian Schmitz" w:date="2015-06-17T20:34:00Z">
        <w:del w:id="2098" w:author="Admin" w:date="2015-07-06T14:27:00Z">
          <w:r w:rsidDel="00373351">
            <w:delText>übergeben werden</w:delText>
          </w:r>
        </w:del>
        <w:r>
          <w:t xml:space="preserve">. </w:t>
        </w:r>
      </w:ins>
      <w:ins w:id="2099" w:author="Maximilian Schmitz" w:date="2015-06-17T20:38:00Z">
        <w:r w:rsidR="0098221C">
          <w:t>Verschiedene Farben symbolisieren verschiedene Typen von Variablen. Dadurch ist auch ein komplexes Blueprint übersichtlich gehalten.</w:t>
        </w:r>
      </w:ins>
    </w:p>
    <w:p w14:paraId="738B82FE" w14:textId="5FD1CA22" w:rsidR="0098221C" w:rsidRDefault="0098221C">
      <w:pPr>
        <w:rPr>
          <w:ins w:id="2100" w:author="Maximilian Schmitz" w:date="2015-06-17T20:43:00Z"/>
        </w:rPr>
        <w:pPrChange w:id="2101" w:author="Admin" w:date="2015-07-08T13:36:00Z">
          <w:pPr>
            <w:pStyle w:val="berschrift3"/>
          </w:pPr>
        </w:pPrChange>
      </w:pPr>
      <w:ins w:id="2102" w:author="Maximilian Schmitz" w:date="2015-06-17T20:44:00Z">
        <w:r>
          <w:t xml:space="preserve">In </w:t>
        </w:r>
      </w:ins>
      <w:ins w:id="2103" w:author="Maximilian Schmitz" w:date="2015-06-17T20:45:00Z">
        <w:r>
          <w:fldChar w:fldCharType="begin"/>
        </w:r>
        <w:r>
          <w:instrText xml:space="preserve"> REF _Ref422337232 \h </w:instrText>
        </w:r>
      </w:ins>
      <w:r w:rsidR="006A1F2A">
        <w:instrText xml:space="preserve"> \* MERGEFORMAT </w:instrText>
      </w:r>
      <w:r>
        <w:fldChar w:fldCharType="separate"/>
      </w:r>
      <w:ins w:id="2104" w:author="Maximilian Schmitz" w:date="2015-07-08T20:05:00Z">
        <w:r w:rsidR="00067648">
          <w:t xml:space="preserve">Abbildung </w:t>
        </w:r>
        <w:r w:rsidR="00067648">
          <w:rPr>
            <w:noProof/>
          </w:rPr>
          <w:t>6</w:t>
        </w:r>
      </w:ins>
      <w:ins w:id="2105" w:author="Maximilian Schmitz" w:date="2015-06-17T20:45:00Z">
        <w:r>
          <w:fldChar w:fldCharType="end"/>
        </w:r>
        <w:r>
          <w:t xml:space="preserve"> ist das Blueprint für die Torerkennung zu sehen. </w:t>
        </w:r>
        <w:r w:rsidR="00C74556">
          <w:t xml:space="preserve">Sobald sich ein Objekt innerhalb der Kollisionsbox des Tors befindet, wird geprüft, ob es sich um den Ball handelt. </w:t>
        </w:r>
      </w:ins>
      <w:ins w:id="2106" w:author="Maximilian Schmitz" w:date="2015-06-17T20:46:00Z">
        <w:r w:rsidR="00C74556">
          <w:t xml:space="preserve">Dann wird geprüft welches Team das Tor erzielt hat und die Durchführung eines </w:t>
        </w:r>
      </w:ins>
      <w:ins w:id="2107" w:author="Maximilian Schmitz" w:date="2015-06-17T20:47:00Z">
        <w:r w:rsidR="00C74556">
          <w:t>Anstoßes</w:t>
        </w:r>
      </w:ins>
      <w:ins w:id="2108" w:author="Maximilian Schmitz" w:date="2015-06-17T20:46:00Z">
        <w:r w:rsidR="00C74556">
          <w:t xml:space="preserve"> angestoßen.</w:t>
        </w:r>
      </w:ins>
    </w:p>
    <w:p w14:paraId="4A2D38F2" w14:textId="77777777" w:rsidR="0098221C" w:rsidRDefault="0098221C">
      <w:pPr>
        <w:keepNext/>
        <w:rPr>
          <w:ins w:id="2109" w:author="Maximilian Schmitz" w:date="2015-06-17T20:44:00Z"/>
        </w:rPr>
        <w:pPrChange w:id="2110" w:author="Admin" w:date="2015-07-08T13:36:00Z">
          <w:pPr/>
        </w:pPrChange>
      </w:pPr>
      <w:ins w:id="2111" w:author="Maximilian Schmitz" w:date="2015-06-17T20:43:00Z">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0210"/>
                      </a:xfrm>
                      <a:prstGeom prst="rect">
                        <a:avLst/>
                      </a:prstGeom>
                    </pic:spPr>
                  </pic:pic>
                </a:graphicData>
              </a:graphic>
            </wp:inline>
          </w:drawing>
        </w:r>
      </w:ins>
    </w:p>
    <w:p w14:paraId="43EE7142" w14:textId="77777777" w:rsidR="0098221C" w:rsidRDefault="0098221C">
      <w:pPr>
        <w:pStyle w:val="Beschriftung"/>
        <w:rPr>
          <w:ins w:id="2112" w:author="Maximilian Schmitz" w:date="2015-06-17T20:47:00Z"/>
        </w:rPr>
        <w:pPrChange w:id="2113" w:author="Admin" w:date="2015-07-08T13:36:00Z">
          <w:pPr>
            <w:pStyle w:val="berschrift3"/>
          </w:pPr>
        </w:pPrChange>
      </w:pPr>
      <w:bookmarkStart w:id="2114" w:name="_Ref422337232"/>
      <w:bookmarkStart w:id="2115" w:name="_Toc424149353"/>
      <w:ins w:id="2116" w:author="Maximilian Schmitz" w:date="2015-06-17T20:44:00Z">
        <w:r>
          <w:t xml:space="preserve">Abbildung </w:t>
        </w:r>
        <w:r>
          <w:fldChar w:fldCharType="begin"/>
        </w:r>
        <w:r>
          <w:instrText xml:space="preserve"> SEQ Abbildung \* ARABIC </w:instrText>
        </w:r>
      </w:ins>
      <w:r>
        <w:fldChar w:fldCharType="separate"/>
      </w:r>
      <w:ins w:id="2117" w:author="Maximilian Schmitz" w:date="2015-07-08T21:45:00Z">
        <w:r w:rsidR="00E63272">
          <w:rPr>
            <w:noProof/>
          </w:rPr>
          <w:t>6</w:t>
        </w:r>
      </w:ins>
      <w:ins w:id="2118" w:author="Maximilian Schmitz" w:date="2015-06-17T20:44:00Z">
        <w:r>
          <w:fldChar w:fldCharType="end"/>
        </w:r>
        <w:bookmarkEnd w:id="2114"/>
        <w:r>
          <w:t>: Blueprint für die Torerkennung</w:t>
        </w:r>
      </w:ins>
      <w:bookmarkEnd w:id="2115"/>
    </w:p>
    <w:p w14:paraId="2D7BC68C" w14:textId="77777777" w:rsidR="00C74556" w:rsidRDefault="00C74556">
      <w:pPr>
        <w:rPr>
          <w:ins w:id="2119" w:author="Maximilian Schmitz" w:date="2015-06-17T20:47:00Z"/>
        </w:rPr>
        <w:pPrChange w:id="2120" w:author="Admin" w:date="2015-07-08T13:36:00Z">
          <w:pPr>
            <w:pStyle w:val="berschrift3"/>
          </w:pPr>
        </w:pPrChange>
      </w:pPr>
    </w:p>
    <w:p w14:paraId="007CACF9" w14:textId="77777777" w:rsidR="00A75BD7" w:rsidRDefault="00C74556">
      <w:pPr>
        <w:rPr>
          <w:ins w:id="2121" w:author="Maximilian Schmitz" w:date="2015-06-18T10:34:00Z"/>
        </w:rPr>
        <w:pPrChange w:id="2122" w:author="Admin" w:date="2015-07-08T13:36:00Z">
          <w:pPr>
            <w:pStyle w:val="berschrift3"/>
          </w:pPr>
        </w:pPrChange>
      </w:pPr>
      <w:ins w:id="2123" w:author="Maximilian Schmitz" w:date="2015-06-17T20:51:00Z">
        <w:r>
          <w:t xml:space="preserve">Genauso sind weitere Funktionalitäten, die </w:t>
        </w:r>
      </w:ins>
      <w:ins w:id="2124" w:author="Maximilian Schmitz" w:date="2015-06-17T20:52:00Z">
        <w:r>
          <w:t>das Zurücksetzen des Balls nach Ablauf eines Timer</w:t>
        </w:r>
      </w:ins>
      <w:ins w:id="2125" w:author="Maximilian Schmitz" w:date="2015-06-17T20:53:00Z">
        <w:r>
          <w:t>s</w:t>
        </w:r>
      </w:ins>
      <w:ins w:id="2126" w:author="Maximilian Schmitz" w:date="2015-06-17T20:52:00Z">
        <w:r>
          <w:t xml:space="preserve"> von 10 Sekunden </w:t>
        </w:r>
      </w:ins>
      <w:ins w:id="2127" w:author="Maximilian Schmitz" w:date="2015-06-17T20:53:00Z">
        <w:r>
          <w:t>oder die Messung der Spie</w:t>
        </w:r>
        <w:r w:rsidR="00922210">
          <w:t>lzeit in Blueprints realisiert.</w:t>
        </w:r>
      </w:ins>
    </w:p>
    <w:p w14:paraId="4A048434" w14:textId="77777777" w:rsidR="00922210" w:rsidRDefault="00922210">
      <w:pPr>
        <w:rPr>
          <w:ins w:id="2128" w:author="Maximilian Schmitz" w:date="2015-06-18T10:31:00Z"/>
        </w:rPr>
        <w:pPrChange w:id="2129" w:author="Admin" w:date="2015-07-08T13:36:00Z">
          <w:pPr>
            <w:pStyle w:val="berschrift3"/>
          </w:pPr>
        </w:pPrChange>
      </w:pPr>
    </w:p>
    <w:p w14:paraId="2A509E21" w14:textId="77777777" w:rsidR="00922210" w:rsidRDefault="00922210">
      <w:pPr>
        <w:rPr>
          <w:ins w:id="2130" w:author="Maximilian Schmitz" w:date="2015-06-18T10:35:00Z"/>
        </w:rPr>
        <w:pPrChange w:id="2131" w:author="Admin" w:date="2015-07-08T13:36:00Z">
          <w:pPr>
            <w:pStyle w:val="berschrift3"/>
          </w:pPr>
        </w:pPrChange>
      </w:pPr>
      <w:ins w:id="2132" w:author="Maximilian Schmitz" w:date="2015-06-18T10:31:00Z">
        <w:r>
          <w:t xml:space="preserve">Die Konfiguration des Spiels wird </w:t>
        </w:r>
      </w:ins>
      <w:ins w:id="2133" w:author="Maximilian Schmitz" w:date="2015-06-18T10:32:00Z">
        <w:r>
          <w:t xml:space="preserve">aus der Datei </w:t>
        </w:r>
      </w:ins>
      <w:ins w:id="2134" w:author="Maximilian Schmitz" w:date="2015-06-18T10:34:00Z">
        <w:r>
          <w:t xml:space="preserve">„Teams.xml“ eingelesen. Darin ist spezifiziert aus welchen XML-Dateien die </w:t>
        </w:r>
      </w:ins>
      <w:ins w:id="2135" w:author="Maximilian Schmitz" w:date="2015-06-18T10:35:00Z">
        <w:r>
          <w:t>Konfiguration</w:t>
        </w:r>
      </w:ins>
      <w:ins w:id="2136" w:author="Maximilian Schmitz" w:date="2015-06-18T10:34:00Z">
        <w:r>
          <w:t xml:space="preserve"> der beiden Teams gelesen werden soll. </w:t>
        </w:r>
      </w:ins>
      <w:ins w:id="2137" w:author="Maximilian Schmitz" w:date="2015-06-18T10:35:00Z">
        <w:r>
          <w:t>Außerdem wird hier die Spieldauer für ein Spiel festgelegt.</w:t>
        </w:r>
      </w:ins>
    </w:p>
    <w:p w14:paraId="71CF11C1" w14:textId="6DFCF1DE" w:rsidR="00922210" w:rsidRDefault="00922210">
      <w:pPr>
        <w:rPr>
          <w:ins w:id="2138" w:author="Maximilian Schmitz" w:date="2015-06-18T10:37:00Z"/>
        </w:rPr>
        <w:pPrChange w:id="2139" w:author="Admin" w:date="2015-07-08T13:36:00Z">
          <w:pPr>
            <w:pStyle w:val="berschrift3"/>
          </w:pPr>
        </w:pPrChange>
      </w:pPr>
      <w:ins w:id="2140" w:author="Maximilian Schmitz" w:date="2015-06-18T10:36:00Z">
        <w:r>
          <w:t xml:space="preserve">In den Konfigurationsdateien der einzelnen Teams </w:t>
        </w:r>
      </w:ins>
      <w:ins w:id="2141" w:author="Maximilian Schmitz" w:date="2015-06-18T10:37:00Z">
        <w:r w:rsidR="00462BD4">
          <w:t>werden</w:t>
        </w:r>
      </w:ins>
      <w:ins w:id="2142" w:author="Maximilian Schmitz" w:date="2015-06-18T10:36:00Z">
        <w:r w:rsidR="00462BD4">
          <w:t xml:space="preserve"> für jeden Spieler ein KI-Skript, ein Name und die Startposition angegeben.</w:t>
        </w:r>
      </w:ins>
      <w:ins w:id="2143" w:author="Maximilian Schmitz" w:date="2015-06-18T10:38:00Z">
        <w:r w:rsidR="00462BD4">
          <w:t xml:space="preserve"> </w:t>
        </w:r>
        <w:del w:id="2144" w:author="Admin" w:date="2015-07-06T14:29:00Z">
          <w:r w:rsidR="00462BD4" w:rsidDel="00373351">
            <w:fldChar w:fldCharType="begin"/>
          </w:r>
          <w:r w:rsidR="00462BD4" w:rsidDel="00373351">
            <w:delInstrText xml:space="preserve"> REF _Ref422166503 \h </w:delInstrText>
          </w:r>
        </w:del>
      </w:ins>
      <w:r w:rsidR="006A1F2A">
        <w:instrText xml:space="preserve"> \* MERGEFORMAT </w:instrText>
      </w:r>
      <w:del w:id="2145" w:author="Admin" w:date="2015-07-06T14:29:00Z">
        <w:r w:rsidR="00462BD4" w:rsidDel="00373351">
          <w:fldChar w:fldCharType="separate"/>
        </w:r>
      </w:del>
      <w:ins w:id="2146" w:author="Maximilian Schmitz" w:date="2015-06-19T09:20:00Z">
        <w:del w:id="2147" w:author="Admin" w:date="2015-07-06T14:29:00Z">
          <w:r w:rsidR="00867956" w:rsidDel="00373351">
            <w:delText xml:space="preserve">Abbildung </w:delText>
          </w:r>
          <w:r w:rsidR="00867956" w:rsidDel="00373351">
            <w:rPr>
              <w:noProof/>
            </w:rPr>
            <w:delText>1</w:delText>
          </w:r>
        </w:del>
      </w:ins>
      <w:del w:id="2148" w:author="Admin" w:date="2015-07-06T14:29:00Z">
        <w:r w:rsidR="00462BD4" w:rsidDel="00373351">
          <w:fldChar w:fldCharType="end"/>
        </w:r>
      </w:del>
      <w:ins w:id="2149" w:author="Maximilian Schmitz" w:date="2015-06-18T10:38:00Z">
        <w:r w:rsidR="00462BD4">
          <w:fldChar w:fldCharType="begin"/>
        </w:r>
        <w:r w:rsidR="00462BD4">
          <w:instrText xml:space="preserve"> REF _Ref422387246 \h </w:instrText>
        </w:r>
      </w:ins>
      <w:r w:rsidR="006A1F2A">
        <w:instrText xml:space="preserve"> \* MERGEFORMAT </w:instrText>
      </w:r>
      <w:r w:rsidR="00462BD4">
        <w:fldChar w:fldCharType="separate"/>
      </w:r>
      <w:ins w:id="2150" w:author="Maximilian Schmitz" w:date="2015-07-08T20:05:00Z">
        <w:r w:rsidR="00067648">
          <w:t xml:space="preserve">Abbildung </w:t>
        </w:r>
        <w:r w:rsidR="00067648">
          <w:rPr>
            <w:noProof/>
          </w:rPr>
          <w:t>7</w:t>
        </w:r>
      </w:ins>
      <w:ins w:id="2151" w:author="Maximilian Schmitz" w:date="2015-06-18T10:38:00Z">
        <w:r w:rsidR="00462BD4">
          <w:fldChar w:fldCharType="end"/>
        </w:r>
        <w:r w:rsidR="00462BD4">
          <w:t xml:space="preserve"> zeigt eine solche </w:t>
        </w:r>
        <w:del w:id="2152" w:author="Admin" w:date="2015-07-06T14:30:00Z">
          <w:r w:rsidR="00462BD4" w:rsidDel="00373351">
            <w:delText>Datei</w:delText>
          </w:r>
        </w:del>
      </w:ins>
      <w:ins w:id="2153" w:author="Admin" w:date="2015-07-06T14:30:00Z">
        <w:r w:rsidR="00373351">
          <w:t>Teamkonfiguration</w:t>
        </w:r>
      </w:ins>
      <w:ins w:id="2154" w:author="Maximilian Schmitz" w:date="2015-06-18T10:38:00Z">
        <w:r w:rsidR="00462BD4">
          <w:t>.</w:t>
        </w:r>
      </w:ins>
    </w:p>
    <w:p w14:paraId="2FE91B0A" w14:textId="77777777" w:rsidR="00462BD4" w:rsidRDefault="00462BD4">
      <w:pPr>
        <w:rPr>
          <w:ins w:id="2155" w:author="Maximilian Schmitz" w:date="2015-06-18T10:37:00Z"/>
        </w:rPr>
        <w:pPrChange w:id="2156" w:author="Admin" w:date="2015-07-08T13:36:00Z">
          <w:pPr>
            <w:pStyle w:val="berschrift3"/>
          </w:pPr>
        </w:pPrChange>
      </w:pPr>
    </w:p>
    <w:p w14:paraId="1CBF2747" w14:textId="77777777" w:rsidR="00462BD4" w:rsidRDefault="00462BD4">
      <w:pPr>
        <w:keepNext/>
        <w:rPr>
          <w:ins w:id="2157" w:author="Maximilian Schmitz" w:date="2015-06-18T10:38:00Z"/>
        </w:rPr>
        <w:pPrChange w:id="2158" w:author="Admin" w:date="2015-07-08T13:36:00Z">
          <w:pPr/>
        </w:pPrChange>
      </w:pPr>
      <w:ins w:id="2159" w:author="Maximilian Schmitz" w:date="2015-06-18T10:37:00Z">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46580"/>
                      </a:xfrm>
                      <a:prstGeom prst="rect">
                        <a:avLst/>
                      </a:prstGeom>
                    </pic:spPr>
                  </pic:pic>
                </a:graphicData>
              </a:graphic>
            </wp:inline>
          </w:drawing>
        </w:r>
      </w:ins>
    </w:p>
    <w:p w14:paraId="6C527DB2" w14:textId="77777777" w:rsidR="00462BD4" w:rsidRDefault="00462BD4">
      <w:pPr>
        <w:pStyle w:val="Beschriftung"/>
        <w:rPr>
          <w:ins w:id="2160" w:author="Maximilian Schmitz" w:date="2015-06-18T10:38:00Z"/>
        </w:rPr>
        <w:pPrChange w:id="2161" w:author="Admin" w:date="2015-07-08T13:36:00Z">
          <w:pPr>
            <w:pStyle w:val="berschrift3"/>
          </w:pPr>
        </w:pPrChange>
      </w:pPr>
      <w:bookmarkStart w:id="2162" w:name="_Ref422387246"/>
      <w:bookmarkStart w:id="2163" w:name="_Toc424149354"/>
      <w:ins w:id="2164" w:author="Maximilian Schmitz" w:date="2015-06-18T10:38:00Z">
        <w:r>
          <w:t xml:space="preserve">Abbildung </w:t>
        </w:r>
        <w:r>
          <w:fldChar w:fldCharType="begin"/>
        </w:r>
        <w:r>
          <w:instrText xml:space="preserve"> SEQ Abbildung \* ARABIC </w:instrText>
        </w:r>
      </w:ins>
      <w:r>
        <w:fldChar w:fldCharType="separate"/>
      </w:r>
      <w:ins w:id="2165" w:author="Maximilian Schmitz" w:date="2015-07-08T21:45:00Z">
        <w:r w:rsidR="00E63272">
          <w:rPr>
            <w:noProof/>
          </w:rPr>
          <w:t>7</w:t>
        </w:r>
      </w:ins>
      <w:ins w:id="2166" w:author="Maximilian Schmitz" w:date="2015-06-18T10:38:00Z">
        <w:r>
          <w:fldChar w:fldCharType="end"/>
        </w:r>
        <w:bookmarkEnd w:id="2162"/>
        <w:r>
          <w:t>: Konfiguration eines Teams</w:t>
        </w:r>
        <w:bookmarkEnd w:id="2163"/>
      </w:ins>
    </w:p>
    <w:p w14:paraId="33AD0AA1" w14:textId="3FD8F8E5" w:rsidR="00462BD4" w:rsidRPr="00EC6D6C" w:rsidRDefault="00462BD4">
      <w:pPr>
        <w:rPr>
          <w:ins w:id="2167" w:author="Maximilian Schmitz" w:date="2015-06-17T20:53:00Z"/>
        </w:rPr>
        <w:pPrChange w:id="2168" w:author="Admin" w:date="2015-07-08T13:36:00Z">
          <w:pPr>
            <w:pStyle w:val="berschrift3"/>
          </w:pPr>
        </w:pPrChange>
      </w:pPr>
      <w:ins w:id="2169" w:author="Maximilian Schmitz" w:date="2015-06-18T10:39:00Z">
        <w:r>
          <w:t xml:space="preserve">Das Auslesen der XML-Dateien erfolgt über einen in C++ realisierten Parser beim Starten des Programms. </w:t>
        </w:r>
      </w:ins>
      <w:ins w:id="2170" w:author="Maximilian Schmitz" w:date="2015-06-18T10:41:00Z">
        <w:r>
          <w:t xml:space="preserve">Die Konfiguration über XML-Dateien ist sinnvoll, da XML auch von Menschen gut </w:t>
        </w:r>
        <w:del w:id="2171" w:author="Admin" w:date="2015-07-06T14:30:00Z">
          <w:r w:rsidDel="00373351">
            <w:delText>gelesen</w:delText>
          </w:r>
        </w:del>
      </w:ins>
      <w:ins w:id="2172" w:author="Admin" w:date="2015-07-06T14:30:00Z">
        <w:r w:rsidR="00373351">
          <w:t>bearbeitet</w:t>
        </w:r>
      </w:ins>
      <w:ins w:id="2173" w:author="Maximilian Schmitz" w:date="2015-06-18T10:41:00Z">
        <w:r>
          <w:t xml:space="preserve"> werden kann und weit verbreitet ist. Es wird ermöglicht, dass bei der Erstellung der künstlichen Intelligenzen für jeden Spieler eine spezielle Version erstellt werden kann. </w:t>
        </w:r>
      </w:ins>
      <w:ins w:id="2174" w:author="Maximilian Schmitz" w:date="2015-06-18T10:42:00Z">
        <w:r>
          <w:t>Außerdem hat der Anwender die Möglichkeit eine eigene Formation zu konfigurieren, ohne Änderungen am Quellcode vornehmen zu müssen.</w:t>
        </w:r>
      </w:ins>
    </w:p>
    <w:p w14:paraId="107D8ACC" w14:textId="77777777" w:rsidR="00C74556" w:rsidRDefault="00C74556">
      <w:pPr>
        <w:rPr>
          <w:ins w:id="2175" w:author="Maximilian Schmitz" w:date="2015-06-17T20:54:00Z"/>
        </w:rPr>
        <w:pPrChange w:id="2176" w:author="Admin" w:date="2015-07-08T13:36:00Z">
          <w:pPr>
            <w:pStyle w:val="berschrift3"/>
          </w:pPr>
        </w:pPrChange>
      </w:pPr>
    </w:p>
    <w:p w14:paraId="3B427273" w14:textId="77777777" w:rsidR="00C74556" w:rsidRDefault="00C74556">
      <w:pPr>
        <w:rPr>
          <w:ins w:id="2177" w:author="Maximilian Schmitz" w:date="2015-07-08T16:13:00Z"/>
        </w:rPr>
        <w:pPrChange w:id="2178" w:author="Admin" w:date="2015-07-08T13:36:00Z">
          <w:pPr>
            <w:pStyle w:val="berschrift3"/>
          </w:pPr>
        </w:pPrChange>
      </w:pPr>
      <w:ins w:id="2179" w:author="Maximilian Schmitz" w:date="2015-06-17T20:54:00Z">
        <w:r>
          <w:t xml:space="preserve">Im Bereich der Regelimplementierung gibt es noch einige Möglichkeiten zur Erweiterung. </w:t>
        </w:r>
      </w:ins>
      <w:ins w:id="2180" w:author="Maximilian Schmitz" w:date="2015-06-17T20:55:00Z">
        <w:r>
          <w:t xml:space="preserve">Beispielsweise </w:t>
        </w:r>
        <w:r w:rsidR="00AF56BA">
          <w:t xml:space="preserve">fehlt die Erkennung der Abseitsregel oder die Erkennung von Fouls. Wobei hier </w:t>
        </w:r>
      </w:ins>
      <w:ins w:id="2181" w:author="Maximilian Schmitz" w:date="2015-06-17T20:56:00Z">
        <w:r w:rsidR="00AF56BA">
          <w:t xml:space="preserve">vor allem die Erkennung desjenigen Spielers, der ein Foul begeht schwierig zu lösen ist. </w:t>
        </w:r>
      </w:ins>
      <w:ins w:id="2182" w:author="Maximilian Schmitz" w:date="2015-06-17T20:57:00Z">
        <w:r w:rsidR="00AF56BA">
          <w:t>Ebenfalls fehlen die oben angesprochenen Seiten- und Toraus Erkennung mit dazugehörigem Einwurf beziehungsweise Eckball.</w:t>
        </w:r>
      </w:ins>
    </w:p>
    <w:p w14:paraId="1F166305" w14:textId="77777777" w:rsidR="008F4565" w:rsidRPr="00EC6D6C" w:rsidRDefault="008F4565">
      <w:pPr>
        <w:rPr>
          <w:ins w:id="2183" w:author="Maximilian Schmitz" w:date="2015-06-17T15:00:00Z"/>
        </w:rPr>
        <w:pPrChange w:id="2184" w:author="Admin" w:date="2015-07-08T13:36:00Z">
          <w:pPr>
            <w:pStyle w:val="berschrift3"/>
          </w:pPr>
        </w:pPrChange>
      </w:pPr>
    </w:p>
    <w:p w14:paraId="7F2D8469" w14:textId="77777777" w:rsidR="006179F5" w:rsidRDefault="006179F5">
      <w:pPr>
        <w:pStyle w:val="berschrift3"/>
        <w:rPr>
          <w:ins w:id="2185" w:author="Maximilian Schmitz" w:date="2015-06-18T20:28:00Z"/>
        </w:rPr>
      </w:pPr>
      <w:bookmarkStart w:id="2186" w:name="_Toc424149336"/>
      <w:ins w:id="2187" w:author="Maximilian Schmitz" w:date="2015-06-17T15:00:00Z">
        <w:r>
          <w:t>Spielerimplementierung</w:t>
        </w:r>
      </w:ins>
      <w:bookmarkEnd w:id="2186"/>
    </w:p>
    <w:p w14:paraId="103D99CC" w14:textId="77777777" w:rsidR="00F908E2" w:rsidRPr="00321258" w:rsidRDefault="00F908E2">
      <w:pPr>
        <w:rPr>
          <w:ins w:id="2188" w:author="Maximilian Schmitz" w:date="2015-06-17T20:54:00Z"/>
        </w:rPr>
        <w:pPrChange w:id="2189" w:author="Admin" w:date="2015-07-08T13:36:00Z">
          <w:pPr>
            <w:pStyle w:val="berschrift3"/>
          </w:pPr>
        </w:pPrChange>
      </w:pPr>
      <w:ins w:id="2190" w:author="Maximilian Schmitz" w:date="2015-06-18T20:28:00Z">
        <w:r>
          <w:t xml:space="preserve">In diesem Unterkapitel wird die Umsetzung des menschlichen Fußballspielers in der Simulation beschrieben. </w:t>
        </w:r>
      </w:ins>
      <w:ins w:id="2191" w:author="Maximilian Schmitz" w:date="2015-06-18T20:29:00Z">
        <w:r>
          <w:t>Daraus gehen einige Funktionen hervor, die der simulierte Spieler besitzt. Diese sind in geringerem Umfang als die Möglichkeiten, die ein echter Fußballspieler hat.</w:t>
        </w:r>
      </w:ins>
    </w:p>
    <w:p w14:paraId="2641DF15" w14:textId="77777777" w:rsidR="00C74556" w:rsidRDefault="007D3074">
      <w:pPr>
        <w:rPr>
          <w:ins w:id="2192" w:author="Maximilian Schmitz" w:date="2015-06-18T10:29:00Z"/>
        </w:rPr>
        <w:pPrChange w:id="2193" w:author="Admin" w:date="2015-07-08T13:36:00Z">
          <w:pPr>
            <w:pStyle w:val="berschrift3"/>
          </w:pPr>
        </w:pPrChange>
      </w:pPr>
      <w:ins w:id="2194" w:author="Maximilian Schmitz" w:date="2015-06-18T10:27:00Z">
        <w:r>
          <w:lastRenderedPageBreak/>
          <w:t xml:space="preserve">Die Implementierung der Funktionen des Spielers ist zum großen Teil im C++ Code vorgenommen. </w:t>
        </w:r>
      </w:ins>
      <w:ins w:id="2195" w:author="Maximilian Schmitz" w:date="2015-06-18T10:29:00Z">
        <w:r>
          <w:t>Kleine Teile sind wie die Implementierung der Spielregeln im Blueprint umgesetzt.</w:t>
        </w:r>
      </w:ins>
    </w:p>
    <w:p w14:paraId="4817F668" w14:textId="77777777" w:rsidR="007D3074" w:rsidRDefault="007D3074">
      <w:pPr>
        <w:rPr>
          <w:ins w:id="2196" w:author="Maximilian Schmitz" w:date="2015-06-18T10:31:00Z"/>
        </w:rPr>
        <w:pPrChange w:id="2197" w:author="Admin" w:date="2015-07-08T13:36:00Z">
          <w:pPr>
            <w:pStyle w:val="berschrift3"/>
            <w:numPr>
              <w:numId w:val="23"/>
            </w:numPr>
          </w:pPr>
        </w:pPrChange>
      </w:pPr>
      <w:ins w:id="2198" w:author="Maximilian Schmitz" w:date="2015-06-18T10:30:00Z">
        <w:r>
          <w:t xml:space="preserve">Die hier beschriebenen Spielerfunktionalitäten können über die </w:t>
        </w:r>
      </w:ins>
      <w:ins w:id="2199" w:author="Maximilian Schmitz" w:date="2015-06-18T10:31:00Z">
        <w:r>
          <w:t>Skriptschnittstelle</w:t>
        </w:r>
      </w:ins>
    </w:p>
    <w:p w14:paraId="5A54BC16" w14:textId="77777777" w:rsidR="007D3074" w:rsidRDefault="007D3074">
      <w:pPr>
        <w:rPr>
          <w:ins w:id="2200" w:author="Maximilian Schmitz" w:date="2015-06-18T10:44:00Z"/>
        </w:rPr>
        <w:pPrChange w:id="2201" w:author="Admin" w:date="2015-07-08T13:36:00Z">
          <w:pPr>
            <w:pStyle w:val="berschrift3"/>
          </w:pPr>
        </w:pPrChange>
      </w:pPr>
      <w:ins w:id="2202" w:author="Maximilian Schmitz" w:date="2015-06-18T10:30:00Z">
        <w:r>
          <w:t xml:space="preserve">durch </w:t>
        </w:r>
      </w:ins>
      <w:ins w:id="2203" w:author="Maximilian Schmitz" w:date="2015-06-18T10:31:00Z">
        <w:r>
          <w:t>die künstliche Intelligenz aufgerufen werden.</w:t>
        </w:r>
      </w:ins>
    </w:p>
    <w:p w14:paraId="7FC07CB1" w14:textId="77777777" w:rsidR="00AF627C" w:rsidRDefault="00AF627C">
      <w:pPr>
        <w:rPr>
          <w:ins w:id="2204" w:author="Maximilian Schmitz" w:date="2015-06-18T10:44:00Z"/>
        </w:rPr>
        <w:pPrChange w:id="2205" w:author="Admin" w:date="2015-07-08T13:36:00Z">
          <w:pPr>
            <w:pStyle w:val="berschrift3"/>
          </w:pPr>
        </w:pPrChange>
      </w:pPr>
    </w:p>
    <w:p w14:paraId="722B5305" w14:textId="77777777" w:rsidR="00C5179B" w:rsidRDefault="00AF627C">
      <w:pPr>
        <w:rPr>
          <w:ins w:id="2206" w:author="Maximilian Schmitz" w:date="2015-07-06T18:04:00Z"/>
        </w:rPr>
        <w:pPrChange w:id="2207" w:author="Admin" w:date="2015-07-08T13:36:00Z">
          <w:pPr>
            <w:pStyle w:val="berschrift3"/>
          </w:pPr>
        </w:pPrChange>
      </w:pPr>
      <w:ins w:id="2208" w:author="Maximilian Schmitz" w:date="2015-06-18T10:44:00Z">
        <w:r>
          <w:t>Die im Blueprint umgesetzten Funktionen</w:t>
        </w:r>
      </w:ins>
      <w:ins w:id="2209" w:author="Maximilian Schmitz" w:date="2015-06-18T10:49:00Z">
        <w:r w:rsidR="00FC3779">
          <w:t xml:space="preserve"> sind das Annehmen des Balls, die Erkennung, ob der Spieler den Ball hat und die Bewegung zu einer bestimmten Position. </w:t>
        </w:r>
      </w:ins>
      <w:ins w:id="2210" w:author="Maximilian Schmitz" w:date="2015-06-18T10:50:00Z">
        <w:r w:rsidR="00FC3779">
          <w:t xml:space="preserve">Diese Funktionalitäten sind nicht im C++ Code umgesetzt, da sich die Umsetzung hier deutlich komplizierter gestaltet hätte als im Blueprint. </w:t>
        </w:r>
      </w:ins>
      <w:ins w:id="2211" w:author="Maximilian Schmitz" w:date="2015-06-18T10:51:00Z">
        <w:r w:rsidR="00FC3779">
          <w:t xml:space="preserve">Das liegt vor allem daran, dass auf Objekte zugegriffen werden muss, die innerhalb des verwendeten Basisspielers der Unreal Engine 4 liegen. </w:t>
        </w:r>
      </w:ins>
      <w:ins w:id="2212" w:author="Maximilian Schmitz" w:date="2015-06-18T10:53:00Z">
        <w:r w:rsidR="00FC3779">
          <w:t>Der Zugriff darauf ist im Blueprint deutlich einfacher gestaltet. Die Blueprint-Funktionen werden durch Events, die von Funktionen im C++ Code gesendet werden, aufgerufen.</w:t>
        </w:r>
      </w:ins>
      <w:ins w:id="2213" w:author="Maximilian Schmitz" w:date="2015-07-06T18:02:00Z">
        <w:r w:rsidR="00C5179B">
          <w:t xml:space="preserve"> Für die Ausführung des Spiels macht es keinen Unterschied, ob die Funktionen nativ im C++ Code oder im Blueprint implementiert sind. Die Blueprints werden genau wie der C++ Code </w:t>
        </w:r>
      </w:ins>
      <w:ins w:id="2214" w:author="Maximilian Schmitz" w:date="2015-07-06T18:03:00Z">
        <w:r w:rsidR="00C5179B">
          <w:t xml:space="preserve">kompiliert. Durch diese Übersetzung in Machinencode </w:t>
        </w:r>
      </w:ins>
      <w:ins w:id="2215" w:author="Maximilian Schmitz" w:date="2015-07-06T18:04:00Z">
        <w:r w:rsidR="00C5179B">
          <w:t>bestehen keinerlei Unterschiede in der Ausführungsgeschwindigkeit wie es bei einer interpretierten Sprache möglich wäre.</w:t>
        </w:r>
      </w:ins>
    </w:p>
    <w:p w14:paraId="167C974D" w14:textId="1BD7C411" w:rsidR="00AF627C" w:rsidRPr="00EC6D6C" w:rsidRDefault="00FC3779">
      <w:pPr>
        <w:rPr>
          <w:ins w:id="2216" w:author="Maximilian Schmitz" w:date="2015-06-17T15:00:00Z"/>
        </w:rPr>
        <w:pPrChange w:id="2217" w:author="Admin" w:date="2015-07-08T13:36:00Z">
          <w:pPr>
            <w:pStyle w:val="berschrift3"/>
          </w:pPr>
        </w:pPrChange>
      </w:pPr>
      <w:ins w:id="2218" w:author="Maximilian Schmitz" w:date="2015-06-18T10:53:00Z">
        <w:r>
          <w:t xml:space="preserve"> </w:t>
        </w:r>
      </w:ins>
      <w:ins w:id="2219" w:author="Maximilian Schmitz" w:date="2015-06-18T10:54:00Z">
        <w:r>
          <w:t xml:space="preserve">In </w:t>
        </w:r>
        <w:r>
          <w:fldChar w:fldCharType="begin"/>
        </w:r>
        <w:r>
          <w:instrText xml:space="preserve"> REF _Ref422388188 \h </w:instrText>
        </w:r>
      </w:ins>
      <w:r w:rsidR="006A1F2A">
        <w:instrText xml:space="preserve"> \* MERGEFORMAT </w:instrText>
      </w:r>
      <w:r>
        <w:fldChar w:fldCharType="separate"/>
      </w:r>
      <w:ins w:id="2220" w:author="Maximilian Schmitz" w:date="2015-07-08T20:05:00Z">
        <w:r w:rsidR="00067648">
          <w:t xml:space="preserve">Abbildung </w:t>
        </w:r>
        <w:r w:rsidR="00067648">
          <w:rPr>
            <w:noProof/>
          </w:rPr>
          <w:t>8</w:t>
        </w:r>
      </w:ins>
      <w:ins w:id="2221" w:author="Maximilian Schmitz" w:date="2015-06-18T10:54:00Z">
        <w:r>
          <w:fldChar w:fldCharType="end"/>
        </w:r>
        <w:r>
          <w:t xml:space="preserve"> sind Teile der umgesetzten Funktionalitäten zu sehen. Es ist zu erkennen, dass diese Funktionen relativ klein sind. </w:t>
        </w:r>
      </w:ins>
      <w:ins w:id="2222" w:author="Maximilian Schmitz" w:date="2015-06-18T10:55:00Z">
        <w:r>
          <w:t>Eine Entsprechung im C++ Code wäre viel größer.</w:t>
        </w:r>
      </w:ins>
    </w:p>
    <w:p w14:paraId="44C52855" w14:textId="77777777" w:rsidR="00915AB6" w:rsidRDefault="00915AB6">
      <w:pPr>
        <w:keepNext/>
        <w:rPr>
          <w:ins w:id="2223" w:author="Maximilian Schmitz" w:date="2015-06-17T19:44:00Z"/>
        </w:rPr>
        <w:pPrChange w:id="2224" w:author="Admin" w:date="2015-07-08T13:36:00Z">
          <w:pPr/>
        </w:pPrChange>
      </w:pPr>
      <w:ins w:id="2225" w:author="Maximilian Schmitz" w:date="2015-06-17T19:44:00Z">
        <w:r w:rsidRPr="00915AB6">
          <w:rPr>
            <w:noProof/>
          </w:rPr>
          <w:lastRenderedPageBreak/>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14:paraId="5AA92A08" w14:textId="77777777" w:rsidR="006179F5" w:rsidRDefault="00915AB6">
      <w:pPr>
        <w:pStyle w:val="Beschriftung"/>
        <w:rPr>
          <w:ins w:id="2226" w:author="Maximilian Schmitz" w:date="2015-06-18T10:55:00Z"/>
        </w:rPr>
        <w:pPrChange w:id="2227" w:author="Admin" w:date="2015-07-08T13:36:00Z">
          <w:pPr>
            <w:pStyle w:val="berschrift3"/>
          </w:pPr>
        </w:pPrChange>
      </w:pPr>
      <w:bookmarkStart w:id="2228" w:name="_Ref422388188"/>
      <w:bookmarkStart w:id="2229" w:name="_Toc424149355"/>
      <w:ins w:id="2230" w:author="Maximilian Schmitz" w:date="2015-06-17T19:44:00Z">
        <w:r>
          <w:t xml:space="preserve">Abbildung </w:t>
        </w:r>
        <w:r>
          <w:fldChar w:fldCharType="begin"/>
        </w:r>
        <w:r>
          <w:instrText xml:space="preserve"> SEQ Abbildung \* ARABIC </w:instrText>
        </w:r>
      </w:ins>
      <w:r>
        <w:fldChar w:fldCharType="separate"/>
      </w:r>
      <w:ins w:id="2231" w:author="Maximilian Schmitz" w:date="2015-07-08T21:45:00Z">
        <w:r w:rsidR="00E63272">
          <w:rPr>
            <w:noProof/>
          </w:rPr>
          <w:t>8</w:t>
        </w:r>
      </w:ins>
      <w:ins w:id="2232" w:author="Maximilian Schmitz" w:date="2015-06-17T19:44:00Z">
        <w:r>
          <w:fldChar w:fldCharType="end"/>
        </w:r>
        <w:bookmarkEnd w:id="2228"/>
        <w:r>
          <w:t>: Blueprint-Funktionen des Spielers</w:t>
        </w:r>
      </w:ins>
      <w:bookmarkEnd w:id="2229"/>
    </w:p>
    <w:p w14:paraId="26BE56FD" w14:textId="77777777" w:rsidR="00467292" w:rsidRDefault="00467292">
      <w:pPr>
        <w:rPr>
          <w:ins w:id="2233" w:author="Maximilian Schmitz" w:date="2015-06-18T10:55:00Z"/>
        </w:rPr>
        <w:pPrChange w:id="2234" w:author="Admin" w:date="2015-07-08T13:36:00Z">
          <w:pPr>
            <w:pStyle w:val="berschrift3"/>
          </w:pPr>
        </w:pPrChange>
      </w:pPr>
    </w:p>
    <w:p w14:paraId="6F1BF8D5" w14:textId="77777777" w:rsidR="00E818EB" w:rsidRDefault="00A847DF">
      <w:pPr>
        <w:rPr>
          <w:ins w:id="2235" w:author="Maximilian Schmitz" w:date="2015-06-18T20:02:00Z"/>
        </w:rPr>
        <w:pPrChange w:id="2236" w:author="Admin" w:date="2015-07-08T13:36:00Z">
          <w:pPr>
            <w:pStyle w:val="berschrift3"/>
          </w:pPr>
        </w:pPrChange>
      </w:pPr>
      <w:ins w:id="2237" w:author="Maximilian Schmitz" w:date="2015-06-18T15:40:00Z">
        <w:r>
          <w:t xml:space="preserve">Die weiteren Funktionen des Spielers sind direkt im C++ Code entwickelt. </w:t>
        </w:r>
      </w:ins>
      <w:ins w:id="2238" w:author="Maximilian Schmitz" w:date="2015-06-18T15:41:00Z">
        <w:r>
          <w:t>Diese finden sich</w:t>
        </w:r>
        <w:r w:rsidR="00E818EB">
          <w:t xml:space="preserve"> alle in der Datei „robot.cpp“.</w:t>
        </w:r>
      </w:ins>
    </w:p>
    <w:p w14:paraId="1F25E3D0" w14:textId="77777777" w:rsidR="00270303" w:rsidRDefault="00270303">
      <w:pPr>
        <w:rPr>
          <w:ins w:id="2239" w:author="Maximilian Schmitz" w:date="2015-06-18T19:43:00Z"/>
        </w:rPr>
        <w:pPrChange w:id="2240" w:author="Admin" w:date="2015-07-08T13:36:00Z">
          <w:pPr>
            <w:pStyle w:val="berschrift3"/>
          </w:pPr>
        </w:pPrChange>
      </w:pPr>
    </w:p>
    <w:p w14:paraId="0BA173B7" w14:textId="77777777" w:rsidR="00E818EB" w:rsidRDefault="00E818EB">
      <w:pPr>
        <w:rPr>
          <w:ins w:id="2241" w:author="Maximilian Schmitz" w:date="2015-06-18T19:46:00Z"/>
        </w:rPr>
        <w:pPrChange w:id="2242" w:author="Admin" w:date="2015-07-08T13:36:00Z">
          <w:pPr>
            <w:pStyle w:val="berschrift3"/>
          </w:pPr>
        </w:pPrChange>
      </w:pPr>
      <w:ins w:id="2243"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2244" w:author="Maximilian Schmitz" w:date="2015-06-18T19:44:00Z">
        <w:r>
          <w:t xml:space="preserve"> Für diese Funktion werden im C++ Code Berechnungen für die Geschwindigkeit und die Rotation in Bewegungsrichtung durchgeführt.</w:t>
        </w:r>
      </w:ins>
      <w:ins w:id="2245" w:author="Maximilian Schmitz" w:date="2015-06-18T19:46:00Z">
        <w:r>
          <w:t xml:space="preserve"> Mit diesen Werten wird dann die Bewegungsfunktion im Blueprint aufgerufen.</w:t>
        </w:r>
      </w:ins>
    </w:p>
    <w:p w14:paraId="4BE0DC17" w14:textId="77777777" w:rsidR="00E818EB" w:rsidRDefault="00E818EB">
      <w:pPr>
        <w:rPr>
          <w:ins w:id="2246" w:author="Maximilian Schmitz" w:date="2015-06-18T20:02:00Z"/>
        </w:rPr>
        <w:pPrChange w:id="2247" w:author="Admin" w:date="2015-07-08T13:36:00Z">
          <w:pPr>
            <w:pStyle w:val="berschrift3"/>
          </w:pPr>
        </w:pPrChange>
      </w:pPr>
      <w:ins w:id="2248" w:author="Maximilian Schmitz" w:date="2015-06-18T19:46:00Z">
        <w:r>
          <w:t xml:space="preserve">Bei allen </w:t>
        </w:r>
      </w:ins>
      <w:ins w:id="2249" w:author="Maximilian Schmitz" w:date="2015-06-18T19:38:00Z">
        <w:r>
          <w:t xml:space="preserve"> </w:t>
        </w:r>
      </w:ins>
      <w:ins w:id="2250" w:author="Maximilian Schmitz" w:date="2015-06-18T19:48:00Z">
        <w:r>
          <w:t xml:space="preserve">Bewegungsfunktionen wird der Ausdauerwert des Spielers abhängig von der Geschwindigkeit </w:t>
        </w:r>
        <w:r w:rsidR="00A75BD7">
          <w:t xml:space="preserve">und der zurückzulegenden Distanz </w:t>
        </w:r>
      </w:ins>
      <w:ins w:id="2251" w:author="Maximilian Schmitz" w:date="2015-06-18T19:49:00Z">
        <w:r w:rsidR="00A75BD7">
          <w:t>verringert</w:t>
        </w:r>
      </w:ins>
      <w:ins w:id="2252" w:author="Maximilian Schmitz" w:date="2015-06-18T19:48:00Z">
        <w:r w:rsidR="00A75BD7">
          <w:t xml:space="preserve">. </w:t>
        </w:r>
      </w:ins>
      <w:ins w:id="2253" w:author="Maximilian Schmitz" w:date="2015-06-18T20:01:00Z">
        <w:r w:rsidR="00482F55">
          <w:t xml:space="preserve">Hat der Spieler nicht genug Ausdauer um die Strecke mit der angegebenen Geschwindigkeit zurückzulegen, wird die Geschwindigkeit reduziert. </w:t>
        </w:r>
      </w:ins>
      <w:ins w:id="2254" w:author="Maximilian Schmitz" w:date="2015-06-18T19:49:00Z">
        <w:r w:rsidR="00A75BD7">
          <w:t xml:space="preserve">Damit wird verhindert, dass Spieler sich unbegrenzt mit voller Geschwindigkeit über das Spielfeld bewegen. </w:t>
        </w:r>
      </w:ins>
      <w:ins w:id="2255" w:author="Maximilian Schmitz" w:date="2015-06-18T19:50:00Z">
        <w:r w:rsidR="00A75BD7">
          <w:t xml:space="preserve">Diese Entwicklung eines Ausdauersystems ist zum einen in der Aufgabenstellung </w:t>
        </w:r>
        <w:r w:rsidR="00A75BD7">
          <w:lastRenderedPageBreak/>
          <w:t>gefordert und macht zum anderen auch Sinn, da sich die Simulation hier an der Realität eines Fußballspielers orientiert.</w:t>
        </w:r>
      </w:ins>
    </w:p>
    <w:p w14:paraId="0C68496E" w14:textId="77777777" w:rsidR="00270303" w:rsidRDefault="00270303">
      <w:pPr>
        <w:rPr>
          <w:ins w:id="2256" w:author="Maximilian Schmitz" w:date="2015-06-18T19:50:00Z"/>
        </w:rPr>
        <w:pPrChange w:id="2257" w:author="Admin" w:date="2015-07-08T13:36:00Z">
          <w:pPr>
            <w:pStyle w:val="berschrift3"/>
          </w:pPr>
        </w:pPrChange>
      </w:pPr>
    </w:p>
    <w:p w14:paraId="17D5CA18" w14:textId="77777777" w:rsidR="00A75BD7" w:rsidRDefault="00A75BD7">
      <w:pPr>
        <w:rPr>
          <w:ins w:id="2258" w:author="Maximilian Schmitz" w:date="2015-06-18T20:02:00Z"/>
        </w:rPr>
        <w:pPrChange w:id="2259" w:author="Admin" w:date="2015-07-08T13:36:00Z">
          <w:pPr>
            <w:pStyle w:val="berschrift3"/>
          </w:pPr>
        </w:pPrChange>
      </w:pPr>
      <w:ins w:id="2260" w:author="Maximilian Schmitz" w:date="2015-06-18T19:51:00Z">
        <w:r>
          <w:t xml:space="preserve">Der Ausdauerwert des Spielers wird </w:t>
        </w:r>
      </w:ins>
      <w:ins w:id="2261" w:author="Maximilian Schmitz" w:date="2015-06-18T19:53:00Z">
        <w:r>
          <w:t>mit einem bestimmten Intervall wieder erhöht.</w:t>
        </w:r>
      </w:ins>
      <w:ins w:id="2262" w:author="Maximilian Schmitz" w:date="2015-06-18T19:54:00Z">
        <w:r>
          <w:t xml:space="preserve"> Damit ist eine Erholung des Spielers von einer Anstrengung möglich.</w:t>
        </w:r>
      </w:ins>
    </w:p>
    <w:p w14:paraId="7FB6B8FB" w14:textId="77777777" w:rsidR="00270303" w:rsidRDefault="00270303">
      <w:pPr>
        <w:rPr>
          <w:ins w:id="2263" w:author="Maximilian Schmitz" w:date="2015-06-18T19:54:00Z"/>
        </w:rPr>
        <w:pPrChange w:id="2264" w:author="Admin" w:date="2015-07-08T13:36:00Z">
          <w:pPr>
            <w:pStyle w:val="berschrift3"/>
          </w:pPr>
        </w:pPrChange>
      </w:pPr>
    </w:p>
    <w:p w14:paraId="1FE37337" w14:textId="77777777" w:rsidR="00A75BD7" w:rsidRDefault="00A75BD7">
      <w:pPr>
        <w:rPr>
          <w:ins w:id="2265" w:author="Maximilian Schmitz" w:date="2015-06-18T20:02:00Z"/>
        </w:rPr>
        <w:pPrChange w:id="2266" w:author="Admin" w:date="2015-07-08T13:36:00Z">
          <w:pPr>
            <w:pStyle w:val="berschrift3"/>
          </w:pPr>
        </w:pPrChange>
      </w:pPr>
      <w:ins w:id="2267" w:author="Maximilian Schmitz" w:date="2015-06-18T19:55:00Z">
        <w:r>
          <w:t>Im C++ Code ist die Kick-Funktion, die den Spieler den Ball kicken lässt implementiert.</w:t>
        </w:r>
      </w:ins>
      <w:ins w:id="2268" w:author="Maximilian Schmitz" w:date="2015-06-18T19:56:00Z">
        <w:r>
          <w:t xml:space="preserve"> Diese Funktion </w:t>
        </w:r>
      </w:ins>
      <w:ins w:id="2269" w:author="Maximilian Schmitz" w:date="2015-06-18T19:59:00Z">
        <w:r w:rsidR="00482F55">
          <w:t xml:space="preserve">ruft eine Funktion im Blueprint des Balls auf, über die eine Kraft auf den Ball eingewirkt wird. Dieser bewegt sich dann aufgrund der simulierten Physik. </w:t>
        </w:r>
      </w:ins>
      <w:ins w:id="2270" w:author="Maximilian Schmitz" w:date="2015-06-18T19:53:00Z">
        <w:r>
          <w:t xml:space="preserve"> </w:t>
        </w:r>
      </w:ins>
      <w:ins w:id="2271" w:author="Maximilian Schmitz" w:date="2015-06-18T20:00:00Z">
        <w:r w:rsidR="00482F55">
          <w:t>Innerhalb der Kick-Funktion wird abhängig von der Stärke des Schusses der Ausdauerwert reduziert.</w:t>
        </w:r>
      </w:ins>
      <w:ins w:id="2272" w:author="Maximilian Schmitz" w:date="2015-06-18T20:01:00Z">
        <w:r w:rsidR="00482F55">
          <w:t xml:space="preserve"> Hier wird analog zur Bewegung die Stärke des Schusses reduziert, wenn nicht genug Ausdauer zur Verfügung steht.</w:t>
        </w:r>
      </w:ins>
    </w:p>
    <w:p w14:paraId="73C7CC89" w14:textId="77777777" w:rsidR="00270303" w:rsidRDefault="00270303">
      <w:pPr>
        <w:rPr>
          <w:ins w:id="2273" w:author="Maximilian Schmitz" w:date="2015-06-18T20:02:00Z"/>
        </w:rPr>
        <w:pPrChange w:id="2274" w:author="Admin" w:date="2015-07-08T13:36:00Z">
          <w:pPr>
            <w:pStyle w:val="berschrift3"/>
          </w:pPr>
        </w:pPrChange>
      </w:pPr>
    </w:p>
    <w:p w14:paraId="52FE8F84" w14:textId="77777777" w:rsidR="00270303" w:rsidRDefault="00270303">
      <w:pPr>
        <w:rPr>
          <w:ins w:id="2275" w:author="Maximilian Schmitz" w:date="2015-06-18T20:04:00Z"/>
        </w:rPr>
        <w:pPrChange w:id="2276" w:author="Admin" w:date="2015-07-08T13:36:00Z">
          <w:pPr>
            <w:pStyle w:val="berschrift3"/>
          </w:pPr>
        </w:pPrChange>
      </w:pPr>
      <w:ins w:id="2277" w:author="Maximilian Schmitz" w:date="2015-06-18T20:03:00Z">
        <w:r>
          <w:t xml:space="preserve">Eine weitere Gruppe von Funktionen liefert Positionen von Objekten zurück. </w:t>
        </w:r>
      </w:ins>
      <w:ins w:id="2278" w:author="Maximilian Schmitz" w:date="2015-06-18T20:04:00Z">
        <w:r>
          <w:t>Die Position des Spielers und der beiden Tore sind hierbei zu jeder Zeit bekannt und werden zurückgeliefert.</w:t>
        </w:r>
      </w:ins>
    </w:p>
    <w:p w14:paraId="0AD49C97" w14:textId="77777777" w:rsidR="00270303" w:rsidRDefault="00270303">
      <w:pPr>
        <w:rPr>
          <w:ins w:id="2279" w:author="Maximilian Schmitz" w:date="2015-07-06T18:05:00Z"/>
        </w:rPr>
        <w:pPrChange w:id="2280" w:author="Admin" w:date="2015-07-08T13:36:00Z">
          <w:pPr>
            <w:pStyle w:val="berschrift3"/>
          </w:pPr>
        </w:pPrChange>
      </w:pPr>
      <w:ins w:id="2281" w:author="Maximilian Schmitz" w:date="2015-06-18T20:04:00Z">
        <w:r>
          <w:t xml:space="preserve">Die Position des Balls und anderer Spieler ist nur bekannt, wenn diese sich im Sichtfeld des Spielers befinden. </w:t>
        </w:r>
      </w:ins>
      <w:ins w:id="2282" w:author="Maximilian Schmitz" w:date="2015-06-18T20:05:00Z">
        <w:r>
          <w:t>Ist das nicht der Fall werden die Spielerpositionen gar nicht zurückgeliefert. Das ist möglich, da diese als Liste zurückgegeben werden. Beim Ball wird hier die Null-Position zurückgegeben.</w:t>
        </w:r>
      </w:ins>
      <w:ins w:id="2283"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2284" w:author="Maximilian Schmitz" w:date="2015-06-18T20:10:00Z">
        <w:r w:rsidR="004C4941">
          <w:t xml:space="preserve">Auch ein negativer Wert ist nicht möglich, da diese Werte durch die Wahl des Koordinatensystems während des Spiels auftreten. </w:t>
        </w:r>
      </w:ins>
      <w:ins w:id="2285" w:author="Maximilian Schmitz" w:date="2015-06-18T20:11:00Z">
        <w:r w:rsidR="004C4941">
          <w:t>Die Problematik tritt allerdings selten auf, da es sehr unwahrscheinlich ist, dass sich der Ball während des Spiels genau im Ursprung befindet.</w:t>
        </w:r>
      </w:ins>
    </w:p>
    <w:p w14:paraId="1987F3F9" w14:textId="35ABAB29" w:rsidR="00EB2EF1" w:rsidRDefault="00290B42">
      <w:pPr>
        <w:rPr>
          <w:ins w:id="2286" w:author="Maximilian Schmitz" w:date="2015-06-18T20:27:00Z"/>
        </w:rPr>
        <w:pPrChange w:id="2287" w:author="Admin" w:date="2015-07-08T13:36:00Z">
          <w:pPr>
            <w:pStyle w:val="berschrift3"/>
          </w:pPr>
        </w:pPrChange>
      </w:pPr>
      <w:ins w:id="2288" w:author="Maximilian Schmitz" w:date="2015-07-06T18:05:00Z">
        <w:r>
          <w:t xml:space="preserve">Die Wahrnehmung des Spielers ist so konfiguriert, dass er alle Objekte </w:t>
        </w:r>
      </w:ins>
      <w:ins w:id="2289" w:author="Maximilian Schmitz" w:date="2015-06-18T20:14:00Z">
        <w:r w:rsidR="00EB2EF1">
          <w:t xml:space="preserve">in einem Radius von 5 Metern </w:t>
        </w:r>
      </w:ins>
      <w:ins w:id="2290" w:author="Maximilian Schmitz" w:date="2015-07-06T18:06:00Z">
        <w:r>
          <w:t>wahrnehmen kann. Diese Wahrnehmung simuliert je nach Position des Objekts die Sinne Hören, Fühlen oder Sehen.</w:t>
        </w:r>
      </w:ins>
      <w:ins w:id="2291" w:author="Maximilian Schmitz" w:date="2015-06-18T20:14:00Z">
        <w:r w:rsidR="00EB2EF1">
          <w:t xml:space="preserve"> Zusätzlich kann er beliebig weit entfernte Objekte in einem Horizontalen Sichtfeld von 120 Grad sehen. </w:t>
        </w:r>
      </w:ins>
      <w:ins w:id="2292" w:author="Maximilian Schmitz" w:date="2015-06-18T20:18:00Z">
        <w:r w:rsidR="00A90563">
          <w:t xml:space="preserve">Das entspricht nicht unbedingt der menschlichen Realität. Es ist jedoch sehr </w:t>
        </w:r>
        <w:r w:rsidR="00A90563">
          <w:lastRenderedPageBreak/>
          <w:t xml:space="preserve">schwierig das menschliche Sehvermögen zu modellieren. </w:t>
        </w:r>
      </w:ins>
      <w:ins w:id="2293"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2294" w:author="Maximilian Schmitz" w:date="2015-06-18T20:20:00Z">
        <w:r w:rsidR="00A90563">
          <w:t xml:space="preserve">Aus diesen Gründen wurde das Sichtsystem mit 120 Grad modelliert, in dem der Spieler alle Objekte scharf erkennen kann. </w:t>
        </w:r>
      </w:ins>
      <w:ins w:id="2295" w:author="Maximilian Schmitz" w:date="2015-06-18T20:21:00Z">
        <w:r w:rsidR="00A90563">
          <w:t>Eine Erweiterungsmöglichkeit wäre hier, die Position der Objekte abhängig von der Entfernung und eventuell des Winkels mit einem Fehler zu versehen.</w:t>
        </w:r>
      </w:ins>
    </w:p>
    <w:p w14:paraId="0FA743E5" w14:textId="77777777" w:rsidR="00EC6D6C" w:rsidRDefault="00EC6D6C">
      <w:pPr>
        <w:rPr>
          <w:ins w:id="2296" w:author="Maximilian Schmitz" w:date="2015-06-18T20:27:00Z"/>
        </w:rPr>
        <w:pPrChange w:id="2297" w:author="Admin" w:date="2015-07-08T13:36:00Z">
          <w:pPr>
            <w:pStyle w:val="berschrift3"/>
          </w:pPr>
        </w:pPrChange>
      </w:pPr>
    </w:p>
    <w:p w14:paraId="1EE450A8" w14:textId="77777777" w:rsidR="00EC6D6C" w:rsidRDefault="00EC6D6C">
      <w:pPr>
        <w:rPr>
          <w:ins w:id="2298" w:author="Maximilian Schmitz" w:date="2015-06-18T20:22:00Z"/>
        </w:rPr>
        <w:pPrChange w:id="2299" w:author="Admin" w:date="2015-07-08T13:36:00Z">
          <w:pPr>
            <w:pStyle w:val="berschrift3"/>
          </w:pPr>
        </w:pPrChange>
      </w:pPr>
      <w:ins w:id="2300" w:author="Maximilian Schmitz" w:date="2015-06-18T20:27:00Z">
        <w:r>
          <w:t xml:space="preserve">Im Spieler sind auch Methoden zur Kommunikation implementiert. </w:t>
        </w:r>
      </w:ins>
      <w:ins w:id="2301" w:author="Maximilian Schmitz" w:date="2015-06-18T20:30:00Z">
        <w:r w:rsidR="00F908E2">
          <w:t xml:space="preserve">Die Spieler besitzen eine Funktion um eine Nachricht zu sprechen. </w:t>
        </w:r>
      </w:ins>
      <w:ins w:id="2302"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2303" w:author="Maximilian Schmitz" w:date="2015-06-18T20:32:00Z">
        <w:r w:rsidR="00F908E2">
          <w:t>ört werden. Dieses Modell könnte in einer Überarbeitung so erweitert werden, dass die Entfernu</w:t>
        </w:r>
        <w:r w:rsidR="000B7709">
          <w:t>ng beim Hören zum Tragen kommt.</w:t>
        </w:r>
      </w:ins>
    </w:p>
    <w:p w14:paraId="37F6F3CE" w14:textId="77777777" w:rsidR="00EC6D6C" w:rsidRDefault="00EC6D6C">
      <w:pPr>
        <w:rPr>
          <w:ins w:id="2304" w:author="Maximilian Schmitz" w:date="2015-06-18T20:22:00Z"/>
        </w:rPr>
        <w:pPrChange w:id="2305" w:author="Admin" w:date="2015-07-08T13:36:00Z">
          <w:pPr>
            <w:pStyle w:val="berschrift3"/>
          </w:pPr>
        </w:pPrChange>
      </w:pPr>
    </w:p>
    <w:p w14:paraId="17F3F736" w14:textId="77777777" w:rsidR="00EC6D6C" w:rsidRDefault="00EC6D6C">
      <w:pPr>
        <w:rPr>
          <w:ins w:id="2306" w:author="Maximilian Schmitz" w:date="2015-06-18T20:24:00Z"/>
        </w:rPr>
        <w:pPrChange w:id="2307" w:author="Admin" w:date="2015-07-08T13:36:00Z">
          <w:pPr>
            <w:pStyle w:val="berschrift3"/>
          </w:pPr>
        </w:pPrChange>
      </w:pPr>
      <w:ins w:id="2308" w:author="Maximilian Schmitz" w:date="2015-06-18T20:24:00Z">
        <w:r>
          <w:t>Dann besitzt der Spieler noch Funktionen, die die Team-Id, die Spieler-Id innerhalb des Teams und die bereits gespielte Zeit zurückliefern.</w:t>
        </w:r>
      </w:ins>
    </w:p>
    <w:p w14:paraId="055F9023" w14:textId="77777777" w:rsidR="00EC6D6C" w:rsidRDefault="00EC6D6C">
      <w:pPr>
        <w:rPr>
          <w:ins w:id="2309" w:author="Maximilian Schmitz" w:date="2015-06-18T20:25:00Z"/>
        </w:rPr>
        <w:pPrChange w:id="2310" w:author="Admin" w:date="2015-07-08T13:36:00Z">
          <w:pPr>
            <w:pStyle w:val="berschrift3"/>
          </w:pPr>
        </w:pPrChange>
      </w:pPr>
    </w:p>
    <w:p w14:paraId="3E294710" w14:textId="77777777" w:rsidR="00EC6D6C" w:rsidRDefault="00EC6D6C">
      <w:pPr>
        <w:rPr>
          <w:ins w:id="2311" w:author="Maximilian Schmitz" w:date="2015-07-08T16:13:00Z"/>
        </w:rPr>
        <w:pPrChange w:id="2312" w:author="Admin" w:date="2015-07-08T13:36:00Z">
          <w:pPr>
            <w:pStyle w:val="berschrift3"/>
          </w:pPr>
        </w:pPrChange>
      </w:pPr>
      <w:ins w:id="2313" w:author="Maximilian Schmitz" w:date="2015-06-18T20:25:00Z">
        <w:r>
          <w:t>Die Funktionen des Spielers, sind Funktionen innerhalb des Spiels. Sie werden über die Skrip</w:t>
        </w:r>
      </w:ins>
      <w:ins w:id="2314" w:author="Maximilian Schmitz" w:date="2015-06-18T20:26:00Z">
        <w:r>
          <w:t>t</w:t>
        </w:r>
      </w:ins>
      <w:ins w:id="2315" w:author="Maximilian Schmitz" w:date="2015-06-18T20:25:00Z">
        <w:r>
          <w:t>schnittstelle an die künstliche Intelligenz weitergereicht und von dort aus aufgerufen</w:t>
        </w:r>
      </w:ins>
      <w:ins w:id="2316" w:author="Maximilian Schmitz" w:date="2015-06-18T20:27:00Z">
        <w:r>
          <w:t>.</w:t>
        </w:r>
      </w:ins>
    </w:p>
    <w:p w14:paraId="1348A7B2" w14:textId="77777777" w:rsidR="008F4565" w:rsidRPr="00EC6D6C" w:rsidRDefault="008F4565">
      <w:pPr>
        <w:pPrChange w:id="2317" w:author="Admin" w:date="2015-07-08T13:36:00Z">
          <w:pPr>
            <w:pStyle w:val="berschrift3"/>
          </w:pPr>
        </w:pPrChange>
      </w:pPr>
    </w:p>
    <w:p w14:paraId="5097FB11" w14:textId="77777777" w:rsidR="00DC17D6" w:rsidRDefault="00DC17D6">
      <w:pPr>
        <w:pStyle w:val="berschrift3"/>
        <w:rPr>
          <w:ins w:id="2318" w:author="Maximilian Schmitz" w:date="2015-06-04T19:48:00Z"/>
        </w:rPr>
      </w:pPr>
      <w:bookmarkStart w:id="2319" w:name="_Ref422041281"/>
      <w:bookmarkStart w:id="2320" w:name="_Ref422043249"/>
      <w:bookmarkStart w:id="2321" w:name="_Toc424149337"/>
      <w:r>
        <w:t>S</w:t>
      </w:r>
      <w:ins w:id="2322" w:author="Maximilian Schmitz" w:date="2015-06-17T15:31:00Z">
        <w:r w:rsidR="003227D0">
          <w:t>k</w:t>
        </w:r>
      </w:ins>
      <w:del w:id="2323" w:author="Maximilian Schmitz" w:date="2015-06-17T15:31:00Z">
        <w:r w:rsidDel="003227D0">
          <w:delText>c</w:delText>
        </w:r>
      </w:del>
      <w:r>
        <w:t>rip</w:t>
      </w:r>
      <w:ins w:id="2324" w:author="Maximilian Schmitz" w:date="2015-06-04T10:21:00Z">
        <w:r w:rsidR="008F74F3">
          <w:t>t</w:t>
        </w:r>
      </w:ins>
      <w:r>
        <w:t>schnittstelle</w:t>
      </w:r>
      <w:bookmarkEnd w:id="2319"/>
      <w:bookmarkEnd w:id="2320"/>
      <w:bookmarkEnd w:id="2321"/>
    </w:p>
    <w:p w14:paraId="7187953D" w14:textId="3F8981BD" w:rsidR="002D4BC8" w:rsidRDefault="002D4BC8">
      <w:pPr>
        <w:rPr>
          <w:ins w:id="2325" w:author="Maximilian Schmitz" w:date="2015-06-19T08:44:00Z"/>
        </w:rPr>
        <w:pPrChange w:id="2326" w:author="Admin" w:date="2015-07-08T13:36:00Z">
          <w:pPr>
            <w:pStyle w:val="berschrift3"/>
          </w:pPr>
        </w:pPrChange>
      </w:pPr>
      <w:ins w:id="2327" w:author="Maximilian Schmitz" w:date="2015-06-19T08:35:00Z">
        <w:r>
          <w:t xml:space="preserve">Die Skriptschnittstelle ist die </w:t>
        </w:r>
      </w:ins>
      <w:ins w:id="2328" w:author="Maximilian Schmitz" w:date="2015-06-19T08:42:00Z">
        <w:r>
          <w:t>Implementierung</w:t>
        </w:r>
      </w:ins>
      <w:ins w:id="2329" w:author="Maximilian Schmitz" w:date="2015-06-19T08:35:00Z">
        <w:r>
          <w:t xml:space="preserve"> </w:t>
        </w:r>
      </w:ins>
      <w:ins w:id="2330" w:author="Maximilian Schmitz" w:date="2015-06-19T08:42:00Z">
        <w:r>
          <w:t xml:space="preserve">des im Kapitel </w:t>
        </w:r>
        <w:r>
          <w:fldChar w:fldCharType="begin"/>
        </w:r>
        <w:r>
          <w:instrText xml:space="preserve"> REF _Ref422318518 \h </w:instrText>
        </w:r>
      </w:ins>
      <w:r w:rsidR="006A1F2A">
        <w:instrText xml:space="preserve"> \* MERGEFORMAT </w:instrText>
      </w:r>
      <w:r>
        <w:fldChar w:fldCharType="separate"/>
      </w:r>
      <w:ins w:id="2331" w:author="Maximilian Schmitz" w:date="2015-07-08T20:05:00Z">
        <w:r w:rsidR="00067648">
          <w:t>Architektur</w:t>
        </w:r>
      </w:ins>
      <w:ins w:id="2332" w:author="Maximilian Schmitz" w:date="2015-06-19T08:42:00Z">
        <w:r>
          <w:fldChar w:fldCharType="end"/>
        </w:r>
        <w:r>
          <w:t xml:space="preserve"> beschriebenen Remote-Procedure-Calls.</w:t>
        </w:r>
      </w:ins>
    </w:p>
    <w:p w14:paraId="79752BBC" w14:textId="77777777" w:rsidR="002D4BC8" w:rsidRDefault="002D4BC8">
      <w:pPr>
        <w:rPr>
          <w:ins w:id="2333" w:author="Maximilian Schmitz" w:date="2015-06-19T08:47:00Z"/>
        </w:rPr>
        <w:pPrChange w:id="2334" w:author="Admin" w:date="2015-07-08T13:36:00Z">
          <w:pPr>
            <w:pStyle w:val="berschrift3"/>
          </w:pPr>
        </w:pPrChange>
      </w:pPr>
      <w:ins w:id="2335" w:author="Maximilian Schmitz" w:date="2015-06-19T08:44:00Z">
        <w:r>
          <w:t xml:space="preserve">Die von der künstlichen Intelligenz kommenden Funktionsaufrufe werden in der </w:t>
        </w:r>
      </w:ins>
      <w:ins w:id="2336" w:author="Maximilian Schmitz" w:date="2015-06-19T08:45:00Z">
        <w:r>
          <w:t>„RobotControl“ gespeichert. Von dieser werden sie, wenn Rechenzeit für den Spieler zu Verfügung steht, im Spiel</w:t>
        </w:r>
        <w:del w:id="2337" w:author="Admin" w:date="2015-07-06T14:39:00Z">
          <w:r w:rsidDel="004F7130">
            <w:delText>er</w:delText>
          </w:r>
        </w:del>
        <w:r>
          <w:t xml:space="preserve"> aufgerufen. </w:t>
        </w:r>
      </w:ins>
      <w:ins w:id="2338" w:author="Maximilian Schmitz" w:date="2015-06-19T08:46:00Z">
        <w:r w:rsidR="000246BB">
          <w:t xml:space="preserve">Funktionen, die einen Rückgabewert </w:t>
        </w:r>
        <w:r w:rsidR="000246BB">
          <w:lastRenderedPageBreak/>
          <w:t>erwarten, pausieren die Abarbeitung der künstlichen Intelligenz, bis der Rückgabewert vom Spiel geliefert wird.</w:t>
        </w:r>
      </w:ins>
    </w:p>
    <w:p w14:paraId="1F1BBEC4" w14:textId="77777777" w:rsidR="000246BB" w:rsidRDefault="000246BB">
      <w:pPr>
        <w:rPr>
          <w:ins w:id="2339" w:author="Maximilian Schmitz" w:date="2015-06-19T08:48:00Z"/>
        </w:rPr>
        <w:pPrChange w:id="2340" w:author="Admin" w:date="2015-07-08T13:36:00Z">
          <w:pPr>
            <w:pStyle w:val="berschrift3"/>
          </w:pPr>
        </w:pPrChange>
      </w:pPr>
      <w:ins w:id="2341" w:author="Maximilian Schmitz" w:date="2015-06-19T08:47:00Z">
        <w:r>
          <w:t xml:space="preserve">Die KI-Skripte werden so gescheduled, dass </w:t>
        </w:r>
      </w:ins>
      <w:ins w:id="2342" w:author="Maximilian Schmitz" w:date="2015-06-19T08:48:00Z">
        <w:r>
          <w:t>keine künstliche Intelligenz die gesamte Rechenzeit für sich beanspruchen kann. Über ein faires Verfahren wird jeder künstlichen Intelligenz 1/10 der Rechenzeit eines Prozessorkerns zugeordnet.</w:t>
        </w:r>
      </w:ins>
    </w:p>
    <w:p w14:paraId="0672153C" w14:textId="77777777" w:rsidR="000246BB" w:rsidRDefault="000246BB">
      <w:pPr>
        <w:rPr>
          <w:ins w:id="2343" w:author="Maximilian Schmitz" w:date="2015-06-19T08:49:00Z"/>
        </w:rPr>
        <w:pPrChange w:id="2344" w:author="Admin" w:date="2015-07-08T13:36:00Z">
          <w:pPr>
            <w:pStyle w:val="berschrift3"/>
          </w:pPr>
        </w:pPrChange>
      </w:pPr>
    </w:p>
    <w:p w14:paraId="61A562D4" w14:textId="2A3FCE75" w:rsidR="000246BB" w:rsidRDefault="000246BB">
      <w:pPr>
        <w:rPr>
          <w:ins w:id="2345" w:author="Maximilian Schmitz" w:date="2015-06-19T09:05:00Z"/>
        </w:rPr>
        <w:pPrChange w:id="2346" w:author="Admin" w:date="2015-07-08T13:36:00Z">
          <w:pPr>
            <w:pStyle w:val="berschrift3"/>
          </w:pPr>
        </w:pPrChange>
      </w:pPr>
      <w:ins w:id="2347" w:author="Maximilian Schmitz" w:date="2015-06-19T08:54:00Z">
        <w:r>
          <w:t>Die Verwendung des Entwurfsmusters Remote-Procedure-Call macht es notwendig die 22 KI-Threads mit dem Haupt</w:t>
        </w:r>
      </w:ins>
      <w:ins w:id="2348" w:author="Maximilian Schmitz" w:date="2015-06-19T09:02:00Z">
        <w:r w:rsidR="00376E89">
          <w:t>t</w:t>
        </w:r>
      </w:ins>
      <w:ins w:id="2349" w:author="Maximilian Schmitz" w:date="2015-06-19T08:54:00Z">
        <w:r>
          <w:t xml:space="preserve">hread des Spiels zu synchronisieren. </w:t>
        </w:r>
      </w:ins>
      <w:ins w:id="2350" w:author="Maximilian Schmitz" w:date="2015-06-19T08:55:00Z">
        <w:r>
          <w:t xml:space="preserve">Dazu muss ein geeignetes Schutzverfahren verwendet werden. </w:t>
        </w:r>
      </w:ins>
      <w:ins w:id="2351" w:author="Maximilian Schmitz" w:date="2015-06-19T09:01:00Z">
        <w:r w:rsidR="00376E89">
          <w:t xml:space="preserve">Hierzu wird in der „RobotControl“ eine CriticalSection verwendet, die den Datenaustausch mit dem Hauptthread </w:t>
        </w:r>
      </w:ins>
      <w:ins w:id="2352" w:author="Maximilian Schmitz" w:date="2015-06-19T09:02:00Z">
        <w:r w:rsidR="00376E89">
          <w:t xml:space="preserve">synchronisiert. </w:t>
        </w:r>
      </w:ins>
      <w:ins w:id="2353" w:author="Maximilian Schmitz" w:date="2015-06-19T09:03:00Z">
        <w:r w:rsidR="00376E89">
          <w:t>Das ist notwendig, um einen sicheren Funktionsaufruf aus den Skripten zu ermöglichen. Ohne Schutzmechanismen</w:t>
        </w:r>
        <w:del w:id="2354" w:author="Michael K." w:date="2015-07-06T22:06:00Z">
          <w:r w:rsidR="00376E89" w:rsidDel="00480820">
            <w:delText>,</w:delText>
          </w:r>
        </w:del>
        <w:r w:rsidR="00376E89">
          <w:t xml:space="preserve"> könnten Daten unkontrolliert verändert werden, da von </w:t>
        </w:r>
      </w:ins>
      <w:ins w:id="2355" w:author="Maximilian Schmitz" w:date="2015-06-19T09:05:00Z">
        <w:r w:rsidR="00376E89">
          <w:t>mehreren</w:t>
        </w:r>
      </w:ins>
      <w:ins w:id="2356" w:author="Maximilian Schmitz" w:date="2015-06-19T09:03:00Z">
        <w:r w:rsidR="00376E89">
          <w:t xml:space="preserve"> Threads gleichzeitig auf gemeinsamen Speicher zugegriffen wird.</w:t>
        </w:r>
      </w:ins>
    </w:p>
    <w:p w14:paraId="20CD5C86" w14:textId="77777777" w:rsidR="00376E89" w:rsidRDefault="00376E89">
      <w:pPr>
        <w:rPr>
          <w:ins w:id="2357" w:author="Maximilian Schmitz" w:date="2015-06-19T09:05:00Z"/>
        </w:rPr>
        <w:pPrChange w:id="2358" w:author="Admin" w:date="2015-07-08T13:36:00Z">
          <w:pPr>
            <w:pStyle w:val="berschrift3"/>
          </w:pPr>
        </w:pPrChange>
      </w:pPr>
    </w:p>
    <w:p w14:paraId="01633DAD" w14:textId="19430707" w:rsidR="00376E89" w:rsidRDefault="00376E89">
      <w:pPr>
        <w:rPr>
          <w:ins w:id="2359" w:author="Maximilian Schmitz" w:date="2015-06-19T09:08:00Z"/>
        </w:rPr>
        <w:pPrChange w:id="2360" w:author="Admin" w:date="2015-07-08T13:36:00Z">
          <w:pPr>
            <w:pStyle w:val="berschrift3"/>
          </w:pPr>
        </w:pPrChange>
      </w:pPr>
      <w:ins w:id="2361" w:author="Maximilian Schmitz" w:date="2015-06-19T09:05:00Z">
        <w:r>
          <w:t>Auf der anderen Seite der Skriptschnittstelle ist die Skriptsprache LUA in die Engine eingebunden.</w:t>
        </w:r>
        <w:r w:rsidR="002E3F67">
          <w:t xml:space="preserve"> </w:t>
        </w:r>
      </w:ins>
      <w:ins w:id="2362"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6A1F2A">
        <w:instrText xml:space="preserve"> \* MERGEFORMAT </w:instrText>
      </w:r>
      <w:r w:rsidR="000202B5">
        <w:fldChar w:fldCharType="separate"/>
      </w:r>
      <w:ins w:id="2363" w:author="Maximilian Schmitz" w:date="2015-07-08T20:05:00Z">
        <w:r w:rsidR="00067648">
          <w:t>Scripting-Ansatz</w:t>
        </w:r>
      </w:ins>
      <w:ins w:id="2364" w:author="Maximilian Schmitz" w:date="2015-06-19T09:07:00Z">
        <w:r w:rsidR="000202B5">
          <w:fldChar w:fldCharType="end"/>
        </w:r>
        <w:r w:rsidR="000202B5">
          <w:t xml:space="preserve">. Hauptsächlich sind das der geringe Implementierungsaufwand, die Kompaktheit der </w:t>
        </w:r>
      </w:ins>
      <w:ins w:id="2365" w:author="Maximilian Schmitz" w:date="2015-06-19T09:08:00Z">
        <w:r w:rsidR="000202B5">
          <w:t>Bibliothek</w:t>
        </w:r>
      </w:ins>
      <w:ins w:id="2366" w:author="Maximilian Schmitz" w:date="2015-06-19T09:07:00Z">
        <w:r w:rsidR="000202B5">
          <w:t xml:space="preserve"> und die MIT-Lizenz.</w:t>
        </w:r>
      </w:ins>
    </w:p>
    <w:p w14:paraId="5741C3C7" w14:textId="77777777" w:rsidR="000202B5" w:rsidRDefault="000202B5">
      <w:pPr>
        <w:rPr>
          <w:ins w:id="2367" w:author="Maximilian Schmitz" w:date="2015-06-19T09:13:00Z"/>
        </w:rPr>
        <w:pPrChange w:id="2368" w:author="Admin" w:date="2015-07-08T13:36:00Z">
          <w:pPr>
            <w:pStyle w:val="berschrift3"/>
          </w:pPr>
        </w:pPrChange>
      </w:pPr>
      <w:ins w:id="2369" w:author="Maximilian Schmitz" w:date="2015-06-19T09:10:00Z">
        <w:r>
          <w:t>Die Einbindung der Skrip</w:t>
        </w:r>
      </w:ins>
      <w:ins w:id="2370" w:author="Maximilian Schmitz" w:date="2015-06-19T09:11:00Z">
        <w:r>
          <w:t>t</w:t>
        </w:r>
      </w:ins>
      <w:ins w:id="2371" w:author="Maximilian Schmitz" w:date="2015-06-19T09:10:00Z">
        <w:r>
          <w:t>bibliothek</w:t>
        </w:r>
      </w:ins>
      <w:ins w:id="2372" w:author="Maximilian Schmitz" w:date="2015-06-19T09:11:00Z">
        <w:r>
          <w:t xml:space="preserve"> findet im „LUAScriptWorker“, der vom allgemeinen „ScriptWorker</w:t>
        </w:r>
      </w:ins>
      <w:ins w:id="2373" w:author="Maximilian Schmitz" w:date="2015-06-19T09:12:00Z">
        <w:r>
          <w:t xml:space="preserve">“ abgeleitet ist, statt. </w:t>
        </w:r>
        <w:r w:rsidR="00202CE6">
          <w:t>Die Architektur ermöglicht es hier durch andere Ableitungen der Klasse „ScriptWorker“ andere Skriptsprachen zu integrieren.</w:t>
        </w:r>
        <w:r w:rsidR="00486056">
          <w:t xml:space="preserve"> Denkbar </w:t>
        </w:r>
      </w:ins>
      <w:ins w:id="2374" w:author="Maximilian Schmitz" w:date="2015-06-19T09:13:00Z">
        <w:r w:rsidR="00486056">
          <w:t>wären hier mächtigere Sprachen wie JavaScript oder Python.</w:t>
        </w:r>
      </w:ins>
    </w:p>
    <w:p w14:paraId="11009066" w14:textId="77777777" w:rsidR="00486056" w:rsidRDefault="00486056">
      <w:pPr>
        <w:rPr>
          <w:ins w:id="2375" w:author="Maximilian Schmitz" w:date="2015-06-19T09:13:00Z"/>
        </w:rPr>
        <w:pPrChange w:id="2376" w:author="Admin" w:date="2015-07-08T13:36:00Z">
          <w:pPr>
            <w:pStyle w:val="berschrift3"/>
          </w:pPr>
        </w:pPrChange>
      </w:pPr>
    </w:p>
    <w:p w14:paraId="5DB05598" w14:textId="3B716971" w:rsidR="00F73840" w:rsidRDefault="00C64312">
      <w:pPr>
        <w:rPr>
          <w:ins w:id="2377" w:author="Maximilian Schmitz" w:date="2015-06-19T09:22:00Z"/>
        </w:rPr>
      </w:pPr>
      <w:ins w:id="2378" w:author="Maximilian Schmitz" w:date="2015-06-19T09:13:00Z">
        <w:r>
          <w:t xml:space="preserve">Über den „LUAScriptworker“ werden die Funktionen des Spielers zur Verwendung in einem LUA-Skript gemappt. </w:t>
        </w:r>
      </w:ins>
      <w:ins w:id="2379" w:author="Maximilian Schmitz" w:date="2015-06-19T09:14:00Z">
        <w:r>
          <w:t xml:space="preserve">Der Austausch von Parametern </w:t>
        </w:r>
        <w:r w:rsidR="00334724">
          <w:t xml:space="preserve">wird über </w:t>
        </w:r>
        <w:del w:id="2380" w:author="Admin" w:date="2015-07-06T14:42:00Z">
          <w:r w:rsidR="00334724" w:rsidDel="004F7130">
            <w:delText>den</w:delText>
          </w:r>
        </w:del>
      </w:ins>
      <w:ins w:id="2381" w:author="Admin" w:date="2015-07-06T14:42:00Z">
        <w:r w:rsidR="004F7130">
          <w:t>einen</w:t>
        </w:r>
      </w:ins>
      <w:ins w:id="2382" w:author="Maximilian Schmitz" w:date="2015-06-19T09:14:00Z">
        <w:r w:rsidR="00334724">
          <w:t xml:space="preserve"> Stack realisiert.</w:t>
        </w:r>
      </w:ins>
      <w:ins w:id="2383" w:author="Maximilian Schmitz" w:date="2015-06-19T09:20:00Z">
        <w:r w:rsidR="009C20AF">
          <w:t xml:space="preserve"> In </w:t>
        </w:r>
        <w:r w:rsidR="009C20AF">
          <w:fldChar w:fldCharType="begin"/>
        </w:r>
        <w:r w:rsidR="009C20AF">
          <w:instrText xml:space="preserve"> REF _Ref422468984 \h </w:instrText>
        </w:r>
      </w:ins>
      <w:r w:rsidR="006A1F2A">
        <w:instrText xml:space="preserve"> \* MERGEFORMAT </w:instrText>
      </w:r>
      <w:r w:rsidR="009C20AF">
        <w:fldChar w:fldCharType="separate"/>
      </w:r>
      <w:ins w:id="2384" w:author="Maximilian Schmitz" w:date="2015-07-08T20:05:00Z">
        <w:r w:rsidR="00067648">
          <w:t xml:space="preserve">Tabelle </w:t>
        </w:r>
        <w:r w:rsidR="00067648">
          <w:rPr>
            <w:noProof/>
          </w:rPr>
          <w:t>1</w:t>
        </w:r>
      </w:ins>
      <w:ins w:id="2385" w:author="Maximilian Schmitz" w:date="2015-06-19T09:20:00Z">
        <w:r w:rsidR="009C20AF">
          <w:fldChar w:fldCharType="end"/>
        </w:r>
        <w:r w:rsidR="009C20AF">
          <w:t xml:space="preserve"> sind alle Funktionen mit ihren Rück- und Übergabeparametern aufgelistet. </w:t>
        </w:r>
      </w:ins>
      <w:ins w:id="2386" w:author="Maximilian Schmitz" w:date="2015-06-19T09:21:00Z">
        <w:r w:rsidR="009C20AF">
          <w:t>In der Skriptsprache LUA ist es möglich, dass eine Funktion mehrere Parameter zurückgibt.</w:t>
        </w:r>
      </w:ins>
      <w:ins w:id="2387" w:author="Maximilian Schmitz" w:date="2015-06-19T09:28:00Z">
        <w:r w:rsidR="00706CBF">
          <w:t xml:space="preserve"> Die Datentypen in der Tabelle sind nicht zwangsweise notwendig, da LUA keine explizite Angabe von Datentypen verwendet. </w:t>
        </w:r>
      </w:ins>
      <w:ins w:id="2388" w:author="Maximilian Schmitz" w:date="2015-06-19T09:29:00Z">
        <w:r w:rsidR="00706CBF">
          <w:t>Der Übersichtlichkeit halber sind sie hier mit angegeben.</w:t>
        </w:r>
      </w:ins>
    </w:p>
    <w:p w14:paraId="50D09F6E" w14:textId="77777777" w:rsidR="003B0213" w:rsidRDefault="003B0213">
      <w:pPr>
        <w:rPr>
          <w:ins w:id="2389" w:author="Maximilian Schmitz" w:date="2015-06-19T09:17:00Z"/>
        </w:rPr>
      </w:pPr>
    </w:p>
    <w:tbl>
      <w:tblPr>
        <w:tblStyle w:val="Gitternetztabelle1hell"/>
        <w:tblW w:w="9453" w:type="dxa"/>
        <w:tblLayout w:type="fixed"/>
        <w:tblLook w:val="04A0" w:firstRow="1" w:lastRow="0" w:firstColumn="1" w:lastColumn="0" w:noHBand="0" w:noVBand="1"/>
        <w:tblPrChange w:id="2390"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2391">
          <w:tblGrid>
            <w:gridCol w:w="2079"/>
            <w:gridCol w:w="165"/>
            <w:gridCol w:w="1266"/>
            <w:gridCol w:w="165"/>
            <w:gridCol w:w="1253"/>
            <w:gridCol w:w="283"/>
            <w:gridCol w:w="4077"/>
            <w:gridCol w:w="165"/>
          </w:tblGrid>
        </w:tblGridChange>
      </w:tblGrid>
      <w:tr w:rsidR="00B16FE4" w14:paraId="4DF63E1B" w14:textId="77777777" w:rsidTr="00B16FE4">
        <w:trPr>
          <w:cnfStyle w:val="100000000000" w:firstRow="1" w:lastRow="0" w:firstColumn="0" w:lastColumn="0" w:oddVBand="0" w:evenVBand="0" w:oddHBand="0" w:evenHBand="0" w:firstRowFirstColumn="0" w:firstRowLastColumn="0" w:lastRowFirstColumn="0" w:lastRowLastColumn="0"/>
          <w:ins w:id="2392"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393" w:author="Maximilian Schmitz" w:date="2015-06-19T09:39:00Z">
              <w:tcPr>
                <w:tcW w:w="2244" w:type="dxa"/>
                <w:gridSpan w:val="2"/>
              </w:tcPr>
            </w:tcPrChange>
          </w:tcPr>
          <w:p w14:paraId="6E81186C" w14:textId="77777777" w:rsidR="00334724" w:rsidRDefault="00334724">
            <w:pPr>
              <w:spacing w:line="360" w:lineRule="auto"/>
              <w:cnfStyle w:val="101000000000" w:firstRow="1" w:lastRow="0" w:firstColumn="1" w:lastColumn="0" w:oddVBand="0" w:evenVBand="0" w:oddHBand="0" w:evenHBand="0" w:firstRowFirstColumn="0" w:firstRowLastColumn="0" w:lastRowFirstColumn="0" w:lastRowLastColumn="0"/>
              <w:rPr>
                <w:ins w:id="2394" w:author="Maximilian Schmitz" w:date="2015-06-19T09:15:00Z"/>
              </w:rPr>
              <w:pPrChange w:id="2395" w:author="Admin" w:date="2015-07-08T13:36:00Z">
                <w:pPr>
                  <w:cnfStyle w:val="101000000000" w:firstRow="1" w:lastRow="0" w:firstColumn="1" w:lastColumn="0" w:oddVBand="0" w:evenVBand="0" w:oddHBand="0" w:evenHBand="0" w:firstRowFirstColumn="0" w:firstRowLastColumn="0" w:lastRowFirstColumn="0" w:lastRowLastColumn="0"/>
                </w:pPr>
              </w:pPrChange>
            </w:pPr>
            <w:ins w:id="2396" w:author="Maximilian Schmitz" w:date="2015-06-19T09:16:00Z">
              <w:r>
                <w:t>Funktion</w:t>
              </w:r>
            </w:ins>
          </w:p>
        </w:tc>
        <w:tc>
          <w:tcPr>
            <w:tcW w:w="1431" w:type="dxa"/>
            <w:tcPrChange w:id="2397" w:author="Maximilian Schmitz" w:date="2015-06-19T09:39:00Z">
              <w:tcPr>
                <w:tcW w:w="1431" w:type="dxa"/>
                <w:gridSpan w:val="2"/>
              </w:tcPr>
            </w:tcPrChange>
          </w:tcPr>
          <w:p w14:paraId="6992E2CA"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2398" w:author="Maximilian Schmitz" w:date="2015-06-19T09:15:00Z"/>
              </w:rPr>
              <w:pPrChange w:id="2399" w:author="Admin" w:date="2015-07-08T13:36:00Z">
                <w:pPr>
                  <w:cnfStyle w:val="100000000000" w:firstRow="1" w:lastRow="0" w:firstColumn="0" w:lastColumn="0" w:oddVBand="0" w:evenVBand="0" w:oddHBand="0" w:evenHBand="0" w:firstRowFirstColumn="0" w:firstRowLastColumn="0" w:lastRowFirstColumn="0" w:lastRowLastColumn="0"/>
                </w:pPr>
              </w:pPrChange>
            </w:pPr>
            <w:ins w:id="2400" w:author="Maximilian Schmitz" w:date="2015-06-19T09:16:00Z">
              <w:r>
                <w:t>Übergabeparameter</w:t>
              </w:r>
            </w:ins>
          </w:p>
        </w:tc>
        <w:tc>
          <w:tcPr>
            <w:tcW w:w="1536" w:type="dxa"/>
            <w:tcPrChange w:id="2401" w:author="Maximilian Schmitz" w:date="2015-06-19T09:39:00Z">
              <w:tcPr>
                <w:tcW w:w="1536" w:type="dxa"/>
                <w:gridSpan w:val="2"/>
              </w:tcPr>
            </w:tcPrChange>
          </w:tcPr>
          <w:p w14:paraId="43134D74"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2402" w:author="Maximilian Schmitz" w:date="2015-06-19T09:15:00Z"/>
              </w:rPr>
              <w:pPrChange w:id="2403" w:author="Admin" w:date="2015-07-08T13:36:00Z">
                <w:pPr>
                  <w:cnfStyle w:val="100000000000" w:firstRow="1" w:lastRow="0" w:firstColumn="0" w:lastColumn="0" w:oddVBand="0" w:evenVBand="0" w:oddHBand="0" w:evenHBand="0" w:firstRowFirstColumn="0" w:firstRowLastColumn="0" w:lastRowFirstColumn="0" w:lastRowLastColumn="0"/>
                </w:pPr>
              </w:pPrChange>
            </w:pPr>
            <w:ins w:id="2404" w:author="Maximilian Schmitz" w:date="2015-06-19T09:16:00Z">
              <w:r>
                <w:t>Rückgabeparameter</w:t>
              </w:r>
            </w:ins>
          </w:p>
        </w:tc>
        <w:tc>
          <w:tcPr>
            <w:tcW w:w="4242" w:type="dxa"/>
            <w:tcPrChange w:id="2405" w:author="Maximilian Schmitz" w:date="2015-06-19T09:39:00Z">
              <w:tcPr>
                <w:tcW w:w="4242" w:type="dxa"/>
                <w:gridSpan w:val="2"/>
              </w:tcPr>
            </w:tcPrChange>
          </w:tcPr>
          <w:p w14:paraId="568F2E76"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2406" w:author="Maximilian Schmitz" w:date="2015-06-19T09:15:00Z"/>
              </w:rPr>
              <w:pPrChange w:id="2407" w:author="Admin" w:date="2015-07-08T13:36:00Z">
                <w:pPr>
                  <w:cnfStyle w:val="100000000000" w:firstRow="1" w:lastRow="0" w:firstColumn="0" w:lastColumn="0" w:oddVBand="0" w:evenVBand="0" w:oddHBand="0" w:evenHBand="0" w:firstRowFirstColumn="0" w:firstRowLastColumn="0" w:lastRowFirstColumn="0" w:lastRowLastColumn="0"/>
                </w:pPr>
              </w:pPrChange>
            </w:pPr>
            <w:ins w:id="2408" w:author="Maximilian Schmitz" w:date="2015-06-19T09:16:00Z">
              <w:r>
                <w:t>Beschreibung</w:t>
              </w:r>
            </w:ins>
          </w:p>
        </w:tc>
      </w:tr>
      <w:tr w:rsidR="00B16FE4" w14:paraId="1F7B4136" w14:textId="77777777" w:rsidTr="00B16FE4">
        <w:tblPrEx>
          <w:tblPrExChange w:id="2409" w:author="Maximilian Schmitz" w:date="2015-06-19T09:39:00Z">
            <w:tblPrEx>
              <w:tblLook w:val="00A0" w:firstRow="1" w:lastRow="0" w:firstColumn="1" w:lastColumn="0" w:noHBand="0" w:noVBand="0"/>
            </w:tblPrEx>
          </w:tblPrExChange>
        </w:tblPrEx>
        <w:trPr>
          <w:ins w:id="2410"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411" w:author="Maximilian Schmitz" w:date="2015-06-19T09:39:00Z">
              <w:tcPr>
                <w:tcW w:w="2244" w:type="dxa"/>
                <w:gridSpan w:val="2"/>
              </w:tcPr>
            </w:tcPrChange>
          </w:tcPr>
          <w:p w14:paraId="7AB97875" w14:textId="77777777" w:rsidR="002210D9" w:rsidRPr="004C3433" w:rsidRDefault="002210D9">
            <w:pPr>
              <w:spacing w:line="360" w:lineRule="auto"/>
              <w:rPr>
                <w:ins w:id="2412" w:author="Maximilian Schmitz" w:date="2015-06-19T09:15:00Z"/>
                <w:b w:val="0"/>
                <w:rPrChange w:id="2413" w:author="Maximilian Schmitz" w:date="2015-06-19T09:25:00Z">
                  <w:rPr>
                    <w:ins w:id="2414" w:author="Maximilian Schmitz" w:date="2015-06-19T09:15:00Z"/>
                  </w:rPr>
                </w:rPrChange>
              </w:rPr>
              <w:pPrChange w:id="2415" w:author="Admin" w:date="2015-07-08T13:36:00Z">
                <w:pPr/>
              </w:pPrChange>
            </w:pPr>
            <w:ins w:id="2416" w:author="Maximilian Schmitz" w:date="2015-06-19T09:22:00Z">
              <w:r w:rsidRPr="004C3433">
                <w:t>MoveForward</w:t>
              </w:r>
            </w:ins>
          </w:p>
        </w:tc>
        <w:tc>
          <w:tcPr>
            <w:tcW w:w="1431" w:type="dxa"/>
            <w:tcPrChange w:id="2417" w:author="Maximilian Schmitz" w:date="2015-06-19T09:39:00Z">
              <w:tcPr>
                <w:tcW w:w="1431" w:type="dxa"/>
                <w:gridSpan w:val="2"/>
              </w:tcPr>
            </w:tcPrChange>
          </w:tcPr>
          <w:p w14:paraId="384F1ADD"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418" w:author="Maximilian Schmitz" w:date="2015-06-19T09:15:00Z"/>
              </w:rPr>
              <w:pPrChange w:id="2419" w:author="Admin" w:date="2015-07-08T13:36:00Z">
                <w:pPr>
                  <w:cnfStyle w:val="000000000000" w:firstRow="0" w:lastRow="0" w:firstColumn="0" w:lastColumn="0" w:oddVBand="0" w:evenVBand="0" w:oddHBand="0" w:evenHBand="0" w:firstRowFirstColumn="0" w:firstRowLastColumn="0" w:lastRowFirstColumn="0" w:lastRowLastColumn="0"/>
                </w:pPr>
              </w:pPrChange>
            </w:pPr>
            <w:ins w:id="2420" w:author="Maximilian Schmitz" w:date="2015-06-19T09:38:00Z">
              <w:r>
                <w:t>Double: Way</w:t>
              </w:r>
            </w:ins>
          </w:p>
        </w:tc>
        <w:tc>
          <w:tcPr>
            <w:tcW w:w="1536" w:type="dxa"/>
            <w:tcPrChange w:id="2421" w:author="Maximilian Schmitz" w:date="2015-06-19T09:39:00Z">
              <w:tcPr>
                <w:tcW w:w="1536" w:type="dxa"/>
                <w:gridSpan w:val="2"/>
              </w:tcPr>
            </w:tcPrChange>
          </w:tcPr>
          <w:p w14:paraId="4DC65B96"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422" w:author="Maximilian Schmitz" w:date="2015-06-19T09:15:00Z"/>
              </w:rPr>
              <w:pPrChange w:id="2423" w:author="Admin" w:date="2015-07-08T13:36:00Z">
                <w:pPr>
                  <w:cnfStyle w:val="000000000000" w:firstRow="0" w:lastRow="0" w:firstColumn="0" w:lastColumn="0" w:oddVBand="0" w:evenVBand="0" w:oddHBand="0" w:evenHBand="0" w:firstRowFirstColumn="0" w:firstRowLastColumn="0" w:lastRowFirstColumn="0" w:lastRowLastColumn="0"/>
                </w:pPr>
              </w:pPrChange>
            </w:pPr>
            <w:ins w:id="2424" w:author="Maximilian Schmitz" w:date="2015-06-19T09:37:00Z">
              <w:r>
                <w:t>-</w:t>
              </w:r>
            </w:ins>
          </w:p>
        </w:tc>
        <w:tc>
          <w:tcPr>
            <w:tcW w:w="4242" w:type="dxa"/>
            <w:tcPrChange w:id="2425" w:author="Maximilian Schmitz" w:date="2015-06-19T09:39:00Z">
              <w:tcPr>
                <w:tcW w:w="4242" w:type="dxa"/>
                <w:gridSpan w:val="2"/>
              </w:tcPr>
            </w:tcPrChange>
          </w:tcPr>
          <w:p w14:paraId="4DB47863"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426" w:author="Maximilian Schmitz" w:date="2015-06-19T09:15:00Z"/>
              </w:rPr>
              <w:pPrChange w:id="2427" w:author="Admin" w:date="2015-07-08T13:36:00Z">
                <w:pPr>
                  <w:cnfStyle w:val="000000000000" w:firstRow="0" w:lastRow="0" w:firstColumn="0" w:lastColumn="0" w:oddVBand="0" w:evenVBand="0" w:oddHBand="0" w:evenHBand="0" w:firstRowFirstColumn="0" w:firstRowLastColumn="0" w:lastRowFirstColumn="0" w:lastRowLastColumn="0"/>
                </w:pPr>
              </w:pPrChange>
            </w:pPr>
            <w:ins w:id="2428" w:author="Maximilian Schmitz" w:date="2015-06-19T09:22:00Z">
              <w:r>
                <w:t>Vorwärtsbewegen des Spielers</w:t>
              </w:r>
            </w:ins>
          </w:p>
        </w:tc>
      </w:tr>
      <w:tr w:rsidR="00B16FE4" w14:paraId="4415B706" w14:textId="77777777" w:rsidTr="00B16FE4">
        <w:tblPrEx>
          <w:tblPrExChange w:id="2429" w:author="Maximilian Schmitz" w:date="2015-06-19T09:39:00Z">
            <w:tblPrEx>
              <w:tblLook w:val="00A0" w:firstRow="1" w:lastRow="0" w:firstColumn="1" w:lastColumn="0" w:noHBand="0" w:noVBand="0"/>
            </w:tblPrEx>
          </w:tblPrExChange>
        </w:tblPrEx>
        <w:trPr>
          <w:ins w:id="2430"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431" w:author="Maximilian Schmitz" w:date="2015-06-19T09:39:00Z">
              <w:tcPr>
                <w:tcW w:w="2244" w:type="dxa"/>
                <w:gridSpan w:val="2"/>
              </w:tcPr>
            </w:tcPrChange>
          </w:tcPr>
          <w:p w14:paraId="568186E3" w14:textId="77777777" w:rsidR="002210D9" w:rsidRPr="004C3433" w:rsidRDefault="002210D9">
            <w:pPr>
              <w:spacing w:line="360" w:lineRule="auto"/>
              <w:rPr>
                <w:ins w:id="2432" w:author="Maximilian Schmitz" w:date="2015-06-19T09:15:00Z"/>
                <w:b w:val="0"/>
                <w:rPrChange w:id="2433" w:author="Maximilian Schmitz" w:date="2015-06-19T09:25:00Z">
                  <w:rPr>
                    <w:ins w:id="2434" w:author="Maximilian Schmitz" w:date="2015-06-19T09:15:00Z"/>
                  </w:rPr>
                </w:rPrChange>
              </w:rPr>
              <w:pPrChange w:id="2435" w:author="Admin" w:date="2015-07-08T13:36:00Z">
                <w:pPr/>
              </w:pPrChange>
            </w:pPr>
            <w:ins w:id="2436" w:author="Maximilian Schmitz" w:date="2015-06-19T09:22:00Z">
              <w:r w:rsidRPr="004C3433">
                <w:t>MoveTo</w:t>
              </w:r>
            </w:ins>
          </w:p>
        </w:tc>
        <w:tc>
          <w:tcPr>
            <w:tcW w:w="1431" w:type="dxa"/>
            <w:tcPrChange w:id="2437" w:author="Maximilian Schmitz" w:date="2015-06-19T09:39:00Z">
              <w:tcPr>
                <w:tcW w:w="1431" w:type="dxa"/>
                <w:gridSpan w:val="2"/>
              </w:tcPr>
            </w:tcPrChange>
          </w:tcPr>
          <w:p w14:paraId="42209D3D"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438" w:author="Maximilian Schmitz" w:date="2015-06-19T09:15:00Z"/>
              </w:rPr>
              <w:pPrChange w:id="2439" w:author="Admin" w:date="2015-07-08T13:36:00Z">
                <w:pPr>
                  <w:cnfStyle w:val="000000000000" w:firstRow="0" w:lastRow="0" w:firstColumn="0" w:lastColumn="0" w:oddVBand="0" w:evenVBand="0" w:oddHBand="0" w:evenHBand="0" w:firstRowFirstColumn="0" w:firstRowLastColumn="0" w:lastRowFirstColumn="0" w:lastRowLastColumn="0"/>
                </w:pPr>
              </w:pPrChange>
            </w:pPr>
            <w:ins w:id="2440" w:author="Maximilian Schmitz" w:date="2015-06-19T09:38:00Z">
              <w:r>
                <w:t>Double: PosX, PosY, Speed</w:t>
              </w:r>
            </w:ins>
          </w:p>
        </w:tc>
        <w:tc>
          <w:tcPr>
            <w:tcW w:w="1536" w:type="dxa"/>
            <w:tcPrChange w:id="2441" w:author="Maximilian Schmitz" w:date="2015-06-19T09:39:00Z">
              <w:tcPr>
                <w:tcW w:w="1536" w:type="dxa"/>
                <w:gridSpan w:val="2"/>
              </w:tcPr>
            </w:tcPrChange>
          </w:tcPr>
          <w:p w14:paraId="783D00C7"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442" w:author="Maximilian Schmitz" w:date="2015-06-19T09:15:00Z"/>
              </w:rPr>
              <w:pPrChange w:id="2443" w:author="Admin" w:date="2015-07-08T13:36:00Z">
                <w:pPr>
                  <w:cnfStyle w:val="000000000000" w:firstRow="0" w:lastRow="0" w:firstColumn="0" w:lastColumn="0" w:oddVBand="0" w:evenVBand="0" w:oddHBand="0" w:evenHBand="0" w:firstRowFirstColumn="0" w:firstRowLastColumn="0" w:lastRowFirstColumn="0" w:lastRowLastColumn="0"/>
                </w:pPr>
              </w:pPrChange>
            </w:pPr>
            <w:ins w:id="2444" w:author="Maximilian Schmitz" w:date="2015-06-19T09:37:00Z">
              <w:r>
                <w:t>-</w:t>
              </w:r>
            </w:ins>
          </w:p>
        </w:tc>
        <w:tc>
          <w:tcPr>
            <w:tcW w:w="4242" w:type="dxa"/>
            <w:tcPrChange w:id="2445" w:author="Maximilian Schmitz" w:date="2015-06-19T09:39:00Z">
              <w:tcPr>
                <w:tcW w:w="4242" w:type="dxa"/>
                <w:gridSpan w:val="2"/>
              </w:tcPr>
            </w:tcPrChange>
          </w:tcPr>
          <w:p w14:paraId="5753C768"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446" w:author="Maximilian Schmitz" w:date="2015-06-19T09:15:00Z"/>
              </w:rPr>
              <w:pPrChange w:id="2447" w:author="Admin" w:date="2015-07-08T13:36:00Z">
                <w:pPr>
                  <w:cnfStyle w:val="000000000000" w:firstRow="0" w:lastRow="0" w:firstColumn="0" w:lastColumn="0" w:oddVBand="0" w:evenVBand="0" w:oddHBand="0" w:evenHBand="0" w:firstRowFirstColumn="0" w:firstRowLastColumn="0" w:lastRowFirstColumn="0" w:lastRowLastColumn="0"/>
                </w:pPr>
              </w:pPrChange>
            </w:pPr>
            <w:ins w:id="2448" w:author="Maximilian Schmitz" w:date="2015-06-19T09:22:00Z">
              <w:r>
                <w:t>Spieler an eine bestimmte Position bewegen</w:t>
              </w:r>
            </w:ins>
          </w:p>
        </w:tc>
      </w:tr>
      <w:tr w:rsidR="00B16FE4" w14:paraId="7E6C0054" w14:textId="77777777" w:rsidTr="00B16FE4">
        <w:tblPrEx>
          <w:tblPrExChange w:id="2449" w:author="Maximilian Schmitz" w:date="2015-06-19T09:39:00Z">
            <w:tblPrEx>
              <w:tblLook w:val="00A0" w:firstRow="1" w:lastRow="0" w:firstColumn="1" w:lastColumn="0" w:noHBand="0" w:noVBand="0"/>
            </w:tblPrEx>
          </w:tblPrExChange>
        </w:tblPrEx>
        <w:trPr>
          <w:ins w:id="2450"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451" w:author="Maximilian Schmitz" w:date="2015-06-19T09:39:00Z">
              <w:tcPr>
                <w:tcW w:w="2244" w:type="dxa"/>
                <w:gridSpan w:val="2"/>
              </w:tcPr>
            </w:tcPrChange>
          </w:tcPr>
          <w:p w14:paraId="101B3DA5" w14:textId="77777777" w:rsidR="002210D9" w:rsidRPr="004C3433" w:rsidRDefault="002210D9">
            <w:pPr>
              <w:spacing w:line="360" w:lineRule="auto"/>
              <w:rPr>
                <w:ins w:id="2452" w:author="Maximilian Schmitz" w:date="2015-06-19T09:15:00Z"/>
                <w:b w:val="0"/>
                <w:rPrChange w:id="2453" w:author="Maximilian Schmitz" w:date="2015-06-19T09:25:00Z">
                  <w:rPr>
                    <w:ins w:id="2454" w:author="Maximilian Schmitz" w:date="2015-06-19T09:15:00Z"/>
                  </w:rPr>
                </w:rPrChange>
              </w:rPr>
              <w:pPrChange w:id="2455" w:author="Admin" w:date="2015-07-08T13:36:00Z">
                <w:pPr/>
              </w:pPrChange>
            </w:pPr>
            <w:ins w:id="2456" w:author="Maximilian Schmitz" w:date="2015-06-19T09:22:00Z">
              <w:r w:rsidRPr="004C3433">
                <w:t>Rotate</w:t>
              </w:r>
            </w:ins>
          </w:p>
        </w:tc>
        <w:tc>
          <w:tcPr>
            <w:tcW w:w="1431" w:type="dxa"/>
            <w:tcPrChange w:id="2457" w:author="Maximilian Schmitz" w:date="2015-06-19T09:39:00Z">
              <w:tcPr>
                <w:tcW w:w="1431" w:type="dxa"/>
                <w:gridSpan w:val="2"/>
              </w:tcPr>
            </w:tcPrChange>
          </w:tcPr>
          <w:p w14:paraId="00189BF7"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458" w:author="Maximilian Schmitz" w:date="2015-06-19T09:15:00Z"/>
              </w:rPr>
              <w:pPrChange w:id="2459" w:author="Admin" w:date="2015-07-08T13:36:00Z">
                <w:pPr>
                  <w:cnfStyle w:val="000000000000" w:firstRow="0" w:lastRow="0" w:firstColumn="0" w:lastColumn="0" w:oddVBand="0" w:evenVBand="0" w:oddHBand="0" w:evenHBand="0" w:firstRowFirstColumn="0" w:firstRowLastColumn="0" w:lastRowFirstColumn="0" w:lastRowLastColumn="0"/>
                </w:pPr>
              </w:pPrChange>
            </w:pPr>
            <w:ins w:id="2460" w:author="Maximilian Schmitz" w:date="2015-06-19T09:38:00Z">
              <w:r>
                <w:t>Double: Angle</w:t>
              </w:r>
            </w:ins>
          </w:p>
        </w:tc>
        <w:tc>
          <w:tcPr>
            <w:tcW w:w="1536" w:type="dxa"/>
            <w:tcPrChange w:id="2461" w:author="Maximilian Schmitz" w:date="2015-06-19T09:39:00Z">
              <w:tcPr>
                <w:tcW w:w="1536" w:type="dxa"/>
                <w:gridSpan w:val="2"/>
              </w:tcPr>
            </w:tcPrChange>
          </w:tcPr>
          <w:p w14:paraId="4B240EF9"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462" w:author="Maximilian Schmitz" w:date="2015-06-19T09:15:00Z"/>
              </w:rPr>
              <w:pPrChange w:id="2463" w:author="Admin" w:date="2015-07-08T13:36:00Z">
                <w:pPr>
                  <w:cnfStyle w:val="000000000000" w:firstRow="0" w:lastRow="0" w:firstColumn="0" w:lastColumn="0" w:oddVBand="0" w:evenVBand="0" w:oddHBand="0" w:evenHBand="0" w:firstRowFirstColumn="0" w:firstRowLastColumn="0" w:lastRowFirstColumn="0" w:lastRowLastColumn="0"/>
                </w:pPr>
              </w:pPrChange>
            </w:pPr>
            <w:ins w:id="2464" w:author="Maximilian Schmitz" w:date="2015-06-19T09:37:00Z">
              <w:r>
                <w:t>-</w:t>
              </w:r>
            </w:ins>
          </w:p>
        </w:tc>
        <w:tc>
          <w:tcPr>
            <w:tcW w:w="4242" w:type="dxa"/>
            <w:tcPrChange w:id="2465" w:author="Maximilian Schmitz" w:date="2015-06-19T09:39:00Z">
              <w:tcPr>
                <w:tcW w:w="4242" w:type="dxa"/>
                <w:gridSpan w:val="2"/>
              </w:tcPr>
            </w:tcPrChange>
          </w:tcPr>
          <w:p w14:paraId="415F41CC"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466" w:author="Maximilian Schmitz" w:date="2015-06-19T09:15:00Z"/>
              </w:rPr>
              <w:pPrChange w:id="2467" w:author="Admin" w:date="2015-07-08T13:36:00Z">
                <w:pPr>
                  <w:cnfStyle w:val="000000000000" w:firstRow="0" w:lastRow="0" w:firstColumn="0" w:lastColumn="0" w:oddVBand="0" w:evenVBand="0" w:oddHBand="0" w:evenHBand="0" w:firstRowFirstColumn="0" w:firstRowLastColumn="0" w:lastRowFirstColumn="0" w:lastRowLastColumn="0"/>
                </w:pPr>
              </w:pPrChange>
            </w:pPr>
            <w:ins w:id="2468" w:author="Maximilian Schmitz" w:date="2015-06-19T09:23:00Z">
              <w:r>
                <w:t>Spieler um seine Achse drehen</w:t>
              </w:r>
            </w:ins>
          </w:p>
        </w:tc>
      </w:tr>
      <w:tr w:rsidR="00B16FE4" w14:paraId="0378F403" w14:textId="77777777" w:rsidTr="00B16FE4">
        <w:tblPrEx>
          <w:tblPrExChange w:id="2469" w:author="Maximilian Schmitz" w:date="2015-06-19T09:39:00Z">
            <w:tblPrEx>
              <w:tblLook w:val="00A0" w:firstRow="1" w:lastRow="0" w:firstColumn="1" w:lastColumn="0" w:noHBand="0" w:noVBand="0"/>
            </w:tblPrEx>
          </w:tblPrExChange>
        </w:tblPrEx>
        <w:trPr>
          <w:ins w:id="2470"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471" w:author="Maximilian Schmitz" w:date="2015-06-19T09:39:00Z">
              <w:tcPr>
                <w:tcW w:w="2244" w:type="dxa"/>
                <w:gridSpan w:val="2"/>
              </w:tcPr>
            </w:tcPrChange>
          </w:tcPr>
          <w:p w14:paraId="105592D3" w14:textId="77777777" w:rsidR="002210D9" w:rsidRPr="004C3433" w:rsidRDefault="002210D9">
            <w:pPr>
              <w:spacing w:line="360" w:lineRule="auto"/>
              <w:rPr>
                <w:ins w:id="2472" w:author="Maximilian Schmitz" w:date="2015-06-19T09:15:00Z"/>
                <w:b w:val="0"/>
                <w:rPrChange w:id="2473" w:author="Maximilian Schmitz" w:date="2015-06-19T09:25:00Z">
                  <w:rPr>
                    <w:ins w:id="2474" w:author="Maximilian Schmitz" w:date="2015-06-19T09:15:00Z"/>
                  </w:rPr>
                </w:rPrChange>
              </w:rPr>
              <w:pPrChange w:id="2475" w:author="Admin" w:date="2015-07-08T13:36:00Z">
                <w:pPr/>
              </w:pPrChange>
            </w:pPr>
            <w:ins w:id="2476" w:author="Maximilian Schmitz" w:date="2015-06-19T09:22:00Z">
              <w:r w:rsidRPr="004C3433">
                <w:t>Kick</w:t>
              </w:r>
            </w:ins>
          </w:p>
        </w:tc>
        <w:tc>
          <w:tcPr>
            <w:tcW w:w="1431" w:type="dxa"/>
            <w:tcPrChange w:id="2477" w:author="Maximilian Schmitz" w:date="2015-06-19T09:39:00Z">
              <w:tcPr>
                <w:tcW w:w="1431" w:type="dxa"/>
                <w:gridSpan w:val="2"/>
              </w:tcPr>
            </w:tcPrChange>
          </w:tcPr>
          <w:p w14:paraId="3DEE6951" w14:textId="77777777" w:rsidR="002210D9" w:rsidRPr="005D1843"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478" w:author="Maximilian Schmitz" w:date="2015-06-19T09:15:00Z"/>
                <w:lang w:val="en-GB"/>
                <w:rPrChange w:id="2479" w:author="Maximilian Schmitz" w:date="2015-06-19T09:38:00Z">
                  <w:rPr>
                    <w:ins w:id="2480" w:author="Maximilian Schmitz" w:date="2015-06-19T09:15:00Z"/>
                  </w:rPr>
                </w:rPrChange>
              </w:rPr>
              <w:pPrChange w:id="2481" w:author="Admin" w:date="2015-07-08T13:36:00Z">
                <w:pPr>
                  <w:cnfStyle w:val="000000000000" w:firstRow="0" w:lastRow="0" w:firstColumn="0" w:lastColumn="0" w:oddVBand="0" w:evenVBand="0" w:oddHBand="0" w:evenHBand="0" w:firstRowFirstColumn="0" w:firstRowLastColumn="0" w:lastRowFirstColumn="0" w:lastRowLastColumn="0"/>
                </w:pPr>
              </w:pPrChange>
            </w:pPr>
            <w:ins w:id="2482" w:author="Maximilian Schmitz" w:date="2015-06-19T09:37:00Z">
              <w:r w:rsidRPr="005D1843">
                <w:rPr>
                  <w:lang w:val="en-GB"/>
                  <w:rPrChange w:id="2483" w:author="Maximilian Schmitz" w:date="2015-06-19T09:38:00Z">
                    <w:rPr/>
                  </w:rPrChange>
                </w:rPr>
                <w:t>Double: DirX, DirY, DirZ</w:t>
              </w:r>
            </w:ins>
            <w:ins w:id="2484" w:author="Maximilian Schmitz" w:date="2015-06-19T09:38:00Z">
              <w:r w:rsidRPr="005D1843">
                <w:rPr>
                  <w:lang w:val="en-GB"/>
                  <w:rPrChange w:id="2485" w:author="Maximilian Schmitz" w:date="2015-06-19T09:38:00Z">
                    <w:rPr/>
                  </w:rPrChange>
                </w:rPr>
                <w:t>, Force</w:t>
              </w:r>
            </w:ins>
          </w:p>
        </w:tc>
        <w:tc>
          <w:tcPr>
            <w:tcW w:w="1536" w:type="dxa"/>
            <w:tcPrChange w:id="2486" w:author="Maximilian Schmitz" w:date="2015-06-19T09:39:00Z">
              <w:tcPr>
                <w:tcW w:w="1536" w:type="dxa"/>
                <w:gridSpan w:val="2"/>
              </w:tcPr>
            </w:tcPrChange>
          </w:tcPr>
          <w:p w14:paraId="7E4B18E5"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487" w:author="Maximilian Schmitz" w:date="2015-06-19T09:15:00Z"/>
              </w:rPr>
              <w:pPrChange w:id="2488" w:author="Admin" w:date="2015-07-08T13:36:00Z">
                <w:pPr>
                  <w:cnfStyle w:val="000000000000" w:firstRow="0" w:lastRow="0" w:firstColumn="0" w:lastColumn="0" w:oddVBand="0" w:evenVBand="0" w:oddHBand="0" w:evenHBand="0" w:firstRowFirstColumn="0" w:firstRowLastColumn="0" w:lastRowFirstColumn="0" w:lastRowLastColumn="0"/>
                </w:pPr>
              </w:pPrChange>
            </w:pPr>
            <w:ins w:id="2489" w:author="Maximilian Schmitz" w:date="2015-06-19T09:36:00Z">
              <w:r>
                <w:t>-</w:t>
              </w:r>
            </w:ins>
          </w:p>
        </w:tc>
        <w:tc>
          <w:tcPr>
            <w:tcW w:w="4242" w:type="dxa"/>
            <w:tcPrChange w:id="2490" w:author="Maximilian Schmitz" w:date="2015-06-19T09:39:00Z">
              <w:tcPr>
                <w:tcW w:w="4242" w:type="dxa"/>
                <w:gridSpan w:val="2"/>
              </w:tcPr>
            </w:tcPrChange>
          </w:tcPr>
          <w:p w14:paraId="22070C8B"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491" w:author="Maximilian Schmitz" w:date="2015-06-19T09:15:00Z"/>
              </w:rPr>
              <w:pPrChange w:id="2492" w:author="Admin" w:date="2015-07-08T13:36:00Z">
                <w:pPr>
                  <w:cnfStyle w:val="000000000000" w:firstRow="0" w:lastRow="0" w:firstColumn="0" w:lastColumn="0" w:oddVBand="0" w:evenVBand="0" w:oddHBand="0" w:evenHBand="0" w:firstRowFirstColumn="0" w:firstRowLastColumn="0" w:lastRowFirstColumn="0" w:lastRowLastColumn="0"/>
                </w:pPr>
              </w:pPrChange>
            </w:pPr>
            <w:ins w:id="2493" w:author="Maximilian Schmitz" w:date="2015-06-19T09:23:00Z">
              <w:r>
                <w:t>Den Ball in eine Richtung kicken</w:t>
              </w:r>
            </w:ins>
          </w:p>
        </w:tc>
      </w:tr>
      <w:tr w:rsidR="00B16FE4" w14:paraId="0D718C3F" w14:textId="77777777" w:rsidTr="00B16FE4">
        <w:tblPrEx>
          <w:tblPrExChange w:id="2494" w:author="Maximilian Schmitz" w:date="2015-06-19T09:39:00Z">
            <w:tblPrEx>
              <w:tblLook w:val="00A0" w:firstRow="1" w:lastRow="0" w:firstColumn="1" w:lastColumn="0" w:noHBand="0" w:noVBand="0"/>
            </w:tblPrEx>
          </w:tblPrExChange>
        </w:tblPrEx>
        <w:trPr>
          <w:ins w:id="2495"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496" w:author="Maximilian Schmitz" w:date="2015-06-19T09:39:00Z">
              <w:tcPr>
                <w:tcW w:w="2244" w:type="dxa"/>
                <w:gridSpan w:val="2"/>
              </w:tcPr>
            </w:tcPrChange>
          </w:tcPr>
          <w:p w14:paraId="5235BD74" w14:textId="77777777" w:rsidR="002210D9" w:rsidRPr="004C3433" w:rsidRDefault="002210D9">
            <w:pPr>
              <w:spacing w:line="360" w:lineRule="auto"/>
              <w:rPr>
                <w:ins w:id="2497" w:author="Maximilian Schmitz" w:date="2015-06-19T09:15:00Z"/>
                <w:b w:val="0"/>
                <w:rPrChange w:id="2498" w:author="Maximilian Schmitz" w:date="2015-06-19T09:25:00Z">
                  <w:rPr>
                    <w:ins w:id="2499" w:author="Maximilian Schmitz" w:date="2015-06-19T09:15:00Z"/>
                  </w:rPr>
                </w:rPrChange>
              </w:rPr>
              <w:pPrChange w:id="2500" w:author="Admin" w:date="2015-07-08T13:36:00Z">
                <w:pPr/>
              </w:pPrChange>
            </w:pPr>
            <w:ins w:id="2501" w:author="Maximilian Schmitz" w:date="2015-06-19T09:22:00Z">
              <w:r w:rsidRPr="004C3433">
                <w:t>StopBall</w:t>
              </w:r>
            </w:ins>
          </w:p>
        </w:tc>
        <w:tc>
          <w:tcPr>
            <w:tcW w:w="1431" w:type="dxa"/>
            <w:tcPrChange w:id="2502" w:author="Maximilian Schmitz" w:date="2015-06-19T09:39:00Z">
              <w:tcPr>
                <w:tcW w:w="1431" w:type="dxa"/>
                <w:gridSpan w:val="2"/>
              </w:tcPr>
            </w:tcPrChange>
          </w:tcPr>
          <w:p w14:paraId="72B1E4FA"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503" w:author="Maximilian Schmitz" w:date="2015-06-19T09:15:00Z"/>
              </w:rPr>
              <w:pPrChange w:id="2504" w:author="Admin" w:date="2015-07-08T13:36:00Z">
                <w:pPr>
                  <w:cnfStyle w:val="000000000000" w:firstRow="0" w:lastRow="0" w:firstColumn="0" w:lastColumn="0" w:oddVBand="0" w:evenVBand="0" w:oddHBand="0" w:evenHBand="0" w:firstRowFirstColumn="0" w:firstRowLastColumn="0" w:lastRowFirstColumn="0" w:lastRowLastColumn="0"/>
                </w:pPr>
              </w:pPrChange>
            </w:pPr>
            <w:ins w:id="2505" w:author="Maximilian Schmitz" w:date="2015-06-19T09:37:00Z">
              <w:r>
                <w:t>-</w:t>
              </w:r>
            </w:ins>
          </w:p>
        </w:tc>
        <w:tc>
          <w:tcPr>
            <w:tcW w:w="1536" w:type="dxa"/>
            <w:tcPrChange w:id="2506" w:author="Maximilian Schmitz" w:date="2015-06-19T09:39:00Z">
              <w:tcPr>
                <w:tcW w:w="1536" w:type="dxa"/>
                <w:gridSpan w:val="2"/>
              </w:tcPr>
            </w:tcPrChange>
          </w:tcPr>
          <w:p w14:paraId="2DAA42DB"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507" w:author="Maximilian Schmitz" w:date="2015-06-19T09:15:00Z"/>
              </w:rPr>
              <w:pPrChange w:id="2508" w:author="Admin" w:date="2015-07-08T13:36:00Z">
                <w:pPr>
                  <w:cnfStyle w:val="000000000000" w:firstRow="0" w:lastRow="0" w:firstColumn="0" w:lastColumn="0" w:oddVBand="0" w:evenVBand="0" w:oddHBand="0" w:evenHBand="0" w:firstRowFirstColumn="0" w:firstRowLastColumn="0" w:lastRowFirstColumn="0" w:lastRowLastColumn="0"/>
                </w:pPr>
              </w:pPrChange>
            </w:pPr>
            <w:ins w:id="2509" w:author="Maximilian Schmitz" w:date="2015-06-19T09:36:00Z">
              <w:r>
                <w:t>-</w:t>
              </w:r>
            </w:ins>
          </w:p>
        </w:tc>
        <w:tc>
          <w:tcPr>
            <w:tcW w:w="4242" w:type="dxa"/>
            <w:tcPrChange w:id="2510" w:author="Maximilian Schmitz" w:date="2015-06-19T09:39:00Z">
              <w:tcPr>
                <w:tcW w:w="4242" w:type="dxa"/>
                <w:gridSpan w:val="2"/>
              </w:tcPr>
            </w:tcPrChange>
          </w:tcPr>
          <w:p w14:paraId="77D3A518"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11" w:author="Maximilian Schmitz" w:date="2015-06-19T09:15:00Z"/>
              </w:rPr>
              <w:pPrChange w:id="2512" w:author="Admin" w:date="2015-07-08T13:36:00Z">
                <w:pPr>
                  <w:cnfStyle w:val="000000000000" w:firstRow="0" w:lastRow="0" w:firstColumn="0" w:lastColumn="0" w:oddVBand="0" w:evenVBand="0" w:oddHBand="0" w:evenHBand="0" w:firstRowFirstColumn="0" w:firstRowLastColumn="0" w:lastRowFirstColumn="0" w:lastRowLastColumn="0"/>
                </w:pPr>
              </w:pPrChange>
            </w:pPr>
            <w:ins w:id="2513" w:author="Maximilian Schmitz" w:date="2015-06-19T09:23:00Z">
              <w:r>
                <w:t>Den Ball stoppen</w:t>
              </w:r>
            </w:ins>
          </w:p>
        </w:tc>
      </w:tr>
      <w:tr w:rsidR="00B16FE4" w14:paraId="2CCDBD54" w14:textId="77777777" w:rsidTr="00B16FE4">
        <w:tblPrEx>
          <w:tblPrExChange w:id="2514" w:author="Maximilian Schmitz" w:date="2015-06-19T09:39:00Z">
            <w:tblPrEx>
              <w:tblLook w:val="00A0" w:firstRow="1" w:lastRow="0" w:firstColumn="1" w:lastColumn="0" w:noHBand="0" w:noVBand="0"/>
            </w:tblPrEx>
          </w:tblPrExChange>
        </w:tblPrEx>
        <w:trPr>
          <w:ins w:id="2515"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2516" w:author="Maximilian Schmitz" w:date="2015-06-19T09:39:00Z">
              <w:tcPr>
                <w:tcW w:w="2244" w:type="dxa"/>
                <w:gridSpan w:val="2"/>
              </w:tcPr>
            </w:tcPrChange>
          </w:tcPr>
          <w:p w14:paraId="581E108C" w14:textId="77777777" w:rsidR="002210D9" w:rsidRPr="004C3433" w:rsidRDefault="002210D9">
            <w:pPr>
              <w:spacing w:line="360" w:lineRule="auto"/>
              <w:rPr>
                <w:ins w:id="2517" w:author="Maximilian Schmitz" w:date="2015-06-19T09:22:00Z"/>
                <w:b w:val="0"/>
                <w:rPrChange w:id="2518" w:author="Maximilian Schmitz" w:date="2015-06-19T09:25:00Z">
                  <w:rPr>
                    <w:ins w:id="2519" w:author="Maximilian Schmitz" w:date="2015-06-19T09:22:00Z"/>
                  </w:rPr>
                </w:rPrChange>
              </w:rPr>
              <w:pPrChange w:id="2520" w:author="Admin" w:date="2015-07-08T13:36:00Z">
                <w:pPr/>
              </w:pPrChange>
            </w:pPr>
            <w:ins w:id="2521" w:author="Maximilian Schmitz" w:date="2015-06-19T09:22:00Z">
              <w:r w:rsidRPr="004C3433">
                <w:t>Speak</w:t>
              </w:r>
            </w:ins>
          </w:p>
        </w:tc>
        <w:tc>
          <w:tcPr>
            <w:tcW w:w="1431" w:type="dxa"/>
            <w:tcPrChange w:id="2522" w:author="Maximilian Schmitz" w:date="2015-06-19T09:39:00Z">
              <w:tcPr>
                <w:tcW w:w="1431" w:type="dxa"/>
                <w:gridSpan w:val="2"/>
              </w:tcPr>
            </w:tcPrChange>
          </w:tcPr>
          <w:p w14:paraId="146DA587"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523" w:author="Maximilian Schmitz" w:date="2015-06-19T09:22:00Z"/>
              </w:rPr>
              <w:pPrChange w:id="2524" w:author="Admin" w:date="2015-07-08T13:36:00Z">
                <w:pPr>
                  <w:cnfStyle w:val="000000000000" w:firstRow="0" w:lastRow="0" w:firstColumn="0" w:lastColumn="0" w:oddVBand="0" w:evenVBand="0" w:oddHBand="0" w:evenHBand="0" w:firstRowFirstColumn="0" w:firstRowLastColumn="0" w:lastRowFirstColumn="0" w:lastRowLastColumn="0"/>
                </w:pPr>
              </w:pPrChange>
            </w:pPr>
            <w:ins w:id="2525" w:author="Maximilian Schmitz" w:date="2015-06-19T09:28:00Z">
              <w:r>
                <w:t xml:space="preserve">String: </w:t>
              </w:r>
            </w:ins>
            <w:ins w:id="2526" w:author="Maximilian Schmitz" w:date="2015-06-19T09:33:00Z">
              <w:r w:rsidR="0042223A">
                <w:t>Message</w:t>
              </w:r>
            </w:ins>
          </w:p>
        </w:tc>
        <w:tc>
          <w:tcPr>
            <w:tcW w:w="1536" w:type="dxa"/>
            <w:tcPrChange w:id="2527" w:author="Maximilian Schmitz" w:date="2015-06-19T09:39:00Z">
              <w:tcPr>
                <w:tcW w:w="1536" w:type="dxa"/>
                <w:gridSpan w:val="2"/>
              </w:tcPr>
            </w:tcPrChange>
          </w:tcPr>
          <w:p w14:paraId="4D73D747"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528" w:author="Maximilian Schmitz" w:date="2015-06-19T09:22:00Z"/>
              </w:rPr>
              <w:pPrChange w:id="2529" w:author="Admin" w:date="2015-07-08T13:36:00Z">
                <w:pPr>
                  <w:cnfStyle w:val="000000000000" w:firstRow="0" w:lastRow="0" w:firstColumn="0" w:lastColumn="0" w:oddVBand="0" w:evenVBand="0" w:oddHBand="0" w:evenHBand="0" w:firstRowFirstColumn="0" w:firstRowLastColumn="0" w:lastRowFirstColumn="0" w:lastRowLastColumn="0"/>
                </w:pPr>
              </w:pPrChange>
            </w:pPr>
            <w:ins w:id="2530" w:author="Maximilian Schmitz" w:date="2015-06-19T09:28:00Z">
              <w:r>
                <w:t>-</w:t>
              </w:r>
            </w:ins>
          </w:p>
        </w:tc>
        <w:tc>
          <w:tcPr>
            <w:tcW w:w="4242" w:type="dxa"/>
            <w:tcPrChange w:id="2531" w:author="Maximilian Schmitz" w:date="2015-06-19T09:39:00Z">
              <w:tcPr>
                <w:tcW w:w="4242" w:type="dxa"/>
                <w:gridSpan w:val="2"/>
              </w:tcPr>
            </w:tcPrChange>
          </w:tcPr>
          <w:p w14:paraId="70169136"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32" w:author="Maximilian Schmitz" w:date="2015-06-19T09:22:00Z"/>
              </w:rPr>
              <w:pPrChange w:id="2533"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2534" w:author="Maximilian Schmitz" w:date="2015-06-19T09:23:00Z">
              <w:r>
                <w:t>Mit anderen Spielern kommunizieren</w:t>
              </w:r>
            </w:ins>
          </w:p>
        </w:tc>
      </w:tr>
      <w:tr w:rsidR="00B16FE4" w14:paraId="285CEBED" w14:textId="77777777" w:rsidTr="00B16FE4">
        <w:tblPrEx>
          <w:tblPrExChange w:id="2535" w:author="Maximilian Schmitz" w:date="2015-06-19T09:39:00Z">
            <w:tblPrEx>
              <w:tblLook w:val="00A0" w:firstRow="1" w:lastRow="0" w:firstColumn="1" w:lastColumn="0" w:noHBand="0" w:noVBand="0"/>
            </w:tblPrEx>
          </w:tblPrExChange>
        </w:tblPrEx>
        <w:trPr>
          <w:ins w:id="2536"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2537" w:author="Maximilian Schmitz" w:date="2015-06-19T09:39:00Z">
              <w:tcPr>
                <w:tcW w:w="2244" w:type="dxa"/>
                <w:gridSpan w:val="2"/>
              </w:tcPr>
            </w:tcPrChange>
          </w:tcPr>
          <w:p w14:paraId="6BE50AF7" w14:textId="77777777" w:rsidR="002210D9" w:rsidRPr="004C3433" w:rsidRDefault="002210D9">
            <w:pPr>
              <w:spacing w:line="360" w:lineRule="auto"/>
              <w:rPr>
                <w:ins w:id="2538" w:author="Maximilian Schmitz" w:date="2015-06-19T09:22:00Z"/>
                <w:b w:val="0"/>
                <w:rPrChange w:id="2539" w:author="Maximilian Schmitz" w:date="2015-06-19T09:25:00Z">
                  <w:rPr>
                    <w:ins w:id="2540" w:author="Maximilian Schmitz" w:date="2015-06-19T09:22:00Z"/>
                  </w:rPr>
                </w:rPrChange>
              </w:rPr>
              <w:pPrChange w:id="2541" w:author="Admin" w:date="2015-07-08T13:36:00Z">
                <w:pPr/>
              </w:pPrChange>
            </w:pPr>
            <w:ins w:id="2542" w:author="Maximilian Schmitz" w:date="2015-06-19T09:22:00Z">
              <w:r w:rsidRPr="004C3433">
                <w:t>Listen</w:t>
              </w:r>
            </w:ins>
          </w:p>
        </w:tc>
        <w:tc>
          <w:tcPr>
            <w:tcW w:w="1431" w:type="dxa"/>
            <w:tcPrChange w:id="2543" w:author="Maximilian Schmitz" w:date="2015-06-19T09:39:00Z">
              <w:tcPr>
                <w:tcW w:w="1431" w:type="dxa"/>
                <w:gridSpan w:val="2"/>
              </w:tcPr>
            </w:tcPrChange>
          </w:tcPr>
          <w:p w14:paraId="4CE2A290"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544" w:author="Maximilian Schmitz" w:date="2015-06-19T09:22:00Z"/>
              </w:rPr>
              <w:pPrChange w:id="2545" w:author="Admin" w:date="2015-07-08T13:36:00Z">
                <w:pPr>
                  <w:cnfStyle w:val="000000000000" w:firstRow="0" w:lastRow="0" w:firstColumn="0" w:lastColumn="0" w:oddVBand="0" w:evenVBand="0" w:oddHBand="0" w:evenHBand="0" w:firstRowFirstColumn="0" w:firstRowLastColumn="0" w:lastRowFirstColumn="0" w:lastRowLastColumn="0"/>
                </w:pPr>
              </w:pPrChange>
            </w:pPr>
            <w:ins w:id="2546" w:author="Maximilian Schmitz" w:date="2015-06-19T09:27:00Z">
              <w:r>
                <w:t>-</w:t>
              </w:r>
            </w:ins>
          </w:p>
        </w:tc>
        <w:tc>
          <w:tcPr>
            <w:tcW w:w="1536" w:type="dxa"/>
            <w:tcPrChange w:id="2547" w:author="Maximilian Schmitz" w:date="2015-06-19T09:39:00Z">
              <w:tcPr>
                <w:tcW w:w="1536" w:type="dxa"/>
                <w:gridSpan w:val="2"/>
              </w:tcPr>
            </w:tcPrChange>
          </w:tcPr>
          <w:p w14:paraId="2D833978"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548" w:author="Maximilian Schmitz" w:date="2015-06-19T09:22:00Z"/>
              </w:rPr>
              <w:pPrChange w:id="2549" w:author="Admin" w:date="2015-07-08T13:36:00Z">
                <w:pPr>
                  <w:cnfStyle w:val="000000000000" w:firstRow="0" w:lastRow="0" w:firstColumn="0" w:lastColumn="0" w:oddVBand="0" w:evenVBand="0" w:oddHBand="0" w:evenHBand="0" w:firstRowFirstColumn="0" w:firstRowLastColumn="0" w:lastRowFirstColumn="0" w:lastRowLastColumn="0"/>
                </w:pPr>
              </w:pPrChange>
            </w:pPr>
            <w:ins w:id="2550" w:author="Maximilian Schmitz" w:date="2015-06-19T09:27:00Z">
              <w:r>
                <w:t xml:space="preserve">String: </w:t>
              </w:r>
            </w:ins>
            <w:ins w:id="2551" w:author="Maximilian Schmitz" w:date="2015-06-19T09:32:00Z">
              <w:r w:rsidR="0042223A">
                <w:t>Message</w:t>
              </w:r>
            </w:ins>
          </w:p>
        </w:tc>
        <w:tc>
          <w:tcPr>
            <w:tcW w:w="4242" w:type="dxa"/>
            <w:tcPrChange w:id="2552" w:author="Maximilian Schmitz" w:date="2015-06-19T09:39:00Z">
              <w:tcPr>
                <w:tcW w:w="4242" w:type="dxa"/>
                <w:gridSpan w:val="2"/>
              </w:tcPr>
            </w:tcPrChange>
          </w:tcPr>
          <w:p w14:paraId="1E406B31"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53" w:author="Maximilian Schmitz" w:date="2015-06-19T09:22:00Z"/>
              </w:rPr>
              <w:pPrChange w:id="2554"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2555" w:author="Maximilian Schmitz" w:date="2015-06-19T09:23:00Z">
              <w:r>
                <w:t>Hören, ob ein anderer Spieler kommuniziert</w:t>
              </w:r>
            </w:ins>
          </w:p>
        </w:tc>
      </w:tr>
      <w:tr w:rsidR="004C3433" w14:paraId="7378BCC0" w14:textId="77777777" w:rsidTr="00B16FE4">
        <w:tblPrEx>
          <w:tblPrExChange w:id="2556" w:author="Maximilian Schmitz" w:date="2015-06-19T09:39:00Z">
            <w:tblPrEx>
              <w:tblW w:w="0" w:type="auto"/>
            </w:tblPrEx>
          </w:tblPrExChange>
        </w:tblPrEx>
        <w:trPr>
          <w:ins w:id="2557" w:author="Maximilian Schmitz" w:date="2015-06-19T09:24:00Z"/>
          <w:trPrChange w:id="255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559" w:author="Maximilian Schmitz" w:date="2015-06-19T09:39:00Z">
              <w:tcPr>
                <w:tcW w:w="2079" w:type="dxa"/>
              </w:tcPr>
            </w:tcPrChange>
          </w:tcPr>
          <w:p w14:paraId="0FD3B49F" w14:textId="77777777" w:rsidR="004C3433" w:rsidRPr="00D62BC2" w:rsidRDefault="004C3433">
            <w:pPr>
              <w:spacing w:line="360" w:lineRule="auto"/>
              <w:rPr>
                <w:ins w:id="2560" w:author="Maximilian Schmitz" w:date="2015-06-19T09:24:00Z"/>
              </w:rPr>
              <w:pPrChange w:id="2561" w:author="Admin" w:date="2015-07-08T13:36:00Z">
                <w:pPr/>
              </w:pPrChange>
            </w:pPr>
            <w:ins w:id="2562" w:author="Maximilian Schmitz" w:date="2015-06-19T09:25:00Z">
              <w:r>
                <w:rPr>
                  <w:b w:val="0"/>
                </w:rPr>
                <w:t>AllowedToRun</w:t>
              </w:r>
            </w:ins>
          </w:p>
        </w:tc>
        <w:tc>
          <w:tcPr>
            <w:tcW w:w="1431" w:type="dxa"/>
            <w:tcPrChange w:id="2563" w:author="Maximilian Schmitz" w:date="2015-06-19T09:39:00Z">
              <w:tcPr>
                <w:tcW w:w="1431" w:type="dxa"/>
                <w:gridSpan w:val="2"/>
              </w:tcPr>
            </w:tcPrChange>
          </w:tcPr>
          <w:p w14:paraId="47C50337"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564" w:author="Maximilian Schmitz" w:date="2015-06-19T09:24:00Z"/>
              </w:rPr>
              <w:pPrChange w:id="2565" w:author="Admin" w:date="2015-07-08T13:36:00Z">
                <w:pPr>
                  <w:cnfStyle w:val="000000000000" w:firstRow="0" w:lastRow="0" w:firstColumn="0" w:lastColumn="0" w:oddVBand="0" w:evenVBand="0" w:oddHBand="0" w:evenHBand="0" w:firstRowFirstColumn="0" w:firstRowLastColumn="0" w:lastRowFirstColumn="0" w:lastRowLastColumn="0"/>
                </w:pPr>
              </w:pPrChange>
            </w:pPr>
            <w:ins w:id="2566" w:author="Maximilian Schmitz" w:date="2015-06-19T09:30:00Z">
              <w:r>
                <w:t>-</w:t>
              </w:r>
            </w:ins>
          </w:p>
        </w:tc>
        <w:tc>
          <w:tcPr>
            <w:tcW w:w="1536" w:type="dxa"/>
            <w:tcPrChange w:id="2567" w:author="Maximilian Schmitz" w:date="2015-06-19T09:39:00Z">
              <w:tcPr>
                <w:tcW w:w="1418" w:type="dxa"/>
                <w:gridSpan w:val="2"/>
              </w:tcPr>
            </w:tcPrChange>
          </w:tcPr>
          <w:p w14:paraId="6C192B72"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568" w:author="Maximilian Schmitz" w:date="2015-06-19T09:24:00Z"/>
              </w:rPr>
              <w:pPrChange w:id="2569" w:author="Admin" w:date="2015-07-08T13:36:00Z">
                <w:pPr>
                  <w:cnfStyle w:val="000000000000" w:firstRow="0" w:lastRow="0" w:firstColumn="0" w:lastColumn="0" w:oddVBand="0" w:evenVBand="0" w:oddHBand="0" w:evenHBand="0" w:firstRowFirstColumn="0" w:firstRowLastColumn="0" w:lastRowFirstColumn="0" w:lastRowLastColumn="0"/>
                </w:pPr>
              </w:pPrChange>
            </w:pPr>
            <w:ins w:id="2570" w:author="Maximilian Schmitz" w:date="2015-06-19T09:30:00Z">
              <w:r>
                <w:t>Boolean: Active</w:t>
              </w:r>
            </w:ins>
          </w:p>
        </w:tc>
        <w:tc>
          <w:tcPr>
            <w:tcW w:w="4242" w:type="dxa"/>
            <w:tcPrChange w:id="2571" w:author="Maximilian Schmitz" w:date="2015-06-19T09:39:00Z">
              <w:tcPr>
                <w:tcW w:w="4360" w:type="dxa"/>
                <w:gridSpan w:val="2"/>
              </w:tcPr>
            </w:tcPrChange>
          </w:tcPr>
          <w:p w14:paraId="1CA4A5C8"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72" w:author="Maximilian Schmitz" w:date="2015-06-19T09:24:00Z"/>
              </w:rPr>
              <w:pPrChange w:id="2573"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74" w:author="Maximilian Schmitz" w:date="2015-06-19T09:25:00Z">
              <w:r>
                <w:t>Gibt zurück, ob die künstliche Intelligenz ausgeführt werden darf</w:t>
              </w:r>
            </w:ins>
          </w:p>
        </w:tc>
      </w:tr>
      <w:tr w:rsidR="004C3433" w14:paraId="0D5F19E5" w14:textId="77777777" w:rsidTr="00B16FE4">
        <w:tblPrEx>
          <w:tblPrExChange w:id="2575" w:author="Maximilian Schmitz" w:date="2015-06-19T09:39:00Z">
            <w:tblPrEx>
              <w:tblW w:w="0" w:type="auto"/>
            </w:tblPrEx>
          </w:tblPrExChange>
        </w:tblPrEx>
        <w:trPr>
          <w:ins w:id="2576" w:author="Maximilian Schmitz" w:date="2015-06-19T09:25:00Z"/>
          <w:trPrChange w:id="257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578" w:author="Maximilian Schmitz" w:date="2015-06-19T09:39:00Z">
              <w:tcPr>
                <w:tcW w:w="2079" w:type="dxa"/>
              </w:tcPr>
            </w:tcPrChange>
          </w:tcPr>
          <w:p w14:paraId="79EDFC72" w14:textId="77777777" w:rsidR="004C3433" w:rsidRDefault="004C3433">
            <w:pPr>
              <w:spacing w:line="360" w:lineRule="auto"/>
              <w:rPr>
                <w:ins w:id="2579" w:author="Maximilian Schmitz" w:date="2015-06-19T09:25:00Z"/>
                <w:b w:val="0"/>
              </w:rPr>
              <w:pPrChange w:id="2580" w:author="Admin" w:date="2015-07-08T13:36:00Z">
                <w:pPr/>
              </w:pPrChange>
            </w:pPr>
            <w:ins w:id="2581" w:author="Maximilian Schmitz" w:date="2015-06-19T09:25:00Z">
              <w:r>
                <w:rPr>
                  <w:b w:val="0"/>
                </w:rPr>
                <w:t>TimePlayed</w:t>
              </w:r>
            </w:ins>
          </w:p>
        </w:tc>
        <w:tc>
          <w:tcPr>
            <w:tcW w:w="1431" w:type="dxa"/>
            <w:tcPrChange w:id="2582" w:author="Maximilian Schmitz" w:date="2015-06-19T09:39:00Z">
              <w:tcPr>
                <w:tcW w:w="1431" w:type="dxa"/>
                <w:gridSpan w:val="2"/>
              </w:tcPr>
            </w:tcPrChange>
          </w:tcPr>
          <w:p w14:paraId="39FA946E"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583" w:author="Maximilian Schmitz" w:date="2015-06-19T09:25:00Z"/>
              </w:rPr>
              <w:pPrChange w:id="2584" w:author="Admin" w:date="2015-07-08T13:36:00Z">
                <w:pPr>
                  <w:cnfStyle w:val="000000000000" w:firstRow="0" w:lastRow="0" w:firstColumn="0" w:lastColumn="0" w:oddVBand="0" w:evenVBand="0" w:oddHBand="0" w:evenHBand="0" w:firstRowFirstColumn="0" w:firstRowLastColumn="0" w:lastRowFirstColumn="0" w:lastRowLastColumn="0"/>
                </w:pPr>
              </w:pPrChange>
            </w:pPr>
            <w:ins w:id="2585" w:author="Maximilian Schmitz" w:date="2015-06-19T09:36:00Z">
              <w:r>
                <w:t>-</w:t>
              </w:r>
            </w:ins>
          </w:p>
        </w:tc>
        <w:tc>
          <w:tcPr>
            <w:tcW w:w="1536" w:type="dxa"/>
            <w:tcPrChange w:id="2586" w:author="Maximilian Schmitz" w:date="2015-06-19T09:39:00Z">
              <w:tcPr>
                <w:tcW w:w="1418" w:type="dxa"/>
                <w:gridSpan w:val="2"/>
              </w:tcPr>
            </w:tcPrChange>
          </w:tcPr>
          <w:p w14:paraId="5D1D12E8"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587" w:author="Maximilian Schmitz" w:date="2015-06-19T09:25:00Z"/>
              </w:rPr>
              <w:pPrChange w:id="2588" w:author="Admin" w:date="2015-07-08T13:36:00Z">
                <w:pPr>
                  <w:cnfStyle w:val="000000000000" w:firstRow="0" w:lastRow="0" w:firstColumn="0" w:lastColumn="0" w:oddVBand="0" w:evenVBand="0" w:oddHBand="0" w:evenHBand="0" w:firstRowFirstColumn="0" w:firstRowLastColumn="0" w:lastRowFirstColumn="0" w:lastRowLastColumn="0"/>
                </w:pPr>
              </w:pPrChange>
            </w:pPr>
            <w:ins w:id="2589" w:author="Maximilian Schmitz" w:date="2015-06-19T09:36:00Z">
              <w:r>
                <w:t>Double: TimePlayed</w:t>
              </w:r>
            </w:ins>
          </w:p>
        </w:tc>
        <w:tc>
          <w:tcPr>
            <w:tcW w:w="4242" w:type="dxa"/>
            <w:tcPrChange w:id="2590" w:author="Maximilian Schmitz" w:date="2015-06-19T09:39:00Z">
              <w:tcPr>
                <w:tcW w:w="4360" w:type="dxa"/>
                <w:gridSpan w:val="2"/>
              </w:tcPr>
            </w:tcPrChange>
          </w:tcPr>
          <w:p w14:paraId="3F6B2B0B"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91" w:author="Maximilian Schmitz" w:date="2015-06-19T09:25:00Z"/>
              </w:rPr>
              <w:pPrChange w:id="2592"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93" w:author="Maximilian Schmitz" w:date="2015-06-19T09:25:00Z">
              <w:r>
                <w:t>Gibt die aktuelle Spielzeit in Prozent zurück</w:t>
              </w:r>
            </w:ins>
          </w:p>
        </w:tc>
      </w:tr>
      <w:tr w:rsidR="004C3433" w14:paraId="3A27694D" w14:textId="77777777" w:rsidTr="00B16FE4">
        <w:tblPrEx>
          <w:tblPrExChange w:id="2594" w:author="Maximilian Schmitz" w:date="2015-06-19T09:39:00Z">
            <w:tblPrEx>
              <w:tblW w:w="0" w:type="auto"/>
            </w:tblPrEx>
          </w:tblPrExChange>
        </w:tblPrEx>
        <w:trPr>
          <w:ins w:id="2595" w:author="Maximilian Schmitz" w:date="2015-06-19T09:25:00Z"/>
          <w:trPrChange w:id="259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597" w:author="Maximilian Schmitz" w:date="2015-06-19T09:39:00Z">
              <w:tcPr>
                <w:tcW w:w="2079" w:type="dxa"/>
              </w:tcPr>
            </w:tcPrChange>
          </w:tcPr>
          <w:p w14:paraId="147111F4" w14:textId="77777777" w:rsidR="004C3433" w:rsidRDefault="004C3433">
            <w:pPr>
              <w:spacing w:line="360" w:lineRule="auto"/>
              <w:rPr>
                <w:ins w:id="2598" w:author="Maximilian Schmitz" w:date="2015-06-19T09:25:00Z"/>
                <w:b w:val="0"/>
              </w:rPr>
              <w:pPrChange w:id="2599" w:author="Admin" w:date="2015-07-08T13:36:00Z">
                <w:pPr/>
              </w:pPrChange>
            </w:pPr>
            <w:ins w:id="2600" w:author="Maximilian Schmitz" w:date="2015-06-19T09:25:00Z">
              <w:r>
                <w:rPr>
                  <w:b w:val="0"/>
                </w:rPr>
                <w:t>IsKickoff</w:t>
              </w:r>
            </w:ins>
          </w:p>
        </w:tc>
        <w:tc>
          <w:tcPr>
            <w:tcW w:w="1431" w:type="dxa"/>
            <w:tcPrChange w:id="2601" w:author="Maximilian Schmitz" w:date="2015-06-19T09:39:00Z">
              <w:tcPr>
                <w:tcW w:w="1431" w:type="dxa"/>
                <w:gridSpan w:val="2"/>
              </w:tcPr>
            </w:tcPrChange>
          </w:tcPr>
          <w:p w14:paraId="50CA741D"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602" w:author="Maximilian Schmitz" w:date="2015-06-19T09:25:00Z"/>
              </w:rPr>
              <w:pPrChange w:id="2603" w:author="Admin" w:date="2015-07-08T13:36:00Z">
                <w:pPr>
                  <w:cnfStyle w:val="000000000000" w:firstRow="0" w:lastRow="0" w:firstColumn="0" w:lastColumn="0" w:oddVBand="0" w:evenVBand="0" w:oddHBand="0" w:evenHBand="0" w:firstRowFirstColumn="0" w:firstRowLastColumn="0" w:lastRowFirstColumn="0" w:lastRowLastColumn="0"/>
                </w:pPr>
              </w:pPrChange>
            </w:pPr>
            <w:ins w:id="2604" w:author="Maximilian Schmitz" w:date="2015-06-19T09:36:00Z">
              <w:r>
                <w:t>-</w:t>
              </w:r>
            </w:ins>
          </w:p>
        </w:tc>
        <w:tc>
          <w:tcPr>
            <w:tcW w:w="1536" w:type="dxa"/>
            <w:tcPrChange w:id="2605" w:author="Maximilian Schmitz" w:date="2015-06-19T09:39:00Z">
              <w:tcPr>
                <w:tcW w:w="1418" w:type="dxa"/>
                <w:gridSpan w:val="2"/>
              </w:tcPr>
            </w:tcPrChange>
          </w:tcPr>
          <w:p w14:paraId="01D55867"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606" w:author="Maximilian Schmitz" w:date="2015-06-19T09:25:00Z"/>
              </w:rPr>
              <w:pPrChange w:id="2607" w:author="Admin" w:date="2015-07-08T13:36:00Z">
                <w:pPr>
                  <w:cnfStyle w:val="000000000000" w:firstRow="0" w:lastRow="0" w:firstColumn="0" w:lastColumn="0" w:oddVBand="0" w:evenVBand="0" w:oddHBand="0" w:evenHBand="0" w:firstRowFirstColumn="0" w:firstRowLastColumn="0" w:lastRowFirstColumn="0" w:lastRowLastColumn="0"/>
                </w:pPr>
              </w:pPrChange>
            </w:pPr>
            <w:ins w:id="2608" w:author="Maximilian Schmitz" w:date="2015-06-19T09:36:00Z">
              <w:r>
                <w:t>Boolean: Kickoff</w:t>
              </w:r>
            </w:ins>
          </w:p>
        </w:tc>
        <w:tc>
          <w:tcPr>
            <w:tcW w:w="4242" w:type="dxa"/>
            <w:tcPrChange w:id="2609" w:author="Maximilian Schmitz" w:date="2015-06-19T09:39:00Z">
              <w:tcPr>
                <w:tcW w:w="4360" w:type="dxa"/>
                <w:gridSpan w:val="2"/>
              </w:tcPr>
            </w:tcPrChange>
          </w:tcPr>
          <w:p w14:paraId="70AD0F0D"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610" w:author="Maximilian Schmitz" w:date="2015-06-19T09:25:00Z"/>
              </w:rPr>
              <w:pPrChange w:id="2611"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612" w:author="Maximilian Schmitz" w:date="2015-06-19T09:25:00Z">
              <w:r>
                <w:t>Gibt zurück, ob ein Anstoß stattfindet</w:t>
              </w:r>
            </w:ins>
          </w:p>
        </w:tc>
      </w:tr>
      <w:tr w:rsidR="004C3433" w14:paraId="4A423DDB" w14:textId="77777777" w:rsidTr="00B16FE4">
        <w:tblPrEx>
          <w:tblPrExChange w:id="2613" w:author="Maximilian Schmitz" w:date="2015-06-19T09:39:00Z">
            <w:tblPrEx>
              <w:tblW w:w="0" w:type="auto"/>
            </w:tblPrEx>
          </w:tblPrExChange>
        </w:tblPrEx>
        <w:trPr>
          <w:ins w:id="2614" w:author="Maximilian Schmitz" w:date="2015-06-19T09:25:00Z"/>
          <w:trPrChange w:id="261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616" w:author="Maximilian Schmitz" w:date="2015-06-19T09:39:00Z">
              <w:tcPr>
                <w:tcW w:w="2079" w:type="dxa"/>
              </w:tcPr>
            </w:tcPrChange>
          </w:tcPr>
          <w:p w14:paraId="14FF7808" w14:textId="77777777" w:rsidR="004C3433" w:rsidRDefault="004C3433">
            <w:pPr>
              <w:spacing w:line="360" w:lineRule="auto"/>
              <w:rPr>
                <w:ins w:id="2617" w:author="Maximilian Schmitz" w:date="2015-06-19T09:25:00Z"/>
                <w:b w:val="0"/>
              </w:rPr>
              <w:pPrChange w:id="2618" w:author="Admin" w:date="2015-07-08T13:36:00Z">
                <w:pPr/>
              </w:pPrChange>
            </w:pPr>
            <w:ins w:id="2619" w:author="Maximilian Schmitz" w:date="2015-06-19T09:25:00Z">
              <w:r>
                <w:rPr>
                  <w:b w:val="0"/>
                </w:rPr>
                <w:t>GetTeamId</w:t>
              </w:r>
            </w:ins>
          </w:p>
        </w:tc>
        <w:tc>
          <w:tcPr>
            <w:tcW w:w="1431" w:type="dxa"/>
            <w:tcPrChange w:id="2620" w:author="Maximilian Schmitz" w:date="2015-06-19T09:39:00Z">
              <w:tcPr>
                <w:tcW w:w="1431" w:type="dxa"/>
                <w:gridSpan w:val="2"/>
              </w:tcPr>
            </w:tcPrChange>
          </w:tcPr>
          <w:p w14:paraId="27AC8235"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621" w:author="Maximilian Schmitz" w:date="2015-06-19T09:25:00Z"/>
              </w:rPr>
              <w:pPrChange w:id="2622" w:author="Admin" w:date="2015-07-08T13:36:00Z">
                <w:pPr>
                  <w:cnfStyle w:val="000000000000" w:firstRow="0" w:lastRow="0" w:firstColumn="0" w:lastColumn="0" w:oddVBand="0" w:evenVBand="0" w:oddHBand="0" w:evenHBand="0" w:firstRowFirstColumn="0" w:firstRowLastColumn="0" w:lastRowFirstColumn="0" w:lastRowLastColumn="0"/>
                </w:pPr>
              </w:pPrChange>
            </w:pPr>
            <w:ins w:id="2623" w:author="Maximilian Schmitz" w:date="2015-06-19T09:35:00Z">
              <w:r>
                <w:t>-</w:t>
              </w:r>
            </w:ins>
          </w:p>
        </w:tc>
        <w:tc>
          <w:tcPr>
            <w:tcW w:w="1536" w:type="dxa"/>
            <w:tcPrChange w:id="2624" w:author="Maximilian Schmitz" w:date="2015-06-19T09:39:00Z">
              <w:tcPr>
                <w:tcW w:w="1418" w:type="dxa"/>
                <w:gridSpan w:val="2"/>
              </w:tcPr>
            </w:tcPrChange>
          </w:tcPr>
          <w:p w14:paraId="200BE0AE"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625" w:author="Maximilian Schmitz" w:date="2015-06-19T09:25:00Z"/>
              </w:rPr>
              <w:pPrChange w:id="2626" w:author="Admin" w:date="2015-07-08T13:36:00Z">
                <w:pPr>
                  <w:cnfStyle w:val="000000000000" w:firstRow="0" w:lastRow="0" w:firstColumn="0" w:lastColumn="0" w:oddVBand="0" w:evenVBand="0" w:oddHBand="0" w:evenHBand="0" w:firstRowFirstColumn="0" w:firstRowLastColumn="0" w:lastRowFirstColumn="0" w:lastRowLastColumn="0"/>
                </w:pPr>
              </w:pPrChange>
            </w:pPr>
            <w:ins w:id="2627" w:author="Maximilian Schmitz" w:date="2015-06-19T09:36:00Z">
              <w:r>
                <w:t>Int: Team-Id</w:t>
              </w:r>
            </w:ins>
          </w:p>
        </w:tc>
        <w:tc>
          <w:tcPr>
            <w:tcW w:w="4242" w:type="dxa"/>
            <w:tcPrChange w:id="2628" w:author="Maximilian Schmitz" w:date="2015-06-19T09:39:00Z">
              <w:tcPr>
                <w:tcW w:w="4360" w:type="dxa"/>
                <w:gridSpan w:val="2"/>
              </w:tcPr>
            </w:tcPrChange>
          </w:tcPr>
          <w:p w14:paraId="02B73A3F"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629" w:author="Maximilian Schmitz" w:date="2015-06-19T09:25:00Z"/>
              </w:rPr>
              <w:pPrChange w:id="2630"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631" w:author="Maximilian Schmitz" w:date="2015-06-19T09:25:00Z">
              <w:r>
                <w:t>Gibt die Team-Id des Spielers zurück</w:t>
              </w:r>
            </w:ins>
          </w:p>
        </w:tc>
      </w:tr>
      <w:tr w:rsidR="004C3433" w14:paraId="0943C5F2" w14:textId="77777777" w:rsidTr="00B16FE4">
        <w:tblPrEx>
          <w:tblPrExChange w:id="2632" w:author="Maximilian Schmitz" w:date="2015-06-19T09:39:00Z">
            <w:tblPrEx>
              <w:tblW w:w="0" w:type="auto"/>
            </w:tblPrEx>
          </w:tblPrExChange>
        </w:tblPrEx>
        <w:trPr>
          <w:ins w:id="2633" w:author="Maximilian Schmitz" w:date="2015-06-19T09:25:00Z"/>
          <w:trPrChange w:id="263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635" w:author="Maximilian Schmitz" w:date="2015-06-19T09:39:00Z">
              <w:tcPr>
                <w:tcW w:w="2079" w:type="dxa"/>
              </w:tcPr>
            </w:tcPrChange>
          </w:tcPr>
          <w:p w14:paraId="6A4BD286" w14:textId="77777777" w:rsidR="004C3433" w:rsidRDefault="004C3433">
            <w:pPr>
              <w:spacing w:line="360" w:lineRule="auto"/>
              <w:rPr>
                <w:ins w:id="2636" w:author="Maximilian Schmitz" w:date="2015-06-19T09:25:00Z"/>
                <w:b w:val="0"/>
              </w:rPr>
              <w:pPrChange w:id="2637" w:author="Admin" w:date="2015-07-08T13:36:00Z">
                <w:pPr/>
              </w:pPrChange>
            </w:pPr>
            <w:ins w:id="2638" w:author="Maximilian Schmitz" w:date="2015-06-19T09:25:00Z">
              <w:r>
                <w:rPr>
                  <w:b w:val="0"/>
                </w:rPr>
                <w:t>HasBall</w:t>
              </w:r>
            </w:ins>
          </w:p>
        </w:tc>
        <w:tc>
          <w:tcPr>
            <w:tcW w:w="1431" w:type="dxa"/>
            <w:tcPrChange w:id="2639" w:author="Maximilian Schmitz" w:date="2015-06-19T09:39:00Z">
              <w:tcPr>
                <w:tcW w:w="1431" w:type="dxa"/>
                <w:gridSpan w:val="2"/>
              </w:tcPr>
            </w:tcPrChange>
          </w:tcPr>
          <w:p w14:paraId="79D858F6"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640" w:author="Maximilian Schmitz" w:date="2015-06-19T09:25:00Z"/>
              </w:rPr>
              <w:pPrChange w:id="2641" w:author="Admin" w:date="2015-07-08T13:36:00Z">
                <w:pPr>
                  <w:cnfStyle w:val="000000000000" w:firstRow="0" w:lastRow="0" w:firstColumn="0" w:lastColumn="0" w:oddVBand="0" w:evenVBand="0" w:oddHBand="0" w:evenHBand="0" w:firstRowFirstColumn="0" w:firstRowLastColumn="0" w:lastRowFirstColumn="0" w:lastRowLastColumn="0"/>
                </w:pPr>
              </w:pPrChange>
            </w:pPr>
            <w:ins w:id="2642" w:author="Maximilian Schmitz" w:date="2015-06-19T09:32:00Z">
              <w:r>
                <w:t>-</w:t>
              </w:r>
            </w:ins>
          </w:p>
        </w:tc>
        <w:tc>
          <w:tcPr>
            <w:tcW w:w="1536" w:type="dxa"/>
            <w:tcPrChange w:id="2643" w:author="Maximilian Schmitz" w:date="2015-06-19T09:39:00Z">
              <w:tcPr>
                <w:tcW w:w="1418" w:type="dxa"/>
                <w:gridSpan w:val="2"/>
              </w:tcPr>
            </w:tcPrChange>
          </w:tcPr>
          <w:p w14:paraId="7BD9BFFD" w14:textId="77777777" w:rsidR="0042223A"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644" w:author="Maximilian Schmitz" w:date="2015-06-19T09:25:00Z"/>
              </w:rPr>
              <w:pPrChange w:id="2645" w:author="Admin" w:date="2015-07-08T13:36:00Z">
                <w:pPr>
                  <w:cnfStyle w:val="000000000000" w:firstRow="0" w:lastRow="0" w:firstColumn="0" w:lastColumn="0" w:oddVBand="0" w:evenVBand="0" w:oddHBand="0" w:evenHBand="0" w:firstRowFirstColumn="0" w:firstRowLastColumn="0" w:lastRowFirstColumn="0" w:lastRowLastColumn="0"/>
                </w:pPr>
              </w:pPrChange>
            </w:pPr>
            <w:ins w:id="2646" w:author="Maximilian Schmitz" w:date="2015-06-19T09:32:00Z">
              <w:r>
                <w:t>Boolean: HasBall</w:t>
              </w:r>
            </w:ins>
          </w:p>
        </w:tc>
        <w:tc>
          <w:tcPr>
            <w:tcW w:w="4242" w:type="dxa"/>
            <w:tcPrChange w:id="2647" w:author="Maximilian Schmitz" w:date="2015-06-19T09:39:00Z">
              <w:tcPr>
                <w:tcW w:w="4360" w:type="dxa"/>
                <w:gridSpan w:val="2"/>
              </w:tcPr>
            </w:tcPrChange>
          </w:tcPr>
          <w:p w14:paraId="6BA73908"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648" w:author="Maximilian Schmitz" w:date="2015-06-19T09:25:00Z"/>
              </w:rPr>
              <w:pPrChange w:id="2649"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650" w:author="Maximilian Schmitz" w:date="2015-06-19T09:25:00Z">
              <w:r>
                <w:t>Gibt zurück, ob der Spieler am Ball ist</w:t>
              </w:r>
            </w:ins>
          </w:p>
        </w:tc>
      </w:tr>
      <w:tr w:rsidR="004C3433" w14:paraId="3F3010F5" w14:textId="77777777" w:rsidTr="00B16FE4">
        <w:tblPrEx>
          <w:tblPrExChange w:id="2651" w:author="Maximilian Schmitz" w:date="2015-06-19T09:39:00Z">
            <w:tblPrEx>
              <w:tblW w:w="0" w:type="auto"/>
            </w:tblPrEx>
          </w:tblPrExChange>
        </w:tblPrEx>
        <w:trPr>
          <w:ins w:id="2652" w:author="Maximilian Schmitz" w:date="2015-06-19T09:25:00Z"/>
          <w:trPrChange w:id="265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654" w:author="Maximilian Schmitz" w:date="2015-06-19T09:39:00Z">
              <w:tcPr>
                <w:tcW w:w="2079" w:type="dxa"/>
              </w:tcPr>
            </w:tcPrChange>
          </w:tcPr>
          <w:p w14:paraId="080D86E5" w14:textId="77777777" w:rsidR="004C3433" w:rsidRDefault="004C3433">
            <w:pPr>
              <w:spacing w:line="360" w:lineRule="auto"/>
              <w:rPr>
                <w:ins w:id="2655" w:author="Maximilian Schmitz" w:date="2015-06-19T09:25:00Z"/>
                <w:b w:val="0"/>
              </w:rPr>
              <w:pPrChange w:id="2656" w:author="Admin" w:date="2015-07-08T13:36:00Z">
                <w:pPr/>
              </w:pPrChange>
            </w:pPr>
            <w:ins w:id="2657" w:author="Maximilian Schmitz" w:date="2015-06-19T09:25:00Z">
              <w:r>
                <w:rPr>
                  <w:b w:val="0"/>
                </w:rPr>
                <w:t>GetStamina</w:t>
              </w:r>
            </w:ins>
          </w:p>
        </w:tc>
        <w:tc>
          <w:tcPr>
            <w:tcW w:w="1431" w:type="dxa"/>
            <w:tcPrChange w:id="2658" w:author="Maximilian Schmitz" w:date="2015-06-19T09:39:00Z">
              <w:tcPr>
                <w:tcW w:w="1431" w:type="dxa"/>
                <w:gridSpan w:val="2"/>
              </w:tcPr>
            </w:tcPrChange>
          </w:tcPr>
          <w:p w14:paraId="09FCB897"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659" w:author="Maximilian Schmitz" w:date="2015-06-19T09:25:00Z"/>
              </w:rPr>
              <w:pPrChange w:id="2660" w:author="Admin" w:date="2015-07-08T13:36:00Z">
                <w:pPr>
                  <w:cnfStyle w:val="000000000000" w:firstRow="0" w:lastRow="0" w:firstColumn="0" w:lastColumn="0" w:oddVBand="0" w:evenVBand="0" w:oddHBand="0" w:evenHBand="0" w:firstRowFirstColumn="0" w:firstRowLastColumn="0" w:lastRowFirstColumn="0" w:lastRowLastColumn="0"/>
                </w:pPr>
              </w:pPrChange>
            </w:pPr>
            <w:ins w:id="2661" w:author="Maximilian Schmitz" w:date="2015-06-19T09:31:00Z">
              <w:r>
                <w:t>-</w:t>
              </w:r>
            </w:ins>
          </w:p>
        </w:tc>
        <w:tc>
          <w:tcPr>
            <w:tcW w:w="1536" w:type="dxa"/>
            <w:tcPrChange w:id="2662" w:author="Maximilian Schmitz" w:date="2015-06-19T09:39:00Z">
              <w:tcPr>
                <w:tcW w:w="1418" w:type="dxa"/>
                <w:gridSpan w:val="2"/>
              </w:tcPr>
            </w:tcPrChange>
          </w:tcPr>
          <w:p w14:paraId="3F423194" w14:textId="77777777" w:rsidR="00F7642F"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663" w:author="Maximilian Schmitz" w:date="2015-06-19T09:25:00Z"/>
              </w:rPr>
              <w:pPrChange w:id="2664" w:author="Admin" w:date="2015-07-08T13:36:00Z">
                <w:pPr>
                  <w:cnfStyle w:val="000000000000" w:firstRow="0" w:lastRow="0" w:firstColumn="0" w:lastColumn="0" w:oddVBand="0" w:evenVBand="0" w:oddHBand="0" w:evenHBand="0" w:firstRowFirstColumn="0" w:firstRowLastColumn="0" w:lastRowFirstColumn="0" w:lastRowLastColumn="0"/>
                </w:pPr>
              </w:pPrChange>
            </w:pPr>
            <w:ins w:id="2665" w:author="Maximilian Schmitz" w:date="2015-06-19T09:31:00Z">
              <w:r>
                <w:t>Double: Stamina</w:t>
              </w:r>
            </w:ins>
          </w:p>
        </w:tc>
        <w:tc>
          <w:tcPr>
            <w:tcW w:w="4242" w:type="dxa"/>
            <w:tcPrChange w:id="2666" w:author="Maximilian Schmitz" w:date="2015-06-19T09:39:00Z">
              <w:tcPr>
                <w:tcW w:w="4360" w:type="dxa"/>
                <w:gridSpan w:val="2"/>
              </w:tcPr>
            </w:tcPrChange>
          </w:tcPr>
          <w:p w14:paraId="6974C17F"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667" w:author="Maximilian Schmitz" w:date="2015-06-19T09:25:00Z"/>
              </w:rPr>
              <w:pPrChange w:id="2668"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669" w:author="Maximilian Schmitz" w:date="2015-06-19T09:25:00Z">
              <w:r>
                <w:t>Gibt die aktuelle Ausdauer des Spielers zurück</w:t>
              </w:r>
            </w:ins>
          </w:p>
        </w:tc>
      </w:tr>
      <w:tr w:rsidR="004C3433" w14:paraId="43D553FF" w14:textId="77777777" w:rsidTr="00B16FE4">
        <w:tblPrEx>
          <w:tblPrExChange w:id="2670" w:author="Maximilian Schmitz" w:date="2015-06-19T09:39:00Z">
            <w:tblPrEx>
              <w:tblW w:w="0" w:type="auto"/>
            </w:tblPrEx>
          </w:tblPrExChange>
        </w:tblPrEx>
        <w:trPr>
          <w:ins w:id="2671" w:author="Maximilian Schmitz" w:date="2015-06-19T09:25:00Z"/>
          <w:trPrChange w:id="267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673" w:author="Maximilian Schmitz" w:date="2015-06-19T09:39:00Z">
              <w:tcPr>
                <w:tcW w:w="2079" w:type="dxa"/>
              </w:tcPr>
            </w:tcPrChange>
          </w:tcPr>
          <w:p w14:paraId="32076F75" w14:textId="77777777" w:rsidR="004C3433" w:rsidRDefault="004C3433">
            <w:pPr>
              <w:spacing w:line="360" w:lineRule="auto"/>
              <w:rPr>
                <w:ins w:id="2674" w:author="Maximilian Schmitz" w:date="2015-06-19T09:25:00Z"/>
                <w:b w:val="0"/>
              </w:rPr>
              <w:pPrChange w:id="2675" w:author="Admin" w:date="2015-07-08T13:36:00Z">
                <w:pPr/>
              </w:pPrChange>
            </w:pPr>
            <w:ins w:id="2676" w:author="Maximilian Schmitz" w:date="2015-06-19T09:25:00Z">
              <w:r>
                <w:rPr>
                  <w:b w:val="0"/>
                </w:rPr>
                <w:lastRenderedPageBreak/>
                <w:t>GetOwnLocation</w:t>
              </w:r>
            </w:ins>
          </w:p>
        </w:tc>
        <w:tc>
          <w:tcPr>
            <w:tcW w:w="1431" w:type="dxa"/>
            <w:tcPrChange w:id="2677" w:author="Maximilian Schmitz" w:date="2015-06-19T09:39:00Z">
              <w:tcPr>
                <w:tcW w:w="1431" w:type="dxa"/>
                <w:gridSpan w:val="2"/>
              </w:tcPr>
            </w:tcPrChange>
          </w:tcPr>
          <w:p w14:paraId="624B96EC"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678" w:author="Maximilian Schmitz" w:date="2015-06-19T09:25:00Z"/>
              </w:rPr>
              <w:pPrChange w:id="2679" w:author="Admin" w:date="2015-07-08T13:36:00Z">
                <w:pPr>
                  <w:cnfStyle w:val="000000000000" w:firstRow="0" w:lastRow="0" w:firstColumn="0" w:lastColumn="0" w:oddVBand="0" w:evenVBand="0" w:oddHBand="0" w:evenHBand="0" w:firstRowFirstColumn="0" w:firstRowLastColumn="0" w:lastRowFirstColumn="0" w:lastRowLastColumn="0"/>
                </w:pPr>
              </w:pPrChange>
            </w:pPr>
            <w:ins w:id="2680" w:author="Maximilian Schmitz" w:date="2015-06-19T09:32:00Z">
              <w:r>
                <w:t>-</w:t>
              </w:r>
            </w:ins>
          </w:p>
        </w:tc>
        <w:tc>
          <w:tcPr>
            <w:tcW w:w="1536" w:type="dxa"/>
            <w:tcPrChange w:id="2681" w:author="Maximilian Schmitz" w:date="2015-06-19T09:39:00Z">
              <w:tcPr>
                <w:tcW w:w="1418" w:type="dxa"/>
                <w:gridSpan w:val="2"/>
              </w:tcPr>
            </w:tcPrChange>
          </w:tcPr>
          <w:p w14:paraId="08E9B727"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682" w:author="Maximilian Schmitz" w:date="2015-06-19T09:25:00Z"/>
              </w:rPr>
              <w:pPrChange w:id="2683" w:author="Admin" w:date="2015-07-08T13:36:00Z">
                <w:pPr>
                  <w:cnfStyle w:val="000000000000" w:firstRow="0" w:lastRow="0" w:firstColumn="0" w:lastColumn="0" w:oddVBand="0" w:evenVBand="0" w:oddHBand="0" w:evenHBand="0" w:firstRowFirstColumn="0" w:firstRowLastColumn="0" w:lastRowFirstColumn="0" w:lastRowLastColumn="0"/>
                </w:pPr>
              </w:pPrChange>
            </w:pPr>
            <w:ins w:id="2684" w:author="Maximilian Schmitz" w:date="2015-06-19T09:32:00Z">
              <w:r>
                <w:t>Double: PosX, PosY, PosZ</w:t>
              </w:r>
            </w:ins>
          </w:p>
        </w:tc>
        <w:tc>
          <w:tcPr>
            <w:tcW w:w="4242" w:type="dxa"/>
            <w:tcPrChange w:id="2685" w:author="Maximilian Schmitz" w:date="2015-06-19T09:39:00Z">
              <w:tcPr>
                <w:tcW w:w="4360" w:type="dxa"/>
                <w:gridSpan w:val="2"/>
              </w:tcPr>
            </w:tcPrChange>
          </w:tcPr>
          <w:p w14:paraId="0923F75D"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686" w:author="Maximilian Schmitz" w:date="2015-06-19T09:25:00Z"/>
              </w:rPr>
              <w:pPrChange w:id="2687"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688" w:author="Maximilian Schmitz" w:date="2015-06-19T09:25:00Z">
              <w:r>
                <w:t>Gibt die aktuelle Position des Spielers zurück</w:t>
              </w:r>
            </w:ins>
          </w:p>
        </w:tc>
      </w:tr>
      <w:tr w:rsidR="004C3433" w14:paraId="30ED9F00" w14:textId="77777777" w:rsidTr="00B16FE4">
        <w:tblPrEx>
          <w:tblPrExChange w:id="2689" w:author="Maximilian Schmitz" w:date="2015-06-19T09:39:00Z">
            <w:tblPrEx>
              <w:tblW w:w="0" w:type="auto"/>
            </w:tblPrEx>
          </w:tblPrExChange>
        </w:tblPrEx>
        <w:trPr>
          <w:ins w:id="2690" w:author="Maximilian Schmitz" w:date="2015-06-19T09:25:00Z"/>
          <w:trPrChange w:id="269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692" w:author="Maximilian Schmitz" w:date="2015-06-19T09:39:00Z">
              <w:tcPr>
                <w:tcW w:w="2079" w:type="dxa"/>
              </w:tcPr>
            </w:tcPrChange>
          </w:tcPr>
          <w:p w14:paraId="6A0433BA" w14:textId="77777777" w:rsidR="004C3433" w:rsidRDefault="004C3433">
            <w:pPr>
              <w:spacing w:line="360" w:lineRule="auto"/>
              <w:rPr>
                <w:ins w:id="2693" w:author="Maximilian Schmitz" w:date="2015-06-19T09:25:00Z"/>
                <w:b w:val="0"/>
              </w:rPr>
              <w:pPrChange w:id="2694" w:author="Admin" w:date="2015-07-08T13:36:00Z">
                <w:pPr/>
              </w:pPrChange>
            </w:pPr>
            <w:ins w:id="2695" w:author="Maximilian Schmitz" w:date="2015-06-19T09:25:00Z">
              <w:r>
                <w:rPr>
                  <w:b w:val="0"/>
                </w:rPr>
                <w:t>GetBallLocation</w:t>
              </w:r>
            </w:ins>
          </w:p>
        </w:tc>
        <w:tc>
          <w:tcPr>
            <w:tcW w:w="1431" w:type="dxa"/>
            <w:tcPrChange w:id="2696" w:author="Maximilian Schmitz" w:date="2015-06-19T09:39:00Z">
              <w:tcPr>
                <w:tcW w:w="1431" w:type="dxa"/>
                <w:gridSpan w:val="2"/>
              </w:tcPr>
            </w:tcPrChange>
          </w:tcPr>
          <w:p w14:paraId="3E415B75"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697" w:author="Maximilian Schmitz" w:date="2015-06-19T09:25:00Z"/>
              </w:rPr>
              <w:pPrChange w:id="2698" w:author="Admin" w:date="2015-07-08T13:36:00Z">
                <w:pPr>
                  <w:cnfStyle w:val="000000000000" w:firstRow="0" w:lastRow="0" w:firstColumn="0" w:lastColumn="0" w:oddVBand="0" w:evenVBand="0" w:oddHBand="0" w:evenHBand="0" w:firstRowFirstColumn="0" w:firstRowLastColumn="0" w:lastRowFirstColumn="0" w:lastRowLastColumn="0"/>
                </w:pPr>
              </w:pPrChange>
            </w:pPr>
            <w:ins w:id="2699" w:author="Maximilian Schmitz" w:date="2015-06-19T09:32:00Z">
              <w:r>
                <w:t>-</w:t>
              </w:r>
            </w:ins>
          </w:p>
        </w:tc>
        <w:tc>
          <w:tcPr>
            <w:tcW w:w="1536" w:type="dxa"/>
            <w:tcPrChange w:id="2700" w:author="Maximilian Schmitz" w:date="2015-06-19T09:39:00Z">
              <w:tcPr>
                <w:tcW w:w="1418" w:type="dxa"/>
                <w:gridSpan w:val="2"/>
              </w:tcPr>
            </w:tcPrChange>
          </w:tcPr>
          <w:p w14:paraId="6C5E7F21"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701" w:author="Maximilian Schmitz" w:date="2015-06-19T09:25:00Z"/>
              </w:rPr>
              <w:pPrChange w:id="2702" w:author="Admin" w:date="2015-07-08T13:36:00Z">
                <w:pPr>
                  <w:cnfStyle w:val="000000000000" w:firstRow="0" w:lastRow="0" w:firstColumn="0" w:lastColumn="0" w:oddVBand="0" w:evenVBand="0" w:oddHBand="0" w:evenHBand="0" w:firstRowFirstColumn="0" w:firstRowLastColumn="0" w:lastRowFirstColumn="0" w:lastRowLastColumn="0"/>
                </w:pPr>
              </w:pPrChange>
            </w:pPr>
            <w:ins w:id="2703" w:author="Maximilian Schmitz" w:date="2015-06-19T09:32:00Z">
              <w:r>
                <w:t>Double: PosX, PosY, PosZ</w:t>
              </w:r>
            </w:ins>
          </w:p>
        </w:tc>
        <w:tc>
          <w:tcPr>
            <w:tcW w:w="4242" w:type="dxa"/>
            <w:tcPrChange w:id="2704" w:author="Maximilian Schmitz" w:date="2015-06-19T09:39:00Z">
              <w:tcPr>
                <w:tcW w:w="4360" w:type="dxa"/>
                <w:gridSpan w:val="2"/>
              </w:tcPr>
            </w:tcPrChange>
          </w:tcPr>
          <w:p w14:paraId="003FF6D9"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705" w:author="Maximilian Schmitz" w:date="2015-06-19T09:25:00Z"/>
              </w:rPr>
              <w:pPrChange w:id="2706"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707" w:author="Maximilian Schmitz" w:date="2015-06-19T09:25:00Z">
              <w:r>
                <w:t>Gibt die aktuelle Ballposition zurück, wenn sichtbar</w:t>
              </w:r>
            </w:ins>
          </w:p>
        </w:tc>
      </w:tr>
      <w:tr w:rsidR="004C3433" w14:paraId="23F69839" w14:textId="77777777" w:rsidTr="00B16FE4">
        <w:tblPrEx>
          <w:tblPrExChange w:id="2708" w:author="Maximilian Schmitz" w:date="2015-06-19T09:39:00Z">
            <w:tblPrEx>
              <w:tblW w:w="0" w:type="auto"/>
            </w:tblPrEx>
          </w:tblPrExChange>
        </w:tblPrEx>
        <w:trPr>
          <w:ins w:id="2709" w:author="Maximilian Schmitz" w:date="2015-06-19T09:25:00Z"/>
          <w:trPrChange w:id="271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711" w:author="Maximilian Schmitz" w:date="2015-06-19T09:39:00Z">
              <w:tcPr>
                <w:tcW w:w="2079" w:type="dxa"/>
              </w:tcPr>
            </w:tcPrChange>
          </w:tcPr>
          <w:p w14:paraId="26F9975F" w14:textId="77777777" w:rsidR="004C3433" w:rsidRDefault="004C3433">
            <w:pPr>
              <w:spacing w:line="360" w:lineRule="auto"/>
              <w:rPr>
                <w:ins w:id="2712" w:author="Maximilian Schmitz" w:date="2015-06-19T09:25:00Z"/>
                <w:b w:val="0"/>
              </w:rPr>
              <w:pPrChange w:id="2713" w:author="Admin" w:date="2015-07-08T13:36:00Z">
                <w:pPr/>
              </w:pPrChange>
            </w:pPr>
            <w:ins w:id="2714" w:author="Maximilian Schmitz" w:date="2015-06-19T09:25:00Z">
              <w:r>
                <w:rPr>
                  <w:b w:val="0"/>
                </w:rPr>
                <w:t>GetVisiblePlayers</w:t>
              </w:r>
            </w:ins>
          </w:p>
        </w:tc>
        <w:tc>
          <w:tcPr>
            <w:tcW w:w="1431" w:type="dxa"/>
            <w:tcPrChange w:id="2715" w:author="Maximilian Schmitz" w:date="2015-06-19T09:39:00Z">
              <w:tcPr>
                <w:tcW w:w="1431" w:type="dxa"/>
                <w:gridSpan w:val="2"/>
              </w:tcPr>
            </w:tcPrChange>
          </w:tcPr>
          <w:p w14:paraId="5030ED9B"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716" w:author="Maximilian Schmitz" w:date="2015-06-19T09:25:00Z"/>
              </w:rPr>
              <w:pPrChange w:id="2717" w:author="Admin" w:date="2015-07-08T13:36:00Z">
                <w:pPr>
                  <w:cnfStyle w:val="000000000000" w:firstRow="0" w:lastRow="0" w:firstColumn="0" w:lastColumn="0" w:oddVBand="0" w:evenVBand="0" w:oddHBand="0" w:evenHBand="0" w:firstRowFirstColumn="0" w:firstRowLastColumn="0" w:lastRowFirstColumn="0" w:lastRowLastColumn="0"/>
                </w:pPr>
              </w:pPrChange>
            </w:pPr>
            <w:ins w:id="2718" w:author="Maximilian Schmitz" w:date="2015-06-19T09:35:00Z">
              <w:r>
                <w:t>-</w:t>
              </w:r>
            </w:ins>
          </w:p>
        </w:tc>
        <w:tc>
          <w:tcPr>
            <w:tcW w:w="1536" w:type="dxa"/>
            <w:tcPrChange w:id="2719" w:author="Maximilian Schmitz" w:date="2015-06-19T09:39:00Z">
              <w:tcPr>
                <w:tcW w:w="1418" w:type="dxa"/>
                <w:gridSpan w:val="2"/>
              </w:tcPr>
            </w:tcPrChange>
          </w:tcPr>
          <w:p w14:paraId="001821D6" w14:textId="77777777" w:rsidR="004C3433" w:rsidRPr="00E81113" w:rsidRDefault="0048796C">
            <w:pPr>
              <w:spacing w:line="360" w:lineRule="auto"/>
              <w:jc w:val="left"/>
              <w:cnfStyle w:val="000000000000" w:firstRow="0" w:lastRow="0" w:firstColumn="0" w:lastColumn="0" w:oddVBand="0" w:evenVBand="0" w:oddHBand="0" w:evenHBand="0" w:firstRowFirstColumn="0" w:firstRowLastColumn="0" w:lastRowFirstColumn="0" w:lastRowLastColumn="0"/>
              <w:rPr>
                <w:ins w:id="2720" w:author="Maximilian Schmitz" w:date="2015-06-19T09:25:00Z"/>
                <w:lang w:val="en-GB"/>
                <w:rPrChange w:id="2721" w:author="Maximilian Schmitz" w:date="2015-06-19T09:35:00Z">
                  <w:rPr>
                    <w:ins w:id="2722" w:author="Maximilian Schmitz" w:date="2015-06-19T09:25:00Z"/>
                  </w:rPr>
                </w:rPrChange>
              </w:rPr>
              <w:pPrChange w:id="2723" w:author="Admin" w:date="2015-07-08T13:36:00Z">
                <w:pPr>
                  <w:cnfStyle w:val="000000000000" w:firstRow="0" w:lastRow="0" w:firstColumn="0" w:lastColumn="0" w:oddVBand="0" w:evenVBand="0" w:oddHBand="0" w:evenHBand="0" w:firstRowFirstColumn="0" w:firstRowLastColumn="0" w:lastRowFirstColumn="0" w:lastRowLastColumn="0"/>
                </w:pPr>
              </w:pPrChange>
            </w:pPr>
            <w:ins w:id="2724" w:author="Maximilian Schmitz" w:date="2015-06-19T09:33:00Z">
              <w:r w:rsidRPr="00E81113">
                <w:rPr>
                  <w:lang w:val="en-GB"/>
                  <w:rPrChange w:id="2725" w:author="Maximilian Schmitz" w:date="2015-06-19T09:35:00Z">
                    <w:rPr/>
                  </w:rPrChange>
                </w:rPr>
                <w:t>Array[Int Team-Id; Int Player-Id; Double PosX; Double PosY]</w:t>
              </w:r>
            </w:ins>
          </w:p>
        </w:tc>
        <w:tc>
          <w:tcPr>
            <w:tcW w:w="4242" w:type="dxa"/>
            <w:tcPrChange w:id="2726" w:author="Maximilian Schmitz" w:date="2015-06-19T09:39:00Z">
              <w:tcPr>
                <w:tcW w:w="4360" w:type="dxa"/>
                <w:gridSpan w:val="2"/>
              </w:tcPr>
            </w:tcPrChange>
          </w:tcPr>
          <w:p w14:paraId="38D6D001"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727" w:author="Maximilian Schmitz" w:date="2015-06-19T09:25:00Z"/>
              </w:rPr>
              <w:pPrChange w:id="2728"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729" w:author="Maximilian Schmitz" w:date="2015-06-19T09:25:00Z">
              <w:r>
                <w:t>Gibt Positionen der sichtbaren Spieler</w:t>
              </w:r>
            </w:ins>
            <w:ins w:id="2730" w:author="Maximilian Schmitz" w:date="2015-06-19T09:26:00Z">
              <w:r>
                <w:t xml:space="preserve"> zurück</w:t>
              </w:r>
            </w:ins>
          </w:p>
        </w:tc>
      </w:tr>
      <w:tr w:rsidR="004C3433" w14:paraId="6AF4B94A" w14:textId="77777777" w:rsidTr="00B16FE4">
        <w:tblPrEx>
          <w:tblPrExChange w:id="2731" w:author="Maximilian Schmitz" w:date="2015-06-19T09:39:00Z">
            <w:tblPrEx>
              <w:tblW w:w="0" w:type="auto"/>
            </w:tblPrEx>
          </w:tblPrExChange>
        </w:tblPrEx>
        <w:trPr>
          <w:ins w:id="2732" w:author="Maximilian Schmitz" w:date="2015-06-19T09:25:00Z"/>
          <w:trPrChange w:id="273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734" w:author="Maximilian Schmitz" w:date="2015-06-19T09:39:00Z">
              <w:tcPr>
                <w:tcW w:w="2079" w:type="dxa"/>
              </w:tcPr>
            </w:tcPrChange>
          </w:tcPr>
          <w:p w14:paraId="463A8C5D" w14:textId="77777777" w:rsidR="004C3433" w:rsidRDefault="004C3433">
            <w:pPr>
              <w:spacing w:line="360" w:lineRule="auto"/>
              <w:rPr>
                <w:ins w:id="2735" w:author="Maximilian Schmitz" w:date="2015-06-19T09:25:00Z"/>
                <w:b w:val="0"/>
              </w:rPr>
              <w:pPrChange w:id="2736" w:author="Admin" w:date="2015-07-08T13:36:00Z">
                <w:pPr/>
              </w:pPrChange>
            </w:pPr>
            <w:ins w:id="2737" w:author="Maximilian Schmitz" w:date="2015-06-19T09:25:00Z">
              <w:r>
                <w:rPr>
                  <w:b w:val="0"/>
                </w:rPr>
                <w:t>GetGoal1Position</w:t>
              </w:r>
            </w:ins>
          </w:p>
        </w:tc>
        <w:tc>
          <w:tcPr>
            <w:tcW w:w="1431" w:type="dxa"/>
            <w:tcPrChange w:id="2738" w:author="Maximilian Schmitz" w:date="2015-06-19T09:39:00Z">
              <w:tcPr>
                <w:tcW w:w="1431" w:type="dxa"/>
                <w:gridSpan w:val="2"/>
              </w:tcPr>
            </w:tcPrChange>
          </w:tcPr>
          <w:p w14:paraId="4F279477"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739" w:author="Maximilian Schmitz" w:date="2015-06-19T09:25:00Z"/>
              </w:rPr>
              <w:pPrChange w:id="2740" w:author="Admin" w:date="2015-07-08T13:36:00Z">
                <w:pPr>
                  <w:cnfStyle w:val="000000000000" w:firstRow="0" w:lastRow="0" w:firstColumn="0" w:lastColumn="0" w:oddVBand="0" w:evenVBand="0" w:oddHBand="0" w:evenHBand="0" w:firstRowFirstColumn="0" w:firstRowLastColumn="0" w:lastRowFirstColumn="0" w:lastRowLastColumn="0"/>
                </w:pPr>
              </w:pPrChange>
            </w:pPr>
            <w:ins w:id="2741" w:author="Maximilian Schmitz" w:date="2015-06-19T09:31:00Z">
              <w:r>
                <w:t>-</w:t>
              </w:r>
            </w:ins>
          </w:p>
        </w:tc>
        <w:tc>
          <w:tcPr>
            <w:tcW w:w="1536" w:type="dxa"/>
            <w:tcPrChange w:id="2742" w:author="Maximilian Schmitz" w:date="2015-06-19T09:39:00Z">
              <w:tcPr>
                <w:tcW w:w="1418" w:type="dxa"/>
                <w:gridSpan w:val="2"/>
              </w:tcPr>
            </w:tcPrChange>
          </w:tcPr>
          <w:p w14:paraId="3C777A6A"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743" w:author="Maximilian Schmitz" w:date="2015-06-19T09:25:00Z"/>
              </w:rPr>
              <w:pPrChange w:id="2744" w:author="Admin" w:date="2015-07-08T13:36:00Z">
                <w:pPr>
                  <w:cnfStyle w:val="000000000000" w:firstRow="0" w:lastRow="0" w:firstColumn="0" w:lastColumn="0" w:oddVBand="0" w:evenVBand="0" w:oddHBand="0" w:evenHBand="0" w:firstRowFirstColumn="0" w:firstRowLastColumn="0" w:lastRowFirstColumn="0" w:lastRowLastColumn="0"/>
                </w:pPr>
              </w:pPrChange>
            </w:pPr>
            <w:ins w:id="2745" w:author="Maximilian Schmitz" w:date="2015-06-19T09:31:00Z">
              <w:r>
                <w:t xml:space="preserve">Double: PosX, </w:t>
              </w:r>
            </w:ins>
            <w:ins w:id="2746" w:author="Maximilian Schmitz" w:date="2015-06-19T09:36:00Z">
              <w:r w:rsidR="00E81113">
                <w:t>P</w:t>
              </w:r>
            </w:ins>
            <w:ins w:id="2747" w:author="Maximilian Schmitz" w:date="2015-06-19T09:31:00Z">
              <w:r>
                <w:t>osY, PosZ</w:t>
              </w:r>
            </w:ins>
          </w:p>
        </w:tc>
        <w:tc>
          <w:tcPr>
            <w:tcW w:w="4242" w:type="dxa"/>
            <w:tcPrChange w:id="2748" w:author="Maximilian Schmitz" w:date="2015-06-19T09:39:00Z">
              <w:tcPr>
                <w:tcW w:w="4360" w:type="dxa"/>
                <w:gridSpan w:val="2"/>
              </w:tcPr>
            </w:tcPrChange>
          </w:tcPr>
          <w:p w14:paraId="4E9FFE89"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749" w:author="Maximilian Schmitz" w:date="2015-06-19T09:25:00Z"/>
              </w:rPr>
              <w:pPrChange w:id="2750"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751" w:author="Maximilian Schmitz" w:date="2015-06-19T09:26:00Z">
              <w:r>
                <w:t>Gibt die Position des 1. Tors zurück</w:t>
              </w:r>
            </w:ins>
          </w:p>
        </w:tc>
      </w:tr>
      <w:tr w:rsidR="004C3433" w14:paraId="59D7FEC0" w14:textId="77777777" w:rsidTr="00B16FE4">
        <w:tblPrEx>
          <w:tblPrExChange w:id="2752" w:author="Maximilian Schmitz" w:date="2015-06-19T09:39:00Z">
            <w:tblPrEx>
              <w:tblW w:w="0" w:type="auto"/>
            </w:tblPrEx>
          </w:tblPrExChange>
        </w:tblPrEx>
        <w:trPr>
          <w:ins w:id="2753" w:author="Maximilian Schmitz" w:date="2015-06-19T09:25:00Z"/>
          <w:trPrChange w:id="275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755" w:author="Maximilian Schmitz" w:date="2015-06-19T09:39:00Z">
              <w:tcPr>
                <w:tcW w:w="2079" w:type="dxa"/>
              </w:tcPr>
            </w:tcPrChange>
          </w:tcPr>
          <w:p w14:paraId="49753ED3" w14:textId="77777777" w:rsidR="004C3433" w:rsidRDefault="004C3433">
            <w:pPr>
              <w:spacing w:line="360" w:lineRule="auto"/>
              <w:rPr>
                <w:ins w:id="2756" w:author="Maximilian Schmitz" w:date="2015-06-19T09:25:00Z"/>
                <w:b w:val="0"/>
              </w:rPr>
              <w:pPrChange w:id="2757" w:author="Admin" w:date="2015-07-08T13:36:00Z">
                <w:pPr/>
              </w:pPrChange>
            </w:pPr>
            <w:ins w:id="2758" w:author="Maximilian Schmitz" w:date="2015-06-19T09:25:00Z">
              <w:r>
                <w:rPr>
                  <w:b w:val="0"/>
                </w:rPr>
                <w:t>GetGoal2Position</w:t>
              </w:r>
            </w:ins>
          </w:p>
        </w:tc>
        <w:tc>
          <w:tcPr>
            <w:tcW w:w="1431" w:type="dxa"/>
            <w:tcPrChange w:id="2759" w:author="Maximilian Schmitz" w:date="2015-06-19T09:39:00Z">
              <w:tcPr>
                <w:tcW w:w="1431" w:type="dxa"/>
                <w:gridSpan w:val="2"/>
              </w:tcPr>
            </w:tcPrChange>
          </w:tcPr>
          <w:p w14:paraId="31F7F0B5"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760" w:author="Maximilian Schmitz" w:date="2015-06-19T09:25:00Z"/>
              </w:rPr>
              <w:pPrChange w:id="2761" w:author="Admin" w:date="2015-07-08T13:36:00Z">
                <w:pPr>
                  <w:cnfStyle w:val="000000000000" w:firstRow="0" w:lastRow="0" w:firstColumn="0" w:lastColumn="0" w:oddVBand="0" w:evenVBand="0" w:oddHBand="0" w:evenHBand="0" w:firstRowFirstColumn="0" w:firstRowLastColumn="0" w:lastRowFirstColumn="0" w:lastRowLastColumn="0"/>
                </w:pPr>
              </w:pPrChange>
            </w:pPr>
            <w:ins w:id="2762" w:author="Maximilian Schmitz" w:date="2015-06-19T09:32:00Z">
              <w:r>
                <w:t>-</w:t>
              </w:r>
            </w:ins>
          </w:p>
        </w:tc>
        <w:tc>
          <w:tcPr>
            <w:tcW w:w="1536" w:type="dxa"/>
            <w:tcPrChange w:id="2763" w:author="Maximilian Schmitz" w:date="2015-06-19T09:39:00Z">
              <w:tcPr>
                <w:tcW w:w="1418" w:type="dxa"/>
                <w:gridSpan w:val="2"/>
              </w:tcPr>
            </w:tcPrChange>
          </w:tcPr>
          <w:p w14:paraId="0FDA113F"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764" w:author="Maximilian Schmitz" w:date="2015-06-19T09:25:00Z"/>
              </w:rPr>
              <w:pPrChange w:id="2765" w:author="Admin" w:date="2015-07-08T13:36:00Z">
                <w:pPr>
                  <w:cnfStyle w:val="000000000000" w:firstRow="0" w:lastRow="0" w:firstColumn="0" w:lastColumn="0" w:oddVBand="0" w:evenVBand="0" w:oddHBand="0" w:evenHBand="0" w:firstRowFirstColumn="0" w:firstRowLastColumn="0" w:lastRowFirstColumn="0" w:lastRowLastColumn="0"/>
                </w:pPr>
              </w:pPrChange>
            </w:pPr>
            <w:ins w:id="2766" w:author="Maximilian Schmitz" w:date="2015-06-19T09:32:00Z">
              <w:r>
                <w:t>Double: PosX, PosY, PosZ</w:t>
              </w:r>
            </w:ins>
          </w:p>
        </w:tc>
        <w:tc>
          <w:tcPr>
            <w:tcW w:w="4242" w:type="dxa"/>
            <w:tcPrChange w:id="2767" w:author="Maximilian Schmitz" w:date="2015-06-19T09:39:00Z">
              <w:tcPr>
                <w:tcW w:w="4360" w:type="dxa"/>
                <w:gridSpan w:val="2"/>
              </w:tcPr>
            </w:tcPrChange>
          </w:tcPr>
          <w:p w14:paraId="3BD447EC"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768" w:author="Maximilian Schmitz" w:date="2015-06-19T09:25:00Z"/>
              </w:rPr>
              <w:pPrChange w:id="2769"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770" w:author="Maximilian Schmitz" w:date="2015-06-19T09:26:00Z">
              <w:r>
                <w:t>Gibt die Position des 2. Tors zurück</w:t>
              </w:r>
            </w:ins>
          </w:p>
        </w:tc>
      </w:tr>
    </w:tbl>
    <w:p w14:paraId="4E54F9AB" w14:textId="77777777" w:rsidR="00334724" w:rsidRDefault="00F73840">
      <w:pPr>
        <w:pStyle w:val="Beschriftung"/>
        <w:rPr>
          <w:ins w:id="2771" w:author="Maximilian Schmitz" w:date="2015-06-19T09:40:00Z"/>
        </w:rPr>
        <w:pPrChange w:id="2772" w:author="Admin" w:date="2015-07-08T13:36:00Z">
          <w:pPr>
            <w:pStyle w:val="berschrift3"/>
          </w:pPr>
        </w:pPrChange>
      </w:pPr>
      <w:bookmarkStart w:id="2773" w:name="_Ref422468984"/>
      <w:bookmarkStart w:id="2774" w:name="_Toc424149357"/>
      <w:ins w:id="2775" w:author="Maximilian Schmitz" w:date="2015-06-19T09:18:00Z">
        <w:r>
          <w:t xml:space="preserve">Tabelle </w:t>
        </w:r>
        <w:r>
          <w:fldChar w:fldCharType="begin"/>
        </w:r>
        <w:r>
          <w:instrText xml:space="preserve"> SEQ Tabelle \* ARABIC </w:instrText>
        </w:r>
      </w:ins>
      <w:r>
        <w:fldChar w:fldCharType="separate"/>
      </w:r>
      <w:ins w:id="2776" w:author="Maximilian Schmitz" w:date="2015-07-08T20:05:00Z">
        <w:r w:rsidR="00067648">
          <w:rPr>
            <w:noProof/>
          </w:rPr>
          <w:t>1</w:t>
        </w:r>
      </w:ins>
      <w:ins w:id="2777" w:author="Maximilian Schmitz" w:date="2015-06-19T09:18:00Z">
        <w:r>
          <w:fldChar w:fldCharType="end"/>
        </w:r>
        <w:bookmarkEnd w:id="2773"/>
        <w:r>
          <w:t xml:space="preserve">: </w:t>
        </w:r>
        <w:r w:rsidRPr="000358A4">
          <w:t>Funktionen im LUA-Skript</w:t>
        </w:r>
      </w:ins>
      <w:bookmarkEnd w:id="2774"/>
    </w:p>
    <w:p w14:paraId="2CFB00DF" w14:textId="77777777" w:rsidR="00B16FE4" w:rsidRDefault="00B16FE4">
      <w:pPr>
        <w:rPr>
          <w:ins w:id="2778" w:author="Maximilian Schmitz" w:date="2015-06-19T09:41:00Z"/>
        </w:rPr>
        <w:pPrChange w:id="2779" w:author="Admin" w:date="2015-07-08T13:36:00Z">
          <w:pPr>
            <w:pStyle w:val="berschrift3"/>
          </w:pPr>
        </w:pPrChange>
      </w:pPr>
    </w:p>
    <w:p w14:paraId="345D2622" w14:textId="77777777" w:rsidR="00B16FE4" w:rsidRDefault="00B16FE4">
      <w:pPr>
        <w:rPr>
          <w:ins w:id="2780" w:author="Maximilian Schmitz" w:date="2015-06-19T09:43:00Z"/>
        </w:rPr>
        <w:pPrChange w:id="2781" w:author="Admin" w:date="2015-07-08T13:36:00Z">
          <w:pPr>
            <w:pStyle w:val="berschrift3"/>
          </w:pPr>
        </w:pPrChange>
      </w:pPr>
      <w:ins w:id="2782" w:author="Maximilian Schmitz" w:date="2015-06-19T09:41:00Z">
        <w:r>
          <w:t xml:space="preserve">Alle Funktionen, die über das LUA-Skript aufgerufen werden, rufen Funktionen des implementierten Spielers auf. </w:t>
        </w:r>
      </w:ins>
      <w:ins w:id="2783" w:author="Maximilian Schmitz" w:date="2015-06-19T09:42:00Z">
        <w:r>
          <w:t xml:space="preserve">Im </w:t>
        </w:r>
      </w:ins>
      <w:ins w:id="2784" w:author="Maximilian Schmitz" w:date="2015-06-19T09:43:00Z">
        <w:r w:rsidR="00417BF0">
          <w:t>Weiteren</w:t>
        </w:r>
      </w:ins>
      <w:ins w:id="2785" w:author="Maximilian Schmitz" w:date="2015-06-19T09:42:00Z">
        <w:r>
          <w:t xml:space="preserve"> folgt eine kurze Beschreibung der Funktionen mit Hinweisen zur Verwendung der Übergabe- und Rückgabeparameter aus dem LUA-Skript.</w:t>
        </w:r>
      </w:ins>
    </w:p>
    <w:p w14:paraId="748CA5E3" w14:textId="77777777" w:rsidR="00417BF0" w:rsidRDefault="00417BF0">
      <w:pPr>
        <w:rPr>
          <w:ins w:id="2786" w:author="Maximilian Schmitz" w:date="2015-06-19T09:40:00Z"/>
        </w:rPr>
        <w:pPrChange w:id="2787" w:author="Admin" w:date="2015-07-08T13:36:00Z">
          <w:pPr>
            <w:pStyle w:val="berschrift3"/>
          </w:pPr>
        </w:pPrChange>
      </w:pPr>
    </w:p>
    <w:p w14:paraId="52C4F6DD" w14:textId="77777777" w:rsidR="00B16FE4" w:rsidRDefault="00B16FE4">
      <w:pPr>
        <w:rPr>
          <w:ins w:id="2788" w:author="Maximilian Schmitz" w:date="2015-06-19T09:40:00Z"/>
        </w:rPr>
        <w:pPrChange w:id="2789" w:author="Admin" w:date="2015-07-08T13:36:00Z">
          <w:pPr>
            <w:pStyle w:val="berschrift3"/>
          </w:pPr>
        </w:pPrChange>
      </w:pPr>
      <w:ins w:id="2790" w:author="Maximilian Schmitz" w:date="2015-06-19T09:40:00Z">
        <w:r>
          <w:t>Über die Funktion „MoveForward“ wird der Spieler um eine angegebene Strecke vorwärts bewegt.</w:t>
        </w:r>
      </w:ins>
    </w:p>
    <w:p w14:paraId="693F70CC" w14:textId="77777777" w:rsidR="00B16FE4" w:rsidRDefault="00B16FE4">
      <w:pPr>
        <w:rPr>
          <w:ins w:id="2791" w:author="Maximilian Schmitz" w:date="2015-06-19T09:43:00Z"/>
        </w:rPr>
        <w:pPrChange w:id="2792" w:author="Admin" w:date="2015-07-08T13:36:00Z">
          <w:pPr>
            <w:pStyle w:val="berschrift3"/>
          </w:pPr>
        </w:pPrChange>
      </w:pPr>
      <w:ins w:id="2793" w:author="Maximilian Schmitz" w:date="2015-06-19T09:41:00Z">
        <w:r>
          <w:t>Die Funktion</w:t>
        </w:r>
      </w:ins>
      <w:ins w:id="2794" w:author="Maximilian Schmitz" w:date="2015-06-19T09:43:00Z">
        <w:r w:rsidR="00417BF0">
          <w:t xml:space="preserve"> „MoveTo“ bewegt den Spieler mit einer angegebenen Geschwindigkeit an eine angegebene Position.</w:t>
        </w:r>
      </w:ins>
    </w:p>
    <w:p w14:paraId="41D72D42" w14:textId="77777777" w:rsidR="00417BF0" w:rsidRDefault="00417BF0">
      <w:pPr>
        <w:rPr>
          <w:ins w:id="2795" w:author="Maximilian Schmitz" w:date="2015-06-19T09:50:00Z"/>
        </w:rPr>
        <w:pPrChange w:id="2796" w:author="Admin" w:date="2015-07-08T13:36:00Z">
          <w:pPr>
            <w:pStyle w:val="berschrift3"/>
          </w:pPr>
        </w:pPrChange>
      </w:pPr>
      <w:ins w:id="2797" w:author="Maximilian Schmitz" w:date="2015-06-19T09:44:00Z">
        <w:r>
          <w:lastRenderedPageBreak/>
          <w:t xml:space="preserve">Mit „Rotate“ wird der Spieler in eine angegebene Richtung gedreht. </w:t>
        </w:r>
      </w:ins>
      <w:ins w:id="2798" w:author="Maximilian Schmitz" w:date="2015-06-19T09:45:00Z">
        <w:r w:rsidR="006D2F66">
          <w:t xml:space="preserve">Der Drehwinkel muss als absoluter Winkel angegeben werden. Eine Drehung relativ zur letzten Rotation ist nicht möglich. </w:t>
        </w:r>
      </w:ins>
      <w:ins w:id="2799" w:author="Maximilian Schmitz" w:date="2015-06-19T09:49:00Z">
        <w:r w:rsidR="00016CBB">
          <w:t>Der Rotationswinkel ist in Grad anzugeben und für 360 Grad für eine komplette Drehung startend bei 0 in positiver X-Richtung definiert.</w:t>
        </w:r>
      </w:ins>
    </w:p>
    <w:p w14:paraId="76F00D12" w14:textId="77777777" w:rsidR="00FB75CB" w:rsidRDefault="00FB75CB">
      <w:pPr>
        <w:rPr>
          <w:ins w:id="2800" w:author="Maximilian Schmitz" w:date="2015-06-19T09:57:00Z"/>
        </w:rPr>
        <w:pPrChange w:id="2801" w:author="Admin" w:date="2015-07-08T13:36:00Z">
          <w:pPr>
            <w:pStyle w:val="berschrift3"/>
          </w:pPr>
        </w:pPrChange>
      </w:pPr>
      <w:ins w:id="2802" w:author="Maximilian Schmitz" w:date="2015-06-19T09:50:00Z">
        <w:r>
          <w:t xml:space="preserve">Die Funktion „Kick“ lässt den Spieler den Ball in eine angegebene Richtung mit </w:t>
        </w:r>
      </w:ins>
      <w:ins w:id="2803" w:author="Maximilian Schmitz" w:date="2015-06-19T09:51:00Z">
        <w:r>
          <w:t>angegebener</w:t>
        </w:r>
      </w:ins>
      <w:ins w:id="2804" w:author="Maximilian Schmitz" w:date="2015-06-19T09:50:00Z">
        <w:r>
          <w:t xml:space="preserve"> Kraft kicken. </w:t>
        </w:r>
      </w:ins>
      <w:ins w:id="2805" w:author="Maximilian Schmitz" w:date="2015-06-19T09:51:00Z">
        <w:r>
          <w:t xml:space="preserve">Die Kraft wird im Bereich von 0 bis 100 Prozent angegeben. </w:t>
        </w:r>
      </w:ins>
      <w:ins w:id="2806" w:author="Maximilian Schmitz" w:date="2015-06-19T09:55:00Z">
        <w:r>
          <w:t xml:space="preserve">Der Richtungsvektor ist in den definierten Achsenrichtungen des globalen Koordinatensystems anzugeben. </w:t>
        </w:r>
      </w:ins>
      <w:ins w:id="2807" w:author="Maximilian Schmitz" w:date="2015-06-19T09:56:00Z">
        <w:r>
          <w:t xml:space="preserve">Die Funktion kann nur aufgerufen werden, wenn der Spieler </w:t>
        </w:r>
      </w:ins>
      <w:ins w:id="2808" w:author="Maximilian Schmitz" w:date="2015-06-19T09:57:00Z">
        <w:r>
          <w:t>in Ballbesitz ist.</w:t>
        </w:r>
      </w:ins>
    </w:p>
    <w:p w14:paraId="72327268" w14:textId="77777777" w:rsidR="00FB75CB" w:rsidRDefault="00FB75CB">
      <w:pPr>
        <w:rPr>
          <w:ins w:id="2809" w:author="Maximilian Schmitz" w:date="2015-06-19T09:57:00Z"/>
        </w:rPr>
        <w:pPrChange w:id="2810" w:author="Admin" w:date="2015-07-08T13:36:00Z">
          <w:pPr>
            <w:pStyle w:val="berschrift3"/>
          </w:pPr>
        </w:pPrChange>
      </w:pPr>
      <w:ins w:id="2811" w:author="Maximilian Schmitz" w:date="2015-06-19T09:57:00Z">
        <w:r>
          <w:t>Über die Funktion „StopBall“ nimmt der Spieler den Ball an, wenn dieser in der Nähe ist.</w:t>
        </w:r>
      </w:ins>
    </w:p>
    <w:p w14:paraId="145BFE30" w14:textId="77777777" w:rsidR="00FB75CB" w:rsidRDefault="00C76A6C">
      <w:pPr>
        <w:rPr>
          <w:ins w:id="2812" w:author="Maximilian Schmitz" w:date="2015-06-19T10:01:00Z"/>
        </w:rPr>
        <w:pPrChange w:id="2813" w:author="Admin" w:date="2015-07-08T13:36:00Z">
          <w:pPr>
            <w:pStyle w:val="berschrift3"/>
          </w:pPr>
        </w:pPrChange>
      </w:pPr>
      <w:ins w:id="2814" w:author="Maximilian Schmitz" w:date="2015-06-19T09:58:00Z">
        <w:r>
          <w:t xml:space="preserve">Die Funktion „Speak“ lässt den Spieler </w:t>
        </w:r>
      </w:ins>
      <w:ins w:id="2815" w:author="Maximilian Schmitz" w:date="2015-06-19T10:01:00Z">
        <w:r>
          <w:t>eine Nachricht an alle anderen Spieler schicken. Über die Funktion „Listen“ wird der Erhalt einer solchen Nachricht abgefragt.</w:t>
        </w:r>
      </w:ins>
    </w:p>
    <w:p w14:paraId="28333B66" w14:textId="77777777" w:rsidR="00C76A6C" w:rsidRDefault="00C76A6C">
      <w:pPr>
        <w:rPr>
          <w:ins w:id="2816" w:author="Maximilian Schmitz" w:date="2015-06-19T10:02:00Z"/>
        </w:rPr>
        <w:pPrChange w:id="2817" w:author="Admin" w:date="2015-07-08T13:36:00Z">
          <w:pPr>
            <w:pStyle w:val="berschrift3"/>
          </w:pPr>
        </w:pPrChange>
      </w:pPr>
      <w:ins w:id="2818" w:author="Maximilian Schmitz" w:date="2015-06-19T10:02:00Z">
        <w:r>
          <w:t>Die Funktion „AllowedToRun“ gibt wahr zurück, sobald das Spiel bereit ist und das LUA-Skript ausgeführt werden kann.</w:t>
        </w:r>
      </w:ins>
    </w:p>
    <w:p w14:paraId="507A883A" w14:textId="77777777" w:rsidR="00C76A6C" w:rsidRDefault="00C76A6C">
      <w:pPr>
        <w:rPr>
          <w:ins w:id="2819" w:author="Maximilian Schmitz" w:date="2015-06-19T10:03:00Z"/>
        </w:rPr>
        <w:pPrChange w:id="2820" w:author="Admin" w:date="2015-07-08T13:36:00Z">
          <w:pPr>
            <w:pStyle w:val="berschrift3"/>
          </w:pPr>
        </w:pPrChange>
      </w:pPr>
      <w:ins w:id="2821" w:author="Maximilian Schmitz" w:date="2015-06-19T10:03:00Z">
        <w:r>
          <w:t>Über die Funktion „</w:t>
        </w:r>
        <w:r w:rsidRPr="00C76A6C">
          <w:t>TimePlayed</w:t>
        </w:r>
        <w:r>
          <w:t>“ wird die aktuelle Spielzeit in Prozent abgefragt.</w:t>
        </w:r>
      </w:ins>
    </w:p>
    <w:p w14:paraId="07C9008D" w14:textId="77777777" w:rsidR="00C76A6C" w:rsidRDefault="00C76A6C">
      <w:pPr>
        <w:rPr>
          <w:ins w:id="2822" w:author="Maximilian Schmitz" w:date="2015-06-19T10:04:00Z"/>
        </w:rPr>
        <w:pPrChange w:id="2823" w:author="Admin" w:date="2015-07-08T13:36:00Z">
          <w:pPr>
            <w:pStyle w:val="berschrift3"/>
          </w:pPr>
        </w:pPrChange>
      </w:pPr>
      <w:ins w:id="2824" w:author="Maximilian Schmitz" w:date="2015-06-19T10:04:00Z">
        <w:r>
          <w:t>Mit der Funktion „IsKickoff“ muss geprüft werden, ob ein Anstoß stattfindet. Falls das der Fall ist, muss die künstliche Intelligenz darauf reagieren.</w:t>
        </w:r>
      </w:ins>
    </w:p>
    <w:p w14:paraId="4526CEC7" w14:textId="77777777" w:rsidR="00C76A6C" w:rsidRDefault="00C76A6C">
      <w:pPr>
        <w:rPr>
          <w:ins w:id="2825" w:author="Maximilian Schmitz" w:date="2015-06-19T10:05:00Z"/>
        </w:rPr>
        <w:pPrChange w:id="2826" w:author="Admin" w:date="2015-07-08T13:36:00Z">
          <w:pPr>
            <w:pStyle w:val="berschrift3"/>
          </w:pPr>
        </w:pPrChange>
      </w:pPr>
      <w:ins w:id="2827" w:author="Maximilian Schmitz" w:date="2015-06-19T10:05:00Z">
        <w:r>
          <w:t>Die Funktion „GetTeamId“ gibt die Id des Teams zurück, zu dem der Spieler gehört.</w:t>
        </w:r>
      </w:ins>
    </w:p>
    <w:p w14:paraId="7CD792EA" w14:textId="77777777" w:rsidR="00C76A6C" w:rsidRDefault="00C76A6C">
      <w:pPr>
        <w:rPr>
          <w:ins w:id="2828" w:author="Maximilian Schmitz" w:date="2015-06-19T10:06:00Z"/>
        </w:rPr>
        <w:pPrChange w:id="2829" w:author="Admin" w:date="2015-07-08T13:36:00Z">
          <w:pPr>
            <w:pStyle w:val="berschrift3"/>
          </w:pPr>
        </w:pPrChange>
      </w:pPr>
      <w:ins w:id="2830" w:author="Maximilian Schmitz" w:date="2015-06-19T10:06:00Z">
        <w:r>
          <w:t>Über „HasBall“ kann geprüft werden, ob der Spieler in Ballbesitz ist.</w:t>
        </w:r>
      </w:ins>
    </w:p>
    <w:p w14:paraId="752C070D" w14:textId="77777777" w:rsidR="00C76A6C" w:rsidRDefault="00C76A6C">
      <w:pPr>
        <w:rPr>
          <w:ins w:id="2831" w:author="Maximilian Schmitz" w:date="2015-06-19T10:06:00Z"/>
        </w:rPr>
        <w:pPrChange w:id="2832" w:author="Admin" w:date="2015-07-08T13:36:00Z">
          <w:pPr>
            <w:pStyle w:val="berschrift3"/>
          </w:pPr>
        </w:pPrChange>
      </w:pPr>
      <w:ins w:id="2833" w:author="Maximilian Schmitz" w:date="2015-06-19T10:06:00Z">
        <w:r>
          <w:t>Die Funktion „GetStamina“ liefert den aktuellen Ausdauerwert des Spielers in Prozent zurück.</w:t>
        </w:r>
      </w:ins>
    </w:p>
    <w:p w14:paraId="35177B3B" w14:textId="77777777" w:rsidR="00C76A6C" w:rsidRDefault="00C76A6C">
      <w:pPr>
        <w:rPr>
          <w:ins w:id="2834" w:author="Maximilian Schmitz" w:date="2015-06-19T10:09:00Z"/>
        </w:rPr>
        <w:pPrChange w:id="2835" w:author="Admin" w:date="2015-07-08T13:36:00Z">
          <w:pPr>
            <w:pStyle w:val="berschrift3"/>
          </w:pPr>
        </w:pPrChange>
      </w:pPr>
      <w:ins w:id="2836" w:author="Maximilian Schmitz" w:date="2015-06-19T10:07:00Z">
        <w:r>
          <w:t xml:space="preserve">Mit der Funktion „GetOwnLocation“ wird die aktuelle Position des Spielers abgefragt. </w:t>
        </w:r>
      </w:ins>
      <w:ins w:id="2837" w:author="Maximilian Schmitz" w:date="2015-06-19T10:08:00Z">
        <w:r w:rsidR="0072334D">
          <w:t>Die Rückgabeparameter sind die Spielerposition in X-, Y- und Z-Richtung des globalen Koordinatensystems.</w:t>
        </w:r>
      </w:ins>
    </w:p>
    <w:p w14:paraId="60DF4380" w14:textId="77777777" w:rsidR="00D56143" w:rsidRDefault="00D56143">
      <w:pPr>
        <w:rPr>
          <w:ins w:id="2838" w:author="Maximilian Schmitz" w:date="2015-06-19T10:10:00Z"/>
        </w:rPr>
        <w:pPrChange w:id="2839" w:author="Admin" w:date="2015-07-08T13:36:00Z">
          <w:pPr>
            <w:pStyle w:val="berschrift3"/>
          </w:pPr>
        </w:pPrChange>
      </w:pPr>
      <w:ins w:id="2840" w:author="Maximilian Schmitz" w:date="2015-06-19T10:10:00Z">
        <w:r>
          <w:t>Die Funktion „GetBallLocation“ gibt die Position des Balls in X-, Y- und Z-Richtung zurück, falls dieser vom Spieler gesehen wird. Anderenfalls sind alle Rückgabewerte 0.</w:t>
        </w:r>
      </w:ins>
    </w:p>
    <w:p w14:paraId="702D60C3" w14:textId="77777777" w:rsidR="00D56143" w:rsidRDefault="00D56143">
      <w:pPr>
        <w:rPr>
          <w:ins w:id="2841" w:author="Maximilian Schmitz" w:date="2015-06-19T10:12:00Z"/>
        </w:rPr>
        <w:pPrChange w:id="2842" w:author="Admin" w:date="2015-07-08T13:36:00Z">
          <w:pPr>
            <w:pStyle w:val="berschrift3"/>
          </w:pPr>
        </w:pPrChange>
      </w:pPr>
      <w:ins w:id="2843" w:author="Maximilian Schmitz" w:date="2015-06-19T10:11:00Z">
        <w:r>
          <w:t xml:space="preserve">Die Funktion „GetVisiblePlayers“ liefert ein Array der vom Spieler sichtbaren Mitspieler zurück. </w:t>
        </w:r>
      </w:ins>
      <w:ins w:id="2844" w:author="Maximilian Schmitz" w:date="2015-06-19T10:12:00Z">
        <w:r>
          <w:t xml:space="preserve">Für jeden gesehenen Spieler gibt es eine Zeile in diesem Array. </w:t>
        </w:r>
        <w:r>
          <w:lastRenderedPageBreak/>
          <w:t>Diese besteht aus der Team-Id des Spielers, der Player-Id innerhalb des Teams und der Position in X- und Y-Richtung.</w:t>
        </w:r>
      </w:ins>
    </w:p>
    <w:p w14:paraId="17E5FBD3" w14:textId="77777777" w:rsidR="00D56143" w:rsidRDefault="00D56143">
      <w:pPr>
        <w:rPr>
          <w:ins w:id="2845" w:author="Maximilian Schmitz" w:date="2015-06-19T09:46:00Z"/>
        </w:rPr>
        <w:pPrChange w:id="2846" w:author="Admin" w:date="2015-07-08T13:36:00Z">
          <w:pPr>
            <w:pStyle w:val="berschrift3"/>
          </w:pPr>
        </w:pPrChange>
      </w:pPr>
      <w:ins w:id="2847" w:author="Maximilian Schmitz" w:date="2015-06-19T10:13:00Z">
        <w:r>
          <w:t>Die Funktionen „GetGoal1Position“ und „GetGoal2Position“ geben die Positionen der beiden Tore auf dem S</w:t>
        </w:r>
      </w:ins>
      <w:ins w:id="2848" w:author="Maximilian Schmitz" w:date="2015-06-19T10:14:00Z">
        <w:r>
          <w:t>pielfeld zurück.</w:t>
        </w:r>
      </w:ins>
    </w:p>
    <w:p w14:paraId="6CFA7F2D" w14:textId="77777777" w:rsidR="006D2F66" w:rsidRDefault="006D2F66">
      <w:pPr>
        <w:rPr>
          <w:ins w:id="2849" w:author="Maximilian Schmitz" w:date="2015-06-19T09:46:00Z"/>
        </w:rPr>
        <w:pPrChange w:id="2850" w:author="Admin" w:date="2015-07-08T13:36:00Z">
          <w:pPr>
            <w:pStyle w:val="berschrift3"/>
          </w:pPr>
        </w:pPrChange>
      </w:pPr>
    </w:p>
    <w:p w14:paraId="60EDE405" w14:textId="77777777" w:rsidR="006D2F66" w:rsidRPr="00321258" w:rsidRDefault="006D2F66">
      <w:pPr>
        <w:pPrChange w:id="2851" w:author="Admin" w:date="2015-07-08T13:36:00Z">
          <w:pPr>
            <w:pStyle w:val="berschrift3"/>
          </w:pPr>
        </w:pPrChange>
      </w:pPr>
      <w:ins w:id="2852" w:author="Maximilian Schmitz" w:date="2015-06-19T09:46:00Z">
        <w:r>
          <w:t>Die aufgeführten Funktionen stehen im LUA-Skript zur Verfügung und können zur Entwicklung einer künstlichen Intelligenz verwendet werden.</w:t>
        </w:r>
      </w:ins>
      <w:ins w:id="2853" w:author="Maximilian Schmitz" w:date="2015-06-19T09:47:00Z">
        <w:r w:rsidR="007F6F48">
          <w:t xml:space="preserve"> Diese wird im nachfolgenden Kapitel beschrieben.</w:t>
        </w:r>
      </w:ins>
    </w:p>
    <w:p w14:paraId="21518BA1" w14:textId="77777777" w:rsidR="00DC17D6" w:rsidRDefault="00DC17D6"/>
    <w:p w14:paraId="506663F9" w14:textId="77777777" w:rsidR="00DC17D6" w:rsidRDefault="00DC17D6">
      <w:pPr>
        <w:pStyle w:val="berschrift2"/>
        <w:rPr>
          <w:ins w:id="2854" w:author="Maximilian Schmitz" w:date="2015-06-04T10:34:00Z"/>
        </w:rPr>
      </w:pPr>
      <w:bookmarkStart w:id="2855" w:name="_Toc424149338"/>
      <w:r>
        <w:t>Entwicklung der künstlichen Intelligenz</w:t>
      </w:r>
      <w:bookmarkEnd w:id="2855"/>
    </w:p>
    <w:p w14:paraId="0316220D" w14:textId="77777777" w:rsidR="00E12CD0" w:rsidRDefault="00C210CA" w:rsidP="00856522">
      <w:pPr>
        <w:rPr>
          <w:ins w:id="2856" w:author="Maximilian Schmitz" w:date="2015-06-04T10:59:00Z"/>
        </w:rPr>
      </w:pPr>
      <w:ins w:id="2857"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2858" w:author="Maximilian Schmitz" w:date="2015-06-04T10:53:00Z">
        <w:r w:rsidR="003A2403">
          <w:t xml:space="preserve"> und menschlichem Verhalten </w:t>
        </w:r>
      </w:ins>
      <w:ins w:id="2859" w:author="Maximilian Schmitz" w:date="2015-06-04T10:50:00Z">
        <w:r w:rsidR="003A2403">
          <w:t xml:space="preserve">in Computerprogrammen (vgl. </w:t>
        </w:r>
      </w:ins>
      <w:customXmlInsRangeStart w:id="2860" w:author="Maximilian Schmitz" w:date="2015-06-04T10:56:00Z"/>
      <w:sdt>
        <w:sdtPr>
          <w:id w:val="996455497"/>
          <w:citation/>
        </w:sdtPr>
        <w:sdtEndPr/>
        <w:sdtContent>
          <w:customXmlInsRangeEnd w:id="2860"/>
          <w:ins w:id="2861" w:author="Maximilian Schmitz" w:date="2015-06-04T10:56:00Z">
            <w:r w:rsidR="003A2403">
              <w:fldChar w:fldCharType="begin"/>
            </w:r>
          </w:ins>
          <w:ins w:id="2862" w:author="Maximilian Schmitz" w:date="2015-06-04T10:57:00Z">
            <w:r w:rsidR="003A2403">
              <w:instrText xml:space="preserve">CITATION Nor04 \p 17f. \l 1031 </w:instrText>
            </w:r>
          </w:ins>
          <w:r w:rsidR="003A2403">
            <w:fldChar w:fldCharType="separate"/>
          </w:r>
          <w:ins w:id="2863" w:author="Maximilian Schmitz" w:date="2015-07-08T20:05:00Z">
            <w:r w:rsidR="00067648">
              <w:rPr>
                <w:noProof/>
              </w:rPr>
              <w:t>[14, p. 17f.]</w:t>
            </w:r>
          </w:ins>
          <w:del w:id="2864" w:author="Maximilian Schmitz" w:date="2015-07-08T19:43:00Z">
            <w:r w:rsidR="00856522" w:rsidDel="006772CD">
              <w:rPr>
                <w:noProof/>
              </w:rPr>
              <w:delText>[9, p. 17f.]</w:delText>
            </w:r>
          </w:del>
          <w:ins w:id="2865" w:author="Maximilian Schmitz" w:date="2015-06-04T10:56:00Z">
            <w:r w:rsidR="003A2403">
              <w:fldChar w:fldCharType="end"/>
            </w:r>
          </w:ins>
          <w:customXmlInsRangeStart w:id="2866" w:author="Maximilian Schmitz" w:date="2015-06-04T10:56:00Z"/>
        </w:sdtContent>
      </w:sdt>
      <w:customXmlInsRangeEnd w:id="2866"/>
      <w:ins w:id="2867" w:author="Maximilian Schmitz" w:date="2015-06-04T10:56:00Z">
        <w:r w:rsidR="003A2403">
          <w:t>).</w:t>
        </w:r>
      </w:ins>
    </w:p>
    <w:p w14:paraId="0324F0FE" w14:textId="77777777" w:rsidR="00FD106D" w:rsidRDefault="003A2403">
      <w:pPr>
        <w:rPr>
          <w:ins w:id="2868" w:author="Maximilian Schmitz" w:date="2015-06-04T20:57:00Z"/>
        </w:rPr>
        <w:pPrChange w:id="2869" w:author="Admin" w:date="2015-07-08T13:36:00Z">
          <w:pPr>
            <w:pStyle w:val="berschrift2"/>
          </w:pPr>
        </w:pPrChange>
      </w:pPr>
      <w:ins w:id="2870" w:author="Maximilian Schmitz" w:date="2015-06-04T10:58:00Z">
        <w:r>
          <w:t>Im speziellen Fall hier geht es darum, die Intelligenz und das Verhalten eines Fußballspielers bzw. einer ganzen Fußballmannschaft nachzubilden.</w:t>
        </w:r>
      </w:ins>
      <w:ins w:id="2871" w:author="Maximilian Schmitz" w:date="2015-06-04T10:59:00Z">
        <w:r w:rsidR="00E12CD0">
          <w:t xml:space="preserve"> </w:t>
        </w:r>
      </w:ins>
      <w:ins w:id="2872" w:author="Maximilian Schmitz" w:date="2015-06-04T11:06:00Z">
        <w:r w:rsidR="004D7C7E">
          <w:t xml:space="preserve">Dabei sind 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2873" w:author="Maximilian Schmitz" w:date="2015-06-04T11:09:00Z">
        <w:r w:rsidR="004D7C7E">
          <w:t>die</w:t>
        </w:r>
      </w:ins>
      <w:ins w:id="2874" w:author="Maximilian Schmitz" w:date="2015-06-04T11:06:00Z">
        <w:r w:rsidR="004D7C7E">
          <w:t xml:space="preserve"> Mannschaft ergänzen.</w:t>
        </w:r>
      </w:ins>
      <w:ins w:id="2875" w:author="Maximilian Schmitz" w:date="2015-06-04T11:09:00Z">
        <w:r w:rsidR="00457DF0">
          <w:t xml:space="preserve"> </w:t>
        </w:r>
      </w:ins>
      <w:ins w:id="2876" w:author="Maximilian Schmitz" w:date="2015-06-04T11:10:00Z">
        <w:r w:rsidR="00457DF0">
          <w:t>Da Fußball ein M</w:t>
        </w:r>
        <w:r w:rsidR="00FD106D">
          <w:t xml:space="preserve">annschaftssport ist, ist diese Zusammenarbeit der einzelnen Spieler ein zentraler Punkt für die </w:t>
        </w:r>
      </w:ins>
      <w:ins w:id="2877" w:author="Maximilian Schmitz" w:date="2015-06-04T11:11:00Z">
        <w:r w:rsidR="00FD106D">
          <w:t>E</w:t>
        </w:r>
      </w:ins>
      <w:ins w:id="2878" w:author="Maximilian Schmitz" w:date="2015-06-04T11:10:00Z">
        <w:r w:rsidR="00FD106D">
          <w:t>ntwicklung der künstlichen Intelligenz.</w:t>
        </w:r>
      </w:ins>
    </w:p>
    <w:p w14:paraId="3B3DF075" w14:textId="77777777" w:rsidR="005D4339" w:rsidRDefault="005D4339">
      <w:pPr>
        <w:rPr>
          <w:ins w:id="2879" w:author="Maximilian Schmitz" w:date="2015-06-04T20:29:00Z"/>
        </w:rPr>
        <w:pPrChange w:id="2880" w:author="Admin" w:date="2015-07-08T13:36:00Z">
          <w:pPr>
            <w:pStyle w:val="berschrift2"/>
          </w:pPr>
        </w:pPrChange>
      </w:pPr>
    </w:p>
    <w:p w14:paraId="523E7B1C" w14:textId="641A8A3D" w:rsidR="009C4199" w:rsidDel="00480820" w:rsidRDefault="00EC44E1">
      <w:pPr>
        <w:rPr>
          <w:ins w:id="2881" w:author="Maximilian Schmitz" w:date="2015-06-04T21:04:00Z"/>
          <w:del w:id="2882" w:author="Michael K." w:date="2015-07-06T22:09:00Z"/>
        </w:rPr>
        <w:pPrChange w:id="2883" w:author="Admin" w:date="2015-07-08T13:36:00Z">
          <w:pPr>
            <w:pStyle w:val="berschrift2"/>
          </w:pPr>
        </w:pPrChange>
      </w:pPr>
      <w:ins w:id="2884" w:author="Maximilian Schmitz" w:date="2015-06-04T20:30:00Z">
        <w:r>
          <w:t xml:space="preserve">Eine Simulation der Fußballmannschaft kann daher als ein verteiltes, wissensverarbeitendes System </w:t>
        </w:r>
      </w:ins>
      <w:ins w:id="2885" w:author="Maximilian Schmitz" w:date="2015-06-04T20:31:00Z">
        <w:r>
          <w:t>angesehen werden.</w:t>
        </w:r>
        <w:r w:rsidR="00052E5C">
          <w:t xml:space="preserve"> </w:t>
        </w:r>
      </w:ins>
      <w:ins w:id="2886"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2887" w:author="Maximilian Schmitz" w:date="2015-06-04T20:49:00Z">
        <w:r w:rsidR="00E60B91">
          <w:t xml:space="preserve"> Zudem wird oft die Forderung gestellt, dass ein verteiltes System für den Benutzer nicht als solches erkennbar sein darf. </w:t>
        </w:r>
      </w:ins>
      <w:ins w:id="2888" w:author="Maximilian Schmitz" w:date="2015-06-04T20:50:00Z">
        <w:r w:rsidR="00E60B91">
          <w:t xml:space="preserve">Das </w:t>
        </w:r>
        <w:r w:rsidR="00E60B91">
          <w:lastRenderedPageBreak/>
          <w:t xml:space="preserve">bedeutet, der Benutzer sieht nur ein einzelnes System und </w:t>
        </w:r>
        <w:r w:rsidR="004239A1">
          <w:t>kann die individuellen Systeme nicht erkennen</w:t>
        </w:r>
      </w:ins>
      <w:ins w:id="2889" w:author="Maximilian Schmitz" w:date="2015-07-08T16:40:00Z">
        <w:r w:rsidR="00850D16">
          <w:t xml:space="preserve"> (vgl. </w:t>
        </w:r>
      </w:ins>
      <w:customXmlInsRangeStart w:id="2890" w:author="Maximilian Schmitz" w:date="2015-07-08T16:40:00Z"/>
      <w:sdt>
        <w:sdtPr>
          <w:id w:val="1656869384"/>
          <w:citation/>
        </w:sdtPr>
        <w:sdtEndPr/>
        <w:sdtContent>
          <w:customXmlInsRangeEnd w:id="2890"/>
          <w:ins w:id="2891" w:author="Maximilian Schmitz" w:date="2015-07-08T16:40:00Z">
            <w:r w:rsidR="00850D16">
              <w:fldChar w:fldCharType="begin"/>
            </w:r>
          </w:ins>
          <w:ins w:id="2892" w:author="Maximilian Schmitz" w:date="2015-07-08T16:41:00Z">
            <w:r w:rsidR="004C5753">
              <w:instrText xml:space="preserve">CITATION And08 \p 19 \l 1031 </w:instrText>
            </w:r>
          </w:ins>
          <w:r w:rsidR="00850D16">
            <w:fldChar w:fldCharType="separate"/>
          </w:r>
          <w:ins w:id="2893" w:author="Maximilian Schmitz" w:date="2015-07-08T20:05:00Z">
            <w:r w:rsidR="00067648">
              <w:rPr>
                <w:noProof/>
              </w:rPr>
              <w:t>[15, p. 19]</w:t>
            </w:r>
          </w:ins>
          <w:ins w:id="2894" w:author="Maximilian Schmitz" w:date="2015-07-08T16:40:00Z">
            <w:r w:rsidR="00850D16">
              <w:fldChar w:fldCharType="end"/>
            </w:r>
          </w:ins>
          <w:customXmlInsRangeStart w:id="2895" w:author="Maximilian Schmitz" w:date="2015-07-08T16:40:00Z"/>
        </w:sdtContent>
      </w:sdt>
      <w:customXmlInsRangeEnd w:id="2895"/>
      <w:ins w:id="2896" w:author="Maximilian Schmitz" w:date="2015-07-08T16:40:00Z">
        <w:r w:rsidR="00850D16">
          <w:t>)</w:t>
        </w:r>
      </w:ins>
      <w:ins w:id="2897" w:author="Maximilian Schmitz" w:date="2015-06-04T20:50:00Z">
        <w:r w:rsidR="004239A1">
          <w:t xml:space="preserve">. </w:t>
        </w:r>
      </w:ins>
      <w:ins w:id="2898" w:author="Maximilian Schmitz" w:date="2015-06-04T20:52:00Z">
        <w:r w:rsidR="004239A1">
          <w:t xml:space="preserve">Die Umsetzung einer Fußballmannschaft in künstlicher Intelligenz erfüllt im Fall dieser Studienarbeit die allgemeine Definition. Jeder Spieler wird durch einen eigenständigen </w:t>
        </w:r>
        <w:del w:id="2899" w:author="Admin" w:date="2015-07-06T14:47:00Z">
          <w:r w:rsidR="004239A1" w:rsidDel="0041383A">
            <w:delText>Prozess</w:delText>
          </w:r>
        </w:del>
      </w:ins>
      <w:ins w:id="2900" w:author="Admin" w:date="2015-07-06T14:47:00Z">
        <w:r w:rsidR="0041383A">
          <w:t>Thread</w:t>
        </w:r>
      </w:ins>
      <w:ins w:id="2901" w:author="Maximilian Schmitz" w:date="2015-06-04T20:52:00Z">
        <w:r w:rsidR="004239A1">
          <w:t xml:space="preserve"> repräsentiert. Die Kommunikation mit der Simulationsumgebung erfolgt über entfernte Funktionsaufrufe. Eine Kommunikation der Spieler untereinander ist ebenfalls über </w:t>
        </w:r>
      </w:ins>
      <w:ins w:id="2902" w:author="Maximilian Schmitz" w:date="2015-06-04T20:55:00Z">
        <w:r w:rsidR="004239A1">
          <w:t>entfernte</w:t>
        </w:r>
      </w:ins>
      <w:ins w:id="2903" w:author="Maximilian Schmitz" w:date="2015-06-04T20:52:00Z">
        <w:r w:rsidR="004239A1">
          <w:t xml:space="preserve"> Funktionsaufrufe über die Simulationsumgebung möglich. </w:t>
        </w:r>
      </w:ins>
      <w:ins w:id="2904" w:author="Maximilian Schmitz" w:date="2015-06-04T20:55:00Z">
        <w:r w:rsidR="004239A1">
          <w:t>Es besteht also kein gemeinsamer Speicher. Dass die einzelnen Prozesse ein gemeinsames</w:t>
        </w:r>
      </w:ins>
      <w:ins w:id="2905"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2906" w:author="Maximilian Schmitz" w:date="2015-06-04T20:57:00Z">
        <w:r w:rsidR="00531F63">
          <w:t xml:space="preserve">Die Forderung nach der Erkennbarkeit der einzelnen Prozesse ist schwer zu beantworten. Auf der einen Seite ist jeder Spieler klar als Individuum </w:t>
        </w:r>
      </w:ins>
      <w:ins w:id="2907" w:author="Maximilian Schmitz" w:date="2015-06-04T20:58:00Z">
        <w:r w:rsidR="00531F63">
          <w:t xml:space="preserve">mit individuellem Verhalten </w:t>
        </w:r>
      </w:ins>
      <w:ins w:id="2908" w:author="Maximilian Schmitz" w:date="2015-06-04T20:57:00Z">
        <w:r w:rsidR="00531F63">
          <w:t>zu erkennen</w:t>
        </w:r>
      </w:ins>
      <w:ins w:id="2909" w:author="Maximilian Schmitz" w:date="2015-06-04T20:58:00Z">
        <w:r w:rsidR="00531F63">
          <w:t>. Auf der anderen Seite ist bei korrekter Implementierung der künstlichen Intelligenzen das Verhalten als Mannschaft deutlich zu sehen.</w:t>
        </w:r>
      </w:ins>
    </w:p>
    <w:p w14:paraId="4205C5BA" w14:textId="77777777" w:rsidR="00027EFB" w:rsidRDefault="00027EFB">
      <w:pPr>
        <w:rPr>
          <w:ins w:id="2910" w:author="Maximilian Schmitz" w:date="2015-06-04T21:01:00Z"/>
        </w:rPr>
        <w:pPrChange w:id="2911" w:author="Admin" w:date="2015-07-08T13:36:00Z">
          <w:pPr>
            <w:pStyle w:val="berschrift2"/>
          </w:pPr>
        </w:pPrChange>
      </w:pPr>
    </w:p>
    <w:p w14:paraId="727F4144" w14:textId="77777777" w:rsidR="00FD106D" w:rsidRDefault="009C4199">
      <w:pPr>
        <w:rPr>
          <w:ins w:id="2912" w:author="Maximilian Schmitz" w:date="2015-06-04T11:29:00Z"/>
        </w:rPr>
        <w:pPrChange w:id="2913" w:author="Admin" w:date="2015-07-08T13:36:00Z">
          <w:pPr>
            <w:pStyle w:val="berschrift2"/>
          </w:pPr>
        </w:pPrChange>
      </w:pPr>
      <w:ins w:id="2914" w:author="Maximilian Schmitz" w:date="2015-06-04T21:01:00Z">
        <w:r>
          <w:t xml:space="preserve">Nach der Betrachtung als </w:t>
        </w:r>
      </w:ins>
      <w:ins w:id="2915" w:author="Maximilian Schmitz" w:date="2015-06-04T21:02:00Z">
        <w:r>
          <w:t>verteiltes, wissensverarbeitendes</w:t>
        </w:r>
      </w:ins>
      <w:ins w:id="2916" w:author="Maximilian Schmitz" w:date="2015-06-04T21:01:00Z">
        <w:r>
          <w:t xml:space="preserve"> System, muss ein geeigneter Ansatz gefunden werden um dieses umzusetzen.</w:t>
        </w:r>
      </w:ins>
      <w:ins w:id="2917" w:author="Maximilian Schmitz" w:date="2015-06-04T21:02:00Z">
        <w:r>
          <w:t xml:space="preserve"> </w:t>
        </w:r>
      </w:ins>
      <w:ins w:id="2918" w:author="Maximilian Schmitz" w:date="2015-06-04T11:12:00Z">
        <w:r w:rsidR="00FD106D">
          <w:t xml:space="preserve">Im Gebiet der </w:t>
        </w:r>
      </w:ins>
      <w:ins w:id="2919" w:author="Maximilian Schmitz" w:date="2015-06-04T11:13:00Z">
        <w:r w:rsidR="00FD106D">
          <w:t xml:space="preserve">computerbasierten Wissensverarbeitung </w:t>
        </w:r>
      </w:ins>
      <w:ins w:id="2920" w:author="Maximilian Schmitz" w:date="2015-06-04T11:12:00Z">
        <w:r w:rsidR="00FD106D">
          <w:t xml:space="preserve">stehen verschiedene Ansätze </w:t>
        </w:r>
      </w:ins>
      <w:ins w:id="2921" w:author="Maximilian Schmitz" w:date="2015-06-04T11:13:00Z">
        <w:r w:rsidR="00FD106D">
          <w:t>zur Entwicklung von intelligentem Verhalten zur Verfügung.</w:t>
        </w:r>
      </w:ins>
    </w:p>
    <w:p w14:paraId="16F7BF99" w14:textId="77777777" w:rsidR="00A76AC5" w:rsidRDefault="00915CC7">
      <w:pPr>
        <w:rPr>
          <w:ins w:id="2922" w:author="Maximilian Schmitz" w:date="2015-06-04T11:38:00Z"/>
        </w:rPr>
        <w:pPrChange w:id="2923" w:author="Admin" w:date="2015-07-08T13:36:00Z">
          <w:pPr>
            <w:pStyle w:val="berschrift2"/>
          </w:pPr>
        </w:pPrChange>
      </w:pPr>
      <w:ins w:id="2924"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14:paraId="5289F8B2" w14:textId="595A7FC0" w:rsidR="000A010D" w:rsidRDefault="00A76AC5">
      <w:pPr>
        <w:rPr>
          <w:ins w:id="2925" w:author="Maximilian Schmitz" w:date="2015-07-08T19:33:00Z"/>
        </w:rPr>
        <w:pPrChange w:id="2926" w:author="Admin" w:date="2015-07-08T13:36:00Z">
          <w:pPr>
            <w:pStyle w:val="berschrift2"/>
          </w:pPr>
        </w:pPrChange>
      </w:pPr>
      <w:ins w:id="2927" w:author="Maximilian Schmitz" w:date="2015-06-04T11:38:00Z">
        <w:r>
          <w:t xml:space="preserve">Im Gegensatz dazu kommen implizite Ansätze ohne eine explizite Definition von Regeln aus. </w:t>
        </w:r>
      </w:ins>
      <w:ins w:id="2928"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w:t>
        </w:r>
        <w:r w:rsidR="000A010D">
          <w:t>olche Verfahren besonders gut z</w:t>
        </w:r>
      </w:ins>
      <w:ins w:id="2929" w:author="Maximilian Schmitz" w:date="2015-07-08T19:32:00Z">
        <w:r w:rsidR="000A010D">
          <w:t xml:space="preserve">ur Klassifikation (vgl. </w:t>
        </w:r>
      </w:ins>
      <w:customXmlInsRangeStart w:id="2930" w:author="Maximilian Schmitz" w:date="2015-07-08T19:33:00Z"/>
      <w:sdt>
        <w:sdtPr>
          <w:id w:val="-1275554036"/>
          <w:citation/>
        </w:sdtPr>
        <w:sdtEndPr/>
        <w:sdtContent>
          <w:customXmlInsRangeEnd w:id="2930"/>
          <w:ins w:id="2931" w:author="Maximilian Schmitz" w:date="2015-07-08T19:33:00Z">
            <w:r w:rsidR="000A010D">
              <w:fldChar w:fldCharType="begin"/>
            </w:r>
            <w:r w:rsidR="000A010D">
              <w:instrText xml:space="preserve">CITATION Sch09 \p 6f. \l 1031 </w:instrText>
            </w:r>
          </w:ins>
          <w:r w:rsidR="000A010D">
            <w:fldChar w:fldCharType="separate"/>
          </w:r>
          <w:ins w:id="2932" w:author="Maximilian Schmitz" w:date="2015-07-08T20:05:00Z">
            <w:r w:rsidR="00067648">
              <w:rPr>
                <w:noProof/>
              </w:rPr>
              <w:t>[16, p. 6f.]</w:t>
            </w:r>
          </w:ins>
          <w:ins w:id="2933" w:author="Maximilian Schmitz" w:date="2015-07-08T19:33:00Z">
            <w:r w:rsidR="000A010D">
              <w:fldChar w:fldCharType="end"/>
            </w:r>
          </w:ins>
          <w:customXmlInsRangeStart w:id="2934" w:author="Maximilian Schmitz" w:date="2015-07-08T19:33:00Z"/>
        </w:sdtContent>
      </w:sdt>
      <w:customXmlInsRangeEnd w:id="2934"/>
      <w:ins w:id="2935" w:author="Maximilian Schmitz" w:date="2015-07-08T19:33:00Z">
        <w:r w:rsidR="000A010D">
          <w:t>).</w:t>
        </w:r>
      </w:ins>
    </w:p>
    <w:p w14:paraId="397E07A8" w14:textId="1216A241" w:rsidR="002F66B8" w:rsidRDefault="00A13FC6">
      <w:pPr>
        <w:rPr>
          <w:ins w:id="2936" w:author="Maximilian Schmitz" w:date="2015-06-04T21:07:00Z"/>
        </w:rPr>
        <w:pPrChange w:id="2937" w:author="Admin" w:date="2015-07-08T13:36:00Z">
          <w:pPr>
            <w:pStyle w:val="berschrift2"/>
          </w:pPr>
        </w:pPrChange>
      </w:pPr>
      <w:ins w:id="2938" w:author="Maximilian Schmitz" w:date="2015-06-04T19:56:00Z">
        <w:r>
          <w:t xml:space="preserve">Der wichtigste Vertreter für einen solchen Ansatz ist das neuronale </w:t>
        </w:r>
      </w:ins>
      <w:ins w:id="2939" w:author="Maximilian Schmitz" w:date="2015-06-04T20:26:00Z">
        <w:r w:rsidR="00660FAA">
          <w:t>Netz</w:t>
        </w:r>
      </w:ins>
      <w:ins w:id="2940" w:author="Maximilian Schmitz" w:date="2015-06-04T19:57:00Z">
        <w:r w:rsidR="00716ACB">
          <w:t xml:space="preserve">. </w:t>
        </w:r>
      </w:ins>
      <w:ins w:id="2941" w:author="Maximilian Schmitz" w:date="2015-06-04T20:26:00Z">
        <w:r w:rsidR="00660FAA">
          <w:t xml:space="preserve">Neuronale Netze </w:t>
        </w:r>
      </w:ins>
      <w:ins w:id="2942" w:author="Maximilian Schmitz" w:date="2015-06-04T20:27:00Z">
        <w:r w:rsidR="00660FAA">
          <w:t xml:space="preserve">bilden die Neuronenstruktur des menschlichen Gehirns nach. </w:t>
        </w:r>
        <w:r w:rsidR="00FC10CC">
          <w:t>Es werden die Neuronen mit ihren Verbindungen, den Synapsen, simuliert</w:t>
        </w:r>
      </w:ins>
      <w:ins w:id="2943" w:author="Maximilian Schmitz" w:date="2015-07-08T16:19:00Z">
        <w:r w:rsidR="00AA7B0E">
          <w:t xml:space="preserve"> (vgl. </w:t>
        </w:r>
      </w:ins>
      <w:customXmlInsRangeStart w:id="2944" w:author="Maximilian Schmitz" w:date="2015-07-08T16:22:00Z"/>
      <w:sdt>
        <w:sdtPr>
          <w:id w:val="404262767"/>
          <w:citation/>
        </w:sdtPr>
        <w:sdtEndPr/>
        <w:sdtContent>
          <w:customXmlInsRangeEnd w:id="2944"/>
          <w:ins w:id="2945" w:author="Maximilian Schmitz" w:date="2015-07-08T16:22:00Z">
            <w:r w:rsidR="00AA7B0E">
              <w:fldChar w:fldCharType="begin"/>
            </w:r>
            <w:r w:rsidR="00AA7B0E">
              <w:instrText xml:space="preserve">CITATION Kri05 \p 3ff. \l 1031 </w:instrText>
            </w:r>
          </w:ins>
          <w:r w:rsidR="00AA7B0E">
            <w:fldChar w:fldCharType="separate"/>
          </w:r>
          <w:ins w:id="2946" w:author="Maximilian Schmitz" w:date="2015-07-08T20:05:00Z">
            <w:r w:rsidR="00067648">
              <w:rPr>
                <w:noProof/>
              </w:rPr>
              <w:t>[17, p. 3ff.]</w:t>
            </w:r>
          </w:ins>
          <w:ins w:id="2947" w:author="Maximilian Schmitz" w:date="2015-07-08T16:22:00Z">
            <w:r w:rsidR="00AA7B0E">
              <w:fldChar w:fldCharType="end"/>
            </w:r>
          </w:ins>
          <w:customXmlInsRangeStart w:id="2948" w:author="Maximilian Schmitz" w:date="2015-07-08T16:22:00Z"/>
        </w:sdtContent>
      </w:sdt>
      <w:customXmlInsRangeEnd w:id="2948"/>
      <w:ins w:id="2949" w:author="Maximilian Schmitz" w:date="2015-07-08T16:22:00Z">
        <w:r w:rsidR="00AA7B0E">
          <w:t>)</w:t>
        </w:r>
      </w:ins>
      <w:ins w:id="2950" w:author="Maximilian Schmitz" w:date="2015-06-04T20:27:00Z">
        <w:r w:rsidR="00FC10CC">
          <w:t>.</w:t>
        </w:r>
      </w:ins>
      <w:ins w:id="2951" w:author="Maximilian Schmitz" w:date="2015-06-04T20:29:00Z">
        <w:r w:rsidR="006E5783">
          <w:t xml:space="preserve"> </w:t>
        </w:r>
      </w:ins>
      <w:ins w:id="2952" w:author="Maximilian Schmitz" w:date="2015-06-04T20:28:00Z">
        <w:r w:rsidR="006E5783">
          <w:t xml:space="preserve">Neuronale Netze und andere implizite Ansätze werden </w:t>
        </w:r>
      </w:ins>
      <w:ins w:id="2953" w:author="Maximilian Schmitz" w:date="2015-06-04T20:29:00Z">
        <w:r w:rsidR="006E5783">
          <w:t xml:space="preserve">in diesem Dokument nicht </w:t>
        </w:r>
        <w:r w:rsidR="006E5783">
          <w:lastRenderedPageBreak/>
          <w:t>weiter betrachtet, da sie für diese Studienarbeit zu weit führen würden.</w:t>
        </w:r>
      </w:ins>
      <w:ins w:id="2954" w:author="Maximilian Schmitz" w:date="2015-06-04T21:04:00Z">
        <w:r w:rsidR="00C872C7">
          <w:t xml:space="preserve"> </w:t>
        </w:r>
        <w:r w:rsidR="00EB4EF0">
          <w:t xml:space="preserve">Außerdem ist </w:t>
        </w:r>
      </w:ins>
      <w:ins w:id="2955" w:author="Maximilian Schmitz" w:date="2015-06-04T21:07:00Z">
        <w:r w:rsidR="00EB4EF0">
          <w:t>die Umsetzung der künstlichen Intelligenz eines Fußballspielers auf diese Weise nicht trivial. Es muss zunächst die Frage nach dem Erlernen der Regeln bzw. dem Spielverhalten geklärt werden.</w:t>
        </w:r>
      </w:ins>
    </w:p>
    <w:p w14:paraId="32F87EEA" w14:textId="77777777" w:rsidR="00EB4EF0" w:rsidRDefault="00EB4EF0">
      <w:pPr>
        <w:rPr>
          <w:ins w:id="2956" w:author="Maximilian Schmitz" w:date="2015-06-04T21:08:00Z"/>
        </w:rPr>
        <w:pPrChange w:id="2957" w:author="Admin" w:date="2015-07-08T13:36:00Z">
          <w:pPr>
            <w:pStyle w:val="berschrift2"/>
          </w:pPr>
        </w:pPrChange>
      </w:pPr>
    </w:p>
    <w:p w14:paraId="0229AA68" w14:textId="78CAAD51" w:rsidR="00EB4EF0" w:rsidDel="009D51C3" w:rsidRDefault="00EB4EF0">
      <w:pPr>
        <w:rPr>
          <w:del w:id="2958" w:author="Maximilian Schmitz" w:date="2015-06-05T06:53:00Z"/>
        </w:rPr>
        <w:pPrChange w:id="2959" w:author="Admin" w:date="2015-07-08T13:36:00Z">
          <w:pPr>
            <w:pStyle w:val="berschrift1"/>
          </w:pPr>
        </w:pPrChange>
      </w:pPr>
      <w:ins w:id="2960" w:author="Maximilian Schmitz" w:date="2015-06-04T21:08:00Z">
        <w:r>
          <w:t xml:space="preserve">Im </w:t>
        </w:r>
      </w:ins>
      <w:ins w:id="2961" w:author="Maximilian Schmitz" w:date="2015-06-04T21:09:00Z">
        <w:r w:rsidR="00B3716F">
          <w:t>W</w:t>
        </w:r>
      </w:ins>
      <w:ins w:id="2962" w:author="Maximilian Schmitz" w:date="2015-06-04T21:08:00Z">
        <w:r>
          <w:t xml:space="preserve">eiteren spielen daher nur noch explizite, wissensverarbeitende Systeme eine Rolle. </w:t>
        </w:r>
      </w:ins>
      <w:ins w:id="2963" w:author="Maximilian Schmitz" w:date="2015-06-05T07:04:00Z">
        <w:r w:rsidR="006E1E5F">
          <w:t xml:space="preserve">Ansätze die auf reiner </w:t>
        </w:r>
      </w:ins>
      <w:ins w:id="2964" w:author="Maximilian Schmitz" w:date="2015-06-05T07:14:00Z">
        <w:r w:rsidR="00CD30B3">
          <w:t>Logik</w:t>
        </w:r>
      </w:ins>
      <w:ins w:id="2965" w:author="Maximilian Schmitz" w:date="2015-06-05T07:04:00Z">
        <w:r w:rsidR="006E1E5F">
          <w:t xml:space="preserve"> basieren sind wegen der Implementierung problematisch. Durch die implementierte </w:t>
        </w:r>
      </w:ins>
      <w:ins w:id="2966" w:author="Maximilian Schmitz" w:date="2015-06-17T15:31:00Z">
        <w:r w:rsidR="003227D0">
          <w:t xml:space="preserve">Skriptschnittstelle </w:t>
        </w:r>
      </w:ins>
      <w:ins w:id="2967" w:author="Maximilian Schmitz" w:date="2015-06-05T07:05:00Z">
        <w:r w:rsidR="00011F96">
          <w:t>wird mit LUA-Sk</w:t>
        </w:r>
        <w:r w:rsidR="006E1E5F">
          <w:t>ript eine prozedurale Sprache verwendet. Darin lassen sich logische Aussagen und Regeln nur schwer formulieren.</w:t>
        </w:r>
      </w:ins>
      <w:ins w:id="2968" w:author="Maximilian Schmitz" w:date="2015-06-05T07:06:00Z">
        <w:r w:rsidR="001550E6">
          <w:t xml:space="preserve"> Deklarative Sprachen wie Prolog </w:t>
        </w:r>
      </w:ins>
      <w:ins w:id="2969" w:author="Maximilian Schmitz" w:date="2015-06-05T07:08:00Z">
        <w:r w:rsidR="001550E6">
          <w:t>oder Lisp sind zum Umsetzen von Aussagenlogik deutlich besser geeignet.</w:t>
        </w:r>
      </w:ins>
      <w:ins w:id="2970" w:author="Maximilian Schmitz" w:date="2015-06-05T07:10:00Z">
        <w:r w:rsidR="00CC1C24">
          <w:t xml:space="preserve"> Das gilt auch für die Prädikatenlogik.</w:t>
        </w:r>
      </w:ins>
    </w:p>
    <w:p w14:paraId="137B11A1" w14:textId="77777777" w:rsidR="00FC5721" w:rsidRDefault="00FC5721">
      <w:pPr>
        <w:rPr>
          <w:ins w:id="2971" w:author="Maximilian Schmitz" w:date="2015-06-05T07:11:00Z"/>
        </w:rPr>
        <w:pPrChange w:id="2972" w:author="Admin" w:date="2015-07-08T13:36:00Z">
          <w:pPr>
            <w:pStyle w:val="berschrift1"/>
          </w:pPr>
        </w:pPrChange>
      </w:pPr>
    </w:p>
    <w:p w14:paraId="736009A8" w14:textId="77777777" w:rsidR="001033A1" w:rsidRDefault="005E6029">
      <w:pPr>
        <w:tabs>
          <w:tab w:val="right" w:pos="9072"/>
        </w:tabs>
        <w:rPr>
          <w:ins w:id="2973" w:author="Maximilian Schmitz" w:date="2015-06-14T10:31:00Z"/>
        </w:rPr>
        <w:pPrChange w:id="2974" w:author="Admin" w:date="2015-07-08T13:36:00Z">
          <w:pPr>
            <w:pStyle w:val="berschrift1"/>
          </w:pPr>
        </w:pPrChange>
      </w:pPr>
      <w:ins w:id="2975" w:author="Maximilian Schmitz" w:date="2015-06-05T07:12:00Z">
        <w:r>
          <w:t>In dieser Studienarbeit wurde mit einfachen Entscheidungsbäumen gearbeitet.</w:t>
        </w:r>
        <w:r w:rsidR="00CD30B3">
          <w:t xml:space="preserve"> </w:t>
        </w:r>
      </w:ins>
      <w:ins w:id="2976" w:author="Maximilian Schmitz" w:date="2015-06-05T07:19:00Z">
        <w:r w:rsidR="00575101">
          <w:t xml:space="preserve">Die Entscheidungen basieren auf Daten, die die Spieler von der Simulationsumgebung erhalten. </w:t>
        </w:r>
      </w:ins>
      <w:ins w:id="2977" w:author="Maximilian Schmitz" w:date="2015-06-05T07:21:00Z">
        <w:r w:rsidR="00585FFD">
          <w:t>Die Spieler sind zusätzlich in der Lage selbst generierte Daten zu speic</w:t>
        </w:r>
        <w:r w:rsidR="001033A1">
          <w:t>hern und für Entscheidungen zu n</w:t>
        </w:r>
        <w:r w:rsidR="00585FFD">
          <w:t>utzen.</w:t>
        </w:r>
      </w:ins>
    </w:p>
    <w:p w14:paraId="465F5D67" w14:textId="77777777" w:rsidR="003474E5" w:rsidRDefault="001033A1">
      <w:pPr>
        <w:tabs>
          <w:tab w:val="right" w:pos="9072"/>
        </w:tabs>
        <w:rPr>
          <w:ins w:id="2978" w:author="Maximilian Schmitz" w:date="2015-06-14T11:10:00Z"/>
        </w:rPr>
        <w:pPrChange w:id="2979" w:author="Admin" w:date="2015-07-08T13:36:00Z">
          <w:pPr>
            <w:pStyle w:val="berschrift1"/>
          </w:pPr>
        </w:pPrChange>
      </w:pPr>
      <w:ins w:id="2980" w:author="Maximilian Schmitz" w:date="2015-06-14T10:32:00Z">
        <w:r>
          <w:t xml:space="preserve">Wie im Kapitel </w:t>
        </w:r>
      </w:ins>
      <w:ins w:id="2981" w:author="Maximilian Schmitz" w:date="2015-06-17T15:31:00Z">
        <w:r w:rsidR="003227D0">
          <w:t xml:space="preserve">Skriptschnittstelle </w:t>
        </w:r>
      </w:ins>
      <w:ins w:id="2982" w:author="Maximilian Schmitz" w:date="2015-06-14T10:32:00Z">
        <w:r>
          <w:t xml:space="preserve">bereits beschrieben, stehen für die Programmierung der künstlichen Intelligenz </w:t>
        </w:r>
      </w:ins>
      <w:ins w:id="2983" w:author="Maximilian Schmitz" w:date="2015-06-14T10:33:00Z">
        <w:r>
          <w:t xml:space="preserve">wichtige Informationen über den aktuellen </w:t>
        </w:r>
      </w:ins>
      <w:ins w:id="2984" w:author="Maximilian Schmitz" w:date="2015-06-14T10:34:00Z">
        <w:r w:rsidR="003A3B00">
          <w:t>Spielstatus</w:t>
        </w:r>
      </w:ins>
      <w:ins w:id="2985" w:author="Maximilian Schmitz" w:date="2015-06-14T10:33:00Z">
        <w:r>
          <w:t xml:space="preserve"> zur Verfügung.</w:t>
        </w:r>
      </w:ins>
      <w:ins w:id="2986" w:author="Maximilian Schmitz" w:date="2015-06-14T10:34:00Z">
        <w:r w:rsidR="003A3B00">
          <w:t xml:space="preserve"> </w:t>
        </w:r>
      </w:ins>
      <w:ins w:id="2987" w:author="Maximilian Schmitz" w:date="2015-06-14T10:47:00Z">
        <w:r w:rsidR="003474E5">
          <w:t xml:space="preserve">In folgender Tabelle ist eine Übersicht über die von der </w:t>
        </w:r>
      </w:ins>
      <w:ins w:id="2988" w:author="Maximilian Schmitz" w:date="2015-06-17T15:31:00Z">
        <w:r w:rsidR="003227D0">
          <w:t xml:space="preserve">Skriptschnittstelle </w:t>
        </w:r>
      </w:ins>
      <w:ins w:id="2989" w:author="Maximilian Schmitz" w:date="2015-06-14T10:47:00Z">
        <w:r w:rsidR="003474E5">
          <w:t>angebotenen Funktionen zu sehen</w:t>
        </w:r>
      </w:ins>
      <w:ins w:id="2990" w:author="Maximilian Schmitz" w:date="2015-06-14T11:04:00Z">
        <w:r w:rsidR="00D62BC2">
          <w:t xml:space="preserve">. Eine ausführliche Übersicht mit Übergabeparametern und Verwendungshinweisen findet sich im Kapitel </w:t>
        </w:r>
      </w:ins>
      <w:ins w:id="2991" w:author="Maximilian Schmitz" w:date="2015-06-17T15:31:00Z">
        <w:r w:rsidR="003227D0">
          <w:t>Skriptschnittstelle</w:t>
        </w:r>
      </w:ins>
      <w:ins w:id="2992" w:author="Maximilian Schmitz" w:date="2015-06-14T11:05:00Z">
        <w:r w:rsidR="00D62BC2">
          <w:t>.</w:t>
        </w:r>
      </w:ins>
    </w:p>
    <w:p w14:paraId="538F1D7F" w14:textId="77777777" w:rsidR="00842C5C" w:rsidRDefault="00842C5C">
      <w:pPr>
        <w:tabs>
          <w:tab w:val="right" w:pos="9072"/>
        </w:tabs>
        <w:rPr>
          <w:ins w:id="2993" w:author="Maximilian Schmitz" w:date="2015-06-14T10:35:00Z"/>
        </w:rPr>
        <w:pPrChange w:id="2994" w:author="Admin" w:date="2015-07-08T13:36:00Z">
          <w:pPr>
            <w:pStyle w:val="berschrift1"/>
          </w:pPr>
        </w:pPrChange>
      </w:pPr>
    </w:p>
    <w:tbl>
      <w:tblPr>
        <w:tblStyle w:val="Gitternetztabelle1hell"/>
        <w:tblW w:w="9421" w:type="dxa"/>
        <w:tblLook w:val="04A0" w:firstRow="1" w:lastRow="0" w:firstColumn="1" w:lastColumn="0" w:noHBand="0" w:noVBand="1"/>
        <w:tblPrChange w:id="2995" w:author="Maximilian Schmitz" w:date="2015-06-14T11:01:00Z">
          <w:tblPr>
            <w:tblStyle w:val="Tabellenraster"/>
            <w:tblW w:w="0" w:type="auto"/>
            <w:tblLook w:val="04A0" w:firstRow="1" w:lastRow="0" w:firstColumn="1" w:lastColumn="0" w:noHBand="0" w:noVBand="1"/>
          </w:tblPr>
        </w:tblPrChange>
      </w:tblPr>
      <w:tblGrid>
        <w:gridCol w:w="2244"/>
        <w:gridCol w:w="7177"/>
        <w:tblGridChange w:id="2996">
          <w:tblGrid>
            <w:gridCol w:w="1809"/>
            <w:gridCol w:w="302"/>
            <w:gridCol w:w="133"/>
            <w:gridCol w:w="2362"/>
            <w:gridCol w:w="4606"/>
            <w:gridCol w:w="76"/>
            <w:gridCol w:w="133"/>
          </w:tblGrid>
        </w:tblGridChange>
      </w:tblGrid>
      <w:tr w:rsidR="00457E53" w14:paraId="5159254E" w14:textId="77777777" w:rsidTr="00D62BC2">
        <w:trPr>
          <w:cnfStyle w:val="100000000000" w:firstRow="1" w:lastRow="0" w:firstColumn="0" w:lastColumn="0" w:oddVBand="0" w:evenVBand="0" w:oddHBand="0" w:evenHBand="0" w:firstRowFirstColumn="0" w:firstRowLastColumn="0" w:lastRowFirstColumn="0" w:lastRowLastColumn="0"/>
          <w:ins w:id="2997" w:author="Maximilian Schmitz" w:date="2015-06-14T10:36:00Z"/>
          <w:trPrChange w:id="299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999" w:author="Maximilian Schmitz" w:date="2015-06-14T11:01:00Z">
              <w:tcPr>
                <w:tcW w:w="4606" w:type="dxa"/>
                <w:gridSpan w:val="4"/>
              </w:tcPr>
            </w:tcPrChange>
          </w:tcPr>
          <w:p w14:paraId="346B6C40" w14:textId="77777777" w:rsidR="00457E53" w:rsidRDefault="00457E53">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3000" w:author="Maximilian Schmitz" w:date="2015-06-14T10:36:00Z"/>
              </w:rPr>
              <w:pPrChange w:id="3001"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3002" w:author="Maximilian Schmitz" w:date="2015-06-14T10:36:00Z">
              <w:r>
                <w:t>Funktion</w:t>
              </w:r>
            </w:ins>
          </w:p>
        </w:tc>
        <w:tc>
          <w:tcPr>
            <w:tcW w:w="7177" w:type="dxa"/>
            <w:tcPrChange w:id="3003" w:author="Maximilian Schmitz" w:date="2015-06-14T11:01:00Z">
              <w:tcPr>
                <w:tcW w:w="4606" w:type="dxa"/>
              </w:tcPr>
            </w:tcPrChange>
          </w:tcPr>
          <w:p w14:paraId="1824A84C" w14:textId="77777777" w:rsidR="00457E53" w:rsidRDefault="00457E53">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3004" w:author="Maximilian Schmitz" w:date="2015-06-14T10:36:00Z"/>
              </w:rPr>
              <w:pPrChange w:id="3005"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3006" w:author="Maximilian Schmitz" w:date="2015-06-14T10:36:00Z">
              <w:r>
                <w:t>Beschreibung</w:t>
              </w:r>
            </w:ins>
          </w:p>
        </w:tc>
      </w:tr>
      <w:tr w:rsidR="00457E53" w14:paraId="461407DC" w14:textId="77777777" w:rsidTr="00D62BC2">
        <w:trPr>
          <w:ins w:id="3007" w:author="Maximilian Schmitz" w:date="2015-06-14T10:36:00Z"/>
          <w:trPrChange w:id="300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3009" w:author="Maximilian Schmitz" w:date="2015-06-14T11:01:00Z">
              <w:tcPr>
                <w:tcW w:w="1809" w:type="dxa"/>
              </w:tcPr>
            </w:tcPrChange>
          </w:tcPr>
          <w:p w14:paraId="63F8F5EE" w14:textId="77777777" w:rsidR="00457E53" w:rsidRPr="00457E53" w:rsidRDefault="00457E53">
            <w:pPr>
              <w:tabs>
                <w:tab w:val="right" w:pos="9072"/>
              </w:tabs>
              <w:spacing w:line="360" w:lineRule="auto"/>
              <w:rPr>
                <w:ins w:id="3010" w:author="Maximilian Schmitz" w:date="2015-06-14T10:36:00Z"/>
                <w:b w:val="0"/>
                <w:rPrChange w:id="3011" w:author="Maximilian Schmitz" w:date="2015-06-14T10:36:00Z">
                  <w:rPr>
                    <w:ins w:id="3012" w:author="Maximilian Schmitz" w:date="2015-06-14T10:36:00Z"/>
                  </w:rPr>
                </w:rPrChange>
              </w:rPr>
              <w:pPrChange w:id="3013" w:author="Admin" w:date="2015-07-08T13:36:00Z">
                <w:pPr>
                  <w:tabs>
                    <w:tab w:val="right" w:pos="9072"/>
                  </w:tabs>
                </w:pPr>
              </w:pPrChange>
            </w:pPr>
            <w:ins w:id="3014" w:author="Maximilian Schmitz" w:date="2015-06-14T10:41:00Z">
              <w:r>
                <w:rPr>
                  <w:b w:val="0"/>
                </w:rPr>
                <w:t>AllowedToRun</w:t>
              </w:r>
            </w:ins>
          </w:p>
        </w:tc>
        <w:tc>
          <w:tcPr>
            <w:tcW w:w="7177" w:type="dxa"/>
            <w:tcPrChange w:id="3015" w:author="Maximilian Schmitz" w:date="2015-06-14T11:01:00Z">
              <w:tcPr>
                <w:tcW w:w="7403" w:type="dxa"/>
                <w:gridSpan w:val="4"/>
              </w:tcPr>
            </w:tcPrChange>
          </w:tcPr>
          <w:p w14:paraId="60FF8812"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16" w:author="Maximilian Schmitz" w:date="2015-06-14T10:36:00Z"/>
              </w:rPr>
              <w:pPrChange w:id="301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18" w:author="Maximilian Schmitz" w:date="2015-06-14T10:43:00Z">
              <w:r>
                <w:t xml:space="preserve">Gibt zurück, ob </w:t>
              </w:r>
            </w:ins>
            <w:ins w:id="3019" w:author="Maximilian Schmitz" w:date="2015-06-14T10:44:00Z">
              <w:r>
                <w:t>die künstliche Intelligenz ausgeführt werden darf</w:t>
              </w:r>
            </w:ins>
          </w:p>
        </w:tc>
      </w:tr>
      <w:tr w:rsidR="00457E53" w14:paraId="1CF13E37" w14:textId="77777777" w:rsidTr="00D62BC2">
        <w:tblPrEx>
          <w:tblPrExChange w:id="302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3021" w:author="Maximilian Schmitz" w:date="2015-06-14T10:37:00Z"/>
          <w:trPrChange w:id="302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3023" w:author="Maximilian Schmitz" w:date="2015-06-14T11:01:00Z">
              <w:tcPr>
                <w:tcW w:w="2093" w:type="dxa"/>
                <w:gridSpan w:val="2"/>
              </w:tcPr>
            </w:tcPrChange>
          </w:tcPr>
          <w:p w14:paraId="097E5D4A" w14:textId="77777777" w:rsidR="00457E53" w:rsidRDefault="00457E53">
            <w:pPr>
              <w:tabs>
                <w:tab w:val="right" w:pos="9072"/>
              </w:tabs>
              <w:spacing w:line="360" w:lineRule="auto"/>
              <w:rPr>
                <w:ins w:id="3024" w:author="Maximilian Schmitz" w:date="2015-06-14T10:37:00Z"/>
                <w:b w:val="0"/>
              </w:rPr>
              <w:pPrChange w:id="3025" w:author="Admin" w:date="2015-07-08T13:36:00Z">
                <w:pPr>
                  <w:tabs>
                    <w:tab w:val="right" w:pos="9072"/>
                  </w:tabs>
                </w:pPr>
              </w:pPrChange>
            </w:pPr>
            <w:ins w:id="3026" w:author="Maximilian Schmitz" w:date="2015-06-14T10:38:00Z">
              <w:r>
                <w:rPr>
                  <w:b w:val="0"/>
                </w:rPr>
                <w:t>TimePlayed</w:t>
              </w:r>
            </w:ins>
          </w:p>
        </w:tc>
        <w:tc>
          <w:tcPr>
            <w:tcW w:w="7177" w:type="dxa"/>
            <w:tcPrChange w:id="3027" w:author="Maximilian Schmitz" w:date="2015-06-14T11:01:00Z">
              <w:tcPr>
                <w:tcW w:w="7195" w:type="dxa"/>
                <w:gridSpan w:val="4"/>
              </w:tcPr>
            </w:tcPrChange>
          </w:tcPr>
          <w:p w14:paraId="4FCD959B"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28" w:author="Maximilian Schmitz" w:date="2015-06-14T10:37:00Z"/>
              </w:rPr>
              <w:pPrChange w:id="3029"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30" w:author="Maximilian Schmitz" w:date="2015-06-14T10:44:00Z">
              <w:r>
                <w:t>Gibt die aktuelle Spielzeit in Prozent zurück</w:t>
              </w:r>
            </w:ins>
          </w:p>
        </w:tc>
      </w:tr>
      <w:tr w:rsidR="00457E53" w14:paraId="7DCCDE06" w14:textId="77777777" w:rsidTr="00D62BC2">
        <w:tblPrEx>
          <w:tblPrExChange w:id="303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3032" w:author="Maximilian Schmitz" w:date="2015-06-14T10:38:00Z"/>
          <w:trPrChange w:id="303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3034" w:author="Maximilian Schmitz" w:date="2015-06-14T11:01:00Z">
              <w:tcPr>
                <w:tcW w:w="2093" w:type="dxa"/>
                <w:gridSpan w:val="2"/>
              </w:tcPr>
            </w:tcPrChange>
          </w:tcPr>
          <w:p w14:paraId="6DEC94D3" w14:textId="77777777" w:rsidR="00457E53" w:rsidRDefault="00457E53">
            <w:pPr>
              <w:tabs>
                <w:tab w:val="right" w:pos="9072"/>
              </w:tabs>
              <w:spacing w:line="360" w:lineRule="auto"/>
              <w:rPr>
                <w:ins w:id="3035" w:author="Maximilian Schmitz" w:date="2015-06-14T10:38:00Z"/>
                <w:b w:val="0"/>
              </w:rPr>
              <w:pPrChange w:id="3036" w:author="Admin" w:date="2015-07-08T13:36:00Z">
                <w:pPr>
                  <w:tabs>
                    <w:tab w:val="right" w:pos="9072"/>
                  </w:tabs>
                </w:pPr>
              </w:pPrChange>
            </w:pPr>
            <w:ins w:id="3037" w:author="Maximilian Schmitz" w:date="2015-06-14T10:42:00Z">
              <w:r>
                <w:rPr>
                  <w:b w:val="0"/>
                </w:rPr>
                <w:t>IsKickoff</w:t>
              </w:r>
            </w:ins>
          </w:p>
        </w:tc>
        <w:tc>
          <w:tcPr>
            <w:tcW w:w="7177" w:type="dxa"/>
            <w:tcPrChange w:id="3038" w:author="Maximilian Schmitz" w:date="2015-06-14T11:01:00Z">
              <w:tcPr>
                <w:tcW w:w="7195" w:type="dxa"/>
                <w:gridSpan w:val="4"/>
              </w:tcPr>
            </w:tcPrChange>
          </w:tcPr>
          <w:p w14:paraId="2816627B"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39" w:author="Maximilian Schmitz" w:date="2015-06-14T10:38:00Z"/>
              </w:rPr>
              <w:pPrChange w:id="304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41" w:author="Maximilian Schmitz" w:date="2015-06-14T10:44:00Z">
              <w:r>
                <w:t>Gibt zurück, ob ein Anstoß stattfindet</w:t>
              </w:r>
            </w:ins>
          </w:p>
        </w:tc>
      </w:tr>
      <w:tr w:rsidR="00457E53" w14:paraId="12BB4BCC" w14:textId="77777777" w:rsidTr="00D62BC2">
        <w:tblPrEx>
          <w:tblPrExChange w:id="304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3043" w:author="Maximilian Schmitz" w:date="2015-06-14T10:38:00Z"/>
          <w:trPrChange w:id="304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3045" w:author="Maximilian Schmitz" w:date="2015-06-14T11:01:00Z">
              <w:tcPr>
                <w:tcW w:w="2093" w:type="dxa"/>
                <w:gridSpan w:val="2"/>
              </w:tcPr>
            </w:tcPrChange>
          </w:tcPr>
          <w:p w14:paraId="376E881D" w14:textId="77777777" w:rsidR="00457E53" w:rsidRDefault="00457E53">
            <w:pPr>
              <w:tabs>
                <w:tab w:val="right" w:pos="9072"/>
              </w:tabs>
              <w:spacing w:line="360" w:lineRule="auto"/>
              <w:rPr>
                <w:ins w:id="3046" w:author="Maximilian Schmitz" w:date="2015-06-14T10:38:00Z"/>
                <w:b w:val="0"/>
              </w:rPr>
              <w:pPrChange w:id="3047" w:author="Admin" w:date="2015-07-08T13:36:00Z">
                <w:pPr>
                  <w:tabs>
                    <w:tab w:val="right" w:pos="9072"/>
                  </w:tabs>
                </w:pPr>
              </w:pPrChange>
            </w:pPr>
            <w:ins w:id="3048" w:author="Maximilian Schmitz" w:date="2015-06-14T10:42:00Z">
              <w:r>
                <w:rPr>
                  <w:b w:val="0"/>
                </w:rPr>
                <w:t>GetTeamId</w:t>
              </w:r>
            </w:ins>
          </w:p>
        </w:tc>
        <w:tc>
          <w:tcPr>
            <w:tcW w:w="7177" w:type="dxa"/>
            <w:tcPrChange w:id="3049" w:author="Maximilian Schmitz" w:date="2015-06-14T11:01:00Z">
              <w:tcPr>
                <w:tcW w:w="7195" w:type="dxa"/>
                <w:gridSpan w:val="4"/>
              </w:tcPr>
            </w:tcPrChange>
          </w:tcPr>
          <w:p w14:paraId="266884CC"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50" w:author="Maximilian Schmitz" w:date="2015-06-14T10:38:00Z"/>
              </w:rPr>
              <w:pPrChange w:id="3051"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52" w:author="Maximilian Schmitz" w:date="2015-06-14T10:44:00Z">
              <w:r>
                <w:t>Gibt die Team-Id des Spielers zurück</w:t>
              </w:r>
            </w:ins>
          </w:p>
        </w:tc>
      </w:tr>
      <w:tr w:rsidR="00457E53" w14:paraId="18E4ACCE" w14:textId="77777777" w:rsidTr="00D62BC2">
        <w:tblPrEx>
          <w:tblPrExChange w:id="3053"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3054" w:author="Maximilian Schmitz" w:date="2015-06-14T10:40:00Z"/>
          <w:trPrChange w:id="305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3056" w:author="Maximilian Schmitz" w:date="2015-06-14T11:01:00Z">
              <w:tcPr>
                <w:tcW w:w="2093" w:type="dxa"/>
                <w:gridSpan w:val="2"/>
              </w:tcPr>
            </w:tcPrChange>
          </w:tcPr>
          <w:p w14:paraId="365781BD" w14:textId="77777777" w:rsidR="00457E53" w:rsidRDefault="00457E53">
            <w:pPr>
              <w:tabs>
                <w:tab w:val="right" w:pos="9072"/>
              </w:tabs>
              <w:spacing w:line="360" w:lineRule="auto"/>
              <w:rPr>
                <w:ins w:id="3057" w:author="Maximilian Schmitz" w:date="2015-06-14T10:40:00Z"/>
                <w:b w:val="0"/>
              </w:rPr>
              <w:pPrChange w:id="3058" w:author="Admin" w:date="2015-07-08T13:36:00Z">
                <w:pPr>
                  <w:tabs>
                    <w:tab w:val="right" w:pos="9072"/>
                  </w:tabs>
                </w:pPr>
              </w:pPrChange>
            </w:pPr>
            <w:ins w:id="3059" w:author="Maximilian Schmitz" w:date="2015-06-14T10:42:00Z">
              <w:r>
                <w:rPr>
                  <w:b w:val="0"/>
                </w:rPr>
                <w:t>HasBall</w:t>
              </w:r>
            </w:ins>
          </w:p>
        </w:tc>
        <w:tc>
          <w:tcPr>
            <w:tcW w:w="7177" w:type="dxa"/>
            <w:tcPrChange w:id="3060" w:author="Maximilian Schmitz" w:date="2015-06-14T11:01:00Z">
              <w:tcPr>
                <w:tcW w:w="7195" w:type="dxa"/>
                <w:gridSpan w:val="4"/>
              </w:tcPr>
            </w:tcPrChange>
          </w:tcPr>
          <w:p w14:paraId="56190514"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61" w:author="Maximilian Schmitz" w:date="2015-06-14T10:40:00Z"/>
              </w:rPr>
              <w:pPrChange w:id="3062"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63" w:author="Maximilian Schmitz" w:date="2015-06-14T10:45:00Z">
              <w:r>
                <w:t>Gibt zurück, ob der Spieler am Ball ist</w:t>
              </w:r>
            </w:ins>
          </w:p>
        </w:tc>
      </w:tr>
      <w:tr w:rsidR="00457E53" w14:paraId="6685ED6D" w14:textId="77777777" w:rsidTr="00D62BC2">
        <w:tblPrEx>
          <w:tblPrExChange w:id="3064"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3065"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3066" w:author="Maximilian Schmitz" w:date="2015-06-14T11:01:00Z">
              <w:tcPr>
                <w:tcW w:w="2244" w:type="dxa"/>
                <w:gridSpan w:val="3"/>
              </w:tcPr>
            </w:tcPrChange>
          </w:tcPr>
          <w:p w14:paraId="17C61AD4" w14:textId="77777777" w:rsidR="00457E53" w:rsidRDefault="00457E53">
            <w:pPr>
              <w:tabs>
                <w:tab w:val="right" w:pos="9072"/>
              </w:tabs>
              <w:spacing w:line="360" w:lineRule="auto"/>
              <w:rPr>
                <w:ins w:id="3067" w:author="Maximilian Schmitz" w:date="2015-06-14T10:42:00Z"/>
                <w:b w:val="0"/>
              </w:rPr>
              <w:pPrChange w:id="3068" w:author="Admin" w:date="2015-07-08T13:36:00Z">
                <w:pPr>
                  <w:tabs>
                    <w:tab w:val="right" w:pos="9072"/>
                  </w:tabs>
                </w:pPr>
              </w:pPrChange>
            </w:pPr>
            <w:ins w:id="3069" w:author="Maximilian Schmitz" w:date="2015-06-14T10:42:00Z">
              <w:r>
                <w:rPr>
                  <w:b w:val="0"/>
                </w:rPr>
                <w:t>GetStamina</w:t>
              </w:r>
            </w:ins>
          </w:p>
        </w:tc>
        <w:tc>
          <w:tcPr>
            <w:tcW w:w="7177" w:type="dxa"/>
            <w:tcPrChange w:id="3070" w:author="Maximilian Schmitz" w:date="2015-06-14T11:01:00Z">
              <w:tcPr>
                <w:tcW w:w="7177" w:type="dxa"/>
                <w:gridSpan w:val="4"/>
              </w:tcPr>
            </w:tcPrChange>
          </w:tcPr>
          <w:p w14:paraId="25FFEF24"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71" w:author="Maximilian Schmitz" w:date="2015-06-14T10:42:00Z"/>
              </w:rPr>
              <w:pPrChange w:id="3072"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73" w:author="Maximilian Schmitz" w:date="2015-06-14T10:45:00Z">
              <w:r>
                <w:t>Gibt die aktuelle Ausdauer des Spielers zurück</w:t>
              </w:r>
            </w:ins>
          </w:p>
        </w:tc>
      </w:tr>
      <w:tr w:rsidR="00457E53" w14:paraId="174F9A72" w14:textId="77777777" w:rsidTr="00D62BC2">
        <w:tblPrEx>
          <w:tblPrExChange w:id="307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3075" w:author="Maximilian Schmitz" w:date="2015-06-14T10:39:00Z"/>
          <w:trPrChange w:id="307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3077" w:author="Maximilian Schmitz" w:date="2015-06-14T11:01:00Z">
              <w:tcPr>
                <w:tcW w:w="2093" w:type="dxa"/>
                <w:gridSpan w:val="2"/>
              </w:tcPr>
            </w:tcPrChange>
          </w:tcPr>
          <w:p w14:paraId="3AF25506" w14:textId="77777777" w:rsidR="00457E53" w:rsidRDefault="00457E53">
            <w:pPr>
              <w:tabs>
                <w:tab w:val="right" w:pos="9072"/>
              </w:tabs>
              <w:spacing w:line="360" w:lineRule="auto"/>
              <w:rPr>
                <w:ins w:id="3078" w:author="Maximilian Schmitz" w:date="2015-06-14T10:39:00Z"/>
                <w:b w:val="0"/>
              </w:rPr>
              <w:pPrChange w:id="3079" w:author="Admin" w:date="2015-07-08T13:36:00Z">
                <w:pPr>
                  <w:tabs>
                    <w:tab w:val="right" w:pos="9072"/>
                  </w:tabs>
                </w:pPr>
              </w:pPrChange>
            </w:pPr>
            <w:ins w:id="3080" w:author="Maximilian Schmitz" w:date="2015-06-14T10:41:00Z">
              <w:r>
                <w:rPr>
                  <w:b w:val="0"/>
                </w:rPr>
                <w:lastRenderedPageBreak/>
                <w:t>GetOwnLocation</w:t>
              </w:r>
            </w:ins>
          </w:p>
        </w:tc>
        <w:tc>
          <w:tcPr>
            <w:tcW w:w="7177" w:type="dxa"/>
            <w:tcPrChange w:id="3081" w:author="Maximilian Schmitz" w:date="2015-06-14T11:01:00Z">
              <w:tcPr>
                <w:tcW w:w="7195" w:type="dxa"/>
                <w:gridSpan w:val="4"/>
              </w:tcPr>
            </w:tcPrChange>
          </w:tcPr>
          <w:p w14:paraId="7DB4ACA1"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82" w:author="Maximilian Schmitz" w:date="2015-06-14T10:39:00Z"/>
              </w:rPr>
              <w:pPrChange w:id="3083"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84" w:author="Maximilian Schmitz" w:date="2015-06-14T10:45:00Z">
              <w:r>
                <w:t>Gibt die aktuelle Position des Spielers zurück</w:t>
              </w:r>
            </w:ins>
          </w:p>
        </w:tc>
      </w:tr>
      <w:tr w:rsidR="00457E53" w14:paraId="7A5D96DD" w14:textId="77777777" w:rsidTr="00D62BC2">
        <w:tblPrEx>
          <w:tblPrExChange w:id="308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3086" w:author="Maximilian Schmitz" w:date="2015-06-14T10:39:00Z"/>
          <w:trPrChange w:id="308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3088" w:author="Maximilian Schmitz" w:date="2015-06-14T11:01:00Z">
              <w:tcPr>
                <w:tcW w:w="2093" w:type="dxa"/>
                <w:gridSpan w:val="2"/>
              </w:tcPr>
            </w:tcPrChange>
          </w:tcPr>
          <w:p w14:paraId="63E4C7ED" w14:textId="77777777" w:rsidR="00457E53" w:rsidRDefault="00457E53">
            <w:pPr>
              <w:tabs>
                <w:tab w:val="right" w:pos="9072"/>
              </w:tabs>
              <w:spacing w:line="360" w:lineRule="auto"/>
              <w:rPr>
                <w:ins w:id="3089" w:author="Maximilian Schmitz" w:date="2015-06-14T10:39:00Z"/>
                <w:b w:val="0"/>
              </w:rPr>
              <w:pPrChange w:id="3090" w:author="Admin" w:date="2015-07-08T13:36:00Z">
                <w:pPr>
                  <w:tabs>
                    <w:tab w:val="right" w:pos="9072"/>
                  </w:tabs>
                </w:pPr>
              </w:pPrChange>
            </w:pPr>
            <w:ins w:id="3091" w:author="Maximilian Schmitz" w:date="2015-06-14T10:39:00Z">
              <w:r>
                <w:rPr>
                  <w:b w:val="0"/>
                </w:rPr>
                <w:t>GetBallLocation</w:t>
              </w:r>
            </w:ins>
          </w:p>
        </w:tc>
        <w:tc>
          <w:tcPr>
            <w:tcW w:w="7177" w:type="dxa"/>
            <w:tcPrChange w:id="3092" w:author="Maximilian Schmitz" w:date="2015-06-14T11:01:00Z">
              <w:tcPr>
                <w:tcW w:w="7195" w:type="dxa"/>
                <w:gridSpan w:val="4"/>
              </w:tcPr>
            </w:tcPrChange>
          </w:tcPr>
          <w:p w14:paraId="5AD6B7FF"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93" w:author="Maximilian Schmitz" w:date="2015-06-14T10:39:00Z"/>
              </w:rPr>
              <w:pPrChange w:id="3094"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95" w:author="Maximilian Schmitz" w:date="2015-06-14T10:46:00Z">
              <w:r>
                <w:t>Gibt die aktuelle Ballposition zurück, wenn sichtbar</w:t>
              </w:r>
            </w:ins>
          </w:p>
        </w:tc>
      </w:tr>
      <w:tr w:rsidR="00457E53" w14:paraId="71DBA39E" w14:textId="77777777" w:rsidTr="00D62BC2">
        <w:tblPrEx>
          <w:tblPrExChange w:id="309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3097" w:author="Maximilian Schmitz" w:date="2015-06-14T10:39:00Z"/>
          <w:trPrChange w:id="309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3099" w:author="Maximilian Schmitz" w:date="2015-06-14T11:01:00Z">
              <w:tcPr>
                <w:tcW w:w="2093" w:type="dxa"/>
                <w:gridSpan w:val="2"/>
              </w:tcPr>
            </w:tcPrChange>
          </w:tcPr>
          <w:p w14:paraId="73718555" w14:textId="77777777" w:rsidR="00457E53" w:rsidRDefault="00457E53">
            <w:pPr>
              <w:tabs>
                <w:tab w:val="right" w:pos="9072"/>
              </w:tabs>
              <w:spacing w:line="360" w:lineRule="auto"/>
              <w:rPr>
                <w:ins w:id="3100" w:author="Maximilian Schmitz" w:date="2015-06-14T10:39:00Z"/>
                <w:b w:val="0"/>
              </w:rPr>
              <w:pPrChange w:id="3101" w:author="Admin" w:date="2015-07-08T13:36:00Z">
                <w:pPr>
                  <w:tabs>
                    <w:tab w:val="right" w:pos="9072"/>
                  </w:tabs>
                </w:pPr>
              </w:pPrChange>
            </w:pPr>
            <w:ins w:id="3102" w:author="Maximilian Schmitz" w:date="2015-06-14T10:39:00Z">
              <w:r>
                <w:rPr>
                  <w:b w:val="0"/>
                </w:rPr>
                <w:t>GetVisiblePlayers</w:t>
              </w:r>
            </w:ins>
          </w:p>
        </w:tc>
        <w:tc>
          <w:tcPr>
            <w:tcW w:w="7177" w:type="dxa"/>
            <w:tcPrChange w:id="3103" w:author="Maximilian Schmitz" w:date="2015-06-14T11:01:00Z">
              <w:tcPr>
                <w:tcW w:w="7195" w:type="dxa"/>
                <w:gridSpan w:val="4"/>
              </w:tcPr>
            </w:tcPrChange>
          </w:tcPr>
          <w:p w14:paraId="65150131"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104" w:author="Maximilian Schmitz" w:date="2015-06-14T10:39:00Z"/>
              </w:rPr>
              <w:pPrChange w:id="3105"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106" w:author="Maximilian Schmitz" w:date="2015-06-14T10:46:00Z">
              <w:r>
                <w:t>Gibt Positionen der sichtbaren Spieler zurück</w:t>
              </w:r>
            </w:ins>
          </w:p>
        </w:tc>
      </w:tr>
      <w:tr w:rsidR="00457E53" w14:paraId="73909D51" w14:textId="77777777" w:rsidTr="00D62BC2">
        <w:tblPrEx>
          <w:tblPrExChange w:id="3107"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3108" w:author="Maximilian Schmitz" w:date="2015-06-14T10:39:00Z"/>
          <w:trPrChange w:id="310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3110" w:author="Maximilian Schmitz" w:date="2015-06-14T11:01:00Z">
              <w:tcPr>
                <w:tcW w:w="2093" w:type="dxa"/>
                <w:gridSpan w:val="2"/>
              </w:tcPr>
            </w:tcPrChange>
          </w:tcPr>
          <w:p w14:paraId="1220D70B" w14:textId="77777777" w:rsidR="00457E53" w:rsidRDefault="00457E53">
            <w:pPr>
              <w:tabs>
                <w:tab w:val="right" w:pos="9072"/>
              </w:tabs>
              <w:spacing w:line="360" w:lineRule="auto"/>
              <w:rPr>
                <w:ins w:id="3111" w:author="Maximilian Schmitz" w:date="2015-06-14T10:39:00Z"/>
                <w:b w:val="0"/>
              </w:rPr>
              <w:pPrChange w:id="3112" w:author="Admin" w:date="2015-07-08T13:36:00Z">
                <w:pPr>
                  <w:tabs>
                    <w:tab w:val="right" w:pos="9072"/>
                  </w:tabs>
                </w:pPr>
              </w:pPrChange>
            </w:pPr>
            <w:ins w:id="3113" w:author="Maximilian Schmitz" w:date="2015-06-14T10:39:00Z">
              <w:r>
                <w:rPr>
                  <w:b w:val="0"/>
                </w:rPr>
                <w:t>GetGoal</w:t>
              </w:r>
            </w:ins>
            <w:ins w:id="3114" w:author="Maximilian Schmitz" w:date="2015-06-14T10:40:00Z">
              <w:r>
                <w:rPr>
                  <w:b w:val="0"/>
                </w:rPr>
                <w:t>1</w:t>
              </w:r>
            </w:ins>
            <w:ins w:id="3115" w:author="Maximilian Schmitz" w:date="2015-06-14T10:39:00Z">
              <w:r>
                <w:rPr>
                  <w:b w:val="0"/>
                </w:rPr>
                <w:t>Position</w:t>
              </w:r>
            </w:ins>
          </w:p>
        </w:tc>
        <w:tc>
          <w:tcPr>
            <w:tcW w:w="7177" w:type="dxa"/>
            <w:tcPrChange w:id="3116" w:author="Maximilian Schmitz" w:date="2015-06-14T11:01:00Z">
              <w:tcPr>
                <w:tcW w:w="7195" w:type="dxa"/>
                <w:gridSpan w:val="4"/>
              </w:tcPr>
            </w:tcPrChange>
          </w:tcPr>
          <w:p w14:paraId="10E6712E"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117" w:author="Maximilian Schmitz" w:date="2015-06-14T10:39:00Z"/>
              </w:rPr>
              <w:pPrChange w:id="3118"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119" w:author="Maximilian Schmitz" w:date="2015-06-14T10:46:00Z">
              <w:r>
                <w:t xml:space="preserve">Gibt die Position des 1. Tors </w:t>
              </w:r>
              <w:r w:rsidR="00557673">
                <w:t>zurück</w:t>
              </w:r>
            </w:ins>
          </w:p>
        </w:tc>
      </w:tr>
      <w:tr w:rsidR="00457E53" w14:paraId="2553F01F" w14:textId="77777777" w:rsidTr="00D62BC2">
        <w:tblPrEx>
          <w:tblPrExChange w:id="312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3121" w:author="Maximilian Schmitz" w:date="2015-06-14T10:39:00Z"/>
          <w:trPrChange w:id="312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3123" w:author="Maximilian Schmitz" w:date="2015-06-14T11:01:00Z">
              <w:tcPr>
                <w:tcW w:w="2093" w:type="dxa"/>
                <w:gridSpan w:val="2"/>
              </w:tcPr>
            </w:tcPrChange>
          </w:tcPr>
          <w:p w14:paraId="0DF021B1" w14:textId="77777777" w:rsidR="00457E53" w:rsidRDefault="00457E53">
            <w:pPr>
              <w:tabs>
                <w:tab w:val="right" w:pos="9072"/>
              </w:tabs>
              <w:spacing w:line="360" w:lineRule="auto"/>
              <w:rPr>
                <w:ins w:id="3124" w:author="Maximilian Schmitz" w:date="2015-06-14T10:39:00Z"/>
                <w:b w:val="0"/>
              </w:rPr>
              <w:pPrChange w:id="3125" w:author="Admin" w:date="2015-07-08T13:36:00Z">
                <w:pPr>
                  <w:tabs>
                    <w:tab w:val="right" w:pos="9072"/>
                  </w:tabs>
                </w:pPr>
              </w:pPrChange>
            </w:pPr>
            <w:ins w:id="3126" w:author="Maximilian Schmitz" w:date="2015-06-14T10:39:00Z">
              <w:r>
                <w:rPr>
                  <w:b w:val="0"/>
                </w:rPr>
                <w:t>GetGoal</w:t>
              </w:r>
            </w:ins>
            <w:ins w:id="3127" w:author="Maximilian Schmitz" w:date="2015-06-14T10:40:00Z">
              <w:r>
                <w:rPr>
                  <w:b w:val="0"/>
                </w:rPr>
                <w:t>2</w:t>
              </w:r>
            </w:ins>
            <w:ins w:id="3128" w:author="Maximilian Schmitz" w:date="2015-06-14T10:39:00Z">
              <w:r>
                <w:rPr>
                  <w:b w:val="0"/>
                </w:rPr>
                <w:t>Position</w:t>
              </w:r>
            </w:ins>
          </w:p>
        </w:tc>
        <w:tc>
          <w:tcPr>
            <w:tcW w:w="7177" w:type="dxa"/>
            <w:tcPrChange w:id="3129" w:author="Maximilian Schmitz" w:date="2015-06-14T11:01:00Z">
              <w:tcPr>
                <w:tcW w:w="7195" w:type="dxa"/>
                <w:gridSpan w:val="4"/>
              </w:tcPr>
            </w:tcPrChange>
          </w:tcPr>
          <w:p w14:paraId="5049411E" w14:textId="77777777" w:rsidR="00457E53" w:rsidRDefault="00636C8B">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130" w:author="Maximilian Schmitz" w:date="2015-06-14T10:39:00Z"/>
              </w:rPr>
              <w:pPrChange w:id="3131"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132" w:author="Maximilian Schmitz" w:date="2015-06-14T10:46:00Z">
              <w:r>
                <w:t>Gibt die Position des 2</w:t>
              </w:r>
              <w:r w:rsidR="00557673">
                <w:t>. Tors zurück</w:t>
              </w:r>
            </w:ins>
          </w:p>
        </w:tc>
      </w:tr>
    </w:tbl>
    <w:p w14:paraId="202F8F09" w14:textId="77777777" w:rsidR="00457E53" w:rsidRDefault="00D62BC2">
      <w:pPr>
        <w:pStyle w:val="Beschriftung"/>
        <w:rPr>
          <w:ins w:id="3133" w:author="Maximilian Schmitz" w:date="2015-06-14T21:17:00Z"/>
        </w:rPr>
        <w:pPrChange w:id="3134" w:author="Admin" w:date="2015-07-08T13:36:00Z">
          <w:pPr>
            <w:pStyle w:val="berschrift1"/>
          </w:pPr>
        </w:pPrChange>
      </w:pPr>
      <w:bookmarkStart w:id="3135" w:name="_Toc424149358"/>
      <w:ins w:id="3136" w:author="Maximilian Schmitz" w:date="2015-06-14T11:03:00Z">
        <w:r>
          <w:t xml:space="preserve">Tabelle </w:t>
        </w:r>
      </w:ins>
      <w:ins w:id="3137" w:author="Maximilian Schmitz" w:date="2015-06-19T09:18:00Z">
        <w:r w:rsidR="00F73840">
          <w:fldChar w:fldCharType="begin"/>
        </w:r>
        <w:r w:rsidR="00F73840">
          <w:instrText xml:space="preserve"> SEQ Tabelle \* ARABIC </w:instrText>
        </w:r>
      </w:ins>
      <w:r w:rsidR="00F73840">
        <w:fldChar w:fldCharType="separate"/>
      </w:r>
      <w:ins w:id="3138" w:author="Maximilian Schmitz" w:date="2015-07-08T20:05:00Z">
        <w:r w:rsidR="00067648">
          <w:rPr>
            <w:noProof/>
          </w:rPr>
          <w:t>2</w:t>
        </w:r>
      </w:ins>
      <w:ins w:id="3139" w:author="Maximilian Schmitz" w:date="2015-06-19T09:18:00Z">
        <w:r w:rsidR="00F73840">
          <w:fldChar w:fldCharType="end"/>
        </w:r>
      </w:ins>
      <w:ins w:id="3140" w:author="Maximilian Schmitz" w:date="2015-06-14T11:03:00Z">
        <w:r>
          <w:t xml:space="preserve">: Passive Funktionen der </w:t>
        </w:r>
      </w:ins>
      <w:ins w:id="3141" w:author="Maximilian Schmitz" w:date="2015-06-17T15:32:00Z">
        <w:r w:rsidR="003227D0">
          <w:t>Skriptschnittstelle</w:t>
        </w:r>
      </w:ins>
      <w:bookmarkEnd w:id="3135"/>
    </w:p>
    <w:p w14:paraId="5B8F0178" w14:textId="77777777" w:rsidR="00201692" w:rsidRPr="00915AB6" w:rsidRDefault="00201692">
      <w:pPr>
        <w:rPr>
          <w:ins w:id="3142" w:author="Maximilian Schmitz" w:date="2015-06-14T10:47:00Z"/>
        </w:rPr>
        <w:pPrChange w:id="3143" w:author="Admin" w:date="2015-07-08T13:36:00Z">
          <w:pPr>
            <w:pStyle w:val="berschrift1"/>
          </w:pPr>
        </w:pPrChange>
      </w:pPr>
    </w:p>
    <w:p w14:paraId="18383116" w14:textId="77777777" w:rsidR="003474E5" w:rsidRDefault="003474E5">
      <w:pPr>
        <w:tabs>
          <w:tab w:val="right" w:pos="9072"/>
        </w:tabs>
        <w:rPr>
          <w:ins w:id="3144" w:author="Maximilian Schmitz" w:date="2015-06-14T10:50:00Z"/>
        </w:rPr>
        <w:pPrChange w:id="3145" w:author="Admin" w:date="2015-07-08T13:36:00Z">
          <w:pPr>
            <w:pStyle w:val="berschrift1"/>
          </w:pPr>
        </w:pPrChange>
      </w:pPr>
      <w:ins w:id="3146" w:author="Maximilian Schmitz" w:date="2015-06-14T10:48:00Z">
        <w:r>
          <w:t>Es ist zu sehen, dass der künstlichen Intelligenz Informationen über das Spiel selbst in Form der aktuellen Spielzeit oder der Information über den</w:t>
        </w:r>
      </w:ins>
      <w:ins w:id="3147" w:author="Maximilian Schmitz" w:date="2015-06-14T10:49:00Z">
        <w:r>
          <w:t xml:space="preserve"> </w:t>
        </w:r>
      </w:ins>
      <w:ins w:id="3148" w:author="Maximilian Schmitz" w:date="2015-06-14T10:48:00Z">
        <w:r>
          <w:t xml:space="preserve">Anstoß </w:t>
        </w:r>
      </w:ins>
      <w:ins w:id="3149" w:author="Maximilian Schmitz" w:date="2015-06-14T10:50:00Z">
        <w:r>
          <w:t>bereitgestellt werden. Zusätzlich werden auch noch statische Daten wie die Position der Tore angegeben.</w:t>
        </w:r>
      </w:ins>
    </w:p>
    <w:p w14:paraId="3EBFE053" w14:textId="77777777" w:rsidR="003474E5" w:rsidRDefault="003474E5">
      <w:pPr>
        <w:tabs>
          <w:tab w:val="right" w:pos="9072"/>
        </w:tabs>
        <w:rPr>
          <w:ins w:id="3150" w:author="Maximilian Schmitz" w:date="2015-06-14T10:53:00Z"/>
        </w:rPr>
        <w:pPrChange w:id="3151" w:author="Admin" w:date="2015-07-08T13:36:00Z">
          <w:pPr>
            <w:pStyle w:val="berschrift1"/>
          </w:pPr>
        </w:pPrChange>
      </w:pPr>
      <w:ins w:id="3152" w:author="Maximilian Schmitz" w:date="2015-06-14T10:50:00Z">
        <w:r>
          <w:t xml:space="preserve">Besonders wichtig um Entscheidungen treffen zu können sind die Daten über den Spieler selbst. </w:t>
        </w:r>
      </w:ins>
      <w:ins w:id="3153" w:author="Maximilian Schmitz" w:date="2015-06-14T10:51:00Z">
        <w:r>
          <w:t xml:space="preserve">Dazu gehören seine Teamzugehörigkeit, sein aktueller Ausdauerwert und seine aktuelle Position auf dem Spielfeld. </w:t>
        </w:r>
      </w:ins>
      <w:ins w:id="3154" w:author="Maximilian Schmitz" w:date="2015-06-14T10:52:00Z">
        <w:r w:rsidR="00A97A7C">
          <w:t xml:space="preserve">Außerdem werden noch Informationen über vom Spieler gesehene Objekte bereitgestellt. </w:t>
        </w:r>
      </w:ins>
      <w:ins w:id="3155" w:author="Maximilian Schmitz" w:date="2015-06-14T10:53:00Z">
        <w:r w:rsidR="00A97A7C">
          <w:t xml:space="preserve">Das sind der Ball und die anderen Spieler. </w:t>
        </w:r>
        <w:r w:rsidR="00D84701">
          <w:t>Diese Informationen stehen nur zur Verfügung, wenn sich die Objekte im Sichtfeld des Spielers befinden.</w:t>
        </w:r>
      </w:ins>
    </w:p>
    <w:p w14:paraId="620DA6FE" w14:textId="77777777" w:rsidR="00B136C3" w:rsidRDefault="00B136C3">
      <w:pPr>
        <w:tabs>
          <w:tab w:val="right" w:pos="9072"/>
        </w:tabs>
        <w:rPr>
          <w:ins w:id="3156" w:author="Maximilian Schmitz" w:date="2015-06-14T10:55:00Z"/>
        </w:rPr>
        <w:pPrChange w:id="3157" w:author="Admin" w:date="2015-07-08T13:36:00Z">
          <w:pPr>
            <w:pStyle w:val="berschrift1"/>
          </w:pPr>
        </w:pPrChange>
      </w:pPr>
      <w:ins w:id="3158" w:author="Maximilian Schmitz" w:date="2015-06-14T10:54:00Z">
        <w:r>
          <w:t>Auf Basis dieser Informationen kann die künstliche Intelligenz weitere Daten wie die Aufstellung der Teammitglieder oder die Bewegun</w:t>
        </w:r>
      </w:ins>
      <w:ins w:id="3159" w:author="Maximilian Schmitz" w:date="2015-06-14T10:55:00Z">
        <w:r>
          <w:t>g</w:t>
        </w:r>
      </w:ins>
      <w:ins w:id="3160" w:author="Maximilian Schmitz" w:date="2015-06-14T10:54:00Z">
        <w:r>
          <w:t>srichtung des Balls ableiten.</w:t>
        </w:r>
      </w:ins>
      <w:ins w:id="3161" w:author="Maximilian Schmitz" w:date="2015-06-14T10:55:00Z">
        <w:r>
          <w:t xml:space="preserve"> Damit ist es möglich auch komplexere Spielentscheidungen zu realisieren. Einige Beispiele für die Umsetzung eines solchen Entscheidungsbaums folgen später in diesem Kapitel.</w:t>
        </w:r>
      </w:ins>
    </w:p>
    <w:p w14:paraId="40CC4C1E" w14:textId="77777777" w:rsidR="00B136C3" w:rsidRDefault="00B136C3">
      <w:pPr>
        <w:tabs>
          <w:tab w:val="right" w:pos="9072"/>
        </w:tabs>
        <w:rPr>
          <w:ins w:id="3162" w:author="Maximilian Schmitz" w:date="2015-06-14T10:56:00Z"/>
        </w:rPr>
        <w:pPrChange w:id="3163" w:author="Admin" w:date="2015-07-08T13:36:00Z">
          <w:pPr>
            <w:pStyle w:val="berschrift1"/>
          </w:pPr>
        </w:pPrChange>
      </w:pPr>
    </w:p>
    <w:p w14:paraId="7890FFAD" w14:textId="77777777" w:rsidR="00D62BC2" w:rsidRDefault="00D62BC2">
      <w:pPr>
        <w:tabs>
          <w:tab w:val="right" w:pos="9072"/>
        </w:tabs>
        <w:rPr>
          <w:ins w:id="3164" w:author="Maximilian Schmitz" w:date="2015-06-14T11:10:00Z"/>
        </w:rPr>
        <w:pPrChange w:id="3165" w:author="Admin" w:date="2015-07-08T13:36:00Z">
          <w:pPr/>
        </w:pPrChange>
      </w:pPr>
      <w:ins w:id="3166" w:author="Maximilian Schmitz" w:date="2015-06-14T10:57:00Z">
        <w:r>
          <w:t xml:space="preserve">Abgesehen von den Informationen bietet die </w:t>
        </w:r>
      </w:ins>
      <w:ins w:id="3167" w:author="Maximilian Schmitz" w:date="2015-06-17T15:32:00Z">
        <w:r w:rsidR="003227D0">
          <w:t xml:space="preserve">Skriptschnittstelle </w:t>
        </w:r>
      </w:ins>
      <w:ins w:id="3168" w:author="Maximilian Schmitz" w:date="2015-06-14T10:57:00Z">
        <w:r>
          <w:t xml:space="preserve">natürlich auch die Möglichkeit Aktionen des Spielers über die künstliche Intelligenz zu steuern. </w:t>
        </w:r>
      </w:ins>
      <w:ins w:id="3169" w:author="Maximilian Schmitz" w:date="2015-06-14T10:58:00Z">
        <w:r>
          <w:t xml:space="preserve">In der nachfolgenden Tabelle sind die zu Verfügung stehenden Funktionen aufgelistet. </w:t>
        </w:r>
      </w:ins>
      <w:ins w:id="3170" w:author="Maximilian Schmitz" w:date="2015-06-14T11:05:00Z">
        <w:r>
          <w:t xml:space="preserve">Die ausführliche Übersicht ist wieder im Kapitel </w:t>
        </w:r>
      </w:ins>
      <w:ins w:id="3171" w:author="Maximilian Schmitz" w:date="2015-06-17T15:32:00Z">
        <w:r w:rsidR="003227D0">
          <w:t xml:space="preserve">Skriptschnittstelle </w:t>
        </w:r>
      </w:ins>
      <w:ins w:id="3172" w:author="Maximilian Schmitz" w:date="2015-06-14T11:06:00Z">
        <w:r>
          <w:t>zu finden.</w:t>
        </w:r>
      </w:ins>
    </w:p>
    <w:p w14:paraId="6DAD7573" w14:textId="77777777" w:rsidR="00842C5C" w:rsidRDefault="00842C5C">
      <w:pPr>
        <w:tabs>
          <w:tab w:val="right" w:pos="9072"/>
        </w:tabs>
        <w:rPr>
          <w:ins w:id="3173" w:author="Maximilian Schmitz" w:date="2015-06-14T11:03:00Z"/>
        </w:rPr>
        <w:pPrChange w:id="3174" w:author="Admin" w:date="2015-07-08T13:36:00Z">
          <w:pPr/>
        </w:pPrChange>
      </w:pPr>
    </w:p>
    <w:tbl>
      <w:tblPr>
        <w:tblStyle w:val="Gitternetztabelle1hell"/>
        <w:tblW w:w="9464" w:type="dxa"/>
        <w:tblLook w:val="04A0" w:firstRow="1" w:lastRow="0" w:firstColumn="1" w:lastColumn="0" w:noHBand="0" w:noVBand="1"/>
        <w:tblPrChange w:id="3175" w:author="Maximilian Schmitz" w:date="2015-06-14T11:01:00Z">
          <w:tblPr>
            <w:tblStyle w:val="Tabellenraster"/>
            <w:tblW w:w="0" w:type="auto"/>
            <w:tblLook w:val="04A0" w:firstRow="1" w:lastRow="0" w:firstColumn="1" w:lastColumn="0" w:noHBand="0" w:noVBand="1"/>
          </w:tblPr>
        </w:tblPrChange>
      </w:tblPr>
      <w:tblGrid>
        <w:gridCol w:w="1817"/>
        <w:gridCol w:w="7647"/>
        <w:tblGridChange w:id="3176">
          <w:tblGrid>
            <w:gridCol w:w="3070"/>
            <w:gridCol w:w="3071"/>
          </w:tblGrid>
        </w:tblGridChange>
      </w:tblGrid>
      <w:tr w:rsidR="00D62BC2" w14:paraId="5701DBBE" w14:textId="77777777" w:rsidTr="00D62BC2">
        <w:trPr>
          <w:cnfStyle w:val="100000000000" w:firstRow="1" w:lastRow="0" w:firstColumn="0" w:lastColumn="0" w:oddVBand="0" w:evenVBand="0" w:oddHBand="0" w:evenHBand="0" w:firstRowFirstColumn="0" w:firstRowLastColumn="0" w:lastRowFirstColumn="0" w:lastRowLastColumn="0"/>
          <w:ins w:id="3177"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3178" w:author="Maximilian Schmitz" w:date="2015-06-14T11:01:00Z">
              <w:tcPr>
                <w:tcW w:w="3070" w:type="dxa"/>
              </w:tcPr>
            </w:tcPrChange>
          </w:tcPr>
          <w:p w14:paraId="327FA24E" w14:textId="77777777" w:rsidR="00D62BC2" w:rsidRDefault="00D62BC2">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3179" w:author="Maximilian Schmitz" w:date="2015-06-14T10:58:00Z"/>
              </w:rPr>
              <w:pPrChange w:id="3180"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3181" w:author="Maximilian Schmitz" w:date="2015-06-14T10:58:00Z">
              <w:r>
                <w:t>Funktion</w:t>
              </w:r>
            </w:ins>
          </w:p>
        </w:tc>
        <w:tc>
          <w:tcPr>
            <w:tcW w:w="7647" w:type="dxa"/>
            <w:tcPrChange w:id="3182" w:author="Maximilian Schmitz" w:date="2015-06-14T11:01:00Z">
              <w:tcPr>
                <w:tcW w:w="3071" w:type="dxa"/>
              </w:tcPr>
            </w:tcPrChange>
          </w:tcPr>
          <w:p w14:paraId="658268F8" w14:textId="77777777" w:rsidR="00D62BC2" w:rsidRDefault="00D62BC2">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3183" w:author="Maximilian Schmitz" w:date="2015-06-14T10:58:00Z"/>
              </w:rPr>
              <w:pPrChange w:id="3184"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3185" w:author="Maximilian Schmitz" w:date="2015-06-14T10:58:00Z">
              <w:r>
                <w:t>Beschreibung</w:t>
              </w:r>
            </w:ins>
          </w:p>
        </w:tc>
      </w:tr>
      <w:tr w:rsidR="00D62BC2" w14:paraId="726C0A0D" w14:textId="77777777" w:rsidTr="00D62BC2">
        <w:trPr>
          <w:ins w:id="3186"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3187" w:author="Maximilian Schmitz" w:date="2015-06-14T11:01:00Z">
              <w:tcPr>
                <w:tcW w:w="3070" w:type="dxa"/>
              </w:tcPr>
            </w:tcPrChange>
          </w:tcPr>
          <w:p w14:paraId="7D57E634" w14:textId="77777777" w:rsidR="00D62BC2" w:rsidRPr="00D62BC2" w:rsidRDefault="00D62BC2">
            <w:pPr>
              <w:tabs>
                <w:tab w:val="right" w:pos="9072"/>
              </w:tabs>
              <w:spacing w:line="360" w:lineRule="auto"/>
              <w:rPr>
                <w:ins w:id="3188" w:author="Maximilian Schmitz" w:date="2015-06-14T10:58:00Z"/>
                <w:b w:val="0"/>
                <w:rPrChange w:id="3189" w:author="Maximilian Schmitz" w:date="2015-06-14T11:01:00Z">
                  <w:rPr>
                    <w:ins w:id="3190" w:author="Maximilian Schmitz" w:date="2015-06-14T10:58:00Z"/>
                  </w:rPr>
                </w:rPrChange>
              </w:rPr>
              <w:pPrChange w:id="3191" w:author="Admin" w:date="2015-07-08T13:36:00Z">
                <w:pPr>
                  <w:tabs>
                    <w:tab w:val="right" w:pos="9072"/>
                  </w:tabs>
                </w:pPr>
              </w:pPrChange>
            </w:pPr>
            <w:ins w:id="3192" w:author="Maximilian Schmitz" w:date="2015-06-14T10:59:00Z">
              <w:r w:rsidRPr="00D62BC2">
                <w:t>MoveForward</w:t>
              </w:r>
            </w:ins>
          </w:p>
        </w:tc>
        <w:tc>
          <w:tcPr>
            <w:tcW w:w="7647" w:type="dxa"/>
            <w:tcPrChange w:id="3193" w:author="Maximilian Schmitz" w:date="2015-06-14T11:01:00Z">
              <w:tcPr>
                <w:tcW w:w="3071" w:type="dxa"/>
              </w:tcPr>
            </w:tcPrChange>
          </w:tcPr>
          <w:p w14:paraId="30276575"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194" w:author="Maximilian Schmitz" w:date="2015-06-14T10:58:00Z"/>
              </w:rPr>
              <w:pPrChange w:id="3195"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196" w:author="Maximilian Schmitz" w:date="2015-06-14T11:06:00Z">
              <w:r>
                <w:t>Vorwärtsbewegen des Spielers</w:t>
              </w:r>
            </w:ins>
          </w:p>
        </w:tc>
      </w:tr>
      <w:tr w:rsidR="00D62BC2" w14:paraId="79FD42EA" w14:textId="77777777" w:rsidTr="00D62BC2">
        <w:trPr>
          <w:ins w:id="3197"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198" w:author="Maximilian Schmitz" w:date="2015-06-14T11:01:00Z">
              <w:tcPr>
                <w:tcW w:w="3070" w:type="dxa"/>
              </w:tcPr>
            </w:tcPrChange>
          </w:tcPr>
          <w:p w14:paraId="35CA78AE" w14:textId="77777777" w:rsidR="00D62BC2" w:rsidRPr="00D62BC2" w:rsidRDefault="00D62BC2">
            <w:pPr>
              <w:tabs>
                <w:tab w:val="right" w:pos="9072"/>
              </w:tabs>
              <w:spacing w:line="360" w:lineRule="auto"/>
              <w:rPr>
                <w:ins w:id="3199" w:author="Maximilian Schmitz" w:date="2015-06-14T10:59:00Z"/>
                <w:b w:val="0"/>
                <w:rPrChange w:id="3200" w:author="Maximilian Schmitz" w:date="2015-06-14T11:01:00Z">
                  <w:rPr>
                    <w:ins w:id="3201" w:author="Maximilian Schmitz" w:date="2015-06-14T10:59:00Z"/>
                  </w:rPr>
                </w:rPrChange>
              </w:rPr>
              <w:pPrChange w:id="3202" w:author="Admin" w:date="2015-07-08T13:36:00Z">
                <w:pPr>
                  <w:tabs>
                    <w:tab w:val="right" w:pos="9072"/>
                  </w:tabs>
                </w:pPr>
              </w:pPrChange>
            </w:pPr>
            <w:ins w:id="3203" w:author="Maximilian Schmitz" w:date="2015-06-14T10:59:00Z">
              <w:r w:rsidRPr="00D62BC2">
                <w:lastRenderedPageBreak/>
                <w:t>MoveTo</w:t>
              </w:r>
            </w:ins>
          </w:p>
        </w:tc>
        <w:tc>
          <w:tcPr>
            <w:tcW w:w="7647" w:type="dxa"/>
            <w:tcPrChange w:id="3204" w:author="Maximilian Schmitz" w:date="2015-06-14T11:01:00Z">
              <w:tcPr>
                <w:tcW w:w="3071" w:type="dxa"/>
              </w:tcPr>
            </w:tcPrChange>
          </w:tcPr>
          <w:p w14:paraId="33846AAD"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205" w:author="Maximilian Schmitz" w:date="2015-06-14T10:59:00Z"/>
              </w:rPr>
              <w:pPrChange w:id="320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207" w:author="Maximilian Schmitz" w:date="2015-06-14T11:07:00Z">
              <w:r>
                <w:t>Spieler an eine bestimmte Position bewegen</w:t>
              </w:r>
            </w:ins>
          </w:p>
        </w:tc>
      </w:tr>
      <w:tr w:rsidR="00D62BC2" w14:paraId="4407E74C" w14:textId="77777777" w:rsidTr="00D62BC2">
        <w:trPr>
          <w:ins w:id="3208"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209" w:author="Maximilian Schmitz" w:date="2015-06-14T11:01:00Z">
              <w:tcPr>
                <w:tcW w:w="3070" w:type="dxa"/>
              </w:tcPr>
            </w:tcPrChange>
          </w:tcPr>
          <w:p w14:paraId="03FD0392" w14:textId="77777777" w:rsidR="00D62BC2" w:rsidRPr="00D62BC2" w:rsidRDefault="00D62BC2">
            <w:pPr>
              <w:tabs>
                <w:tab w:val="right" w:pos="9072"/>
              </w:tabs>
              <w:spacing w:line="360" w:lineRule="auto"/>
              <w:rPr>
                <w:ins w:id="3210" w:author="Maximilian Schmitz" w:date="2015-06-14T10:59:00Z"/>
                <w:b w:val="0"/>
                <w:rPrChange w:id="3211" w:author="Maximilian Schmitz" w:date="2015-06-14T11:01:00Z">
                  <w:rPr>
                    <w:ins w:id="3212" w:author="Maximilian Schmitz" w:date="2015-06-14T10:59:00Z"/>
                  </w:rPr>
                </w:rPrChange>
              </w:rPr>
              <w:pPrChange w:id="3213" w:author="Admin" w:date="2015-07-08T13:36:00Z">
                <w:pPr>
                  <w:tabs>
                    <w:tab w:val="right" w:pos="9072"/>
                  </w:tabs>
                </w:pPr>
              </w:pPrChange>
            </w:pPr>
            <w:ins w:id="3214" w:author="Maximilian Schmitz" w:date="2015-06-14T10:59:00Z">
              <w:r w:rsidRPr="00D62BC2">
                <w:t>Rotate</w:t>
              </w:r>
            </w:ins>
          </w:p>
        </w:tc>
        <w:tc>
          <w:tcPr>
            <w:tcW w:w="7647" w:type="dxa"/>
            <w:tcPrChange w:id="3215" w:author="Maximilian Schmitz" w:date="2015-06-14T11:01:00Z">
              <w:tcPr>
                <w:tcW w:w="3071" w:type="dxa"/>
              </w:tcPr>
            </w:tcPrChange>
          </w:tcPr>
          <w:p w14:paraId="1C7EB58F"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216" w:author="Maximilian Schmitz" w:date="2015-06-14T10:59:00Z"/>
              </w:rPr>
              <w:pPrChange w:id="321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218" w:author="Maximilian Schmitz" w:date="2015-06-14T11:07:00Z">
              <w:r>
                <w:t>Spieler um seine Achse drehen</w:t>
              </w:r>
            </w:ins>
          </w:p>
        </w:tc>
      </w:tr>
      <w:tr w:rsidR="00D62BC2" w14:paraId="65712D0F" w14:textId="77777777" w:rsidTr="00D62BC2">
        <w:trPr>
          <w:ins w:id="3219"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220" w:author="Maximilian Schmitz" w:date="2015-06-14T11:01:00Z">
              <w:tcPr>
                <w:tcW w:w="3070" w:type="dxa"/>
              </w:tcPr>
            </w:tcPrChange>
          </w:tcPr>
          <w:p w14:paraId="7E4118DC" w14:textId="77777777" w:rsidR="00D62BC2" w:rsidRPr="00D62BC2" w:rsidRDefault="00D62BC2">
            <w:pPr>
              <w:tabs>
                <w:tab w:val="right" w:pos="9072"/>
              </w:tabs>
              <w:spacing w:line="360" w:lineRule="auto"/>
              <w:rPr>
                <w:ins w:id="3221" w:author="Maximilian Schmitz" w:date="2015-06-14T10:59:00Z"/>
                <w:b w:val="0"/>
                <w:rPrChange w:id="3222" w:author="Maximilian Schmitz" w:date="2015-06-14T11:01:00Z">
                  <w:rPr>
                    <w:ins w:id="3223" w:author="Maximilian Schmitz" w:date="2015-06-14T10:59:00Z"/>
                  </w:rPr>
                </w:rPrChange>
              </w:rPr>
              <w:pPrChange w:id="3224" w:author="Admin" w:date="2015-07-08T13:36:00Z">
                <w:pPr>
                  <w:tabs>
                    <w:tab w:val="right" w:pos="9072"/>
                  </w:tabs>
                </w:pPr>
              </w:pPrChange>
            </w:pPr>
            <w:ins w:id="3225" w:author="Maximilian Schmitz" w:date="2015-06-14T10:59:00Z">
              <w:r w:rsidRPr="00D62BC2">
                <w:t>Kick</w:t>
              </w:r>
            </w:ins>
          </w:p>
        </w:tc>
        <w:tc>
          <w:tcPr>
            <w:tcW w:w="7647" w:type="dxa"/>
            <w:tcPrChange w:id="3226" w:author="Maximilian Schmitz" w:date="2015-06-14T11:01:00Z">
              <w:tcPr>
                <w:tcW w:w="3071" w:type="dxa"/>
              </w:tcPr>
            </w:tcPrChange>
          </w:tcPr>
          <w:p w14:paraId="2263B05A"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227" w:author="Maximilian Schmitz" w:date="2015-06-14T10:59:00Z"/>
              </w:rPr>
              <w:pPrChange w:id="3228"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229" w:author="Maximilian Schmitz" w:date="2015-06-14T11:07:00Z">
              <w:r>
                <w:t>Den Ball in eine Richtung kicken</w:t>
              </w:r>
            </w:ins>
          </w:p>
        </w:tc>
      </w:tr>
      <w:tr w:rsidR="00D62BC2" w14:paraId="7E0F1F55" w14:textId="77777777" w:rsidTr="00D62BC2">
        <w:trPr>
          <w:ins w:id="3230"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231" w:author="Maximilian Schmitz" w:date="2015-06-14T11:01:00Z">
              <w:tcPr>
                <w:tcW w:w="3070" w:type="dxa"/>
              </w:tcPr>
            </w:tcPrChange>
          </w:tcPr>
          <w:p w14:paraId="41DA736A" w14:textId="77777777" w:rsidR="00D62BC2" w:rsidRPr="00D62BC2" w:rsidRDefault="00D62BC2">
            <w:pPr>
              <w:tabs>
                <w:tab w:val="right" w:pos="9072"/>
              </w:tabs>
              <w:spacing w:line="360" w:lineRule="auto"/>
              <w:rPr>
                <w:ins w:id="3232" w:author="Maximilian Schmitz" w:date="2015-06-14T10:59:00Z"/>
                <w:b w:val="0"/>
                <w:rPrChange w:id="3233" w:author="Maximilian Schmitz" w:date="2015-06-14T11:01:00Z">
                  <w:rPr>
                    <w:ins w:id="3234" w:author="Maximilian Schmitz" w:date="2015-06-14T10:59:00Z"/>
                  </w:rPr>
                </w:rPrChange>
              </w:rPr>
              <w:pPrChange w:id="3235" w:author="Admin" w:date="2015-07-08T13:36:00Z">
                <w:pPr>
                  <w:tabs>
                    <w:tab w:val="right" w:pos="9072"/>
                  </w:tabs>
                </w:pPr>
              </w:pPrChange>
            </w:pPr>
            <w:ins w:id="3236" w:author="Maximilian Schmitz" w:date="2015-06-14T10:59:00Z">
              <w:r w:rsidRPr="00D62BC2">
                <w:t>StopBall</w:t>
              </w:r>
            </w:ins>
          </w:p>
        </w:tc>
        <w:tc>
          <w:tcPr>
            <w:tcW w:w="7647" w:type="dxa"/>
            <w:tcPrChange w:id="3237" w:author="Maximilian Schmitz" w:date="2015-06-14T11:01:00Z">
              <w:tcPr>
                <w:tcW w:w="3071" w:type="dxa"/>
              </w:tcPr>
            </w:tcPrChange>
          </w:tcPr>
          <w:p w14:paraId="748A709D"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238" w:author="Maximilian Schmitz" w:date="2015-06-14T10:59:00Z"/>
              </w:rPr>
              <w:pPrChange w:id="3239"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240" w:author="Maximilian Schmitz" w:date="2015-06-14T11:08:00Z">
              <w:r>
                <w:t>Den Ball stoppen</w:t>
              </w:r>
            </w:ins>
          </w:p>
        </w:tc>
      </w:tr>
      <w:tr w:rsidR="00D62BC2" w14:paraId="76D2E6FA" w14:textId="77777777" w:rsidTr="00D62BC2">
        <w:trPr>
          <w:ins w:id="3241"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242" w:author="Maximilian Schmitz" w:date="2015-06-14T11:01:00Z">
              <w:tcPr>
                <w:tcW w:w="3070" w:type="dxa"/>
              </w:tcPr>
            </w:tcPrChange>
          </w:tcPr>
          <w:p w14:paraId="2531FA17" w14:textId="77777777" w:rsidR="00D62BC2" w:rsidRPr="00D62BC2" w:rsidRDefault="00D62BC2">
            <w:pPr>
              <w:tabs>
                <w:tab w:val="right" w:pos="9072"/>
              </w:tabs>
              <w:spacing w:line="360" w:lineRule="auto"/>
              <w:rPr>
                <w:ins w:id="3243" w:author="Maximilian Schmitz" w:date="2015-06-14T10:59:00Z"/>
                <w:b w:val="0"/>
                <w:rPrChange w:id="3244" w:author="Maximilian Schmitz" w:date="2015-06-14T11:01:00Z">
                  <w:rPr>
                    <w:ins w:id="3245" w:author="Maximilian Schmitz" w:date="2015-06-14T10:59:00Z"/>
                  </w:rPr>
                </w:rPrChange>
              </w:rPr>
              <w:pPrChange w:id="3246" w:author="Admin" w:date="2015-07-08T13:36:00Z">
                <w:pPr>
                  <w:tabs>
                    <w:tab w:val="right" w:pos="9072"/>
                  </w:tabs>
                </w:pPr>
              </w:pPrChange>
            </w:pPr>
            <w:ins w:id="3247" w:author="Maximilian Schmitz" w:date="2015-06-14T11:00:00Z">
              <w:r w:rsidRPr="00D62BC2">
                <w:t>Speak</w:t>
              </w:r>
            </w:ins>
          </w:p>
        </w:tc>
        <w:tc>
          <w:tcPr>
            <w:tcW w:w="7647" w:type="dxa"/>
            <w:tcPrChange w:id="3248" w:author="Maximilian Schmitz" w:date="2015-06-14T11:01:00Z">
              <w:tcPr>
                <w:tcW w:w="3071" w:type="dxa"/>
              </w:tcPr>
            </w:tcPrChange>
          </w:tcPr>
          <w:p w14:paraId="095401BA"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249" w:author="Maximilian Schmitz" w:date="2015-06-14T10:59:00Z"/>
              </w:rPr>
              <w:pPrChange w:id="325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251" w:author="Maximilian Schmitz" w:date="2015-06-14T11:09:00Z">
              <w:r>
                <w:t>Mit anderen Spielern kommunizieren</w:t>
              </w:r>
            </w:ins>
          </w:p>
        </w:tc>
      </w:tr>
      <w:tr w:rsidR="00D62BC2" w14:paraId="4EAA432B" w14:textId="77777777" w:rsidTr="00D62BC2">
        <w:trPr>
          <w:ins w:id="3252"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3253" w:author="Maximilian Schmitz" w:date="2015-06-14T11:01:00Z">
              <w:tcPr>
                <w:tcW w:w="3070" w:type="dxa"/>
              </w:tcPr>
            </w:tcPrChange>
          </w:tcPr>
          <w:p w14:paraId="13F3FDAF" w14:textId="77777777" w:rsidR="00D62BC2" w:rsidRPr="00D62BC2" w:rsidRDefault="00D62BC2">
            <w:pPr>
              <w:tabs>
                <w:tab w:val="right" w:pos="9072"/>
              </w:tabs>
              <w:spacing w:line="360" w:lineRule="auto"/>
              <w:rPr>
                <w:ins w:id="3254" w:author="Maximilian Schmitz" w:date="2015-06-14T11:00:00Z"/>
                <w:b w:val="0"/>
                <w:rPrChange w:id="3255" w:author="Maximilian Schmitz" w:date="2015-06-14T11:01:00Z">
                  <w:rPr>
                    <w:ins w:id="3256" w:author="Maximilian Schmitz" w:date="2015-06-14T11:00:00Z"/>
                  </w:rPr>
                </w:rPrChange>
              </w:rPr>
              <w:pPrChange w:id="3257" w:author="Admin" w:date="2015-07-08T13:36:00Z">
                <w:pPr>
                  <w:tabs>
                    <w:tab w:val="right" w:pos="9072"/>
                  </w:tabs>
                </w:pPr>
              </w:pPrChange>
            </w:pPr>
            <w:ins w:id="3258" w:author="Maximilian Schmitz" w:date="2015-06-14T11:00:00Z">
              <w:r w:rsidRPr="00D62BC2">
                <w:t>Listen</w:t>
              </w:r>
            </w:ins>
          </w:p>
        </w:tc>
        <w:tc>
          <w:tcPr>
            <w:tcW w:w="7647" w:type="dxa"/>
            <w:tcPrChange w:id="3259" w:author="Maximilian Schmitz" w:date="2015-06-14T11:01:00Z">
              <w:tcPr>
                <w:tcW w:w="3071" w:type="dxa"/>
              </w:tcPr>
            </w:tcPrChange>
          </w:tcPr>
          <w:p w14:paraId="1257D59A" w14:textId="77777777" w:rsidR="00D62BC2" w:rsidRPr="00D62BC2" w:rsidRDefault="00F46138">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260" w:author="Maximilian Schmitz" w:date="2015-06-14T11:00:00Z"/>
              </w:rPr>
              <w:pPrChange w:id="3261"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262" w:author="Maximilian Schmitz" w:date="2015-06-14T11:09:00Z">
              <w:r>
                <w:t>Hören, ob ein anderer Spieler k</w:t>
              </w:r>
              <w:r w:rsidR="007119C0">
                <w:t>o</w:t>
              </w:r>
              <w:r>
                <w:t>mmuniziert</w:t>
              </w:r>
            </w:ins>
          </w:p>
        </w:tc>
      </w:tr>
    </w:tbl>
    <w:p w14:paraId="74DFBABC" w14:textId="77777777" w:rsidR="00D62BC2" w:rsidRDefault="00D62BC2">
      <w:pPr>
        <w:pStyle w:val="Beschriftung"/>
        <w:rPr>
          <w:ins w:id="3263" w:author="Maximilian Schmitz" w:date="2015-06-14T21:17:00Z"/>
        </w:rPr>
        <w:pPrChange w:id="3264" w:author="Admin" w:date="2015-07-08T13:36:00Z">
          <w:pPr>
            <w:pStyle w:val="berschrift1"/>
          </w:pPr>
        </w:pPrChange>
      </w:pPr>
      <w:bookmarkStart w:id="3265" w:name="_Toc424149359"/>
      <w:ins w:id="3266" w:author="Maximilian Schmitz" w:date="2015-06-14T11:04:00Z">
        <w:r>
          <w:t xml:space="preserve">Tabelle </w:t>
        </w:r>
      </w:ins>
      <w:ins w:id="3267" w:author="Maximilian Schmitz" w:date="2015-06-19T09:18:00Z">
        <w:r w:rsidR="00F73840">
          <w:fldChar w:fldCharType="begin"/>
        </w:r>
        <w:r w:rsidR="00F73840">
          <w:instrText xml:space="preserve"> SEQ Tabelle \* ARABIC </w:instrText>
        </w:r>
      </w:ins>
      <w:r w:rsidR="00F73840">
        <w:fldChar w:fldCharType="separate"/>
      </w:r>
      <w:ins w:id="3268" w:author="Maximilian Schmitz" w:date="2015-07-08T20:05:00Z">
        <w:r w:rsidR="00067648">
          <w:rPr>
            <w:noProof/>
          </w:rPr>
          <w:t>3</w:t>
        </w:r>
      </w:ins>
      <w:ins w:id="3269" w:author="Maximilian Schmitz" w:date="2015-06-19T09:18:00Z">
        <w:r w:rsidR="00F73840">
          <w:fldChar w:fldCharType="end"/>
        </w:r>
      </w:ins>
      <w:ins w:id="3270" w:author="Maximilian Schmitz" w:date="2015-06-14T11:04:00Z">
        <w:r>
          <w:t xml:space="preserve">: Aktive Funktionen der </w:t>
        </w:r>
      </w:ins>
      <w:ins w:id="3271" w:author="Maximilian Schmitz" w:date="2015-06-17T15:32:00Z">
        <w:r w:rsidR="003227D0">
          <w:t>Skriptschnittstelle</w:t>
        </w:r>
      </w:ins>
      <w:bookmarkEnd w:id="3265"/>
    </w:p>
    <w:p w14:paraId="460BB0A3" w14:textId="77777777" w:rsidR="00201692" w:rsidRPr="00915AB6" w:rsidRDefault="00201692">
      <w:pPr>
        <w:rPr>
          <w:ins w:id="3272" w:author="Maximilian Schmitz" w:date="2015-06-14T11:09:00Z"/>
        </w:rPr>
        <w:pPrChange w:id="3273" w:author="Admin" w:date="2015-07-08T13:36:00Z">
          <w:pPr>
            <w:pStyle w:val="berschrift1"/>
          </w:pPr>
        </w:pPrChange>
      </w:pPr>
    </w:p>
    <w:p w14:paraId="49843E3F" w14:textId="77777777" w:rsidR="007119C0" w:rsidRDefault="00201692">
      <w:pPr>
        <w:rPr>
          <w:ins w:id="3274" w:author="Maximilian Schmitz" w:date="2015-06-14T21:09:00Z"/>
        </w:rPr>
        <w:pPrChange w:id="3275" w:author="Admin" w:date="2015-07-08T13:36:00Z">
          <w:pPr>
            <w:pStyle w:val="berschrift1"/>
          </w:pPr>
        </w:pPrChange>
      </w:pPr>
      <w:ins w:id="3276"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14:paraId="7154D957" w14:textId="77777777" w:rsidR="00201692" w:rsidRDefault="00201692">
      <w:pPr>
        <w:rPr>
          <w:ins w:id="3277" w:author="Maximilian Schmitz" w:date="2015-06-14T21:09:00Z"/>
        </w:rPr>
        <w:pPrChange w:id="3278" w:author="Admin" w:date="2015-07-08T13:36:00Z">
          <w:pPr>
            <w:pStyle w:val="berschrift1"/>
          </w:pPr>
        </w:pPrChange>
      </w:pPr>
      <w:ins w:id="3279" w:author="Maximilian Schmitz" w:date="2015-06-14T21:09:00Z">
        <w:r>
          <w:t>Zudem hat die künstliche Intelligenz die Möglichkeit den Spieler mit dem Ball interagieren zu lassen. Wenn der Ball in der Nähe ist, kann der Ball angenommen und in eine bestimmte Richtung gespielt werden.</w:t>
        </w:r>
      </w:ins>
    </w:p>
    <w:p w14:paraId="5F22D25E" w14:textId="77777777" w:rsidR="00201692" w:rsidRDefault="00201692">
      <w:pPr>
        <w:rPr>
          <w:ins w:id="3280" w:author="Maximilian Schmitz" w:date="2015-06-14T21:13:00Z"/>
        </w:rPr>
        <w:pPrChange w:id="3281" w:author="Admin" w:date="2015-07-08T13:36:00Z">
          <w:pPr>
            <w:pStyle w:val="berschrift1"/>
          </w:pPr>
        </w:pPrChange>
      </w:pPr>
      <w:ins w:id="3282" w:author="Maximilian Schmitz" w:date="2015-06-14T21:12:00Z">
        <w:r>
          <w:t xml:space="preserve">Auch die Kommunikation zwischen den Spielern </w:t>
        </w:r>
      </w:ins>
      <w:ins w:id="3283" w:author="Maximilian Schmitz" w:date="2015-06-14T21:13:00Z">
        <w:r>
          <w:t>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Intelligenz eines Spielers in der Lage mit der künstlichen Intelligenz eines anderen Spielers zusammenzuarbeiten.</w:t>
        </w:r>
      </w:ins>
    </w:p>
    <w:p w14:paraId="55ED526A" w14:textId="77777777" w:rsidR="00201692" w:rsidRDefault="00201692">
      <w:pPr>
        <w:rPr>
          <w:ins w:id="3284" w:author="Maximilian Schmitz" w:date="2015-06-14T21:16:00Z"/>
        </w:rPr>
        <w:pPrChange w:id="3285" w:author="Admin" w:date="2015-07-08T13:36:00Z">
          <w:pPr>
            <w:pStyle w:val="berschrift1"/>
          </w:pPr>
        </w:pPrChange>
      </w:pPr>
    </w:p>
    <w:p w14:paraId="0C7F866D" w14:textId="77777777" w:rsidR="00D176AD" w:rsidRDefault="000036F2">
      <w:pPr>
        <w:rPr>
          <w:ins w:id="3286" w:author="Maximilian Schmitz" w:date="2015-06-14T21:36:00Z"/>
        </w:rPr>
        <w:pPrChange w:id="3287" w:author="Admin" w:date="2015-07-08T13:36:00Z">
          <w:pPr>
            <w:pStyle w:val="berschrift1"/>
          </w:pPr>
        </w:pPrChange>
      </w:pPr>
      <w:ins w:id="3288" w:author="Maximilian Schmitz" w:date="2015-06-14T21:30:00Z">
        <w:r>
          <w:t xml:space="preserve">Mit den oben vorgestellten Funktionen </w:t>
        </w:r>
      </w:ins>
      <w:ins w:id="3289"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3290" w:author="Maximilian Schmitz" w:date="2015-06-14T21:36:00Z">
        <w:r w:rsidR="00D176AD">
          <w:t>dieser Daten kann entschieden werden welche Aktion des Spielers ausgelöst werden sollte.</w:t>
        </w:r>
      </w:ins>
    </w:p>
    <w:p w14:paraId="1354B5E1" w14:textId="77777777" w:rsidR="00201692" w:rsidRDefault="00D176AD">
      <w:pPr>
        <w:rPr>
          <w:ins w:id="3291" w:author="Maximilian Schmitz" w:date="2015-06-14T21:44:00Z"/>
        </w:rPr>
        <w:pPrChange w:id="3292" w:author="Admin" w:date="2015-07-08T13:36:00Z">
          <w:pPr>
            <w:pStyle w:val="berschrift1"/>
          </w:pPr>
        </w:pPrChange>
      </w:pPr>
      <w:ins w:id="3293" w:author="Maximilian Schmitz" w:date="2015-06-14T21:36:00Z">
        <w:r>
          <w:t xml:space="preserve">Der Vorteil eines Entscheidungsbaums liegt darin, dass er einfach verständlich und nachvollziehbar ist. Somit lässt er sich auch verhältnismäßig leicht formulieren. </w:t>
        </w:r>
      </w:ins>
      <w:ins w:id="3294" w:author="Maximilian Schmitz" w:date="2015-06-14T21:38:00Z">
        <w:r>
          <w:t xml:space="preserve">Dieser Vorteil relativiert sich allerdings durch die Tatsache, dass auch Entscheidungsbäume bei steigender Komplexität an Übersichtlichkeit verlieren. </w:t>
        </w:r>
      </w:ins>
      <w:ins w:id="3295" w:author="Maximilian Schmitz" w:date="2015-06-14T21:39:00Z">
        <w:r>
          <w:t xml:space="preserve">Vor </w:t>
        </w:r>
        <w:r>
          <w:lastRenderedPageBreak/>
          <w:t xml:space="preserve">allem dadurch, dass hier nicht nur binäre Entscheidungsbäume eingesetzt werden, lassen </w:t>
        </w:r>
      </w:ins>
      <w:ins w:id="3296" w:author="Maximilian Schmitz" w:date="2015-06-14T21:42:00Z">
        <w:r>
          <w:t>unüberschaubare, stark verzweigte Bäume zu. Binäre Entscheidungsbäume verzweig</w:t>
        </w:r>
        <w:r w:rsidR="00E71BBD">
          <w:t>en sich an jedem Kno</w:t>
        </w:r>
        <w:r>
          <w:t>ten in genau zwei Richtungen</w:t>
        </w:r>
      </w:ins>
      <w:ins w:id="3297" w:author="Maximilian Schmitz" w:date="2015-06-14T21:44:00Z">
        <w:r w:rsidR="00E71BBD">
          <w:t>.</w:t>
        </w:r>
      </w:ins>
      <w:ins w:id="3298" w:author="Maximilian Schmitz" w:date="2015-06-14T21:46:00Z">
        <w:r w:rsidR="00E71BBD">
          <w:t xml:space="preserve"> Dadurch entstehen in der Regel </w:t>
        </w:r>
      </w:ins>
      <w:ins w:id="3299" w:author="Maximilian Schmitz" w:date="2015-06-14T21:47:00Z">
        <w:r w:rsidR="00E71BBD">
          <w:t>schmale, tiefe Bäume.</w:t>
        </w:r>
      </w:ins>
    </w:p>
    <w:p w14:paraId="33D227A5" w14:textId="77777777" w:rsidR="00E71BBD" w:rsidRDefault="00E71BBD">
      <w:pPr>
        <w:rPr>
          <w:ins w:id="3300" w:author="Maximilian Schmitz" w:date="2015-06-14T21:47:00Z"/>
        </w:rPr>
        <w:pPrChange w:id="3301" w:author="Admin" w:date="2015-07-08T13:36:00Z">
          <w:pPr>
            <w:pStyle w:val="berschrift1"/>
          </w:pPr>
        </w:pPrChange>
      </w:pPr>
      <w:ins w:id="3302" w:author="Maximilian Schmitz" w:date="2015-06-14T21:45:00Z">
        <w:r>
          <w:t xml:space="preserve">Die hier für die Entscheidungen herangezogenen Informationen </w:t>
        </w:r>
      </w:ins>
      <w:ins w:id="3303" w:author="Maximilian Schmitz" w:date="2015-06-14T21:46:00Z">
        <w:r>
          <w:t xml:space="preserve">lassen </w:t>
        </w:r>
      </w:ins>
      <w:ins w:id="3304" w:author="Maximilian Schmitz" w:date="2015-06-14T21:47:00Z">
        <w:r>
          <w:t xml:space="preserve">sich oft nicht binär darstellen. Ein wichtiges Beispiel dafür ist die </w:t>
        </w:r>
        <w:r w:rsidR="003D5A6B">
          <w:t>aktuelle Position des Spielers.</w:t>
        </w:r>
      </w:ins>
    </w:p>
    <w:p w14:paraId="2047B38B" w14:textId="77777777" w:rsidR="003D5A6B" w:rsidRDefault="003D5A6B">
      <w:pPr>
        <w:rPr>
          <w:ins w:id="3305" w:author="Maximilian Schmitz" w:date="2015-06-14T21:48:00Z"/>
        </w:rPr>
        <w:pPrChange w:id="3306" w:author="Admin" w:date="2015-07-08T13:36:00Z">
          <w:pPr>
            <w:pStyle w:val="berschrift1"/>
          </w:pPr>
        </w:pPrChange>
      </w:pPr>
    </w:p>
    <w:p w14:paraId="79BFA3B9" w14:textId="08E6DBFC" w:rsidR="00986767" w:rsidRDefault="003D5A6B">
      <w:pPr>
        <w:rPr>
          <w:ins w:id="3307" w:author="Maximilian Schmitz" w:date="2015-06-15T21:20:00Z"/>
        </w:rPr>
        <w:pPrChange w:id="3308" w:author="Admin" w:date="2015-07-08T13:36:00Z">
          <w:pPr>
            <w:pStyle w:val="berschrift1"/>
          </w:pPr>
        </w:pPrChange>
      </w:pPr>
      <w:ins w:id="3309" w:author="Maximilian Schmitz" w:date="2015-06-14T21:48:00Z">
        <w:r>
          <w:t xml:space="preserve">Im Folgenden wird beispielhaft ein Teil eines Entscheidungsbaums vorgestellt, der feststellt, </w:t>
        </w:r>
      </w:ins>
      <w:ins w:id="3310"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6A1F2A">
        <w:instrText xml:space="preserve"> \* MERGEFORMAT </w:instrText>
      </w:r>
      <w:r w:rsidR="00121F13">
        <w:fldChar w:fldCharType="separate"/>
      </w:r>
      <w:ins w:id="3311" w:author="Maximilian Schmitz" w:date="2015-07-08T20:05:00Z">
        <w:r w:rsidR="00067648">
          <w:t xml:space="preserve">Abbildung </w:t>
        </w:r>
        <w:r w:rsidR="00067648">
          <w:rPr>
            <w:noProof/>
          </w:rPr>
          <w:t>1</w:t>
        </w:r>
      </w:ins>
      <w:ins w:id="3312" w:author="Maximilian Schmitz" w:date="2015-06-15T21:19:00Z">
        <w:r w:rsidR="00121F13">
          <w:fldChar w:fldCharType="end"/>
        </w:r>
        <w:r w:rsidR="00121F13">
          <w:t xml:space="preserve"> zeigt den dazugehörigen Codeausschnitt.</w:t>
        </w:r>
      </w:ins>
    </w:p>
    <w:p w14:paraId="47F8F44E" w14:textId="77777777" w:rsidR="004B4A71" w:rsidRDefault="00C41A5F">
      <w:pPr>
        <w:rPr>
          <w:ins w:id="3313" w:author="Maximilian Schmitz" w:date="2015-06-16T21:37:00Z"/>
        </w:rPr>
        <w:pPrChange w:id="3314" w:author="Admin" w:date="2015-07-08T13:36:00Z">
          <w:pPr>
            <w:pStyle w:val="berschrift1"/>
          </w:pPr>
        </w:pPrChange>
      </w:pPr>
      <w:ins w:id="3315" w:author="Maximilian Schmitz" w:date="2015-06-16T21:24:00Z">
        <w:r>
          <w:t>Zunächst wird geprüft, ob der Ball in einer bestimmten Entfernung zum Spieler ist. Der Spieler soll daraufhin den Ball annehmen</w:t>
        </w:r>
      </w:ins>
      <w:ins w:id="3316" w:author="Maximilian Schmitz" w:date="2015-06-16T21:25:00Z">
        <w:r>
          <w:t xml:space="preserve">. </w:t>
        </w:r>
      </w:ins>
      <w:ins w:id="3317"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3318" w:author="Maximilian Schmitz" w:date="2015-06-16T21:33:00Z">
        <w:r w:rsidR="004267D3">
          <w:t xml:space="preserve">die Position </w:t>
        </w:r>
      </w:ins>
      <w:ins w:id="3319" w:author="Maximilian Schmitz" w:date="2015-06-16T21:34:00Z">
        <w:r w:rsidR="004267D3">
          <w:t>des am nächsten zum Tor gelegenen Spielers</w:t>
        </w:r>
      </w:ins>
      <w:ins w:id="3320" w:author="Maximilian Schmitz" w:date="2015-06-16T21:33:00Z">
        <w:r w:rsidR="004267D3">
          <w:t xml:space="preserve"> gespeichert. Diese Position wird für einen späteren Pass benötigt.</w:t>
        </w:r>
      </w:ins>
      <w:ins w:id="3321" w:author="Maximilian Schmitz" w:date="2015-06-16T21:35:00Z">
        <w:r w:rsidR="004267D3">
          <w:t xml:space="preserve"> Die Überlegung dabei ist, dass ein Spieler</w:t>
        </w:r>
      </w:ins>
      <w:ins w:id="3322" w:author="Maximilian Schmitz" w:date="2015-06-16T21:36:00Z">
        <w:r w:rsidR="004267D3">
          <w:t>,</w:t>
        </w:r>
      </w:ins>
      <w:ins w:id="3323" w:author="Maximilian Schmitz" w:date="2015-06-16T21:35:00Z">
        <w:r w:rsidR="004267D3">
          <w:t xml:space="preserve"> der schon näher am gegnerischen Tor steht,</w:t>
        </w:r>
      </w:ins>
      <w:ins w:id="3324" w:author="Maximilian Schmitz" w:date="2015-06-16T21:36:00Z">
        <w:r w:rsidR="004267D3">
          <w:t xml:space="preserve"> nicht mehr so weit laufen muss mit dem Ball</w:t>
        </w:r>
      </w:ins>
      <w:ins w:id="3325" w:author="Maximilian Schmitz" w:date="2015-06-16T21:37:00Z">
        <w:r w:rsidR="004267D3">
          <w:t>. Dabei sinkt das Risiko den Ball zu verlieren und somit steigt die Chance ein Tor zu erzielen.</w:t>
        </w:r>
      </w:ins>
    </w:p>
    <w:p w14:paraId="34C1372B" w14:textId="77777777" w:rsidR="004267D3" w:rsidRDefault="004267D3">
      <w:pPr>
        <w:rPr>
          <w:ins w:id="3326" w:author="Maximilian Schmitz" w:date="2015-06-16T21:45:00Z"/>
        </w:rPr>
        <w:pPrChange w:id="3327" w:author="Admin" w:date="2015-07-08T13:36:00Z">
          <w:pPr>
            <w:pStyle w:val="berschrift1"/>
          </w:pPr>
        </w:pPrChange>
      </w:pPr>
      <w:ins w:id="3328" w:author="Maximilian Schmitz" w:date="2015-06-16T21:37:00Z">
        <w:r>
          <w:t xml:space="preserve">Wenn ermittelt wird, dass der Spieler bereits </w:t>
        </w:r>
      </w:ins>
      <w:ins w:id="3329" w:author="Maximilian Schmitz" w:date="2015-06-16T21:38:00Z">
        <w:r>
          <w:t>derjenige</w:t>
        </w:r>
      </w:ins>
      <w:ins w:id="3330" w:author="Maximilian Schmitz" w:date="2015-06-16T21:37:00Z">
        <w:r>
          <w:t xml:space="preserve"> ist, der am näch</w:t>
        </w:r>
      </w:ins>
      <w:ins w:id="3331" w:author="Maximilian Schmitz" w:date="2015-06-16T21:38:00Z">
        <w:r>
          <w:t>s</w:t>
        </w:r>
      </w:ins>
      <w:ins w:id="3332" w:author="Maximilian Schmitz" w:date="2015-06-16T21:37:00Z">
        <w:r>
          <w:t>ten am Tor ist</w:t>
        </w:r>
      </w:ins>
      <w:ins w:id="3333" w:author="Maximilian Schmitz" w:date="2015-06-16T21:40:00Z">
        <w:r>
          <w:t xml:space="preserve">, wird geprüft, ob ein gegnerischer Spieler in unmittelbarer Nähe befindet. </w:t>
        </w:r>
      </w:ins>
      <w:ins w:id="3334" w:author="Maximilian Schmitz" w:date="2015-06-16T21:42:00Z">
        <w:r w:rsidR="00065393">
          <w:t xml:space="preserve">Falls das der Fall ist, wird der nächstgelegene Mitspieler für einen Pass gesucht. Dieser hat vermutlich größere Chancen mit dem Ball zum </w:t>
        </w:r>
        <w:r w:rsidR="00F776C9">
          <w:t xml:space="preserve">gegnerischen Tor zu kommen als </w:t>
        </w:r>
      </w:ins>
      <w:ins w:id="3335" w:author="Maximilian Schmitz" w:date="2015-06-16T21:44:00Z">
        <w:r w:rsidR="00F776C9">
          <w:t>der hier gesteuerte Spieler.</w:t>
        </w:r>
      </w:ins>
    </w:p>
    <w:p w14:paraId="736E367F" w14:textId="77777777" w:rsidR="00AA653A" w:rsidRDefault="00AA653A">
      <w:pPr>
        <w:rPr>
          <w:ins w:id="3336" w:author="Maximilian Schmitz" w:date="2015-06-16T21:47:00Z"/>
        </w:rPr>
        <w:pPrChange w:id="3337" w:author="Admin" w:date="2015-07-08T13:36:00Z">
          <w:pPr>
            <w:pStyle w:val="berschrift1"/>
          </w:pPr>
        </w:pPrChange>
      </w:pPr>
      <w:ins w:id="3338"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14:paraId="662DAA15" w14:textId="77777777" w:rsidR="000226C9" w:rsidRDefault="00AA653A">
      <w:pPr>
        <w:rPr>
          <w:ins w:id="3339" w:author="Maximilian Schmitz" w:date="2015-06-15T21:16:00Z"/>
        </w:rPr>
        <w:pPrChange w:id="3340" w:author="Admin" w:date="2015-07-08T13:36:00Z">
          <w:pPr>
            <w:pStyle w:val="berschrift1"/>
          </w:pPr>
        </w:pPrChange>
      </w:pPr>
      <w:ins w:id="3341" w:author="Maximilian Schmitz" w:date="2015-06-16T21:47:00Z">
        <w:r>
          <w:t xml:space="preserve">Wenn der Spieler nicht abspielen soll, prüft er seine Distanz zum Tor und wagt daraufhin einen Torschuss oder </w:t>
        </w:r>
      </w:ins>
      <w:ins w:id="3342" w:author="Maximilian Schmitz" w:date="2015-06-16T21:48:00Z">
        <w:r>
          <w:t>spielt den Ball leicht Richtung Tor um dann nachzulaufen.</w:t>
        </w:r>
      </w:ins>
    </w:p>
    <w:p w14:paraId="00E2E2E4" w14:textId="77777777" w:rsidR="004B4A71" w:rsidRDefault="00B2717A">
      <w:pPr>
        <w:keepNext/>
        <w:rPr>
          <w:ins w:id="3343" w:author="Maximilian Schmitz" w:date="2015-06-15T21:17:00Z"/>
        </w:rPr>
        <w:pPrChange w:id="3344" w:author="Admin" w:date="2015-07-08T13:36:00Z">
          <w:pPr/>
        </w:pPrChange>
      </w:pPr>
      <w:ins w:id="3345" w:author="Maximilian Schmitz" w:date="2015-06-15T21:16:00Z">
        <w:r>
          <w:lastRenderedPageBreak/>
          <w:pict w14:anchorId="005BC6E2">
            <v:shape id="_x0000_i1027" type="#_x0000_t75" style="width:453.75pt;height:511.55pt">
              <v:imagedata r:id="rId25" o:title="Unbenannt"/>
            </v:shape>
          </w:pict>
        </w:r>
      </w:ins>
    </w:p>
    <w:p w14:paraId="1B26F097" w14:textId="77777777" w:rsidR="004B4A71" w:rsidRDefault="004B4A71">
      <w:pPr>
        <w:pStyle w:val="Beschriftung"/>
        <w:rPr>
          <w:ins w:id="3346" w:author="Maximilian Schmitz" w:date="2015-06-16T21:49:00Z"/>
        </w:rPr>
        <w:pPrChange w:id="3347" w:author="Admin" w:date="2015-07-08T13:36:00Z">
          <w:pPr>
            <w:pStyle w:val="berschrift1"/>
          </w:pPr>
        </w:pPrChange>
      </w:pPr>
      <w:bookmarkStart w:id="3348" w:name="_Toc424149356"/>
      <w:ins w:id="3349" w:author="Maximilian Schmitz" w:date="2015-06-15T21:17:00Z">
        <w:r>
          <w:t xml:space="preserve">Abbildung </w:t>
        </w:r>
        <w:r>
          <w:fldChar w:fldCharType="begin"/>
        </w:r>
        <w:r>
          <w:instrText xml:space="preserve"> SEQ Abbildung \* ARABIC </w:instrText>
        </w:r>
      </w:ins>
      <w:r>
        <w:fldChar w:fldCharType="separate"/>
      </w:r>
      <w:ins w:id="3350" w:author="Maximilian Schmitz" w:date="2015-07-08T21:45:00Z">
        <w:r w:rsidR="00E63272">
          <w:rPr>
            <w:noProof/>
          </w:rPr>
          <w:t>9</w:t>
        </w:r>
      </w:ins>
      <w:ins w:id="3351" w:author="Maximilian Schmitz" w:date="2015-06-15T21:17:00Z">
        <w:r>
          <w:fldChar w:fldCharType="end"/>
        </w:r>
        <w:r>
          <w:t>: Beispiel einer künstlichen Intelligenz</w:t>
        </w:r>
      </w:ins>
      <w:bookmarkEnd w:id="3348"/>
    </w:p>
    <w:p w14:paraId="3FE88754" w14:textId="77777777" w:rsidR="000226C9" w:rsidRDefault="000226C9">
      <w:pPr>
        <w:rPr>
          <w:ins w:id="3352" w:author="Maximilian Schmitz" w:date="2015-06-16T21:49:00Z"/>
        </w:rPr>
        <w:pPrChange w:id="3353" w:author="Admin" w:date="2015-07-08T13:36:00Z">
          <w:pPr>
            <w:pStyle w:val="berschrift1"/>
          </w:pPr>
        </w:pPrChange>
      </w:pPr>
    </w:p>
    <w:p w14:paraId="569C88E1" w14:textId="77777777" w:rsidR="000226C9" w:rsidRDefault="000226C9">
      <w:pPr>
        <w:rPr>
          <w:ins w:id="3354" w:author="Maximilian Schmitz" w:date="2015-06-16T21:54:00Z"/>
        </w:rPr>
        <w:pPrChange w:id="3355" w:author="Admin" w:date="2015-07-08T13:36:00Z">
          <w:pPr>
            <w:pStyle w:val="berschrift1"/>
          </w:pPr>
        </w:pPrChange>
      </w:pPr>
      <w:ins w:id="3356" w:author="Maximilian Schmitz" w:date="2015-06-16T21:49:00Z">
        <w:r>
          <w:t xml:space="preserve">Der oben beschriebene Entscheidungsbaum ist verhältnismäßig klein und übersichtlich. Außerdem arbeitet er nur </w:t>
        </w:r>
      </w:ins>
      <w:ins w:id="3357" w:author="Maximilian Schmitz" w:date="2015-06-16T21:50:00Z">
        <w:r>
          <w:t xml:space="preserve">eine einzelne Situation ab. Um die gesamt Intelligenz des Spielers zu beschreiben sind deutlich mehr Prüfungen zu machen und </w:t>
        </w:r>
        <w:r>
          <w:lastRenderedPageBreak/>
          <w:t xml:space="preserve">mehr </w:t>
        </w:r>
      </w:ins>
      <w:ins w:id="3358" w:author="Maximilian Schmitz" w:date="2015-06-16T21:52:00Z">
        <w:r>
          <w:t xml:space="preserve">Informationen zu berücksichtigt. </w:t>
        </w:r>
      </w:ins>
      <w:ins w:id="3359" w:author="Maximilian Schmitz" w:date="2015-06-16T21:53:00Z">
        <w:r w:rsidR="00A12EBB">
          <w:t>Der oben gezeigt Ausschnitt ist deshalb nur als Beispiel für einen möglichen Entscheidungsbaum zu sehen und soll die grundlegende</w:t>
        </w:r>
      </w:ins>
      <w:ins w:id="3360" w:author="Maximilian Schmitz" w:date="2015-06-16T21:54:00Z">
        <w:r w:rsidR="009E1F6B">
          <w:t>n Möglichkeiten demonstrieren.</w:t>
        </w:r>
      </w:ins>
      <w:ins w:id="3361" w:author="Maximilian Schmitz" w:date="2015-06-16T21:57:00Z">
        <w:r w:rsidR="00FA6895">
          <w:t xml:space="preserve"> Dieses Beispiel berücksichtigt zwar schon Interaktionen zwischen den Spielern, es kann aber noch nicht von einer gemeins</w:t>
        </w:r>
      </w:ins>
      <w:ins w:id="3362" w:author="Maximilian Schmitz" w:date="2015-06-16T21:58:00Z">
        <w:r w:rsidR="00FA6895">
          <w:t>amen Strategie oder gar von einer verteilten künstlichen Intelligenz gesprochen werden.</w:t>
        </w:r>
      </w:ins>
    </w:p>
    <w:p w14:paraId="4E3BFC59" w14:textId="77777777" w:rsidR="004C35F2" w:rsidRDefault="004C35F2">
      <w:pPr>
        <w:rPr>
          <w:ins w:id="3363" w:author="Maximilian Schmitz" w:date="2015-06-16T21:54:00Z"/>
        </w:rPr>
        <w:pPrChange w:id="3364" w:author="Admin" w:date="2015-07-08T13:36:00Z">
          <w:pPr>
            <w:pStyle w:val="berschrift1"/>
          </w:pPr>
        </w:pPrChange>
      </w:pPr>
    </w:p>
    <w:p w14:paraId="6E4CCFA6" w14:textId="77777777" w:rsidR="004C35F2" w:rsidRDefault="004C35F2">
      <w:pPr>
        <w:rPr>
          <w:ins w:id="3365" w:author="Maximilian Schmitz" w:date="2015-07-08T21:44:00Z"/>
        </w:rPr>
        <w:pPrChange w:id="3366" w:author="Admin" w:date="2015-07-08T13:36:00Z">
          <w:pPr>
            <w:pStyle w:val="berschrift1"/>
          </w:pPr>
        </w:pPrChange>
      </w:pPr>
      <w:ins w:id="3367"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14:paraId="366F6450" w14:textId="77777777" w:rsidR="00B2717A" w:rsidRDefault="00B2717A">
      <w:pPr>
        <w:rPr>
          <w:ins w:id="3368" w:author="Maximilian Schmitz" w:date="2015-07-08T21:44:00Z"/>
        </w:rPr>
        <w:pPrChange w:id="3369" w:author="Admin" w:date="2015-07-08T13:36:00Z">
          <w:pPr>
            <w:pStyle w:val="berschrift1"/>
          </w:pPr>
        </w:pPrChange>
      </w:pPr>
    </w:p>
    <w:p w14:paraId="6A682CD9" w14:textId="0D5825E3" w:rsidR="00B2717A" w:rsidRDefault="00B2717A" w:rsidP="00B2717A">
      <w:pPr>
        <w:pStyle w:val="berschrift2"/>
        <w:rPr>
          <w:ins w:id="3370" w:author="Maximilian Schmitz" w:date="2015-07-08T21:44:00Z"/>
        </w:rPr>
        <w:pPrChange w:id="3371" w:author="Maximilian Schmitz" w:date="2015-07-08T21:44:00Z">
          <w:pPr>
            <w:pStyle w:val="berschrift1"/>
          </w:pPr>
        </w:pPrChange>
      </w:pPr>
      <w:bookmarkStart w:id="3372" w:name="_Ref424155401"/>
      <w:ins w:id="3373" w:author="Maximilian Schmitz" w:date="2015-07-08T21:44:00Z">
        <w:r>
          <w:t>Grafischer Editor</w:t>
        </w:r>
        <w:bookmarkEnd w:id="3372"/>
      </w:ins>
    </w:p>
    <w:p w14:paraId="4BCF9669" w14:textId="77777777" w:rsidR="00E63272" w:rsidRDefault="00E63272" w:rsidP="00E63272">
      <w:pPr>
        <w:rPr>
          <w:ins w:id="3374" w:author="Maximilian Schmitz" w:date="2015-07-08T21:45:00Z"/>
        </w:rPr>
      </w:pPr>
      <w:ins w:id="3375" w:author="Maximilian Schmitz" w:date="2015-07-08T21:45:00Z">
        <w:r>
          <w:t>Durch die Teilnahme am Microsoft Imagine Cup eröffnete sich die Möglichkeit, das Projekt auch von einer anderen Seite zu betrachten.</w:t>
        </w:r>
      </w:ins>
    </w:p>
    <w:p w14:paraId="04C1CAC2" w14:textId="77777777" w:rsidR="00E63272" w:rsidRDefault="00E63272" w:rsidP="00E63272">
      <w:pPr>
        <w:rPr>
          <w:ins w:id="3376" w:author="Maximilian Schmitz" w:date="2015-07-08T21:45:00Z"/>
        </w:rPr>
      </w:pPr>
    </w:p>
    <w:p w14:paraId="75CA097E" w14:textId="77777777" w:rsidR="00E63272" w:rsidRDefault="00E63272" w:rsidP="00E63272">
      <w:pPr>
        <w:rPr>
          <w:ins w:id="3377" w:author="Maximilian Schmitz" w:date="2015-07-08T21:45:00Z"/>
        </w:rPr>
      </w:pPr>
      <w:ins w:id="3378" w:author="Maximilian Schmitz" w:date="2015-07-08T21:45:00Z">
        <w:r>
          <w:t>So bot es sich an, vermehrt auf Kundenbedürfnisse einzugehen, so zum Beispiel die einfache Verwendbarkeit des Produkts.</w:t>
        </w:r>
      </w:ins>
    </w:p>
    <w:p w14:paraId="198C3824" w14:textId="77777777" w:rsidR="00E63272" w:rsidRDefault="00E63272" w:rsidP="00E63272">
      <w:pPr>
        <w:rPr>
          <w:ins w:id="3379" w:author="Maximilian Schmitz" w:date="2015-07-08T21:45:00Z"/>
        </w:rPr>
      </w:pPr>
    </w:p>
    <w:p w14:paraId="62DB0E53" w14:textId="77777777" w:rsidR="00E63272" w:rsidRDefault="00E63272" w:rsidP="00E63272">
      <w:pPr>
        <w:rPr>
          <w:ins w:id="3380" w:author="Maximilian Schmitz" w:date="2015-07-08T21:45:00Z"/>
        </w:rPr>
      </w:pPr>
      <w:ins w:id="3381" w:author="Maximilian Schmitz" w:date="2015-07-08T21:45:00Z">
        <w:r>
          <w:t>In diesem Zuge wurde ein Prototyp eines graphischen Editors entwickelt, der auch Programmieranfängern einen Einstieg in die Welt der KI zu bieten. Das Ziel dabei war, eine weitere Abstraktionsebene über die Skripte zu stellen.</w:t>
        </w:r>
      </w:ins>
    </w:p>
    <w:p w14:paraId="121E2996" w14:textId="77777777" w:rsidR="00E63272" w:rsidRDefault="00E63272" w:rsidP="00E63272">
      <w:pPr>
        <w:keepNext/>
        <w:rPr>
          <w:ins w:id="3382" w:author="Maximilian Schmitz" w:date="2015-07-08T21:45:00Z"/>
        </w:rPr>
        <w:pPrChange w:id="3383" w:author="Maximilian Schmitz" w:date="2015-07-08T21:45:00Z">
          <w:pPr/>
        </w:pPrChange>
      </w:pPr>
      <w:ins w:id="3384" w:author="Maximilian Schmitz" w:date="2015-07-08T21:45:00Z">
        <w:r>
          <w:rPr>
            <w:noProof/>
          </w:rPr>
          <w:lastRenderedPageBreak/>
          <w:drawing>
            <wp:inline distT="0" distB="0" distL="0" distR="0" wp14:anchorId="176654CA" wp14:editId="0EC9EA36">
              <wp:extent cx="5752465" cy="2722245"/>
              <wp:effectExtent l="0" t="0" r="635" b="1905"/>
              <wp:docPr id="4" name="Grafik 4" descr="editor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or_screensh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2465" cy="2722245"/>
                      </a:xfrm>
                      <a:prstGeom prst="rect">
                        <a:avLst/>
                      </a:prstGeom>
                      <a:noFill/>
                      <a:ln>
                        <a:noFill/>
                      </a:ln>
                    </pic:spPr>
                  </pic:pic>
                </a:graphicData>
              </a:graphic>
            </wp:inline>
          </w:drawing>
        </w:r>
      </w:ins>
    </w:p>
    <w:p w14:paraId="08C16132" w14:textId="017F3599" w:rsidR="00E63272" w:rsidRDefault="00E63272" w:rsidP="00E63272">
      <w:pPr>
        <w:pStyle w:val="Beschriftung"/>
        <w:rPr>
          <w:ins w:id="3385" w:author="Maximilian Schmitz" w:date="2015-07-08T21:45:00Z"/>
        </w:rPr>
        <w:pPrChange w:id="3386" w:author="Maximilian Schmitz" w:date="2015-07-08T21:45:00Z">
          <w:pPr/>
        </w:pPrChange>
      </w:pPr>
      <w:bookmarkStart w:id="3387" w:name="_Ref424155300"/>
      <w:ins w:id="3388" w:author="Maximilian Schmitz" w:date="2015-07-08T21:45:00Z">
        <w:r>
          <w:t xml:space="preserve">Abbildung </w:t>
        </w:r>
        <w:r>
          <w:fldChar w:fldCharType="begin"/>
        </w:r>
        <w:r>
          <w:instrText xml:space="preserve"> SEQ Abbildung \* ARABIC </w:instrText>
        </w:r>
      </w:ins>
      <w:r>
        <w:fldChar w:fldCharType="separate"/>
      </w:r>
      <w:ins w:id="3389" w:author="Maximilian Schmitz" w:date="2015-07-08T21:45:00Z">
        <w:r>
          <w:rPr>
            <w:noProof/>
          </w:rPr>
          <w:t>10</w:t>
        </w:r>
        <w:r>
          <w:fldChar w:fldCharType="end"/>
        </w:r>
        <w:bookmarkEnd w:id="3387"/>
        <w:r>
          <w:t>: Grafischer Editor</w:t>
        </w:r>
      </w:ins>
    </w:p>
    <w:p w14:paraId="52EA203C" w14:textId="0107AD4B" w:rsidR="00E63272" w:rsidRDefault="00E63272" w:rsidP="00E63272">
      <w:pPr>
        <w:rPr>
          <w:ins w:id="3390" w:author="Maximilian Schmitz" w:date="2015-07-08T21:45:00Z"/>
        </w:rPr>
      </w:pPr>
      <w:ins w:id="3391" w:author="Maximilian Schmitz" w:date="2015-07-08T21:45:00Z">
        <w:r>
          <w:t xml:space="preserve">In </w:t>
        </w:r>
      </w:ins>
      <w:ins w:id="3392" w:author="Maximilian Schmitz" w:date="2015-07-08T21:46:00Z">
        <w:r>
          <w:fldChar w:fldCharType="begin"/>
        </w:r>
        <w:r>
          <w:instrText xml:space="preserve"> REF _Ref424155300 \h </w:instrText>
        </w:r>
      </w:ins>
      <w:r>
        <w:fldChar w:fldCharType="separate"/>
      </w:r>
      <w:ins w:id="3393" w:author="Maximilian Schmitz" w:date="2015-07-08T21:46:00Z">
        <w:r>
          <w:t xml:space="preserve">Abbildung </w:t>
        </w:r>
        <w:r>
          <w:rPr>
            <w:noProof/>
          </w:rPr>
          <w:t>10</w:t>
        </w:r>
        <w:r>
          <w:fldChar w:fldCharType="end"/>
        </w:r>
        <w:r>
          <w:t xml:space="preserve"> </w:t>
        </w:r>
      </w:ins>
      <w:ins w:id="3394" w:author="Maximilian Schmitz" w:date="2015-07-08T21:45:00Z">
        <w:r>
          <w:t>ist der Stand des Prototyps zu sehen. Der Editor bietet eine Reihe von vorgefertigten Funktionen, mit denen unerfahrene Anwender einen einfachen Einstieg bekommen können.</w:t>
        </w:r>
      </w:ins>
    </w:p>
    <w:p w14:paraId="7CD467D5" w14:textId="77777777" w:rsidR="00E63272" w:rsidRDefault="00E63272" w:rsidP="00E63272">
      <w:pPr>
        <w:rPr>
          <w:ins w:id="3395" w:author="Maximilian Schmitz" w:date="2015-07-08T21:45:00Z"/>
        </w:rPr>
      </w:pPr>
    </w:p>
    <w:p w14:paraId="33527161" w14:textId="5009D09A" w:rsidR="00E63272" w:rsidRDefault="00E63272" w:rsidP="00E63272">
      <w:pPr>
        <w:rPr>
          <w:ins w:id="3396" w:author="Maximilian Schmitz" w:date="2015-07-08T21:45:00Z"/>
        </w:rPr>
      </w:pPr>
      <w:ins w:id="3397" w:author="Maximilian Schmitz" w:date="2015-07-08T21:45:00Z">
        <w:r>
          <w:t>Diese Funktionen werden vom Anwender per Drag and Drop in die gewünschte Position gebracht und verbunden.</w:t>
        </w:r>
      </w:ins>
    </w:p>
    <w:p w14:paraId="50118EE1" w14:textId="77777777" w:rsidR="00E63272" w:rsidRDefault="00E63272" w:rsidP="00E63272">
      <w:pPr>
        <w:rPr>
          <w:ins w:id="3398" w:author="Maximilian Schmitz" w:date="2015-07-08T21:45:00Z"/>
        </w:rPr>
      </w:pPr>
      <w:ins w:id="3399" w:author="Maximilian Schmitz" w:date="2015-07-08T21:45:00Z">
        <w:r>
          <w:t>Im direkten Vergleich zur direkten Programmierung von Skripten ist der Editor zwar einfacher zu bedienen, bietet dafür allerdings weniger Möglichkeiten.</w:t>
        </w:r>
      </w:ins>
    </w:p>
    <w:p w14:paraId="7BA04F29" w14:textId="77777777" w:rsidR="00E63272" w:rsidRDefault="00E63272" w:rsidP="00E63272">
      <w:pPr>
        <w:rPr>
          <w:ins w:id="3400" w:author="Maximilian Schmitz" w:date="2015-07-08T21:45:00Z"/>
        </w:rPr>
      </w:pPr>
    </w:p>
    <w:p w14:paraId="4CA334EA" w14:textId="77777777" w:rsidR="00E63272" w:rsidRPr="00542CC6" w:rsidRDefault="00E63272" w:rsidP="00E63272">
      <w:pPr>
        <w:rPr>
          <w:ins w:id="3401" w:author="Maximilian Schmitz" w:date="2015-07-08T21:45:00Z"/>
        </w:rPr>
      </w:pPr>
      <w:ins w:id="3402" w:author="Maximilian Schmitz" w:date="2015-07-08T21:45:00Z">
        <w:r>
          <w:t>Der Prototyp bietet derzeit lediglich eine Oberfläche, das bedeutet, dass die Auswertung des erstellten Ablaufs noch nicht funktionsfähig ist.</w:t>
        </w:r>
      </w:ins>
    </w:p>
    <w:p w14:paraId="51DFAF62" w14:textId="77777777" w:rsidR="00B2717A" w:rsidRPr="00B2717A" w:rsidRDefault="00B2717A" w:rsidP="00B2717A">
      <w:pPr>
        <w:rPr>
          <w:ins w:id="3403" w:author="Maximilian Schmitz" w:date="2015-06-05T06:51:00Z"/>
          <w:rPrChange w:id="3404" w:author="Maximilian Schmitz" w:date="2015-07-08T21:45:00Z">
            <w:rPr>
              <w:ins w:id="3405" w:author="Maximilian Schmitz" w:date="2015-06-05T06:51:00Z"/>
            </w:rPr>
          </w:rPrChange>
        </w:rPr>
        <w:pPrChange w:id="3406" w:author="Maximilian Schmitz" w:date="2015-07-08T21:45:00Z">
          <w:pPr>
            <w:pStyle w:val="berschrift1"/>
          </w:pPr>
        </w:pPrChange>
      </w:pPr>
    </w:p>
    <w:p w14:paraId="13C71409" w14:textId="77777777" w:rsidR="003971A1" w:rsidRDefault="00B317AE">
      <w:pPr>
        <w:pStyle w:val="berschrift1"/>
        <w:rPr>
          <w:ins w:id="3407" w:author="Michael K." w:date="2015-07-02T13:52:00Z"/>
        </w:rPr>
      </w:pPr>
      <w:r w:rsidRPr="00FC5721">
        <w:br w:type="page"/>
      </w:r>
      <w:bookmarkStart w:id="3408" w:name="_Toc424149339"/>
      <w:r w:rsidR="003D51AD">
        <w:lastRenderedPageBreak/>
        <w:t>Ausblick</w:t>
      </w:r>
      <w:bookmarkEnd w:id="3408"/>
    </w:p>
    <w:p w14:paraId="57585324" w14:textId="2AB40E2D" w:rsidR="003971A1" w:rsidRDefault="003971A1">
      <w:pPr>
        <w:rPr>
          <w:ins w:id="3409" w:author="Michael K." w:date="2015-07-02T13:54:00Z"/>
        </w:rPr>
        <w:pPrChange w:id="3410" w:author="Admin" w:date="2015-07-08T13:36:00Z">
          <w:pPr>
            <w:pStyle w:val="berschrift1"/>
            <w:numPr>
              <w:numId w:val="0"/>
            </w:numPr>
          </w:pPr>
        </w:pPrChange>
      </w:pPr>
      <w:ins w:id="3411" w:author="Michael K." w:date="2015-07-02T13:52:00Z">
        <w:r>
          <w:t xml:space="preserve">Im folgenden Kapitel wird aufgezeigt, welche Erweiterungsmöglichkeiten es für zukünftige Studienarbeiten gibt, </w:t>
        </w:r>
      </w:ins>
      <w:ins w:id="3412" w:author="Michael K." w:date="2015-07-02T13:54:00Z">
        <w:r>
          <w:t>welche sich mit dem Thema Unreal</w:t>
        </w:r>
      </w:ins>
      <w:ins w:id="3413" w:author="Admin" w:date="2015-07-06T14:55:00Z">
        <w:r w:rsidR="0041383A">
          <w:t>C</w:t>
        </w:r>
      </w:ins>
      <w:ins w:id="3414" w:author="Michael K." w:date="2015-07-02T13:54:00Z">
        <w:del w:id="3415" w:author="Admin" w:date="2015-07-06T14:55:00Z">
          <w:r w:rsidDel="0041383A">
            <w:delText>c</w:delText>
          </w:r>
        </w:del>
        <w:r>
          <w:t>up beschäftigen.</w:t>
        </w:r>
      </w:ins>
    </w:p>
    <w:p w14:paraId="727A7CEB" w14:textId="77777777" w:rsidR="003971A1" w:rsidDel="00AF2C97" w:rsidRDefault="003971A1">
      <w:pPr>
        <w:rPr>
          <w:del w:id="3416" w:author="Maximilian Schmitz" w:date="2015-07-08T15:27:00Z"/>
        </w:rPr>
      </w:pPr>
    </w:p>
    <w:p w14:paraId="0D317229" w14:textId="77777777" w:rsidR="00AF2C97" w:rsidRPr="003971A1" w:rsidRDefault="00AF2C97">
      <w:pPr>
        <w:rPr>
          <w:ins w:id="3417" w:author="Maximilian Schmitz" w:date="2015-07-08T15:27:00Z"/>
        </w:rPr>
        <w:pPrChange w:id="3418" w:author="Admin" w:date="2015-07-08T13:36:00Z">
          <w:pPr>
            <w:pStyle w:val="berschrift1"/>
            <w:numPr>
              <w:numId w:val="0"/>
            </w:numPr>
          </w:pPr>
        </w:pPrChange>
      </w:pPr>
    </w:p>
    <w:p w14:paraId="60173257" w14:textId="7924A095" w:rsidR="00321258" w:rsidDel="00AF2C97" w:rsidRDefault="00321258">
      <w:pPr>
        <w:rPr>
          <w:ins w:id="3419" w:author="Michael K." w:date="2015-07-01T14:39:00Z"/>
          <w:del w:id="3420" w:author="Maximilian Schmitz" w:date="2015-07-08T15:27:00Z"/>
        </w:rPr>
      </w:pPr>
      <w:commentRangeStart w:id="3421"/>
      <w:ins w:id="3422" w:author="Michael K." w:date="2015-07-01T14:39:00Z">
        <w:del w:id="3423" w:author="Maximilian Schmitz" w:date="2015-07-08T15:27:00Z">
          <w:r w:rsidDel="00AF2C97">
            <w:delText>Regeln</w:delText>
          </w:r>
        </w:del>
      </w:ins>
      <w:commentRangeEnd w:id="3421"/>
      <w:del w:id="3424" w:author="Maximilian Schmitz" w:date="2015-07-08T15:27:00Z">
        <w:r w:rsidR="0041383A" w:rsidDel="00AF2C97">
          <w:rPr>
            <w:rStyle w:val="Kommentarzeichen"/>
          </w:rPr>
          <w:commentReference w:id="3421"/>
        </w:r>
      </w:del>
      <w:ins w:id="3425" w:author="Michael K." w:date="2015-07-01T14:39:00Z">
        <w:del w:id="3426" w:author="Maximilian Schmitz" w:date="2015-07-08T15:27:00Z">
          <w:r w:rsidDel="00AF2C97">
            <w:delText>:</w:delText>
          </w:r>
        </w:del>
      </w:ins>
    </w:p>
    <w:p w14:paraId="74F30DE4" w14:textId="66052E25" w:rsidR="00321258" w:rsidRDefault="00321258">
      <w:pPr>
        <w:rPr>
          <w:ins w:id="3427" w:author="Michael K." w:date="2015-07-01T14:39:00Z"/>
        </w:rPr>
      </w:pPr>
      <w:ins w:id="3428"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3429" w:author="Michael K." w:date="2015-07-01T14:40:00Z">
        <w:r>
          <w:t>läuft</w:t>
        </w:r>
      </w:ins>
      <w:ins w:id="3430"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14:paraId="2B68DF50" w14:textId="77777777" w:rsidR="00321258" w:rsidRDefault="00321258">
      <w:pPr>
        <w:rPr>
          <w:ins w:id="3431" w:author="Michael K." w:date="2015-07-01T14:39:00Z"/>
        </w:rPr>
      </w:pPr>
    </w:p>
    <w:p w14:paraId="714BC0B9" w14:textId="2B026587" w:rsidR="00321258" w:rsidDel="00AF2C97" w:rsidRDefault="00321258">
      <w:pPr>
        <w:rPr>
          <w:ins w:id="3432" w:author="Michael K." w:date="2015-07-01T14:39:00Z"/>
          <w:del w:id="3433" w:author="Maximilian Schmitz" w:date="2015-07-08T15:27:00Z"/>
        </w:rPr>
      </w:pPr>
      <w:ins w:id="3434" w:author="Michael K." w:date="2015-07-01T14:39:00Z">
        <w:del w:id="3435" w:author="Maximilian Schmitz" w:date="2015-07-08T15:27:00Z">
          <w:r w:rsidDel="00AF2C97">
            <w:delText>Grafik:</w:delText>
          </w:r>
        </w:del>
      </w:ins>
    </w:p>
    <w:p w14:paraId="022D700C" w14:textId="331A9B0A" w:rsidR="00321258" w:rsidRDefault="00321258">
      <w:pPr>
        <w:rPr>
          <w:ins w:id="3436" w:author="Michael K." w:date="2015-07-01T14:54:00Z"/>
        </w:rPr>
      </w:pPr>
      <w:ins w:id="3437" w:author="Michael K." w:date="2015-07-01T14:39:00Z">
        <w:r>
          <w:t xml:space="preserve">Da bei der Entwicklung des UnrealCups die Funktionalität der Anwendung im Vordergrund stand ist die Optik noch eher zweckgemäß. </w:t>
        </w:r>
      </w:ins>
      <w:ins w:id="3438" w:author="Michael K." w:date="2015-07-01T14:41:00Z">
        <w:r>
          <w:t xml:space="preserve">Die verwendete Unreal Engine 4 </w:t>
        </w:r>
      </w:ins>
      <w:ins w:id="3439" w:author="Michael K." w:date="2015-07-01T14:44:00Z">
        <w:r>
          <w:t>ist eines der neusten und fortschrittlichsten Produkte im Bereich der Spiele</w:t>
        </w:r>
      </w:ins>
      <w:ins w:id="3440" w:author="Maximilian Schmitz" w:date="2015-07-08T16:33:00Z">
        <w:r w:rsidR="007E5D8C">
          <w:t xml:space="preserve"> </w:t>
        </w:r>
      </w:ins>
      <w:ins w:id="3441" w:author="Michael K." w:date="2015-07-01T14:45:00Z">
        <w:del w:id="3442" w:author="Maximilian Schmitz" w:date="2015-07-08T16:33:00Z">
          <w:r w:rsidDel="007E5D8C">
            <w:delText>-</w:delText>
          </w:r>
        </w:del>
        <w:r>
          <w:t xml:space="preserve">Engines und bietet daher die Möglichkeit aufwendige Effekte, Animationen und </w:t>
        </w:r>
      </w:ins>
      <w:ins w:id="3443" w:author="Michael K." w:date="2015-07-01T14:46:00Z">
        <w:r>
          <w:t>detaillierte</w:t>
        </w:r>
      </w:ins>
      <w:ins w:id="3444" w:author="Michael K." w:date="2015-07-01T14:45:00Z">
        <w:r>
          <w:t xml:space="preserve"> Umgebungen </w:t>
        </w:r>
      </w:ins>
      <w:ins w:id="3445" w:author="Michael K." w:date="2015-07-01T14:44:00Z">
        <w:r>
          <w:t xml:space="preserve"> </w:t>
        </w:r>
      </w:ins>
      <w:ins w:id="3446" w:author="Michael K." w:date="2015-07-01T14:46:00Z">
        <w:r>
          <w:t>darzustellen. So könnte das Aussehen der Spieler individuell gestaltet werden, jeweils mit aufwendiger Simulation der Haare oder realistische Bewegungen seines Triko</w:t>
        </w:r>
      </w:ins>
      <w:ins w:id="3447" w:author="Michael K." w:date="2015-07-01T14:47:00Z">
        <w:r>
          <w:t>t</w:t>
        </w:r>
      </w:ins>
      <w:ins w:id="3448" w:author="Michael K." w:date="2015-07-01T14:46:00Z">
        <w:r>
          <w:t xml:space="preserve">s. </w:t>
        </w:r>
      </w:ins>
      <w:ins w:id="3449" w:author="Michael K." w:date="2015-07-01T14:47:00Z">
        <w:r>
          <w:t xml:space="preserve">Sogenannte Shadereffekte können die Beleuchtung und die allgemeine Lichtstimmung drastisch beeinflussen </w:t>
        </w:r>
      </w:ins>
      <w:ins w:id="3450" w:author="Michael K." w:date="2015-07-01T14:48:00Z">
        <w:r>
          <w:t>und</w:t>
        </w:r>
      </w:ins>
      <w:ins w:id="3451" w:author="Michael K." w:date="2015-07-01T14:47:00Z">
        <w:r>
          <w:t xml:space="preserve"> </w:t>
        </w:r>
      </w:ins>
      <w:ins w:id="3452" w:author="Michael K." w:date="2015-07-01T14:48:00Z">
        <w:r>
          <w:t xml:space="preserve">so ein realistischeres Spielgefühl vermitteln. Mit dem Ausbau der Umgebung auf ein vollwertiges Fußballstadium </w:t>
        </w:r>
      </w:ins>
      <w:ins w:id="3453" w:author="Michael K." w:date="2015-07-01T14:49:00Z">
        <w:r w:rsidR="00230FED">
          <w:t xml:space="preserve">können in diesem Zuge die statische Lichtquelle durch dynamische, wie z.B. die </w:t>
        </w:r>
      </w:ins>
      <w:ins w:id="3454" w:author="Michael K." w:date="2015-07-01T14:50:00Z">
        <w:r w:rsidR="00230FED">
          <w:t xml:space="preserve">Beleuchtung des Stadiums, ersetzt werden. Dies sorgt dafür, dass die Lichtverhältnisse realistisch nach dem tatsächlichen Streuradius der </w:t>
        </w:r>
        <w:r w:rsidR="00230FED">
          <w:lastRenderedPageBreak/>
          <w:t xml:space="preserve">einzelnen Lichtquellen berechnet werden und somit z.B. auch </w:t>
        </w:r>
      </w:ins>
      <w:ins w:id="3455" w:author="Michael K." w:date="2015-07-01T14:51:00Z">
        <w:r w:rsidR="00230FED">
          <w:t>mehrerer</w:t>
        </w:r>
      </w:ins>
      <w:ins w:id="3456" w:author="Michael K." w:date="2015-07-01T14:50:00Z">
        <w:r w:rsidR="00230FED">
          <w:t xml:space="preserve"> </w:t>
        </w:r>
      </w:ins>
      <w:ins w:id="3457" w:author="Michael K." w:date="2015-07-01T14:51:00Z">
        <w:r w:rsidR="00230FED">
          <w:t>Schatten geworfen werden.</w:t>
        </w:r>
      </w:ins>
    </w:p>
    <w:p w14:paraId="24303322" w14:textId="77777777" w:rsidR="00230FED" w:rsidRDefault="00230FED">
      <w:pPr>
        <w:rPr>
          <w:ins w:id="3458" w:author="Michael K." w:date="2015-07-01T14:51:00Z"/>
        </w:rPr>
      </w:pPr>
      <w:ins w:id="3459" w:author="Michael K." w:date="2015-07-01T14:54:00Z">
        <w:r>
          <w:t xml:space="preserve">Ein weiterer wichtiger Punkt bei einer möglichst glaubhaften Simulation sind die Bewegungen der einzelnen </w:t>
        </w:r>
      </w:ins>
      <w:ins w:id="3460" w:author="Michael K." w:date="2015-07-01T14:55:00Z">
        <w:r>
          <w:t>A</w:t>
        </w:r>
        <w:r w:rsidRPr="00230FED">
          <w:t>kteure</w:t>
        </w:r>
      </w:ins>
      <w:ins w:id="3461" w:author="Michael K." w:date="2015-07-01T14:54:00Z">
        <w:r>
          <w:t xml:space="preserve">, </w:t>
        </w:r>
      </w:ins>
      <w:ins w:id="3462" w:author="Michael K." w:date="2015-07-01T14:55:00Z">
        <w:r w:rsidR="003B6537">
          <w:t xml:space="preserve">in unserem Fall die Spieler. </w:t>
        </w:r>
      </w:ins>
      <w:ins w:id="3463" w:author="Michael K." w:date="2015-07-01T19:37:00Z">
        <w:r w:rsidR="003B6537">
          <w:t>Diese besitzen aktuell hauptsächlich Laufanimationen</w:t>
        </w:r>
      </w:ins>
      <w:ins w:id="3464" w:author="Michael K." w:date="2015-07-01T19:38:00Z">
        <w:r w:rsidR="00980EC9">
          <w:t xml:space="preserve">. </w:t>
        </w:r>
      </w:ins>
      <w:ins w:id="3465" w:author="Michael K." w:date="2015-07-02T12:33:00Z">
        <w:r w:rsidR="006440B1">
          <w:t>Weitere Animationen für die einzelnen Aktionen der Spieler sind möglich und würden z.B. die Effizient</w:t>
        </w:r>
        <w:r w:rsidR="00F40141">
          <w:t xml:space="preserve"> des Torwarts </w:t>
        </w:r>
      </w:ins>
      <w:ins w:id="3466" w:author="Michael K." w:date="2015-07-02T12:36:00Z">
        <w:r w:rsidR="00F40141">
          <w:t xml:space="preserve">durch die Möglichkeit von komplexen Sprungaktionen </w:t>
        </w:r>
      </w:ins>
      <w:ins w:id="3467" w:author="Michael K." w:date="2015-07-02T12:33:00Z">
        <w:r w:rsidR="00F40141">
          <w:t>deutlich erhöhen</w:t>
        </w:r>
      </w:ins>
      <w:ins w:id="3468" w:author="Michael K." w:date="2015-07-02T12:36:00Z">
        <w:r w:rsidR="00F40141">
          <w:t>.</w:t>
        </w:r>
      </w:ins>
    </w:p>
    <w:p w14:paraId="682670B9" w14:textId="77777777" w:rsidR="00321258" w:rsidRDefault="00321258">
      <w:pPr>
        <w:rPr>
          <w:ins w:id="3469" w:author="Michael K." w:date="2015-07-02T13:55:00Z"/>
        </w:rPr>
      </w:pPr>
    </w:p>
    <w:p w14:paraId="25BF6417" w14:textId="3F02B5CC" w:rsidR="003971A1" w:rsidDel="00AF2C97" w:rsidRDefault="003971A1">
      <w:pPr>
        <w:rPr>
          <w:ins w:id="3470" w:author="Michael K." w:date="2015-07-01T14:44:00Z"/>
          <w:del w:id="3471" w:author="Maximilian Schmitz" w:date="2015-07-08T15:27:00Z"/>
        </w:rPr>
      </w:pPr>
      <w:ins w:id="3472" w:author="Michael K." w:date="2015-07-02T13:55:00Z">
        <w:del w:id="3473" w:author="Maximilian Schmitz" w:date="2015-07-08T15:27:00Z">
          <w:r w:rsidDel="00AF2C97">
            <w:delText>Bedienung:</w:delText>
          </w:r>
        </w:del>
      </w:ins>
    </w:p>
    <w:p w14:paraId="3A6F9C00" w14:textId="0AFD9E71" w:rsidR="00D0056B" w:rsidRDefault="00D0056B">
      <w:pPr>
        <w:rPr>
          <w:ins w:id="3474" w:author="Michael K." w:date="2015-07-02T13:59:00Z"/>
        </w:rPr>
      </w:pPr>
      <w:ins w:id="3475" w:author="Michael K." w:date="2015-07-02T12:37:00Z">
        <w:r>
          <w:t>Ein Punkt, in dem der Unreal</w:t>
        </w:r>
      </w:ins>
      <w:ins w:id="3476" w:author="Admin" w:date="2015-07-06T14:58:00Z">
        <w:r w:rsidR="00D47FB4">
          <w:t>C</w:t>
        </w:r>
      </w:ins>
      <w:ins w:id="3477" w:author="Michael K." w:date="2015-07-02T12:37:00Z">
        <w:del w:id="3478" w:author="Admin" w:date="2015-07-06T14:57:00Z">
          <w:r w:rsidDel="00D47FB4">
            <w:delText>c</w:delText>
          </w:r>
        </w:del>
        <w:r>
          <w:t xml:space="preserve">up erweitert werden könnte ist die sogenannte Usability. </w:t>
        </w:r>
      </w:ins>
      <w:ins w:id="3479"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3480" w:author="Michael K." w:date="2015-07-02T13:59:00Z">
        <w:r w:rsidR="00962E1A">
          <w:t>zu kontrollieren.</w:t>
        </w:r>
      </w:ins>
    </w:p>
    <w:p w14:paraId="66C07713" w14:textId="77777777" w:rsidR="00962E1A" w:rsidRDefault="00962E1A">
      <w:pPr>
        <w:rPr>
          <w:ins w:id="3481" w:author="Michael K." w:date="2015-07-02T14:00:00Z"/>
        </w:rPr>
      </w:pPr>
    </w:p>
    <w:p w14:paraId="00A51442" w14:textId="75A39E1B" w:rsidR="00962E1A" w:rsidDel="00AF2C97" w:rsidRDefault="00962E1A">
      <w:pPr>
        <w:rPr>
          <w:ins w:id="3482" w:author="Michael K." w:date="2015-07-02T14:00:00Z"/>
          <w:del w:id="3483" w:author="Maximilian Schmitz" w:date="2015-07-08T15:27:00Z"/>
        </w:rPr>
      </w:pPr>
      <w:ins w:id="3484" w:author="Michael K." w:date="2015-07-02T14:00:00Z">
        <w:del w:id="3485" w:author="Maximilian Schmitz" w:date="2015-07-08T15:27:00Z">
          <w:r w:rsidDel="00AF2C97">
            <w:delText>Alternative Skriptsprachen:</w:delText>
          </w:r>
        </w:del>
      </w:ins>
    </w:p>
    <w:p w14:paraId="5806E138" w14:textId="6E3B37DB" w:rsidR="00962E1A" w:rsidRDefault="00962E1A">
      <w:pPr>
        <w:rPr>
          <w:ins w:id="3486" w:author="Michael K." w:date="2015-07-02T14:06:00Z"/>
        </w:rPr>
      </w:pPr>
      <w:ins w:id="3487" w:author="Michael K." w:date="2015-07-02T14:00:00Z">
        <w:r>
          <w:t>Durch die Verwendete Architektur ist es möglich, neue Schnittstellen zu anderen Skriptsprachen zu implementieren.</w:t>
        </w:r>
      </w:ins>
      <w:ins w:id="3488" w:author="Michael K." w:date="2015-07-02T14:04:00Z">
        <w:r>
          <w:t xml:space="preserve"> </w:t>
        </w:r>
      </w:ins>
      <w:ins w:id="3489" w:author="Michael K." w:date="2015-07-02T14:05:00Z">
        <w:r>
          <w:t xml:space="preserve">Beispiele wären hier </w:t>
        </w:r>
      </w:ins>
      <w:ins w:id="3490" w:author="Admin" w:date="2015-07-07T13:44:00Z">
        <w:r w:rsidR="004535F5" w:rsidRPr="004535F5">
          <w:t xml:space="preserve">Python </w:t>
        </w:r>
      </w:ins>
      <w:ins w:id="3491" w:author="Michael K." w:date="2015-07-02T14:05:00Z">
        <w:del w:id="3492" w:author="Admin" w:date="2015-07-07T13:44:00Z">
          <w:r w:rsidDel="004535F5">
            <w:delText xml:space="preserve">Phyton </w:delText>
          </w:r>
        </w:del>
        <w:r>
          <w:t>oder sogar Java</w:t>
        </w:r>
      </w:ins>
      <w:ins w:id="3493" w:author="Maximilian Schmitz" w:date="2015-07-06T17:42:00Z">
        <w:r w:rsidR="009038E4">
          <w:t>S</w:t>
        </w:r>
      </w:ins>
      <w:ins w:id="3494" w:author="Michael K." w:date="2015-07-02T14:05:00Z">
        <w:del w:id="3495" w:author="Maximilian Schmitz" w:date="2015-07-06T17:42:00Z">
          <w:r w:rsidDel="009038E4">
            <w:delText>s</w:delText>
          </w:r>
        </w:del>
        <w:r>
          <w:t xml:space="preserve">cript.  Dadurch kann eine größere Zielgruppe erreicht werden, da die Hürde des </w:t>
        </w:r>
      </w:ins>
      <w:ins w:id="3496" w:author="Michael K." w:date="2015-07-02T14:06:00Z">
        <w:r>
          <w:t>Lernens</w:t>
        </w:r>
      </w:ins>
      <w:ins w:id="3497" w:author="Michael K." w:date="2015-07-02T14:05:00Z">
        <w:r>
          <w:t xml:space="preserve"> einer neuen Skriptsprache entfällt.</w:t>
        </w:r>
      </w:ins>
      <w:ins w:id="3498" w:author="Michael K." w:date="2015-07-02T14:04:00Z">
        <w:r>
          <w:t xml:space="preserve"> </w:t>
        </w:r>
      </w:ins>
    </w:p>
    <w:p w14:paraId="1AFB18DC" w14:textId="77777777" w:rsidR="00C73DE4" w:rsidRDefault="00C73DE4">
      <w:pPr>
        <w:rPr>
          <w:ins w:id="3499" w:author="Michael K." w:date="2015-07-02T14:06:00Z"/>
        </w:rPr>
      </w:pPr>
    </w:p>
    <w:p w14:paraId="2DF56400" w14:textId="027456CE" w:rsidR="00C73DE4" w:rsidDel="00AF2C97" w:rsidRDefault="00C73DE4">
      <w:pPr>
        <w:rPr>
          <w:ins w:id="3500" w:author="Michael K." w:date="2015-07-02T14:06:00Z"/>
          <w:del w:id="3501" w:author="Maximilian Schmitz" w:date="2015-07-08T15:27:00Z"/>
        </w:rPr>
      </w:pPr>
      <w:ins w:id="3502" w:author="Michael K." w:date="2015-07-02T14:06:00Z">
        <w:del w:id="3503" w:author="Maximilian Schmitz" w:date="2015-07-08T15:27:00Z">
          <w:r w:rsidDel="00AF2C97">
            <w:delText>Komplexere KIs:</w:delText>
          </w:r>
        </w:del>
      </w:ins>
    </w:p>
    <w:p w14:paraId="3A0A10B1" w14:textId="77777777" w:rsidR="00BB6D24" w:rsidRPr="00BB6D24" w:rsidRDefault="0007038A">
      <w:ins w:id="3504" w:author="Michael K." w:date="2015-07-02T14:18:00Z">
        <w:r>
          <w:t xml:space="preserve">Die mit dem Spiel eingereichten KIs haben einen nur sehr eingeschränkten Umfang. So spielen z.B. alle Spieler einer Mannschaft mit der gleichen Logik. </w:t>
        </w:r>
      </w:ins>
      <w:ins w:id="3505" w:author="Michael K." w:date="2015-07-02T14:21:00Z">
        <w:r>
          <w:t xml:space="preserve">Es wäre möglich die einzelnen Spieler mit unterschiedlichen KIs </w:t>
        </w:r>
      </w:ins>
      <w:ins w:id="3506" w:author="Michael K." w:date="2015-07-02T14:22:00Z">
        <w:r>
          <w:t xml:space="preserve">für die jeweiligen Positionen auszustatten. </w:t>
        </w:r>
      </w:ins>
      <w:ins w:id="3507" w:author="Michael K." w:date="2015-07-02T15:08:00Z">
        <w:r w:rsidR="00AC4DD5">
          <w:t>Dadurch können Rollen wie Torwart, Mittelfeldspieler oder Stürmer ermöglicht werden</w:t>
        </w:r>
      </w:ins>
    </w:p>
    <w:p w14:paraId="2F2F3516" w14:textId="77777777" w:rsidR="002D643B" w:rsidRDefault="00B317AE">
      <w:pPr>
        <w:pStyle w:val="berschrift1"/>
        <w:rPr>
          <w:ins w:id="3508" w:author="Maximilian Schmitz" w:date="2015-07-08T15:29:00Z"/>
        </w:rPr>
      </w:pPr>
      <w:r>
        <w:br w:type="page"/>
      </w:r>
      <w:bookmarkStart w:id="3509" w:name="_Toc424149340"/>
      <w:r w:rsidR="002D643B">
        <w:lastRenderedPageBreak/>
        <w:t>Fazit</w:t>
      </w:r>
      <w:bookmarkEnd w:id="3509"/>
    </w:p>
    <w:p w14:paraId="4CD4B8D7" w14:textId="311779B4" w:rsidR="006B43F2" w:rsidRDefault="006B43F2">
      <w:pPr>
        <w:pStyle w:val="berschrift2"/>
        <w:rPr>
          <w:ins w:id="3510" w:author="Maximilian Schmitz" w:date="2015-07-08T15:30:00Z"/>
        </w:rPr>
        <w:pPrChange w:id="3511" w:author="Maximilian Schmitz" w:date="2015-07-08T15:29:00Z">
          <w:pPr>
            <w:pStyle w:val="berschrift1"/>
          </w:pPr>
        </w:pPrChange>
      </w:pPr>
      <w:bookmarkStart w:id="3512" w:name="_Toc424149341"/>
      <w:ins w:id="3513" w:author="Maximilian Schmitz" w:date="2015-07-08T15:29:00Z">
        <w:r>
          <w:t>Bewertung der Ergebnisse</w:t>
        </w:r>
      </w:ins>
      <w:bookmarkEnd w:id="3512"/>
    </w:p>
    <w:p w14:paraId="07F19240" w14:textId="77777777" w:rsidR="009336C8" w:rsidRDefault="009336C8" w:rsidP="009336C8">
      <w:pPr>
        <w:rPr>
          <w:ins w:id="3514" w:author="Maximilian Schmitz" w:date="2015-07-08T21:46:00Z"/>
        </w:rPr>
      </w:pPr>
      <w:ins w:id="3515" w:author="Maximilian Schmitz" w:date="2015-07-08T21:46:00Z">
        <w:r>
          <w:t>Nachfolgend wird betrachtet, inwieweit diese Studienarbeit ihre Ziele erfüllt. Es soll bewertet werden, ob die Arbeit als Erfolg gesehen werden kann oder ob noch zu viele Punkte der Aufgabenstellung nicht bearbeitet sind.</w:t>
        </w:r>
      </w:ins>
    </w:p>
    <w:p w14:paraId="5984449D" w14:textId="77777777" w:rsidR="009336C8" w:rsidRDefault="009336C8" w:rsidP="009336C8">
      <w:pPr>
        <w:rPr>
          <w:ins w:id="3516" w:author="Maximilian Schmitz" w:date="2015-07-08T21:46:00Z"/>
        </w:rPr>
      </w:pPr>
    </w:p>
    <w:p w14:paraId="4249310C" w14:textId="054429C9" w:rsidR="009336C8" w:rsidRDefault="009336C8" w:rsidP="009336C8">
      <w:pPr>
        <w:rPr>
          <w:ins w:id="3517" w:author="Maximilian Schmitz" w:date="2015-07-08T21:46:00Z"/>
        </w:rPr>
      </w:pPr>
      <w:ins w:id="3518" w:author="Maximilian Schmitz" w:date="2015-07-08T21:46:00Z">
        <w:r>
          <w:t xml:space="preserve">Alle in Kapitel </w:t>
        </w:r>
      </w:ins>
      <w:ins w:id="3519" w:author="Maximilian Schmitz" w:date="2015-07-08T21:47:00Z">
        <w:r>
          <w:fldChar w:fldCharType="begin"/>
        </w:r>
        <w:r>
          <w:instrText xml:space="preserve"> REF _Ref424155363 \r \h </w:instrText>
        </w:r>
      </w:ins>
      <w:r>
        <w:fldChar w:fldCharType="separate"/>
      </w:r>
      <w:ins w:id="3520" w:author="Maximilian Schmitz" w:date="2015-07-08T21:47:00Z">
        <w:r>
          <w:t>4.2.1</w:t>
        </w:r>
        <w:r>
          <w:fldChar w:fldCharType="end"/>
        </w:r>
      </w:ins>
      <w:ins w:id="3521" w:author="Maximilian Schmitz" w:date="2015-07-08T21:46:00Z">
        <w:r>
          <w:t xml:space="preserve"> </w:t>
        </w:r>
        <w:r>
          <w:t>gegebenen Muss-Kriterien sind erfüllt:</w:t>
        </w:r>
      </w:ins>
    </w:p>
    <w:p w14:paraId="0CEB766C" w14:textId="77777777" w:rsidR="009336C8" w:rsidRDefault="009336C8" w:rsidP="009336C8">
      <w:pPr>
        <w:rPr>
          <w:ins w:id="3522" w:author="Maximilian Schmitz" w:date="2015-07-08T21:46:00Z"/>
        </w:rPr>
      </w:pPr>
      <w:ins w:id="3523" w:author="Maximilian Schmitz" w:date="2015-07-08T21:46:00Z">
        <w:r>
          <w:t>Die Simulation des Fußballspiels umfasst alle gegeben Anforderungen. Die physikalische Korrektheit wird über die Verwendung der „Unreal Engine 4“ sichergestellt. Diese beinhaltet eine Physik Engine, die die Simulation von z.B. Kräften und Bewegungen übernimmt.</w:t>
        </w:r>
      </w:ins>
    </w:p>
    <w:p w14:paraId="402AD7A3" w14:textId="77777777" w:rsidR="009336C8" w:rsidRDefault="009336C8" w:rsidP="009336C8">
      <w:pPr>
        <w:rPr>
          <w:ins w:id="3524" w:author="Maximilian Schmitz" w:date="2015-07-08T21:46:00Z"/>
        </w:rPr>
      </w:pPr>
      <w:ins w:id="3525" w:author="Maximilian Schmitz" w:date="2015-07-08T21:46:00Z">
        <w:r>
          <w:t>Auch die Fußballregeln werden innerhalb der Simulation eingehalten. An dieser Stelle muss allerdings angemerkt werden, dass der Regelumfang nicht dem der offiziellen FIFA Regeln entspricht. Die implementierten Regeln beschränken sich auf ein kleines Set. Hierzu gehören Torerkennung und anschließender Anstoß. Regeln wie Eckball oder Einwurf sind durch Abprallen des Balls an Banden umgangen. Dies entspricht den Regeln des Hallenfußballs.</w:t>
        </w:r>
      </w:ins>
    </w:p>
    <w:p w14:paraId="469F7037" w14:textId="77777777" w:rsidR="009336C8" w:rsidRDefault="009336C8" w:rsidP="009336C8">
      <w:pPr>
        <w:rPr>
          <w:ins w:id="3526" w:author="Maximilian Schmitz" w:date="2015-07-08T21:46:00Z"/>
        </w:rPr>
      </w:pPr>
      <w:ins w:id="3527" w:author="Maximilian Schmitz" w:date="2015-07-08T21:46:00Z">
        <w:r>
          <w:t>Ein Ausdauersystem, dass die Leistungsfähigkeit der Spieler limitiert ist in der Simulationsumgebung integriert. Ebenfalls wird verhindert, dass einzelne KI Skripte die gesamte Rechenzeit für sich beanspruchen können.</w:t>
        </w:r>
      </w:ins>
    </w:p>
    <w:p w14:paraId="6DA0CC50" w14:textId="77777777" w:rsidR="009336C8" w:rsidRDefault="009336C8" w:rsidP="009336C8">
      <w:pPr>
        <w:rPr>
          <w:ins w:id="3528" w:author="Maximilian Schmitz" w:date="2015-07-08T21:46:00Z"/>
        </w:rPr>
      </w:pPr>
      <w:ins w:id="3529" w:author="Maximilian Schmitz" w:date="2015-07-08T21:46:00Z">
        <w:r>
          <w:t>Über die Verwendung der „Unreal Engine 4“ wird die Kompatibilität mit sowohl Windows als auch Linux realisiert. Zusätzlich wurde bei der Programmierung darauf geachtet, dass keine plattformspezifischen Besonderheiten genutzt werden. Die Lauffähigkeit der Simulationsumgebung wurde auf beiden Plattformen getestet um diese sicherzustellen. Diese Tests wurden unter Windows und Linux bestanden.</w:t>
        </w:r>
      </w:ins>
    </w:p>
    <w:p w14:paraId="4CCB0D33" w14:textId="77777777" w:rsidR="009336C8" w:rsidRDefault="009336C8" w:rsidP="009336C8">
      <w:pPr>
        <w:rPr>
          <w:ins w:id="3530" w:author="Maximilian Schmitz" w:date="2015-07-08T21:46:00Z"/>
        </w:rPr>
      </w:pPr>
      <w:ins w:id="3531" w:author="Maximilian Schmitz" w:date="2015-07-08T21:46:00Z">
        <w:r>
          <w:t>Durch die integrierte Skriptschnittstelle können auch nachträglich KIs erstellt werden. Die KI Skripte werden momentan in der Skriptsprache LUA geschrieben und zur Laufzeit interpretiert. Ebenso kann die Team Konfiguration nachträglich über XML Dateien konfiguriert werden.</w:t>
        </w:r>
      </w:ins>
    </w:p>
    <w:p w14:paraId="24C64C59" w14:textId="77777777" w:rsidR="009336C8" w:rsidRDefault="009336C8" w:rsidP="009336C8">
      <w:pPr>
        <w:rPr>
          <w:ins w:id="3532" w:author="Maximilian Schmitz" w:date="2015-07-08T21:46:00Z"/>
        </w:rPr>
      </w:pPr>
      <w:ins w:id="3533" w:author="Maximilian Schmitz" w:date="2015-07-08T21:46:00Z">
        <w:r>
          <w:lastRenderedPageBreak/>
          <w:t>Im Rahmen der Arbeit ist eine kleinere künstliche Intelligenz für die Spieler entstanden. Diese ist in der Lage auf niedrigerem Niveau Fußball zu spielen. Die KI führt keinerlei komplexere Spielzüge aus und nutz keine Kommunikation zwischen den Spielern. Sie dient hauptsächlich zu Testzwecken und beweist, dass das Konzept funktioniert.</w:t>
        </w:r>
      </w:ins>
    </w:p>
    <w:p w14:paraId="666BBE9B" w14:textId="77777777" w:rsidR="009336C8" w:rsidRDefault="009336C8" w:rsidP="009336C8">
      <w:pPr>
        <w:rPr>
          <w:ins w:id="3534" w:author="Maximilian Schmitz" w:date="2015-07-08T21:46:00Z"/>
        </w:rPr>
      </w:pPr>
      <w:ins w:id="3535" w:author="Maximilian Schmitz" w:date="2015-07-08T21:46:00Z">
        <w:r>
          <w:t>Alles n Allem wurden die Muss-Kriterien erreicht. Einige Ziele können weiter ausgebaut werden. Für den Rahmen dieser Studienarbeit ist der Entwicklungsstand allerdings durchaus ausreichend.</w:t>
        </w:r>
      </w:ins>
    </w:p>
    <w:p w14:paraId="4E7C3D10" w14:textId="77777777" w:rsidR="009336C8" w:rsidRDefault="009336C8" w:rsidP="009336C8">
      <w:pPr>
        <w:rPr>
          <w:ins w:id="3536" w:author="Maximilian Schmitz" w:date="2015-07-08T21:46:00Z"/>
        </w:rPr>
      </w:pPr>
    </w:p>
    <w:p w14:paraId="0F3F7937" w14:textId="7DD4253A" w:rsidR="009336C8" w:rsidRDefault="009336C8" w:rsidP="009336C8">
      <w:pPr>
        <w:rPr>
          <w:ins w:id="3537" w:author="Maximilian Schmitz" w:date="2015-07-08T21:46:00Z"/>
        </w:rPr>
      </w:pPr>
      <w:ins w:id="3538" w:author="Maximilian Schmitz" w:date="2015-07-08T21:46:00Z">
        <w:r>
          <w:t xml:space="preserve">Die im Kapitel </w:t>
        </w:r>
      </w:ins>
      <w:ins w:id="3539" w:author="Maximilian Schmitz" w:date="2015-07-08T21:47:00Z">
        <w:r>
          <w:rPr>
            <w:highlight w:val="yellow"/>
          </w:rPr>
          <w:fldChar w:fldCharType="begin"/>
        </w:r>
        <w:r>
          <w:instrText xml:space="preserve"> REF _Ref424155377 \r \h </w:instrText>
        </w:r>
        <w:r>
          <w:rPr>
            <w:highlight w:val="yellow"/>
          </w:rPr>
        </w:r>
      </w:ins>
      <w:r>
        <w:rPr>
          <w:highlight w:val="yellow"/>
        </w:rPr>
        <w:fldChar w:fldCharType="separate"/>
      </w:r>
      <w:ins w:id="3540" w:author="Maximilian Schmitz" w:date="2015-07-08T21:47:00Z">
        <w:r>
          <w:t>4.2.2</w:t>
        </w:r>
        <w:r>
          <w:rPr>
            <w:highlight w:val="yellow"/>
          </w:rPr>
          <w:fldChar w:fldCharType="end"/>
        </w:r>
        <w:r>
          <w:t xml:space="preserve"> </w:t>
        </w:r>
      </w:ins>
      <w:ins w:id="3541" w:author="Maximilian Schmitz" w:date="2015-07-08T21:46:00Z">
        <w:r>
          <w:t>aufgeführten Soll-Kriterien wurden zum Teil erfüllt:</w:t>
        </w:r>
      </w:ins>
    </w:p>
    <w:p w14:paraId="1119E3C3" w14:textId="77777777" w:rsidR="009336C8" w:rsidRDefault="009336C8" w:rsidP="009336C8">
      <w:pPr>
        <w:rPr>
          <w:ins w:id="3542" w:author="Maximilian Schmitz" w:date="2015-07-08T21:46:00Z"/>
        </w:rPr>
      </w:pPr>
      <w:ins w:id="3543" w:author="Maximilian Schmitz" w:date="2015-07-08T21:46:00Z">
        <w:r>
          <w:t>Die 3D-Darstellung ist durch den Einsatz der „Unreal Engine 4“ realisiert. Zusätzlich ist das Spielfeld dreidimensional modelliert. Ebenso die Spieler und die Tore. Die „Unreal Engine 4“ lässt durch ihre Physiksimulation dreidimensionale Bewegungen zu, ohne die eine 3D-Darstellung wenig sinnvoll wäre.</w:t>
        </w:r>
      </w:ins>
    </w:p>
    <w:p w14:paraId="29436CD5" w14:textId="77777777" w:rsidR="009336C8" w:rsidRDefault="009336C8" w:rsidP="009336C8">
      <w:pPr>
        <w:rPr>
          <w:ins w:id="3544" w:author="Maximilian Schmitz" w:date="2015-07-08T21:46:00Z"/>
        </w:rPr>
      </w:pPr>
      <w:ins w:id="3545" w:author="Maximilian Schmitz" w:date="2015-07-08T21:46:00Z">
        <w:r>
          <w:t>Die Bestrafung der Spieler bei Nichteinhalten der Regeln ist in der Arbeit nicht umgesetzt. Hier wurden lediglich Ansätze geschaffen, die noch erweitert werden können. Bisher könnte eine Bestrafung sowieso nur nach Nichteinhaltung des Anstoßes folgen. Die Möglichkeit zu foulen ist im Spiel nicht implementiert.</w:t>
        </w:r>
      </w:ins>
    </w:p>
    <w:p w14:paraId="1AB2FBAD" w14:textId="77777777" w:rsidR="009336C8" w:rsidRDefault="009336C8" w:rsidP="009336C8">
      <w:pPr>
        <w:rPr>
          <w:ins w:id="3546" w:author="Maximilian Schmitz" w:date="2015-07-08T21:46:00Z"/>
        </w:rPr>
      </w:pPr>
      <w:ins w:id="3547" w:author="Maximilian Schmitz" w:date="2015-07-08T21:46:00Z">
        <w:r>
          <w:t>Das Nichterreichen dieses Punktes ist für die Studienarbeit nicht dramatisch, da dieser Punkt nur eine mittlere Priorität in der Planung erhalten hat. Damit ist er nice-to-have, nicht aber essentiell.</w:t>
        </w:r>
      </w:ins>
    </w:p>
    <w:p w14:paraId="5F6DDC96" w14:textId="77777777" w:rsidR="009336C8" w:rsidRDefault="009336C8" w:rsidP="009336C8">
      <w:pPr>
        <w:rPr>
          <w:ins w:id="3548" w:author="Maximilian Schmitz" w:date="2015-07-08T21:46:00Z"/>
        </w:rPr>
      </w:pPr>
    </w:p>
    <w:p w14:paraId="14B43DF0" w14:textId="30CB039C" w:rsidR="009336C8" w:rsidRDefault="009336C8" w:rsidP="009336C8">
      <w:pPr>
        <w:rPr>
          <w:ins w:id="3549" w:author="Maximilian Schmitz" w:date="2015-07-08T21:46:00Z"/>
        </w:rPr>
      </w:pPr>
      <w:ins w:id="3550" w:author="Maximilian Schmitz" w:date="2015-07-08T21:46:00Z">
        <w:r>
          <w:t xml:space="preserve">Das im Kapitel </w:t>
        </w:r>
      </w:ins>
      <w:ins w:id="3551" w:author="Maximilian Schmitz" w:date="2015-07-08T21:47:00Z">
        <w:r>
          <w:fldChar w:fldCharType="begin"/>
        </w:r>
        <w:r>
          <w:instrText xml:space="preserve"> REF _Ref424155389 \r \h </w:instrText>
        </w:r>
      </w:ins>
      <w:r>
        <w:fldChar w:fldCharType="separate"/>
      </w:r>
      <w:ins w:id="3552" w:author="Maximilian Schmitz" w:date="2015-07-08T21:47:00Z">
        <w:r>
          <w:t>4.2.3</w:t>
        </w:r>
        <w:r>
          <w:fldChar w:fldCharType="end"/>
        </w:r>
        <w:r>
          <w:t xml:space="preserve"> </w:t>
        </w:r>
      </w:ins>
      <w:ins w:id="3553" w:author="Maximilian Schmitz" w:date="2015-07-08T21:46:00Z">
        <w:r>
          <w:t xml:space="preserve">angegebene Kann-Kriterium eines grafischen Editors zur Erstellung von KI Skripten ist, wie im Kapitel </w:t>
        </w:r>
      </w:ins>
      <w:ins w:id="3554" w:author="Maximilian Schmitz" w:date="2015-07-08T21:47:00Z">
        <w:r>
          <w:fldChar w:fldCharType="begin"/>
        </w:r>
        <w:r>
          <w:instrText xml:space="preserve"> REF _Ref424155401 \r \h </w:instrText>
        </w:r>
      </w:ins>
      <w:r>
        <w:fldChar w:fldCharType="separate"/>
      </w:r>
      <w:ins w:id="3555" w:author="Maximilian Schmitz" w:date="2015-07-08T21:47:00Z">
        <w:r>
          <w:t>5.3</w:t>
        </w:r>
        <w:r>
          <w:fldChar w:fldCharType="end"/>
        </w:r>
        <w:r>
          <w:t xml:space="preserve"> </w:t>
        </w:r>
      </w:ins>
      <w:bookmarkStart w:id="3556" w:name="_GoBack"/>
      <w:bookmarkEnd w:id="3556"/>
      <w:ins w:id="3557" w:author="Maximilian Schmitz" w:date="2015-07-08T21:46:00Z">
        <w:r>
          <w:t>beschrieben, angeschnitten worden. Der entstandene Prototyp des Editors beweist die allgemeine Machbarkeit des Vorhabens. Durch die niedrige Priorisierung des Editors wurde er während der Studienarbeit nur beiläufig untersucht.</w:t>
        </w:r>
      </w:ins>
    </w:p>
    <w:p w14:paraId="61B8D2B0" w14:textId="77777777" w:rsidR="009336C8" w:rsidRDefault="009336C8" w:rsidP="009336C8">
      <w:pPr>
        <w:rPr>
          <w:ins w:id="3558" w:author="Maximilian Schmitz" w:date="2015-07-08T21:46:00Z"/>
        </w:rPr>
      </w:pPr>
    </w:p>
    <w:p w14:paraId="0A77941D" w14:textId="77777777" w:rsidR="009336C8" w:rsidRDefault="009336C8" w:rsidP="009336C8">
      <w:pPr>
        <w:rPr>
          <w:ins w:id="3559" w:author="Maximilian Schmitz" w:date="2015-07-08T21:46:00Z"/>
        </w:rPr>
      </w:pPr>
      <w:ins w:id="3560" w:author="Maximilian Schmitz" w:date="2015-07-08T21:46:00Z">
        <w:r>
          <w:t xml:space="preserve">Insgesamt betrachtet erfüllt die Studienarbeit die Erwartungen und die gegebene Aufgabenstellung. Es kann nicht behauptet werden, dass die Erwartungen im großen Stil übertroffen wurden. Jedoch sind die als wichtig priorisierten Anforderungen solide </w:t>
        </w:r>
        <w:r>
          <w:lastRenderedPageBreak/>
          <w:t>erfüllt. Hier ist vor allem die Simulationsumgebung mit der Skriptschnittstelle zu nennen. Diese wurde plattformunabhängig implementiert.</w:t>
        </w:r>
      </w:ins>
    </w:p>
    <w:p w14:paraId="2879DEC6" w14:textId="77777777" w:rsidR="009336C8" w:rsidRDefault="009336C8" w:rsidP="009336C8">
      <w:pPr>
        <w:rPr>
          <w:ins w:id="3561" w:author="Maximilian Schmitz" w:date="2015-07-08T21:46:00Z"/>
        </w:rPr>
      </w:pPr>
      <w:ins w:id="3562" w:author="Maximilian Schmitz" w:date="2015-07-08T21:46:00Z">
        <w:r>
          <w:t>Es bestehen an einigen Stellen noch Möglichkeiten zur Erweiterung, da nicht alle niedriger priorisierten Punkte während der Studienarbeit umgesetzt werden konnten. Hier ist die Entwicklung einer komplexeren KI für ein interessanteres Fußballspiel und die Erweiterung der Fußballregeln zu nennen.</w:t>
        </w:r>
      </w:ins>
    </w:p>
    <w:p w14:paraId="66641B48" w14:textId="77777777" w:rsidR="009336C8" w:rsidRDefault="009336C8" w:rsidP="009336C8">
      <w:pPr>
        <w:rPr>
          <w:ins w:id="3563" w:author="Maximilian Schmitz" w:date="2015-07-08T21:46:00Z"/>
        </w:rPr>
      </w:pPr>
      <w:ins w:id="3564" w:author="Maximilian Schmitz" w:date="2015-07-08T21:46:00Z">
        <w:r>
          <w:t>Alles in Allem darf die Studienarbeit als Erfolg gewertet werden. Es sind keine kritischen Punkte offen. Ebenso sind zum aktuellen Zeitpunkt keine Bugs mehr bekannt.</w:t>
        </w:r>
      </w:ins>
    </w:p>
    <w:p w14:paraId="0B1210C0" w14:textId="77777777" w:rsidR="00914B68" w:rsidRPr="006D6684" w:rsidRDefault="00914B68">
      <w:pPr>
        <w:rPr>
          <w:ins w:id="3565" w:author="Maximilian Schmitz" w:date="2015-07-08T15:29:00Z"/>
        </w:rPr>
        <w:pPrChange w:id="3566" w:author="Maximilian Schmitz" w:date="2015-07-08T15:30:00Z">
          <w:pPr>
            <w:pStyle w:val="berschrift1"/>
          </w:pPr>
        </w:pPrChange>
      </w:pPr>
    </w:p>
    <w:p w14:paraId="501E2FAA" w14:textId="77777777" w:rsidR="006B43F2" w:rsidRDefault="006B43F2">
      <w:pPr>
        <w:rPr>
          <w:ins w:id="3567" w:author="Maximilian Schmitz" w:date="2015-07-08T15:30:00Z"/>
        </w:rPr>
        <w:pPrChange w:id="3568" w:author="Maximilian Schmitz" w:date="2015-07-08T15:30:00Z">
          <w:pPr>
            <w:pStyle w:val="berschrift1"/>
          </w:pPr>
        </w:pPrChange>
      </w:pPr>
    </w:p>
    <w:p w14:paraId="6CA4CC46" w14:textId="308D27B4" w:rsidR="006B43F2" w:rsidRPr="006D6684" w:rsidRDefault="006B43F2">
      <w:pPr>
        <w:pStyle w:val="berschrift2"/>
        <w:rPr>
          <w:ins w:id="3569" w:author="Michael K." w:date="2015-07-02T15:13:00Z"/>
        </w:rPr>
        <w:pPrChange w:id="3570" w:author="Maximilian Schmitz" w:date="2015-07-08T15:30:00Z">
          <w:pPr>
            <w:pStyle w:val="berschrift1"/>
          </w:pPr>
        </w:pPrChange>
      </w:pPr>
      <w:bookmarkStart w:id="3571" w:name="_Toc424149342"/>
      <w:ins w:id="3572" w:author="Maximilian Schmitz" w:date="2015-07-08T15:30:00Z">
        <w:r>
          <w:t>Persönliches Fazit</w:t>
        </w:r>
      </w:ins>
      <w:bookmarkEnd w:id="3571"/>
    </w:p>
    <w:p w14:paraId="59CBD621" w14:textId="43B56401" w:rsidR="00D613CB" w:rsidDel="00E966B4" w:rsidRDefault="00683D1B">
      <w:pPr>
        <w:rPr>
          <w:del w:id="3573" w:author="Michael K." w:date="2015-07-06T19:52:00Z"/>
        </w:rPr>
        <w:pPrChange w:id="3574" w:author="Admin" w:date="2015-07-08T13:36:00Z">
          <w:pPr>
            <w:pStyle w:val="berschrift1"/>
            <w:numPr>
              <w:numId w:val="0"/>
            </w:numPr>
          </w:pPr>
        </w:pPrChange>
      </w:pPr>
      <w:ins w:id="3575" w:author="Michael K." w:date="2015-07-06T19:53:00Z">
        <w:r>
          <w:t xml:space="preserve">Der </w:t>
        </w:r>
      </w:ins>
      <w:ins w:id="3576" w:author="Michael K." w:date="2015-07-06T19:52:00Z">
        <w:r>
          <w:t xml:space="preserve">UnrealCup ist trotz der thematischen und auch namentlichen Nähe zum RoboCup </w:t>
        </w:r>
      </w:ins>
      <w:ins w:id="3577" w:author="Michael K." w:date="2015-07-06T20:17:00Z">
        <w:del w:id="3578" w:author="Admin" w:date="2015-07-07T10:46:00Z">
          <w:r w:rsidR="00620C68" w:rsidDel="003817E8">
            <w:delText>schießlich</w:delText>
          </w:r>
        </w:del>
      </w:ins>
      <w:ins w:id="3579" w:author="Admin" w:date="2015-07-07T10:46:00Z">
        <w:r w:rsidR="003817E8">
          <w:t>schließlich</w:t>
        </w:r>
      </w:ins>
      <w:ins w:id="3580" w:author="Michael K." w:date="2015-07-06T20:17:00Z">
        <w:r w:rsidR="00620C68">
          <w:t xml:space="preserve"> </w:t>
        </w:r>
      </w:ins>
      <w:ins w:id="3581" w:author="Michael K." w:date="2015-07-06T19:52:00Z">
        <w:r>
          <w:t>ein eigenständiges Projekt</w:t>
        </w:r>
      </w:ins>
      <w:ins w:id="3582" w:author="Michael K." w:date="2015-07-06T19:54:00Z">
        <w:r>
          <w:t xml:space="preserve"> mit völlig unterschiedlichen Zielen geworden. </w:t>
        </w:r>
      </w:ins>
      <w:ins w:id="3583" w:author="Michael K." w:date="2015-07-06T20:17:00Z">
        <w:r w:rsidR="00620C68">
          <w:t xml:space="preserve">Besonders positiv ist die Verwendung </w:t>
        </w:r>
      </w:ins>
      <w:ins w:id="3584" w:author="Michael K." w:date="2015-07-06T20:20:00Z">
        <w:r w:rsidR="00620C68">
          <w:t xml:space="preserve">modernster Technologien in Form der Unreal Engine zu erwähnen. Hierbei </w:t>
        </w:r>
      </w:ins>
      <w:ins w:id="3585" w:author="Michael K." w:date="2015-07-06T20:23:00Z">
        <w:r w:rsidR="00550B80">
          <w:t xml:space="preserve">entstand </w:t>
        </w:r>
        <w:r w:rsidR="00E966B4">
          <w:t xml:space="preserve">ein erfrischender Gegensatz zu den sonst vermittelten Technologien, da diese im Laufe der Projektzeit wiederholt </w:t>
        </w:r>
      </w:ins>
      <w:ins w:id="3586" w:author="Michael K." w:date="2015-07-06T21:22:00Z">
        <w:r w:rsidR="00E966B4">
          <w:t>Updates</w:t>
        </w:r>
      </w:ins>
      <w:ins w:id="3587" w:author="Michael K." w:date="2015-07-06T20:23:00Z">
        <w:r w:rsidR="00E966B4">
          <w:t xml:space="preserve"> er</w:t>
        </w:r>
      </w:ins>
      <w:ins w:id="3588" w:author="Michael K." w:date="2015-07-06T21:22:00Z">
        <w:r w:rsidR="00E966B4">
          <w:t xml:space="preserve">fahren hat und </w:t>
        </w:r>
      </w:ins>
      <w:ins w:id="3589" w:author="Michael K." w:date="2015-07-06T21:46:00Z">
        <w:r w:rsidR="001F48E6">
          <w:t xml:space="preserve">so </w:t>
        </w:r>
      </w:ins>
      <w:ins w:id="3590" w:author="Michael K." w:date="2015-07-06T21:22:00Z">
        <w:r w:rsidR="00E966B4">
          <w:t>die Entwicklung mitverfolg</w:t>
        </w:r>
      </w:ins>
      <w:ins w:id="3591" w:author="Michael K." w:date="2015-07-06T21:46:00Z">
        <w:r w:rsidR="001F48E6">
          <w:t>t werden</w:t>
        </w:r>
      </w:ins>
      <w:ins w:id="3592" w:author="Michael K." w:date="2015-07-06T21:22:00Z">
        <w:r w:rsidR="00E966B4">
          <w:t xml:space="preserve"> konnte.</w:t>
        </w:r>
      </w:ins>
    </w:p>
    <w:p w14:paraId="0043122A" w14:textId="77777777" w:rsidR="00E966B4" w:rsidRDefault="00E966B4">
      <w:pPr>
        <w:rPr>
          <w:ins w:id="3593" w:author="Michael K." w:date="2015-07-06T21:26:00Z"/>
        </w:rPr>
        <w:pPrChange w:id="3594" w:author="Admin" w:date="2015-07-08T13:36:00Z">
          <w:pPr>
            <w:pStyle w:val="berschrift1"/>
            <w:numPr>
              <w:numId w:val="0"/>
            </w:numPr>
          </w:pPr>
        </w:pPrChange>
      </w:pPr>
    </w:p>
    <w:p w14:paraId="281C9207" w14:textId="5A91FCB9" w:rsidR="00E966B4" w:rsidRDefault="00E966B4">
      <w:pPr>
        <w:rPr>
          <w:ins w:id="3595" w:author="Michael K." w:date="2015-07-06T21:30:00Z"/>
        </w:rPr>
        <w:pPrChange w:id="3596" w:author="Admin" w:date="2015-07-08T13:36:00Z">
          <w:pPr>
            <w:pStyle w:val="berschrift1"/>
            <w:numPr>
              <w:numId w:val="0"/>
            </w:numPr>
          </w:pPr>
        </w:pPrChange>
      </w:pPr>
      <w:ins w:id="3597" w:author="Michael K." w:date="2015-07-06T21:26:00Z">
        <w:r>
          <w:t xml:space="preserve">Ein kleines </w:t>
        </w:r>
      </w:ins>
      <w:ins w:id="3598" w:author="Michael K." w:date="2015-07-06T21:27:00Z">
        <w:r>
          <w:t xml:space="preserve">Highlight </w:t>
        </w:r>
      </w:ins>
      <w:ins w:id="3599" w:author="Michael K." w:date="2015-07-06T21:28:00Z">
        <w:r>
          <w:t xml:space="preserve">war die Teilnahme des Microsofts Imagine Cup’s 2015 in der Kategorie Gaming. Hierbei sind wir mit Prof. Dr. Judt als Mentor angetreten und haben den dritten Platz im </w:t>
        </w:r>
      </w:ins>
      <w:ins w:id="3600" w:author="Michael K." w:date="2015-07-06T21:29:00Z">
        <w:r>
          <w:t>Deutschland</w:t>
        </w:r>
      </w:ins>
      <w:ins w:id="3601" w:author="Michael K." w:date="2015-07-06T21:28:00Z">
        <w:r>
          <w:t xml:space="preserve"> Finale </w:t>
        </w:r>
      </w:ins>
      <w:ins w:id="3602" w:author="Michael K." w:date="2015-07-06T21:29:00Z">
        <w:r>
          <w:t>erreicht.</w:t>
        </w:r>
      </w:ins>
      <w:ins w:id="3603" w:author="Michael K." w:date="2015-07-06T21:30:00Z">
        <w:r>
          <w:t xml:space="preserve"> Diese Teilnahme führte zwar zu Mehraufwand in Form von Dokumenten und Videos, welche </w:t>
        </w:r>
        <w:r w:rsidR="00103CE3">
          <w:t xml:space="preserve">aber teilweise in diese Dokumentation mit </w:t>
        </w:r>
      </w:ins>
      <w:ins w:id="3604" w:author="Michael K." w:date="2015-07-06T21:37:00Z">
        <w:r w:rsidR="00103CE3">
          <w:t>einflossen</w:t>
        </w:r>
      </w:ins>
      <w:ins w:id="3605" w:author="Michael K." w:date="2015-07-06T21:30:00Z">
        <w:r w:rsidR="00103CE3">
          <w:t xml:space="preserve">. </w:t>
        </w:r>
      </w:ins>
    </w:p>
    <w:p w14:paraId="2F97EFCC" w14:textId="77777777" w:rsidR="00103CE3" w:rsidRDefault="00103CE3">
      <w:pPr>
        <w:rPr>
          <w:ins w:id="3606" w:author="Michael K." w:date="2015-07-06T21:37:00Z"/>
        </w:rPr>
        <w:pPrChange w:id="3607" w:author="Admin" w:date="2015-07-08T13:36:00Z">
          <w:pPr>
            <w:pStyle w:val="berschrift1"/>
            <w:numPr>
              <w:numId w:val="0"/>
            </w:numPr>
          </w:pPr>
        </w:pPrChange>
      </w:pPr>
    </w:p>
    <w:p w14:paraId="63937380" w14:textId="543AF01D" w:rsidR="00222D37" w:rsidRDefault="00103CE3">
      <w:pPr>
        <w:rPr>
          <w:ins w:id="3608" w:author="Michael K." w:date="2015-07-06T21:46:00Z"/>
        </w:rPr>
        <w:pPrChange w:id="3609" w:author="Admin" w:date="2015-07-08T13:36:00Z">
          <w:pPr>
            <w:pStyle w:val="berschrift1"/>
            <w:numPr>
              <w:numId w:val="0"/>
            </w:numPr>
          </w:pPr>
        </w:pPrChange>
      </w:pPr>
      <w:ins w:id="3610" w:author="Michael K." w:date="2015-07-06T21:37:00Z">
        <w:r>
          <w:t xml:space="preserve">Des Weiteren war es </w:t>
        </w:r>
      </w:ins>
      <w:ins w:id="3611" w:author="Michael K." w:date="2015-07-06T21:40:00Z">
        <w:r>
          <w:t xml:space="preserve">Möglich Vorlesungsinhalte im Laufe des Projektes anzuwenden: Dazu gehören die </w:t>
        </w:r>
        <w:del w:id="3612" w:author="Maximilian Schmitz" w:date="2015-07-08T16:34:00Z">
          <w:r w:rsidDel="005E3B65">
            <w:delText>Basislogikvorlesungen</w:delText>
          </w:r>
        </w:del>
      </w:ins>
      <w:ins w:id="3613" w:author="Maximilian Schmitz" w:date="2015-07-08T16:34:00Z">
        <w:r w:rsidR="005E3B65">
          <w:t>Vorlesungen im Bereich „Theoretische Informatik“</w:t>
        </w:r>
      </w:ins>
      <w:ins w:id="3614" w:author="Michael K." w:date="2015-07-06T21:40:00Z">
        <w:r>
          <w:t xml:space="preserve"> von Prof. Fahr</w:t>
        </w:r>
      </w:ins>
      <w:ins w:id="3615" w:author="Maximilian Schmitz" w:date="2015-07-08T16:34:00Z">
        <w:r w:rsidR="005E3B65">
          <w:t>. D</w:t>
        </w:r>
      </w:ins>
      <w:ins w:id="3616" w:author="Maximilian Schmitz" w:date="2015-07-08T16:35:00Z">
        <w:r w:rsidR="005E3B65">
          <w:t>iese beinhalten die logischen Grundlagen,</w:t>
        </w:r>
      </w:ins>
      <w:ins w:id="3617" w:author="Michael K." w:date="2015-07-06T21:40:00Z">
        <w:del w:id="3618" w:author="Maximilian Schmitz" w:date="2015-07-08T16:34:00Z">
          <w:r w:rsidDel="005E3B65">
            <w:delText>,</w:delText>
          </w:r>
        </w:del>
        <w:del w:id="3619" w:author="Maximilian Schmitz" w:date="2015-07-08T16:35:00Z">
          <w:r w:rsidDel="005E3B65">
            <w:delText xml:space="preserve"> </w:delText>
          </w:r>
        </w:del>
      </w:ins>
      <w:ins w:id="3620" w:author="Maximilian Schmitz" w:date="2015-07-08T16:35:00Z">
        <w:r w:rsidR="005E3B65">
          <w:t xml:space="preserve"> </w:t>
        </w:r>
      </w:ins>
      <w:ins w:id="3621" w:author="Michael K." w:date="2015-07-06T21:43:00Z">
        <w:r w:rsidR="00222D37">
          <w:t xml:space="preserve">welche bei der Einbindung und Erstellung der künstlichen Intelligenz </w:t>
        </w:r>
      </w:ins>
      <w:ins w:id="3622" w:author="Michael K." w:date="2015-07-06T21:44:00Z">
        <w:r w:rsidR="00222D37">
          <w:t xml:space="preserve">von Hilfe waren. Auch die </w:t>
        </w:r>
      </w:ins>
      <w:ins w:id="3623" w:author="Admin" w:date="2015-07-07T10:44:00Z">
        <w:r w:rsidR="003817E8">
          <w:t xml:space="preserve">Anwendung von </w:t>
        </w:r>
      </w:ins>
      <w:ins w:id="3624" w:author="Michael K." w:date="2015-07-06T21:44:00Z">
        <w:r w:rsidR="00222D37">
          <w:t xml:space="preserve">Design Pattern </w:t>
        </w:r>
      </w:ins>
      <w:ins w:id="3625" w:author="Michael K." w:date="2015-07-06T21:45:00Z">
        <w:r w:rsidR="00222D37">
          <w:t xml:space="preserve">aus der Vorlesung </w:t>
        </w:r>
      </w:ins>
      <w:ins w:id="3626" w:author="Maximilian Schmitz" w:date="2015-07-08T16:35:00Z">
        <w:r w:rsidR="005E3B65">
          <w:t>„</w:t>
        </w:r>
      </w:ins>
      <w:ins w:id="3627" w:author="Michael K." w:date="2015-07-06T21:45:00Z">
        <w:r w:rsidR="00222D37" w:rsidRPr="00222D37">
          <w:t>Software Engineering</w:t>
        </w:r>
      </w:ins>
      <w:ins w:id="3628" w:author="Maximilian Schmitz" w:date="2015-07-08T16:35:00Z">
        <w:r w:rsidR="005E3B65">
          <w:t>“</w:t>
        </w:r>
      </w:ins>
      <w:ins w:id="3629" w:author="Michael K." w:date="2015-07-06T21:44:00Z">
        <w:r w:rsidR="00222D37">
          <w:t xml:space="preserve"> von Prof. Dr. Judt wurde</w:t>
        </w:r>
        <w:del w:id="3630" w:author="Admin" w:date="2015-07-07T10:44:00Z">
          <w:r w:rsidR="00222D37" w:rsidDel="003817E8">
            <w:delText>n</w:delText>
          </w:r>
        </w:del>
        <w:r w:rsidR="00222D37">
          <w:t xml:space="preserve"> </w:t>
        </w:r>
        <w:del w:id="3631" w:author="Admin" w:date="2015-07-07T10:44:00Z">
          <w:r w:rsidR="00222D37" w:rsidDel="003817E8">
            <w:delText>eingesetzt</w:delText>
          </w:r>
        </w:del>
      </w:ins>
      <w:ins w:id="3632" w:author="Admin" w:date="2015-07-07T10:45:00Z">
        <w:r w:rsidR="003817E8">
          <w:t>berücksichtigt</w:t>
        </w:r>
      </w:ins>
      <w:ins w:id="3633" w:author="Michael K." w:date="2015-07-06T21:44:00Z">
        <w:r w:rsidR="00222D37">
          <w:t xml:space="preserve">. </w:t>
        </w:r>
      </w:ins>
    </w:p>
    <w:p w14:paraId="1CFE1812" w14:textId="77777777" w:rsidR="001F48E6" w:rsidRDefault="001F48E6">
      <w:pPr>
        <w:rPr>
          <w:ins w:id="3634" w:author="Michael K." w:date="2015-07-06T21:46:00Z"/>
        </w:rPr>
        <w:pPrChange w:id="3635" w:author="Admin" w:date="2015-07-08T13:36:00Z">
          <w:pPr>
            <w:pStyle w:val="berschrift1"/>
            <w:numPr>
              <w:numId w:val="0"/>
            </w:numPr>
          </w:pPr>
        </w:pPrChange>
      </w:pPr>
    </w:p>
    <w:p w14:paraId="5AEE237C" w14:textId="05C1245A" w:rsidR="001F48E6" w:rsidRDefault="001F48E6">
      <w:pPr>
        <w:rPr>
          <w:ins w:id="3636" w:author="Michael K." w:date="2015-07-06T21:43:00Z"/>
        </w:rPr>
        <w:pPrChange w:id="3637" w:author="Admin" w:date="2015-07-08T13:36:00Z">
          <w:pPr>
            <w:pStyle w:val="berschrift1"/>
            <w:numPr>
              <w:numId w:val="0"/>
            </w:numPr>
          </w:pPr>
        </w:pPrChange>
      </w:pPr>
      <w:ins w:id="3638" w:author="Michael K." w:date="2015-07-06T21:46:00Z">
        <w:r>
          <w:lastRenderedPageBreak/>
          <w:t xml:space="preserve">Im Rückblick sind wir mit unserem Fortschritt zufrieden: Das Spiel ist lauffähig, bietet alle Basisfunktionalitäten und bietet noch viel für </w:t>
        </w:r>
      </w:ins>
      <w:ins w:id="3639" w:author="Michael K." w:date="2015-07-06T21:47:00Z">
        <w:r>
          <w:t>zukünftige Entwicklungen.</w:t>
        </w:r>
      </w:ins>
    </w:p>
    <w:p w14:paraId="1D3E5C71" w14:textId="77777777" w:rsidR="00E966B4" w:rsidRPr="00AC4DD5" w:rsidRDefault="00E966B4">
      <w:pPr>
        <w:rPr>
          <w:ins w:id="3640" w:author="Michael K." w:date="2015-07-06T21:23:00Z"/>
        </w:rPr>
        <w:pPrChange w:id="3641" w:author="Admin" w:date="2015-07-08T13:36:00Z">
          <w:pPr>
            <w:pStyle w:val="berschrift1"/>
            <w:numPr>
              <w:numId w:val="0"/>
            </w:numPr>
          </w:pPr>
        </w:pPrChange>
      </w:pPr>
    </w:p>
    <w:p w14:paraId="456F39EC" w14:textId="77777777" w:rsidR="003F4884" w:rsidRDefault="003F4884"/>
    <w:p w14:paraId="570DF9AF" w14:textId="77777777" w:rsidR="003F4884" w:rsidRDefault="003F4884">
      <w:pPr>
        <w:sectPr w:rsidR="003F4884" w:rsidSect="007C428F">
          <w:pgSz w:w="11906" w:h="16838"/>
          <w:pgMar w:top="1417" w:right="1417" w:bottom="1134" w:left="1417" w:header="708" w:footer="698" w:gutter="0"/>
          <w:pgNumType w:start="1"/>
          <w:cols w:space="708"/>
          <w:titlePg/>
          <w:docGrid w:linePitch="360"/>
        </w:sectPr>
      </w:pPr>
    </w:p>
    <w:sdt>
      <w:sdtPr>
        <w:rPr>
          <w:b w:val="0"/>
          <w:kern w:val="0"/>
          <w:sz w:val="24"/>
        </w:rPr>
        <w:id w:val="-2062934921"/>
        <w:docPartObj>
          <w:docPartGallery w:val="Bibliographies"/>
          <w:docPartUnique/>
        </w:docPartObj>
      </w:sdtPr>
      <w:sdtEndPr/>
      <w:sdtContent>
        <w:p w14:paraId="4E309E71" w14:textId="2F824E6A" w:rsidR="00235CFC" w:rsidRDefault="00235CFC">
          <w:pPr>
            <w:pStyle w:val="berschrift1"/>
            <w:numPr>
              <w:ilvl w:val="0"/>
              <w:numId w:val="0"/>
            </w:numPr>
            <w:jc w:val="left"/>
          </w:pPr>
          <w:del w:id="3642" w:author="Admin" w:date="2015-07-08T08:59:00Z">
            <w:r w:rsidDel="000E14AF">
              <w:delText>L</w:delText>
            </w:r>
          </w:del>
          <w:bookmarkStart w:id="3643" w:name="_Toc424149343"/>
          <w:ins w:id="3644" w:author="Admin" w:date="2015-07-08T08:59:00Z">
            <w:r w:rsidR="000E14AF">
              <w:t>L</w:t>
            </w:r>
          </w:ins>
          <w:r>
            <w:t>iteraturverzeichnis</w:t>
          </w:r>
          <w:bookmarkEnd w:id="3643"/>
        </w:p>
        <w:sdt>
          <w:sdtPr>
            <w:id w:val="111145805"/>
            <w:bibliography/>
          </w:sdtPr>
          <w:sdtEndPr/>
          <w:sdtContent>
            <w:p w14:paraId="4705D79B" w14:textId="77777777" w:rsidR="00067648" w:rsidRDefault="00235CFC">
              <w:pPr>
                <w:jc w:val="left"/>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686"/>
              </w:tblGrid>
              <w:tr w:rsidR="00067648" w14:paraId="7F97BED2" w14:textId="77777777">
                <w:trPr>
                  <w:divId w:val="1613172236"/>
                  <w:tblCellSpacing w:w="15" w:type="dxa"/>
                  <w:ins w:id="3645" w:author="Maximilian Schmitz" w:date="2015-07-08T20:05:00Z"/>
                </w:trPr>
                <w:tc>
                  <w:tcPr>
                    <w:tcW w:w="50" w:type="pct"/>
                    <w:hideMark/>
                  </w:tcPr>
                  <w:p w14:paraId="78B5D5BB" w14:textId="77777777" w:rsidR="00067648" w:rsidRDefault="00067648">
                    <w:pPr>
                      <w:pStyle w:val="Literaturverzeichnis"/>
                      <w:rPr>
                        <w:ins w:id="3646" w:author="Maximilian Schmitz" w:date="2015-07-08T20:05:00Z"/>
                        <w:noProof/>
                        <w:szCs w:val="24"/>
                      </w:rPr>
                    </w:pPr>
                    <w:ins w:id="3647" w:author="Maximilian Schmitz" w:date="2015-07-08T20:05:00Z">
                      <w:r>
                        <w:rPr>
                          <w:noProof/>
                        </w:rPr>
                        <w:t xml:space="preserve">[1] </w:t>
                      </w:r>
                    </w:ins>
                  </w:p>
                </w:tc>
                <w:tc>
                  <w:tcPr>
                    <w:tcW w:w="0" w:type="auto"/>
                    <w:hideMark/>
                  </w:tcPr>
                  <w:p w14:paraId="72D5652F" w14:textId="77777777" w:rsidR="00067648" w:rsidRDefault="00067648">
                    <w:pPr>
                      <w:pStyle w:val="Literaturverzeichnis"/>
                      <w:rPr>
                        <w:ins w:id="3648" w:author="Maximilian Schmitz" w:date="2015-07-08T20:05:00Z"/>
                        <w:noProof/>
                      </w:rPr>
                    </w:pPr>
                    <w:ins w:id="3649" w:author="Maximilian Schmitz" w:date="2015-07-08T20:05:00Z">
                      <w:r w:rsidRPr="00B2717A">
                        <w:rPr>
                          <w:noProof/>
                          <w:lang w:val="en-GB"/>
                          <w:rPrChange w:id="3650" w:author="Maximilian Schmitz" w:date="2015-07-08T21:44:00Z">
                            <w:rPr>
                              <w:noProof/>
                            </w:rPr>
                          </w:rPrChange>
                        </w:rPr>
                        <w:t xml:space="preserve">Valve, „Valve Technology,“ [Online]. Available: https://developer.valvesoftware.com/wiki/Valve_Technology. </w:t>
                      </w:r>
                      <w:r>
                        <w:rPr>
                          <w:noProof/>
                        </w:rPr>
                        <w:t>[Zugriff am 2 Juli 2015].</w:t>
                      </w:r>
                    </w:ins>
                  </w:p>
                </w:tc>
              </w:tr>
              <w:tr w:rsidR="00067648" w14:paraId="402C51B8" w14:textId="77777777">
                <w:trPr>
                  <w:divId w:val="1613172236"/>
                  <w:tblCellSpacing w:w="15" w:type="dxa"/>
                  <w:ins w:id="3651" w:author="Maximilian Schmitz" w:date="2015-07-08T20:05:00Z"/>
                </w:trPr>
                <w:tc>
                  <w:tcPr>
                    <w:tcW w:w="50" w:type="pct"/>
                    <w:hideMark/>
                  </w:tcPr>
                  <w:p w14:paraId="7B807D24" w14:textId="77777777" w:rsidR="00067648" w:rsidRDefault="00067648">
                    <w:pPr>
                      <w:pStyle w:val="Literaturverzeichnis"/>
                      <w:rPr>
                        <w:ins w:id="3652" w:author="Maximilian Schmitz" w:date="2015-07-08T20:05:00Z"/>
                        <w:noProof/>
                      </w:rPr>
                    </w:pPr>
                    <w:ins w:id="3653" w:author="Maximilian Schmitz" w:date="2015-07-08T20:05:00Z">
                      <w:r>
                        <w:rPr>
                          <w:noProof/>
                        </w:rPr>
                        <w:t xml:space="preserve">[2] </w:t>
                      </w:r>
                    </w:ins>
                  </w:p>
                </w:tc>
                <w:tc>
                  <w:tcPr>
                    <w:tcW w:w="0" w:type="auto"/>
                    <w:hideMark/>
                  </w:tcPr>
                  <w:p w14:paraId="0B4DBBDA" w14:textId="77777777" w:rsidR="00067648" w:rsidRDefault="00067648">
                    <w:pPr>
                      <w:pStyle w:val="Literaturverzeichnis"/>
                      <w:rPr>
                        <w:ins w:id="3654" w:author="Maximilian Schmitz" w:date="2015-07-08T20:05:00Z"/>
                        <w:noProof/>
                      </w:rPr>
                    </w:pPr>
                    <w:ins w:id="3655" w:author="Maximilian Schmitz" w:date="2015-07-08T20:05:00Z">
                      <w:r w:rsidRPr="00B2717A">
                        <w:rPr>
                          <w:noProof/>
                          <w:lang w:val="en-GB"/>
                          <w:rPrChange w:id="3656" w:author="Maximilian Schmitz" w:date="2015-07-08T21:44:00Z">
                            <w:rPr>
                              <w:noProof/>
                            </w:rPr>
                          </w:rPrChange>
                        </w:rPr>
                        <w:t xml:space="preserve">Valve, „Valve Software,“ [Online]. Available: http://www.valvesoftware.com/news/. </w:t>
                      </w:r>
                      <w:r>
                        <w:rPr>
                          <w:noProof/>
                        </w:rPr>
                        <w:t>[Zugriff am 2 Juli 2015].</w:t>
                      </w:r>
                    </w:ins>
                  </w:p>
                </w:tc>
              </w:tr>
              <w:tr w:rsidR="00067648" w14:paraId="7A960AFB" w14:textId="77777777">
                <w:trPr>
                  <w:divId w:val="1613172236"/>
                  <w:tblCellSpacing w:w="15" w:type="dxa"/>
                  <w:ins w:id="3657" w:author="Maximilian Schmitz" w:date="2015-07-08T20:05:00Z"/>
                </w:trPr>
                <w:tc>
                  <w:tcPr>
                    <w:tcW w:w="50" w:type="pct"/>
                    <w:hideMark/>
                  </w:tcPr>
                  <w:p w14:paraId="7F47CA2B" w14:textId="77777777" w:rsidR="00067648" w:rsidRDefault="00067648">
                    <w:pPr>
                      <w:pStyle w:val="Literaturverzeichnis"/>
                      <w:rPr>
                        <w:ins w:id="3658" w:author="Maximilian Schmitz" w:date="2015-07-08T20:05:00Z"/>
                        <w:noProof/>
                      </w:rPr>
                    </w:pPr>
                    <w:ins w:id="3659" w:author="Maximilian Schmitz" w:date="2015-07-08T20:05:00Z">
                      <w:r>
                        <w:rPr>
                          <w:noProof/>
                        </w:rPr>
                        <w:t xml:space="preserve">[3] </w:t>
                      </w:r>
                    </w:ins>
                  </w:p>
                </w:tc>
                <w:tc>
                  <w:tcPr>
                    <w:tcW w:w="0" w:type="auto"/>
                    <w:hideMark/>
                  </w:tcPr>
                  <w:p w14:paraId="0023DB05" w14:textId="77777777" w:rsidR="00067648" w:rsidRDefault="00067648">
                    <w:pPr>
                      <w:pStyle w:val="Literaturverzeichnis"/>
                      <w:rPr>
                        <w:ins w:id="3660" w:author="Maximilian Schmitz" w:date="2015-07-08T20:05:00Z"/>
                        <w:noProof/>
                      </w:rPr>
                    </w:pPr>
                    <w:ins w:id="3661" w:author="Maximilian Schmitz" w:date="2015-07-08T20:05:00Z">
                      <w:r w:rsidRPr="00B2717A">
                        <w:rPr>
                          <w:noProof/>
                          <w:lang w:val="en-GB"/>
                          <w:rPrChange w:id="3662" w:author="Maximilian Schmitz" w:date="2015-07-08T21:44:00Z">
                            <w:rPr>
                              <w:noProof/>
                            </w:rPr>
                          </w:rPrChange>
                        </w:rPr>
                        <w:t xml:space="preserve">Unity Technologies, „Unity,“ [Online]. Available: http://unity3d.com/unity. </w:t>
                      </w:r>
                      <w:r>
                        <w:rPr>
                          <w:noProof/>
                        </w:rPr>
                        <w:t>[Zugriff am 3 Juni 2015].</w:t>
                      </w:r>
                    </w:ins>
                  </w:p>
                </w:tc>
              </w:tr>
              <w:tr w:rsidR="00067648" w14:paraId="55731DC1" w14:textId="77777777">
                <w:trPr>
                  <w:divId w:val="1613172236"/>
                  <w:tblCellSpacing w:w="15" w:type="dxa"/>
                  <w:ins w:id="3663" w:author="Maximilian Schmitz" w:date="2015-07-08T20:05:00Z"/>
                </w:trPr>
                <w:tc>
                  <w:tcPr>
                    <w:tcW w:w="50" w:type="pct"/>
                    <w:hideMark/>
                  </w:tcPr>
                  <w:p w14:paraId="693039EA" w14:textId="77777777" w:rsidR="00067648" w:rsidRDefault="00067648">
                    <w:pPr>
                      <w:pStyle w:val="Literaturverzeichnis"/>
                      <w:rPr>
                        <w:ins w:id="3664" w:author="Maximilian Schmitz" w:date="2015-07-08T20:05:00Z"/>
                        <w:noProof/>
                      </w:rPr>
                    </w:pPr>
                    <w:ins w:id="3665" w:author="Maximilian Schmitz" w:date="2015-07-08T20:05:00Z">
                      <w:r>
                        <w:rPr>
                          <w:noProof/>
                        </w:rPr>
                        <w:t xml:space="preserve">[4] </w:t>
                      </w:r>
                    </w:ins>
                  </w:p>
                </w:tc>
                <w:tc>
                  <w:tcPr>
                    <w:tcW w:w="0" w:type="auto"/>
                    <w:hideMark/>
                  </w:tcPr>
                  <w:p w14:paraId="7A2AC276" w14:textId="77777777" w:rsidR="00067648" w:rsidRDefault="00067648">
                    <w:pPr>
                      <w:pStyle w:val="Literaturverzeichnis"/>
                      <w:rPr>
                        <w:ins w:id="3666" w:author="Maximilian Schmitz" w:date="2015-07-08T20:05:00Z"/>
                        <w:noProof/>
                      </w:rPr>
                    </w:pPr>
                    <w:ins w:id="3667" w:author="Maximilian Schmitz" w:date="2015-07-08T20:05:00Z">
                      <w:r w:rsidRPr="00B2717A">
                        <w:rPr>
                          <w:noProof/>
                          <w:lang w:val="en-GB"/>
                          <w:rPrChange w:id="3668" w:author="Maximilian Schmitz" w:date="2015-07-08T21:44:00Z">
                            <w:rPr>
                              <w:noProof/>
                            </w:rPr>
                          </w:rPrChange>
                        </w:rPr>
                        <w:t xml:space="preserve">Unity Technologies, „Unity,“ [Online]. Available: https://store.unity3d.com/products. </w:t>
                      </w:r>
                      <w:r>
                        <w:rPr>
                          <w:noProof/>
                        </w:rPr>
                        <w:t>[Zugriff am 3 Juni 2015].</w:t>
                      </w:r>
                    </w:ins>
                  </w:p>
                </w:tc>
              </w:tr>
              <w:tr w:rsidR="00067648" w14:paraId="3955CA56" w14:textId="77777777">
                <w:trPr>
                  <w:divId w:val="1613172236"/>
                  <w:tblCellSpacing w:w="15" w:type="dxa"/>
                  <w:ins w:id="3669" w:author="Maximilian Schmitz" w:date="2015-07-08T20:05:00Z"/>
                </w:trPr>
                <w:tc>
                  <w:tcPr>
                    <w:tcW w:w="50" w:type="pct"/>
                    <w:hideMark/>
                  </w:tcPr>
                  <w:p w14:paraId="3C495CBD" w14:textId="77777777" w:rsidR="00067648" w:rsidRDefault="00067648">
                    <w:pPr>
                      <w:pStyle w:val="Literaturverzeichnis"/>
                      <w:rPr>
                        <w:ins w:id="3670" w:author="Maximilian Schmitz" w:date="2015-07-08T20:05:00Z"/>
                        <w:noProof/>
                      </w:rPr>
                    </w:pPr>
                    <w:ins w:id="3671" w:author="Maximilian Schmitz" w:date="2015-07-08T20:05:00Z">
                      <w:r>
                        <w:rPr>
                          <w:noProof/>
                        </w:rPr>
                        <w:t xml:space="preserve">[5] </w:t>
                      </w:r>
                    </w:ins>
                  </w:p>
                </w:tc>
                <w:tc>
                  <w:tcPr>
                    <w:tcW w:w="0" w:type="auto"/>
                    <w:hideMark/>
                  </w:tcPr>
                  <w:p w14:paraId="6577A084" w14:textId="77777777" w:rsidR="00067648" w:rsidRDefault="00067648">
                    <w:pPr>
                      <w:pStyle w:val="Literaturverzeichnis"/>
                      <w:rPr>
                        <w:ins w:id="3672" w:author="Maximilian Schmitz" w:date="2015-07-08T20:05:00Z"/>
                        <w:noProof/>
                      </w:rPr>
                    </w:pPr>
                    <w:ins w:id="3673" w:author="Maximilian Schmitz" w:date="2015-07-08T20:05:00Z">
                      <w:r w:rsidRPr="00B2717A">
                        <w:rPr>
                          <w:noProof/>
                          <w:lang w:val="en-GB"/>
                          <w:rPrChange w:id="3674" w:author="Maximilian Schmitz" w:date="2015-07-08T21:44:00Z">
                            <w:rPr>
                              <w:noProof/>
                            </w:rPr>
                          </w:rPrChange>
                        </w:rPr>
                        <w:t xml:space="preserve">Epic Games, „Unreal Engine 4,“ [Online]. Available: https://www.unrealengine.com/what-is-unreal-engine-4. </w:t>
                      </w:r>
                      <w:r>
                        <w:rPr>
                          <w:noProof/>
                        </w:rPr>
                        <w:t>[Zugriff am 10 Juni 2015].</w:t>
                      </w:r>
                    </w:ins>
                  </w:p>
                </w:tc>
              </w:tr>
              <w:tr w:rsidR="00067648" w14:paraId="2A8D53AF" w14:textId="77777777">
                <w:trPr>
                  <w:divId w:val="1613172236"/>
                  <w:tblCellSpacing w:w="15" w:type="dxa"/>
                  <w:ins w:id="3675" w:author="Maximilian Schmitz" w:date="2015-07-08T20:05:00Z"/>
                </w:trPr>
                <w:tc>
                  <w:tcPr>
                    <w:tcW w:w="50" w:type="pct"/>
                    <w:hideMark/>
                  </w:tcPr>
                  <w:p w14:paraId="2B400BAD" w14:textId="77777777" w:rsidR="00067648" w:rsidRDefault="00067648">
                    <w:pPr>
                      <w:pStyle w:val="Literaturverzeichnis"/>
                      <w:rPr>
                        <w:ins w:id="3676" w:author="Maximilian Schmitz" w:date="2015-07-08T20:05:00Z"/>
                        <w:noProof/>
                      </w:rPr>
                    </w:pPr>
                    <w:ins w:id="3677" w:author="Maximilian Schmitz" w:date="2015-07-08T20:05:00Z">
                      <w:r>
                        <w:rPr>
                          <w:noProof/>
                        </w:rPr>
                        <w:t xml:space="preserve">[6] </w:t>
                      </w:r>
                    </w:ins>
                  </w:p>
                </w:tc>
                <w:tc>
                  <w:tcPr>
                    <w:tcW w:w="0" w:type="auto"/>
                    <w:hideMark/>
                  </w:tcPr>
                  <w:p w14:paraId="530CBBCC" w14:textId="77777777" w:rsidR="00067648" w:rsidRDefault="00067648">
                    <w:pPr>
                      <w:pStyle w:val="Literaturverzeichnis"/>
                      <w:rPr>
                        <w:ins w:id="3678" w:author="Maximilian Schmitz" w:date="2015-07-08T20:05:00Z"/>
                        <w:noProof/>
                      </w:rPr>
                    </w:pPr>
                    <w:ins w:id="3679" w:author="Maximilian Schmitz" w:date="2015-07-08T20:05:00Z">
                      <w:r w:rsidRPr="00B2717A">
                        <w:rPr>
                          <w:noProof/>
                          <w:lang w:val="en-GB"/>
                          <w:rPrChange w:id="3680" w:author="Maximilian Schmitz" w:date="2015-07-08T21:44:00Z">
                            <w:rPr>
                              <w:noProof/>
                            </w:rPr>
                          </w:rPrChange>
                        </w:rPr>
                        <w:t xml:space="preserve">Epic Games, „Unreal Engine 4 Games,“ Epic Games, [Online]. Available: https://wiki.unrealengine.com/Category:Games. </w:t>
                      </w:r>
                      <w:r>
                        <w:rPr>
                          <w:noProof/>
                        </w:rPr>
                        <w:t>[Zugriff am 07 07 2015].</w:t>
                      </w:r>
                    </w:ins>
                  </w:p>
                </w:tc>
              </w:tr>
              <w:tr w:rsidR="00067648" w14:paraId="345C76AE" w14:textId="77777777">
                <w:trPr>
                  <w:divId w:val="1613172236"/>
                  <w:tblCellSpacing w:w="15" w:type="dxa"/>
                  <w:ins w:id="3681" w:author="Maximilian Schmitz" w:date="2015-07-08T20:05:00Z"/>
                </w:trPr>
                <w:tc>
                  <w:tcPr>
                    <w:tcW w:w="50" w:type="pct"/>
                    <w:hideMark/>
                  </w:tcPr>
                  <w:p w14:paraId="0AD01A7F" w14:textId="77777777" w:rsidR="00067648" w:rsidRDefault="00067648">
                    <w:pPr>
                      <w:pStyle w:val="Literaturverzeichnis"/>
                      <w:rPr>
                        <w:ins w:id="3682" w:author="Maximilian Schmitz" w:date="2015-07-08T20:05:00Z"/>
                        <w:noProof/>
                      </w:rPr>
                    </w:pPr>
                    <w:ins w:id="3683" w:author="Maximilian Schmitz" w:date="2015-07-08T20:05:00Z">
                      <w:r>
                        <w:rPr>
                          <w:noProof/>
                        </w:rPr>
                        <w:t xml:space="preserve">[7] </w:t>
                      </w:r>
                    </w:ins>
                  </w:p>
                </w:tc>
                <w:tc>
                  <w:tcPr>
                    <w:tcW w:w="0" w:type="auto"/>
                    <w:hideMark/>
                  </w:tcPr>
                  <w:p w14:paraId="6C953D45" w14:textId="77777777" w:rsidR="00067648" w:rsidRDefault="00067648">
                    <w:pPr>
                      <w:pStyle w:val="Literaturverzeichnis"/>
                      <w:rPr>
                        <w:ins w:id="3684" w:author="Maximilian Schmitz" w:date="2015-07-08T20:05:00Z"/>
                        <w:noProof/>
                      </w:rPr>
                    </w:pPr>
                    <w:ins w:id="3685" w:author="Maximilian Schmitz" w:date="2015-07-08T20:05:00Z">
                      <w:r w:rsidRPr="00B2717A">
                        <w:rPr>
                          <w:noProof/>
                          <w:lang w:val="en-GB"/>
                          <w:rPrChange w:id="3686" w:author="Maximilian Schmitz" w:date="2015-07-08T21:44:00Z">
                            <w:rPr>
                              <w:noProof/>
                            </w:rPr>
                          </w:rPrChange>
                        </w:rPr>
                        <w:t xml:space="preserve">Epic Games, „Unreal Engine 4,“ [Online]. Available: https://www.unrealengine.com/blog/ue4-powered-tekken-7-announced-at-evo-2014. </w:t>
                      </w:r>
                      <w:r>
                        <w:rPr>
                          <w:noProof/>
                        </w:rPr>
                        <w:t>[Zugriff am 10 Juni 2015].</w:t>
                      </w:r>
                    </w:ins>
                  </w:p>
                </w:tc>
              </w:tr>
              <w:tr w:rsidR="00067648" w14:paraId="5D2EF4E2" w14:textId="77777777">
                <w:trPr>
                  <w:divId w:val="1613172236"/>
                  <w:tblCellSpacing w:w="15" w:type="dxa"/>
                  <w:ins w:id="3687" w:author="Maximilian Schmitz" w:date="2015-07-08T20:05:00Z"/>
                </w:trPr>
                <w:tc>
                  <w:tcPr>
                    <w:tcW w:w="50" w:type="pct"/>
                    <w:hideMark/>
                  </w:tcPr>
                  <w:p w14:paraId="5A41B95E" w14:textId="77777777" w:rsidR="00067648" w:rsidRDefault="00067648">
                    <w:pPr>
                      <w:pStyle w:val="Literaturverzeichnis"/>
                      <w:rPr>
                        <w:ins w:id="3688" w:author="Maximilian Schmitz" w:date="2015-07-08T20:05:00Z"/>
                        <w:noProof/>
                      </w:rPr>
                    </w:pPr>
                    <w:ins w:id="3689" w:author="Maximilian Schmitz" w:date="2015-07-08T20:05:00Z">
                      <w:r>
                        <w:rPr>
                          <w:noProof/>
                        </w:rPr>
                        <w:t xml:space="preserve">[8] </w:t>
                      </w:r>
                    </w:ins>
                  </w:p>
                </w:tc>
                <w:tc>
                  <w:tcPr>
                    <w:tcW w:w="0" w:type="auto"/>
                    <w:hideMark/>
                  </w:tcPr>
                  <w:p w14:paraId="267121EB" w14:textId="77777777" w:rsidR="00067648" w:rsidRDefault="00067648">
                    <w:pPr>
                      <w:pStyle w:val="Literaturverzeichnis"/>
                      <w:rPr>
                        <w:ins w:id="3690" w:author="Maximilian Schmitz" w:date="2015-07-08T20:05:00Z"/>
                        <w:noProof/>
                      </w:rPr>
                    </w:pPr>
                    <w:ins w:id="3691" w:author="Maximilian Schmitz" w:date="2015-07-08T20:05:00Z">
                      <w:r w:rsidRPr="00B2717A">
                        <w:rPr>
                          <w:noProof/>
                          <w:lang w:val="en-GB"/>
                          <w:rPrChange w:id="3692" w:author="Maximilian Schmitz" w:date="2015-07-08T21:44:00Z">
                            <w:rPr>
                              <w:noProof/>
                            </w:rPr>
                          </w:rPrChange>
                        </w:rPr>
                        <w:t xml:space="preserve">Epic Games Inc, „Academic Use for Students and Teachers | Unreal Engine 4,“ Epic Games Inc, 2014. </w:t>
                      </w:r>
                      <w:r>
                        <w:rPr>
                          <w:noProof/>
                        </w:rPr>
                        <w:t>[Online]. Available: https://www.unrealengine.com/education. [Zugriff am 02 07 2015].</w:t>
                      </w:r>
                    </w:ins>
                  </w:p>
                </w:tc>
              </w:tr>
              <w:tr w:rsidR="00067648" w14:paraId="4EF2CE32" w14:textId="77777777">
                <w:trPr>
                  <w:divId w:val="1613172236"/>
                  <w:tblCellSpacing w:w="15" w:type="dxa"/>
                  <w:ins w:id="3693" w:author="Maximilian Schmitz" w:date="2015-07-08T20:05:00Z"/>
                </w:trPr>
                <w:tc>
                  <w:tcPr>
                    <w:tcW w:w="50" w:type="pct"/>
                    <w:hideMark/>
                  </w:tcPr>
                  <w:p w14:paraId="6D756B00" w14:textId="77777777" w:rsidR="00067648" w:rsidRDefault="00067648">
                    <w:pPr>
                      <w:pStyle w:val="Literaturverzeichnis"/>
                      <w:rPr>
                        <w:ins w:id="3694" w:author="Maximilian Schmitz" w:date="2015-07-08T20:05:00Z"/>
                        <w:noProof/>
                      </w:rPr>
                    </w:pPr>
                    <w:ins w:id="3695" w:author="Maximilian Schmitz" w:date="2015-07-08T20:05:00Z">
                      <w:r>
                        <w:rPr>
                          <w:noProof/>
                        </w:rPr>
                        <w:t xml:space="preserve">[9] </w:t>
                      </w:r>
                    </w:ins>
                  </w:p>
                </w:tc>
                <w:tc>
                  <w:tcPr>
                    <w:tcW w:w="0" w:type="auto"/>
                    <w:hideMark/>
                  </w:tcPr>
                  <w:p w14:paraId="4C96C43A" w14:textId="77777777" w:rsidR="00067648" w:rsidRDefault="00067648">
                    <w:pPr>
                      <w:pStyle w:val="Literaturverzeichnis"/>
                      <w:rPr>
                        <w:ins w:id="3696" w:author="Maximilian Schmitz" w:date="2015-07-08T20:05:00Z"/>
                        <w:noProof/>
                      </w:rPr>
                    </w:pPr>
                    <w:ins w:id="3697" w:author="Maximilian Schmitz" w:date="2015-07-08T20:05:00Z">
                      <w:r w:rsidRPr="00B2717A">
                        <w:rPr>
                          <w:noProof/>
                          <w:lang w:val="en-GB"/>
                          <w:rPrChange w:id="3698" w:author="Maximilian Schmitz" w:date="2015-07-08T21:44:00Z">
                            <w:rPr>
                              <w:noProof/>
                            </w:rPr>
                          </w:rPrChange>
                        </w:rPr>
                        <w:t xml:space="preserve">Lua.org, „Lua 5.3 Reference Manual,“ 17 06 2015. </w:t>
                      </w:r>
                      <w:r>
                        <w:rPr>
                          <w:noProof/>
                        </w:rPr>
                        <w:t>[Online]. Available: http://www.lua.org/manual/5.3/manual.html. [Zugriff am 02 07 2015].</w:t>
                      </w:r>
                    </w:ins>
                  </w:p>
                </w:tc>
              </w:tr>
              <w:tr w:rsidR="00067648" w14:paraId="6CEBE783" w14:textId="77777777">
                <w:trPr>
                  <w:divId w:val="1613172236"/>
                  <w:tblCellSpacing w:w="15" w:type="dxa"/>
                  <w:ins w:id="3699" w:author="Maximilian Schmitz" w:date="2015-07-08T20:05:00Z"/>
                </w:trPr>
                <w:tc>
                  <w:tcPr>
                    <w:tcW w:w="50" w:type="pct"/>
                    <w:hideMark/>
                  </w:tcPr>
                  <w:p w14:paraId="53DD27EF" w14:textId="77777777" w:rsidR="00067648" w:rsidRDefault="00067648">
                    <w:pPr>
                      <w:pStyle w:val="Literaturverzeichnis"/>
                      <w:rPr>
                        <w:ins w:id="3700" w:author="Maximilian Schmitz" w:date="2015-07-08T20:05:00Z"/>
                        <w:noProof/>
                      </w:rPr>
                    </w:pPr>
                    <w:ins w:id="3701" w:author="Maximilian Schmitz" w:date="2015-07-08T20:05:00Z">
                      <w:r>
                        <w:rPr>
                          <w:noProof/>
                        </w:rPr>
                        <w:t xml:space="preserve">[10] </w:t>
                      </w:r>
                    </w:ins>
                  </w:p>
                </w:tc>
                <w:tc>
                  <w:tcPr>
                    <w:tcW w:w="0" w:type="auto"/>
                    <w:hideMark/>
                  </w:tcPr>
                  <w:p w14:paraId="6651D882" w14:textId="77777777" w:rsidR="00067648" w:rsidRDefault="00067648">
                    <w:pPr>
                      <w:pStyle w:val="Literaturverzeichnis"/>
                      <w:rPr>
                        <w:ins w:id="3702" w:author="Maximilian Schmitz" w:date="2015-07-08T20:05:00Z"/>
                        <w:noProof/>
                      </w:rPr>
                    </w:pPr>
                    <w:ins w:id="3703" w:author="Maximilian Schmitz" w:date="2015-07-08T20:05:00Z">
                      <w:r w:rsidRPr="00B2717A">
                        <w:rPr>
                          <w:noProof/>
                          <w:lang w:val="en-GB"/>
                          <w:rPrChange w:id="3704" w:author="Maximilian Schmitz" w:date="2015-07-08T21:44:00Z">
                            <w:rPr>
                              <w:noProof/>
                            </w:rPr>
                          </w:rPrChange>
                        </w:rPr>
                        <w:t xml:space="preserve">Lua.org, „Lua: About,“ Lua.org, 17 06 2015. </w:t>
                      </w:r>
                      <w:r>
                        <w:rPr>
                          <w:noProof/>
                        </w:rPr>
                        <w:t>[Online]. Available: http://www.lua.org/about.html. [Zugriff am 08 07 2015].</w:t>
                      </w:r>
                    </w:ins>
                  </w:p>
                </w:tc>
              </w:tr>
              <w:tr w:rsidR="00067648" w:rsidRPr="00B2717A" w14:paraId="0C3DFC62" w14:textId="77777777">
                <w:trPr>
                  <w:divId w:val="1613172236"/>
                  <w:tblCellSpacing w:w="15" w:type="dxa"/>
                  <w:ins w:id="3705" w:author="Maximilian Schmitz" w:date="2015-07-08T20:05:00Z"/>
                </w:trPr>
                <w:tc>
                  <w:tcPr>
                    <w:tcW w:w="50" w:type="pct"/>
                    <w:hideMark/>
                  </w:tcPr>
                  <w:p w14:paraId="311D8932" w14:textId="77777777" w:rsidR="00067648" w:rsidRDefault="00067648">
                    <w:pPr>
                      <w:pStyle w:val="Literaturverzeichnis"/>
                      <w:rPr>
                        <w:ins w:id="3706" w:author="Maximilian Schmitz" w:date="2015-07-08T20:05:00Z"/>
                        <w:noProof/>
                      </w:rPr>
                    </w:pPr>
                    <w:ins w:id="3707" w:author="Maximilian Schmitz" w:date="2015-07-08T20:05:00Z">
                      <w:r>
                        <w:rPr>
                          <w:noProof/>
                        </w:rPr>
                        <w:t xml:space="preserve">[11] </w:t>
                      </w:r>
                    </w:ins>
                  </w:p>
                </w:tc>
                <w:tc>
                  <w:tcPr>
                    <w:tcW w:w="0" w:type="auto"/>
                    <w:hideMark/>
                  </w:tcPr>
                  <w:p w14:paraId="55251FB3" w14:textId="77777777" w:rsidR="00067648" w:rsidRPr="00B2717A" w:rsidRDefault="00067648">
                    <w:pPr>
                      <w:pStyle w:val="Literaturverzeichnis"/>
                      <w:rPr>
                        <w:ins w:id="3708" w:author="Maximilian Schmitz" w:date="2015-07-08T20:05:00Z"/>
                        <w:noProof/>
                        <w:lang w:val="en-GB"/>
                        <w:rPrChange w:id="3709" w:author="Maximilian Schmitz" w:date="2015-07-08T21:44:00Z">
                          <w:rPr>
                            <w:ins w:id="3710" w:author="Maximilian Schmitz" w:date="2015-07-08T20:05:00Z"/>
                            <w:noProof/>
                          </w:rPr>
                        </w:rPrChange>
                      </w:rPr>
                    </w:pPr>
                    <w:ins w:id="3711" w:author="Maximilian Schmitz" w:date="2015-07-08T20:05:00Z">
                      <w:r w:rsidRPr="00B2717A">
                        <w:rPr>
                          <w:noProof/>
                          <w:lang w:val="en-GB"/>
                          <w:rPrChange w:id="3712" w:author="Maximilian Schmitz" w:date="2015-07-08T21:44:00Z">
                            <w:rPr>
                              <w:noProof/>
                            </w:rPr>
                          </w:rPrChange>
                        </w:rPr>
                        <w:t>RoboCup Federation, „RoboCup Soccer Server Users Manual,“ RoboCup Federation, 2003.</w:t>
                      </w:r>
                    </w:ins>
                  </w:p>
                </w:tc>
              </w:tr>
              <w:tr w:rsidR="00067648" w14:paraId="398AACCC" w14:textId="77777777">
                <w:trPr>
                  <w:divId w:val="1613172236"/>
                  <w:tblCellSpacing w:w="15" w:type="dxa"/>
                  <w:ins w:id="3713" w:author="Maximilian Schmitz" w:date="2015-07-08T20:05:00Z"/>
                </w:trPr>
                <w:tc>
                  <w:tcPr>
                    <w:tcW w:w="50" w:type="pct"/>
                    <w:hideMark/>
                  </w:tcPr>
                  <w:p w14:paraId="4107F3B9" w14:textId="77777777" w:rsidR="00067648" w:rsidRDefault="00067648">
                    <w:pPr>
                      <w:pStyle w:val="Literaturverzeichnis"/>
                      <w:rPr>
                        <w:ins w:id="3714" w:author="Maximilian Schmitz" w:date="2015-07-08T20:05:00Z"/>
                        <w:noProof/>
                      </w:rPr>
                    </w:pPr>
                    <w:ins w:id="3715" w:author="Maximilian Schmitz" w:date="2015-07-08T20:05:00Z">
                      <w:r>
                        <w:rPr>
                          <w:noProof/>
                        </w:rPr>
                        <w:lastRenderedPageBreak/>
                        <w:t xml:space="preserve">[12] </w:t>
                      </w:r>
                    </w:ins>
                  </w:p>
                </w:tc>
                <w:tc>
                  <w:tcPr>
                    <w:tcW w:w="0" w:type="auto"/>
                    <w:hideMark/>
                  </w:tcPr>
                  <w:p w14:paraId="691DDBEB" w14:textId="77777777" w:rsidR="00067648" w:rsidRDefault="00067648">
                    <w:pPr>
                      <w:pStyle w:val="Literaturverzeichnis"/>
                      <w:rPr>
                        <w:ins w:id="3716" w:author="Maximilian Schmitz" w:date="2015-07-08T20:05:00Z"/>
                        <w:noProof/>
                      </w:rPr>
                    </w:pPr>
                    <w:ins w:id="3717" w:author="Maximilian Schmitz" w:date="2015-07-08T20:05:00Z">
                      <w:r>
                        <w:rPr>
                          <w:noProof/>
                        </w:rPr>
                        <w:t xml:space="preserve">Lämmel, U., Cleve, J., Künstliche Intelligenz, München: Hanser, 2012. </w:t>
                      </w:r>
                    </w:ins>
                  </w:p>
                </w:tc>
              </w:tr>
              <w:tr w:rsidR="00067648" w14:paraId="01A32EB9" w14:textId="77777777">
                <w:trPr>
                  <w:divId w:val="1613172236"/>
                  <w:tblCellSpacing w:w="15" w:type="dxa"/>
                  <w:ins w:id="3718" w:author="Maximilian Schmitz" w:date="2015-07-08T20:05:00Z"/>
                </w:trPr>
                <w:tc>
                  <w:tcPr>
                    <w:tcW w:w="50" w:type="pct"/>
                    <w:hideMark/>
                  </w:tcPr>
                  <w:p w14:paraId="1813F391" w14:textId="77777777" w:rsidR="00067648" w:rsidRDefault="00067648">
                    <w:pPr>
                      <w:pStyle w:val="Literaturverzeichnis"/>
                      <w:rPr>
                        <w:ins w:id="3719" w:author="Maximilian Schmitz" w:date="2015-07-08T20:05:00Z"/>
                        <w:noProof/>
                      </w:rPr>
                    </w:pPr>
                    <w:ins w:id="3720" w:author="Maximilian Schmitz" w:date="2015-07-08T20:05:00Z">
                      <w:r>
                        <w:rPr>
                          <w:noProof/>
                        </w:rPr>
                        <w:t xml:space="preserve">[13] </w:t>
                      </w:r>
                    </w:ins>
                  </w:p>
                </w:tc>
                <w:tc>
                  <w:tcPr>
                    <w:tcW w:w="0" w:type="auto"/>
                    <w:hideMark/>
                  </w:tcPr>
                  <w:p w14:paraId="5073B2E7" w14:textId="77777777" w:rsidR="00067648" w:rsidRDefault="00067648">
                    <w:pPr>
                      <w:pStyle w:val="Literaturverzeichnis"/>
                      <w:rPr>
                        <w:ins w:id="3721" w:author="Maximilian Schmitz" w:date="2015-07-08T20:05:00Z"/>
                        <w:noProof/>
                      </w:rPr>
                    </w:pPr>
                    <w:ins w:id="3722" w:author="Maximilian Schmitz" w:date="2015-07-08T20:05:00Z">
                      <w:r>
                        <w:rPr>
                          <w:noProof/>
                        </w:rPr>
                        <w:t xml:space="preserve">Mühlhäuser, M., Schill, A., Software Engineering für verteilte Anwendungen, Berlin Heidelberg: Springer, 1992. </w:t>
                      </w:r>
                    </w:ins>
                  </w:p>
                </w:tc>
              </w:tr>
              <w:tr w:rsidR="00067648" w14:paraId="7634B301" w14:textId="77777777">
                <w:trPr>
                  <w:divId w:val="1613172236"/>
                  <w:tblCellSpacing w:w="15" w:type="dxa"/>
                  <w:ins w:id="3723" w:author="Maximilian Schmitz" w:date="2015-07-08T20:05:00Z"/>
                </w:trPr>
                <w:tc>
                  <w:tcPr>
                    <w:tcW w:w="50" w:type="pct"/>
                    <w:hideMark/>
                  </w:tcPr>
                  <w:p w14:paraId="6C442AC6" w14:textId="77777777" w:rsidR="00067648" w:rsidRDefault="00067648">
                    <w:pPr>
                      <w:pStyle w:val="Literaturverzeichnis"/>
                      <w:rPr>
                        <w:ins w:id="3724" w:author="Maximilian Schmitz" w:date="2015-07-08T20:05:00Z"/>
                        <w:noProof/>
                      </w:rPr>
                    </w:pPr>
                    <w:ins w:id="3725" w:author="Maximilian Schmitz" w:date="2015-07-08T20:05:00Z">
                      <w:r>
                        <w:rPr>
                          <w:noProof/>
                        </w:rPr>
                        <w:t xml:space="preserve">[14] </w:t>
                      </w:r>
                    </w:ins>
                  </w:p>
                </w:tc>
                <w:tc>
                  <w:tcPr>
                    <w:tcW w:w="0" w:type="auto"/>
                    <w:hideMark/>
                  </w:tcPr>
                  <w:p w14:paraId="0E29D749" w14:textId="77777777" w:rsidR="00067648" w:rsidRDefault="00067648">
                    <w:pPr>
                      <w:pStyle w:val="Literaturverzeichnis"/>
                      <w:rPr>
                        <w:ins w:id="3726" w:author="Maximilian Schmitz" w:date="2015-07-08T20:05:00Z"/>
                        <w:noProof/>
                      </w:rPr>
                    </w:pPr>
                    <w:ins w:id="3727" w:author="Maximilian Schmitz" w:date="2015-07-08T20:05:00Z">
                      <w:r>
                        <w:rPr>
                          <w:noProof/>
                        </w:rPr>
                        <w:t xml:space="preserve">Norvig, R., Russel, S., Künstliche Intelligenz - Ein moderner Ansatz - 2. Auflage, München: Pearson Studium, 2004. </w:t>
                      </w:r>
                    </w:ins>
                  </w:p>
                </w:tc>
              </w:tr>
              <w:tr w:rsidR="00067648" w14:paraId="2AECCDE2" w14:textId="77777777">
                <w:trPr>
                  <w:divId w:val="1613172236"/>
                  <w:tblCellSpacing w:w="15" w:type="dxa"/>
                  <w:ins w:id="3728" w:author="Maximilian Schmitz" w:date="2015-07-08T20:05:00Z"/>
                </w:trPr>
                <w:tc>
                  <w:tcPr>
                    <w:tcW w:w="50" w:type="pct"/>
                    <w:hideMark/>
                  </w:tcPr>
                  <w:p w14:paraId="5EC42300" w14:textId="77777777" w:rsidR="00067648" w:rsidRDefault="00067648">
                    <w:pPr>
                      <w:pStyle w:val="Literaturverzeichnis"/>
                      <w:rPr>
                        <w:ins w:id="3729" w:author="Maximilian Schmitz" w:date="2015-07-08T20:05:00Z"/>
                        <w:noProof/>
                      </w:rPr>
                    </w:pPr>
                    <w:ins w:id="3730" w:author="Maximilian Schmitz" w:date="2015-07-08T20:05:00Z">
                      <w:r>
                        <w:rPr>
                          <w:noProof/>
                        </w:rPr>
                        <w:t xml:space="preserve">[15] </w:t>
                      </w:r>
                    </w:ins>
                  </w:p>
                </w:tc>
                <w:tc>
                  <w:tcPr>
                    <w:tcW w:w="0" w:type="auto"/>
                    <w:hideMark/>
                  </w:tcPr>
                  <w:p w14:paraId="257F97BC" w14:textId="77777777" w:rsidR="00067648" w:rsidRDefault="00067648">
                    <w:pPr>
                      <w:pStyle w:val="Literaturverzeichnis"/>
                      <w:rPr>
                        <w:ins w:id="3731" w:author="Maximilian Schmitz" w:date="2015-07-08T20:05:00Z"/>
                        <w:noProof/>
                      </w:rPr>
                    </w:pPr>
                    <w:ins w:id="3732" w:author="Maximilian Schmitz" w:date="2015-07-08T20:05:00Z">
                      <w:r>
                        <w:rPr>
                          <w:noProof/>
                        </w:rPr>
                        <w:t xml:space="preserve">Tanenbaum, A. , Steen, M., Verteilte Systeme - Prinzipien und Paradigmen, München: Pearson Studium, 2008. </w:t>
                      </w:r>
                    </w:ins>
                  </w:p>
                </w:tc>
              </w:tr>
              <w:tr w:rsidR="00067648" w14:paraId="20ED752D" w14:textId="77777777">
                <w:trPr>
                  <w:divId w:val="1613172236"/>
                  <w:tblCellSpacing w:w="15" w:type="dxa"/>
                  <w:ins w:id="3733" w:author="Maximilian Schmitz" w:date="2015-07-08T20:05:00Z"/>
                </w:trPr>
                <w:tc>
                  <w:tcPr>
                    <w:tcW w:w="50" w:type="pct"/>
                    <w:hideMark/>
                  </w:tcPr>
                  <w:p w14:paraId="59A30E9F" w14:textId="77777777" w:rsidR="00067648" w:rsidRDefault="00067648">
                    <w:pPr>
                      <w:pStyle w:val="Literaturverzeichnis"/>
                      <w:rPr>
                        <w:ins w:id="3734" w:author="Maximilian Schmitz" w:date="2015-07-08T20:05:00Z"/>
                        <w:noProof/>
                      </w:rPr>
                    </w:pPr>
                    <w:ins w:id="3735" w:author="Maximilian Schmitz" w:date="2015-07-08T20:05:00Z">
                      <w:r>
                        <w:rPr>
                          <w:noProof/>
                        </w:rPr>
                        <w:t xml:space="preserve">[16] </w:t>
                      </w:r>
                    </w:ins>
                  </w:p>
                </w:tc>
                <w:tc>
                  <w:tcPr>
                    <w:tcW w:w="0" w:type="auto"/>
                    <w:hideMark/>
                  </w:tcPr>
                  <w:p w14:paraId="5F74DA74" w14:textId="77777777" w:rsidR="00067648" w:rsidRDefault="00067648">
                    <w:pPr>
                      <w:pStyle w:val="Literaturverzeichnis"/>
                      <w:rPr>
                        <w:ins w:id="3736" w:author="Maximilian Schmitz" w:date="2015-07-08T20:05:00Z"/>
                        <w:noProof/>
                      </w:rPr>
                    </w:pPr>
                    <w:ins w:id="3737" w:author="Maximilian Schmitz" w:date="2015-07-08T20:05:00Z">
                      <w:r>
                        <w:rPr>
                          <w:noProof/>
                        </w:rPr>
                        <w:t>Scherer, „Wissensbasierte Systeme Semester 6 Skript,“ Karlsruhe, 2009.</w:t>
                      </w:r>
                    </w:ins>
                  </w:p>
                </w:tc>
              </w:tr>
              <w:tr w:rsidR="00067648" w14:paraId="1F3B8CF8" w14:textId="77777777">
                <w:trPr>
                  <w:divId w:val="1613172236"/>
                  <w:tblCellSpacing w:w="15" w:type="dxa"/>
                  <w:ins w:id="3738" w:author="Maximilian Schmitz" w:date="2015-07-08T20:05:00Z"/>
                </w:trPr>
                <w:tc>
                  <w:tcPr>
                    <w:tcW w:w="50" w:type="pct"/>
                    <w:hideMark/>
                  </w:tcPr>
                  <w:p w14:paraId="50B4FB71" w14:textId="77777777" w:rsidR="00067648" w:rsidRDefault="00067648">
                    <w:pPr>
                      <w:pStyle w:val="Literaturverzeichnis"/>
                      <w:rPr>
                        <w:ins w:id="3739" w:author="Maximilian Schmitz" w:date="2015-07-08T20:05:00Z"/>
                        <w:noProof/>
                      </w:rPr>
                    </w:pPr>
                    <w:ins w:id="3740" w:author="Maximilian Schmitz" w:date="2015-07-08T20:05:00Z">
                      <w:r>
                        <w:rPr>
                          <w:noProof/>
                        </w:rPr>
                        <w:t xml:space="preserve">[17] </w:t>
                      </w:r>
                    </w:ins>
                  </w:p>
                </w:tc>
                <w:tc>
                  <w:tcPr>
                    <w:tcW w:w="0" w:type="auto"/>
                    <w:hideMark/>
                  </w:tcPr>
                  <w:p w14:paraId="4A1EEB74" w14:textId="77777777" w:rsidR="00067648" w:rsidRDefault="00067648">
                    <w:pPr>
                      <w:pStyle w:val="Literaturverzeichnis"/>
                      <w:rPr>
                        <w:ins w:id="3741" w:author="Maximilian Schmitz" w:date="2015-07-08T20:05:00Z"/>
                        <w:noProof/>
                      </w:rPr>
                    </w:pPr>
                    <w:ins w:id="3742" w:author="Maximilian Schmitz" w:date="2015-07-08T20:05:00Z">
                      <w:r>
                        <w:rPr>
                          <w:noProof/>
                        </w:rPr>
                        <w:t>Kriesel, D., „Ein kleiner Überblick über Neuronale Netze,“ Bonn, 2005.</w:t>
                      </w:r>
                    </w:ins>
                  </w:p>
                </w:tc>
              </w:tr>
              <w:tr w:rsidR="00067648" w14:paraId="1B8DC496" w14:textId="77777777">
                <w:trPr>
                  <w:divId w:val="1613172236"/>
                  <w:tblCellSpacing w:w="15" w:type="dxa"/>
                  <w:ins w:id="3743" w:author="Maximilian Schmitz" w:date="2015-07-08T20:05:00Z"/>
                </w:trPr>
                <w:tc>
                  <w:tcPr>
                    <w:tcW w:w="50" w:type="pct"/>
                    <w:hideMark/>
                  </w:tcPr>
                  <w:p w14:paraId="4A9BD90A" w14:textId="77777777" w:rsidR="00067648" w:rsidRDefault="00067648">
                    <w:pPr>
                      <w:pStyle w:val="Literaturverzeichnis"/>
                      <w:rPr>
                        <w:ins w:id="3744" w:author="Maximilian Schmitz" w:date="2015-07-08T20:05:00Z"/>
                        <w:noProof/>
                      </w:rPr>
                    </w:pPr>
                    <w:ins w:id="3745" w:author="Maximilian Schmitz" w:date="2015-07-08T20:05:00Z">
                      <w:r>
                        <w:rPr>
                          <w:noProof/>
                        </w:rPr>
                        <w:t xml:space="preserve">[18] </w:t>
                      </w:r>
                    </w:ins>
                  </w:p>
                </w:tc>
                <w:tc>
                  <w:tcPr>
                    <w:tcW w:w="0" w:type="auto"/>
                    <w:hideMark/>
                  </w:tcPr>
                  <w:p w14:paraId="57E23165" w14:textId="77777777" w:rsidR="00067648" w:rsidRDefault="00067648">
                    <w:pPr>
                      <w:pStyle w:val="Literaturverzeichnis"/>
                      <w:rPr>
                        <w:ins w:id="3746" w:author="Maximilian Schmitz" w:date="2015-07-08T20:05:00Z"/>
                        <w:noProof/>
                      </w:rPr>
                    </w:pPr>
                    <w:ins w:id="3747" w:author="Maximilian Schmitz" w:date="2015-07-08T20:05:00Z">
                      <w:r>
                        <w:rPr>
                          <w:noProof/>
                        </w:rPr>
                        <w:t>ANSI, „Port70,“ [Online]. Available: http://port70.net/~nsz/c/c89/c89-draft.html. [Zugriff am 8 Juli 2015].</w:t>
                      </w:r>
                    </w:ins>
                  </w:p>
                </w:tc>
              </w:tr>
              <w:tr w:rsidR="00067648" w14:paraId="46CFBDE0" w14:textId="77777777">
                <w:trPr>
                  <w:divId w:val="1613172236"/>
                  <w:tblCellSpacing w:w="15" w:type="dxa"/>
                  <w:ins w:id="3748" w:author="Maximilian Schmitz" w:date="2015-07-08T20:05:00Z"/>
                </w:trPr>
                <w:tc>
                  <w:tcPr>
                    <w:tcW w:w="50" w:type="pct"/>
                    <w:hideMark/>
                  </w:tcPr>
                  <w:p w14:paraId="28BB809E" w14:textId="77777777" w:rsidR="00067648" w:rsidRDefault="00067648">
                    <w:pPr>
                      <w:pStyle w:val="Literaturverzeichnis"/>
                      <w:rPr>
                        <w:ins w:id="3749" w:author="Maximilian Schmitz" w:date="2015-07-08T20:05:00Z"/>
                        <w:noProof/>
                      </w:rPr>
                    </w:pPr>
                    <w:ins w:id="3750" w:author="Maximilian Schmitz" w:date="2015-07-08T20:05:00Z">
                      <w:r>
                        <w:rPr>
                          <w:noProof/>
                        </w:rPr>
                        <w:t xml:space="preserve">[19] </w:t>
                      </w:r>
                    </w:ins>
                  </w:p>
                </w:tc>
                <w:tc>
                  <w:tcPr>
                    <w:tcW w:w="0" w:type="auto"/>
                    <w:hideMark/>
                  </w:tcPr>
                  <w:p w14:paraId="3C41E3DF" w14:textId="77777777" w:rsidR="00067648" w:rsidRDefault="00067648">
                    <w:pPr>
                      <w:pStyle w:val="Literaturverzeichnis"/>
                      <w:rPr>
                        <w:ins w:id="3751" w:author="Maximilian Schmitz" w:date="2015-07-08T20:05:00Z"/>
                        <w:noProof/>
                      </w:rPr>
                    </w:pPr>
                    <w:ins w:id="3752" w:author="Maximilian Schmitz" w:date="2015-07-08T20:05:00Z">
                      <w:r>
                        <w:rPr>
                          <w:noProof/>
                        </w:rPr>
                        <w:t>P. D. R. Gillenkirch, „GABLER WIRTSCHAFTSLEXIKON,“ [Online]. Available: http://wirtschaftslexikon.gabler.de/Definition/entscheidungsbaum.html. [Zugriff am 8 Juli 2015].</w:t>
                      </w:r>
                    </w:ins>
                  </w:p>
                </w:tc>
              </w:tr>
              <w:tr w:rsidR="00067648" w14:paraId="68B8AC55" w14:textId="77777777">
                <w:trPr>
                  <w:divId w:val="1613172236"/>
                  <w:tblCellSpacing w:w="15" w:type="dxa"/>
                  <w:ins w:id="3753" w:author="Maximilian Schmitz" w:date="2015-07-08T20:05:00Z"/>
                </w:trPr>
                <w:tc>
                  <w:tcPr>
                    <w:tcW w:w="50" w:type="pct"/>
                    <w:hideMark/>
                  </w:tcPr>
                  <w:p w14:paraId="2AB40861" w14:textId="77777777" w:rsidR="00067648" w:rsidRDefault="00067648">
                    <w:pPr>
                      <w:pStyle w:val="Literaturverzeichnis"/>
                      <w:rPr>
                        <w:ins w:id="3754" w:author="Maximilian Schmitz" w:date="2015-07-08T20:05:00Z"/>
                        <w:noProof/>
                      </w:rPr>
                    </w:pPr>
                    <w:ins w:id="3755" w:author="Maximilian Schmitz" w:date="2015-07-08T20:05:00Z">
                      <w:r>
                        <w:rPr>
                          <w:noProof/>
                        </w:rPr>
                        <w:t xml:space="preserve">[20] </w:t>
                      </w:r>
                    </w:ins>
                  </w:p>
                </w:tc>
                <w:tc>
                  <w:tcPr>
                    <w:tcW w:w="0" w:type="auto"/>
                    <w:hideMark/>
                  </w:tcPr>
                  <w:p w14:paraId="57B22816" w14:textId="77777777" w:rsidR="00067648" w:rsidRDefault="00067648">
                    <w:pPr>
                      <w:pStyle w:val="Literaturverzeichnis"/>
                      <w:rPr>
                        <w:ins w:id="3756" w:author="Maximilian Schmitz" w:date="2015-07-08T20:05:00Z"/>
                        <w:noProof/>
                      </w:rPr>
                    </w:pPr>
                    <w:ins w:id="3757" w:author="Maximilian Schmitz" w:date="2015-07-08T20:05:00Z">
                      <w:r w:rsidRPr="00B2717A">
                        <w:rPr>
                          <w:noProof/>
                          <w:lang w:val="en-GB"/>
                          <w:rPrChange w:id="3758" w:author="Maximilian Schmitz" w:date="2015-07-08T21:44:00Z">
                            <w:rPr>
                              <w:noProof/>
                            </w:rPr>
                          </w:rPrChange>
                        </w:rPr>
                        <w:t xml:space="preserve">Epic Games, „Unreal Engine 4,“ [Online]. </w:t>
                      </w:r>
                      <w:r>
                        <w:rPr>
                          <w:noProof/>
                        </w:rPr>
                        <w:t>Available: https://docs.unrealengine.com/latest/INT/Engine/Blueprints/index.html. [Zugriff am 8 Juli 2015].</w:t>
                      </w:r>
                    </w:ins>
                  </w:p>
                </w:tc>
              </w:tr>
              <w:tr w:rsidR="00067648" w14:paraId="2A2FC4B5" w14:textId="77777777">
                <w:trPr>
                  <w:divId w:val="1613172236"/>
                  <w:tblCellSpacing w:w="15" w:type="dxa"/>
                  <w:ins w:id="3759" w:author="Maximilian Schmitz" w:date="2015-07-08T20:05:00Z"/>
                </w:trPr>
                <w:tc>
                  <w:tcPr>
                    <w:tcW w:w="50" w:type="pct"/>
                    <w:hideMark/>
                  </w:tcPr>
                  <w:p w14:paraId="0FB818A4" w14:textId="77777777" w:rsidR="00067648" w:rsidRDefault="00067648">
                    <w:pPr>
                      <w:pStyle w:val="Literaturverzeichnis"/>
                      <w:rPr>
                        <w:ins w:id="3760" w:author="Maximilian Schmitz" w:date="2015-07-08T20:05:00Z"/>
                        <w:noProof/>
                      </w:rPr>
                    </w:pPr>
                    <w:ins w:id="3761" w:author="Maximilian Schmitz" w:date="2015-07-08T20:05:00Z">
                      <w:r>
                        <w:rPr>
                          <w:noProof/>
                        </w:rPr>
                        <w:t xml:space="preserve">[21] </w:t>
                      </w:r>
                    </w:ins>
                  </w:p>
                </w:tc>
                <w:tc>
                  <w:tcPr>
                    <w:tcW w:w="0" w:type="auto"/>
                    <w:hideMark/>
                  </w:tcPr>
                  <w:p w14:paraId="2496044D" w14:textId="77777777" w:rsidR="00067648" w:rsidRDefault="00067648">
                    <w:pPr>
                      <w:pStyle w:val="Literaturverzeichnis"/>
                      <w:rPr>
                        <w:ins w:id="3762" w:author="Maximilian Schmitz" w:date="2015-07-08T20:05:00Z"/>
                        <w:noProof/>
                      </w:rPr>
                    </w:pPr>
                    <w:ins w:id="3763" w:author="Maximilian Schmitz" w:date="2015-07-08T20:05:00Z">
                      <w:r>
                        <w:rPr>
                          <w:noProof/>
                        </w:rPr>
                        <w:t>Microsoft, „Imagine Cup,“ [Online]. Available: https://www.imaginecup.com. [Zugriff am 8 Juli 2015].</w:t>
                      </w:r>
                    </w:ins>
                  </w:p>
                </w:tc>
              </w:tr>
              <w:tr w:rsidR="00067648" w14:paraId="61230EF5" w14:textId="77777777">
                <w:trPr>
                  <w:divId w:val="1613172236"/>
                  <w:tblCellSpacing w:w="15" w:type="dxa"/>
                  <w:ins w:id="3764" w:author="Maximilian Schmitz" w:date="2015-07-08T20:05:00Z"/>
                </w:trPr>
                <w:tc>
                  <w:tcPr>
                    <w:tcW w:w="50" w:type="pct"/>
                    <w:hideMark/>
                  </w:tcPr>
                  <w:p w14:paraId="059A1937" w14:textId="77777777" w:rsidR="00067648" w:rsidRDefault="00067648">
                    <w:pPr>
                      <w:pStyle w:val="Literaturverzeichnis"/>
                      <w:rPr>
                        <w:ins w:id="3765" w:author="Maximilian Schmitz" w:date="2015-07-08T20:05:00Z"/>
                        <w:noProof/>
                      </w:rPr>
                    </w:pPr>
                    <w:ins w:id="3766" w:author="Maximilian Schmitz" w:date="2015-07-08T20:05:00Z">
                      <w:r>
                        <w:rPr>
                          <w:noProof/>
                        </w:rPr>
                        <w:t xml:space="preserve">[22] </w:t>
                      </w:r>
                    </w:ins>
                  </w:p>
                </w:tc>
                <w:tc>
                  <w:tcPr>
                    <w:tcW w:w="0" w:type="auto"/>
                    <w:hideMark/>
                  </w:tcPr>
                  <w:p w14:paraId="03C61512" w14:textId="77777777" w:rsidR="00067648" w:rsidRDefault="00067648">
                    <w:pPr>
                      <w:pStyle w:val="Literaturverzeichnis"/>
                      <w:rPr>
                        <w:ins w:id="3767" w:author="Maximilian Schmitz" w:date="2015-07-08T20:05:00Z"/>
                        <w:noProof/>
                      </w:rPr>
                    </w:pPr>
                    <w:ins w:id="3768" w:author="Maximilian Schmitz" w:date="2015-07-08T20:05:00Z">
                      <w:r w:rsidRPr="00B2717A">
                        <w:rPr>
                          <w:noProof/>
                          <w:lang w:val="en-GB"/>
                          <w:rPrChange w:id="3769" w:author="Maximilian Schmitz" w:date="2015-07-08T21:44:00Z">
                            <w:rPr>
                              <w:noProof/>
                            </w:rPr>
                          </w:rPrChange>
                        </w:rPr>
                        <w:t xml:space="preserve">OpenGL, „OpenGL Wiki,“ [Online]. Available: https://www.opengl.org/wiki/Shader. </w:t>
                      </w:r>
                      <w:r>
                        <w:rPr>
                          <w:noProof/>
                        </w:rPr>
                        <w:t>[Zugriff am 8 Juli 2015].</w:t>
                      </w:r>
                    </w:ins>
                  </w:p>
                </w:tc>
              </w:tr>
              <w:tr w:rsidR="00067648" w14:paraId="6F3CB42B" w14:textId="77777777">
                <w:trPr>
                  <w:divId w:val="1613172236"/>
                  <w:tblCellSpacing w:w="15" w:type="dxa"/>
                  <w:ins w:id="3770" w:author="Maximilian Schmitz" w:date="2015-07-08T20:05:00Z"/>
                </w:trPr>
                <w:tc>
                  <w:tcPr>
                    <w:tcW w:w="50" w:type="pct"/>
                    <w:hideMark/>
                  </w:tcPr>
                  <w:p w14:paraId="1901A86B" w14:textId="77777777" w:rsidR="00067648" w:rsidRDefault="00067648">
                    <w:pPr>
                      <w:pStyle w:val="Literaturverzeichnis"/>
                      <w:rPr>
                        <w:ins w:id="3771" w:author="Maximilian Schmitz" w:date="2015-07-08T20:05:00Z"/>
                        <w:noProof/>
                      </w:rPr>
                    </w:pPr>
                    <w:ins w:id="3772" w:author="Maximilian Schmitz" w:date="2015-07-08T20:05:00Z">
                      <w:r>
                        <w:rPr>
                          <w:noProof/>
                        </w:rPr>
                        <w:t xml:space="preserve">[23] </w:t>
                      </w:r>
                    </w:ins>
                  </w:p>
                </w:tc>
                <w:tc>
                  <w:tcPr>
                    <w:tcW w:w="0" w:type="auto"/>
                    <w:hideMark/>
                  </w:tcPr>
                  <w:p w14:paraId="6FA6DB6C" w14:textId="77777777" w:rsidR="00067648" w:rsidRDefault="00067648">
                    <w:pPr>
                      <w:pStyle w:val="Literaturverzeichnis"/>
                      <w:rPr>
                        <w:ins w:id="3773" w:author="Maximilian Schmitz" w:date="2015-07-08T20:05:00Z"/>
                        <w:noProof/>
                      </w:rPr>
                    </w:pPr>
                    <w:ins w:id="3774" w:author="Maximilian Schmitz" w:date="2015-07-08T20:05:00Z">
                      <w:r>
                        <w:rPr>
                          <w:noProof/>
                        </w:rPr>
                        <w:t>IT Wissen, „IT Wissen,“ [Online]. Available: http://www.itwissen.info/definition/lexikon/Scriptsprache-script-language.html. [Zugriff am 8 Juli 2015].</w:t>
                      </w:r>
                    </w:ins>
                  </w:p>
                </w:tc>
              </w:tr>
            </w:tbl>
            <w:p w14:paraId="06D8D23B" w14:textId="77777777" w:rsidR="00067648" w:rsidRDefault="00067648">
              <w:pPr>
                <w:divId w:val="1613172236"/>
                <w:rPr>
                  <w:ins w:id="3775" w:author="Maximilian Schmitz" w:date="2015-07-08T20:05:00Z"/>
                  <w:noProof/>
                </w:rPr>
              </w:pPr>
            </w:p>
            <w:p w14:paraId="24447FF9" w14:textId="77777777" w:rsidR="00067648" w:rsidDel="00067648" w:rsidRDefault="00067648">
              <w:pPr>
                <w:jc w:val="left"/>
                <w:rPr>
                  <w:del w:id="3776" w:author="Maximilian Schmitz" w:date="2015-07-08T20:05:00Z"/>
                  <w:rFonts w:ascii="Times New Roman" w:hAnsi="Times New Roman"/>
                  <w:noProof/>
                  <w:sz w:val="20"/>
                </w:rPr>
              </w:pPr>
            </w:p>
            <w:p w14:paraId="3295397F" w14:textId="77777777" w:rsidR="006772CD" w:rsidDel="00067648" w:rsidRDefault="006772CD">
              <w:pPr>
                <w:jc w:val="left"/>
                <w:rPr>
                  <w:del w:id="3777" w:author="Maximilian Schmitz" w:date="2015-07-08T20:03:00Z"/>
                  <w:rFonts w:ascii="Times New Roman" w:hAnsi="Times New Roman"/>
                  <w:noProof/>
                  <w:sz w:val="20"/>
                </w:rPr>
              </w:pPr>
            </w:p>
            <w:p w14:paraId="25F83BE5" w14:textId="77777777" w:rsidR="009F25E1" w:rsidDel="006772CD" w:rsidRDefault="009F25E1">
              <w:pPr>
                <w:jc w:val="left"/>
                <w:rPr>
                  <w:del w:id="3778" w:author="Maximilian Schmitz" w:date="2015-07-08T19:43:00Z"/>
                  <w:rFonts w:ascii="Times New Roman" w:hAnsi="Times New Roman"/>
                  <w:noProof/>
                  <w:sz w:val="20"/>
                </w:rPr>
              </w:pPr>
            </w:p>
            <w:p w14:paraId="198A3C54" w14:textId="77777777" w:rsidR="00856522" w:rsidDel="009F25E1" w:rsidRDefault="00856522">
              <w:pPr>
                <w:jc w:val="left"/>
                <w:rPr>
                  <w:del w:id="3779" w:author="Maximilian Schmitz" w:date="2015-07-08T16:44:00Z"/>
                  <w:rFonts w:ascii="Times New Roman" w:hAnsi="Times New Roman"/>
                  <w:noProof/>
                  <w:sz w:val="20"/>
                </w:rPr>
              </w:pPr>
            </w:p>
            <w:p w14:paraId="1AB4956C" w14:textId="77777777" w:rsidR="00715D94" w:rsidDel="00856522" w:rsidRDefault="00715D94">
              <w:pPr>
                <w:jc w:val="left"/>
                <w:rPr>
                  <w:del w:id="3780" w:author="Maximilian Schmitz" w:date="2015-07-08T15:29:00Z"/>
                  <w:rFonts w:ascii="Times New Roman" w:hAnsi="Times New Roman"/>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715D94" w:rsidDel="00856522" w14:paraId="16EC3CD8" w14:textId="77777777">
                <w:trPr>
                  <w:divId w:val="1206332679"/>
                  <w:tblCellSpacing w:w="15" w:type="dxa"/>
                  <w:del w:id="3781" w:author="Maximilian Schmitz" w:date="2015-07-08T15:29:00Z"/>
                </w:trPr>
                <w:tc>
                  <w:tcPr>
                    <w:tcW w:w="50" w:type="pct"/>
                    <w:hideMark/>
                  </w:tcPr>
                  <w:p w14:paraId="6D548AF6" w14:textId="77777777" w:rsidR="00715D94" w:rsidDel="00856522" w:rsidRDefault="00715D94">
                    <w:pPr>
                      <w:pStyle w:val="Literaturverzeichnis"/>
                      <w:rPr>
                        <w:del w:id="3782" w:author="Maximilian Schmitz" w:date="2015-07-08T15:29:00Z"/>
                        <w:noProof/>
                        <w:szCs w:val="24"/>
                      </w:rPr>
                    </w:pPr>
                    <w:del w:id="3783" w:author="Maximilian Schmitz" w:date="2015-07-08T15:29:00Z">
                      <w:r w:rsidDel="00856522">
                        <w:rPr>
                          <w:noProof/>
                        </w:rPr>
                        <w:delText xml:space="preserve">[1] </w:delText>
                      </w:r>
                    </w:del>
                  </w:p>
                </w:tc>
                <w:tc>
                  <w:tcPr>
                    <w:tcW w:w="0" w:type="auto"/>
                    <w:hideMark/>
                  </w:tcPr>
                  <w:p w14:paraId="5F63E8F1" w14:textId="77777777" w:rsidR="00715D94" w:rsidDel="00856522" w:rsidRDefault="00715D94">
                    <w:pPr>
                      <w:pStyle w:val="Literaturverzeichnis"/>
                      <w:jc w:val="left"/>
                      <w:rPr>
                        <w:del w:id="3784" w:author="Maximilian Schmitz" w:date="2015-07-08T15:29:00Z"/>
                        <w:noProof/>
                      </w:rPr>
                      <w:pPrChange w:id="3785" w:author="Maximilian Schmitz" w:date="2015-07-08T15:28:00Z">
                        <w:pPr>
                          <w:pStyle w:val="Literaturverzeichnis"/>
                        </w:pPr>
                      </w:pPrChange>
                    </w:pPr>
                    <w:del w:id="3786" w:author="Maximilian Schmitz" w:date="2015-07-08T15:29:00Z">
                      <w:r w:rsidRPr="009F25E1" w:rsidDel="00856522">
                        <w:rPr>
                          <w:noProof/>
                        </w:rPr>
                        <w:delText xml:space="preserve">Valve, „Valve Technology,“ [Online]. Available: https://developer.valvesoftware.com/wiki/Valve_Technology. </w:delText>
                      </w:r>
                      <w:r w:rsidDel="00856522">
                        <w:rPr>
                          <w:noProof/>
                        </w:rPr>
                        <w:delText>[Zugriff am 2 Juli 2015].</w:delText>
                      </w:r>
                    </w:del>
                  </w:p>
                </w:tc>
              </w:tr>
              <w:tr w:rsidR="00715D94" w:rsidDel="00856522" w14:paraId="5999F1BC" w14:textId="77777777">
                <w:trPr>
                  <w:divId w:val="1206332679"/>
                  <w:tblCellSpacing w:w="15" w:type="dxa"/>
                  <w:del w:id="3787" w:author="Maximilian Schmitz" w:date="2015-07-08T15:29:00Z"/>
                </w:trPr>
                <w:tc>
                  <w:tcPr>
                    <w:tcW w:w="50" w:type="pct"/>
                    <w:hideMark/>
                  </w:tcPr>
                  <w:p w14:paraId="7FE6F565" w14:textId="77777777" w:rsidR="00715D94" w:rsidDel="00856522" w:rsidRDefault="00715D94">
                    <w:pPr>
                      <w:pStyle w:val="Literaturverzeichnis"/>
                      <w:rPr>
                        <w:del w:id="3788" w:author="Maximilian Schmitz" w:date="2015-07-08T15:29:00Z"/>
                        <w:noProof/>
                      </w:rPr>
                    </w:pPr>
                    <w:del w:id="3789" w:author="Maximilian Schmitz" w:date="2015-07-08T15:29:00Z">
                      <w:r w:rsidDel="00856522">
                        <w:rPr>
                          <w:noProof/>
                        </w:rPr>
                        <w:delText xml:space="preserve">[2] </w:delText>
                      </w:r>
                    </w:del>
                  </w:p>
                </w:tc>
                <w:tc>
                  <w:tcPr>
                    <w:tcW w:w="0" w:type="auto"/>
                    <w:hideMark/>
                  </w:tcPr>
                  <w:p w14:paraId="5A61161B" w14:textId="77777777" w:rsidR="00715D94" w:rsidDel="00856522" w:rsidRDefault="00715D94">
                    <w:pPr>
                      <w:pStyle w:val="Literaturverzeichnis"/>
                      <w:rPr>
                        <w:del w:id="3790" w:author="Maximilian Schmitz" w:date="2015-07-08T15:29:00Z"/>
                        <w:noProof/>
                      </w:rPr>
                    </w:pPr>
                    <w:del w:id="3791" w:author="Maximilian Schmitz" w:date="2015-07-08T15:29:00Z">
                      <w:r w:rsidRPr="009F25E1" w:rsidDel="00856522">
                        <w:rPr>
                          <w:noProof/>
                        </w:rPr>
                        <w:delText xml:space="preserve">Valve, „Valve Software,“ [Online]. Available: http://www.valvesoftware.com/news/. </w:delText>
                      </w:r>
                      <w:r w:rsidDel="00856522">
                        <w:rPr>
                          <w:noProof/>
                        </w:rPr>
                        <w:delText>[Zugriff am 2 Juli 2015].</w:delText>
                      </w:r>
                    </w:del>
                  </w:p>
                </w:tc>
              </w:tr>
              <w:tr w:rsidR="00715D94" w:rsidDel="00856522" w14:paraId="25E543F7" w14:textId="77777777">
                <w:trPr>
                  <w:divId w:val="1206332679"/>
                  <w:tblCellSpacing w:w="15" w:type="dxa"/>
                  <w:del w:id="3792" w:author="Maximilian Schmitz" w:date="2015-07-08T15:29:00Z"/>
                </w:trPr>
                <w:tc>
                  <w:tcPr>
                    <w:tcW w:w="50" w:type="pct"/>
                    <w:hideMark/>
                  </w:tcPr>
                  <w:p w14:paraId="01DB90AB" w14:textId="77777777" w:rsidR="00715D94" w:rsidDel="00856522" w:rsidRDefault="00715D94">
                    <w:pPr>
                      <w:pStyle w:val="Literaturverzeichnis"/>
                      <w:rPr>
                        <w:del w:id="3793" w:author="Maximilian Schmitz" w:date="2015-07-08T15:29:00Z"/>
                        <w:noProof/>
                      </w:rPr>
                    </w:pPr>
                    <w:del w:id="3794" w:author="Maximilian Schmitz" w:date="2015-07-08T15:29:00Z">
                      <w:r w:rsidDel="00856522">
                        <w:rPr>
                          <w:noProof/>
                        </w:rPr>
                        <w:delText xml:space="preserve">[3] </w:delText>
                      </w:r>
                    </w:del>
                  </w:p>
                </w:tc>
                <w:tc>
                  <w:tcPr>
                    <w:tcW w:w="0" w:type="auto"/>
                    <w:hideMark/>
                  </w:tcPr>
                  <w:p w14:paraId="5F499BA7" w14:textId="77777777" w:rsidR="00715D94" w:rsidDel="00856522" w:rsidRDefault="00715D94">
                    <w:pPr>
                      <w:pStyle w:val="Literaturverzeichnis"/>
                      <w:rPr>
                        <w:del w:id="3795" w:author="Maximilian Schmitz" w:date="2015-07-08T15:29:00Z"/>
                        <w:noProof/>
                      </w:rPr>
                    </w:pPr>
                    <w:del w:id="3796" w:author="Maximilian Schmitz" w:date="2015-07-08T15:29:00Z">
                      <w:r w:rsidRPr="009F25E1" w:rsidDel="00856522">
                        <w:rPr>
                          <w:noProof/>
                        </w:rPr>
                        <w:delText xml:space="preserve">Unity Technologies, „Unity,“ [Online]. Available: http://unity3d.com/unity. </w:delText>
                      </w:r>
                      <w:r w:rsidDel="00856522">
                        <w:rPr>
                          <w:noProof/>
                        </w:rPr>
                        <w:delText>[Zugriff am 3 Juni 2015].</w:delText>
                      </w:r>
                    </w:del>
                  </w:p>
                </w:tc>
              </w:tr>
              <w:tr w:rsidR="00715D94" w:rsidDel="00856522" w14:paraId="23BD3CEE" w14:textId="77777777">
                <w:trPr>
                  <w:divId w:val="1206332679"/>
                  <w:tblCellSpacing w:w="15" w:type="dxa"/>
                  <w:del w:id="3797" w:author="Maximilian Schmitz" w:date="2015-07-08T15:29:00Z"/>
                </w:trPr>
                <w:tc>
                  <w:tcPr>
                    <w:tcW w:w="50" w:type="pct"/>
                    <w:hideMark/>
                  </w:tcPr>
                  <w:p w14:paraId="676D3398" w14:textId="77777777" w:rsidR="00715D94" w:rsidDel="00856522" w:rsidRDefault="00715D94">
                    <w:pPr>
                      <w:pStyle w:val="Literaturverzeichnis"/>
                      <w:rPr>
                        <w:del w:id="3798" w:author="Maximilian Schmitz" w:date="2015-07-08T15:29:00Z"/>
                        <w:noProof/>
                      </w:rPr>
                    </w:pPr>
                    <w:del w:id="3799" w:author="Maximilian Schmitz" w:date="2015-07-08T15:29:00Z">
                      <w:r w:rsidDel="00856522">
                        <w:rPr>
                          <w:noProof/>
                        </w:rPr>
                        <w:delText xml:space="preserve">[4] </w:delText>
                      </w:r>
                    </w:del>
                  </w:p>
                </w:tc>
                <w:tc>
                  <w:tcPr>
                    <w:tcW w:w="0" w:type="auto"/>
                    <w:hideMark/>
                  </w:tcPr>
                  <w:p w14:paraId="63613864" w14:textId="77777777" w:rsidR="00715D94" w:rsidDel="00856522" w:rsidRDefault="00715D94">
                    <w:pPr>
                      <w:pStyle w:val="Literaturverzeichnis"/>
                      <w:rPr>
                        <w:del w:id="3800" w:author="Maximilian Schmitz" w:date="2015-07-08T15:29:00Z"/>
                        <w:noProof/>
                      </w:rPr>
                    </w:pPr>
                    <w:del w:id="3801" w:author="Maximilian Schmitz" w:date="2015-07-08T15:29:00Z">
                      <w:r w:rsidRPr="009F25E1" w:rsidDel="00856522">
                        <w:rPr>
                          <w:noProof/>
                        </w:rPr>
                        <w:delText xml:space="preserve">Unity Technologies, „Unity,“ [Online]. Available: https://store.unity3d.com/products. </w:delText>
                      </w:r>
                      <w:r w:rsidDel="00856522">
                        <w:rPr>
                          <w:noProof/>
                        </w:rPr>
                        <w:delText>[Zugriff am 3 Juni 2015].</w:delText>
                      </w:r>
                    </w:del>
                  </w:p>
                </w:tc>
              </w:tr>
              <w:tr w:rsidR="00715D94" w:rsidDel="00856522" w14:paraId="701B7262" w14:textId="77777777">
                <w:trPr>
                  <w:divId w:val="1206332679"/>
                  <w:tblCellSpacing w:w="15" w:type="dxa"/>
                  <w:del w:id="3802" w:author="Maximilian Schmitz" w:date="2015-07-08T15:29:00Z"/>
                </w:trPr>
                <w:tc>
                  <w:tcPr>
                    <w:tcW w:w="50" w:type="pct"/>
                    <w:hideMark/>
                  </w:tcPr>
                  <w:p w14:paraId="2DD73FD1" w14:textId="77777777" w:rsidR="00715D94" w:rsidDel="00856522" w:rsidRDefault="00715D94">
                    <w:pPr>
                      <w:pStyle w:val="Literaturverzeichnis"/>
                      <w:rPr>
                        <w:del w:id="3803" w:author="Maximilian Schmitz" w:date="2015-07-08T15:29:00Z"/>
                        <w:noProof/>
                      </w:rPr>
                    </w:pPr>
                    <w:del w:id="3804" w:author="Maximilian Schmitz" w:date="2015-07-08T15:29:00Z">
                      <w:r w:rsidDel="00856522">
                        <w:rPr>
                          <w:noProof/>
                        </w:rPr>
                        <w:delText xml:space="preserve">[5] </w:delText>
                      </w:r>
                    </w:del>
                  </w:p>
                </w:tc>
                <w:tc>
                  <w:tcPr>
                    <w:tcW w:w="0" w:type="auto"/>
                    <w:hideMark/>
                  </w:tcPr>
                  <w:p w14:paraId="35B80819" w14:textId="77777777" w:rsidR="00715D94" w:rsidDel="00856522" w:rsidRDefault="00715D94">
                    <w:pPr>
                      <w:pStyle w:val="Literaturverzeichnis"/>
                      <w:rPr>
                        <w:del w:id="3805" w:author="Maximilian Schmitz" w:date="2015-07-08T15:29:00Z"/>
                        <w:noProof/>
                      </w:rPr>
                    </w:pPr>
                    <w:del w:id="3806" w:author="Maximilian Schmitz" w:date="2015-07-08T15:29:00Z">
                      <w:r w:rsidRPr="009F25E1" w:rsidDel="00856522">
                        <w:rPr>
                          <w:noProof/>
                        </w:rPr>
                        <w:delText xml:space="preserve">Epic Games, „Unreal Engine 4,“ [Online]. Available: https://www.unrealengine.com/what-is-unreal-engine-4. </w:delText>
                      </w:r>
                      <w:r w:rsidDel="00856522">
                        <w:rPr>
                          <w:noProof/>
                        </w:rPr>
                        <w:delText>[Zugriff am 10 Juni 2015].</w:delText>
                      </w:r>
                    </w:del>
                  </w:p>
                </w:tc>
              </w:tr>
              <w:tr w:rsidR="00715D94" w:rsidDel="00856522" w14:paraId="561E58DF" w14:textId="77777777">
                <w:trPr>
                  <w:divId w:val="1206332679"/>
                  <w:tblCellSpacing w:w="15" w:type="dxa"/>
                  <w:del w:id="3807" w:author="Maximilian Schmitz" w:date="2015-07-08T15:29:00Z"/>
                </w:trPr>
                <w:tc>
                  <w:tcPr>
                    <w:tcW w:w="50" w:type="pct"/>
                    <w:hideMark/>
                  </w:tcPr>
                  <w:p w14:paraId="6800087E" w14:textId="77777777" w:rsidR="00715D94" w:rsidDel="00856522" w:rsidRDefault="00715D94">
                    <w:pPr>
                      <w:pStyle w:val="Literaturverzeichnis"/>
                      <w:rPr>
                        <w:del w:id="3808" w:author="Maximilian Schmitz" w:date="2015-07-08T15:29:00Z"/>
                        <w:noProof/>
                      </w:rPr>
                    </w:pPr>
                    <w:del w:id="3809" w:author="Maximilian Schmitz" w:date="2015-07-08T15:29:00Z">
                      <w:r w:rsidDel="00856522">
                        <w:rPr>
                          <w:noProof/>
                        </w:rPr>
                        <w:delText xml:space="preserve">[6] </w:delText>
                      </w:r>
                    </w:del>
                  </w:p>
                </w:tc>
                <w:tc>
                  <w:tcPr>
                    <w:tcW w:w="0" w:type="auto"/>
                    <w:hideMark/>
                  </w:tcPr>
                  <w:p w14:paraId="6452C361" w14:textId="77777777" w:rsidR="00715D94" w:rsidDel="00856522" w:rsidRDefault="00715D94">
                    <w:pPr>
                      <w:pStyle w:val="Literaturverzeichnis"/>
                      <w:rPr>
                        <w:del w:id="3810" w:author="Maximilian Schmitz" w:date="2015-07-08T15:29:00Z"/>
                        <w:noProof/>
                      </w:rPr>
                    </w:pPr>
                    <w:del w:id="3811" w:author="Maximilian Schmitz" w:date="2015-07-08T15:29:00Z">
                      <w:r w:rsidRPr="009F25E1" w:rsidDel="00856522">
                        <w:rPr>
                          <w:noProof/>
                        </w:rPr>
                        <w:delText xml:space="preserve">Epic Games, „Unreal Engine 4,“ [Online]. Available: https://www.unrealengine.com/blog/ue4-powered-tekken-7-announced-at-evo-2014. </w:delText>
                      </w:r>
                      <w:r w:rsidDel="00856522">
                        <w:rPr>
                          <w:noProof/>
                        </w:rPr>
                        <w:delText>[Zugriff am 10 Juni 2015].</w:delText>
                      </w:r>
                    </w:del>
                  </w:p>
                </w:tc>
              </w:tr>
              <w:tr w:rsidR="00715D94" w:rsidRPr="009F25E1" w:rsidDel="00856522" w14:paraId="3C24C154" w14:textId="77777777">
                <w:trPr>
                  <w:divId w:val="1206332679"/>
                  <w:tblCellSpacing w:w="15" w:type="dxa"/>
                  <w:del w:id="3812" w:author="Maximilian Schmitz" w:date="2015-07-08T15:29:00Z"/>
                </w:trPr>
                <w:tc>
                  <w:tcPr>
                    <w:tcW w:w="50" w:type="pct"/>
                    <w:hideMark/>
                  </w:tcPr>
                  <w:p w14:paraId="65444DC8" w14:textId="77777777" w:rsidR="00715D94" w:rsidDel="00856522" w:rsidRDefault="00715D94">
                    <w:pPr>
                      <w:pStyle w:val="Literaturverzeichnis"/>
                      <w:rPr>
                        <w:del w:id="3813" w:author="Maximilian Schmitz" w:date="2015-07-08T15:29:00Z"/>
                        <w:noProof/>
                      </w:rPr>
                    </w:pPr>
                    <w:del w:id="3814" w:author="Maximilian Schmitz" w:date="2015-07-08T15:29:00Z">
                      <w:r w:rsidDel="00856522">
                        <w:rPr>
                          <w:noProof/>
                        </w:rPr>
                        <w:delText xml:space="preserve">[7] </w:delText>
                      </w:r>
                    </w:del>
                  </w:p>
                </w:tc>
                <w:tc>
                  <w:tcPr>
                    <w:tcW w:w="0" w:type="auto"/>
                    <w:hideMark/>
                  </w:tcPr>
                  <w:p w14:paraId="0868EBA5" w14:textId="77777777" w:rsidR="00715D94" w:rsidRPr="009F25E1" w:rsidDel="00856522" w:rsidRDefault="00715D94">
                    <w:pPr>
                      <w:pStyle w:val="Literaturverzeichnis"/>
                      <w:rPr>
                        <w:del w:id="3815" w:author="Maximilian Schmitz" w:date="2015-07-08T15:29:00Z"/>
                        <w:noProof/>
                      </w:rPr>
                    </w:pPr>
                    <w:del w:id="3816" w:author="Maximilian Schmitz" w:date="2015-07-08T15:29:00Z">
                      <w:r w:rsidRPr="009F25E1" w:rsidDel="00856522">
                        <w:rPr>
                          <w:noProof/>
                        </w:rPr>
                        <w:delText>RoboCup Federation, „RoboCup Soccer Server Users Manual,“ RoboCup Federation, 2003.</w:delText>
                      </w:r>
                    </w:del>
                  </w:p>
                </w:tc>
              </w:tr>
              <w:tr w:rsidR="00715D94" w:rsidDel="00856522" w14:paraId="5AAB73AE" w14:textId="77777777">
                <w:trPr>
                  <w:divId w:val="1206332679"/>
                  <w:tblCellSpacing w:w="15" w:type="dxa"/>
                  <w:del w:id="3817" w:author="Maximilian Schmitz" w:date="2015-07-08T15:29:00Z"/>
                </w:trPr>
                <w:tc>
                  <w:tcPr>
                    <w:tcW w:w="50" w:type="pct"/>
                    <w:hideMark/>
                  </w:tcPr>
                  <w:p w14:paraId="691989AE" w14:textId="77777777" w:rsidR="00715D94" w:rsidDel="00856522" w:rsidRDefault="00715D94">
                    <w:pPr>
                      <w:pStyle w:val="Literaturverzeichnis"/>
                      <w:rPr>
                        <w:del w:id="3818" w:author="Maximilian Schmitz" w:date="2015-07-08T15:29:00Z"/>
                        <w:noProof/>
                      </w:rPr>
                    </w:pPr>
                    <w:del w:id="3819" w:author="Maximilian Schmitz" w:date="2015-07-08T15:29:00Z">
                      <w:r w:rsidDel="00856522">
                        <w:rPr>
                          <w:noProof/>
                        </w:rPr>
                        <w:delText xml:space="preserve">[8] </w:delText>
                      </w:r>
                    </w:del>
                  </w:p>
                </w:tc>
                <w:tc>
                  <w:tcPr>
                    <w:tcW w:w="0" w:type="auto"/>
                    <w:hideMark/>
                  </w:tcPr>
                  <w:p w14:paraId="13C3D412" w14:textId="77777777" w:rsidR="00715D94" w:rsidDel="00856522" w:rsidRDefault="00715D94">
                    <w:pPr>
                      <w:pStyle w:val="Literaturverzeichnis"/>
                      <w:rPr>
                        <w:del w:id="3820" w:author="Maximilian Schmitz" w:date="2015-07-08T15:29:00Z"/>
                        <w:noProof/>
                      </w:rPr>
                    </w:pPr>
                    <w:del w:id="3821" w:author="Maximilian Schmitz" w:date="2015-07-08T15:29:00Z">
                      <w:r w:rsidDel="00856522">
                        <w:rPr>
                          <w:noProof/>
                        </w:rPr>
                        <w:delText xml:space="preserve">Lämmel, U., Cleve, J., Künstliche Intelligenz, München: Hanser, 2012. </w:delText>
                      </w:r>
                    </w:del>
                  </w:p>
                </w:tc>
              </w:tr>
              <w:tr w:rsidR="00715D94" w:rsidDel="00856522" w14:paraId="4119D7FC" w14:textId="77777777">
                <w:trPr>
                  <w:divId w:val="1206332679"/>
                  <w:tblCellSpacing w:w="15" w:type="dxa"/>
                  <w:del w:id="3822" w:author="Maximilian Schmitz" w:date="2015-07-08T15:29:00Z"/>
                </w:trPr>
                <w:tc>
                  <w:tcPr>
                    <w:tcW w:w="50" w:type="pct"/>
                    <w:hideMark/>
                  </w:tcPr>
                  <w:p w14:paraId="7E81BC70" w14:textId="77777777" w:rsidR="00715D94" w:rsidDel="00856522" w:rsidRDefault="00715D94">
                    <w:pPr>
                      <w:pStyle w:val="Literaturverzeichnis"/>
                      <w:rPr>
                        <w:del w:id="3823" w:author="Maximilian Schmitz" w:date="2015-07-08T15:29:00Z"/>
                        <w:noProof/>
                      </w:rPr>
                    </w:pPr>
                    <w:del w:id="3824" w:author="Maximilian Schmitz" w:date="2015-07-08T15:29:00Z">
                      <w:r w:rsidDel="00856522">
                        <w:rPr>
                          <w:noProof/>
                        </w:rPr>
                        <w:delText xml:space="preserve">[9] </w:delText>
                      </w:r>
                    </w:del>
                  </w:p>
                </w:tc>
                <w:tc>
                  <w:tcPr>
                    <w:tcW w:w="0" w:type="auto"/>
                    <w:hideMark/>
                  </w:tcPr>
                  <w:p w14:paraId="522719E9" w14:textId="77777777" w:rsidR="00715D94" w:rsidDel="00856522" w:rsidRDefault="00715D94">
                    <w:pPr>
                      <w:pStyle w:val="Literaturverzeichnis"/>
                      <w:rPr>
                        <w:del w:id="3825" w:author="Maximilian Schmitz" w:date="2015-07-08T15:29:00Z"/>
                        <w:noProof/>
                      </w:rPr>
                    </w:pPr>
                    <w:del w:id="3826" w:author="Maximilian Schmitz" w:date="2015-07-08T15:29:00Z">
                      <w:r w:rsidDel="00856522">
                        <w:rPr>
                          <w:noProof/>
                        </w:rPr>
                        <w:delText xml:space="preserve">Norvig, R., Russel, S., Künstliche Intelligenz - Ein moderner Ansatz - 2. Auflage, München: Pearson Studium, 2004. </w:delText>
                      </w:r>
                    </w:del>
                  </w:p>
                </w:tc>
              </w:tr>
            </w:tbl>
            <w:p w14:paraId="177FBE4F" w14:textId="77777777" w:rsidR="00715D94" w:rsidDel="00856522" w:rsidRDefault="00715D94">
              <w:pPr>
                <w:divId w:val="1206332679"/>
                <w:rPr>
                  <w:del w:id="3827" w:author="Maximilian Schmitz" w:date="2015-07-08T15:29:00Z"/>
                  <w:noProof/>
                </w:rPr>
              </w:pPr>
            </w:p>
            <w:p w14:paraId="6F66A964" w14:textId="77777777" w:rsidR="00235CFC" w:rsidRDefault="00235CFC">
              <w:pPr>
                <w:jc w:val="left"/>
                <w:pPrChange w:id="3828" w:author="Admin" w:date="2015-07-08T13:36:00Z">
                  <w:pPr/>
                </w:pPrChange>
              </w:pPr>
              <w:r>
                <w:rPr>
                  <w:b/>
                  <w:bCs/>
                </w:rPr>
                <w:fldChar w:fldCharType="end"/>
              </w:r>
            </w:p>
          </w:sdtContent>
        </w:sdt>
      </w:sdtContent>
    </w:sdt>
    <w:p w14:paraId="507D4D4D" w14:textId="77777777" w:rsidR="00235CFC" w:rsidRPr="00235CFC" w:rsidRDefault="00235CFC">
      <w:pPr>
        <w:pPrChange w:id="3829" w:author="Admin" w:date="2015-07-08T13:36:00Z">
          <w:pPr>
            <w:spacing w:line="240" w:lineRule="auto"/>
          </w:pPr>
        </w:pPrChange>
      </w:pPr>
      <w:r>
        <w:br w:type="page"/>
      </w:r>
    </w:p>
    <w:p w14:paraId="720B5311" w14:textId="77777777" w:rsidR="00C55980" w:rsidRDefault="00C55980">
      <w:pPr>
        <w:pStyle w:val="berschrift1"/>
        <w:numPr>
          <w:ilvl w:val="0"/>
          <w:numId w:val="0"/>
        </w:numPr>
      </w:pPr>
      <w:bookmarkStart w:id="3830" w:name="_Toc424149344"/>
      <w:r>
        <w:lastRenderedPageBreak/>
        <w:t>Abbildungsverzeichnis</w:t>
      </w:r>
      <w:bookmarkEnd w:id="3830"/>
    </w:p>
    <w:p w14:paraId="73D74C4F" w14:textId="77777777" w:rsidR="00067648" w:rsidRDefault="00986767">
      <w:pPr>
        <w:pStyle w:val="Abbildungsverzeichnis"/>
        <w:rPr>
          <w:ins w:id="3831" w:author="Maximilian Schmitz" w:date="2015-07-08T20:05:00Z"/>
          <w:rFonts w:asciiTheme="minorHAnsi" w:eastAsiaTheme="minorEastAsia" w:hAnsiTheme="minorHAnsi" w:cstheme="minorBidi"/>
          <w:sz w:val="22"/>
          <w:szCs w:val="22"/>
        </w:rPr>
      </w:pPr>
      <w:r>
        <w:fldChar w:fldCharType="begin"/>
      </w:r>
      <w:r>
        <w:instrText xml:space="preserve"> TOC \h \z \c "Abbildung" </w:instrText>
      </w:r>
      <w:r>
        <w:fldChar w:fldCharType="separate"/>
      </w:r>
      <w:ins w:id="3832" w:author="Maximilian Schmitz" w:date="2015-07-08T20:05:00Z">
        <w:r w:rsidR="00067648" w:rsidRPr="00664CFE">
          <w:rPr>
            <w:rStyle w:val="Hyperlink"/>
          </w:rPr>
          <w:fldChar w:fldCharType="begin"/>
        </w:r>
        <w:r w:rsidR="00067648" w:rsidRPr="00664CFE">
          <w:rPr>
            <w:rStyle w:val="Hyperlink"/>
          </w:rPr>
          <w:instrText xml:space="preserve"> </w:instrText>
        </w:r>
        <w:r w:rsidR="00067648">
          <w:instrText>HYPERLINK \l "_Toc424149348"</w:instrText>
        </w:r>
        <w:r w:rsidR="00067648" w:rsidRPr="00664CFE">
          <w:rPr>
            <w:rStyle w:val="Hyperlink"/>
          </w:rPr>
          <w:instrText xml:space="preserve"> </w:instrText>
        </w:r>
        <w:r w:rsidR="00067648" w:rsidRPr="00664CFE">
          <w:rPr>
            <w:rStyle w:val="Hyperlink"/>
          </w:rPr>
          <w:fldChar w:fldCharType="separate"/>
        </w:r>
        <w:r w:rsidR="00067648" w:rsidRPr="00664CFE">
          <w:rPr>
            <w:rStyle w:val="Hyperlink"/>
          </w:rPr>
          <w:t>Abbildung 1: Architektur Übersicht</w:t>
        </w:r>
        <w:r w:rsidR="00067648">
          <w:rPr>
            <w:webHidden/>
          </w:rPr>
          <w:tab/>
        </w:r>
        <w:r w:rsidR="00067648">
          <w:rPr>
            <w:webHidden/>
          </w:rPr>
          <w:fldChar w:fldCharType="begin"/>
        </w:r>
        <w:r w:rsidR="00067648">
          <w:rPr>
            <w:webHidden/>
          </w:rPr>
          <w:instrText xml:space="preserve"> PAGEREF _Toc424149348 \h </w:instrText>
        </w:r>
      </w:ins>
      <w:r w:rsidR="00067648">
        <w:rPr>
          <w:webHidden/>
        </w:rPr>
      </w:r>
      <w:r w:rsidR="00067648">
        <w:rPr>
          <w:webHidden/>
        </w:rPr>
        <w:fldChar w:fldCharType="separate"/>
      </w:r>
      <w:ins w:id="3833" w:author="Maximilian Schmitz" w:date="2015-07-08T20:05:00Z">
        <w:r w:rsidR="00067648">
          <w:rPr>
            <w:webHidden/>
          </w:rPr>
          <w:t>13</w:t>
        </w:r>
        <w:r w:rsidR="00067648">
          <w:rPr>
            <w:webHidden/>
          </w:rPr>
          <w:fldChar w:fldCharType="end"/>
        </w:r>
        <w:r w:rsidR="00067648" w:rsidRPr="00664CFE">
          <w:rPr>
            <w:rStyle w:val="Hyperlink"/>
          </w:rPr>
          <w:fldChar w:fldCharType="end"/>
        </w:r>
      </w:ins>
    </w:p>
    <w:p w14:paraId="25976079" w14:textId="77777777" w:rsidR="00067648" w:rsidRDefault="00067648">
      <w:pPr>
        <w:pStyle w:val="Abbildungsverzeichnis"/>
        <w:rPr>
          <w:ins w:id="3834" w:author="Maximilian Schmitz" w:date="2015-07-08T20:05:00Z"/>
          <w:rFonts w:asciiTheme="minorHAnsi" w:eastAsiaTheme="minorEastAsia" w:hAnsiTheme="minorHAnsi" w:cstheme="minorBidi"/>
          <w:sz w:val="22"/>
          <w:szCs w:val="22"/>
        </w:rPr>
      </w:pPr>
      <w:ins w:id="3835" w:author="Maximilian Schmitz" w:date="2015-07-08T20:05:00Z">
        <w:r w:rsidRPr="00664CFE">
          <w:rPr>
            <w:rStyle w:val="Hyperlink"/>
          </w:rPr>
          <w:fldChar w:fldCharType="begin"/>
        </w:r>
        <w:r w:rsidRPr="00664CFE">
          <w:rPr>
            <w:rStyle w:val="Hyperlink"/>
          </w:rPr>
          <w:instrText xml:space="preserve"> </w:instrText>
        </w:r>
        <w:r>
          <w:instrText>HYPERLINK \l "_Toc424149349"</w:instrText>
        </w:r>
        <w:r w:rsidRPr="00664CFE">
          <w:rPr>
            <w:rStyle w:val="Hyperlink"/>
          </w:rPr>
          <w:instrText xml:space="preserve"> </w:instrText>
        </w:r>
        <w:r w:rsidRPr="00664CFE">
          <w:rPr>
            <w:rStyle w:val="Hyperlink"/>
          </w:rPr>
          <w:fldChar w:fldCharType="separate"/>
        </w:r>
        <w:r w:rsidRPr="00664CFE">
          <w:rPr>
            <w:rStyle w:val="Hyperlink"/>
          </w:rPr>
          <w:t>Abbildung 2: Remote Procedure Call Umsetzung</w:t>
        </w:r>
        <w:r>
          <w:rPr>
            <w:webHidden/>
          </w:rPr>
          <w:tab/>
        </w:r>
        <w:r>
          <w:rPr>
            <w:webHidden/>
          </w:rPr>
          <w:fldChar w:fldCharType="begin"/>
        </w:r>
        <w:r>
          <w:rPr>
            <w:webHidden/>
          </w:rPr>
          <w:instrText xml:space="preserve"> PAGEREF _Toc424149349 \h </w:instrText>
        </w:r>
      </w:ins>
      <w:r>
        <w:rPr>
          <w:webHidden/>
        </w:rPr>
      </w:r>
      <w:r>
        <w:rPr>
          <w:webHidden/>
        </w:rPr>
        <w:fldChar w:fldCharType="separate"/>
      </w:r>
      <w:ins w:id="3836" w:author="Maximilian Schmitz" w:date="2015-07-08T20:05:00Z">
        <w:r>
          <w:rPr>
            <w:webHidden/>
          </w:rPr>
          <w:t>14</w:t>
        </w:r>
        <w:r>
          <w:rPr>
            <w:webHidden/>
          </w:rPr>
          <w:fldChar w:fldCharType="end"/>
        </w:r>
        <w:r w:rsidRPr="00664CFE">
          <w:rPr>
            <w:rStyle w:val="Hyperlink"/>
          </w:rPr>
          <w:fldChar w:fldCharType="end"/>
        </w:r>
      </w:ins>
    </w:p>
    <w:p w14:paraId="3B5CB97B" w14:textId="77777777" w:rsidR="00067648" w:rsidRDefault="00067648">
      <w:pPr>
        <w:pStyle w:val="Abbildungsverzeichnis"/>
        <w:rPr>
          <w:ins w:id="3837" w:author="Maximilian Schmitz" w:date="2015-07-08T20:05:00Z"/>
          <w:rFonts w:asciiTheme="minorHAnsi" w:eastAsiaTheme="minorEastAsia" w:hAnsiTheme="minorHAnsi" w:cstheme="minorBidi"/>
          <w:sz w:val="22"/>
          <w:szCs w:val="22"/>
        </w:rPr>
      </w:pPr>
      <w:ins w:id="3838" w:author="Maximilian Schmitz" w:date="2015-07-08T20:05:00Z">
        <w:r w:rsidRPr="00664CFE">
          <w:rPr>
            <w:rStyle w:val="Hyperlink"/>
          </w:rPr>
          <w:fldChar w:fldCharType="begin"/>
        </w:r>
        <w:r w:rsidRPr="00664CFE">
          <w:rPr>
            <w:rStyle w:val="Hyperlink"/>
          </w:rPr>
          <w:instrText xml:space="preserve"> </w:instrText>
        </w:r>
        <w:r>
          <w:instrText>HYPERLINK \l "_Toc424149350"</w:instrText>
        </w:r>
        <w:r w:rsidRPr="00664CFE">
          <w:rPr>
            <w:rStyle w:val="Hyperlink"/>
          </w:rPr>
          <w:instrText xml:space="preserve"> </w:instrText>
        </w:r>
        <w:r w:rsidRPr="00664CFE">
          <w:rPr>
            <w:rStyle w:val="Hyperlink"/>
          </w:rPr>
          <w:fldChar w:fldCharType="separate"/>
        </w:r>
        <w:r w:rsidRPr="00664CFE">
          <w:rPr>
            <w:rStyle w:val="Hyperlink"/>
          </w:rPr>
          <w:t>Abbildung 3: Architektur als Klassendiagramm</w:t>
        </w:r>
        <w:r>
          <w:rPr>
            <w:webHidden/>
          </w:rPr>
          <w:tab/>
        </w:r>
        <w:r>
          <w:rPr>
            <w:webHidden/>
          </w:rPr>
          <w:fldChar w:fldCharType="begin"/>
        </w:r>
        <w:r>
          <w:rPr>
            <w:webHidden/>
          </w:rPr>
          <w:instrText xml:space="preserve"> PAGEREF _Toc424149350 \h </w:instrText>
        </w:r>
      </w:ins>
      <w:r>
        <w:rPr>
          <w:webHidden/>
        </w:rPr>
      </w:r>
      <w:r>
        <w:rPr>
          <w:webHidden/>
        </w:rPr>
        <w:fldChar w:fldCharType="separate"/>
      </w:r>
      <w:ins w:id="3839" w:author="Maximilian Schmitz" w:date="2015-07-08T20:05:00Z">
        <w:r>
          <w:rPr>
            <w:webHidden/>
          </w:rPr>
          <w:t>15</w:t>
        </w:r>
        <w:r>
          <w:rPr>
            <w:webHidden/>
          </w:rPr>
          <w:fldChar w:fldCharType="end"/>
        </w:r>
        <w:r w:rsidRPr="00664CFE">
          <w:rPr>
            <w:rStyle w:val="Hyperlink"/>
          </w:rPr>
          <w:fldChar w:fldCharType="end"/>
        </w:r>
      </w:ins>
    </w:p>
    <w:p w14:paraId="6F446E03" w14:textId="77777777" w:rsidR="00067648" w:rsidRDefault="00067648">
      <w:pPr>
        <w:pStyle w:val="Abbildungsverzeichnis"/>
        <w:rPr>
          <w:ins w:id="3840" w:author="Maximilian Schmitz" w:date="2015-07-08T20:05:00Z"/>
          <w:rFonts w:asciiTheme="minorHAnsi" w:eastAsiaTheme="minorEastAsia" w:hAnsiTheme="minorHAnsi" w:cstheme="minorBidi"/>
          <w:sz w:val="22"/>
          <w:szCs w:val="22"/>
        </w:rPr>
      </w:pPr>
      <w:ins w:id="3841" w:author="Maximilian Schmitz" w:date="2015-07-08T20:05:00Z">
        <w:r w:rsidRPr="00664CFE">
          <w:rPr>
            <w:rStyle w:val="Hyperlink"/>
          </w:rPr>
          <w:fldChar w:fldCharType="begin"/>
        </w:r>
        <w:r w:rsidRPr="00664CFE">
          <w:rPr>
            <w:rStyle w:val="Hyperlink"/>
          </w:rPr>
          <w:instrText xml:space="preserve"> </w:instrText>
        </w:r>
        <w:r>
          <w:instrText>HYPERLINK \l "_Toc424149351"</w:instrText>
        </w:r>
        <w:r w:rsidRPr="00664CFE">
          <w:rPr>
            <w:rStyle w:val="Hyperlink"/>
          </w:rPr>
          <w:instrText xml:space="preserve"> </w:instrText>
        </w:r>
        <w:r w:rsidRPr="00664CFE">
          <w:rPr>
            <w:rStyle w:val="Hyperlink"/>
          </w:rPr>
          <w:fldChar w:fldCharType="separate"/>
        </w:r>
        <w:r w:rsidRPr="00664CFE">
          <w:rPr>
            <w:rStyle w:val="Hyperlink"/>
          </w:rPr>
          <w:t>Abbildung 4: Modelliertes Spielfeld</w:t>
        </w:r>
        <w:r>
          <w:rPr>
            <w:webHidden/>
          </w:rPr>
          <w:tab/>
        </w:r>
        <w:r>
          <w:rPr>
            <w:webHidden/>
          </w:rPr>
          <w:fldChar w:fldCharType="begin"/>
        </w:r>
        <w:r>
          <w:rPr>
            <w:webHidden/>
          </w:rPr>
          <w:instrText xml:space="preserve"> PAGEREF _Toc424149351 \h </w:instrText>
        </w:r>
      </w:ins>
      <w:r>
        <w:rPr>
          <w:webHidden/>
        </w:rPr>
      </w:r>
      <w:r>
        <w:rPr>
          <w:webHidden/>
        </w:rPr>
        <w:fldChar w:fldCharType="separate"/>
      </w:r>
      <w:ins w:id="3842" w:author="Maximilian Schmitz" w:date="2015-07-08T20:05:00Z">
        <w:r>
          <w:rPr>
            <w:webHidden/>
          </w:rPr>
          <w:t>18</w:t>
        </w:r>
        <w:r>
          <w:rPr>
            <w:webHidden/>
          </w:rPr>
          <w:fldChar w:fldCharType="end"/>
        </w:r>
        <w:r w:rsidRPr="00664CFE">
          <w:rPr>
            <w:rStyle w:val="Hyperlink"/>
          </w:rPr>
          <w:fldChar w:fldCharType="end"/>
        </w:r>
      </w:ins>
    </w:p>
    <w:p w14:paraId="2F3D4A20" w14:textId="77777777" w:rsidR="00067648" w:rsidRDefault="00067648">
      <w:pPr>
        <w:pStyle w:val="Abbildungsverzeichnis"/>
        <w:rPr>
          <w:ins w:id="3843" w:author="Maximilian Schmitz" w:date="2015-07-08T20:05:00Z"/>
          <w:rFonts w:asciiTheme="minorHAnsi" w:eastAsiaTheme="minorEastAsia" w:hAnsiTheme="minorHAnsi" w:cstheme="minorBidi"/>
          <w:sz w:val="22"/>
          <w:szCs w:val="22"/>
        </w:rPr>
      </w:pPr>
      <w:ins w:id="3844" w:author="Maximilian Schmitz" w:date="2015-07-08T20:05:00Z">
        <w:r w:rsidRPr="00664CFE">
          <w:rPr>
            <w:rStyle w:val="Hyperlink"/>
          </w:rPr>
          <w:fldChar w:fldCharType="begin"/>
        </w:r>
        <w:r w:rsidRPr="00664CFE">
          <w:rPr>
            <w:rStyle w:val="Hyperlink"/>
          </w:rPr>
          <w:instrText xml:space="preserve"> </w:instrText>
        </w:r>
        <w:r>
          <w:instrText>HYPERLINK \l "_Toc424149352"</w:instrText>
        </w:r>
        <w:r w:rsidRPr="00664CFE">
          <w:rPr>
            <w:rStyle w:val="Hyperlink"/>
          </w:rPr>
          <w:instrText xml:space="preserve"> </w:instrText>
        </w:r>
        <w:r w:rsidRPr="00664CFE">
          <w:rPr>
            <w:rStyle w:val="Hyperlink"/>
          </w:rPr>
          <w:fldChar w:fldCharType="separate"/>
        </w:r>
        <w:r w:rsidRPr="00664CFE">
          <w:rPr>
            <w:rStyle w:val="Hyperlink"/>
          </w:rPr>
          <w:t>Abbildung 5: Spielfeld mit Kollisionsboxen</w:t>
        </w:r>
        <w:r>
          <w:rPr>
            <w:webHidden/>
          </w:rPr>
          <w:tab/>
        </w:r>
        <w:r>
          <w:rPr>
            <w:webHidden/>
          </w:rPr>
          <w:fldChar w:fldCharType="begin"/>
        </w:r>
        <w:r>
          <w:rPr>
            <w:webHidden/>
          </w:rPr>
          <w:instrText xml:space="preserve"> PAGEREF _Toc424149352 \h </w:instrText>
        </w:r>
      </w:ins>
      <w:r>
        <w:rPr>
          <w:webHidden/>
        </w:rPr>
      </w:r>
      <w:r>
        <w:rPr>
          <w:webHidden/>
        </w:rPr>
        <w:fldChar w:fldCharType="separate"/>
      </w:r>
      <w:ins w:id="3845" w:author="Maximilian Schmitz" w:date="2015-07-08T20:05:00Z">
        <w:r>
          <w:rPr>
            <w:webHidden/>
          </w:rPr>
          <w:t>19</w:t>
        </w:r>
        <w:r>
          <w:rPr>
            <w:webHidden/>
          </w:rPr>
          <w:fldChar w:fldCharType="end"/>
        </w:r>
        <w:r w:rsidRPr="00664CFE">
          <w:rPr>
            <w:rStyle w:val="Hyperlink"/>
          </w:rPr>
          <w:fldChar w:fldCharType="end"/>
        </w:r>
      </w:ins>
    </w:p>
    <w:p w14:paraId="5D5169CA" w14:textId="77777777" w:rsidR="00067648" w:rsidRDefault="00067648">
      <w:pPr>
        <w:pStyle w:val="Abbildungsverzeichnis"/>
        <w:rPr>
          <w:ins w:id="3846" w:author="Maximilian Schmitz" w:date="2015-07-08T20:05:00Z"/>
          <w:rFonts w:asciiTheme="minorHAnsi" w:eastAsiaTheme="minorEastAsia" w:hAnsiTheme="minorHAnsi" w:cstheme="minorBidi"/>
          <w:sz w:val="22"/>
          <w:szCs w:val="22"/>
        </w:rPr>
      </w:pPr>
      <w:ins w:id="3847" w:author="Maximilian Schmitz" w:date="2015-07-08T20:05:00Z">
        <w:r w:rsidRPr="00664CFE">
          <w:rPr>
            <w:rStyle w:val="Hyperlink"/>
          </w:rPr>
          <w:fldChar w:fldCharType="begin"/>
        </w:r>
        <w:r w:rsidRPr="00664CFE">
          <w:rPr>
            <w:rStyle w:val="Hyperlink"/>
          </w:rPr>
          <w:instrText xml:space="preserve"> </w:instrText>
        </w:r>
        <w:r>
          <w:instrText>HYPERLINK \l "_Toc424149353"</w:instrText>
        </w:r>
        <w:r w:rsidRPr="00664CFE">
          <w:rPr>
            <w:rStyle w:val="Hyperlink"/>
          </w:rPr>
          <w:instrText xml:space="preserve"> </w:instrText>
        </w:r>
        <w:r w:rsidRPr="00664CFE">
          <w:rPr>
            <w:rStyle w:val="Hyperlink"/>
          </w:rPr>
          <w:fldChar w:fldCharType="separate"/>
        </w:r>
        <w:r w:rsidRPr="00664CFE">
          <w:rPr>
            <w:rStyle w:val="Hyperlink"/>
          </w:rPr>
          <w:t>Abbildung 6: Blueprint für die Torerkennung</w:t>
        </w:r>
        <w:r>
          <w:rPr>
            <w:webHidden/>
          </w:rPr>
          <w:tab/>
        </w:r>
        <w:r>
          <w:rPr>
            <w:webHidden/>
          </w:rPr>
          <w:fldChar w:fldCharType="begin"/>
        </w:r>
        <w:r>
          <w:rPr>
            <w:webHidden/>
          </w:rPr>
          <w:instrText xml:space="preserve"> PAGEREF _Toc424149353 \h </w:instrText>
        </w:r>
      </w:ins>
      <w:r>
        <w:rPr>
          <w:webHidden/>
        </w:rPr>
      </w:r>
      <w:r>
        <w:rPr>
          <w:webHidden/>
        </w:rPr>
        <w:fldChar w:fldCharType="separate"/>
      </w:r>
      <w:ins w:id="3848" w:author="Maximilian Schmitz" w:date="2015-07-08T20:05:00Z">
        <w:r>
          <w:rPr>
            <w:webHidden/>
          </w:rPr>
          <w:t>20</w:t>
        </w:r>
        <w:r>
          <w:rPr>
            <w:webHidden/>
          </w:rPr>
          <w:fldChar w:fldCharType="end"/>
        </w:r>
        <w:r w:rsidRPr="00664CFE">
          <w:rPr>
            <w:rStyle w:val="Hyperlink"/>
          </w:rPr>
          <w:fldChar w:fldCharType="end"/>
        </w:r>
      </w:ins>
    </w:p>
    <w:p w14:paraId="1754651E" w14:textId="77777777" w:rsidR="00067648" w:rsidRDefault="00067648">
      <w:pPr>
        <w:pStyle w:val="Abbildungsverzeichnis"/>
        <w:rPr>
          <w:ins w:id="3849" w:author="Maximilian Schmitz" w:date="2015-07-08T20:05:00Z"/>
          <w:rFonts w:asciiTheme="minorHAnsi" w:eastAsiaTheme="minorEastAsia" w:hAnsiTheme="minorHAnsi" w:cstheme="minorBidi"/>
          <w:sz w:val="22"/>
          <w:szCs w:val="22"/>
        </w:rPr>
      </w:pPr>
      <w:ins w:id="3850" w:author="Maximilian Schmitz" w:date="2015-07-08T20:05:00Z">
        <w:r w:rsidRPr="00664CFE">
          <w:rPr>
            <w:rStyle w:val="Hyperlink"/>
          </w:rPr>
          <w:fldChar w:fldCharType="begin"/>
        </w:r>
        <w:r w:rsidRPr="00664CFE">
          <w:rPr>
            <w:rStyle w:val="Hyperlink"/>
          </w:rPr>
          <w:instrText xml:space="preserve"> </w:instrText>
        </w:r>
        <w:r>
          <w:instrText>HYPERLINK \l "_Toc424149354"</w:instrText>
        </w:r>
        <w:r w:rsidRPr="00664CFE">
          <w:rPr>
            <w:rStyle w:val="Hyperlink"/>
          </w:rPr>
          <w:instrText xml:space="preserve"> </w:instrText>
        </w:r>
        <w:r w:rsidRPr="00664CFE">
          <w:rPr>
            <w:rStyle w:val="Hyperlink"/>
          </w:rPr>
          <w:fldChar w:fldCharType="separate"/>
        </w:r>
        <w:r w:rsidRPr="00664CFE">
          <w:rPr>
            <w:rStyle w:val="Hyperlink"/>
          </w:rPr>
          <w:t>Abbildung 7: Konfiguration eines Teams</w:t>
        </w:r>
        <w:r>
          <w:rPr>
            <w:webHidden/>
          </w:rPr>
          <w:tab/>
        </w:r>
        <w:r>
          <w:rPr>
            <w:webHidden/>
          </w:rPr>
          <w:fldChar w:fldCharType="begin"/>
        </w:r>
        <w:r>
          <w:rPr>
            <w:webHidden/>
          </w:rPr>
          <w:instrText xml:space="preserve"> PAGEREF _Toc424149354 \h </w:instrText>
        </w:r>
      </w:ins>
      <w:r>
        <w:rPr>
          <w:webHidden/>
        </w:rPr>
      </w:r>
      <w:r>
        <w:rPr>
          <w:webHidden/>
        </w:rPr>
        <w:fldChar w:fldCharType="separate"/>
      </w:r>
      <w:ins w:id="3851" w:author="Maximilian Schmitz" w:date="2015-07-08T20:05:00Z">
        <w:r>
          <w:rPr>
            <w:webHidden/>
          </w:rPr>
          <w:t>21</w:t>
        </w:r>
        <w:r>
          <w:rPr>
            <w:webHidden/>
          </w:rPr>
          <w:fldChar w:fldCharType="end"/>
        </w:r>
        <w:r w:rsidRPr="00664CFE">
          <w:rPr>
            <w:rStyle w:val="Hyperlink"/>
          </w:rPr>
          <w:fldChar w:fldCharType="end"/>
        </w:r>
      </w:ins>
    </w:p>
    <w:p w14:paraId="1BB7F79B" w14:textId="77777777" w:rsidR="00067648" w:rsidRDefault="00067648">
      <w:pPr>
        <w:pStyle w:val="Abbildungsverzeichnis"/>
        <w:rPr>
          <w:ins w:id="3852" w:author="Maximilian Schmitz" w:date="2015-07-08T20:05:00Z"/>
          <w:rFonts w:asciiTheme="minorHAnsi" w:eastAsiaTheme="minorEastAsia" w:hAnsiTheme="minorHAnsi" w:cstheme="minorBidi"/>
          <w:sz w:val="22"/>
          <w:szCs w:val="22"/>
        </w:rPr>
      </w:pPr>
      <w:ins w:id="3853" w:author="Maximilian Schmitz" w:date="2015-07-08T20:05:00Z">
        <w:r w:rsidRPr="00664CFE">
          <w:rPr>
            <w:rStyle w:val="Hyperlink"/>
          </w:rPr>
          <w:fldChar w:fldCharType="begin"/>
        </w:r>
        <w:r w:rsidRPr="00664CFE">
          <w:rPr>
            <w:rStyle w:val="Hyperlink"/>
          </w:rPr>
          <w:instrText xml:space="preserve"> </w:instrText>
        </w:r>
        <w:r>
          <w:instrText>HYPERLINK \l "_Toc424149355"</w:instrText>
        </w:r>
        <w:r w:rsidRPr="00664CFE">
          <w:rPr>
            <w:rStyle w:val="Hyperlink"/>
          </w:rPr>
          <w:instrText xml:space="preserve"> </w:instrText>
        </w:r>
        <w:r w:rsidRPr="00664CFE">
          <w:rPr>
            <w:rStyle w:val="Hyperlink"/>
          </w:rPr>
          <w:fldChar w:fldCharType="separate"/>
        </w:r>
        <w:r w:rsidRPr="00664CFE">
          <w:rPr>
            <w:rStyle w:val="Hyperlink"/>
          </w:rPr>
          <w:t>Abbildung 8: Blueprint-Funktionen des Spielers</w:t>
        </w:r>
        <w:r>
          <w:rPr>
            <w:webHidden/>
          </w:rPr>
          <w:tab/>
        </w:r>
        <w:r>
          <w:rPr>
            <w:webHidden/>
          </w:rPr>
          <w:fldChar w:fldCharType="begin"/>
        </w:r>
        <w:r>
          <w:rPr>
            <w:webHidden/>
          </w:rPr>
          <w:instrText xml:space="preserve"> PAGEREF _Toc424149355 \h </w:instrText>
        </w:r>
      </w:ins>
      <w:r>
        <w:rPr>
          <w:webHidden/>
        </w:rPr>
      </w:r>
      <w:r>
        <w:rPr>
          <w:webHidden/>
        </w:rPr>
        <w:fldChar w:fldCharType="separate"/>
      </w:r>
      <w:ins w:id="3854" w:author="Maximilian Schmitz" w:date="2015-07-08T20:05:00Z">
        <w:r>
          <w:rPr>
            <w:webHidden/>
          </w:rPr>
          <w:t>23</w:t>
        </w:r>
        <w:r>
          <w:rPr>
            <w:webHidden/>
          </w:rPr>
          <w:fldChar w:fldCharType="end"/>
        </w:r>
        <w:r w:rsidRPr="00664CFE">
          <w:rPr>
            <w:rStyle w:val="Hyperlink"/>
          </w:rPr>
          <w:fldChar w:fldCharType="end"/>
        </w:r>
      </w:ins>
    </w:p>
    <w:p w14:paraId="7BA2C8A0" w14:textId="77777777" w:rsidR="00067648" w:rsidRDefault="00067648">
      <w:pPr>
        <w:pStyle w:val="Abbildungsverzeichnis"/>
        <w:rPr>
          <w:ins w:id="3855" w:author="Maximilian Schmitz" w:date="2015-07-08T20:05:00Z"/>
          <w:rFonts w:asciiTheme="minorHAnsi" w:eastAsiaTheme="minorEastAsia" w:hAnsiTheme="minorHAnsi" w:cstheme="minorBidi"/>
          <w:sz w:val="22"/>
          <w:szCs w:val="22"/>
        </w:rPr>
      </w:pPr>
      <w:ins w:id="3856" w:author="Maximilian Schmitz" w:date="2015-07-08T20:05:00Z">
        <w:r w:rsidRPr="00664CFE">
          <w:rPr>
            <w:rStyle w:val="Hyperlink"/>
          </w:rPr>
          <w:fldChar w:fldCharType="begin"/>
        </w:r>
        <w:r w:rsidRPr="00664CFE">
          <w:rPr>
            <w:rStyle w:val="Hyperlink"/>
          </w:rPr>
          <w:instrText xml:space="preserve"> </w:instrText>
        </w:r>
        <w:r>
          <w:instrText>HYPERLINK \l "_Toc424149356"</w:instrText>
        </w:r>
        <w:r w:rsidRPr="00664CFE">
          <w:rPr>
            <w:rStyle w:val="Hyperlink"/>
          </w:rPr>
          <w:instrText xml:space="preserve"> </w:instrText>
        </w:r>
        <w:r w:rsidRPr="00664CFE">
          <w:rPr>
            <w:rStyle w:val="Hyperlink"/>
          </w:rPr>
          <w:fldChar w:fldCharType="separate"/>
        </w:r>
        <w:r w:rsidRPr="00664CFE">
          <w:rPr>
            <w:rStyle w:val="Hyperlink"/>
          </w:rPr>
          <w:t>Abbildung 9: Beispiel einer künstlichen Intelligenz</w:t>
        </w:r>
        <w:r>
          <w:rPr>
            <w:webHidden/>
          </w:rPr>
          <w:tab/>
        </w:r>
        <w:r>
          <w:rPr>
            <w:webHidden/>
          </w:rPr>
          <w:fldChar w:fldCharType="begin"/>
        </w:r>
        <w:r>
          <w:rPr>
            <w:webHidden/>
          </w:rPr>
          <w:instrText xml:space="preserve"> PAGEREF _Toc424149356 \h </w:instrText>
        </w:r>
      </w:ins>
      <w:r>
        <w:rPr>
          <w:webHidden/>
        </w:rPr>
      </w:r>
      <w:r>
        <w:rPr>
          <w:webHidden/>
        </w:rPr>
        <w:fldChar w:fldCharType="separate"/>
      </w:r>
      <w:ins w:id="3857" w:author="Maximilian Schmitz" w:date="2015-07-08T20:05:00Z">
        <w:r>
          <w:rPr>
            <w:webHidden/>
          </w:rPr>
          <w:t>36</w:t>
        </w:r>
        <w:r>
          <w:rPr>
            <w:webHidden/>
          </w:rPr>
          <w:fldChar w:fldCharType="end"/>
        </w:r>
        <w:r w:rsidRPr="00664CFE">
          <w:rPr>
            <w:rStyle w:val="Hyperlink"/>
          </w:rPr>
          <w:fldChar w:fldCharType="end"/>
        </w:r>
      </w:ins>
    </w:p>
    <w:p w14:paraId="3E5ED154" w14:textId="77777777" w:rsidR="00037140" w:rsidRDefault="00E64F9C">
      <w:pPr>
        <w:rPr>
          <w:ins w:id="3858" w:author="Maximilian Schmitz" w:date="2015-06-19T09:19:00Z"/>
          <w:b/>
          <w:bCs/>
          <w:noProof/>
        </w:rPr>
      </w:pPr>
      <w:del w:id="3859" w:author="Maximilian Schmitz" w:date="2015-06-15T21:18:00Z">
        <w:r w:rsidDel="004B4A71">
          <w:rPr>
            <w:b/>
            <w:bCs/>
            <w:noProof/>
          </w:rPr>
          <w:delText>Es konnten keine Einträge für ein Abbildungsverzeichnis gefunden werden.</w:delText>
        </w:r>
      </w:del>
      <w:r w:rsidR="00986767">
        <w:rPr>
          <w:b/>
          <w:bCs/>
          <w:noProof/>
        </w:rPr>
        <w:fldChar w:fldCharType="end"/>
      </w:r>
    </w:p>
    <w:p w14:paraId="569161D9" w14:textId="77777777" w:rsidR="0033512B" w:rsidRDefault="0033512B">
      <w:pPr>
        <w:jc w:val="left"/>
        <w:rPr>
          <w:ins w:id="3860" w:author="Maximilian Schmitz" w:date="2015-06-19T09:19:00Z"/>
          <w:b/>
          <w:kern w:val="28"/>
          <w:sz w:val="32"/>
        </w:rPr>
      </w:pPr>
      <w:ins w:id="3861" w:author="Maximilian Schmitz" w:date="2015-06-19T09:19:00Z">
        <w:r>
          <w:br w:type="page"/>
        </w:r>
      </w:ins>
    </w:p>
    <w:p w14:paraId="2263B5F9" w14:textId="77777777" w:rsidR="0033512B" w:rsidDel="0033512B" w:rsidRDefault="0033512B">
      <w:pPr>
        <w:pStyle w:val="berschrift1"/>
        <w:numPr>
          <w:ilvl w:val="0"/>
          <w:numId w:val="0"/>
        </w:numPr>
        <w:rPr>
          <w:del w:id="3862" w:author="Maximilian Schmitz" w:date="2015-06-19T09:19:00Z"/>
        </w:rPr>
        <w:pPrChange w:id="3863" w:author="Admin" w:date="2015-07-08T13:36:00Z">
          <w:pPr/>
        </w:pPrChange>
      </w:pPr>
      <w:bookmarkStart w:id="3864" w:name="_Toc424149345"/>
      <w:ins w:id="3865" w:author="Maximilian Schmitz" w:date="2015-06-19T09:19:00Z">
        <w:r>
          <w:lastRenderedPageBreak/>
          <w:t>Tabellenverzeichnis</w:t>
        </w:r>
      </w:ins>
      <w:bookmarkEnd w:id="3864"/>
    </w:p>
    <w:p w14:paraId="6648D9C3" w14:textId="77777777" w:rsidR="00037140" w:rsidDel="0033512B" w:rsidRDefault="00037140">
      <w:pPr>
        <w:pStyle w:val="berschrift1"/>
        <w:numPr>
          <w:ilvl w:val="0"/>
          <w:numId w:val="0"/>
        </w:numPr>
        <w:rPr>
          <w:del w:id="3866" w:author="Maximilian Schmitz" w:date="2015-06-19T09:19:00Z"/>
        </w:rPr>
        <w:pPrChange w:id="3867" w:author="Admin" w:date="2015-07-08T13:36:00Z">
          <w:pPr/>
        </w:pPrChange>
      </w:pPr>
      <w:del w:id="3868" w:author="Maximilian Schmitz" w:date="2015-06-19T09:19:00Z">
        <w:r w:rsidDel="0033512B">
          <w:br w:type="page"/>
        </w:r>
      </w:del>
    </w:p>
    <w:p w14:paraId="13D6F28C" w14:textId="77777777" w:rsidR="0033512B" w:rsidRPr="0033512B" w:rsidRDefault="0033512B">
      <w:pPr>
        <w:pStyle w:val="berschrift1"/>
        <w:numPr>
          <w:ilvl w:val="0"/>
          <w:numId w:val="0"/>
        </w:numPr>
        <w:rPr>
          <w:ins w:id="3869" w:author="Maximilian Schmitz" w:date="2015-06-19T09:19:00Z"/>
          <w:rFonts w:eastAsiaTheme="minorEastAsia"/>
          <w:rPrChange w:id="3870" w:author="Maximilian Schmitz" w:date="2015-06-19T09:19:00Z">
            <w:rPr>
              <w:ins w:id="3871" w:author="Maximilian Schmitz" w:date="2015-06-19T09:19:00Z"/>
            </w:rPr>
          </w:rPrChange>
        </w:rPr>
        <w:pPrChange w:id="3872" w:author="Admin" w:date="2015-07-08T13:36:00Z">
          <w:pPr>
            <w:pStyle w:val="Abbildungsverzeichnis"/>
          </w:pPr>
        </w:pPrChange>
      </w:pPr>
    </w:p>
    <w:p w14:paraId="5991B279" w14:textId="77777777" w:rsidR="00067648" w:rsidRDefault="0033512B">
      <w:pPr>
        <w:pStyle w:val="Abbildungsverzeichnis"/>
        <w:rPr>
          <w:ins w:id="3873" w:author="Maximilian Schmitz" w:date="2015-07-08T20:05:00Z"/>
          <w:rFonts w:asciiTheme="minorHAnsi" w:eastAsiaTheme="minorEastAsia" w:hAnsiTheme="minorHAnsi" w:cstheme="minorBidi"/>
          <w:sz w:val="22"/>
          <w:szCs w:val="22"/>
        </w:rPr>
      </w:pPr>
      <w:ins w:id="3874" w:author="Maximilian Schmitz" w:date="2015-06-19T09:19:00Z">
        <w:r>
          <w:fldChar w:fldCharType="begin"/>
        </w:r>
        <w:r>
          <w:instrText xml:space="preserve"> TOC \h \z \c "Tabelle" </w:instrText>
        </w:r>
      </w:ins>
      <w:r>
        <w:fldChar w:fldCharType="separate"/>
      </w:r>
      <w:ins w:id="3875" w:author="Maximilian Schmitz" w:date="2015-07-08T20:05:00Z">
        <w:r w:rsidR="00067648" w:rsidRPr="009546F4">
          <w:rPr>
            <w:rStyle w:val="Hyperlink"/>
          </w:rPr>
          <w:fldChar w:fldCharType="begin"/>
        </w:r>
        <w:r w:rsidR="00067648" w:rsidRPr="009546F4">
          <w:rPr>
            <w:rStyle w:val="Hyperlink"/>
          </w:rPr>
          <w:instrText xml:space="preserve"> </w:instrText>
        </w:r>
        <w:r w:rsidR="00067648">
          <w:instrText>HYPERLINK \l "_Toc424149357"</w:instrText>
        </w:r>
        <w:r w:rsidR="00067648" w:rsidRPr="009546F4">
          <w:rPr>
            <w:rStyle w:val="Hyperlink"/>
          </w:rPr>
          <w:instrText xml:space="preserve"> </w:instrText>
        </w:r>
        <w:r w:rsidR="00067648" w:rsidRPr="009546F4">
          <w:rPr>
            <w:rStyle w:val="Hyperlink"/>
          </w:rPr>
          <w:fldChar w:fldCharType="separate"/>
        </w:r>
        <w:r w:rsidR="00067648" w:rsidRPr="009546F4">
          <w:rPr>
            <w:rStyle w:val="Hyperlink"/>
          </w:rPr>
          <w:t>Tabelle 1: Funktionen im LUA-Skript</w:t>
        </w:r>
        <w:r w:rsidR="00067648">
          <w:rPr>
            <w:webHidden/>
          </w:rPr>
          <w:tab/>
        </w:r>
        <w:r w:rsidR="00067648">
          <w:rPr>
            <w:webHidden/>
          </w:rPr>
          <w:fldChar w:fldCharType="begin"/>
        </w:r>
        <w:r w:rsidR="00067648">
          <w:rPr>
            <w:webHidden/>
          </w:rPr>
          <w:instrText xml:space="preserve"> PAGEREF _Toc424149357 \h </w:instrText>
        </w:r>
      </w:ins>
      <w:r w:rsidR="00067648">
        <w:rPr>
          <w:webHidden/>
        </w:rPr>
      </w:r>
      <w:r w:rsidR="00067648">
        <w:rPr>
          <w:webHidden/>
        </w:rPr>
        <w:fldChar w:fldCharType="separate"/>
      </w:r>
      <w:ins w:id="3876" w:author="Maximilian Schmitz" w:date="2015-07-08T20:05:00Z">
        <w:r w:rsidR="00067648">
          <w:rPr>
            <w:webHidden/>
          </w:rPr>
          <w:t>28</w:t>
        </w:r>
        <w:r w:rsidR="00067648">
          <w:rPr>
            <w:webHidden/>
          </w:rPr>
          <w:fldChar w:fldCharType="end"/>
        </w:r>
        <w:r w:rsidR="00067648" w:rsidRPr="009546F4">
          <w:rPr>
            <w:rStyle w:val="Hyperlink"/>
          </w:rPr>
          <w:fldChar w:fldCharType="end"/>
        </w:r>
      </w:ins>
    </w:p>
    <w:p w14:paraId="4578BD2C" w14:textId="77777777" w:rsidR="00067648" w:rsidRDefault="00067648">
      <w:pPr>
        <w:pStyle w:val="Abbildungsverzeichnis"/>
        <w:rPr>
          <w:ins w:id="3877" w:author="Maximilian Schmitz" w:date="2015-07-08T20:05:00Z"/>
          <w:rFonts w:asciiTheme="minorHAnsi" w:eastAsiaTheme="minorEastAsia" w:hAnsiTheme="minorHAnsi" w:cstheme="minorBidi"/>
          <w:sz w:val="22"/>
          <w:szCs w:val="22"/>
        </w:rPr>
      </w:pPr>
      <w:ins w:id="3878" w:author="Maximilian Schmitz" w:date="2015-07-08T20:05:00Z">
        <w:r w:rsidRPr="009546F4">
          <w:rPr>
            <w:rStyle w:val="Hyperlink"/>
          </w:rPr>
          <w:fldChar w:fldCharType="begin"/>
        </w:r>
        <w:r w:rsidRPr="009546F4">
          <w:rPr>
            <w:rStyle w:val="Hyperlink"/>
          </w:rPr>
          <w:instrText xml:space="preserve"> </w:instrText>
        </w:r>
        <w:r>
          <w:instrText>HYPERLINK \l "_Toc424149358"</w:instrText>
        </w:r>
        <w:r w:rsidRPr="009546F4">
          <w:rPr>
            <w:rStyle w:val="Hyperlink"/>
          </w:rPr>
          <w:instrText xml:space="preserve"> </w:instrText>
        </w:r>
        <w:r w:rsidRPr="009546F4">
          <w:rPr>
            <w:rStyle w:val="Hyperlink"/>
          </w:rPr>
          <w:fldChar w:fldCharType="separate"/>
        </w:r>
        <w:r w:rsidRPr="009546F4">
          <w:rPr>
            <w:rStyle w:val="Hyperlink"/>
          </w:rPr>
          <w:t>Tabelle 2: Passive Funktionen der Skriptschnittstelle</w:t>
        </w:r>
        <w:r>
          <w:rPr>
            <w:webHidden/>
          </w:rPr>
          <w:tab/>
        </w:r>
        <w:r>
          <w:rPr>
            <w:webHidden/>
          </w:rPr>
          <w:fldChar w:fldCharType="begin"/>
        </w:r>
        <w:r>
          <w:rPr>
            <w:webHidden/>
          </w:rPr>
          <w:instrText xml:space="preserve"> PAGEREF _Toc424149358 \h </w:instrText>
        </w:r>
      </w:ins>
      <w:r>
        <w:rPr>
          <w:webHidden/>
        </w:rPr>
      </w:r>
      <w:r>
        <w:rPr>
          <w:webHidden/>
        </w:rPr>
        <w:fldChar w:fldCharType="separate"/>
      </w:r>
      <w:ins w:id="3879" w:author="Maximilian Schmitz" w:date="2015-07-08T20:05:00Z">
        <w:r>
          <w:rPr>
            <w:webHidden/>
          </w:rPr>
          <w:t>33</w:t>
        </w:r>
        <w:r>
          <w:rPr>
            <w:webHidden/>
          </w:rPr>
          <w:fldChar w:fldCharType="end"/>
        </w:r>
        <w:r w:rsidRPr="009546F4">
          <w:rPr>
            <w:rStyle w:val="Hyperlink"/>
          </w:rPr>
          <w:fldChar w:fldCharType="end"/>
        </w:r>
      </w:ins>
    </w:p>
    <w:p w14:paraId="43FE2C6E" w14:textId="77777777" w:rsidR="00067648" w:rsidRDefault="00067648">
      <w:pPr>
        <w:pStyle w:val="Abbildungsverzeichnis"/>
        <w:rPr>
          <w:ins w:id="3880" w:author="Maximilian Schmitz" w:date="2015-07-08T20:05:00Z"/>
          <w:rFonts w:asciiTheme="minorHAnsi" w:eastAsiaTheme="minorEastAsia" w:hAnsiTheme="minorHAnsi" w:cstheme="minorBidi"/>
          <w:sz w:val="22"/>
          <w:szCs w:val="22"/>
        </w:rPr>
      </w:pPr>
      <w:ins w:id="3881" w:author="Maximilian Schmitz" w:date="2015-07-08T20:05:00Z">
        <w:r w:rsidRPr="009546F4">
          <w:rPr>
            <w:rStyle w:val="Hyperlink"/>
          </w:rPr>
          <w:fldChar w:fldCharType="begin"/>
        </w:r>
        <w:r w:rsidRPr="009546F4">
          <w:rPr>
            <w:rStyle w:val="Hyperlink"/>
          </w:rPr>
          <w:instrText xml:space="preserve"> </w:instrText>
        </w:r>
        <w:r>
          <w:instrText>HYPERLINK \l "_Toc424149359"</w:instrText>
        </w:r>
        <w:r w:rsidRPr="009546F4">
          <w:rPr>
            <w:rStyle w:val="Hyperlink"/>
          </w:rPr>
          <w:instrText xml:space="preserve"> </w:instrText>
        </w:r>
        <w:r w:rsidRPr="009546F4">
          <w:rPr>
            <w:rStyle w:val="Hyperlink"/>
          </w:rPr>
          <w:fldChar w:fldCharType="separate"/>
        </w:r>
        <w:r w:rsidRPr="009546F4">
          <w:rPr>
            <w:rStyle w:val="Hyperlink"/>
          </w:rPr>
          <w:t>Tabelle 3: Aktive Funktionen der Skriptschnittstelle</w:t>
        </w:r>
        <w:r>
          <w:rPr>
            <w:webHidden/>
          </w:rPr>
          <w:tab/>
        </w:r>
        <w:r>
          <w:rPr>
            <w:webHidden/>
          </w:rPr>
          <w:fldChar w:fldCharType="begin"/>
        </w:r>
        <w:r>
          <w:rPr>
            <w:webHidden/>
          </w:rPr>
          <w:instrText xml:space="preserve"> PAGEREF _Toc424149359 \h </w:instrText>
        </w:r>
      </w:ins>
      <w:r>
        <w:rPr>
          <w:webHidden/>
        </w:rPr>
      </w:r>
      <w:r>
        <w:rPr>
          <w:webHidden/>
        </w:rPr>
        <w:fldChar w:fldCharType="separate"/>
      </w:r>
      <w:ins w:id="3882" w:author="Maximilian Schmitz" w:date="2015-07-08T20:05:00Z">
        <w:r>
          <w:rPr>
            <w:webHidden/>
          </w:rPr>
          <w:t>34</w:t>
        </w:r>
        <w:r>
          <w:rPr>
            <w:webHidden/>
          </w:rPr>
          <w:fldChar w:fldCharType="end"/>
        </w:r>
        <w:r w:rsidRPr="009546F4">
          <w:rPr>
            <w:rStyle w:val="Hyperlink"/>
          </w:rPr>
          <w:fldChar w:fldCharType="end"/>
        </w:r>
      </w:ins>
    </w:p>
    <w:p w14:paraId="27D87242" w14:textId="77777777" w:rsidR="0033512B" w:rsidRDefault="0033512B">
      <w:pPr>
        <w:jc w:val="left"/>
        <w:rPr>
          <w:ins w:id="3883" w:author="Maximilian Schmitz" w:date="2015-06-19T09:18:00Z"/>
          <w:b/>
          <w:kern w:val="28"/>
          <w:sz w:val="32"/>
        </w:rPr>
      </w:pPr>
      <w:ins w:id="3884" w:author="Maximilian Schmitz" w:date="2015-06-19T09:19:00Z">
        <w:r>
          <w:fldChar w:fldCharType="end"/>
        </w:r>
      </w:ins>
      <w:ins w:id="3885" w:author="Maximilian Schmitz" w:date="2015-06-19T09:18:00Z">
        <w:r>
          <w:br w:type="page"/>
        </w:r>
      </w:ins>
    </w:p>
    <w:p w14:paraId="35A41E87" w14:textId="77777777" w:rsidR="00C55980" w:rsidRDefault="00037140">
      <w:pPr>
        <w:pStyle w:val="berschrift1"/>
        <w:numPr>
          <w:ilvl w:val="0"/>
          <w:numId w:val="0"/>
        </w:numPr>
      </w:pPr>
      <w:bookmarkStart w:id="3886" w:name="_Toc424149346"/>
      <w:r>
        <w:lastRenderedPageBreak/>
        <w:t>Abkürzungsverzeichnis</w:t>
      </w:r>
      <w:bookmarkEnd w:id="388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887" w:author="Admin" w:date="2015-07-08T13:36:00Z">
          <w:tblPr>
            <w:tblStyle w:val="Tabellenraster"/>
            <w:tblW w:w="0" w:type="auto"/>
            <w:tblLook w:val="04A0" w:firstRow="1" w:lastRow="0" w:firstColumn="1" w:lastColumn="0" w:noHBand="0" w:noVBand="1"/>
          </w:tblPr>
        </w:tblPrChange>
      </w:tblPr>
      <w:tblGrid>
        <w:gridCol w:w="1403"/>
        <w:gridCol w:w="7885"/>
        <w:tblGridChange w:id="3888">
          <w:tblGrid>
            <w:gridCol w:w="4606"/>
            <w:gridCol w:w="4606"/>
          </w:tblGrid>
        </w:tblGridChange>
      </w:tblGrid>
      <w:tr w:rsidR="006A1F2A" w14:paraId="3683ED42" w14:textId="77777777" w:rsidTr="006A1F2A">
        <w:trPr>
          <w:ins w:id="3889" w:author="Admin" w:date="2015-07-08T13:35:00Z"/>
        </w:trPr>
        <w:tc>
          <w:tcPr>
            <w:tcW w:w="1403" w:type="dxa"/>
            <w:tcPrChange w:id="3890" w:author="Admin" w:date="2015-07-08T13:36:00Z">
              <w:tcPr>
                <w:tcW w:w="4606" w:type="dxa"/>
              </w:tcPr>
            </w:tcPrChange>
          </w:tcPr>
          <w:p w14:paraId="5B5A2F2C" w14:textId="77777777" w:rsidR="006A1F2A" w:rsidRDefault="006A1F2A">
            <w:pPr>
              <w:tabs>
                <w:tab w:val="left" w:pos="1701"/>
              </w:tabs>
              <w:spacing w:line="360" w:lineRule="auto"/>
              <w:rPr>
                <w:ins w:id="3891" w:author="Admin" w:date="2015-07-08T13:35:00Z"/>
                <w:lang w:val="fr-FR"/>
              </w:rPr>
              <w:pPrChange w:id="3892" w:author="Admin" w:date="2015-07-08T13:36:00Z">
                <w:pPr>
                  <w:tabs>
                    <w:tab w:val="left" w:pos="1701"/>
                  </w:tabs>
                </w:pPr>
              </w:pPrChange>
            </w:pPr>
            <w:ins w:id="3893" w:author="Admin" w:date="2015-07-08T13:35:00Z">
              <w:r w:rsidRPr="001471E5">
                <w:rPr>
                  <w:lang w:val="fr-FR"/>
                </w:rPr>
                <w:t>3D</w:t>
              </w:r>
            </w:ins>
          </w:p>
        </w:tc>
        <w:tc>
          <w:tcPr>
            <w:tcW w:w="7885" w:type="dxa"/>
            <w:tcPrChange w:id="3894" w:author="Admin" w:date="2015-07-08T13:36:00Z">
              <w:tcPr>
                <w:tcW w:w="4606" w:type="dxa"/>
              </w:tcPr>
            </w:tcPrChange>
          </w:tcPr>
          <w:p w14:paraId="2DD098D5" w14:textId="77777777" w:rsidR="006A1F2A" w:rsidRDefault="006A1F2A">
            <w:pPr>
              <w:tabs>
                <w:tab w:val="left" w:pos="1701"/>
              </w:tabs>
              <w:spacing w:line="360" w:lineRule="auto"/>
              <w:rPr>
                <w:ins w:id="3895" w:author="Admin" w:date="2015-07-08T13:35:00Z"/>
                <w:lang w:val="fr-FR"/>
              </w:rPr>
              <w:pPrChange w:id="3896" w:author="Admin" w:date="2015-07-08T13:36:00Z">
                <w:pPr>
                  <w:tabs>
                    <w:tab w:val="left" w:pos="1701"/>
                  </w:tabs>
                </w:pPr>
              </w:pPrChange>
            </w:pPr>
            <w:ins w:id="3897" w:author="Admin" w:date="2015-07-08T13:35:00Z">
              <w:r>
                <w:rPr>
                  <w:lang w:val="fr-FR"/>
                </w:rPr>
                <w:t>Drei Dimensional</w:t>
              </w:r>
            </w:ins>
          </w:p>
        </w:tc>
      </w:tr>
      <w:tr w:rsidR="006A1F2A" w14:paraId="1B3E3282" w14:textId="77777777" w:rsidTr="006A1F2A">
        <w:trPr>
          <w:ins w:id="3898" w:author="Admin" w:date="2015-07-08T13:35:00Z"/>
        </w:trPr>
        <w:tc>
          <w:tcPr>
            <w:tcW w:w="1403" w:type="dxa"/>
            <w:tcPrChange w:id="3899" w:author="Admin" w:date="2015-07-08T13:36:00Z">
              <w:tcPr>
                <w:tcW w:w="4606" w:type="dxa"/>
              </w:tcPr>
            </w:tcPrChange>
          </w:tcPr>
          <w:p w14:paraId="7E31DA8F" w14:textId="77777777" w:rsidR="006A1F2A" w:rsidRDefault="006A1F2A">
            <w:pPr>
              <w:tabs>
                <w:tab w:val="left" w:pos="1701"/>
              </w:tabs>
              <w:spacing w:line="360" w:lineRule="auto"/>
              <w:rPr>
                <w:ins w:id="3900" w:author="Admin" w:date="2015-07-08T13:35:00Z"/>
                <w:lang w:val="fr-FR"/>
              </w:rPr>
              <w:pPrChange w:id="3901" w:author="Admin" w:date="2015-07-08T13:36:00Z">
                <w:pPr>
                  <w:tabs>
                    <w:tab w:val="left" w:pos="1701"/>
                  </w:tabs>
                </w:pPr>
              </w:pPrChange>
            </w:pPr>
            <w:ins w:id="3902" w:author="Admin" w:date="2015-07-08T13:35:00Z">
              <w:r w:rsidRPr="001471E5">
                <w:rPr>
                  <w:lang w:val="fr-FR"/>
                </w:rPr>
                <w:t>CPU</w:t>
              </w:r>
            </w:ins>
          </w:p>
        </w:tc>
        <w:tc>
          <w:tcPr>
            <w:tcW w:w="7885" w:type="dxa"/>
            <w:tcPrChange w:id="3903" w:author="Admin" w:date="2015-07-08T13:36:00Z">
              <w:tcPr>
                <w:tcW w:w="4606" w:type="dxa"/>
              </w:tcPr>
            </w:tcPrChange>
          </w:tcPr>
          <w:p w14:paraId="599A9B21" w14:textId="77777777" w:rsidR="006A1F2A" w:rsidRDefault="006A1F2A">
            <w:pPr>
              <w:tabs>
                <w:tab w:val="left" w:pos="1701"/>
              </w:tabs>
              <w:spacing w:line="360" w:lineRule="auto"/>
              <w:rPr>
                <w:ins w:id="3904" w:author="Admin" w:date="2015-07-08T13:35:00Z"/>
                <w:lang w:val="fr-FR"/>
              </w:rPr>
              <w:pPrChange w:id="3905" w:author="Admin" w:date="2015-07-08T13:36:00Z">
                <w:pPr>
                  <w:tabs>
                    <w:tab w:val="left" w:pos="1701"/>
                  </w:tabs>
                </w:pPr>
              </w:pPrChange>
            </w:pPr>
            <w:ins w:id="3906" w:author="Admin" w:date="2015-07-08T13:35:00Z">
              <w:r w:rsidRPr="006A1F2A">
                <w:rPr>
                  <w:lang w:val="fr-FR"/>
                </w:rPr>
                <w:t>Central processing unit</w:t>
              </w:r>
            </w:ins>
          </w:p>
        </w:tc>
      </w:tr>
      <w:tr w:rsidR="006A1F2A" w14:paraId="024861D2" w14:textId="77777777" w:rsidTr="006A1F2A">
        <w:trPr>
          <w:ins w:id="3907" w:author="Admin" w:date="2015-07-08T13:35:00Z"/>
        </w:trPr>
        <w:tc>
          <w:tcPr>
            <w:tcW w:w="1403" w:type="dxa"/>
            <w:tcPrChange w:id="3908" w:author="Admin" w:date="2015-07-08T13:36:00Z">
              <w:tcPr>
                <w:tcW w:w="4606" w:type="dxa"/>
              </w:tcPr>
            </w:tcPrChange>
          </w:tcPr>
          <w:p w14:paraId="3C245FD2" w14:textId="77777777" w:rsidR="006A1F2A" w:rsidRDefault="006A1F2A">
            <w:pPr>
              <w:tabs>
                <w:tab w:val="left" w:pos="1701"/>
              </w:tabs>
              <w:spacing w:line="360" w:lineRule="auto"/>
              <w:rPr>
                <w:ins w:id="3909" w:author="Admin" w:date="2015-07-08T13:35:00Z"/>
                <w:lang w:val="fr-FR"/>
              </w:rPr>
              <w:pPrChange w:id="3910" w:author="Admin" w:date="2015-07-08T13:36:00Z">
                <w:pPr>
                  <w:tabs>
                    <w:tab w:val="left" w:pos="1701"/>
                  </w:tabs>
                </w:pPr>
              </w:pPrChange>
            </w:pPr>
            <w:ins w:id="3911" w:author="Admin" w:date="2015-07-08T13:35:00Z">
              <w:r>
                <w:rPr>
                  <w:lang w:val="fr-FR"/>
                </w:rPr>
                <w:t>ID</w:t>
              </w:r>
            </w:ins>
          </w:p>
        </w:tc>
        <w:tc>
          <w:tcPr>
            <w:tcW w:w="7885" w:type="dxa"/>
            <w:tcPrChange w:id="3912" w:author="Admin" w:date="2015-07-08T13:36:00Z">
              <w:tcPr>
                <w:tcW w:w="4606" w:type="dxa"/>
              </w:tcPr>
            </w:tcPrChange>
          </w:tcPr>
          <w:p w14:paraId="5A7CD6C6" w14:textId="77777777" w:rsidR="006A1F2A" w:rsidRDefault="006A1F2A">
            <w:pPr>
              <w:tabs>
                <w:tab w:val="left" w:pos="1701"/>
              </w:tabs>
              <w:spacing w:line="360" w:lineRule="auto"/>
              <w:rPr>
                <w:ins w:id="3913" w:author="Admin" w:date="2015-07-08T13:35:00Z"/>
                <w:lang w:val="fr-FR"/>
              </w:rPr>
              <w:pPrChange w:id="3914" w:author="Admin" w:date="2015-07-08T13:36:00Z">
                <w:pPr>
                  <w:tabs>
                    <w:tab w:val="left" w:pos="1701"/>
                  </w:tabs>
                </w:pPr>
              </w:pPrChange>
            </w:pPr>
            <w:ins w:id="3915" w:author="Admin" w:date="2015-07-08T13:35:00Z">
              <w:r>
                <w:rPr>
                  <w:lang w:val="fr-FR"/>
                </w:rPr>
                <w:t>Identifier</w:t>
              </w:r>
            </w:ins>
          </w:p>
        </w:tc>
      </w:tr>
      <w:tr w:rsidR="006A1F2A" w14:paraId="18712EC3" w14:textId="77777777" w:rsidTr="006A1F2A">
        <w:trPr>
          <w:ins w:id="3916" w:author="Admin" w:date="2015-07-08T13:35:00Z"/>
        </w:trPr>
        <w:tc>
          <w:tcPr>
            <w:tcW w:w="1403" w:type="dxa"/>
            <w:tcPrChange w:id="3917" w:author="Admin" w:date="2015-07-08T13:36:00Z">
              <w:tcPr>
                <w:tcW w:w="4606" w:type="dxa"/>
              </w:tcPr>
            </w:tcPrChange>
          </w:tcPr>
          <w:p w14:paraId="2DDD5A61" w14:textId="77777777" w:rsidR="006A1F2A" w:rsidRDefault="006A1F2A">
            <w:pPr>
              <w:tabs>
                <w:tab w:val="left" w:pos="1701"/>
              </w:tabs>
              <w:spacing w:line="360" w:lineRule="auto"/>
              <w:rPr>
                <w:ins w:id="3918" w:author="Admin" w:date="2015-07-08T13:35:00Z"/>
                <w:lang w:val="fr-FR"/>
              </w:rPr>
              <w:pPrChange w:id="3919" w:author="Admin" w:date="2015-07-08T13:36:00Z">
                <w:pPr>
                  <w:tabs>
                    <w:tab w:val="left" w:pos="1701"/>
                  </w:tabs>
                </w:pPr>
              </w:pPrChange>
            </w:pPr>
            <w:ins w:id="3920" w:author="Admin" w:date="2015-07-08T13:35:00Z">
              <w:r w:rsidRPr="001471E5">
                <w:rPr>
                  <w:lang w:val="fr-FR"/>
                </w:rPr>
                <w:t>KI</w:t>
              </w:r>
            </w:ins>
          </w:p>
        </w:tc>
        <w:tc>
          <w:tcPr>
            <w:tcW w:w="7885" w:type="dxa"/>
            <w:tcPrChange w:id="3921" w:author="Admin" w:date="2015-07-08T13:36:00Z">
              <w:tcPr>
                <w:tcW w:w="4606" w:type="dxa"/>
              </w:tcPr>
            </w:tcPrChange>
          </w:tcPr>
          <w:p w14:paraId="1FE111B6" w14:textId="77777777" w:rsidR="006A1F2A" w:rsidRDefault="006A1F2A">
            <w:pPr>
              <w:tabs>
                <w:tab w:val="left" w:pos="1701"/>
              </w:tabs>
              <w:spacing w:line="360" w:lineRule="auto"/>
              <w:rPr>
                <w:ins w:id="3922" w:author="Admin" w:date="2015-07-08T13:35:00Z"/>
                <w:lang w:val="fr-FR"/>
              </w:rPr>
              <w:pPrChange w:id="3923" w:author="Admin" w:date="2015-07-08T13:36:00Z">
                <w:pPr>
                  <w:tabs>
                    <w:tab w:val="left" w:pos="1701"/>
                  </w:tabs>
                </w:pPr>
              </w:pPrChange>
            </w:pPr>
            <w:ins w:id="3924" w:author="Admin" w:date="2015-07-08T13:35:00Z">
              <w:r w:rsidRPr="006A1F2A">
                <w:rPr>
                  <w:lang w:val="fr-FR"/>
                </w:rPr>
                <w:t>Künstliche Intelligenz</w:t>
              </w:r>
            </w:ins>
          </w:p>
        </w:tc>
      </w:tr>
      <w:tr w:rsidR="006A1F2A" w14:paraId="0D4FE2AD" w14:textId="77777777" w:rsidTr="006A1F2A">
        <w:trPr>
          <w:ins w:id="3925" w:author="Admin" w:date="2015-07-08T13:35:00Z"/>
        </w:trPr>
        <w:tc>
          <w:tcPr>
            <w:tcW w:w="1403" w:type="dxa"/>
            <w:tcPrChange w:id="3926" w:author="Admin" w:date="2015-07-08T13:36:00Z">
              <w:tcPr>
                <w:tcW w:w="4606" w:type="dxa"/>
              </w:tcPr>
            </w:tcPrChange>
          </w:tcPr>
          <w:p w14:paraId="491BB8CB" w14:textId="3F002F2D" w:rsidR="006A1F2A" w:rsidRDefault="00383F24">
            <w:pPr>
              <w:tabs>
                <w:tab w:val="left" w:pos="1701"/>
              </w:tabs>
              <w:spacing w:line="360" w:lineRule="auto"/>
              <w:rPr>
                <w:ins w:id="3927" w:author="Admin" w:date="2015-07-08T13:35:00Z"/>
                <w:lang w:val="fr-FR"/>
              </w:rPr>
              <w:pPrChange w:id="3928" w:author="Admin" w:date="2015-07-08T13:36:00Z">
                <w:pPr>
                  <w:tabs>
                    <w:tab w:val="left" w:pos="1701"/>
                  </w:tabs>
                </w:pPr>
              </w:pPrChange>
            </w:pPr>
            <w:ins w:id="3929" w:author="Admin" w:date="2015-07-08T13:35:00Z">
              <w:r>
                <w:t>UDP</w:t>
              </w:r>
            </w:ins>
          </w:p>
        </w:tc>
        <w:tc>
          <w:tcPr>
            <w:tcW w:w="7885" w:type="dxa"/>
            <w:tcPrChange w:id="3930" w:author="Admin" w:date="2015-07-08T13:36:00Z">
              <w:tcPr>
                <w:tcW w:w="4606" w:type="dxa"/>
              </w:tcPr>
            </w:tcPrChange>
          </w:tcPr>
          <w:p w14:paraId="478D284D" w14:textId="77777777" w:rsidR="006A1F2A" w:rsidRPr="006D6684" w:rsidRDefault="006A1F2A">
            <w:pPr>
              <w:tabs>
                <w:tab w:val="left" w:pos="1701"/>
              </w:tabs>
              <w:spacing w:line="360" w:lineRule="auto"/>
              <w:rPr>
                <w:ins w:id="3931" w:author="Admin" w:date="2015-07-08T13:35:00Z"/>
                <w:szCs w:val="24"/>
                <w:lang w:val="fr-FR"/>
              </w:rPr>
              <w:pPrChange w:id="3932" w:author="Admin" w:date="2015-07-08T13:36:00Z">
                <w:pPr>
                  <w:tabs>
                    <w:tab w:val="left" w:pos="1701"/>
                  </w:tabs>
                </w:pPr>
              </w:pPrChange>
            </w:pPr>
            <w:ins w:id="3933" w:author="Admin" w:date="2015-07-08T13:35:00Z">
              <w:r w:rsidRPr="006A1F2A">
                <w:rPr>
                  <w:rFonts w:cs="Arial"/>
                  <w:bCs/>
                  <w:color w:val="252525"/>
                  <w:szCs w:val="24"/>
                  <w:shd w:val="clear" w:color="auto" w:fill="FFFFFF"/>
                  <w:rPrChange w:id="3934" w:author="Admin" w:date="2015-07-08T13:36:00Z">
                    <w:rPr>
                      <w:rFonts w:cs="Arial"/>
                      <w:b/>
                      <w:bCs/>
                      <w:color w:val="252525"/>
                      <w:sz w:val="21"/>
                      <w:szCs w:val="21"/>
                      <w:shd w:val="clear" w:color="auto" w:fill="FFFFFF"/>
                    </w:rPr>
                  </w:rPrChange>
                </w:rPr>
                <w:t>User Datagram Protocol</w:t>
              </w:r>
            </w:ins>
          </w:p>
        </w:tc>
      </w:tr>
      <w:tr w:rsidR="006A1F2A" w14:paraId="13091DEE" w14:textId="77777777" w:rsidTr="006A1F2A">
        <w:trPr>
          <w:ins w:id="3935" w:author="Admin" w:date="2015-07-08T13:35:00Z"/>
        </w:trPr>
        <w:tc>
          <w:tcPr>
            <w:tcW w:w="1403" w:type="dxa"/>
            <w:tcPrChange w:id="3936" w:author="Admin" w:date="2015-07-08T13:36:00Z">
              <w:tcPr>
                <w:tcW w:w="4606" w:type="dxa"/>
              </w:tcPr>
            </w:tcPrChange>
          </w:tcPr>
          <w:p w14:paraId="4CB7AC03" w14:textId="77777777" w:rsidR="006A1F2A" w:rsidRDefault="006A1F2A">
            <w:pPr>
              <w:tabs>
                <w:tab w:val="left" w:pos="1701"/>
              </w:tabs>
              <w:spacing w:line="360" w:lineRule="auto"/>
              <w:rPr>
                <w:ins w:id="3937" w:author="Admin" w:date="2015-07-08T13:35:00Z"/>
                <w:lang w:val="fr-FR"/>
              </w:rPr>
              <w:pPrChange w:id="3938" w:author="Admin" w:date="2015-07-08T13:36:00Z">
                <w:pPr>
                  <w:tabs>
                    <w:tab w:val="left" w:pos="1701"/>
                  </w:tabs>
                </w:pPr>
              </w:pPrChange>
            </w:pPr>
            <w:ins w:id="3939" w:author="Admin" w:date="2015-07-08T13:35:00Z">
              <w:r>
                <w:rPr>
                  <w:lang w:val="fr-FR"/>
                </w:rPr>
                <w:t>UE4</w:t>
              </w:r>
            </w:ins>
          </w:p>
        </w:tc>
        <w:tc>
          <w:tcPr>
            <w:tcW w:w="7885" w:type="dxa"/>
            <w:tcPrChange w:id="3940" w:author="Admin" w:date="2015-07-08T13:36:00Z">
              <w:tcPr>
                <w:tcW w:w="4606" w:type="dxa"/>
              </w:tcPr>
            </w:tcPrChange>
          </w:tcPr>
          <w:p w14:paraId="3D4ECC87" w14:textId="77777777" w:rsidR="006A1F2A" w:rsidRDefault="006A1F2A">
            <w:pPr>
              <w:tabs>
                <w:tab w:val="left" w:pos="1701"/>
              </w:tabs>
              <w:spacing w:line="360" w:lineRule="auto"/>
              <w:rPr>
                <w:ins w:id="3941" w:author="Admin" w:date="2015-07-08T13:35:00Z"/>
                <w:lang w:val="fr-FR"/>
              </w:rPr>
              <w:pPrChange w:id="3942" w:author="Admin" w:date="2015-07-08T13:36:00Z">
                <w:pPr>
                  <w:tabs>
                    <w:tab w:val="left" w:pos="1701"/>
                  </w:tabs>
                </w:pPr>
              </w:pPrChange>
            </w:pPr>
            <w:ins w:id="3943" w:author="Admin" w:date="2015-07-08T13:35:00Z">
              <w:r>
                <w:rPr>
                  <w:lang w:val="fr-FR"/>
                </w:rPr>
                <w:t>Unreal Engine 4</w:t>
              </w:r>
            </w:ins>
          </w:p>
        </w:tc>
      </w:tr>
      <w:tr w:rsidR="006A1F2A" w:rsidRPr="00B2717A" w14:paraId="03667CB8" w14:textId="77777777" w:rsidTr="006A1F2A">
        <w:trPr>
          <w:ins w:id="3944" w:author="Admin" w:date="2015-07-08T13:35:00Z"/>
        </w:trPr>
        <w:tc>
          <w:tcPr>
            <w:tcW w:w="1403" w:type="dxa"/>
            <w:tcPrChange w:id="3945" w:author="Admin" w:date="2015-07-08T13:36:00Z">
              <w:tcPr>
                <w:tcW w:w="4606" w:type="dxa"/>
              </w:tcPr>
            </w:tcPrChange>
          </w:tcPr>
          <w:p w14:paraId="5FCDE07E" w14:textId="77777777" w:rsidR="006A1F2A" w:rsidRDefault="006A1F2A">
            <w:pPr>
              <w:tabs>
                <w:tab w:val="left" w:pos="1701"/>
              </w:tabs>
              <w:spacing w:line="360" w:lineRule="auto"/>
              <w:rPr>
                <w:ins w:id="3946" w:author="Admin" w:date="2015-07-08T13:35:00Z"/>
                <w:lang w:val="fr-FR"/>
              </w:rPr>
              <w:pPrChange w:id="3947" w:author="Admin" w:date="2015-07-08T13:36:00Z">
                <w:pPr>
                  <w:tabs>
                    <w:tab w:val="left" w:pos="1701"/>
                  </w:tabs>
                </w:pPr>
              </w:pPrChange>
            </w:pPr>
            <w:ins w:id="3948" w:author="Admin" w:date="2015-07-08T13:35:00Z">
              <w:r w:rsidRPr="001471E5">
                <w:rPr>
                  <w:lang w:val="fr-FR"/>
                </w:rPr>
                <w:t>WYSIWYG</w:t>
              </w:r>
            </w:ins>
          </w:p>
        </w:tc>
        <w:tc>
          <w:tcPr>
            <w:tcW w:w="7885" w:type="dxa"/>
            <w:tcPrChange w:id="3949" w:author="Admin" w:date="2015-07-08T13:36:00Z">
              <w:tcPr>
                <w:tcW w:w="4606" w:type="dxa"/>
              </w:tcPr>
            </w:tcPrChange>
          </w:tcPr>
          <w:p w14:paraId="782A21FA" w14:textId="77777777" w:rsidR="006A1F2A" w:rsidRDefault="006A1F2A">
            <w:pPr>
              <w:tabs>
                <w:tab w:val="left" w:pos="1701"/>
              </w:tabs>
              <w:spacing w:line="360" w:lineRule="auto"/>
              <w:rPr>
                <w:ins w:id="3950" w:author="Admin" w:date="2015-07-08T13:35:00Z"/>
                <w:lang w:val="fr-FR"/>
              </w:rPr>
              <w:pPrChange w:id="3951" w:author="Admin" w:date="2015-07-08T13:36:00Z">
                <w:pPr>
                  <w:tabs>
                    <w:tab w:val="left" w:pos="1701"/>
                  </w:tabs>
                </w:pPr>
              </w:pPrChange>
            </w:pPr>
            <w:ins w:id="3952" w:author="Admin" w:date="2015-07-08T13:35:00Z">
              <w:r w:rsidRPr="006A1F2A">
                <w:rPr>
                  <w:lang w:val="fr-FR"/>
                </w:rPr>
                <w:t>What You See Is What You Get</w:t>
              </w:r>
            </w:ins>
          </w:p>
        </w:tc>
      </w:tr>
      <w:tr w:rsidR="006A1F2A" w14:paraId="479EF121" w14:textId="77777777" w:rsidTr="006A1F2A">
        <w:trPr>
          <w:trHeight w:val="56"/>
          <w:ins w:id="3953" w:author="Admin" w:date="2015-07-08T13:35:00Z"/>
        </w:trPr>
        <w:tc>
          <w:tcPr>
            <w:tcW w:w="1403" w:type="dxa"/>
            <w:tcPrChange w:id="3954" w:author="Admin" w:date="2015-07-08T13:36:00Z">
              <w:tcPr>
                <w:tcW w:w="4606" w:type="dxa"/>
              </w:tcPr>
            </w:tcPrChange>
          </w:tcPr>
          <w:p w14:paraId="0DCB4CEE" w14:textId="77777777" w:rsidR="006A1F2A" w:rsidRDefault="006A1F2A">
            <w:pPr>
              <w:tabs>
                <w:tab w:val="left" w:pos="1701"/>
              </w:tabs>
              <w:spacing w:line="360" w:lineRule="auto"/>
              <w:rPr>
                <w:ins w:id="3955" w:author="Admin" w:date="2015-07-08T13:35:00Z"/>
                <w:lang w:val="fr-FR"/>
              </w:rPr>
              <w:pPrChange w:id="3956" w:author="Admin" w:date="2015-07-08T13:36:00Z">
                <w:pPr>
                  <w:tabs>
                    <w:tab w:val="left" w:pos="1701"/>
                  </w:tabs>
                </w:pPr>
              </w:pPrChange>
            </w:pPr>
            <w:ins w:id="3957" w:author="Admin" w:date="2015-07-08T13:35:00Z">
              <w:r w:rsidRPr="001471E5">
                <w:rPr>
                  <w:lang w:val="fr-FR"/>
                </w:rPr>
                <w:t>XML</w:t>
              </w:r>
            </w:ins>
          </w:p>
        </w:tc>
        <w:tc>
          <w:tcPr>
            <w:tcW w:w="7885" w:type="dxa"/>
            <w:tcPrChange w:id="3958" w:author="Admin" w:date="2015-07-08T13:36:00Z">
              <w:tcPr>
                <w:tcW w:w="4606" w:type="dxa"/>
              </w:tcPr>
            </w:tcPrChange>
          </w:tcPr>
          <w:p w14:paraId="4B52EEC6" w14:textId="77777777" w:rsidR="006A1F2A" w:rsidRDefault="006A1F2A">
            <w:pPr>
              <w:tabs>
                <w:tab w:val="left" w:pos="1701"/>
              </w:tabs>
              <w:spacing w:line="360" w:lineRule="auto"/>
              <w:rPr>
                <w:ins w:id="3959" w:author="Admin" w:date="2015-07-08T13:35:00Z"/>
                <w:lang w:val="fr-FR"/>
              </w:rPr>
              <w:pPrChange w:id="3960" w:author="Admin" w:date="2015-07-08T13:36:00Z">
                <w:pPr>
                  <w:tabs>
                    <w:tab w:val="left" w:pos="1701"/>
                  </w:tabs>
                </w:pPr>
              </w:pPrChange>
            </w:pPr>
            <w:ins w:id="3961" w:author="Admin" w:date="2015-07-08T13:35:00Z">
              <w:r w:rsidRPr="006A1F2A">
                <w:rPr>
                  <w:lang w:val="fr-FR"/>
                </w:rPr>
                <w:t>Extensible Markup Language</w:t>
              </w:r>
            </w:ins>
          </w:p>
        </w:tc>
      </w:tr>
    </w:tbl>
    <w:p w14:paraId="7433DEA2" w14:textId="77777777" w:rsidR="000272B7" w:rsidRDefault="000272B7">
      <w:pPr>
        <w:tabs>
          <w:tab w:val="left" w:pos="1701"/>
        </w:tabs>
        <w:rPr>
          <w:lang w:val="fr-FR"/>
        </w:rPr>
      </w:pPr>
    </w:p>
    <w:p w14:paraId="04F0D288" w14:textId="77777777" w:rsidR="00E64F9C" w:rsidRPr="00CE0563" w:rsidRDefault="00E64F9C">
      <w:r>
        <w:rPr>
          <w:lang w:val="fr-FR"/>
        </w:rPr>
        <w:br w:type="page"/>
      </w:r>
    </w:p>
    <w:p w14:paraId="25C9719E" w14:textId="77777777" w:rsidR="00E64F9C" w:rsidRDefault="00E64F9C">
      <w:pPr>
        <w:pStyle w:val="berschrift1"/>
        <w:numPr>
          <w:ilvl w:val="0"/>
          <w:numId w:val="0"/>
        </w:numPr>
        <w:rPr>
          <w:ins w:id="3962" w:author="Admin" w:date="2015-07-07T14:06:00Z"/>
        </w:rPr>
      </w:pPr>
      <w:bookmarkStart w:id="3963" w:name="_Toc424149347"/>
      <w:r w:rsidRPr="00CE0563">
        <w:lastRenderedPageBreak/>
        <w:t>Glossar</w:t>
      </w:r>
      <w:bookmarkEnd w:id="396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964" w:author="Admin" w:date="2015-07-08T14:30:00Z">
          <w:tblPr>
            <w:tblStyle w:val="Tabellenraster"/>
            <w:tblW w:w="0" w:type="auto"/>
            <w:tblLook w:val="04A0" w:firstRow="1" w:lastRow="0" w:firstColumn="1" w:lastColumn="0" w:noHBand="0" w:noVBand="1"/>
          </w:tblPr>
        </w:tblPrChange>
      </w:tblPr>
      <w:tblGrid>
        <w:gridCol w:w="1951"/>
        <w:gridCol w:w="7261"/>
        <w:tblGridChange w:id="3965">
          <w:tblGrid>
            <w:gridCol w:w="1951"/>
            <w:gridCol w:w="2655"/>
            <w:gridCol w:w="4606"/>
          </w:tblGrid>
        </w:tblGridChange>
      </w:tblGrid>
      <w:tr w:rsidR="006A1F2A" w:rsidDel="009D4773" w14:paraId="54515273" w14:textId="63EB0058" w:rsidTr="00476D9D">
        <w:trPr>
          <w:ins w:id="3966" w:author="Admin" w:date="2015-07-08T13:36:00Z"/>
          <w:del w:id="3967" w:author="Maximilian Schmitz" w:date="2015-07-08T19:59:00Z"/>
        </w:trPr>
        <w:tc>
          <w:tcPr>
            <w:tcW w:w="1951" w:type="dxa"/>
            <w:tcPrChange w:id="3968" w:author="Admin" w:date="2015-07-08T14:30:00Z">
              <w:tcPr>
                <w:tcW w:w="4606" w:type="dxa"/>
                <w:gridSpan w:val="2"/>
              </w:tcPr>
            </w:tcPrChange>
          </w:tcPr>
          <w:p w14:paraId="77452CC5" w14:textId="50C58758" w:rsidR="006A1F2A" w:rsidDel="009D4773" w:rsidRDefault="006A1F2A">
            <w:pPr>
              <w:spacing w:line="360" w:lineRule="auto"/>
              <w:rPr>
                <w:ins w:id="3969" w:author="Admin" w:date="2015-07-08T13:36:00Z"/>
                <w:del w:id="3970" w:author="Maximilian Schmitz" w:date="2015-07-08T19:59:00Z"/>
              </w:rPr>
              <w:pPrChange w:id="3971" w:author="Admin" w:date="2015-07-08T13:36:00Z">
                <w:pPr/>
              </w:pPrChange>
            </w:pPr>
            <w:ins w:id="3972" w:author="Admin" w:date="2015-07-08T13:36:00Z">
              <w:del w:id="3973" w:author="Maximilian Schmitz" w:date="2015-07-08T19:59:00Z">
                <w:r w:rsidRPr="001471E5" w:rsidDel="009D4773">
                  <w:delText>ANSI C</w:delText>
                </w:r>
              </w:del>
            </w:ins>
          </w:p>
        </w:tc>
        <w:tc>
          <w:tcPr>
            <w:tcW w:w="7261" w:type="dxa"/>
            <w:tcPrChange w:id="3974" w:author="Admin" w:date="2015-07-08T14:30:00Z">
              <w:tcPr>
                <w:tcW w:w="4606" w:type="dxa"/>
              </w:tcPr>
            </w:tcPrChange>
          </w:tcPr>
          <w:p w14:paraId="0E0F36EF" w14:textId="1E529875" w:rsidR="00383F24" w:rsidDel="009D4773" w:rsidRDefault="00383F24">
            <w:pPr>
              <w:spacing w:line="360" w:lineRule="auto"/>
              <w:rPr>
                <w:ins w:id="3975" w:author="Admin" w:date="2015-07-08T14:28:00Z"/>
                <w:del w:id="3976" w:author="Maximilian Schmitz" w:date="2015-07-08T19:59:00Z"/>
              </w:rPr>
              <w:pPrChange w:id="3977" w:author="Admin" w:date="2015-07-08T13:36:00Z">
                <w:pPr/>
              </w:pPrChange>
            </w:pPr>
            <w:ins w:id="3978" w:author="Admin" w:date="2015-07-08T14:14:00Z">
              <w:del w:id="3979" w:author="Maximilian Schmitz" w:date="2015-07-08T19:59:00Z">
                <w:r w:rsidDel="009D4773">
                  <w:delText>Der erste</w:delText>
                </w:r>
              </w:del>
            </w:ins>
            <w:ins w:id="3980" w:author="Admin" w:date="2015-07-08T14:15:00Z">
              <w:del w:id="3981" w:author="Maximilian Schmitz" w:date="2015-07-08T19:59:00Z">
                <w:r w:rsidDel="009D4773">
                  <w:delText xml:space="preserve"> Standard</w:delText>
                </w:r>
              </w:del>
            </w:ins>
            <w:ins w:id="3982" w:author="Admin" w:date="2015-07-08T14:18:00Z">
              <w:del w:id="3983" w:author="Maximilian Schmitz" w:date="2015-07-08T19:59:00Z">
                <w:r w:rsidDel="009D4773">
                  <w:delText>(C89)</w:delText>
                </w:r>
              </w:del>
            </w:ins>
            <w:ins w:id="3984" w:author="Admin" w:date="2015-07-08T14:15:00Z">
              <w:del w:id="3985" w:author="Maximilian Schmitz" w:date="2015-07-08T19:59:00Z">
                <w:r w:rsidDel="009D4773">
                  <w:delText xml:space="preserve"> der Programmiersprache</w:delText>
                </w:r>
              </w:del>
            </w:ins>
            <w:ins w:id="3986" w:author="Admin" w:date="2015-07-08T14:14:00Z">
              <w:del w:id="3987" w:author="Maximilian Schmitz" w:date="2015-07-08T19:59:00Z">
                <w:r w:rsidDel="009D4773">
                  <w:delText xml:space="preserve"> C wurde von ANSI</w:delText>
                </w:r>
              </w:del>
            </w:ins>
            <w:ins w:id="3988" w:author="Admin" w:date="2015-07-08T14:22:00Z">
              <w:del w:id="3989" w:author="Maximilian Schmitz" w:date="2015-07-08T19:59:00Z">
                <w:r w:rsidR="00476D9D" w:rsidDel="009D4773">
                  <w:delText>(</w:delText>
                </w:r>
                <w:r w:rsidR="00476D9D" w:rsidRPr="00476D9D" w:rsidDel="009D4773">
                  <w:delText>American National Standards Institute</w:delText>
                </w:r>
                <w:r w:rsidR="00476D9D" w:rsidDel="009D4773">
                  <w:delText>)</w:delText>
                </w:r>
              </w:del>
            </w:ins>
            <w:ins w:id="3990" w:author="Admin" w:date="2015-07-08T14:14:00Z">
              <w:del w:id="3991" w:author="Maximilian Schmitz" w:date="2015-07-08T19:59:00Z">
                <w:r w:rsidDel="009D4773">
                  <w:delText xml:space="preserve"> hera</w:delText>
                </w:r>
              </w:del>
            </w:ins>
            <w:ins w:id="3992" w:author="Admin" w:date="2015-07-08T14:15:00Z">
              <w:del w:id="3993" w:author="Maximilian Schmitz" w:date="2015-07-08T19:59:00Z">
                <w:r w:rsidDel="009D4773">
                  <w:delText>u</w:delText>
                </w:r>
              </w:del>
            </w:ins>
            <w:ins w:id="3994" w:author="Admin" w:date="2015-07-08T14:14:00Z">
              <w:del w:id="3995" w:author="Maximilian Schmitz" w:date="2015-07-08T19:59:00Z">
                <w:r w:rsidDel="009D4773">
                  <w:delText>sgegeben</w:delText>
                </w:r>
              </w:del>
            </w:ins>
            <w:ins w:id="3996" w:author="Admin" w:date="2015-07-08T14:15:00Z">
              <w:del w:id="3997" w:author="Maximilian Schmitz" w:date="2015-07-08T19:59:00Z">
                <w:r w:rsidDel="009D4773">
                  <w:delText>.</w:delText>
                </w:r>
              </w:del>
            </w:ins>
            <w:ins w:id="3998" w:author="Admin" w:date="2015-07-08T14:18:00Z">
              <w:del w:id="3999" w:author="Maximilian Schmitz" w:date="2015-07-08T19:59:00Z">
                <w:r w:rsidDel="009D4773">
                  <w:delText xml:space="preserve"> Anschließend hat die ISO</w:delText>
                </w:r>
              </w:del>
            </w:ins>
            <w:ins w:id="4000" w:author="Admin" w:date="2015-07-08T14:32:00Z">
              <w:del w:id="4001" w:author="Maximilian Schmitz" w:date="2015-07-08T19:59:00Z">
                <w:r w:rsidR="00476D9D" w:rsidDel="009D4773">
                  <w:delText>(</w:delText>
                </w:r>
                <w:r w:rsidR="00476D9D" w:rsidRPr="00476D9D" w:rsidDel="009D4773">
                  <w:delText>International Organization for Standardization</w:delText>
                </w:r>
                <w:r w:rsidR="00476D9D" w:rsidDel="009D4773">
                  <w:delText>)</w:delText>
                </w:r>
              </w:del>
            </w:ins>
            <w:ins w:id="4002" w:author="Admin" w:date="2015-07-08T14:18:00Z">
              <w:del w:id="4003" w:author="Maximilian Schmitz" w:date="2015-07-08T19:59:00Z">
                <w:r w:rsidDel="009D4773">
                  <w:delText xml:space="preserve"> das definieren der neuen Versionen übernommen. Allerdings hält sich bis heute der Begriff </w:delText>
                </w:r>
              </w:del>
            </w:ins>
            <w:ins w:id="4004" w:author="Admin" w:date="2015-07-08T14:19:00Z">
              <w:del w:id="4005" w:author="Maximilian Schmitz" w:date="2015-07-08T19:59:00Z">
                <w:r w:rsidDel="009D4773">
                  <w:delText>„</w:delText>
                </w:r>
              </w:del>
            </w:ins>
            <w:ins w:id="4006" w:author="Admin" w:date="2015-07-08T14:18:00Z">
              <w:del w:id="4007" w:author="Maximilian Schmitz" w:date="2015-07-08T19:59:00Z">
                <w:r w:rsidDel="009D4773">
                  <w:delText>ANSI C</w:delText>
                </w:r>
              </w:del>
            </w:ins>
            <w:ins w:id="4008" w:author="Admin" w:date="2015-07-08T14:19:00Z">
              <w:del w:id="4009" w:author="Maximilian Schmitz" w:date="2015-07-08T19:59:00Z">
                <w:r w:rsidDel="009D4773">
                  <w:delText>“</w:delText>
                </w:r>
              </w:del>
            </w:ins>
            <w:ins w:id="4010" w:author="Admin" w:date="2015-07-08T14:18:00Z">
              <w:del w:id="4011" w:author="Maximilian Schmitz" w:date="2015-07-08T19:59:00Z">
                <w:r w:rsidDel="009D4773">
                  <w:delText xml:space="preserve">, nur wenige bezeichnen es als </w:delText>
                </w:r>
              </w:del>
            </w:ins>
            <w:ins w:id="4012" w:author="Admin" w:date="2015-07-08T14:19:00Z">
              <w:del w:id="4013" w:author="Maximilian Schmitz" w:date="2015-07-08T19:59:00Z">
                <w:r w:rsidDel="009D4773">
                  <w:delText>„</w:delText>
                </w:r>
              </w:del>
            </w:ins>
            <w:ins w:id="4014" w:author="Admin" w:date="2015-07-08T14:18:00Z">
              <w:del w:id="4015" w:author="Maximilian Schmitz" w:date="2015-07-08T19:59:00Z">
                <w:r w:rsidDel="009D4773">
                  <w:delText>ISO C</w:delText>
                </w:r>
              </w:del>
            </w:ins>
            <w:ins w:id="4016" w:author="Admin" w:date="2015-07-08T14:19:00Z">
              <w:del w:id="4017" w:author="Maximilian Schmitz" w:date="2015-07-08T19:59:00Z">
                <w:r w:rsidDel="009D4773">
                  <w:delText>“</w:delText>
                </w:r>
              </w:del>
            </w:ins>
            <w:ins w:id="4018" w:author="Admin" w:date="2015-07-08T14:18:00Z">
              <w:del w:id="4019" w:author="Maximilian Schmitz" w:date="2015-07-08T19:59:00Z">
                <w:r w:rsidDel="009D4773">
                  <w:delText>.</w:delText>
                </w:r>
              </w:del>
            </w:ins>
            <w:ins w:id="4020" w:author="Admin" w:date="2015-07-08T14:29:00Z">
              <w:del w:id="4021" w:author="Maximilian Schmitz" w:date="2015-07-08T19:59:00Z">
                <w:r w:rsidR="00476D9D" w:rsidDel="009D4773">
                  <w:delText xml:space="preserve"> </w:delText>
                </w:r>
              </w:del>
            </w:ins>
            <w:ins w:id="4022" w:author="Admin" w:date="2015-07-08T14:30:00Z">
              <w:del w:id="4023" w:author="Maximilian Schmitz" w:date="2015-07-08T19:59:00Z">
                <w:r w:rsidR="00476D9D" w:rsidDel="009D4773">
                  <w:delText>Zum Zeitpunkt dieser Arbeit</w:delText>
                </w:r>
              </w:del>
            </w:ins>
            <w:ins w:id="4024" w:author="Admin" w:date="2015-07-08T14:29:00Z">
              <w:del w:id="4025" w:author="Maximilian Schmitz" w:date="2015-07-08T19:59:00Z">
                <w:r w:rsidR="00476D9D" w:rsidDel="009D4773">
                  <w:delText xml:space="preserve"> ist die Version C11 aktuell.</w:delText>
                </w:r>
              </w:del>
            </w:ins>
          </w:p>
          <w:p w14:paraId="33D382E5" w14:textId="5DC4D9F9" w:rsidR="00476D9D" w:rsidDel="009D4773" w:rsidRDefault="00476D9D">
            <w:pPr>
              <w:spacing w:line="360" w:lineRule="auto"/>
              <w:rPr>
                <w:ins w:id="4026" w:author="Admin" w:date="2015-07-08T13:36:00Z"/>
                <w:del w:id="4027" w:author="Maximilian Schmitz" w:date="2015-07-08T19:59:00Z"/>
              </w:rPr>
              <w:pPrChange w:id="4028" w:author="Admin" w:date="2015-07-08T13:36:00Z">
                <w:pPr/>
              </w:pPrChange>
            </w:pPr>
            <w:ins w:id="4029" w:author="Admin" w:date="2015-07-08T14:28:00Z">
              <w:del w:id="4030" w:author="Maximilian Schmitz" w:date="2015-07-08T19:59:00Z">
                <w:r w:rsidDel="009D4773">
                  <w:delText>(</w:delText>
                </w:r>
                <w:r w:rsidRPr="00476D9D" w:rsidDel="009D4773">
                  <w:delText>http://port70.net/~nsz/c/c89/c89-draft.html</w:delText>
                </w:r>
                <w:r w:rsidDel="009D4773">
                  <w:delText>)</w:delText>
                </w:r>
              </w:del>
            </w:ins>
          </w:p>
        </w:tc>
      </w:tr>
      <w:tr w:rsidR="006A1F2A" w:rsidDel="009D4773" w14:paraId="065CC279" w14:textId="4C3216E9" w:rsidTr="00476D9D">
        <w:trPr>
          <w:ins w:id="4031" w:author="Admin" w:date="2015-07-08T13:36:00Z"/>
          <w:del w:id="4032" w:author="Maximilian Schmitz" w:date="2015-07-08T19:59:00Z"/>
        </w:trPr>
        <w:tc>
          <w:tcPr>
            <w:tcW w:w="1951" w:type="dxa"/>
            <w:tcPrChange w:id="4033" w:author="Admin" w:date="2015-07-08T14:30:00Z">
              <w:tcPr>
                <w:tcW w:w="1951" w:type="dxa"/>
              </w:tcPr>
            </w:tcPrChange>
          </w:tcPr>
          <w:p w14:paraId="4ED4D5A6" w14:textId="455FE604" w:rsidR="006A1F2A" w:rsidRPr="001471E5" w:rsidDel="009D4773" w:rsidRDefault="006A1F2A">
            <w:pPr>
              <w:spacing w:line="360" w:lineRule="auto"/>
              <w:rPr>
                <w:ins w:id="4034" w:author="Admin" w:date="2015-07-08T13:36:00Z"/>
                <w:del w:id="4035" w:author="Maximilian Schmitz" w:date="2015-07-08T19:59:00Z"/>
              </w:rPr>
              <w:pPrChange w:id="4036" w:author="Admin" w:date="2015-07-08T13:36:00Z">
                <w:pPr/>
              </w:pPrChange>
            </w:pPr>
            <w:ins w:id="4037" w:author="Admin" w:date="2015-07-08T13:36:00Z">
              <w:del w:id="4038" w:author="Maximilian Schmitz" w:date="2015-07-08T19:59:00Z">
                <w:r w:rsidRPr="001471E5" w:rsidDel="009D4773">
                  <w:delText>Bäume</w:delText>
                </w:r>
              </w:del>
            </w:ins>
          </w:p>
        </w:tc>
        <w:tc>
          <w:tcPr>
            <w:tcW w:w="7261" w:type="dxa"/>
            <w:tcPrChange w:id="4039" w:author="Admin" w:date="2015-07-08T14:30:00Z">
              <w:tcPr>
                <w:tcW w:w="7261" w:type="dxa"/>
                <w:gridSpan w:val="2"/>
              </w:tcPr>
            </w:tcPrChange>
          </w:tcPr>
          <w:p w14:paraId="56153345" w14:textId="0B07FAED" w:rsidR="006A1F2A" w:rsidDel="009D4773" w:rsidRDefault="006A1F2A">
            <w:pPr>
              <w:spacing w:line="360" w:lineRule="auto"/>
              <w:rPr>
                <w:ins w:id="4040" w:author="Admin" w:date="2015-07-08T13:36:00Z"/>
                <w:del w:id="4041" w:author="Maximilian Schmitz" w:date="2015-07-08T19:59:00Z"/>
              </w:rPr>
              <w:pPrChange w:id="4042" w:author="Admin" w:date="2015-07-08T13:36:00Z">
                <w:pPr/>
              </w:pPrChange>
            </w:pPr>
          </w:p>
        </w:tc>
      </w:tr>
      <w:tr w:rsidR="006A1F2A" w:rsidDel="009D4773" w14:paraId="2AEA3FB9" w14:textId="56BE0464" w:rsidTr="00476D9D">
        <w:trPr>
          <w:ins w:id="4043" w:author="Admin" w:date="2015-07-08T13:36:00Z"/>
          <w:del w:id="4044" w:author="Maximilian Schmitz" w:date="2015-07-08T19:59:00Z"/>
        </w:trPr>
        <w:tc>
          <w:tcPr>
            <w:tcW w:w="1951" w:type="dxa"/>
            <w:tcPrChange w:id="4045" w:author="Admin" w:date="2015-07-08T14:30:00Z">
              <w:tcPr>
                <w:tcW w:w="1951" w:type="dxa"/>
              </w:tcPr>
            </w:tcPrChange>
          </w:tcPr>
          <w:p w14:paraId="2F9D5EB8" w14:textId="4AD238D4" w:rsidR="006A1F2A" w:rsidRPr="001471E5" w:rsidDel="009D4773" w:rsidRDefault="006A1F2A">
            <w:pPr>
              <w:spacing w:line="360" w:lineRule="auto"/>
              <w:rPr>
                <w:ins w:id="4046" w:author="Admin" w:date="2015-07-08T13:36:00Z"/>
                <w:del w:id="4047" w:author="Maximilian Schmitz" w:date="2015-07-08T19:59:00Z"/>
              </w:rPr>
              <w:pPrChange w:id="4048" w:author="Admin" w:date="2015-07-08T13:36:00Z">
                <w:pPr/>
              </w:pPrChange>
            </w:pPr>
            <w:ins w:id="4049" w:author="Admin" w:date="2015-07-08T13:36:00Z">
              <w:del w:id="4050" w:author="Maximilian Schmitz" w:date="2015-07-08T19:59:00Z">
                <w:r w:rsidRPr="001471E5" w:rsidDel="009D4773">
                  <w:delText>Blender</w:delText>
                </w:r>
              </w:del>
            </w:ins>
          </w:p>
        </w:tc>
        <w:tc>
          <w:tcPr>
            <w:tcW w:w="7261" w:type="dxa"/>
            <w:tcPrChange w:id="4051" w:author="Admin" w:date="2015-07-08T14:30:00Z">
              <w:tcPr>
                <w:tcW w:w="7261" w:type="dxa"/>
                <w:gridSpan w:val="2"/>
              </w:tcPr>
            </w:tcPrChange>
          </w:tcPr>
          <w:p w14:paraId="43478C9D" w14:textId="7DDB078F" w:rsidR="006A1F2A" w:rsidDel="009D4773" w:rsidRDefault="006A1F2A">
            <w:pPr>
              <w:spacing w:line="360" w:lineRule="auto"/>
              <w:rPr>
                <w:ins w:id="4052" w:author="Admin" w:date="2015-07-08T13:36:00Z"/>
                <w:del w:id="4053" w:author="Maximilian Schmitz" w:date="2015-07-08T19:59:00Z"/>
              </w:rPr>
              <w:pPrChange w:id="4054" w:author="Admin" w:date="2015-07-08T13:36:00Z">
                <w:pPr/>
              </w:pPrChange>
            </w:pPr>
          </w:p>
        </w:tc>
      </w:tr>
      <w:tr w:rsidR="006A1F2A" w:rsidDel="009D4773" w14:paraId="564353C1" w14:textId="2695EA2B" w:rsidTr="00476D9D">
        <w:trPr>
          <w:ins w:id="4055" w:author="Admin" w:date="2015-07-08T13:36:00Z"/>
          <w:del w:id="4056" w:author="Maximilian Schmitz" w:date="2015-07-08T19:59:00Z"/>
        </w:trPr>
        <w:tc>
          <w:tcPr>
            <w:tcW w:w="1951" w:type="dxa"/>
            <w:tcPrChange w:id="4057" w:author="Admin" w:date="2015-07-08T14:30:00Z">
              <w:tcPr>
                <w:tcW w:w="4606" w:type="dxa"/>
                <w:gridSpan w:val="2"/>
              </w:tcPr>
            </w:tcPrChange>
          </w:tcPr>
          <w:p w14:paraId="779B6A21" w14:textId="764CE2F6" w:rsidR="006A1F2A" w:rsidDel="009D4773" w:rsidRDefault="006A1F2A">
            <w:pPr>
              <w:spacing w:line="360" w:lineRule="auto"/>
              <w:rPr>
                <w:ins w:id="4058" w:author="Admin" w:date="2015-07-08T13:36:00Z"/>
                <w:del w:id="4059" w:author="Maximilian Schmitz" w:date="2015-07-08T19:59:00Z"/>
              </w:rPr>
              <w:pPrChange w:id="4060" w:author="Admin" w:date="2015-07-08T13:36:00Z">
                <w:pPr/>
              </w:pPrChange>
            </w:pPr>
            <w:ins w:id="4061" w:author="Admin" w:date="2015-07-08T13:36:00Z">
              <w:del w:id="4062" w:author="Maximilian Schmitz" w:date="2015-07-08T19:59:00Z">
                <w:r w:rsidDel="009D4773">
                  <w:delText>Blueprint</w:delText>
                </w:r>
              </w:del>
            </w:ins>
          </w:p>
        </w:tc>
        <w:tc>
          <w:tcPr>
            <w:tcW w:w="7261" w:type="dxa"/>
            <w:tcPrChange w:id="4063" w:author="Admin" w:date="2015-07-08T14:30:00Z">
              <w:tcPr>
                <w:tcW w:w="4606" w:type="dxa"/>
              </w:tcPr>
            </w:tcPrChange>
          </w:tcPr>
          <w:p w14:paraId="20437099" w14:textId="7EABF9AA" w:rsidR="006A1F2A" w:rsidDel="009D4773" w:rsidRDefault="006A1F2A">
            <w:pPr>
              <w:spacing w:line="360" w:lineRule="auto"/>
              <w:rPr>
                <w:ins w:id="4064" w:author="Admin" w:date="2015-07-08T13:36:00Z"/>
                <w:del w:id="4065" w:author="Maximilian Schmitz" w:date="2015-07-08T19:59:00Z"/>
              </w:rPr>
              <w:pPrChange w:id="4066" w:author="Admin" w:date="2015-07-08T13:36:00Z">
                <w:pPr/>
              </w:pPrChange>
            </w:pPr>
          </w:p>
        </w:tc>
      </w:tr>
      <w:tr w:rsidR="006A1F2A" w:rsidDel="009D4773" w14:paraId="16E9D045" w14:textId="38B7D81F" w:rsidTr="00476D9D">
        <w:trPr>
          <w:ins w:id="4067" w:author="Admin" w:date="2015-07-08T13:36:00Z"/>
          <w:del w:id="4068" w:author="Maximilian Schmitz" w:date="2015-07-08T19:59:00Z"/>
        </w:trPr>
        <w:tc>
          <w:tcPr>
            <w:tcW w:w="1951" w:type="dxa"/>
            <w:tcPrChange w:id="4069" w:author="Admin" w:date="2015-07-08T14:30:00Z">
              <w:tcPr>
                <w:tcW w:w="1951" w:type="dxa"/>
              </w:tcPr>
            </w:tcPrChange>
          </w:tcPr>
          <w:p w14:paraId="6FF0F976" w14:textId="58EB30E4" w:rsidR="006A1F2A" w:rsidRPr="001471E5" w:rsidDel="009D4773" w:rsidRDefault="006A1F2A">
            <w:pPr>
              <w:spacing w:line="360" w:lineRule="auto"/>
              <w:rPr>
                <w:ins w:id="4070" w:author="Admin" w:date="2015-07-08T13:36:00Z"/>
                <w:del w:id="4071" w:author="Maximilian Schmitz" w:date="2015-07-08T19:59:00Z"/>
              </w:rPr>
              <w:pPrChange w:id="4072" w:author="Admin" w:date="2015-07-08T13:36:00Z">
                <w:pPr/>
              </w:pPrChange>
            </w:pPr>
            <w:ins w:id="4073" w:author="Admin" w:date="2015-07-08T13:36:00Z">
              <w:del w:id="4074" w:author="Maximilian Schmitz" w:date="2015-07-08T19:59:00Z">
                <w:r w:rsidRPr="001471E5" w:rsidDel="009D4773">
                  <w:delText>CAD Systeme</w:delText>
                </w:r>
              </w:del>
            </w:ins>
          </w:p>
        </w:tc>
        <w:tc>
          <w:tcPr>
            <w:tcW w:w="7261" w:type="dxa"/>
            <w:tcPrChange w:id="4075" w:author="Admin" w:date="2015-07-08T14:30:00Z">
              <w:tcPr>
                <w:tcW w:w="7261" w:type="dxa"/>
                <w:gridSpan w:val="2"/>
              </w:tcPr>
            </w:tcPrChange>
          </w:tcPr>
          <w:p w14:paraId="0A9F28B8" w14:textId="51BF7351" w:rsidR="006A1F2A" w:rsidDel="009D4773" w:rsidRDefault="006A1F2A">
            <w:pPr>
              <w:spacing w:line="360" w:lineRule="auto"/>
              <w:rPr>
                <w:ins w:id="4076" w:author="Admin" w:date="2015-07-08T13:36:00Z"/>
                <w:del w:id="4077" w:author="Maximilian Schmitz" w:date="2015-07-08T19:59:00Z"/>
              </w:rPr>
              <w:pPrChange w:id="4078" w:author="Admin" w:date="2015-07-08T13:36:00Z">
                <w:pPr/>
              </w:pPrChange>
            </w:pPr>
          </w:p>
        </w:tc>
      </w:tr>
      <w:tr w:rsidR="006A1F2A" w:rsidDel="009D4773" w14:paraId="2D44787A" w14:textId="455796D0" w:rsidTr="00476D9D">
        <w:trPr>
          <w:ins w:id="4079" w:author="Admin" w:date="2015-07-08T13:36:00Z"/>
          <w:del w:id="4080" w:author="Maximilian Schmitz" w:date="2015-07-08T19:59:00Z"/>
        </w:trPr>
        <w:tc>
          <w:tcPr>
            <w:tcW w:w="1951" w:type="dxa"/>
            <w:tcPrChange w:id="4081" w:author="Admin" w:date="2015-07-08T14:30:00Z">
              <w:tcPr>
                <w:tcW w:w="1951" w:type="dxa"/>
              </w:tcPr>
            </w:tcPrChange>
          </w:tcPr>
          <w:p w14:paraId="22E7AE1A" w14:textId="73A3774A" w:rsidR="006A1F2A" w:rsidRPr="001471E5" w:rsidDel="009D4773" w:rsidRDefault="006A1F2A">
            <w:pPr>
              <w:spacing w:line="360" w:lineRule="auto"/>
              <w:rPr>
                <w:ins w:id="4082" w:author="Admin" w:date="2015-07-08T13:36:00Z"/>
                <w:del w:id="4083" w:author="Maximilian Schmitz" w:date="2015-07-08T19:59:00Z"/>
              </w:rPr>
              <w:pPrChange w:id="4084" w:author="Admin" w:date="2015-07-08T13:36:00Z">
                <w:pPr/>
              </w:pPrChange>
            </w:pPr>
            <w:ins w:id="4085" w:author="Admin" w:date="2015-07-08T13:36:00Z">
              <w:del w:id="4086" w:author="Maximilian Schmitz" w:date="2015-07-08T19:59:00Z">
                <w:r w:rsidRPr="001471E5" w:rsidDel="009D4773">
                  <w:delText>Data Mining</w:delText>
                </w:r>
              </w:del>
            </w:ins>
          </w:p>
        </w:tc>
        <w:tc>
          <w:tcPr>
            <w:tcW w:w="7261" w:type="dxa"/>
            <w:tcPrChange w:id="4087" w:author="Admin" w:date="2015-07-08T14:30:00Z">
              <w:tcPr>
                <w:tcW w:w="7261" w:type="dxa"/>
                <w:gridSpan w:val="2"/>
              </w:tcPr>
            </w:tcPrChange>
          </w:tcPr>
          <w:p w14:paraId="2D0ED66A" w14:textId="612436CF" w:rsidR="006A1F2A" w:rsidDel="009D4773" w:rsidRDefault="006A1F2A">
            <w:pPr>
              <w:spacing w:line="360" w:lineRule="auto"/>
              <w:rPr>
                <w:ins w:id="4088" w:author="Admin" w:date="2015-07-08T13:36:00Z"/>
                <w:del w:id="4089" w:author="Maximilian Schmitz" w:date="2015-07-08T19:59:00Z"/>
              </w:rPr>
              <w:pPrChange w:id="4090" w:author="Admin" w:date="2015-07-08T13:36:00Z">
                <w:pPr/>
              </w:pPrChange>
            </w:pPr>
          </w:p>
        </w:tc>
      </w:tr>
      <w:tr w:rsidR="006A1F2A" w:rsidDel="009D4773" w14:paraId="69005244" w14:textId="6E71D0CB" w:rsidTr="00476D9D">
        <w:trPr>
          <w:ins w:id="4091" w:author="Admin" w:date="2015-07-08T13:36:00Z"/>
          <w:del w:id="4092" w:author="Maximilian Schmitz" w:date="2015-07-08T19:59:00Z"/>
        </w:trPr>
        <w:tc>
          <w:tcPr>
            <w:tcW w:w="1951" w:type="dxa"/>
            <w:tcPrChange w:id="4093" w:author="Admin" w:date="2015-07-08T14:30:00Z">
              <w:tcPr>
                <w:tcW w:w="4606" w:type="dxa"/>
                <w:gridSpan w:val="2"/>
              </w:tcPr>
            </w:tcPrChange>
          </w:tcPr>
          <w:p w14:paraId="36CE9D3D" w14:textId="09EA661E" w:rsidR="006A1F2A" w:rsidDel="009D4773" w:rsidRDefault="006A1F2A">
            <w:pPr>
              <w:spacing w:line="360" w:lineRule="auto"/>
              <w:rPr>
                <w:ins w:id="4094" w:author="Admin" w:date="2015-07-08T13:36:00Z"/>
                <w:del w:id="4095" w:author="Maximilian Schmitz" w:date="2015-07-08T19:59:00Z"/>
              </w:rPr>
              <w:pPrChange w:id="4096" w:author="Admin" w:date="2015-07-08T13:36:00Z">
                <w:pPr/>
              </w:pPrChange>
            </w:pPr>
            <w:ins w:id="4097" w:author="Admin" w:date="2015-07-08T13:36:00Z">
              <w:del w:id="4098" w:author="Maximilian Schmitz" w:date="2015-07-08T19:59:00Z">
                <w:r w:rsidDel="009D4773">
                  <w:delText>Game Engine</w:delText>
                </w:r>
              </w:del>
            </w:ins>
          </w:p>
        </w:tc>
        <w:tc>
          <w:tcPr>
            <w:tcW w:w="7261" w:type="dxa"/>
            <w:tcPrChange w:id="4099" w:author="Admin" w:date="2015-07-08T14:30:00Z">
              <w:tcPr>
                <w:tcW w:w="4606" w:type="dxa"/>
              </w:tcPr>
            </w:tcPrChange>
          </w:tcPr>
          <w:p w14:paraId="2F72FA7D" w14:textId="005C428D" w:rsidR="006A1F2A" w:rsidDel="009D4773" w:rsidRDefault="006A1F2A">
            <w:pPr>
              <w:spacing w:line="360" w:lineRule="auto"/>
              <w:rPr>
                <w:ins w:id="4100" w:author="Admin" w:date="2015-07-08T13:36:00Z"/>
                <w:del w:id="4101" w:author="Maximilian Schmitz" w:date="2015-07-08T19:59:00Z"/>
              </w:rPr>
              <w:pPrChange w:id="4102" w:author="Admin" w:date="2015-07-08T13:36:00Z">
                <w:pPr/>
              </w:pPrChange>
            </w:pPr>
          </w:p>
        </w:tc>
      </w:tr>
      <w:tr w:rsidR="006A1F2A" w:rsidDel="009D4773" w14:paraId="32218714" w14:textId="7BAF0D2C" w:rsidTr="00476D9D">
        <w:trPr>
          <w:ins w:id="4103" w:author="Admin" w:date="2015-07-08T13:36:00Z"/>
          <w:del w:id="4104" w:author="Maximilian Schmitz" w:date="2015-07-08T19:59:00Z"/>
        </w:trPr>
        <w:tc>
          <w:tcPr>
            <w:tcW w:w="1951" w:type="dxa"/>
            <w:tcPrChange w:id="4105" w:author="Admin" w:date="2015-07-08T14:30:00Z">
              <w:tcPr>
                <w:tcW w:w="4606" w:type="dxa"/>
                <w:gridSpan w:val="2"/>
              </w:tcPr>
            </w:tcPrChange>
          </w:tcPr>
          <w:p w14:paraId="4C60F822" w14:textId="590AA1BE" w:rsidR="006A1F2A" w:rsidDel="009D4773" w:rsidRDefault="006A1F2A">
            <w:pPr>
              <w:spacing w:line="360" w:lineRule="auto"/>
              <w:rPr>
                <w:ins w:id="4106" w:author="Admin" w:date="2015-07-08T13:36:00Z"/>
                <w:del w:id="4107" w:author="Maximilian Schmitz" w:date="2015-07-08T19:59:00Z"/>
              </w:rPr>
              <w:pPrChange w:id="4108" w:author="Admin" w:date="2015-07-08T13:36:00Z">
                <w:pPr/>
              </w:pPrChange>
            </w:pPr>
            <w:ins w:id="4109" w:author="Admin" w:date="2015-07-08T13:36:00Z">
              <w:del w:id="4110" w:author="Maximilian Schmitz" w:date="2015-07-08T19:59:00Z">
                <w:r w:rsidRPr="001471E5" w:rsidDel="009D4773">
                  <w:delText>JavaScript</w:delText>
                </w:r>
              </w:del>
            </w:ins>
          </w:p>
        </w:tc>
        <w:tc>
          <w:tcPr>
            <w:tcW w:w="7261" w:type="dxa"/>
            <w:tcPrChange w:id="4111" w:author="Admin" w:date="2015-07-08T14:30:00Z">
              <w:tcPr>
                <w:tcW w:w="4606" w:type="dxa"/>
              </w:tcPr>
            </w:tcPrChange>
          </w:tcPr>
          <w:p w14:paraId="3F1C0CBD" w14:textId="07EBC9F2" w:rsidR="006A1F2A" w:rsidDel="009D4773" w:rsidRDefault="006A1F2A">
            <w:pPr>
              <w:spacing w:line="360" w:lineRule="auto"/>
              <w:rPr>
                <w:ins w:id="4112" w:author="Admin" w:date="2015-07-08T13:36:00Z"/>
                <w:del w:id="4113" w:author="Maximilian Schmitz" w:date="2015-07-08T19:59:00Z"/>
              </w:rPr>
              <w:pPrChange w:id="4114" w:author="Admin" w:date="2015-07-08T13:36:00Z">
                <w:pPr/>
              </w:pPrChange>
            </w:pPr>
          </w:p>
        </w:tc>
      </w:tr>
      <w:tr w:rsidR="006A1F2A" w:rsidDel="009D4773" w14:paraId="464EF23F" w14:textId="4985DEC6" w:rsidTr="00476D9D">
        <w:trPr>
          <w:ins w:id="4115" w:author="Admin" w:date="2015-07-08T13:36:00Z"/>
          <w:del w:id="4116" w:author="Maximilian Schmitz" w:date="2015-07-08T19:59:00Z"/>
        </w:trPr>
        <w:tc>
          <w:tcPr>
            <w:tcW w:w="1951" w:type="dxa"/>
            <w:tcPrChange w:id="4117" w:author="Admin" w:date="2015-07-08T14:30:00Z">
              <w:tcPr>
                <w:tcW w:w="1951" w:type="dxa"/>
              </w:tcPr>
            </w:tcPrChange>
          </w:tcPr>
          <w:p w14:paraId="4B47CAA1" w14:textId="62C7330C" w:rsidR="006A1F2A" w:rsidRPr="001471E5" w:rsidDel="009D4773" w:rsidRDefault="006A1F2A">
            <w:pPr>
              <w:spacing w:line="360" w:lineRule="auto"/>
              <w:rPr>
                <w:ins w:id="4118" w:author="Admin" w:date="2015-07-08T13:36:00Z"/>
                <w:del w:id="4119" w:author="Maximilian Schmitz" w:date="2015-07-08T19:59:00Z"/>
              </w:rPr>
              <w:pPrChange w:id="4120" w:author="Admin" w:date="2015-07-08T13:36:00Z">
                <w:pPr/>
              </w:pPrChange>
            </w:pPr>
            <w:ins w:id="4121" w:author="Admin" w:date="2015-07-08T13:36:00Z">
              <w:del w:id="4122" w:author="Maximilian Schmitz" w:date="2015-07-08T19:59:00Z">
                <w:r w:rsidRPr="001471E5" w:rsidDel="009D4773">
                  <w:delText>Lisp</w:delText>
                </w:r>
              </w:del>
            </w:ins>
          </w:p>
        </w:tc>
        <w:tc>
          <w:tcPr>
            <w:tcW w:w="7261" w:type="dxa"/>
            <w:tcPrChange w:id="4123" w:author="Admin" w:date="2015-07-08T14:30:00Z">
              <w:tcPr>
                <w:tcW w:w="7261" w:type="dxa"/>
                <w:gridSpan w:val="2"/>
              </w:tcPr>
            </w:tcPrChange>
          </w:tcPr>
          <w:p w14:paraId="1C355D74" w14:textId="0EFE36B8" w:rsidR="006A1F2A" w:rsidDel="009D4773" w:rsidRDefault="006A1F2A">
            <w:pPr>
              <w:spacing w:line="360" w:lineRule="auto"/>
              <w:rPr>
                <w:ins w:id="4124" w:author="Admin" w:date="2015-07-08T13:36:00Z"/>
                <w:del w:id="4125" w:author="Maximilian Schmitz" w:date="2015-07-08T19:59:00Z"/>
              </w:rPr>
              <w:pPrChange w:id="4126" w:author="Admin" w:date="2015-07-08T13:36:00Z">
                <w:pPr/>
              </w:pPrChange>
            </w:pPr>
          </w:p>
        </w:tc>
      </w:tr>
      <w:tr w:rsidR="006A1F2A" w:rsidDel="009D4773" w14:paraId="17F719D0" w14:textId="7E42727C" w:rsidTr="00476D9D">
        <w:trPr>
          <w:ins w:id="4127" w:author="Admin" w:date="2015-07-08T13:36:00Z"/>
          <w:del w:id="4128" w:author="Maximilian Schmitz" w:date="2015-07-08T19:59:00Z"/>
        </w:trPr>
        <w:tc>
          <w:tcPr>
            <w:tcW w:w="1951" w:type="dxa"/>
            <w:tcPrChange w:id="4129" w:author="Admin" w:date="2015-07-08T14:30:00Z">
              <w:tcPr>
                <w:tcW w:w="1951" w:type="dxa"/>
              </w:tcPr>
            </w:tcPrChange>
          </w:tcPr>
          <w:p w14:paraId="5DB0432F" w14:textId="7C58BF58" w:rsidR="006A1F2A" w:rsidRPr="001471E5" w:rsidDel="009D4773" w:rsidRDefault="006A1F2A">
            <w:pPr>
              <w:spacing w:line="360" w:lineRule="auto"/>
              <w:rPr>
                <w:ins w:id="4130" w:author="Admin" w:date="2015-07-08T13:36:00Z"/>
                <w:del w:id="4131" w:author="Maximilian Schmitz" w:date="2015-07-08T19:59:00Z"/>
              </w:rPr>
              <w:pPrChange w:id="4132" w:author="Admin" w:date="2015-07-08T13:36:00Z">
                <w:pPr/>
              </w:pPrChange>
            </w:pPr>
            <w:ins w:id="4133" w:author="Admin" w:date="2015-07-08T13:36:00Z">
              <w:del w:id="4134" w:author="Maximilian Schmitz" w:date="2015-07-08T19:59:00Z">
                <w:r w:rsidRPr="001471E5" w:rsidDel="009D4773">
                  <w:delText>Microsofts Imagine Cup</w:delText>
                </w:r>
              </w:del>
            </w:ins>
          </w:p>
        </w:tc>
        <w:tc>
          <w:tcPr>
            <w:tcW w:w="7261" w:type="dxa"/>
            <w:tcPrChange w:id="4135" w:author="Admin" w:date="2015-07-08T14:30:00Z">
              <w:tcPr>
                <w:tcW w:w="7261" w:type="dxa"/>
                <w:gridSpan w:val="2"/>
              </w:tcPr>
            </w:tcPrChange>
          </w:tcPr>
          <w:p w14:paraId="4E0E5C48" w14:textId="73B19232" w:rsidR="006A1F2A" w:rsidDel="009D4773" w:rsidRDefault="006A1F2A">
            <w:pPr>
              <w:spacing w:line="360" w:lineRule="auto"/>
              <w:rPr>
                <w:ins w:id="4136" w:author="Admin" w:date="2015-07-08T13:36:00Z"/>
                <w:del w:id="4137" w:author="Maximilian Schmitz" w:date="2015-07-08T19:59:00Z"/>
              </w:rPr>
              <w:pPrChange w:id="4138" w:author="Admin" w:date="2015-07-08T13:36:00Z">
                <w:pPr/>
              </w:pPrChange>
            </w:pPr>
          </w:p>
        </w:tc>
      </w:tr>
      <w:tr w:rsidR="006A1F2A" w:rsidDel="009D4773" w14:paraId="25B9CE25" w14:textId="666087C9" w:rsidTr="00476D9D">
        <w:trPr>
          <w:ins w:id="4139" w:author="Admin" w:date="2015-07-08T13:36:00Z"/>
          <w:del w:id="4140" w:author="Maximilian Schmitz" w:date="2015-07-08T19:59:00Z"/>
        </w:trPr>
        <w:tc>
          <w:tcPr>
            <w:tcW w:w="1951" w:type="dxa"/>
            <w:tcPrChange w:id="4141" w:author="Admin" w:date="2015-07-08T14:30:00Z">
              <w:tcPr>
                <w:tcW w:w="4606" w:type="dxa"/>
                <w:gridSpan w:val="2"/>
              </w:tcPr>
            </w:tcPrChange>
          </w:tcPr>
          <w:p w14:paraId="7DA60A5D" w14:textId="62931C8C" w:rsidR="006A1F2A" w:rsidDel="009D4773" w:rsidRDefault="006A1F2A">
            <w:pPr>
              <w:spacing w:line="360" w:lineRule="auto"/>
              <w:rPr>
                <w:ins w:id="4142" w:author="Admin" w:date="2015-07-08T13:36:00Z"/>
                <w:del w:id="4143" w:author="Maximilian Schmitz" w:date="2015-07-08T19:59:00Z"/>
              </w:rPr>
              <w:pPrChange w:id="4144" w:author="Admin" w:date="2015-07-08T13:36:00Z">
                <w:pPr/>
              </w:pPrChange>
            </w:pPr>
            <w:ins w:id="4145" w:author="Admin" w:date="2015-07-08T13:36:00Z">
              <w:del w:id="4146" w:author="Maximilian Schmitz" w:date="2015-07-08T19:59:00Z">
                <w:r w:rsidRPr="001471E5" w:rsidDel="009D4773">
                  <w:delText>Perl</w:delText>
                </w:r>
              </w:del>
            </w:ins>
          </w:p>
        </w:tc>
        <w:tc>
          <w:tcPr>
            <w:tcW w:w="7261" w:type="dxa"/>
            <w:tcPrChange w:id="4147" w:author="Admin" w:date="2015-07-08T14:30:00Z">
              <w:tcPr>
                <w:tcW w:w="4606" w:type="dxa"/>
              </w:tcPr>
            </w:tcPrChange>
          </w:tcPr>
          <w:p w14:paraId="65E88EC3" w14:textId="40BB23FD" w:rsidR="006A1F2A" w:rsidDel="009D4773" w:rsidRDefault="006A1F2A">
            <w:pPr>
              <w:spacing w:line="360" w:lineRule="auto"/>
              <w:rPr>
                <w:ins w:id="4148" w:author="Admin" w:date="2015-07-08T13:36:00Z"/>
                <w:del w:id="4149" w:author="Maximilian Schmitz" w:date="2015-07-08T19:59:00Z"/>
              </w:rPr>
              <w:pPrChange w:id="4150" w:author="Admin" w:date="2015-07-08T13:36:00Z">
                <w:pPr/>
              </w:pPrChange>
            </w:pPr>
          </w:p>
        </w:tc>
      </w:tr>
      <w:tr w:rsidR="006A1F2A" w:rsidDel="009D4773" w14:paraId="3F0C1C62" w14:textId="3FCE27A7" w:rsidTr="00476D9D">
        <w:trPr>
          <w:ins w:id="4151" w:author="Admin" w:date="2015-07-08T13:36:00Z"/>
          <w:del w:id="4152" w:author="Maximilian Schmitz" w:date="2015-07-08T19:59:00Z"/>
        </w:trPr>
        <w:tc>
          <w:tcPr>
            <w:tcW w:w="1951" w:type="dxa"/>
            <w:tcPrChange w:id="4153" w:author="Admin" w:date="2015-07-08T14:30:00Z">
              <w:tcPr>
                <w:tcW w:w="4606" w:type="dxa"/>
                <w:gridSpan w:val="2"/>
              </w:tcPr>
            </w:tcPrChange>
          </w:tcPr>
          <w:p w14:paraId="64262C38" w14:textId="3B50A69A" w:rsidR="006A1F2A" w:rsidDel="009D4773" w:rsidRDefault="006A1F2A">
            <w:pPr>
              <w:spacing w:line="360" w:lineRule="auto"/>
              <w:rPr>
                <w:ins w:id="4154" w:author="Admin" w:date="2015-07-08T13:36:00Z"/>
                <w:del w:id="4155" w:author="Maximilian Schmitz" w:date="2015-07-08T19:59:00Z"/>
              </w:rPr>
              <w:pPrChange w:id="4156" w:author="Admin" w:date="2015-07-08T13:36:00Z">
                <w:pPr/>
              </w:pPrChange>
            </w:pPr>
            <w:ins w:id="4157" w:author="Admin" w:date="2015-07-08T13:36:00Z">
              <w:del w:id="4158" w:author="Maximilian Schmitz" w:date="2015-07-08T19:59:00Z">
                <w:r w:rsidDel="009D4773">
                  <w:delText>Physik Engine</w:delText>
                </w:r>
              </w:del>
            </w:ins>
          </w:p>
        </w:tc>
        <w:tc>
          <w:tcPr>
            <w:tcW w:w="7261" w:type="dxa"/>
            <w:tcPrChange w:id="4159" w:author="Admin" w:date="2015-07-08T14:30:00Z">
              <w:tcPr>
                <w:tcW w:w="4606" w:type="dxa"/>
              </w:tcPr>
            </w:tcPrChange>
          </w:tcPr>
          <w:p w14:paraId="277B44D3" w14:textId="201424A2" w:rsidR="006A1F2A" w:rsidDel="009D4773" w:rsidRDefault="006A1F2A">
            <w:pPr>
              <w:spacing w:line="360" w:lineRule="auto"/>
              <w:rPr>
                <w:ins w:id="4160" w:author="Admin" w:date="2015-07-08T13:36:00Z"/>
                <w:del w:id="4161" w:author="Maximilian Schmitz" w:date="2015-07-08T19:59:00Z"/>
              </w:rPr>
              <w:pPrChange w:id="4162" w:author="Admin" w:date="2015-07-08T13:36:00Z">
                <w:pPr/>
              </w:pPrChange>
            </w:pPr>
          </w:p>
        </w:tc>
      </w:tr>
      <w:tr w:rsidR="006A1F2A" w:rsidDel="009D4773" w14:paraId="62EF2E77" w14:textId="342E2826" w:rsidTr="00476D9D">
        <w:trPr>
          <w:ins w:id="4163" w:author="Admin" w:date="2015-07-08T13:36:00Z"/>
          <w:del w:id="4164" w:author="Maximilian Schmitz" w:date="2015-07-08T19:59:00Z"/>
        </w:trPr>
        <w:tc>
          <w:tcPr>
            <w:tcW w:w="1951" w:type="dxa"/>
            <w:tcPrChange w:id="4165" w:author="Admin" w:date="2015-07-08T14:30:00Z">
              <w:tcPr>
                <w:tcW w:w="1951" w:type="dxa"/>
              </w:tcPr>
            </w:tcPrChange>
          </w:tcPr>
          <w:p w14:paraId="4EA9AB40" w14:textId="7CD59FDE" w:rsidR="006A1F2A" w:rsidRPr="001471E5" w:rsidDel="009D4773" w:rsidRDefault="006A1F2A">
            <w:pPr>
              <w:spacing w:line="360" w:lineRule="auto"/>
              <w:rPr>
                <w:ins w:id="4166" w:author="Admin" w:date="2015-07-08T13:36:00Z"/>
                <w:del w:id="4167" w:author="Maximilian Schmitz" w:date="2015-07-08T19:59:00Z"/>
              </w:rPr>
              <w:pPrChange w:id="4168" w:author="Admin" w:date="2015-07-08T13:36:00Z">
                <w:pPr/>
              </w:pPrChange>
            </w:pPr>
            <w:ins w:id="4169" w:author="Admin" w:date="2015-07-08T13:36:00Z">
              <w:del w:id="4170" w:author="Maximilian Schmitz" w:date="2015-07-08T19:59:00Z">
                <w:r w:rsidDel="009D4773">
                  <w:delText>Plugin</w:delText>
                </w:r>
              </w:del>
            </w:ins>
          </w:p>
        </w:tc>
        <w:tc>
          <w:tcPr>
            <w:tcW w:w="7261" w:type="dxa"/>
            <w:tcPrChange w:id="4171" w:author="Admin" w:date="2015-07-08T14:30:00Z">
              <w:tcPr>
                <w:tcW w:w="7261" w:type="dxa"/>
                <w:gridSpan w:val="2"/>
              </w:tcPr>
            </w:tcPrChange>
          </w:tcPr>
          <w:p w14:paraId="5E1B934F" w14:textId="2A6307C7" w:rsidR="006A1F2A" w:rsidDel="009D4773" w:rsidRDefault="006A1F2A">
            <w:pPr>
              <w:spacing w:line="360" w:lineRule="auto"/>
              <w:rPr>
                <w:ins w:id="4172" w:author="Admin" w:date="2015-07-08T13:36:00Z"/>
                <w:del w:id="4173" w:author="Maximilian Schmitz" w:date="2015-07-08T19:59:00Z"/>
              </w:rPr>
              <w:pPrChange w:id="4174" w:author="Admin" w:date="2015-07-08T13:36:00Z">
                <w:pPr/>
              </w:pPrChange>
            </w:pPr>
          </w:p>
        </w:tc>
      </w:tr>
      <w:tr w:rsidR="006A1F2A" w:rsidDel="009D4773" w14:paraId="5F325F57" w14:textId="49D5BDA8" w:rsidTr="00476D9D">
        <w:trPr>
          <w:ins w:id="4175" w:author="Admin" w:date="2015-07-08T13:36:00Z"/>
          <w:del w:id="4176" w:author="Maximilian Schmitz" w:date="2015-07-08T19:59:00Z"/>
        </w:trPr>
        <w:tc>
          <w:tcPr>
            <w:tcW w:w="1951" w:type="dxa"/>
            <w:tcPrChange w:id="4177" w:author="Admin" w:date="2015-07-08T14:30:00Z">
              <w:tcPr>
                <w:tcW w:w="1951" w:type="dxa"/>
              </w:tcPr>
            </w:tcPrChange>
          </w:tcPr>
          <w:p w14:paraId="0CD6733C" w14:textId="122D3671" w:rsidR="006A1F2A" w:rsidRPr="001471E5" w:rsidDel="009D4773" w:rsidRDefault="006A1F2A">
            <w:pPr>
              <w:spacing w:line="360" w:lineRule="auto"/>
              <w:rPr>
                <w:ins w:id="4178" w:author="Admin" w:date="2015-07-08T13:36:00Z"/>
                <w:del w:id="4179" w:author="Maximilian Schmitz" w:date="2015-07-08T19:59:00Z"/>
              </w:rPr>
              <w:pPrChange w:id="4180" w:author="Admin" w:date="2015-07-08T13:36:00Z">
                <w:pPr/>
              </w:pPrChange>
            </w:pPr>
            <w:ins w:id="4181" w:author="Admin" w:date="2015-07-08T13:36:00Z">
              <w:del w:id="4182" w:author="Maximilian Schmitz" w:date="2015-07-08T19:59:00Z">
                <w:r w:rsidRPr="001471E5" w:rsidDel="009D4773">
                  <w:delText>Prolog</w:delText>
                </w:r>
              </w:del>
            </w:ins>
          </w:p>
        </w:tc>
        <w:tc>
          <w:tcPr>
            <w:tcW w:w="7261" w:type="dxa"/>
            <w:tcPrChange w:id="4183" w:author="Admin" w:date="2015-07-08T14:30:00Z">
              <w:tcPr>
                <w:tcW w:w="7261" w:type="dxa"/>
                <w:gridSpan w:val="2"/>
              </w:tcPr>
            </w:tcPrChange>
          </w:tcPr>
          <w:p w14:paraId="1A0F7CC5" w14:textId="6B8E36B5" w:rsidR="006A1F2A" w:rsidDel="009D4773" w:rsidRDefault="006A1F2A">
            <w:pPr>
              <w:spacing w:line="360" w:lineRule="auto"/>
              <w:rPr>
                <w:ins w:id="4184" w:author="Admin" w:date="2015-07-08T13:36:00Z"/>
                <w:del w:id="4185" w:author="Maximilian Schmitz" w:date="2015-07-08T19:59:00Z"/>
              </w:rPr>
              <w:pPrChange w:id="4186" w:author="Admin" w:date="2015-07-08T13:36:00Z">
                <w:pPr/>
              </w:pPrChange>
            </w:pPr>
          </w:p>
        </w:tc>
      </w:tr>
      <w:tr w:rsidR="006A1F2A" w:rsidDel="009D4773" w14:paraId="69CC23FC" w14:textId="012AE973" w:rsidTr="00476D9D">
        <w:trPr>
          <w:ins w:id="4187" w:author="Admin" w:date="2015-07-08T13:36:00Z"/>
          <w:del w:id="4188" w:author="Maximilian Schmitz" w:date="2015-07-08T19:59:00Z"/>
        </w:trPr>
        <w:tc>
          <w:tcPr>
            <w:tcW w:w="1951" w:type="dxa"/>
            <w:tcPrChange w:id="4189" w:author="Admin" w:date="2015-07-08T14:30:00Z">
              <w:tcPr>
                <w:tcW w:w="4606" w:type="dxa"/>
                <w:gridSpan w:val="2"/>
              </w:tcPr>
            </w:tcPrChange>
          </w:tcPr>
          <w:p w14:paraId="2A807B47" w14:textId="6598CB8B" w:rsidR="006A1F2A" w:rsidDel="009D4773" w:rsidRDefault="006A1F2A">
            <w:pPr>
              <w:spacing w:line="360" w:lineRule="auto"/>
              <w:rPr>
                <w:ins w:id="4190" w:author="Admin" w:date="2015-07-08T13:36:00Z"/>
                <w:del w:id="4191" w:author="Maximilian Schmitz" w:date="2015-07-08T19:59:00Z"/>
              </w:rPr>
              <w:pPrChange w:id="4192" w:author="Admin" w:date="2015-07-08T13:36:00Z">
                <w:pPr/>
              </w:pPrChange>
            </w:pPr>
            <w:ins w:id="4193" w:author="Admin" w:date="2015-07-08T13:36:00Z">
              <w:del w:id="4194" w:author="Maximilian Schmitz" w:date="2015-07-08T19:59:00Z">
                <w:r w:rsidRPr="001471E5" w:rsidDel="009D4773">
                  <w:delText>Python</w:delText>
                </w:r>
              </w:del>
            </w:ins>
          </w:p>
        </w:tc>
        <w:tc>
          <w:tcPr>
            <w:tcW w:w="7261" w:type="dxa"/>
            <w:tcPrChange w:id="4195" w:author="Admin" w:date="2015-07-08T14:30:00Z">
              <w:tcPr>
                <w:tcW w:w="4606" w:type="dxa"/>
              </w:tcPr>
            </w:tcPrChange>
          </w:tcPr>
          <w:p w14:paraId="1E061123" w14:textId="31C58277" w:rsidR="006A1F2A" w:rsidDel="009D4773" w:rsidRDefault="006A1F2A">
            <w:pPr>
              <w:spacing w:line="360" w:lineRule="auto"/>
              <w:rPr>
                <w:ins w:id="4196" w:author="Admin" w:date="2015-07-08T13:36:00Z"/>
                <w:del w:id="4197" w:author="Maximilian Schmitz" w:date="2015-07-08T19:59:00Z"/>
              </w:rPr>
              <w:pPrChange w:id="4198" w:author="Admin" w:date="2015-07-08T13:36:00Z">
                <w:pPr/>
              </w:pPrChange>
            </w:pPr>
          </w:p>
        </w:tc>
      </w:tr>
      <w:tr w:rsidR="006A1F2A" w:rsidDel="009D4773" w14:paraId="33FF2C89" w14:textId="563ED573" w:rsidTr="00476D9D">
        <w:trPr>
          <w:ins w:id="4199" w:author="Admin" w:date="2015-07-08T13:36:00Z"/>
          <w:del w:id="4200" w:author="Maximilian Schmitz" w:date="2015-07-08T19:59:00Z"/>
        </w:trPr>
        <w:tc>
          <w:tcPr>
            <w:tcW w:w="1951" w:type="dxa"/>
            <w:tcPrChange w:id="4201" w:author="Admin" w:date="2015-07-08T14:30:00Z">
              <w:tcPr>
                <w:tcW w:w="1951" w:type="dxa"/>
              </w:tcPr>
            </w:tcPrChange>
          </w:tcPr>
          <w:p w14:paraId="578D6432" w14:textId="5465E776" w:rsidR="006A1F2A" w:rsidRPr="001471E5" w:rsidDel="009D4773" w:rsidRDefault="006A1F2A">
            <w:pPr>
              <w:spacing w:line="360" w:lineRule="auto"/>
              <w:rPr>
                <w:ins w:id="4202" w:author="Admin" w:date="2015-07-08T13:36:00Z"/>
                <w:del w:id="4203" w:author="Maximilian Schmitz" w:date="2015-07-08T19:59:00Z"/>
              </w:rPr>
              <w:pPrChange w:id="4204" w:author="Admin" w:date="2015-07-08T13:36:00Z">
                <w:pPr/>
              </w:pPrChange>
            </w:pPr>
            <w:ins w:id="4205" w:author="Admin" w:date="2015-07-08T13:36:00Z">
              <w:del w:id="4206" w:author="Maximilian Schmitz" w:date="2015-07-08T19:59:00Z">
                <w:r w:rsidRPr="001471E5" w:rsidDel="009D4773">
                  <w:delText>Shadereffekte</w:delText>
                </w:r>
              </w:del>
            </w:ins>
          </w:p>
        </w:tc>
        <w:tc>
          <w:tcPr>
            <w:tcW w:w="7261" w:type="dxa"/>
            <w:tcPrChange w:id="4207" w:author="Admin" w:date="2015-07-08T14:30:00Z">
              <w:tcPr>
                <w:tcW w:w="7261" w:type="dxa"/>
                <w:gridSpan w:val="2"/>
              </w:tcPr>
            </w:tcPrChange>
          </w:tcPr>
          <w:p w14:paraId="6649B059" w14:textId="646D756D" w:rsidR="006A1F2A" w:rsidDel="009D4773" w:rsidRDefault="006A1F2A">
            <w:pPr>
              <w:spacing w:line="360" w:lineRule="auto"/>
              <w:rPr>
                <w:ins w:id="4208" w:author="Admin" w:date="2015-07-08T13:36:00Z"/>
                <w:del w:id="4209" w:author="Maximilian Schmitz" w:date="2015-07-08T19:59:00Z"/>
              </w:rPr>
              <w:pPrChange w:id="4210" w:author="Admin" w:date="2015-07-08T13:36:00Z">
                <w:pPr/>
              </w:pPrChange>
            </w:pPr>
          </w:p>
        </w:tc>
      </w:tr>
      <w:tr w:rsidR="006A1F2A" w:rsidDel="009D4773" w14:paraId="5FBEEDEA" w14:textId="52DF0291" w:rsidTr="00476D9D">
        <w:trPr>
          <w:ins w:id="4211" w:author="Admin" w:date="2015-07-08T13:36:00Z"/>
          <w:del w:id="4212" w:author="Maximilian Schmitz" w:date="2015-07-08T19:59:00Z"/>
        </w:trPr>
        <w:tc>
          <w:tcPr>
            <w:tcW w:w="1951" w:type="dxa"/>
            <w:tcPrChange w:id="4213" w:author="Admin" w:date="2015-07-08T14:30:00Z">
              <w:tcPr>
                <w:tcW w:w="1951" w:type="dxa"/>
              </w:tcPr>
            </w:tcPrChange>
          </w:tcPr>
          <w:p w14:paraId="5F5C5451" w14:textId="74C01ACC" w:rsidR="006A1F2A" w:rsidRPr="001471E5" w:rsidDel="009D4773" w:rsidRDefault="006A1F2A">
            <w:pPr>
              <w:spacing w:line="360" w:lineRule="auto"/>
              <w:rPr>
                <w:ins w:id="4214" w:author="Admin" w:date="2015-07-08T13:36:00Z"/>
                <w:del w:id="4215" w:author="Maximilian Schmitz" w:date="2015-07-08T19:59:00Z"/>
              </w:rPr>
              <w:pPrChange w:id="4216" w:author="Admin" w:date="2015-07-08T13:36:00Z">
                <w:pPr/>
              </w:pPrChange>
            </w:pPr>
            <w:ins w:id="4217" w:author="Admin" w:date="2015-07-08T13:36:00Z">
              <w:del w:id="4218" w:author="Maximilian Schmitz" w:date="2015-07-08T19:59:00Z">
                <w:r w:rsidRPr="001471E5" w:rsidDel="009D4773">
                  <w:delText>Skript(sprache)</w:delText>
                </w:r>
              </w:del>
            </w:ins>
          </w:p>
        </w:tc>
        <w:tc>
          <w:tcPr>
            <w:tcW w:w="7261" w:type="dxa"/>
            <w:tcPrChange w:id="4219" w:author="Admin" w:date="2015-07-08T14:30:00Z">
              <w:tcPr>
                <w:tcW w:w="7261" w:type="dxa"/>
                <w:gridSpan w:val="2"/>
              </w:tcPr>
            </w:tcPrChange>
          </w:tcPr>
          <w:p w14:paraId="741B8B61" w14:textId="08D0F1F5" w:rsidR="006A1F2A" w:rsidDel="009D4773" w:rsidRDefault="006A1F2A">
            <w:pPr>
              <w:spacing w:line="360" w:lineRule="auto"/>
              <w:rPr>
                <w:ins w:id="4220" w:author="Admin" w:date="2015-07-08T13:36:00Z"/>
                <w:del w:id="4221" w:author="Maximilian Schmitz" w:date="2015-07-08T19:59:00Z"/>
              </w:rPr>
              <w:pPrChange w:id="4222" w:author="Admin" w:date="2015-07-08T13:36:00Z">
                <w:pPr/>
              </w:pPrChange>
            </w:pPr>
          </w:p>
        </w:tc>
      </w:tr>
      <w:tr w:rsidR="006A1F2A" w:rsidDel="009D4773" w14:paraId="13632FEC" w14:textId="07CB59BB" w:rsidTr="00476D9D">
        <w:trPr>
          <w:ins w:id="4223" w:author="Admin" w:date="2015-07-08T13:36:00Z"/>
          <w:del w:id="4224" w:author="Maximilian Schmitz" w:date="2015-07-08T19:59:00Z"/>
        </w:trPr>
        <w:tc>
          <w:tcPr>
            <w:tcW w:w="1951" w:type="dxa"/>
            <w:tcPrChange w:id="4225" w:author="Admin" w:date="2015-07-08T14:30:00Z">
              <w:tcPr>
                <w:tcW w:w="1951" w:type="dxa"/>
              </w:tcPr>
            </w:tcPrChange>
          </w:tcPr>
          <w:p w14:paraId="3ABA1694" w14:textId="5014E344" w:rsidR="006A1F2A" w:rsidRPr="001471E5" w:rsidDel="009D4773" w:rsidRDefault="006A1F2A">
            <w:pPr>
              <w:spacing w:line="360" w:lineRule="auto"/>
              <w:rPr>
                <w:ins w:id="4226" w:author="Admin" w:date="2015-07-08T13:36:00Z"/>
                <w:del w:id="4227" w:author="Maximilian Schmitz" w:date="2015-07-08T19:59:00Z"/>
              </w:rPr>
              <w:pPrChange w:id="4228" w:author="Admin" w:date="2015-07-08T13:36:00Z">
                <w:pPr/>
              </w:pPrChange>
            </w:pPr>
            <w:ins w:id="4229" w:author="Admin" w:date="2015-07-08T13:36:00Z">
              <w:del w:id="4230" w:author="Maximilian Schmitz" w:date="2015-07-08T19:59:00Z">
                <w:r w:rsidRPr="001471E5" w:rsidDel="009D4773">
                  <w:delText>UDP/IP</w:delText>
                </w:r>
              </w:del>
            </w:ins>
          </w:p>
        </w:tc>
        <w:tc>
          <w:tcPr>
            <w:tcW w:w="7261" w:type="dxa"/>
            <w:tcPrChange w:id="4231" w:author="Admin" w:date="2015-07-08T14:30:00Z">
              <w:tcPr>
                <w:tcW w:w="7261" w:type="dxa"/>
                <w:gridSpan w:val="2"/>
              </w:tcPr>
            </w:tcPrChange>
          </w:tcPr>
          <w:p w14:paraId="10010D2D" w14:textId="4C5F8703" w:rsidR="006A1F2A" w:rsidDel="009D4773" w:rsidRDefault="006A1F2A">
            <w:pPr>
              <w:spacing w:line="360" w:lineRule="auto"/>
              <w:rPr>
                <w:ins w:id="4232" w:author="Admin" w:date="2015-07-08T13:36:00Z"/>
                <w:del w:id="4233" w:author="Maximilian Schmitz" w:date="2015-07-08T19:59:00Z"/>
              </w:rPr>
              <w:pPrChange w:id="4234" w:author="Admin" w:date="2015-07-08T13:36:00Z">
                <w:pPr/>
              </w:pPrChange>
            </w:pPr>
          </w:p>
        </w:tc>
      </w:tr>
      <w:tr w:rsidR="006A1F2A" w:rsidDel="009D4773" w14:paraId="40C03782" w14:textId="318C0ADC" w:rsidTr="00476D9D">
        <w:trPr>
          <w:ins w:id="4235" w:author="Admin" w:date="2015-07-08T13:36:00Z"/>
          <w:del w:id="4236" w:author="Maximilian Schmitz" w:date="2015-07-08T19:59:00Z"/>
        </w:trPr>
        <w:tc>
          <w:tcPr>
            <w:tcW w:w="1951" w:type="dxa"/>
            <w:tcPrChange w:id="4237" w:author="Admin" w:date="2015-07-08T14:30:00Z">
              <w:tcPr>
                <w:tcW w:w="1951" w:type="dxa"/>
              </w:tcPr>
            </w:tcPrChange>
          </w:tcPr>
          <w:p w14:paraId="5F322987" w14:textId="2B933A1E" w:rsidR="006A1F2A" w:rsidRPr="001471E5" w:rsidDel="009D4773" w:rsidRDefault="006A1F2A">
            <w:pPr>
              <w:spacing w:line="360" w:lineRule="auto"/>
              <w:rPr>
                <w:ins w:id="4238" w:author="Admin" w:date="2015-07-08T13:36:00Z"/>
                <w:del w:id="4239" w:author="Maximilian Schmitz" w:date="2015-07-08T19:59:00Z"/>
              </w:rPr>
              <w:pPrChange w:id="4240" w:author="Admin" w:date="2015-07-08T13:36:00Z">
                <w:pPr/>
              </w:pPrChange>
            </w:pPr>
            <w:ins w:id="4241" w:author="Admin" w:date="2015-07-08T13:36:00Z">
              <w:del w:id="4242" w:author="Maximilian Schmitz" w:date="2015-07-08T19:59:00Z">
                <w:r w:rsidRPr="001471E5" w:rsidDel="009D4773">
                  <w:delText>XML</w:delText>
                </w:r>
              </w:del>
            </w:ins>
          </w:p>
        </w:tc>
        <w:tc>
          <w:tcPr>
            <w:tcW w:w="7261" w:type="dxa"/>
            <w:tcPrChange w:id="4243" w:author="Admin" w:date="2015-07-08T14:30:00Z">
              <w:tcPr>
                <w:tcW w:w="7261" w:type="dxa"/>
                <w:gridSpan w:val="2"/>
              </w:tcPr>
            </w:tcPrChange>
          </w:tcPr>
          <w:p w14:paraId="2270141C" w14:textId="4A29681D" w:rsidR="006A1F2A" w:rsidDel="009D4773" w:rsidRDefault="006A1F2A">
            <w:pPr>
              <w:spacing w:line="360" w:lineRule="auto"/>
              <w:rPr>
                <w:ins w:id="4244" w:author="Admin" w:date="2015-07-08T13:36:00Z"/>
                <w:del w:id="4245" w:author="Maximilian Schmitz" w:date="2015-07-08T19:59:00Z"/>
              </w:rPr>
              <w:pPrChange w:id="4246" w:author="Admin" w:date="2015-07-08T13:36:00Z">
                <w:pPr/>
              </w:pPrChange>
            </w:pPr>
          </w:p>
        </w:tc>
      </w:tr>
    </w:tbl>
    <w:tbl>
      <w:tblPr>
        <w:tblW w:w="9293" w:type="dxa"/>
        <w:tblInd w:w="108" w:type="dxa"/>
        <w:tblLook w:val="04A0" w:firstRow="1" w:lastRow="0" w:firstColumn="1" w:lastColumn="0" w:noHBand="0" w:noVBand="1"/>
      </w:tblPr>
      <w:tblGrid>
        <w:gridCol w:w="2525"/>
        <w:gridCol w:w="6768"/>
      </w:tblGrid>
      <w:tr w:rsidR="009D4773" w14:paraId="150260DB" w14:textId="77777777" w:rsidTr="009D4773">
        <w:trPr>
          <w:ins w:id="4247" w:author="Maximilian Schmitz" w:date="2015-07-08T19:59:00Z"/>
        </w:trPr>
        <w:tc>
          <w:tcPr>
            <w:tcW w:w="1814" w:type="dxa"/>
          </w:tcPr>
          <w:p w14:paraId="4012C58A" w14:textId="77777777" w:rsidR="009D4773" w:rsidRDefault="009D4773" w:rsidP="001B705C">
            <w:pPr>
              <w:rPr>
                <w:ins w:id="4248" w:author="Maximilian Schmitz" w:date="2015-07-08T19:59:00Z"/>
              </w:rPr>
            </w:pPr>
            <w:ins w:id="4249" w:author="Maximilian Schmitz" w:date="2015-07-08T19:59:00Z">
              <w:r w:rsidRPr="001471E5">
                <w:t>ANSI C</w:t>
              </w:r>
            </w:ins>
          </w:p>
        </w:tc>
        <w:tc>
          <w:tcPr>
            <w:tcW w:w="7479" w:type="dxa"/>
          </w:tcPr>
          <w:p w14:paraId="2B311514" w14:textId="378D7ACE" w:rsidR="009D4773" w:rsidRDefault="009D4773">
            <w:pPr>
              <w:rPr>
                <w:ins w:id="4250" w:author="Maximilian Schmitz" w:date="2015-07-08T19:59:00Z"/>
              </w:rPr>
            </w:pPr>
            <w:ins w:id="4251" w:author="Maximilian Schmitz" w:date="2015-07-08T19:59:00Z">
              <w:r>
                <w:t>Der erste Standard(C89) der Programmiersprache C wurde von ANSI(</w:t>
              </w:r>
              <w:r w:rsidRPr="00476D9D">
                <w:t>American National Standards Institute</w:t>
              </w:r>
              <w:r>
                <w:t>) herausgegeben. Anschließend hat die ISO(</w:t>
              </w:r>
              <w:r w:rsidRPr="00476D9D">
                <w:t>International Organization for Standardization</w:t>
              </w:r>
              <w:r>
                <w:t>) das definieren der neuen Versionen übernommen. Allerdings hält sich bis heute der Begriff „ANSI C“, nur wenige bezeichnen es als „ISO C“. Zum Zeitpunkt dieser Arbeit ist die Version C11 aktuell. (vgl.</w:t>
              </w:r>
            </w:ins>
            <w:customXmlInsRangeStart w:id="4252" w:author="Maximilian Schmitz" w:date="2015-07-08T20:01:00Z"/>
            <w:sdt>
              <w:sdtPr>
                <w:id w:val="263116858"/>
                <w:citation/>
              </w:sdtPr>
              <w:sdtEndPr/>
              <w:sdtContent>
                <w:customXmlInsRangeEnd w:id="4252"/>
                <w:ins w:id="4253" w:author="Maximilian Schmitz" w:date="2015-07-08T20:01:00Z">
                  <w:r w:rsidR="00D812F0">
                    <w:fldChar w:fldCharType="begin"/>
                  </w:r>
                  <w:r w:rsidR="00D812F0">
                    <w:instrText xml:space="preserve"> CITATION ANS15 \l 1031 </w:instrText>
                  </w:r>
                </w:ins>
                <w:r w:rsidR="00D812F0">
                  <w:fldChar w:fldCharType="separate"/>
                </w:r>
                <w:ins w:id="4254" w:author="Maximilian Schmitz" w:date="2015-07-08T20:05:00Z">
                  <w:r w:rsidR="00067648">
                    <w:rPr>
                      <w:noProof/>
                    </w:rPr>
                    <w:t xml:space="preserve"> [18]</w:t>
                  </w:r>
                </w:ins>
                <w:ins w:id="4255" w:author="Maximilian Schmitz" w:date="2015-07-08T20:01:00Z">
                  <w:r w:rsidR="00D812F0">
                    <w:fldChar w:fldCharType="end"/>
                  </w:r>
                </w:ins>
                <w:customXmlInsRangeStart w:id="4256" w:author="Maximilian Schmitz" w:date="2015-07-08T20:01:00Z"/>
              </w:sdtContent>
            </w:sdt>
            <w:customXmlInsRangeEnd w:id="4256"/>
            <w:ins w:id="4257" w:author="Maximilian Schmitz" w:date="2015-07-08T20:01:00Z">
              <w:r w:rsidR="00D812F0">
                <w:t>)</w:t>
              </w:r>
            </w:ins>
          </w:p>
        </w:tc>
      </w:tr>
      <w:tr w:rsidR="009D4773" w14:paraId="3F6A21CC" w14:textId="77777777" w:rsidTr="009D4773">
        <w:trPr>
          <w:ins w:id="4258" w:author="Maximilian Schmitz" w:date="2015-07-08T19:59:00Z"/>
        </w:trPr>
        <w:tc>
          <w:tcPr>
            <w:tcW w:w="1814" w:type="dxa"/>
          </w:tcPr>
          <w:p w14:paraId="174A7B11" w14:textId="77777777" w:rsidR="009D4773" w:rsidRPr="001471E5" w:rsidRDefault="009D4773" w:rsidP="001B705C">
            <w:pPr>
              <w:rPr>
                <w:ins w:id="4259" w:author="Maximilian Schmitz" w:date="2015-07-08T19:59:00Z"/>
              </w:rPr>
            </w:pPr>
            <w:ins w:id="4260" w:author="Maximilian Schmitz" w:date="2015-07-08T19:59:00Z">
              <w:r>
                <w:t>Entscheidungsb</w:t>
              </w:r>
              <w:r w:rsidRPr="001471E5">
                <w:t>äume</w:t>
              </w:r>
            </w:ins>
          </w:p>
        </w:tc>
        <w:tc>
          <w:tcPr>
            <w:tcW w:w="7479" w:type="dxa"/>
          </w:tcPr>
          <w:p w14:paraId="1F5FF5EC" w14:textId="6E71B431" w:rsidR="009D4773" w:rsidRDefault="009D4773">
            <w:pPr>
              <w:rPr>
                <w:ins w:id="4261" w:author="Maximilian Schmitz" w:date="2015-07-08T19:59:00Z"/>
              </w:rPr>
            </w:pPr>
            <w:ins w:id="4262" w:author="Maximilian Schmitz" w:date="2015-07-08T19:59:00Z">
              <w:r>
                <w:t>„</w:t>
              </w:r>
              <w:r w:rsidRPr="0071655D">
                <w:t>Form der Darstellung mehrstufiger Entscheidungen. Der Entscheidungsbaum wird aus einer Erweiterung des Zustandsbaums gewonnen, indem in den einzelnen Zeitpunkten neben den erwarteten Umweltzuständen zusätzlich die verfügbaren Handlungsalternativen (Aktionen) einbezogen werden.</w:t>
              </w:r>
              <w:r>
                <w:t>“</w:t>
              </w:r>
            </w:ins>
            <w:customXmlInsRangeStart w:id="4263" w:author="Maximilian Schmitz" w:date="2015-07-08T20:01:00Z"/>
            <w:sdt>
              <w:sdtPr>
                <w:id w:val="-1340774776"/>
                <w:citation/>
              </w:sdtPr>
              <w:sdtEndPr/>
              <w:sdtContent>
                <w:customXmlInsRangeEnd w:id="4263"/>
                <w:ins w:id="4264" w:author="Maximilian Schmitz" w:date="2015-07-08T20:01:00Z">
                  <w:r w:rsidR="00D812F0">
                    <w:fldChar w:fldCharType="begin"/>
                  </w:r>
                  <w:r w:rsidR="00D812F0">
                    <w:instrText xml:space="preserve"> CITATION Pro151 \l 1031 </w:instrText>
                  </w:r>
                </w:ins>
                <w:r w:rsidR="00D812F0">
                  <w:fldChar w:fldCharType="separate"/>
                </w:r>
                <w:ins w:id="4265" w:author="Maximilian Schmitz" w:date="2015-07-08T20:05:00Z">
                  <w:r w:rsidR="00067648">
                    <w:rPr>
                      <w:noProof/>
                    </w:rPr>
                    <w:t xml:space="preserve"> [19]</w:t>
                  </w:r>
                </w:ins>
                <w:ins w:id="4266" w:author="Maximilian Schmitz" w:date="2015-07-08T20:01:00Z">
                  <w:r w:rsidR="00D812F0">
                    <w:fldChar w:fldCharType="end"/>
                  </w:r>
                </w:ins>
                <w:customXmlInsRangeStart w:id="4267" w:author="Maximilian Schmitz" w:date="2015-07-08T20:01:00Z"/>
              </w:sdtContent>
            </w:sdt>
            <w:customXmlInsRangeEnd w:id="4267"/>
          </w:p>
        </w:tc>
      </w:tr>
      <w:tr w:rsidR="009D4773" w14:paraId="67AFE388" w14:textId="77777777" w:rsidTr="009D4773">
        <w:trPr>
          <w:ins w:id="4268" w:author="Maximilian Schmitz" w:date="2015-07-08T19:59:00Z"/>
        </w:trPr>
        <w:tc>
          <w:tcPr>
            <w:tcW w:w="1814" w:type="dxa"/>
          </w:tcPr>
          <w:p w14:paraId="659F5863" w14:textId="77777777" w:rsidR="009D4773" w:rsidRPr="001471E5" w:rsidRDefault="009D4773" w:rsidP="001B705C">
            <w:pPr>
              <w:rPr>
                <w:ins w:id="4269" w:author="Maximilian Schmitz" w:date="2015-07-08T19:59:00Z"/>
              </w:rPr>
            </w:pPr>
            <w:ins w:id="4270" w:author="Maximilian Schmitz" w:date="2015-07-08T19:59:00Z">
              <w:r w:rsidRPr="001471E5">
                <w:t>Blender</w:t>
              </w:r>
            </w:ins>
          </w:p>
        </w:tc>
        <w:tc>
          <w:tcPr>
            <w:tcW w:w="7479" w:type="dxa"/>
          </w:tcPr>
          <w:p w14:paraId="2D0EC088" w14:textId="77777777" w:rsidR="009D4773" w:rsidRDefault="009D4773" w:rsidP="001B705C">
            <w:pPr>
              <w:rPr>
                <w:ins w:id="4271" w:author="Maximilian Schmitz" w:date="2015-07-08T19:59:00Z"/>
              </w:rPr>
            </w:pPr>
            <w:ins w:id="4272" w:author="Maximilian Schmitz" w:date="2015-07-08T19:59:00Z">
              <w:r>
                <w:t xml:space="preserve">3D Modellierungssoftware </w:t>
              </w:r>
            </w:ins>
          </w:p>
          <w:p w14:paraId="29FCF0D5" w14:textId="77777777" w:rsidR="009D4773" w:rsidRDefault="009D4773" w:rsidP="001B705C">
            <w:pPr>
              <w:rPr>
                <w:ins w:id="4273" w:author="Maximilian Schmitz" w:date="2015-07-08T19:59:00Z"/>
              </w:rPr>
            </w:pPr>
            <w:ins w:id="4274" w:author="Maximilian Schmitz" w:date="2015-07-08T19:59:00Z">
              <w:r w:rsidRPr="003974A6">
                <w:t>http://www.blender.org</w:t>
              </w:r>
            </w:ins>
          </w:p>
        </w:tc>
      </w:tr>
      <w:tr w:rsidR="009D4773" w14:paraId="06FED5D8" w14:textId="77777777" w:rsidTr="009D4773">
        <w:trPr>
          <w:ins w:id="4275" w:author="Maximilian Schmitz" w:date="2015-07-08T19:59:00Z"/>
        </w:trPr>
        <w:tc>
          <w:tcPr>
            <w:tcW w:w="1814" w:type="dxa"/>
          </w:tcPr>
          <w:p w14:paraId="61B8D589" w14:textId="77777777" w:rsidR="009D4773" w:rsidRDefault="009D4773" w:rsidP="001B705C">
            <w:pPr>
              <w:rPr>
                <w:ins w:id="4276" w:author="Maximilian Schmitz" w:date="2015-07-08T19:59:00Z"/>
              </w:rPr>
            </w:pPr>
            <w:ins w:id="4277" w:author="Maximilian Schmitz" w:date="2015-07-08T19:59:00Z">
              <w:r>
                <w:t>Blueprint</w:t>
              </w:r>
            </w:ins>
          </w:p>
        </w:tc>
        <w:tc>
          <w:tcPr>
            <w:tcW w:w="7479" w:type="dxa"/>
          </w:tcPr>
          <w:p w14:paraId="0AE4CFA6" w14:textId="32A0F632" w:rsidR="009D4773" w:rsidRDefault="009D4773">
            <w:pPr>
              <w:rPr>
                <w:ins w:id="4278" w:author="Maximilian Schmitz" w:date="2015-07-08T19:59:00Z"/>
              </w:rPr>
            </w:pPr>
            <w:ins w:id="4279" w:author="Maximilian Schmitz" w:date="2015-07-08T19:59:00Z">
              <w:r>
                <w:t>„</w:t>
              </w:r>
              <w:r w:rsidRPr="003974A6">
                <w:t>Blueprints Visual Scripting</w:t>
              </w:r>
              <w:r>
                <w:t xml:space="preserve">“ ist ein Teil der Unreal Engine 4. Mit dem grafischen Editor ist es möglich Spielverhalten zu gestalten ohne dabei eine Zeile Code schreiben zu müssen. Das erstellte Skript wird vor dem Ausführen auch in Maschinencode kompiliert und bietet daher keine Nachteile gegenüber der Implementierung in C++. (vgl. </w:t>
              </w:r>
            </w:ins>
            <w:customXmlInsRangeStart w:id="4280" w:author="Maximilian Schmitz" w:date="2015-07-08T20:02:00Z"/>
            <w:sdt>
              <w:sdtPr>
                <w:id w:val="919143265"/>
                <w:citation/>
              </w:sdtPr>
              <w:sdtEndPr/>
              <w:sdtContent>
                <w:customXmlInsRangeEnd w:id="4280"/>
                <w:ins w:id="4281" w:author="Maximilian Schmitz" w:date="2015-07-08T20:02:00Z">
                  <w:r w:rsidR="00D812F0">
                    <w:fldChar w:fldCharType="begin"/>
                  </w:r>
                  <w:r w:rsidR="00D812F0">
                    <w:instrText xml:space="preserve"> CITATION Epi152 \l 1031 </w:instrText>
                  </w:r>
                </w:ins>
                <w:r w:rsidR="00D812F0">
                  <w:fldChar w:fldCharType="separate"/>
                </w:r>
                <w:ins w:id="4282" w:author="Maximilian Schmitz" w:date="2015-07-08T20:05:00Z">
                  <w:r w:rsidR="00067648">
                    <w:rPr>
                      <w:noProof/>
                    </w:rPr>
                    <w:t>[20]</w:t>
                  </w:r>
                </w:ins>
                <w:ins w:id="4283" w:author="Maximilian Schmitz" w:date="2015-07-08T20:02:00Z">
                  <w:r w:rsidR="00D812F0">
                    <w:fldChar w:fldCharType="end"/>
                  </w:r>
                </w:ins>
                <w:customXmlInsRangeStart w:id="4284" w:author="Maximilian Schmitz" w:date="2015-07-08T20:02:00Z"/>
              </w:sdtContent>
            </w:sdt>
            <w:customXmlInsRangeEnd w:id="4284"/>
            <w:ins w:id="4285" w:author="Maximilian Schmitz" w:date="2015-07-08T20:02:00Z">
              <w:r w:rsidR="00D812F0">
                <w:t>)</w:t>
              </w:r>
            </w:ins>
          </w:p>
        </w:tc>
      </w:tr>
      <w:tr w:rsidR="009D4773" w14:paraId="52365669" w14:textId="77777777" w:rsidTr="009D4773">
        <w:trPr>
          <w:ins w:id="4286" w:author="Maximilian Schmitz" w:date="2015-07-08T19:59:00Z"/>
        </w:trPr>
        <w:tc>
          <w:tcPr>
            <w:tcW w:w="1814" w:type="dxa"/>
          </w:tcPr>
          <w:p w14:paraId="795E7E55" w14:textId="77777777" w:rsidR="009D4773" w:rsidRDefault="009D4773" w:rsidP="001B705C">
            <w:pPr>
              <w:rPr>
                <w:ins w:id="4287" w:author="Maximilian Schmitz" w:date="2015-07-08T19:59:00Z"/>
              </w:rPr>
            </w:pPr>
            <w:ins w:id="4288" w:author="Maximilian Schmitz" w:date="2015-07-08T19:59:00Z">
              <w:r>
                <w:t>Game Engine</w:t>
              </w:r>
            </w:ins>
          </w:p>
        </w:tc>
        <w:tc>
          <w:tcPr>
            <w:tcW w:w="7479" w:type="dxa"/>
          </w:tcPr>
          <w:p w14:paraId="39216BEE" w14:textId="77777777" w:rsidR="009D4773" w:rsidRDefault="009D4773" w:rsidP="001B705C">
            <w:pPr>
              <w:rPr>
                <w:ins w:id="4289" w:author="Maximilian Schmitz" w:date="2015-07-08T19:59:00Z"/>
              </w:rPr>
            </w:pPr>
            <w:ins w:id="4290" w:author="Maximilian Schmitz" w:date="2015-07-08T19:59:00Z">
              <w:r>
                <w:t>Eine Game Engine ist ein großes Framework welches die Entwicklung von Spielen erleichtern soll. Hierzu wird eine Grafik, Physik, Netzwerk, Sound und meist auch eine KI Engine kombiniert.</w:t>
              </w:r>
            </w:ins>
          </w:p>
        </w:tc>
      </w:tr>
      <w:tr w:rsidR="009D4773" w14:paraId="2C02713B" w14:textId="77777777" w:rsidTr="009D4773">
        <w:trPr>
          <w:ins w:id="4291" w:author="Maximilian Schmitz" w:date="2015-07-08T19:59:00Z"/>
        </w:trPr>
        <w:tc>
          <w:tcPr>
            <w:tcW w:w="1814" w:type="dxa"/>
          </w:tcPr>
          <w:p w14:paraId="099DE8E4" w14:textId="77777777" w:rsidR="009D4773" w:rsidRPr="001471E5" w:rsidRDefault="009D4773" w:rsidP="001B705C">
            <w:pPr>
              <w:rPr>
                <w:ins w:id="4292" w:author="Maximilian Schmitz" w:date="2015-07-08T19:59:00Z"/>
              </w:rPr>
            </w:pPr>
            <w:ins w:id="4293" w:author="Maximilian Schmitz" w:date="2015-07-08T19:59:00Z">
              <w:r w:rsidRPr="001471E5">
                <w:t>Microsofts Imagine Cup</w:t>
              </w:r>
            </w:ins>
          </w:p>
        </w:tc>
        <w:tc>
          <w:tcPr>
            <w:tcW w:w="7479" w:type="dxa"/>
          </w:tcPr>
          <w:p w14:paraId="09FC3824" w14:textId="6A685B96" w:rsidR="009D4773" w:rsidRPr="00387D04" w:rsidRDefault="009D4773">
            <w:pPr>
              <w:rPr>
                <w:ins w:id="4294" w:author="Maximilian Schmitz" w:date="2015-07-08T19:59:00Z"/>
                <w:rFonts w:cs="Arial"/>
              </w:rPr>
            </w:pPr>
            <w:ins w:id="4295" w:author="Maximilian Schmitz" w:date="2015-07-08T19:59:00Z">
              <w:r w:rsidRPr="00387D04">
                <w:rPr>
                  <w:rFonts w:cs="Arial"/>
                </w:rPr>
                <w:t>„</w:t>
              </w:r>
              <w:r w:rsidRPr="00387D04">
                <w:rPr>
                  <w:rFonts w:cs="Arial"/>
                  <w:color w:val="222222"/>
                </w:rPr>
                <w:t xml:space="preserve">Imagine Cup ist sowohl globales Technologieprogramm für Studierende als auch Wettbewerb und bietet Studierenden in allen Disziplinen Möglichkeiten zur Bildung von Teams und zum Einsatz ihrer Kreativität, Leidenschaft und IT-Kenntnisse </w:t>
              </w:r>
              <w:r w:rsidRPr="00387D04">
                <w:rPr>
                  <w:rFonts w:cs="Arial"/>
                  <w:color w:val="222222"/>
                </w:rPr>
                <w:lastRenderedPageBreak/>
                <w:t>zum Entwickeln von Anwendungen und Spielen sowie zum Integrieren von Lösungen, die die Art und Weise ändern können, in der wir leben, arbeiten und spielen.</w:t>
              </w:r>
              <w:r w:rsidRPr="00387D04">
                <w:rPr>
                  <w:rFonts w:cs="Arial"/>
                </w:rPr>
                <w:t>“</w:t>
              </w:r>
            </w:ins>
            <w:customXmlInsRangeStart w:id="4296" w:author="Maximilian Schmitz" w:date="2015-07-08T20:02:00Z"/>
            <w:sdt>
              <w:sdtPr>
                <w:rPr>
                  <w:rFonts w:cs="Arial"/>
                </w:rPr>
                <w:id w:val="1038096215"/>
                <w:citation/>
              </w:sdtPr>
              <w:sdtEndPr/>
              <w:sdtContent>
                <w:customXmlInsRangeEnd w:id="4296"/>
                <w:ins w:id="4297" w:author="Maximilian Schmitz" w:date="2015-07-08T20:02:00Z">
                  <w:r w:rsidR="00D812F0">
                    <w:rPr>
                      <w:rFonts w:cs="Arial"/>
                    </w:rPr>
                    <w:fldChar w:fldCharType="begin"/>
                  </w:r>
                  <w:r w:rsidR="00D812F0">
                    <w:rPr>
                      <w:rFonts w:cs="Arial"/>
                    </w:rPr>
                    <w:instrText xml:space="preserve"> CITATION Mic15 \l 1031 </w:instrText>
                  </w:r>
                </w:ins>
                <w:r w:rsidR="00D812F0">
                  <w:rPr>
                    <w:rFonts w:cs="Arial"/>
                  </w:rPr>
                  <w:fldChar w:fldCharType="separate"/>
                </w:r>
                <w:ins w:id="4298" w:author="Maximilian Schmitz" w:date="2015-07-08T20:05:00Z">
                  <w:r w:rsidR="00067648">
                    <w:rPr>
                      <w:rFonts w:cs="Arial"/>
                      <w:noProof/>
                    </w:rPr>
                    <w:t xml:space="preserve"> </w:t>
                  </w:r>
                  <w:r w:rsidR="00067648" w:rsidRPr="00067648">
                    <w:rPr>
                      <w:rFonts w:cs="Arial"/>
                      <w:noProof/>
                      <w:rPrChange w:id="4299" w:author="Maximilian Schmitz" w:date="2015-07-08T20:05:00Z">
                        <w:rPr/>
                      </w:rPrChange>
                    </w:rPr>
                    <w:t>[21]</w:t>
                  </w:r>
                </w:ins>
                <w:ins w:id="4300" w:author="Maximilian Schmitz" w:date="2015-07-08T20:02:00Z">
                  <w:r w:rsidR="00D812F0">
                    <w:rPr>
                      <w:rFonts w:cs="Arial"/>
                    </w:rPr>
                    <w:fldChar w:fldCharType="end"/>
                  </w:r>
                </w:ins>
                <w:customXmlInsRangeStart w:id="4301" w:author="Maximilian Schmitz" w:date="2015-07-08T20:02:00Z"/>
              </w:sdtContent>
            </w:sdt>
            <w:customXmlInsRangeEnd w:id="4301"/>
          </w:p>
        </w:tc>
      </w:tr>
      <w:tr w:rsidR="009D4773" w14:paraId="24E1305A" w14:textId="77777777" w:rsidTr="009D4773">
        <w:trPr>
          <w:ins w:id="4302" w:author="Maximilian Schmitz" w:date="2015-07-08T19:59:00Z"/>
        </w:trPr>
        <w:tc>
          <w:tcPr>
            <w:tcW w:w="1814" w:type="dxa"/>
          </w:tcPr>
          <w:p w14:paraId="74BEA817" w14:textId="77777777" w:rsidR="009D4773" w:rsidRPr="001471E5" w:rsidRDefault="009D4773" w:rsidP="001B705C">
            <w:pPr>
              <w:rPr>
                <w:ins w:id="4303" w:author="Maximilian Schmitz" w:date="2015-07-08T19:59:00Z"/>
              </w:rPr>
            </w:pPr>
            <w:ins w:id="4304" w:author="Maximilian Schmitz" w:date="2015-07-08T19:59:00Z">
              <w:r w:rsidRPr="001471E5">
                <w:lastRenderedPageBreak/>
                <w:t>Shadereffekte</w:t>
              </w:r>
            </w:ins>
          </w:p>
        </w:tc>
        <w:tc>
          <w:tcPr>
            <w:tcW w:w="7479" w:type="dxa"/>
          </w:tcPr>
          <w:p w14:paraId="51437B62" w14:textId="56DB6A8B" w:rsidR="009D4773" w:rsidRDefault="009D4773">
            <w:pPr>
              <w:rPr>
                <w:ins w:id="4305" w:author="Maximilian Schmitz" w:date="2015-07-08T19:59:00Z"/>
              </w:rPr>
            </w:pPr>
            <w:ins w:id="4306" w:author="Maximilian Schmitz" w:date="2015-07-08T19:59:00Z">
              <w:r>
                <w:t>Unter Shadern versteht man in der 3D Grafik die Anwendung von Effekten während der Berechnung der Scene. Hierbei unterscheidet man zwischen fünf verschiedenen Typen. Als Beispiel sein hier zwei Arten genannt: Pixel(Fragment)- und Vertexshadern. Vertexshader verändern die Geometrie der Objekte. Ein Pixelshader hingegen arbeitet auf Basis eines Bildes(Textur eines Objektes oder das Ergebnis des Renderings) und wird für die einzelnen Pixel ausgeführt. (vgl.</w:t>
              </w:r>
            </w:ins>
            <w:customXmlInsRangeStart w:id="4307" w:author="Maximilian Schmitz" w:date="2015-07-08T20:03:00Z"/>
            <w:sdt>
              <w:sdtPr>
                <w:id w:val="-709800765"/>
                <w:citation/>
              </w:sdtPr>
              <w:sdtEndPr/>
              <w:sdtContent>
                <w:customXmlInsRangeEnd w:id="4307"/>
                <w:ins w:id="4308" w:author="Maximilian Schmitz" w:date="2015-07-08T20:03:00Z">
                  <w:r w:rsidR="00D812F0">
                    <w:fldChar w:fldCharType="begin"/>
                  </w:r>
                  <w:r w:rsidR="00D812F0">
                    <w:instrText xml:space="preserve"> CITATION Ope15 \l 1031 </w:instrText>
                  </w:r>
                </w:ins>
                <w:r w:rsidR="00D812F0">
                  <w:fldChar w:fldCharType="separate"/>
                </w:r>
                <w:ins w:id="4309" w:author="Maximilian Schmitz" w:date="2015-07-08T20:05:00Z">
                  <w:r w:rsidR="00067648">
                    <w:rPr>
                      <w:noProof/>
                    </w:rPr>
                    <w:t xml:space="preserve"> [22]</w:t>
                  </w:r>
                </w:ins>
                <w:ins w:id="4310" w:author="Maximilian Schmitz" w:date="2015-07-08T20:03:00Z">
                  <w:r w:rsidR="00D812F0">
                    <w:fldChar w:fldCharType="end"/>
                  </w:r>
                </w:ins>
                <w:customXmlInsRangeStart w:id="4311" w:author="Maximilian Schmitz" w:date="2015-07-08T20:03:00Z"/>
              </w:sdtContent>
            </w:sdt>
            <w:customXmlInsRangeEnd w:id="4311"/>
            <w:ins w:id="4312" w:author="Maximilian Schmitz" w:date="2015-07-08T19:59:00Z">
              <w:r>
                <w:t>)</w:t>
              </w:r>
            </w:ins>
          </w:p>
        </w:tc>
      </w:tr>
      <w:tr w:rsidR="009D4773" w14:paraId="6F9CC7FB" w14:textId="77777777" w:rsidTr="009D4773">
        <w:trPr>
          <w:ins w:id="4313" w:author="Maximilian Schmitz" w:date="2015-07-08T19:59:00Z"/>
        </w:trPr>
        <w:tc>
          <w:tcPr>
            <w:tcW w:w="1814" w:type="dxa"/>
          </w:tcPr>
          <w:p w14:paraId="6E08A6B0" w14:textId="77777777" w:rsidR="009D4773" w:rsidRPr="001471E5" w:rsidRDefault="009D4773" w:rsidP="001B705C">
            <w:pPr>
              <w:rPr>
                <w:ins w:id="4314" w:author="Maximilian Schmitz" w:date="2015-07-08T19:59:00Z"/>
              </w:rPr>
            </w:pPr>
            <w:ins w:id="4315" w:author="Maximilian Schmitz" w:date="2015-07-08T19:59:00Z">
              <w:r>
                <w:t>Skriptsprache</w:t>
              </w:r>
            </w:ins>
          </w:p>
        </w:tc>
        <w:tc>
          <w:tcPr>
            <w:tcW w:w="7479" w:type="dxa"/>
          </w:tcPr>
          <w:p w14:paraId="5CEF9E67" w14:textId="4707F41F" w:rsidR="009D4773" w:rsidRDefault="009D4773">
            <w:pPr>
              <w:rPr>
                <w:ins w:id="4316" w:author="Maximilian Schmitz" w:date="2015-07-08T19:59:00Z"/>
              </w:rPr>
            </w:pPr>
            <w:ins w:id="4317" w:author="Maximilian Schmitz" w:date="2015-07-08T19:59:00Z">
              <w:r>
                <w:t>„</w:t>
              </w:r>
              <w:r w:rsidRPr="008E460E">
                <w:t>Scriptsprachen sind Programmiersprachen, deren Ziel im Grundsatz es ist, zumeist nur kleinere Anwendungen oder Anweisungsfolgen zu realisieren. Dabei weisen die Codesequenzen - die häufig auch als Scripte oder Scripts bezeichnet werden - bestimmte spezifische Merkmale auf. Eines dieser Merkmale ist es, dass Scripte vielfach nicht von einem Compiler in maschinenlesbaren Code übersetzt werden, sondern zur Laufzeit von einem Interpreter ausgeführt werden. Scriptsprachen sind oft auch spezifischen Aufgaben zugeordnet, so dass deren Syntax leicht zu überschauen ist.</w:t>
              </w:r>
              <w:r>
                <w:t>“</w:t>
              </w:r>
            </w:ins>
            <w:customXmlInsRangeStart w:id="4318" w:author="Maximilian Schmitz" w:date="2015-07-08T20:03:00Z"/>
            <w:sdt>
              <w:sdtPr>
                <w:id w:val="784235483"/>
                <w:citation/>
              </w:sdtPr>
              <w:sdtEndPr/>
              <w:sdtContent>
                <w:customXmlInsRangeEnd w:id="4318"/>
                <w:ins w:id="4319" w:author="Maximilian Schmitz" w:date="2015-07-08T20:03:00Z">
                  <w:r w:rsidR="00D812F0">
                    <w:fldChar w:fldCharType="begin"/>
                  </w:r>
                  <w:r w:rsidR="00D812F0">
                    <w:instrText xml:space="preserve"> CITATION ITW15 \l 1031 </w:instrText>
                  </w:r>
                </w:ins>
                <w:r w:rsidR="00D812F0">
                  <w:fldChar w:fldCharType="separate"/>
                </w:r>
                <w:ins w:id="4320" w:author="Maximilian Schmitz" w:date="2015-07-08T20:05:00Z">
                  <w:r w:rsidR="00067648">
                    <w:rPr>
                      <w:noProof/>
                    </w:rPr>
                    <w:t xml:space="preserve"> [23]</w:t>
                  </w:r>
                </w:ins>
                <w:ins w:id="4321" w:author="Maximilian Schmitz" w:date="2015-07-08T20:03:00Z">
                  <w:r w:rsidR="00D812F0">
                    <w:fldChar w:fldCharType="end"/>
                  </w:r>
                </w:ins>
                <w:customXmlInsRangeStart w:id="4322" w:author="Maximilian Schmitz" w:date="2015-07-08T20:03:00Z"/>
              </w:sdtContent>
            </w:sdt>
            <w:customXmlInsRangeEnd w:id="4322"/>
          </w:p>
        </w:tc>
      </w:tr>
    </w:tbl>
    <w:p w14:paraId="1877F924" w14:textId="77777777" w:rsidR="005057C3" w:rsidRPr="005057C3" w:rsidRDefault="005057C3">
      <w:pPr>
        <w:rPr>
          <w:rPrChange w:id="4323" w:author="Admin" w:date="2015-07-07T14:06:00Z">
            <w:rPr>
              <w:lang w:val="fr-FR"/>
            </w:rPr>
          </w:rPrChange>
        </w:rPr>
        <w:pPrChange w:id="4324" w:author="Admin" w:date="2015-07-08T13:36:00Z">
          <w:pPr>
            <w:pStyle w:val="berschrift1"/>
            <w:numPr>
              <w:numId w:val="0"/>
            </w:numPr>
          </w:pPr>
        </w:pPrChange>
      </w:pPr>
    </w:p>
    <w:sectPr w:rsidR="005057C3" w:rsidRPr="005057C3" w:rsidSect="003F4884">
      <w:pgSz w:w="11906" w:h="16838"/>
      <w:pgMar w:top="1417" w:right="1417" w:bottom="1134" w:left="1417" w:header="708" w:footer="69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1" w:author="Admin" w:date="2015-07-06T13:16:00Z" w:initials="A">
    <w:p w14:paraId="268E30ED" w14:textId="77777777" w:rsidR="00F11F56" w:rsidRDefault="00F11F56">
      <w:pPr>
        <w:pStyle w:val="Kommentartext"/>
      </w:pPr>
      <w:r>
        <w:rPr>
          <w:rStyle w:val="Kommentarzeichen"/>
        </w:rPr>
        <w:annotationRef/>
      </w:r>
      <w:r>
        <w:t>Würde ich hier vermutlich raus lassen</w:t>
      </w:r>
    </w:p>
  </w:comment>
  <w:comment w:id="1822" w:author="Admin" w:date="2015-07-06T14:01:00Z" w:initials="A">
    <w:p w14:paraId="2338AF66" w14:textId="0C42976E" w:rsidR="00F11F56" w:rsidRDefault="00F11F56">
      <w:pPr>
        <w:pStyle w:val="Kommentartext"/>
      </w:pPr>
      <w:r>
        <w:t xml:space="preserve">In Klammer evtl. </w:t>
      </w:r>
      <w:r>
        <w:rPr>
          <w:rStyle w:val="Kommentarzeichen"/>
        </w:rPr>
        <w:annotationRef/>
      </w:r>
      <w:r>
        <w:t>(Betreuer Herr Fahr)?</w:t>
      </w:r>
    </w:p>
  </w:comment>
  <w:comment w:id="1825" w:author="Admin" w:date="2015-07-06T14:02:00Z" w:initials="A">
    <w:p w14:paraId="5B3ABF46" w14:textId="37220125" w:rsidR="00F11F56" w:rsidRDefault="00F11F56">
      <w:pPr>
        <w:pStyle w:val="Kommentartext"/>
      </w:pPr>
      <w:r>
        <w:rPr>
          <w:rStyle w:val="Kommentarzeichen"/>
        </w:rPr>
        <w:annotationRef/>
      </w:r>
      <w:r>
        <w:t>Diagramm?</w:t>
      </w:r>
    </w:p>
  </w:comment>
  <w:comment w:id="1826" w:author="Michael K." w:date="2015-07-06T22:03:00Z" w:initials="MK">
    <w:p w14:paraId="4FFD4CC6" w14:textId="6D170C16" w:rsidR="00F11F56" w:rsidRDefault="00F11F56">
      <w:pPr>
        <w:pStyle w:val="Kommentartext"/>
      </w:pPr>
      <w:r>
        <w:rPr>
          <w:rStyle w:val="Kommentarzeichen"/>
        </w:rPr>
        <w:annotationRef/>
      </w:r>
      <w:r>
        <w:t>Excel Meilenstein bisschen erweitern wird’s auch tun?</w:t>
      </w:r>
    </w:p>
  </w:comment>
  <w:comment w:id="1827" w:author="Admin" w:date="2015-07-07T10:38:00Z" w:initials="A">
    <w:p w14:paraId="66D14B68" w14:textId="60DF58D8" w:rsidR="00F11F56" w:rsidRDefault="00F11F56">
      <w:pPr>
        <w:pStyle w:val="Kommentartext"/>
      </w:pPr>
      <w:r>
        <w:rPr>
          <w:rStyle w:val="Kommentarzeichen"/>
        </w:rPr>
        <w:annotationRef/>
      </w:r>
      <w:r>
        <w:t>Ja so was</w:t>
      </w:r>
    </w:p>
  </w:comment>
  <w:comment w:id="3421" w:author="Admin" w:date="2015-07-06T14:54:00Z" w:initials="A">
    <w:p w14:paraId="6AFAE70E" w14:textId="4044CE88" w:rsidR="00F11F56" w:rsidRDefault="00F11F56">
      <w:pPr>
        <w:pStyle w:val="Kommentartext"/>
      </w:pPr>
      <w:r>
        <w:rPr>
          <w:rStyle w:val="Kommentarzeichen"/>
        </w:rPr>
        <w:annotationRef/>
      </w:r>
      <w:r>
        <w:t>Unterkapitel? Sonst weg lassen?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E30ED" w15:done="0"/>
  <w15:commentEx w15:paraId="2338AF66" w15:done="0"/>
  <w15:commentEx w15:paraId="5B3ABF46" w15:done="0"/>
  <w15:commentEx w15:paraId="4FFD4CC6" w15:paraIdParent="5B3ABF46" w15:done="0"/>
  <w15:commentEx w15:paraId="66D14B68" w15:paraIdParent="5B3ABF46" w15:done="0"/>
  <w15:commentEx w15:paraId="6AFAE7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963658" w14:textId="77777777" w:rsidR="00070590" w:rsidRDefault="00070590" w:rsidP="00081F4B">
      <w:pPr>
        <w:spacing w:line="240" w:lineRule="auto"/>
      </w:pPr>
      <w:r>
        <w:separator/>
      </w:r>
    </w:p>
  </w:endnote>
  <w:endnote w:type="continuationSeparator" w:id="0">
    <w:p w14:paraId="20B72285" w14:textId="77777777" w:rsidR="00070590" w:rsidRDefault="00070590"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EndPr/>
    <w:sdtContent>
      <w:p w14:paraId="488DD893" w14:textId="77777777" w:rsidR="00F11F56" w:rsidRDefault="00F11F56">
        <w:pPr>
          <w:pStyle w:val="Fuzeile"/>
          <w:jc w:val="right"/>
        </w:pPr>
        <w:r>
          <w:fldChar w:fldCharType="begin"/>
        </w:r>
        <w:r>
          <w:instrText>PAGE   \* MERGEFORMAT</w:instrText>
        </w:r>
        <w:r>
          <w:fldChar w:fldCharType="separate"/>
        </w:r>
        <w:r w:rsidR="009336C8">
          <w:rPr>
            <w:noProof/>
          </w:rPr>
          <w:t>VII</w:t>
        </w:r>
        <w:r>
          <w:fldChar w:fldCharType="end"/>
        </w:r>
      </w:p>
    </w:sdtContent>
  </w:sdt>
  <w:p w14:paraId="04BA6742" w14:textId="77777777" w:rsidR="00F11F56" w:rsidRDefault="00F11F56">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F11F56" w:rsidRDefault="00F11F56">
    <w:pPr>
      <w:pStyle w:val="Fuzeile"/>
      <w:jc w:val="right"/>
    </w:pPr>
  </w:p>
  <w:p w14:paraId="6043DAC7" w14:textId="77777777" w:rsidR="00F11F56" w:rsidRDefault="00F11F56">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56961"/>
      <w:docPartObj>
        <w:docPartGallery w:val="Page Numbers (Bottom of Page)"/>
        <w:docPartUnique/>
      </w:docPartObj>
    </w:sdtPr>
    <w:sdtEndPr/>
    <w:sdtContent>
      <w:p w14:paraId="0CE1E659" w14:textId="77777777" w:rsidR="00F11F56" w:rsidRDefault="00F11F56">
        <w:pPr>
          <w:pStyle w:val="Fuzeile"/>
          <w:jc w:val="right"/>
        </w:pPr>
        <w:r>
          <w:fldChar w:fldCharType="begin"/>
        </w:r>
        <w:r>
          <w:instrText>PAGE   \* MERGEFORMAT</w:instrText>
        </w:r>
        <w:r>
          <w:fldChar w:fldCharType="separate"/>
        </w:r>
        <w:r w:rsidR="009336C8">
          <w:rPr>
            <w:noProof/>
          </w:rPr>
          <w:t>I</w:t>
        </w:r>
        <w:r>
          <w:fldChar w:fldCharType="end"/>
        </w:r>
      </w:p>
    </w:sdtContent>
  </w:sdt>
  <w:p w14:paraId="514E9DF3" w14:textId="77777777" w:rsidR="00F11F56" w:rsidRDefault="00F11F56">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100837"/>
      <w:docPartObj>
        <w:docPartGallery w:val="Page Numbers (Bottom of Page)"/>
        <w:docPartUnique/>
      </w:docPartObj>
    </w:sdtPr>
    <w:sdtEndPr/>
    <w:sdtContent>
      <w:p w14:paraId="23834251" w14:textId="77777777" w:rsidR="00F11F56" w:rsidRDefault="00F11F56">
        <w:pPr>
          <w:pStyle w:val="Fuzeile"/>
          <w:jc w:val="right"/>
        </w:pPr>
        <w:r>
          <w:fldChar w:fldCharType="begin"/>
        </w:r>
        <w:r>
          <w:instrText>PAGE   \* MERGEFORMAT</w:instrText>
        </w:r>
        <w:r>
          <w:fldChar w:fldCharType="separate"/>
        </w:r>
        <w:r w:rsidR="009336C8">
          <w:rPr>
            <w:noProof/>
          </w:rPr>
          <w:t>I</w:t>
        </w:r>
        <w:r>
          <w:fldChar w:fldCharType="end"/>
        </w:r>
      </w:p>
    </w:sdtContent>
  </w:sdt>
  <w:p w14:paraId="7D93E7FA" w14:textId="77777777" w:rsidR="00F11F56" w:rsidRDefault="00F11F5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32B620" w14:textId="77777777" w:rsidR="00070590" w:rsidRDefault="00070590" w:rsidP="00081F4B">
      <w:pPr>
        <w:spacing w:line="240" w:lineRule="auto"/>
      </w:pPr>
      <w:r>
        <w:separator/>
      </w:r>
    </w:p>
  </w:footnote>
  <w:footnote w:type="continuationSeparator" w:id="0">
    <w:p w14:paraId="10489D00" w14:textId="77777777" w:rsidR="00070590" w:rsidRDefault="00070590"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F11F56" w:rsidRDefault="00F11F56">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F11F56" w:rsidRDefault="00F11F56">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5CD261E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 Schmitz">
    <w15:presenceInfo w15:providerId="Windows Live" w15:userId="61fe35a2f851296e"/>
  </w15:person>
  <w15:person w15:author="Admin">
    <w15:presenceInfo w15:providerId="None" w15:userId="Admin"/>
  </w15:person>
  <w15:person w15:author="Daene">
    <w15:presenceInfo w15:providerId="None" w15:userId="Daene"/>
  </w15:person>
  <w15:person w15:author="Kekeisen Michael">
    <w15:presenceInfo w15:providerId="None" w15:userId="Kekeisen Michael"/>
  </w15:person>
  <w15:person w15:author="Michael K.">
    <w15:presenceInfo w15:providerId="Windows Live" w15:userId="bf3b44060d9d8b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1F96"/>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67648"/>
    <w:rsid w:val="0007038A"/>
    <w:rsid w:val="00070590"/>
    <w:rsid w:val="00070A95"/>
    <w:rsid w:val="000724B8"/>
    <w:rsid w:val="00072697"/>
    <w:rsid w:val="0007325D"/>
    <w:rsid w:val="000749C5"/>
    <w:rsid w:val="00074F15"/>
    <w:rsid w:val="000770A1"/>
    <w:rsid w:val="000778A5"/>
    <w:rsid w:val="00080264"/>
    <w:rsid w:val="000805F3"/>
    <w:rsid w:val="00080EA6"/>
    <w:rsid w:val="00081F4B"/>
    <w:rsid w:val="000823E4"/>
    <w:rsid w:val="00084551"/>
    <w:rsid w:val="00084737"/>
    <w:rsid w:val="00084E9B"/>
    <w:rsid w:val="00084F1A"/>
    <w:rsid w:val="000856DC"/>
    <w:rsid w:val="00086BD3"/>
    <w:rsid w:val="00086F73"/>
    <w:rsid w:val="000914FC"/>
    <w:rsid w:val="000925A5"/>
    <w:rsid w:val="00092E79"/>
    <w:rsid w:val="000934EB"/>
    <w:rsid w:val="00093BC5"/>
    <w:rsid w:val="00093E9D"/>
    <w:rsid w:val="0009468C"/>
    <w:rsid w:val="00096735"/>
    <w:rsid w:val="000A010D"/>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4AF"/>
    <w:rsid w:val="000E1901"/>
    <w:rsid w:val="000E1F19"/>
    <w:rsid w:val="000E24A9"/>
    <w:rsid w:val="000E323A"/>
    <w:rsid w:val="000E331E"/>
    <w:rsid w:val="000E384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3CE3"/>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1E5"/>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1D6"/>
    <w:rsid w:val="001A7683"/>
    <w:rsid w:val="001A7BC1"/>
    <w:rsid w:val="001B00B5"/>
    <w:rsid w:val="001B0162"/>
    <w:rsid w:val="001B0871"/>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0D31"/>
    <w:rsid w:val="001E1044"/>
    <w:rsid w:val="001E2E21"/>
    <w:rsid w:val="001E3428"/>
    <w:rsid w:val="001E497A"/>
    <w:rsid w:val="001E5D4B"/>
    <w:rsid w:val="001E7EF5"/>
    <w:rsid w:val="001F0DB2"/>
    <w:rsid w:val="001F1700"/>
    <w:rsid w:val="001F1A5B"/>
    <w:rsid w:val="001F2416"/>
    <w:rsid w:val="001F25BD"/>
    <w:rsid w:val="001F3956"/>
    <w:rsid w:val="001F429D"/>
    <w:rsid w:val="001F48E6"/>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2D37"/>
    <w:rsid w:val="002238AF"/>
    <w:rsid w:val="0022526C"/>
    <w:rsid w:val="00226209"/>
    <w:rsid w:val="002269F1"/>
    <w:rsid w:val="00226B6C"/>
    <w:rsid w:val="00226BF5"/>
    <w:rsid w:val="0022777F"/>
    <w:rsid w:val="002302AE"/>
    <w:rsid w:val="00230A0F"/>
    <w:rsid w:val="00230DD8"/>
    <w:rsid w:val="00230FED"/>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575EB"/>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2447"/>
    <w:rsid w:val="00273583"/>
    <w:rsid w:val="002739FA"/>
    <w:rsid w:val="002743A6"/>
    <w:rsid w:val="00275CC0"/>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0B42"/>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344F"/>
    <w:rsid w:val="002A4552"/>
    <w:rsid w:val="002A4E09"/>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5AE9"/>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472B"/>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7E8"/>
    <w:rsid w:val="003819D9"/>
    <w:rsid w:val="00381A97"/>
    <w:rsid w:val="00383F24"/>
    <w:rsid w:val="0038437B"/>
    <w:rsid w:val="00384605"/>
    <w:rsid w:val="00384E0F"/>
    <w:rsid w:val="0038625A"/>
    <w:rsid w:val="00386E4E"/>
    <w:rsid w:val="00393BAD"/>
    <w:rsid w:val="003966DF"/>
    <w:rsid w:val="003971A1"/>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190E"/>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0321"/>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682"/>
    <w:rsid w:val="00452854"/>
    <w:rsid w:val="004535F5"/>
    <w:rsid w:val="00454093"/>
    <w:rsid w:val="004540A2"/>
    <w:rsid w:val="00455744"/>
    <w:rsid w:val="0045602A"/>
    <w:rsid w:val="00457009"/>
    <w:rsid w:val="00457DF0"/>
    <w:rsid w:val="00457E53"/>
    <w:rsid w:val="004610D9"/>
    <w:rsid w:val="00462BD4"/>
    <w:rsid w:val="00463A2E"/>
    <w:rsid w:val="00463D4F"/>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6D9D"/>
    <w:rsid w:val="004774E3"/>
    <w:rsid w:val="00477E23"/>
    <w:rsid w:val="00477EB9"/>
    <w:rsid w:val="004805A3"/>
    <w:rsid w:val="00480820"/>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EDB"/>
    <w:rsid w:val="004954DC"/>
    <w:rsid w:val="004961B8"/>
    <w:rsid w:val="0049676E"/>
    <w:rsid w:val="004967B3"/>
    <w:rsid w:val="00497BE9"/>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497F"/>
    <w:rsid w:val="004C5753"/>
    <w:rsid w:val="004C6D10"/>
    <w:rsid w:val="004C6E31"/>
    <w:rsid w:val="004C7AA5"/>
    <w:rsid w:val="004D03B1"/>
    <w:rsid w:val="004D0A06"/>
    <w:rsid w:val="004D10C9"/>
    <w:rsid w:val="004D10F8"/>
    <w:rsid w:val="004D15CF"/>
    <w:rsid w:val="004D1D56"/>
    <w:rsid w:val="004D5337"/>
    <w:rsid w:val="004D5F9C"/>
    <w:rsid w:val="004D6A70"/>
    <w:rsid w:val="004D7C7E"/>
    <w:rsid w:val="004D7FD9"/>
    <w:rsid w:val="004E00C4"/>
    <w:rsid w:val="004E20E9"/>
    <w:rsid w:val="004E2109"/>
    <w:rsid w:val="004E429D"/>
    <w:rsid w:val="004E5F4D"/>
    <w:rsid w:val="004E67FC"/>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057C3"/>
    <w:rsid w:val="005116F1"/>
    <w:rsid w:val="00512263"/>
    <w:rsid w:val="005131D8"/>
    <w:rsid w:val="00513C13"/>
    <w:rsid w:val="00513DA6"/>
    <w:rsid w:val="0051471F"/>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0B80"/>
    <w:rsid w:val="00551AE6"/>
    <w:rsid w:val="00553CA5"/>
    <w:rsid w:val="00553FCD"/>
    <w:rsid w:val="00554AE8"/>
    <w:rsid w:val="005558B4"/>
    <w:rsid w:val="00555BF9"/>
    <w:rsid w:val="00555D64"/>
    <w:rsid w:val="00555E47"/>
    <w:rsid w:val="00556265"/>
    <w:rsid w:val="00557673"/>
    <w:rsid w:val="005611B0"/>
    <w:rsid w:val="00561263"/>
    <w:rsid w:val="00561446"/>
    <w:rsid w:val="0056201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2A4"/>
    <w:rsid w:val="005E2980"/>
    <w:rsid w:val="005E2AF5"/>
    <w:rsid w:val="005E2E2E"/>
    <w:rsid w:val="005E3416"/>
    <w:rsid w:val="005E3B65"/>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68"/>
    <w:rsid w:val="00620CB2"/>
    <w:rsid w:val="00621AA4"/>
    <w:rsid w:val="006222D8"/>
    <w:rsid w:val="0062239A"/>
    <w:rsid w:val="00623186"/>
    <w:rsid w:val="00624C04"/>
    <w:rsid w:val="00624F17"/>
    <w:rsid w:val="006253A7"/>
    <w:rsid w:val="00625FA0"/>
    <w:rsid w:val="0062628E"/>
    <w:rsid w:val="00627263"/>
    <w:rsid w:val="00627638"/>
    <w:rsid w:val="00635011"/>
    <w:rsid w:val="006361BF"/>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772CD"/>
    <w:rsid w:val="00681186"/>
    <w:rsid w:val="00681EAC"/>
    <w:rsid w:val="00682F22"/>
    <w:rsid w:val="00683323"/>
    <w:rsid w:val="0068370B"/>
    <w:rsid w:val="00683786"/>
    <w:rsid w:val="00683BB8"/>
    <w:rsid w:val="00683D1B"/>
    <w:rsid w:val="006848D8"/>
    <w:rsid w:val="00684D6B"/>
    <w:rsid w:val="006857B7"/>
    <w:rsid w:val="00687016"/>
    <w:rsid w:val="006901BB"/>
    <w:rsid w:val="006902A4"/>
    <w:rsid w:val="00690BCD"/>
    <w:rsid w:val="0069203A"/>
    <w:rsid w:val="00692C03"/>
    <w:rsid w:val="0069352F"/>
    <w:rsid w:val="00693AC5"/>
    <w:rsid w:val="00694C49"/>
    <w:rsid w:val="00694D1C"/>
    <w:rsid w:val="006960B8"/>
    <w:rsid w:val="006972F6"/>
    <w:rsid w:val="006A09AD"/>
    <w:rsid w:val="006A09E9"/>
    <w:rsid w:val="006A1F2A"/>
    <w:rsid w:val="006A293C"/>
    <w:rsid w:val="006A4290"/>
    <w:rsid w:val="006A528E"/>
    <w:rsid w:val="006A5980"/>
    <w:rsid w:val="006A74D4"/>
    <w:rsid w:val="006B0432"/>
    <w:rsid w:val="006B0EBB"/>
    <w:rsid w:val="006B164A"/>
    <w:rsid w:val="006B20BE"/>
    <w:rsid w:val="006B2692"/>
    <w:rsid w:val="006B37E0"/>
    <w:rsid w:val="006B43F2"/>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684"/>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9C6"/>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5D94"/>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61B"/>
    <w:rsid w:val="00760C48"/>
    <w:rsid w:val="0076233B"/>
    <w:rsid w:val="00763A9E"/>
    <w:rsid w:val="0076402F"/>
    <w:rsid w:val="00764611"/>
    <w:rsid w:val="00764E70"/>
    <w:rsid w:val="00765681"/>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3A8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5D8C"/>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0D16"/>
    <w:rsid w:val="00852D4A"/>
    <w:rsid w:val="00853493"/>
    <w:rsid w:val="00853F02"/>
    <w:rsid w:val="00854ADA"/>
    <w:rsid w:val="008553E6"/>
    <w:rsid w:val="00855627"/>
    <w:rsid w:val="008557FC"/>
    <w:rsid w:val="008558C3"/>
    <w:rsid w:val="00855FC3"/>
    <w:rsid w:val="00856522"/>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4565"/>
    <w:rsid w:val="008F5479"/>
    <w:rsid w:val="008F6216"/>
    <w:rsid w:val="008F6E1A"/>
    <w:rsid w:val="008F74F3"/>
    <w:rsid w:val="008F7926"/>
    <w:rsid w:val="009021DF"/>
    <w:rsid w:val="00902A07"/>
    <w:rsid w:val="00902D02"/>
    <w:rsid w:val="009038E4"/>
    <w:rsid w:val="0090392D"/>
    <w:rsid w:val="00903BB7"/>
    <w:rsid w:val="00907FF7"/>
    <w:rsid w:val="00911239"/>
    <w:rsid w:val="00911870"/>
    <w:rsid w:val="00913A4B"/>
    <w:rsid w:val="0091470A"/>
    <w:rsid w:val="00914749"/>
    <w:rsid w:val="00914B68"/>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6C8"/>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773"/>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25E1"/>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6D1C"/>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2A89"/>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B0E"/>
    <w:rsid w:val="00AA7DE5"/>
    <w:rsid w:val="00AB0E09"/>
    <w:rsid w:val="00AB1E7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2C97"/>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17A"/>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3E1"/>
    <w:rsid w:val="00BA29C7"/>
    <w:rsid w:val="00BA4F2C"/>
    <w:rsid w:val="00BA72C9"/>
    <w:rsid w:val="00BA76CB"/>
    <w:rsid w:val="00BB036C"/>
    <w:rsid w:val="00BB13B8"/>
    <w:rsid w:val="00BB242B"/>
    <w:rsid w:val="00BB412A"/>
    <w:rsid w:val="00BB46E5"/>
    <w:rsid w:val="00BB4CFF"/>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935"/>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3097"/>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79B"/>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5FB4"/>
    <w:rsid w:val="00C872C7"/>
    <w:rsid w:val="00C9216C"/>
    <w:rsid w:val="00C93068"/>
    <w:rsid w:val="00C970E6"/>
    <w:rsid w:val="00C976BA"/>
    <w:rsid w:val="00CA025A"/>
    <w:rsid w:val="00CA0B27"/>
    <w:rsid w:val="00CA5361"/>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A56"/>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21B5"/>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6AF"/>
    <w:rsid w:val="00D56999"/>
    <w:rsid w:val="00D56C53"/>
    <w:rsid w:val="00D57057"/>
    <w:rsid w:val="00D613CB"/>
    <w:rsid w:val="00D6281A"/>
    <w:rsid w:val="00D62BC2"/>
    <w:rsid w:val="00D62E7C"/>
    <w:rsid w:val="00D62FDB"/>
    <w:rsid w:val="00D65949"/>
    <w:rsid w:val="00D6780A"/>
    <w:rsid w:val="00D711CA"/>
    <w:rsid w:val="00D711D1"/>
    <w:rsid w:val="00D729CA"/>
    <w:rsid w:val="00D73E96"/>
    <w:rsid w:val="00D752CC"/>
    <w:rsid w:val="00D75E2A"/>
    <w:rsid w:val="00D76464"/>
    <w:rsid w:val="00D8081C"/>
    <w:rsid w:val="00D80EE4"/>
    <w:rsid w:val="00D812F0"/>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27D"/>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45F6"/>
    <w:rsid w:val="00DD5AB1"/>
    <w:rsid w:val="00DD5BBF"/>
    <w:rsid w:val="00DD657A"/>
    <w:rsid w:val="00DD72BF"/>
    <w:rsid w:val="00DE0508"/>
    <w:rsid w:val="00DE1436"/>
    <w:rsid w:val="00DE4D7F"/>
    <w:rsid w:val="00DE502C"/>
    <w:rsid w:val="00DE53AB"/>
    <w:rsid w:val="00DE736C"/>
    <w:rsid w:val="00DE7599"/>
    <w:rsid w:val="00DF0A04"/>
    <w:rsid w:val="00DF0DC7"/>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10BA"/>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2F93"/>
    <w:rsid w:val="00E54DD7"/>
    <w:rsid w:val="00E55149"/>
    <w:rsid w:val="00E556CE"/>
    <w:rsid w:val="00E55791"/>
    <w:rsid w:val="00E56B6C"/>
    <w:rsid w:val="00E57028"/>
    <w:rsid w:val="00E60B91"/>
    <w:rsid w:val="00E6125D"/>
    <w:rsid w:val="00E61863"/>
    <w:rsid w:val="00E61FBD"/>
    <w:rsid w:val="00E62772"/>
    <w:rsid w:val="00E63272"/>
    <w:rsid w:val="00E64E13"/>
    <w:rsid w:val="00E64F9C"/>
    <w:rsid w:val="00E66D29"/>
    <w:rsid w:val="00E70F09"/>
    <w:rsid w:val="00E70FF1"/>
    <w:rsid w:val="00E71BBD"/>
    <w:rsid w:val="00E72B0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966B4"/>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54DC"/>
    <w:rsid w:val="00EB658F"/>
    <w:rsid w:val="00EB7A3B"/>
    <w:rsid w:val="00EC0370"/>
    <w:rsid w:val="00EC0A51"/>
    <w:rsid w:val="00EC1852"/>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1F56"/>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3835"/>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19CD"/>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EC1852"/>
    <w:pPr>
      <w:keepNext/>
      <w:numPr>
        <w:numId w:val="16"/>
      </w:numPr>
      <w:tabs>
        <w:tab w:val="left" w:pos="426"/>
      </w:tabs>
      <w:spacing w:before="360" w:after="60"/>
      <w:ind w:right="113"/>
      <w:outlineLvl w:val="0"/>
      <w:pPrChange w:id="0" w:author="Admin" w:date="2015-07-08T08:55:00Z">
        <w:pPr>
          <w:keepNext/>
          <w:numPr>
            <w:numId w:val="16"/>
          </w:numPr>
          <w:tabs>
            <w:tab w:val="left" w:pos="426"/>
          </w:tabs>
          <w:spacing w:before="360" w:after="60" w:line="360" w:lineRule="auto"/>
          <w:ind w:right="113"/>
          <w:jc w:val="both"/>
          <w:outlineLvl w:val="0"/>
        </w:pPr>
      </w:pPrChange>
    </w:pPr>
    <w:rPr>
      <w:b/>
      <w:kern w:val="28"/>
      <w:sz w:val="32"/>
      <w:rPrChange w:id="0" w:author="Admin" w:date="2015-07-08T08:55:00Z">
        <w:rPr>
          <w:rFonts w:ascii="Arial" w:hAnsi="Arial"/>
          <w:b/>
          <w:kern w:val="28"/>
          <w:sz w:val="32"/>
          <w:lang w:val="de-DE" w:eastAsia="de-DE" w:bidi="ar-SA"/>
        </w:rPr>
      </w:rPrChange>
    </w:rPr>
  </w:style>
  <w:style w:type="paragraph" w:styleId="berschrift2">
    <w:name w:val="heading 2"/>
    <w:basedOn w:val="Standard"/>
    <w:next w:val="Standard"/>
    <w:autoRedefine/>
    <w:qFormat/>
    <w:rsid w:val="00FE19CD"/>
    <w:pPr>
      <w:keepNext/>
      <w:numPr>
        <w:ilvl w:val="1"/>
        <w:numId w:val="16"/>
      </w:numPr>
      <w:tabs>
        <w:tab w:val="left" w:pos="567"/>
      </w:tabs>
      <w:ind w:left="0"/>
      <w:outlineLvl w:val="1"/>
      <w:pPrChange w:id="1" w:author="Daene" w:date="2015-07-06T22:27:00Z">
        <w:pPr>
          <w:keepNext/>
          <w:numPr>
            <w:ilvl w:val="1"/>
            <w:numId w:val="16"/>
          </w:numPr>
          <w:tabs>
            <w:tab w:val="left" w:pos="567"/>
          </w:tabs>
          <w:spacing w:line="360" w:lineRule="auto"/>
          <w:ind w:left="142"/>
          <w:jc w:val="both"/>
          <w:outlineLvl w:val="1"/>
        </w:pPr>
      </w:pPrChange>
    </w:pPr>
    <w:rPr>
      <w:b/>
      <w:noProof/>
      <w:sz w:val="28"/>
      <w:rPrChange w:id="1" w:author="Daene" w:date="2015-07-06T22:27:00Z">
        <w:rPr>
          <w:rFonts w:ascii="Arial" w:hAnsi="Arial"/>
          <w:b/>
          <w:noProof/>
          <w:sz w:val="28"/>
          <w:lang w:val="de-DE" w:eastAsia="de-DE" w:bidi="ar-SA"/>
        </w:rPr>
      </w:rPrChange>
    </w:rPr>
  </w:style>
  <w:style w:type="paragraph" w:styleId="berschrift3">
    <w:name w:val="heading 3"/>
    <w:basedOn w:val="Standard"/>
    <w:next w:val="Standard"/>
    <w:autoRedefine/>
    <w:qFormat/>
    <w:rsid w:val="00A76D1C"/>
    <w:pPr>
      <w:keepNext/>
      <w:numPr>
        <w:ilvl w:val="2"/>
        <w:numId w:val="16"/>
      </w:numPr>
      <w:tabs>
        <w:tab w:val="clear" w:pos="340"/>
        <w:tab w:val="num" w:pos="709"/>
      </w:tabs>
      <w:spacing w:before="240" w:after="60"/>
      <w:ind w:left="284" w:firstLine="284"/>
      <w:outlineLvl w:val="2"/>
      <w:pPrChange w:id="2" w:author="Daene" w:date="2015-07-06T22:28:00Z">
        <w:pPr>
          <w:keepNext/>
          <w:numPr>
            <w:ilvl w:val="2"/>
            <w:numId w:val="16"/>
          </w:numPr>
          <w:tabs>
            <w:tab w:val="num" w:pos="340"/>
            <w:tab w:val="left" w:pos="709"/>
          </w:tabs>
          <w:spacing w:before="240" w:after="60" w:line="360" w:lineRule="auto"/>
          <w:jc w:val="both"/>
          <w:outlineLvl w:val="2"/>
        </w:pPr>
      </w:pPrChange>
    </w:pPr>
    <w:rPr>
      <w:b/>
      <w:rPrChange w:id="2" w:author="Daene" w:date="2015-07-06T22:28:00Z">
        <w:rPr>
          <w:rFonts w:ascii="Arial" w:hAnsi="Arial"/>
          <w:b/>
          <w:sz w:val="24"/>
          <w:lang w:val="de-DE" w:eastAsia="de-DE" w:bidi="ar-SA"/>
        </w:rPr>
      </w:rPrChange>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EC1852"/>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38376">
      <w:bodyDiv w:val="1"/>
      <w:marLeft w:val="0"/>
      <w:marRight w:val="0"/>
      <w:marTop w:val="0"/>
      <w:marBottom w:val="0"/>
      <w:divBdr>
        <w:top w:val="none" w:sz="0" w:space="0" w:color="auto"/>
        <w:left w:val="none" w:sz="0" w:space="0" w:color="auto"/>
        <w:bottom w:val="none" w:sz="0" w:space="0" w:color="auto"/>
        <w:right w:val="none" w:sz="0" w:space="0" w:color="auto"/>
      </w:divBdr>
    </w:div>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23139673">
      <w:bodyDiv w:val="1"/>
      <w:marLeft w:val="0"/>
      <w:marRight w:val="0"/>
      <w:marTop w:val="0"/>
      <w:marBottom w:val="0"/>
      <w:divBdr>
        <w:top w:val="none" w:sz="0" w:space="0" w:color="auto"/>
        <w:left w:val="none" w:sz="0" w:space="0" w:color="auto"/>
        <w:bottom w:val="none" w:sz="0" w:space="0" w:color="auto"/>
        <w:right w:val="none" w:sz="0" w:space="0" w:color="auto"/>
      </w:divBdr>
    </w:div>
    <w:div w:id="30806715">
      <w:bodyDiv w:val="1"/>
      <w:marLeft w:val="0"/>
      <w:marRight w:val="0"/>
      <w:marTop w:val="0"/>
      <w:marBottom w:val="0"/>
      <w:divBdr>
        <w:top w:val="none" w:sz="0" w:space="0" w:color="auto"/>
        <w:left w:val="none" w:sz="0" w:space="0" w:color="auto"/>
        <w:bottom w:val="none" w:sz="0" w:space="0" w:color="auto"/>
        <w:right w:val="none" w:sz="0" w:space="0" w:color="auto"/>
      </w:divBdr>
    </w:div>
    <w:div w:id="46998458">
      <w:bodyDiv w:val="1"/>
      <w:marLeft w:val="0"/>
      <w:marRight w:val="0"/>
      <w:marTop w:val="0"/>
      <w:marBottom w:val="0"/>
      <w:divBdr>
        <w:top w:val="none" w:sz="0" w:space="0" w:color="auto"/>
        <w:left w:val="none" w:sz="0" w:space="0" w:color="auto"/>
        <w:bottom w:val="none" w:sz="0" w:space="0" w:color="auto"/>
        <w:right w:val="none" w:sz="0" w:space="0" w:color="auto"/>
      </w:divBdr>
    </w:div>
    <w:div w:id="56244970">
      <w:bodyDiv w:val="1"/>
      <w:marLeft w:val="0"/>
      <w:marRight w:val="0"/>
      <w:marTop w:val="0"/>
      <w:marBottom w:val="0"/>
      <w:divBdr>
        <w:top w:val="none" w:sz="0" w:space="0" w:color="auto"/>
        <w:left w:val="none" w:sz="0" w:space="0" w:color="auto"/>
        <w:bottom w:val="none" w:sz="0" w:space="0" w:color="auto"/>
        <w:right w:val="none" w:sz="0" w:space="0" w:color="auto"/>
      </w:divBdr>
    </w:div>
    <w:div w:id="88550472">
      <w:bodyDiv w:val="1"/>
      <w:marLeft w:val="0"/>
      <w:marRight w:val="0"/>
      <w:marTop w:val="0"/>
      <w:marBottom w:val="0"/>
      <w:divBdr>
        <w:top w:val="none" w:sz="0" w:space="0" w:color="auto"/>
        <w:left w:val="none" w:sz="0" w:space="0" w:color="auto"/>
        <w:bottom w:val="none" w:sz="0" w:space="0" w:color="auto"/>
        <w:right w:val="none" w:sz="0" w:space="0" w:color="auto"/>
      </w:divBdr>
    </w:div>
    <w:div w:id="97602399">
      <w:bodyDiv w:val="1"/>
      <w:marLeft w:val="0"/>
      <w:marRight w:val="0"/>
      <w:marTop w:val="0"/>
      <w:marBottom w:val="0"/>
      <w:divBdr>
        <w:top w:val="none" w:sz="0" w:space="0" w:color="auto"/>
        <w:left w:val="none" w:sz="0" w:space="0" w:color="auto"/>
        <w:bottom w:val="none" w:sz="0" w:space="0" w:color="auto"/>
        <w:right w:val="none" w:sz="0" w:space="0" w:color="auto"/>
      </w:divBdr>
    </w:div>
    <w:div w:id="106895484">
      <w:bodyDiv w:val="1"/>
      <w:marLeft w:val="0"/>
      <w:marRight w:val="0"/>
      <w:marTop w:val="0"/>
      <w:marBottom w:val="0"/>
      <w:divBdr>
        <w:top w:val="none" w:sz="0" w:space="0" w:color="auto"/>
        <w:left w:val="none" w:sz="0" w:space="0" w:color="auto"/>
        <w:bottom w:val="none" w:sz="0" w:space="0" w:color="auto"/>
        <w:right w:val="none" w:sz="0" w:space="0" w:color="auto"/>
      </w:divBdr>
    </w:div>
    <w:div w:id="119342163">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24078857">
      <w:bodyDiv w:val="1"/>
      <w:marLeft w:val="0"/>
      <w:marRight w:val="0"/>
      <w:marTop w:val="0"/>
      <w:marBottom w:val="0"/>
      <w:divBdr>
        <w:top w:val="none" w:sz="0" w:space="0" w:color="auto"/>
        <w:left w:val="none" w:sz="0" w:space="0" w:color="auto"/>
        <w:bottom w:val="none" w:sz="0" w:space="0" w:color="auto"/>
        <w:right w:val="none" w:sz="0" w:space="0" w:color="auto"/>
      </w:divBdr>
    </w:div>
    <w:div w:id="126514430">
      <w:bodyDiv w:val="1"/>
      <w:marLeft w:val="0"/>
      <w:marRight w:val="0"/>
      <w:marTop w:val="0"/>
      <w:marBottom w:val="0"/>
      <w:divBdr>
        <w:top w:val="none" w:sz="0" w:space="0" w:color="auto"/>
        <w:left w:val="none" w:sz="0" w:space="0" w:color="auto"/>
        <w:bottom w:val="none" w:sz="0" w:space="0" w:color="auto"/>
        <w:right w:val="none" w:sz="0" w:space="0" w:color="auto"/>
      </w:divBdr>
    </w:div>
    <w:div w:id="130561561">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3910167">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59125413">
      <w:bodyDiv w:val="1"/>
      <w:marLeft w:val="0"/>
      <w:marRight w:val="0"/>
      <w:marTop w:val="0"/>
      <w:marBottom w:val="0"/>
      <w:divBdr>
        <w:top w:val="none" w:sz="0" w:space="0" w:color="auto"/>
        <w:left w:val="none" w:sz="0" w:space="0" w:color="auto"/>
        <w:bottom w:val="none" w:sz="0" w:space="0" w:color="auto"/>
        <w:right w:val="none" w:sz="0" w:space="0" w:color="auto"/>
      </w:divBdr>
    </w:div>
    <w:div w:id="160705638">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0491">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6874954">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197206032">
      <w:bodyDiv w:val="1"/>
      <w:marLeft w:val="0"/>
      <w:marRight w:val="0"/>
      <w:marTop w:val="0"/>
      <w:marBottom w:val="0"/>
      <w:divBdr>
        <w:top w:val="none" w:sz="0" w:space="0" w:color="auto"/>
        <w:left w:val="none" w:sz="0" w:space="0" w:color="auto"/>
        <w:bottom w:val="none" w:sz="0" w:space="0" w:color="auto"/>
        <w:right w:val="none" w:sz="0" w:space="0" w:color="auto"/>
      </w:divBdr>
    </w:div>
    <w:div w:id="198014702">
      <w:bodyDiv w:val="1"/>
      <w:marLeft w:val="0"/>
      <w:marRight w:val="0"/>
      <w:marTop w:val="0"/>
      <w:marBottom w:val="0"/>
      <w:divBdr>
        <w:top w:val="none" w:sz="0" w:space="0" w:color="auto"/>
        <w:left w:val="none" w:sz="0" w:space="0" w:color="auto"/>
        <w:bottom w:val="none" w:sz="0" w:space="0" w:color="auto"/>
        <w:right w:val="none" w:sz="0" w:space="0" w:color="auto"/>
      </w:divBdr>
    </w:div>
    <w:div w:id="198444501">
      <w:bodyDiv w:val="1"/>
      <w:marLeft w:val="0"/>
      <w:marRight w:val="0"/>
      <w:marTop w:val="0"/>
      <w:marBottom w:val="0"/>
      <w:divBdr>
        <w:top w:val="none" w:sz="0" w:space="0" w:color="auto"/>
        <w:left w:val="none" w:sz="0" w:space="0" w:color="auto"/>
        <w:bottom w:val="none" w:sz="0" w:space="0" w:color="auto"/>
        <w:right w:val="none" w:sz="0" w:space="0" w:color="auto"/>
      </w:divBdr>
    </w:div>
    <w:div w:id="204686693">
      <w:bodyDiv w:val="1"/>
      <w:marLeft w:val="0"/>
      <w:marRight w:val="0"/>
      <w:marTop w:val="0"/>
      <w:marBottom w:val="0"/>
      <w:divBdr>
        <w:top w:val="none" w:sz="0" w:space="0" w:color="auto"/>
        <w:left w:val="none" w:sz="0" w:space="0" w:color="auto"/>
        <w:bottom w:val="none" w:sz="0" w:space="0" w:color="auto"/>
        <w:right w:val="none" w:sz="0" w:space="0" w:color="auto"/>
      </w:divBdr>
    </w:div>
    <w:div w:id="206374282">
      <w:bodyDiv w:val="1"/>
      <w:marLeft w:val="0"/>
      <w:marRight w:val="0"/>
      <w:marTop w:val="0"/>
      <w:marBottom w:val="0"/>
      <w:divBdr>
        <w:top w:val="none" w:sz="0" w:space="0" w:color="auto"/>
        <w:left w:val="none" w:sz="0" w:space="0" w:color="auto"/>
        <w:bottom w:val="none" w:sz="0" w:space="0" w:color="auto"/>
        <w:right w:val="none" w:sz="0" w:space="0" w:color="auto"/>
      </w:divBdr>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21407545">
      <w:bodyDiv w:val="1"/>
      <w:marLeft w:val="0"/>
      <w:marRight w:val="0"/>
      <w:marTop w:val="0"/>
      <w:marBottom w:val="0"/>
      <w:divBdr>
        <w:top w:val="none" w:sz="0" w:space="0" w:color="auto"/>
        <w:left w:val="none" w:sz="0" w:space="0" w:color="auto"/>
        <w:bottom w:val="none" w:sz="0" w:space="0" w:color="auto"/>
        <w:right w:val="none" w:sz="0" w:space="0" w:color="auto"/>
      </w:divBdr>
    </w:div>
    <w:div w:id="222375300">
      <w:bodyDiv w:val="1"/>
      <w:marLeft w:val="0"/>
      <w:marRight w:val="0"/>
      <w:marTop w:val="0"/>
      <w:marBottom w:val="0"/>
      <w:divBdr>
        <w:top w:val="none" w:sz="0" w:space="0" w:color="auto"/>
        <w:left w:val="none" w:sz="0" w:space="0" w:color="auto"/>
        <w:bottom w:val="none" w:sz="0" w:space="0" w:color="auto"/>
        <w:right w:val="none" w:sz="0" w:space="0" w:color="auto"/>
      </w:divBdr>
    </w:div>
    <w:div w:id="222451663">
      <w:bodyDiv w:val="1"/>
      <w:marLeft w:val="0"/>
      <w:marRight w:val="0"/>
      <w:marTop w:val="0"/>
      <w:marBottom w:val="0"/>
      <w:divBdr>
        <w:top w:val="none" w:sz="0" w:space="0" w:color="auto"/>
        <w:left w:val="none" w:sz="0" w:space="0" w:color="auto"/>
        <w:bottom w:val="none" w:sz="0" w:space="0" w:color="auto"/>
        <w:right w:val="none" w:sz="0" w:space="0" w:color="auto"/>
      </w:divBdr>
    </w:div>
    <w:div w:id="230652272">
      <w:bodyDiv w:val="1"/>
      <w:marLeft w:val="0"/>
      <w:marRight w:val="0"/>
      <w:marTop w:val="0"/>
      <w:marBottom w:val="0"/>
      <w:divBdr>
        <w:top w:val="none" w:sz="0" w:space="0" w:color="auto"/>
        <w:left w:val="none" w:sz="0" w:space="0" w:color="auto"/>
        <w:bottom w:val="none" w:sz="0" w:space="0" w:color="auto"/>
        <w:right w:val="none" w:sz="0" w:space="0" w:color="auto"/>
      </w:divBdr>
    </w:div>
    <w:div w:id="233666065">
      <w:bodyDiv w:val="1"/>
      <w:marLeft w:val="0"/>
      <w:marRight w:val="0"/>
      <w:marTop w:val="0"/>
      <w:marBottom w:val="0"/>
      <w:divBdr>
        <w:top w:val="none" w:sz="0" w:space="0" w:color="auto"/>
        <w:left w:val="none" w:sz="0" w:space="0" w:color="auto"/>
        <w:bottom w:val="none" w:sz="0" w:space="0" w:color="auto"/>
        <w:right w:val="none" w:sz="0" w:space="0" w:color="auto"/>
      </w:divBdr>
    </w:div>
    <w:div w:id="259485341">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77567817">
      <w:bodyDiv w:val="1"/>
      <w:marLeft w:val="0"/>
      <w:marRight w:val="0"/>
      <w:marTop w:val="0"/>
      <w:marBottom w:val="0"/>
      <w:divBdr>
        <w:top w:val="none" w:sz="0" w:space="0" w:color="auto"/>
        <w:left w:val="none" w:sz="0" w:space="0" w:color="auto"/>
        <w:bottom w:val="none" w:sz="0" w:space="0" w:color="auto"/>
        <w:right w:val="none" w:sz="0" w:space="0" w:color="auto"/>
      </w:divBdr>
    </w:div>
    <w:div w:id="278025320">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1766806">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86739329">
      <w:bodyDiv w:val="1"/>
      <w:marLeft w:val="0"/>
      <w:marRight w:val="0"/>
      <w:marTop w:val="0"/>
      <w:marBottom w:val="0"/>
      <w:divBdr>
        <w:top w:val="none" w:sz="0" w:space="0" w:color="auto"/>
        <w:left w:val="none" w:sz="0" w:space="0" w:color="auto"/>
        <w:bottom w:val="none" w:sz="0" w:space="0" w:color="auto"/>
        <w:right w:val="none" w:sz="0" w:space="0" w:color="auto"/>
      </w:divBdr>
    </w:div>
    <w:div w:id="292059622">
      <w:bodyDiv w:val="1"/>
      <w:marLeft w:val="0"/>
      <w:marRight w:val="0"/>
      <w:marTop w:val="0"/>
      <w:marBottom w:val="0"/>
      <w:divBdr>
        <w:top w:val="none" w:sz="0" w:space="0" w:color="auto"/>
        <w:left w:val="none" w:sz="0" w:space="0" w:color="auto"/>
        <w:bottom w:val="none" w:sz="0" w:space="0" w:color="auto"/>
        <w:right w:val="none" w:sz="0" w:space="0" w:color="auto"/>
      </w:divBdr>
    </w:div>
    <w:div w:id="293559927">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06595125">
      <w:bodyDiv w:val="1"/>
      <w:marLeft w:val="0"/>
      <w:marRight w:val="0"/>
      <w:marTop w:val="0"/>
      <w:marBottom w:val="0"/>
      <w:divBdr>
        <w:top w:val="none" w:sz="0" w:space="0" w:color="auto"/>
        <w:left w:val="none" w:sz="0" w:space="0" w:color="auto"/>
        <w:bottom w:val="none" w:sz="0" w:space="0" w:color="auto"/>
        <w:right w:val="none" w:sz="0" w:space="0" w:color="auto"/>
      </w:divBdr>
    </w:div>
    <w:div w:id="312805571">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21390876">
      <w:bodyDiv w:val="1"/>
      <w:marLeft w:val="0"/>
      <w:marRight w:val="0"/>
      <w:marTop w:val="0"/>
      <w:marBottom w:val="0"/>
      <w:divBdr>
        <w:top w:val="none" w:sz="0" w:space="0" w:color="auto"/>
        <w:left w:val="none" w:sz="0" w:space="0" w:color="auto"/>
        <w:bottom w:val="none" w:sz="0" w:space="0" w:color="auto"/>
        <w:right w:val="none" w:sz="0" w:space="0" w:color="auto"/>
      </w:divBdr>
    </w:div>
    <w:div w:id="332490043">
      <w:bodyDiv w:val="1"/>
      <w:marLeft w:val="0"/>
      <w:marRight w:val="0"/>
      <w:marTop w:val="0"/>
      <w:marBottom w:val="0"/>
      <w:divBdr>
        <w:top w:val="none" w:sz="0" w:space="0" w:color="auto"/>
        <w:left w:val="none" w:sz="0" w:space="0" w:color="auto"/>
        <w:bottom w:val="none" w:sz="0" w:space="0" w:color="auto"/>
        <w:right w:val="none" w:sz="0" w:space="0" w:color="auto"/>
      </w:divBdr>
    </w:div>
    <w:div w:id="332874686">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360207309">
      <w:bodyDiv w:val="1"/>
      <w:marLeft w:val="0"/>
      <w:marRight w:val="0"/>
      <w:marTop w:val="0"/>
      <w:marBottom w:val="0"/>
      <w:divBdr>
        <w:top w:val="none" w:sz="0" w:space="0" w:color="auto"/>
        <w:left w:val="none" w:sz="0" w:space="0" w:color="auto"/>
        <w:bottom w:val="none" w:sz="0" w:space="0" w:color="auto"/>
        <w:right w:val="none" w:sz="0" w:space="0" w:color="auto"/>
      </w:divBdr>
    </w:div>
    <w:div w:id="372971500">
      <w:bodyDiv w:val="1"/>
      <w:marLeft w:val="0"/>
      <w:marRight w:val="0"/>
      <w:marTop w:val="0"/>
      <w:marBottom w:val="0"/>
      <w:divBdr>
        <w:top w:val="none" w:sz="0" w:space="0" w:color="auto"/>
        <w:left w:val="none" w:sz="0" w:space="0" w:color="auto"/>
        <w:bottom w:val="none" w:sz="0" w:space="0" w:color="auto"/>
        <w:right w:val="none" w:sz="0" w:space="0" w:color="auto"/>
      </w:divBdr>
    </w:div>
    <w:div w:id="388774686">
      <w:bodyDiv w:val="1"/>
      <w:marLeft w:val="0"/>
      <w:marRight w:val="0"/>
      <w:marTop w:val="0"/>
      <w:marBottom w:val="0"/>
      <w:divBdr>
        <w:top w:val="none" w:sz="0" w:space="0" w:color="auto"/>
        <w:left w:val="none" w:sz="0" w:space="0" w:color="auto"/>
        <w:bottom w:val="none" w:sz="0" w:space="0" w:color="auto"/>
        <w:right w:val="none" w:sz="0" w:space="0" w:color="auto"/>
      </w:divBdr>
    </w:div>
    <w:div w:id="389808204">
      <w:bodyDiv w:val="1"/>
      <w:marLeft w:val="0"/>
      <w:marRight w:val="0"/>
      <w:marTop w:val="0"/>
      <w:marBottom w:val="0"/>
      <w:divBdr>
        <w:top w:val="none" w:sz="0" w:space="0" w:color="auto"/>
        <w:left w:val="none" w:sz="0" w:space="0" w:color="auto"/>
        <w:bottom w:val="none" w:sz="0" w:space="0" w:color="auto"/>
        <w:right w:val="none" w:sz="0" w:space="0" w:color="auto"/>
      </w:divBdr>
    </w:div>
    <w:div w:id="390007437">
      <w:bodyDiv w:val="1"/>
      <w:marLeft w:val="0"/>
      <w:marRight w:val="0"/>
      <w:marTop w:val="0"/>
      <w:marBottom w:val="0"/>
      <w:divBdr>
        <w:top w:val="none" w:sz="0" w:space="0" w:color="auto"/>
        <w:left w:val="none" w:sz="0" w:space="0" w:color="auto"/>
        <w:bottom w:val="none" w:sz="0" w:space="0" w:color="auto"/>
        <w:right w:val="none" w:sz="0" w:space="0" w:color="auto"/>
      </w:divBdr>
    </w:div>
    <w:div w:id="411706924">
      <w:bodyDiv w:val="1"/>
      <w:marLeft w:val="0"/>
      <w:marRight w:val="0"/>
      <w:marTop w:val="0"/>
      <w:marBottom w:val="0"/>
      <w:divBdr>
        <w:top w:val="none" w:sz="0" w:space="0" w:color="auto"/>
        <w:left w:val="none" w:sz="0" w:space="0" w:color="auto"/>
        <w:bottom w:val="none" w:sz="0" w:space="0" w:color="auto"/>
        <w:right w:val="none" w:sz="0" w:space="0" w:color="auto"/>
      </w:divBdr>
    </w:div>
    <w:div w:id="412170796">
      <w:bodyDiv w:val="1"/>
      <w:marLeft w:val="0"/>
      <w:marRight w:val="0"/>
      <w:marTop w:val="0"/>
      <w:marBottom w:val="0"/>
      <w:divBdr>
        <w:top w:val="none" w:sz="0" w:space="0" w:color="auto"/>
        <w:left w:val="none" w:sz="0" w:space="0" w:color="auto"/>
        <w:bottom w:val="none" w:sz="0" w:space="0" w:color="auto"/>
        <w:right w:val="none" w:sz="0" w:space="0" w:color="auto"/>
      </w:divBdr>
    </w:div>
    <w:div w:id="412625161">
      <w:bodyDiv w:val="1"/>
      <w:marLeft w:val="0"/>
      <w:marRight w:val="0"/>
      <w:marTop w:val="0"/>
      <w:marBottom w:val="0"/>
      <w:divBdr>
        <w:top w:val="none" w:sz="0" w:space="0" w:color="auto"/>
        <w:left w:val="none" w:sz="0" w:space="0" w:color="auto"/>
        <w:bottom w:val="none" w:sz="0" w:space="0" w:color="auto"/>
        <w:right w:val="none" w:sz="0" w:space="0" w:color="auto"/>
      </w:divBdr>
    </w:div>
    <w:div w:id="425075555">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34022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446317794">
      <w:bodyDiv w:val="1"/>
      <w:marLeft w:val="0"/>
      <w:marRight w:val="0"/>
      <w:marTop w:val="0"/>
      <w:marBottom w:val="0"/>
      <w:divBdr>
        <w:top w:val="none" w:sz="0" w:space="0" w:color="auto"/>
        <w:left w:val="none" w:sz="0" w:space="0" w:color="auto"/>
        <w:bottom w:val="none" w:sz="0" w:space="0" w:color="auto"/>
        <w:right w:val="none" w:sz="0" w:space="0" w:color="auto"/>
      </w:divBdr>
    </w:div>
    <w:div w:id="452869034">
      <w:bodyDiv w:val="1"/>
      <w:marLeft w:val="0"/>
      <w:marRight w:val="0"/>
      <w:marTop w:val="0"/>
      <w:marBottom w:val="0"/>
      <w:divBdr>
        <w:top w:val="none" w:sz="0" w:space="0" w:color="auto"/>
        <w:left w:val="none" w:sz="0" w:space="0" w:color="auto"/>
        <w:bottom w:val="none" w:sz="0" w:space="0" w:color="auto"/>
        <w:right w:val="none" w:sz="0" w:space="0" w:color="auto"/>
      </w:divBdr>
    </w:div>
    <w:div w:id="454715555">
      <w:bodyDiv w:val="1"/>
      <w:marLeft w:val="0"/>
      <w:marRight w:val="0"/>
      <w:marTop w:val="0"/>
      <w:marBottom w:val="0"/>
      <w:divBdr>
        <w:top w:val="none" w:sz="0" w:space="0" w:color="auto"/>
        <w:left w:val="none" w:sz="0" w:space="0" w:color="auto"/>
        <w:bottom w:val="none" w:sz="0" w:space="0" w:color="auto"/>
        <w:right w:val="none" w:sz="0" w:space="0" w:color="auto"/>
      </w:divBdr>
    </w:div>
    <w:div w:id="461383243">
      <w:bodyDiv w:val="1"/>
      <w:marLeft w:val="0"/>
      <w:marRight w:val="0"/>
      <w:marTop w:val="0"/>
      <w:marBottom w:val="0"/>
      <w:divBdr>
        <w:top w:val="none" w:sz="0" w:space="0" w:color="auto"/>
        <w:left w:val="none" w:sz="0" w:space="0" w:color="auto"/>
        <w:bottom w:val="none" w:sz="0" w:space="0" w:color="auto"/>
        <w:right w:val="none" w:sz="0" w:space="0" w:color="auto"/>
      </w:divBdr>
    </w:div>
    <w:div w:id="475218424">
      <w:bodyDiv w:val="1"/>
      <w:marLeft w:val="0"/>
      <w:marRight w:val="0"/>
      <w:marTop w:val="0"/>
      <w:marBottom w:val="0"/>
      <w:divBdr>
        <w:top w:val="none" w:sz="0" w:space="0" w:color="auto"/>
        <w:left w:val="none" w:sz="0" w:space="0" w:color="auto"/>
        <w:bottom w:val="none" w:sz="0" w:space="0" w:color="auto"/>
        <w:right w:val="none" w:sz="0" w:space="0" w:color="auto"/>
      </w:divBdr>
    </w:div>
    <w:div w:id="498010633">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3251393">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0997490">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439067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597449476">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879416">
      <w:bodyDiv w:val="1"/>
      <w:marLeft w:val="0"/>
      <w:marRight w:val="0"/>
      <w:marTop w:val="0"/>
      <w:marBottom w:val="0"/>
      <w:divBdr>
        <w:top w:val="none" w:sz="0" w:space="0" w:color="auto"/>
        <w:left w:val="none" w:sz="0" w:space="0" w:color="auto"/>
        <w:bottom w:val="none" w:sz="0" w:space="0" w:color="auto"/>
        <w:right w:val="none" w:sz="0" w:space="0" w:color="auto"/>
      </w:divBdr>
    </w:div>
    <w:div w:id="626275170">
      <w:bodyDiv w:val="1"/>
      <w:marLeft w:val="0"/>
      <w:marRight w:val="0"/>
      <w:marTop w:val="0"/>
      <w:marBottom w:val="0"/>
      <w:divBdr>
        <w:top w:val="none" w:sz="0" w:space="0" w:color="auto"/>
        <w:left w:val="none" w:sz="0" w:space="0" w:color="auto"/>
        <w:bottom w:val="none" w:sz="0" w:space="0" w:color="auto"/>
        <w:right w:val="none" w:sz="0" w:space="0" w:color="auto"/>
      </w:divBdr>
    </w:div>
    <w:div w:id="635065482">
      <w:bodyDiv w:val="1"/>
      <w:marLeft w:val="0"/>
      <w:marRight w:val="0"/>
      <w:marTop w:val="0"/>
      <w:marBottom w:val="0"/>
      <w:divBdr>
        <w:top w:val="none" w:sz="0" w:space="0" w:color="auto"/>
        <w:left w:val="none" w:sz="0" w:space="0" w:color="auto"/>
        <w:bottom w:val="none" w:sz="0" w:space="0" w:color="auto"/>
        <w:right w:val="none" w:sz="0" w:space="0" w:color="auto"/>
      </w:divBdr>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660814341">
      <w:bodyDiv w:val="1"/>
      <w:marLeft w:val="0"/>
      <w:marRight w:val="0"/>
      <w:marTop w:val="0"/>
      <w:marBottom w:val="0"/>
      <w:divBdr>
        <w:top w:val="none" w:sz="0" w:space="0" w:color="auto"/>
        <w:left w:val="none" w:sz="0" w:space="0" w:color="auto"/>
        <w:bottom w:val="none" w:sz="0" w:space="0" w:color="auto"/>
        <w:right w:val="none" w:sz="0" w:space="0" w:color="auto"/>
      </w:divBdr>
    </w:div>
    <w:div w:id="661936299">
      <w:bodyDiv w:val="1"/>
      <w:marLeft w:val="0"/>
      <w:marRight w:val="0"/>
      <w:marTop w:val="0"/>
      <w:marBottom w:val="0"/>
      <w:divBdr>
        <w:top w:val="none" w:sz="0" w:space="0" w:color="auto"/>
        <w:left w:val="none" w:sz="0" w:space="0" w:color="auto"/>
        <w:bottom w:val="none" w:sz="0" w:space="0" w:color="auto"/>
        <w:right w:val="none" w:sz="0" w:space="0" w:color="auto"/>
      </w:divBdr>
    </w:div>
    <w:div w:id="668676646">
      <w:bodyDiv w:val="1"/>
      <w:marLeft w:val="0"/>
      <w:marRight w:val="0"/>
      <w:marTop w:val="0"/>
      <w:marBottom w:val="0"/>
      <w:divBdr>
        <w:top w:val="none" w:sz="0" w:space="0" w:color="auto"/>
        <w:left w:val="none" w:sz="0" w:space="0" w:color="auto"/>
        <w:bottom w:val="none" w:sz="0" w:space="0" w:color="auto"/>
        <w:right w:val="none" w:sz="0" w:space="0" w:color="auto"/>
      </w:divBdr>
    </w:div>
    <w:div w:id="710614994">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23723152">
      <w:bodyDiv w:val="1"/>
      <w:marLeft w:val="0"/>
      <w:marRight w:val="0"/>
      <w:marTop w:val="0"/>
      <w:marBottom w:val="0"/>
      <w:divBdr>
        <w:top w:val="none" w:sz="0" w:space="0" w:color="auto"/>
        <w:left w:val="none" w:sz="0" w:space="0" w:color="auto"/>
        <w:bottom w:val="none" w:sz="0" w:space="0" w:color="auto"/>
        <w:right w:val="none" w:sz="0" w:space="0" w:color="auto"/>
      </w:divBdr>
    </w:div>
    <w:div w:id="732510654">
      <w:bodyDiv w:val="1"/>
      <w:marLeft w:val="0"/>
      <w:marRight w:val="0"/>
      <w:marTop w:val="0"/>
      <w:marBottom w:val="0"/>
      <w:divBdr>
        <w:top w:val="none" w:sz="0" w:space="0" w:color="auto"/>
        <w:left w:val="none" w:sz="0" w:space="0" w:color="auto"/>
        <w:bottom w:val="none" w:sz="0" w:space="0" w:color="auto"/>
        <w:right w:val="none" w:sz="0" w:space="0" w:color="auto"/>
      </w:divBdr>
    </w:div>
    <w:div w:id="732627438">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440625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69279417">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512414">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0655580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511743">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49678148">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69031849">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899249525">
      <w:bodyDiv w:val="1"/>
      <w:marLeft w:val="0"/>
      <w:marRight w:val="0"/>
      <w:marTop w:val="0"/>
      <w:marBottom w:val="0"/>
      <w:divBdr>
        <w:top w:val="none" w:sz="0" w:space="0" w:color="auto"/>
        <w:left w:val="none" w:sz="0" w:space="0" w:color="auto"/>
        <w:bottom w:val="none" w:sz="0" w:space="0" w:color="auto"/>
        <w:right w:val="none" w:sz="0" w:space="0" w:color="auto"/>
      </w:divBdr>
    </w:div>
    <w:div w:id="906887449">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09072949">
      <w:bodyDiv w:val="1"/>
      <w:marLeft w:val="0"/>
      <w:marRight w:val="0"/>
      <w:marTop w:val="0"/>
      <w:marBottom w:val="0"/>
      <w:divBdr>
        <w:top w:val="none" w:sz="0" w:space="0" w:color="auto"/>
        <w:left w:val="none" w:sz="0" w:space="0" w:color="auto"/>
        <w:bottom w:val="none" w:sz="0" w:space="0" w:color="auto"/>
        <w:right w:val="none" w:sz="0" w:space="0" w:color="auto"/>
      </w:divBdr>
    </w:div>
    <w:div w:id="910192656">
      <w:bodyDiv w:val="1"/>
      <w:marLeft w:val="0"/>
      <w:marRight w:val="0"/>
      <w:marTop w:val="0"/>
      <w:marBottom w:val="0"/>
      <w:divBdr>
        <w:top w:val="none" w:sz="0" w:space="0" w:color="auto"/>
        <w:left w:val="none" w:sz="0" w:space="0" w:color="auto"/>
        <w:bottom w:val="none" w:sz="0" w:space="0" w:color="auto"/>
        <w:right w:val="none" w:sz="0" w:space="0" w:color="auto"/>
      </w:divBdr>
    </w:div>
    <w:div w:id="916938532">
      <w:bodyDiv w:val="1"/>
      <w:marLeft w:val="0"/>
      <w:marRight w:val="0"/>
      <w:marTop w:val="0"/>
      <w:marBottom w:val="0"/>
      <w:divBdr>
        <w:top w:val="none" w:sz="0" w:space="0" w:color="auto"/>
        <w:left w:val="none" w:sz="0" w:space="0" w:color="auto"/>
        <w:bottom w:val="none" w:sz="0" w:space="0" w:color="auto"/>
        <w:right w:val="none" w:sz="0" w:space="0" w:color="auto"/>
      </w:divBdr>
    </w:div>
    <w:div w:id="920718141">
      <w:bodyDiv w:val="1"/>
      <w:marLeft w:val="0"/>
      <w:marRight w:val="0"/>
      <w:marTop w:val="0"/>
      <w:marBottom w:val="0"/>
      <w:divBdr>
        <w:top w:val="none" w:sz="0" w:space="0" w:color="auto"/>
        <w:left w:val="none" w:sz="0" w:space="0" w:color="auto"/>
        <w:bottom w:val="none" w:sz="0" w:space="0" w:color="auto"/>
        <w:right w:val="none" w:sz="0" w:space="0" w:color="auto"/>
      </w:divBdr>
    </w:div>
    <w:div w:id="922883867">
      <w:bodyDiv w:val="1"/>
      <w:marLeft w:val="0"/>
      <w:marRight w:val="0"/>
      <w:marTop w:val="0"/>
      <w:marBottom w:val="0"/>
      <w:divBdr>
        <w:top w:val="none" w:sz="0" w:space="0" w:color="auto"/>
        <w:left w:val="none" w:sz="0" w:space="0" w:color="auto"/>
        <w:bottom w:val="none" w:sz="0" w:space="0" w:color="auto"/>
        <w:right w:val="none" w:sz="0" w:space="0" w:color="auto"/>
      </w:divBdr>
    </w:div>
    <w:div w:id="925961758">
      <w:bodyDiv w:val="1"/>
      <w:marLeft w:val="0"/>
      <w:marRight w:val="0"/>
      <w:marTop w:val="0"/>
      <w:marBottom w:val="0"/>
      <w:divBdr>
        <w:top w:val="none" w:sz="0" w:space="0" w:color="auto"/>
        <w:left w:val="none" w:sz="0" w:space="0" w:color="auto"/>
        <w:bottom w:val="none" w:sz="0" w:space="0" w:color="auto"/>
        <w:right w:val="none" w:sz="0" w:space="0" w:color="auto"/>
      </w:divBdr>
    </w:div>
    <w:div w:id="928733143">
      <w:bodyDiv w:val="1"/>
      <w:marLeft w:val="0"/>
      <w:marRight w:val="0"/>
      <w:marTop w:val="0"/>
      <w:marBottom w:val="0"/>
      <w:divBdr>
        <w:top w:val="none" w:sz="0" w:space="0" w:color="auto"/>
        <w:left w:val="none" w:sz="0" w:space="0" w:color="auto"/>
        <w:bottom w:val="none" w:sz="0" w:space="0" w:color="auto"/>
        <w:right w:val="none" w:sz="0" w:space="0" w:color="auto"/>
      </w:divBdr>
    </w:div>
    <w:div w:id="937712697">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48776458">
      <w:bodyDiv w:val="1"/>
      <w:marLeft w:val="0"/>
      <w:marRight w:val="0"/>
      <w:marTop w:val="0"/>
      <w:marBottom w:val="0"/>
      <w:divBdr>
        <w:top w:val="none" w:sz="0" w:space="0" w:color="auto"/>
        <w:left w:val="none" w:sz="0" w:space="0" w:color="auto"/>
        <w:bottom w:val="none" w:sz="0" w:space="0" w:color="auto"/>
        <w:right w:val="none" w:sz="0" w:space="0" w:color="auto"/>
      </w:divBdr>
    </w:div>
    <w:div w:id="953754978">
      <w:bodyDiv w:val="1"/>
      <w:marLeft w:val="0"/>
      <w:marRight w:val="0"/>
      <w:marTop w:val="0"/>
      <w:marBottom w:val="0"/>
      <w:divBdr>
        <w:top w:val="none" w:sz="0" w:space="0" w:color="auto"/>
        <w:left w:val="none" w:sz="0" w:space="0" w:color="auto"/>
        <w:bottom w:val="none" w:sz="0" w:space="0" w:color="auto"/>
        <w:right w:val="none" w:sz="0" w:space="0" w:color="auto"/>
      </w:divBdr>
    </w:div>
    <w:div w:id="960065641">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82662371">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06635257">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13999166">
      <w:bodyDiv w:val="1"/>
      <w:marLeft w:val="0"/>
      <w:marRight w:val="0"/>
      <w:marTop w:val="0"/>
      <w:marBottom w:val="0"/>
      <w:divBdr>
        <w:top w:val="none" w:sz="0" w:space="0" w:color="auto"/>
        <w:left w:val="none" w:sz="0" w:space="0" w:color="auto"/>
        <w:bottom w:val="none" w:sz="0" w:space="0" w:color="auto"/>
        <w:right w:val="none" w:sz="0" w:space="0" w:color="auto"/>
      </w:divBdr>
    </w:div>
    <w:div w:id="1019746142">
      <w:bodyDiv w:val="1"/>
      <w:marLeft w:val="0"/>
      <w:marRight w:val="0"/>
      <w:marTop w:val="0"/>
      <w:marBottom w:val="0"/>
      <w:divBdr>
        <w:top w:val="none" w:sz="0" w:space="0" w:color="auto"/>
        <w:left w:val="none" w:sz="0" w:space="0" w:color="auto"/>
        <w:bottom w:val="none" w:sz="0" w:space="0" w:color="auto"/>
        <w:right w:val="none" w:sz="0" w:space="0" w:color="auto"/>
      </w:divBdr>
    </w:div>
    <w:div w:id="1020086678">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2677816">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55352184">
      <w:bodyDiv w:val="1"/>
      <w:marLeft w:val="0"/>
      <w:marRight w:val="0"/>
      <w:marTop w:val="0"/>
      <w:marBottom w:val="0"/>
      <w:divBdr>
        <w:top w:val="none" w:sz="0" w:space="0" w:color="auto"/>
        <w:left w:val="none" w:sz="0" w:space="0" w:color="auto"/>
        <w:bottom w:val="none" w:sz="0" w:space="0" w:color="auto"/>
        <w:right w:val="none" w:sz="0" w:space="0" w:color="auto"/>
      </w:divBdr>
    </w:div>
    <w:div w:id="1062630762">
      <w:bodyDiv w:val="1"/>
      <w:marLeft w:val="0"/>
      <w:marRight w:val="0"/>
      <w:marTop w:val="0"/>
      <w:marBottom w:val="0"/>
      <w:divBdr>
        <w:top w:val="none" w:sz="0" w:space="0" w:color="auto"/>
        <w:left w:val="none" w:sz="0" w:space="0" w:color="auto"/>
        <w:bottom w:val="none" w:sz="0" w:space="0" w:color="auto"/>
        <w:right w:val="none" w:sz="0" w:space="0" w:color="auto"/>
      </w:divBdr>
    </w:div>
    <w:div w:id="1071657346">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83062013">
      <w:bodyDiv w:val="1"/>
      <w:marLeft w:val="0"/>
      <w:marRight w:val="0"/>
      <w:marTop w:val="0"/>
      <w:marBottom w:val="0"/>
      <w:divBdr>
        <w:top w:val="none" w:sz="0" w:space="0" w:color="auto"/>
        <w:left w:val="none" w:sz="0" w:space="0" w:color="auto"/>
        <w:bottom w:val="none" w:sz="0" w:space="0" w:color="auto"/>
        <w:right w:val="none" w:sz="0" w:space="0" w:color="auto"/>
      </w:divBdr>
    </w:div>
    <w:div w:id="1086078228">
      <w:bodyDiv w:val="1"/>
      <w:marLeft w:val="0"/>
      <w:marRight w:val="0"/>
      <w:marTop w:val="0"/>
      <w:marBottom w:val="0"/>
      <w:divBdr>
        <w:top w:val="none" w:sz="0" w:space="0" w:color="auto"/>
        <w:left w:val="none" w:sz="0" w:space="0" w:color="auto"/>
        <w:bottom w:val="none" w:sz="0" w:space="0" w:color="auto"/>
        <w:right w:val="none" w:sz="0" w:space="0" w:color="auto"/>
      </w:divBdr>
    </w:div>
    <w:div w:id="1091702693">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097679162">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202214">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3792421">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46511426">
      <w:bodyDiv w:val="1"/>
      <w:marLeft w:val="0"/>
      <w:marRight w:val="0"/>
      <w:marTop w:val="0"/>
      <w:marBottom w:val="0"/>
      <w:divBdr>
        <w:top w:val="none" w:sz="0" w:space="0" w:color="auto"/>
        <w:left w:val="none" w:sz="0" w:space="0" w:color="auto"/>
        <w:bottom w:val="none" w:sz="0" w:space="0" w:color="auto"/>
        <w:right w:val="none" w:sz="0" w:space="0" w:color="auto"/>
      </w:divBdr>
    </w:div>
    <w:div w:id="1154830674">
      <w:bodyDiv w:val="1"/>
      <w:marLeft w:val="0"/>
      <w:marRight w:val="0"/>
      <w:marTop w:val="0"/>
      <w:marBottom w:val="0"/>
      <w:divBdr>
        <w:top w:val="none" w:sz="0" w:space="0" w:color="auto"/>
        <w:left w:val="none" w:sz="0" w:space="0" w:color="auto"/>
        <w:bottom w:val="none" w:sz="0" w:space="0" w:color="auto"/>
        <w:right w:val="none" w:sz="0" w:space="0" w:color="auto"/>
      </w:divBdr>
    </w:div>
    <w:div w:id="1155337568">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191726525">
      <w:bodyDiv w:val="1"/>
      <w:marLeft w:val="0"/>
      <w:marRight w:val="0"/>
      <w:marTop w:val="0"/>
      <w:marBottom w:val="0"/>
      <w:divBdr>
        <w:top w:val="none" w:sz="0" w:space="0" w:color="auto"/>
        <w:left w:val="none" w:sz="0" w:space="0" w:color="auto"/>
        <w:bottom w:val="none" w:sz="0" w:space="0" w:color="auto"/>
        <w:right w:val="none" w:sz="0" w:space="0" w:color="auto"/>
      </w:divBdr>
    </w:div>
    <w:div w:id="1198856362">
      <w:bodyDiv w:val="1"/>
      <w:marLeft w:val="0"/>
      <w:marRight w:val="0"/>
      <w:marTop w:val="0"/>
      <w:marBottom w:val="0"/>
      <w:divBdr>
        <w:top w:val="none" w:sz="0" w:space="0" w:color="auto"/>
        <w:left w:val="none" w:sz="0" w:space="0" w:color="auto"/>
        <w:bottom w:val="none" w:sz="0" w:space="0" w:color="auto"/>
        <w:right w:val="none" w:sz="0" w:space="0" w:color="auto"/>
      </w:divBdr>
    </w:div>
    <w:div w:id="1206332679">
      <w:bodyDiv w:val="1"/>
      <w:marLeft w:val="0"/>
      <w:marRight w:val="0"/>
      <w:marTop w:val="0"/>
      <w:marBottom w:val="0"/>
      <w:divBdr>
        <w:top w:val="none" w:sz="0" w:space="0" w:color="auto"/>
        <w:left w:val="none" w:sz="0" w:space="0" w:color="auto"/>
        <w:bottom w:val="none" w:sz="0" w:space="0" w:color="auto"/>
        <w:right w:val="none" w:sz="0" w:space="0" w:color="auto"/>
      </w:divBdr>
    </w:div>
    <w:div w:id="1212031907">
      <w:bodyDiv w:val="1"/>
      <w:marLeft w:val="0"/>
      <w:marRight w:val="0"/>
      <w:marTop w:val="0"/>
      <w:marBottom w:val="0"/>
      <w:divBdr>
        <w:top w:val="none" w:sz="0" w:space="0" w:color="auto"/>
        <w:left w:val="none" w:sz="0" w:space="0" w:color="auto"/>
        <w:bottom w:val="none" w:sz="0" w:space="0" w:color="auto"/>
        <w:right w:val="none" w:sz="0" w:space="0" w:color="auto"/>
      </w:divBdr>
    </w:div>
    <w:div w:id="1218205775">
      <w:bodyDiv w:val="1"/>
      <w:marLeft w:val="0"/>
      <w:marRight w:val="0"/>
      <w:marTop w:val="0"/>
      <w:marBottom w:val="0"/>
      <w:divBdr>
        <w:top w:val="none" w:sz="0" w:space="0" w:color="auto"/>
        <w:left w:val="none" w:sz="0" w:space="0" w:color="auto"/>
        <w:bottom w:val="none" w:sz="0" w:space="0" w:color="auto"/>
        <w:right w:val="none" w:sz="0" w:space="0" w:color="auto"/>
      </w:divBdr>
    </w:div>
    <w:div w:id="1219517855">
      <w:bodyDiv w:val="1"/>
      <w:marLeft w:val="0"/>
      <w:marRight w:val="0"/>
      <w:marTop w:val="0"/>
      <w:marBottom w:val="0"/>
      <w:divBdr>
        <w:top w:val="none" w:sz="0" w:space="0" w:color="auto"/>
        <w:left w:val="none" w:sz="0" w:space="0" w:color="auto"/>
        <w:bottom w:val="none" w:sz="0" w:space="0" w:color="auto"/>
        <w:right w:val="none" w:sz="0" w:space="0" w:color="auto"/>
      </w:divBdr>
    </w:div>
    <w:div w:id="1221164843">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5357124">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46720223">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261185622">
      <w:bodyDiv w:val="1"/>
      <w:marLeft w:val="0"/>
      <w:marRight w:val="0"/>
      <w:marTop w:val="0"/>
      <w:marBottom w:val="0"/>
      <w:divBdr>
        <w:top w:val="none" w:sz="0" w:space="0" w:color="auto"/>
        <w:left w:val="none" w:sz="0" w:space="0" w:color="auto"/>
        <w:bottom w:val="none" w:sz="0" w:space="0" w:color="auto"/>
        <w:right w:val="none" w:sz="0" w:space="0" w:color="auto"/>
      </w:divBdr>
    </w:div>
    <w:div w:id="1266231647">
      <w:bodyDiv w:val="1"/>
      <w:marLeft w:val="0"/>
      <w:marRight w:val="0"/>
      <w:marTop w:val="0"/>
      <w:marBottom w:val="0"/>
      <w:divBdr>
        <w:top w:val="none" w:sz="0" w:space="0" w:color="auto"/>
        <w:left w:val="none" w:sz="0" w:space="0" w:color="auto"/>
        <w:bottom w:val="none" w:sz="0" w:space="0" w:color="auto"/>
        <w:right w:val="none" w:sz="0" w:space="0" w:color="auto"/>
      </w:divBdr>
    </w:div>
    <w:div w:id="1273630030">
      <w:bodyDiv w:val="1"/>
      <w:marLeft w:val="0"/>
      <w:marRight w:val="0"/>
      <w:marTop w:val="0"/>
      <w:marBottom w:val="0"/>
      <w:divBdr>
        <w:top w:val="none" w:sz="0" w:space="0" w:color="auto"/>
        <w:left w:val="none" w:sz="0" w:space="0" w:color="auto"/>
        <w:bottom w:val="none" w:sz="0" w:space="0" w:color="auto"/>
        <w:right w:val="none" w:sz="0" w:space="0" w:color="auto"/>
      </w:divBdr>
    </w:div>
    <w:div w:id="1284117321">
      <w:bodyDiv w:val="1"/>
      <w:marLeft w:val="0"/>
      <w:marRight w:val="0"/>
      <w:marTop w:val="0"/>
      <w:marBottom w:val="0"/>
      <w:divBdr>
        <w:top w:val="none" w:sz="0" w:space="0" w:color="auto"/>
        <w:left w:val="none" w:sz="0" w:space="0" w:color="auto"/>
        <w:bottom w:val="none" w:sz="0" w:space="0" w:color="auto"/>
        <w:right w:val="none" w:sz="0" w:space="0" w:color="auto"/>
      </w:divBdr>
    </w:div>
    <w:div w:id="1292712318">
      <w:bodyDiv w:val="1"/>
      <w:marLeft w:val="0"/>
      <w:marRight w:val="0"/>
      <w:marTop w:val="0"/>
      <w:marBottom w:val="0"/>
      <w:divBdr>
        <w:top w:val="none" w:sz="0" w:space="0" w:color="auto"/>
        <w:left w:val="none" w:sz="0" w:space="0" w:color="auto"/>
        <w:bottom w:val="none" w:sz="0" w:space="0" w:color="auto"/>
        <w:right w:val="none" w:sz="0" w:space="0" w:color="auto"/>
      </w:divBdr>
    </w:div>
    <w:div w:id="1297027107">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1203628">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30671483">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47362857">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5230906">
      <w:bodyDiv w:val="1"/>
      <w:marLeft w:val="0"/>
      <w:marRight w:val="0"/>
      <w:marTop w:val="0"/>
      <w:marBottom w:val="0"/>
      <w:divBdr>
        <w:top w:val="none" w:sz="0" w:space="0" w:color="auto"/>
        <w:left w:val="none" w:sz="0" w:space="0" w:color="auto"/>
        <w:bottom w:val="none" w:sz="0" w:space="0" w:color="auto"/>
        <w:right w:val="none" w:sz="0" w:space="0" w:color="auto"/>
      </w:divBdr>
    </w:div>
    <w:div w:id="1375619245">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0007512">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39474000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14475419">
      <w:bodyDiv w:val="1"/>
      <w:marLeft w:val="0"/>
      <w:marRight w:val="0"/>
      <w:marTop w:val="0"/>
      <w:marBottom w:val="0"/>
      <w:divBdr>
        <w:top w:val="none" w:sz="0" w:space="0" w:color="auto"/>
        <w:left w:val="none" w:sz="0" w:space="0" w:color="auto"/>
        <w:bottom w:val="none" w:sz="0" w:space="0" w:color="auto"/>
        <w:right w:val="none" w:sz="0" w:space="0" w:color="auto"/>
      </w:divBdr>
    </w:div>
    <w:div w:id="1415859811">
      <w:bodyDiv w:val="1"/>
      <w:marLeft w:val="0"/>
      <w:marRight w:val="0"/>
      <w:marTop w:val="0"/>
      <w:marBottom w:val="0"/>
      <w:divBdr>
        <w:top w:val="none" w:sz="0" w:space="0" w:color="auto"/>
        <w:left w:val="none" w:sz="0" w:space="0" w:color="auto"/>
        <w:bottom w:val="none" w:sz="0" w:space="0" w:color="auto"/>
        <w:right w:val="none" w:sz="0" w:space="0" w:color="auto"/>
      </w:divBdr>
    </w:div>
    <w:div w:id="1418558490">
      <w:bodyDiv w:val="1"/>
      <w:marLeft w:val="0"/>
      <w:marRight w:val="0"/>
      <w:marTop w:val="0"/>
      <w:marBottom w:val="0"/>
      <w:divBdr>
        <w:top w:val="none" w:sz="0" w:space="0" w:color="auto"/>
        <w:left w:val="none" w:sz="0" w:space="0" w:color="auto"/>
        <w:bottom w:val="none" w:sz="0" w:space="0" w:color="auto"/>
        <w:right w:val="none" w:sz="0" w:space="0" w:color="auto"/>
      </w:divBdr>
    </w:div>
    <w:div w:id="1422219474">
      <w:bodyDiv w:val="1"/>
      <w:marLeft w:val="0"/>
      <w:marRight w:val="0"/>
      <w:marTop w:val="0"/>
      <w:marBottom w:val="0"/>
      <w:divBdr>
        <w:top w:val="none" w:sz="0" w:space="0" w:color="auto"/>
        <w:left w:val="none" w:sz="0" w:space="0" w:color="auto"/>
        <w:bottom w:val="none" w:sz="0" w:space="0" w:color="auto"/>
        <w:right w:val="none" w:sz="0" w:space="0" w:color="auto"/>
      </w:divBdr>
    </w:div>
    <w:div w:id="1425299980">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0778962">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70172000">
      <w:bodyDiv w:val="1"/>
      <w:marLeft w:val="0"/>
      <w:marRight w:val="0"/>
      <w:marTop w:val="0"/>
      <w:marBottom w:val="0"/>
      <w:divBdr>
        <w:top w:val="none" w:sz="0" w:space="0" w:color="auto"/>
        <w:left w:val="none" w:sz="0" w:space="0" w:color="auto"/>
        <w:bottom w:val="none" w:sz="0" w:space="0" w:color="auto"/>
        <w:right w:val="none" w:sz="0" w:space="0" w:color="auto"/>
      </w:divBdr>
    </w:div>
    <w:div w:id="1474562129">
      <w:bodyDiv w:val="1"/>
      <w:marLeft w:val="0"/>
      <w:marRight w:val="0"/>
      <w:marTop w:val="0"/>
      <w:marBottom w:val="0"/>
      <w:divBdr>
        <w:top w:val="none" w:sz="0" w:space="0" w:color="auto"/>
        <w:left w:val="none" w:sz="0" w:space="0" w:color="auto"/>
        <w:bottom w:val="none" w:sz="0" w:space="0" w:color="auto"/>
        <w:right w:val="none" w:sz="0" w:space="0" w:color="auto"/>
      </w:divBdr>
    </w:div>
    <w:div w:id="1485511587">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88548601">
      <w:bodyDiv w:val="1"/>
      <w:marLeft w:val="0"/>
      <w:marRight w:val="0"/>
      <w:marTop w:val="0"/>
      <w:marBottom w:val="0"/>
      <w:divBdr>
        <w:top w:val="none" w:sz="0" w:space="0" w:color="auto"/>
        <w:left w:val="none" w:sz="0" w:space="0" w:color="auto"/>
        <w:bottom w:val="none" w:sz="0" w:space="0" w:color="auto"/>
        <w:right w:val="none" w:sz="0" w:space="0" w:color="auto"/>
      </w:divBdr>
    </w:div>
    <w:div w:id="149051540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493066056">
      <w:bodyDiv w:val="1"/>
      <w:marLeft w:val="0"/>
      <w:marRight w:val="0"/>
      <w:marTop w:val="0"/>
      <w:marBottom w:val="0"/>
      <w:divBdr>
        <w:top w:val="none" w:sz="0" w:space="0" w:color="auto"/>
        <w:left w:val="none" w:sz="0" w:space="0" w:color="auto"/>
        <w:bottom w:val="none" w:sz="0" w:space="0" w:color="auto"/>
        <w:right w:val="none" w:sz="0" w:space="0" w:color="auto"/>
      </w:divBdr>
    </w:div>
    <w:div w:id="1510026474">
      <w:bodyDiv w:val="1"/>
      <w:marLeft w:val="0"/>
      <w:marRight w:val="0"/>
      <w:marTop w:val="0"/>
      <w:marBottom w:val="0"/>
      <w:divBdr>
        <w:top w:val="none" w:sz="0" w:space="0" w:color="auto"/>
        <w:left w:val="none" w:sz="0" w:space="0" w:color="auto"/>
        <w:bottom w:val="none" w:sz="0" w:space="0" w:color="auto"/>
        <w:right w:val="none" w:sz="0" w:space="0" w:color="auto"/>
      </w:divBdr>
    </w:div>
    <w:div w:id="1511944037">
      <w:bodyDiv w:val="1"/>
      <w:marLeft w:val="0"/>
      <w:marRight w:val="0"/>
      <w:marTop w:val="0"/>
      <w:marBottom w:val="0"/>
      <w:divBdr>
        <w:top w:val="none" w:sz="0" w:space="0" w:color="auto"/>
        <w:left w:val="none" w:sz="0" w:space="0" w:color="auto"/>
        <w:bottom w:val="none" w:sz="0" w:space="0" w:color="auto"/>
        <w:right w:val="none" w:sz="0" w:space="0" w:color="auto"/>
      </w:divBdr>
    </w:div>
    <w:div w:id="151769120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58937154">
      <w:bodyDiv w:val="1"/>
      <w:marLeft w:val="0"/>
      <w:marRight w:val="0"/>
      <w:marTop w:val="0"/>
      <w:marBottom w:val="0"/>
      <w:divBdr>
        <w:top w:val="none" w:sz="0" w:space="0" w:color="auto"/>
        <w:left w:val="none" w:sz="0" w:space="0" w:color="auto"/>
        <w:bottom w:val="none" w:sz="0" w:space="0" w:color="auto"/>
        <w:right w:val="none" w:sz="0" w:space="0" w:color="auto"/>
      </w:divBdr>
    </w:div>
    <w:div w:id="1571233999">
      <w:bodyDiv w:val="1"/>
      <w:marLeft w:val="0"/>
      <w:marRight w:val="0"/>
      <w:marTop w:val="0"/>
      <w:marBottom w:val="0"/>
      <w:divBdr>
        <w:top w:val="none" w:sz="0" w:space="0" w:color="auto"/>
        <w:left w:val="none" w:sz="0" w:space="0" w:color="auto"/>
        <w:bottom w:val="none" w:sz="0" w:space="0" w:color="auto"/>
        <w:right w:val="none" w:sz="0" w:space="0" w:color="auto"/>
      </w:divBdr>
    </w:div>
    <w:div w:id="157196104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594123437">
      <w:bodyDiv w:val="1"/>
      <w:marLeft w:val="0"/>
      <w:marRight w:val="0"/>
      <w:marTop w:val="0"/>
      <w:marBottom w:val="0"/>
      <w:divBdr>
        <w:top w:val="none" w:sz="0" w:space="0" w:color="auto"/>
        <w:left w:val="none" w:sz="0" w:space="0" w:color="auto"/>
        <w:bottom w:val="none" w:sz="0" w:space="0" w:color="auto"/>
        <w:right w:val="none" w:sz="0" w:space="0" w:color="auto"/>
      </w:divBdr>
    </w:div>
    <w:div w:id="1596742423">
      <w:bodyDiv w:val="1"/>
      <w:marLeft w:val="0"/>
      <w:marRight w:val="0"/>
      <w:marTop w:val="0"/>
      <w:marBottom w:val="0"/>
      <w:divBdr>
        <w:top w:val="none" w:sz="0" w:space="0" w:color="auto"/>
        <w:left w:val="none" w:sz="0" w:space="0" w:color="auto"/>
        <w:bottom w:val="none" w:sz="0" w:space="0" w:color="auto"/>
        <w:right w:val="none" w:sz="0" w:space="0" w:color="auto"/>
      </w:divBdr>
    </w:div>
    <w:div w:id="1606156699">
      <w:bodyDiv w:val="1"/>
      <w:marLeft w:val="0"/>
      <w:marRight w:val="0"/>
      <w:marTop w:val="0"/>
      <w:marBottom w:val="0"/>
      <w:divBdr>
        <w:top w:val="none" w:sz="0" w:space="0" w:color="auto"/>
        <w:left w:val="none" w:sz="0" w:space="0" w:color="auto"/>
        <w:bottom w:val="none" w:sz="0" w:space="0" w:color="auto"/>
        <w:right w:val="none" w:sz="0" w:space="0" w:color="auto"/>
      </w:divBdr>
    </w:div>
    <w:div w:id="1613172236">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13825962">
      <w:bodyDiv w:val="1"/>
      <w:marLeft w:val="0"/>
      <w:marRight w:val="0"/>
      <w:marTop w:val="0"/>
      <w:marBottom w:val="0"/>
      <w:divBdr>
        <w:top w:val="none" w:sz="0" w:space="0" w:color="auto"/>
        <w:left w:val="none" w:sz="0" w:space="0" w:color="auto"/>
        <w:bottom w:val="none" w:sz="0" w:space="0" w:color="auto"/>
        <w:right w:val="none" w:sz="0" w:space="0" w:color="auto"/>
      </w:divBdr>
    </w:div>
    <w:div w:id="1614050804">
      <w:bodyDiv w:val="1"/>
      <w:marLeft w:val="0"/>
      <w:marRight w:val="0"/>
      <w:marTop w:val="0"/>
      <w:marBottom w:val="0"/>
      <w:divBdr>
        <w:top w:val="none" w:sz="0" w:space="0" w:color="auto"/>
        <w:left w:val="none" w:sz="0" w:space="0" w:color="auto"/>
        <w:bottom w:val="none" w:sz="0" w:space="0" w:color="auto"/>
        <w:right w:val="none" w:sz="0" w:space="0" w:color="auto"/>
      </w:divBdr>
    </w:div>
    <w:div w:id="1622615473">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28392100">
      <w:bodyDiv w:val="1"/>
      <w:marLeft w:val="0"/>
      <w:marRight w:val="0"/>
      <w:marTop w:val="0"/>
      <w:marBottom w:val="0"/>
      <w:divBdr>
        <w:top w:val="none" w:sz="0" w:space="0" w:color="auto"/>
        <w:left w:val="none" w:sz="0" w:space="0" w:color="auto"/>
        <w:bottom w:val="none" w:sz="0" w:space="0" w:color="auto"/>
        <w:right w:val="none" w:sz="0" w:space="0" w:color="auto"/>
      </w:divBdr>
    </w:div>
    <w:div w:id="1638531365">
      <w:bodyDiv w:val="1"/>
      <w:marLeft w:val="0"/>
      <w:marRight w:val="0"/>
      <w:marTop w:val="0"/>
      <w:marBottom w:val="0"/>
      <w:divBdr>
        <w:top w:val="none" w:sz="0" w:space="0" w:color="auto"/>
        <w:left w:val="none" w:sz="0" w:space="0" w:color="auto"/>
        <w:bottom w:val="none" w:sz="0" w:space="0" w:color="auto"/>
        <w:right w:val="none" w:sz="0" w:space="0" w:color="auto"/>
      </w:divBdr>
    </w:div>
    <w:div w:id="1638802251">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66931373">
      <w:bodyDiv w:val="1"/>
      <w:marLeft w:val="0"/>
      <w:marRight w:val="0"/>
      <w:marTop w:val="0"/>
      <w:marBottom w:val="0"/>
      <w:divBdr>
        <w:top w:val="none" w:sz="0" w:space="0" w:color="auto"/>
        <w:left w:val="none" w:sz="0" w:space="0" w:color="auto"/>
        <w:bottom w:val="none" w:sz="0" w:space="0" w:color="auto"/>
        <w:right w:val="none" w:sz="0" w:space="0" w:color="auto"/>
      </w:divBdr>
    </w:div>
    <w:div w:id="1670131161">
      <w:bodyDiv w:val="1"/>
      <w:marLeft w:val="0"/>
      <w:marRight w:val="0"/>
      <w:marTop w:val="0"/>
      <w:marBottom w:val="0"/>
      <w:divBdr>
        <w:top w:val="none" w:sz="0" w:space="0" w:color="auto"/>
        <w:left w:val="none" w:sz="0" w:space="0" w:color="auto"/>
        <w:bottom w:val="none" w:sz="0" w:space="0" w:color="auto"/>
        <w:right w:val="none" w:sz="0" w:space="0" w:color="auto"/>
      </w:divBdr>
    </w:div>
    <w:div w:id="1673220893">
      <w:bodyDiv w:val="1"/>
      <w:marLeft w:val="0"/>
      <w:marRight w:val="0"/>
      <w:marTop w:val="0"/>
      <w:marBottom w:val="0"/>
      <w:divBdr>
        <w:top w:val="none" w:sz="0" w:space="0" w:color="auto"/>
        <w:left w:val="none" w:sz="0" w:space="0" w:color="auto"/>
        <w:bottom w:val="none" w:sz="0" w:space="0" w:color="auto"/>
        <w:right w:val="none" w:sz="0" w:space="0" w:color="auto"/>
      </w:divBdr>
    </w:div>
    <w:div w:id="1674607683">
      <w:bodyDiv w:val="1"/>
      <w:marLeft w:val="0"/>
      <w:marRight w:val="0"/>
      <w:marTop w:val="0"/>
      <w:marBottom w:val="0"/>
      <w:divBdr>
        <w:top w:val="none" w:sz="0" w:space="0" w:color="auto"/>
        <w:left w:val="none" w:sz="0" w:space="0" w:color="auto"/>
        <w:bottom w:val="none" w:sz="0" w:space="0" w:color="auto"/>
        <w:right w:val="none" w:sz="0" w:space="0" w:color="auto"/>
      </w:divBdr>
    </w:div>
    <w:div w:id="1681078844">
      <w:bodyDiv w:val="1"/>
      <w:marLeft w:val="0"/>
      <w:marRight w:val="0"/>
      <w:marTop w:val="0"/>
      <w:marBottom w:val="0"/>
      <w:divBdr>
        <w:top w:val="none" w:sz="0" w:space="0" w:color="auto"/>
        <w:left w:val="none" w:sz="0" w:space="0" w:color="auto"/>
        <w:bottom w:val="none" w:sz="0" w:space="0" w:color="auto"/>
        <w:right w:val="none" w:sz="0" w:space="0" w:color="auto"/>
      </w:divBdr>
    </w:div>
    <w:div w:id="1682660061">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688290692">
      <w:bodyDiv w:val="1"/>
      <w:marLeft w:val="0"/>
      <w:marRight w:val="0"/>
      <w:marTop w:val="0"/>
      <w:marBottom w:val="0"/>
      <w:divBdr>
        <w:top w:val="none" w:sz="0" w:space="0" w:color="auto"/>
        <w:left w:val="none" w:sz="0" w:space="0" w:color="auto"/>
        <w:bottom w:val="none" w:sz="0" w:space="0" w:color="auto"/>
        <w:right w:val="none" w:sz="0" w:space="0" w:color="auto"/>
      </w:divBdr>
    </w:div>
    <w:div w:id="169804236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04935738">
      <w:bodyDiv w:val="1"/>
      <w:marLeft w:val="0"/>
      <w:marRight w:val="0"/>
      <w:marTop w:val="0"/>
      <w:marBottom w:val="0"/>
      <w:divBdr>
        <w:top w:val="none" w:sz="0" w:space="0" w:color="auto"/>
        <w:left w:val="none" w:sz="0" w:space="0" w:color="auto"/>
        <w:bottom w:val="none" w:sz="0" w:space="0" w:color="auto"/>
        <w:right w:val="none" w:sz="0" w:space="0" w:color="auto"/>
      </w:divBdr>
    </w:div>
    <w:div w:id="1707752842">
      <w:bodyDiv w:val="1"/>
      <w:marLeft w:val="0"/>
      <w:marRight w:val="0"/>
      <w:marTop w:val="0"/>
      <w:marBottom w:val="0"/>
      <w:divBdr>
        <w:top w:val="none" w:sz="0" w:space="0" w:color="auto"/>
        <w:left w:val="none" w:sz="0" w:space="0" w:color="auto"/>
        <w:bottom w:val="none" w:sz="0" w:space="0" w:color="auto"/>
        <w:right w:val="none" w:sz="0" w:space="0" w:color="auto"/>
      </w:divBdr>
    </w:div>
    <w:div w:id="1711957298">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4476392">
      <w:bodyDiv w:val="1"/>
      <w:marLeft w:val="0"/>
      <w:marRight w:val="0"/>
      <w:marTop w:val="0"/>
      <w:marBottom w:val="0"/>
      <w:divBdr>
        <w:top w:val="none" w:sz="0" w:space="0" w:color="auto"/>
        <w:left w:val="none" w:sz="0" w:space="0" w:color="auto"/>
        <w:bottom w:val="none" w:sz="0" w:space="0" w:color="auto"/>
        <w:right w:val="none" w:sz="0" w:space="0" w:color="auto"/>
      </w:divBdr>
    </w:div>
    <w:div w:id="1725712853">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28260011">
      <w:bodyDiv w:val="1"/>
      <w:marLeft w:val="0"/>
      <w:marRight w:val="0"/>
      <w:marTop w:val="0"/>
      <w:marBottom w:val="0"/>
      <w:divBdr>
        <w:top w:val="none" w:sz="0" w:space="0" w:color="auto"/>
        <w:left w:val="none" w:sz="0" w:space="0" w:color="auto"/>
        <w:bottom w:val="none" w:sz="0" w:space="0" w:color="auto"/>
        <w:right w:val="none" w:sz="0" w:space="0" w:color="auto"/>
      </w:divBdr>
    </w:div>
    <w:div w:id="1741368974">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49842601">
      <w:bodyDiv w:val="1"/>
      <w:marLeft w:val="0"/>
      <w:marRight w:val="0"/>
      <w:marTop w:val="0"/>
      <w:marBottom w:val="0"/>
      <w:divBdr>
        <w:top w:val="none" w:sz="0" w:space="0" w:color="auto"/>
        <w:left w:val="none" w:sz="0" w:space="0" w:color="auto"/>
        <w:bottom w:val="none" w:sz="0" w:space="0" w:color="auto"/>
        <w:right w:val="none" w:sz="0" w:space="0" w:color="auto"/>
      </w:divBdr>
    </w:div>
    <w:div w:id="1756125958">
      <w:bodyDiv w:val="1"/>
      <w:marLeft w:val="0"/>
      <w:marRight w:val="0"/>
      <w:marTop w:val="0"/>
      <w:marBottom w:val="0"/>
      <w:divBdr>
        <w:top w:val="none" w:sz="0" w:space="0" w:color="auto"/>
        <w:left w:val="none" w:sz="0" w:space="0" w:color="auto"/>
        <w:bottom w:val="none" w:sz="0" w:space="0" w:color="auto"/>
        <w:right w:val="none" w:sz="0" w:space="0" w:color="auto"/>
      </w:divBdr>
    </w:div>
    <w:div w:id="1756634842">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380879">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69692064">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4209246">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3063018">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791241205">
      <w:bodyDiv w:val="1"/>
      <w:marLeft w:val="0"/>
      <w:marRight w:val="0"/>
      <w:marTop w:val="0"/>
      <w:marBottom w:val="0"/>
      <w:divBdr>
        <w:top w:val="none" w:sz="0" w:space="0" w:color="auto"/>
        <w:left w:val="none" w:sz="0" w:space="0" w:color="auto"/>
        <w:bottom w:val="none" w:sz="0" w:space="0" w:color="auto"/>
        <w:right w:val="none" w:sz="0" w:space="0" w:color="auto"/>
      </w:divBdr>
    </w:div>
    <w:div w:id="1791314816">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08082090">
      <w:bodyDiv w:val="1"/>
      <w:marLeft w:val="0"/>
      <w:marRight w:val="0"/>
      <w:marTop w:val="0"/>
      <w:marBottom w:val="0"/>
      <w:divBdr>
        <w:top w:val="none" w:sz="0" w:space="0" w:color="auto"/>
        <w:left w:val="none" w:sz="0" w:space="0" w:color="auto"/>
        <w:bottom w:val="none" w:sz="0" w:space="0" w:color="auto"/>
        <w:right w:val="none" w:sz="0" w:space="0" w:color="auto"/>
      </w:divBdr>
    </w:div>
    <w:div w:id="1815097002">
      <w:bodyDiv w:val="1"/>
      <w:marLeft w:val="0"/>
      <w:marRight w:val="0"/>
      <w:marTop w:val="0"/>
      <w:marBottom w:val="0"/>
      <w:divBdr>
        <w:top w:val="none" w:sz="0" w:space="0" w:color="auto"/>
        <w:left w:val="none" w:sz="0" w:space="0" w:color="auto"/>
        <w:bottom w:val="none" w:sz="0" w:space="0" w:color="auto"/>
        <w:right w:val="none" w:sz="0" w:space="0" w:color="auto"/>
      </w:divBdr>
    </w:div>
    <w:div w:id="1826554350">
      <w:bodyDiv w:val="1"/>
      <w:marLeft w:val="0"/>
      <w:marRight w:val="0"/>
      <w:marTop w:val="0"/>
      <w:marBottom w:val="0"/>
      <w:divBdr>
        <w:top w:val="none" w:sz="0" w:space="0" w:color="auto"/>
        <w:left w:val="none" w:sz="0" w:space="0" w:color="auto"/>
        <w:bottom w:val="none" w:sz="0" w:space="0" w:color="auto"/>
        <w:right w:val="none" w:sz="0" w:space="0" w:color="auto"/>
      </w:divBdr>
    </w:div>
    <w:div w:id="1831485092">
      <w:bodyDiv w:val="1"/>
      <w:marLeft w:val="0"/>
      <w:marRight w:val="0"/>
      <w:marTop w:val="0"/>
      <w:marBottom w:val="0"/>
      <w:divBdr>
        <w:top w:val="none" w:sz="0" w:space="0" w:color="auto"/>
        <w:left w:val="none" w:sz="0" w:space="0" w:color="auto"/>
        <w:bottom w:val="none" w:sz="0" w:space="0" w:color="auto"/>
        <w:right w:val="none" w:sz="0" w:space="0" w:color="auto"/>
      </w:divBdr>
    </w:div>
    <w:div w:id="183167105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48784286">
      <w:bodyDiv w:val="1"/>
      <w:marLeft w:val="0"/>
      <w:marRight w:val="0"/>
      <w:marTop w:val="0"/>
      <w:marBottom w:val="0"/>
      <w:divBdr>
        <w:top w:val="none" w:sz="0" w:space="0" w:color="auto"/>
        <w:left w:val="none" w:sz="0" w:space="0" w:color="auto"/>
        <w:bottom w:val="none" w:sz="0" w:space="0" w:color="auto"/>
        <w:right w:val="none" w:sz="0" w:space="0" w:color="auto"/>
      </w:divBdr>
    </w:div>
    <w:div w:id="1859661820">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3976151">
      <w:bodyDiv w:val="1"/>
      <w:marLeft w:val="0"/>
      <w:marRight w:val="0"/>
      <w:marTop w:val="0"/>
      <w:marBottom w:val="0"/>
      <w:divBdr>
        <w:top w:val="none" w:sz="0" w:space="0" w:color="auto"/>
        <w:left w:val="none" w:sz="0" w:space="0" w:color="auto"/>
        <w:bottom w:val="none" w:sz="0" w:space="0" w:color="auto"/>
        <w:right w:val="none" w:sz="0" w:space="0" w:color="auto"/>
      </w:divBdr>
    </w:div>
    <w:div w:id="1864979049">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11844070">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0596402">
      <w:bodyDiv w:val="1"/>
      <w:marLeft w:val="0"/>
      <w:marRight w:val="0"/>
      <w:marTop w:val="0"/>
      <w:marBottom w:val="0"/>
      <w:divBdr>
        <w:top w:val="none" w:sz="0" w:space="0" w:color="auto"/>
        <w:left w:val="none" w:sz="0" w:space="0" w:color="auto"/>
        <w:bottom w:val="none" w:sz="0" w:space="0" w:color="auto"/>
        <w:right w:val="none" w:sz="0" w:space="0" w:color="auto"/>
      </w:divBdr>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17768">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1475546">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68006147">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1976910043">
      <w:bodyDiv w:val="1"/>
      <w:marLeft w:val="0"/>
      <w:marRight w:val="0"/>
      <w:marTop w:val="0"/>
      <w:marBottom w:val="0"/>
      <w:divBdr>
        <w:top w:val="none" w:sz="0" w:space="0" w:color="auto"/>
        <w:left w:val="none" w:sz="0" w:space="0" w:color="auto"/>
        <w:bottom w:val="none" w:sz="0" w:space="0" w:color="auto"/>
        <w:right w:val="none" w:sz="0" w:space="0" w:color="auto"/>
      </w:divBdr>
    </w:div>
    <w:div w:id="1981954622">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36736804">
      <w:bodyDiv w:val="1"/>
      <w:marLeft w:val="0"/>
      <w:marRight w:val="0"/>
      <w:marTop w:val="0"/>
      <w:marBottom w:val="0"/>
      <w:divBdr>
        <w:top w:val="none" w:sz="0" w:space="0" w:color="auto"/>
        <w:left w:val="none" w:sz="0" w:space="0" w:color="auto"/>
        <w:bottom w:val="none" w:sz="0" w:space="0" w:color="auto"/>
        <w:right w:val="none" w:sz="0" w:space="0" w:color="auto"/>
      </w:divBdr>
    </w:div>
    <w:div w:id="2036760021">
      <w:bodyDiv w:val="1"/>
      <w:marLeft w:val="0"/>
      <w:marRight w:val="0"/>
      <w:marTop w:val="0"/>
      <w:marBottom w:val="0"/>
      <w:divBdr>
        <w:top w:val="none" w:sz="0" w:space="0" w:color="auto"/>
        <w:left w:val="none" w:sz="0" w:space="0" w:color="auto"/>
        <w:bottom w:val="none" w:sz="0" w:space="0" w:color="auto"/>
        <w:right w:val="none" w:sz="0" w:space="0" w:color="auto"/>
      </w:divBdr>
    </w:div>
    <w:div w:id="2038504984">
      <w:bodyDiv w:val="1"/>
      <w:marLeft w:val="0"/>
      <w:marRight w:val="0"/>
      <w:marTop w:val="0"/>
      <w:marBottom w:val="0"/>
      <w:divBdr>
        <w:top w:val="none" w:sz="0" w:space="0" w:color="auto"/>
        <w:left w:val="none" w:sz="0" w:space="0" w:color="auto"/>
        <w:bottom w:val="none" w:sz="0" w:space="0" w:color="auto"/>
        <w:right w:val="none" w:sz="0" w:space="0" w:color="auto"/>
      </w:divBdr>
    </w:div>
    <w:div w:id="2040163510">
      <w:bodyDiv w:val="1"/>
      <w:marLeft w:val="0"/>
      <w:marRight w:val="0"/>
      <w:marTop w:val="0"/>
      <w:marBottom w:val="0"/>
      <w:divBdr>
        <w:top w:val="none" w:sz="0" w:space="0" w:color="auto"/>
        <w:left w:val="none" w:sz="0" w:space="0" w:color="auto"/>
        <w:bottom w:val="none" w:sz="0" w:space="0" w:color="auto"/>
        <w:right w:val="none" w:sz="0" w:space="0" w:color="auto"/>
      </w:divBdr>
    </w:div>
    <w:div w:id="2055497564">
      <w:bodyDiv w:val="1"/>
      <w:marLeft w:val="0"/>
      <w:marRight w:val="0"/>
      <w:marTop w:val="0"/>
      <w:marBottom w:val="0"/>
      <w:divBdr>
        <w:top w:val="none" w:sz="0" w:space="0" w:color="auto"/>
        <w:left w:val="none" w:sz="0" w:space="0" w:color="auto"/>
        <w:bottom w:val="none" w:sz="0" w:space="0" w:color="auto"/>
        <w:right w:val="none" w:sz="0" w:space="0" w:color="auto"/>
      </w:divBdr>
    </w:div>
    <w:div w:id="2062753276">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3235331">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5257047">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1853088">
      <w:bodyDiv w:val="1"/>
      <w:marLeft w:val="0"/>
      <w:marRight w:val="0"/>
      <w:marTop w:val="0"/>
      <w:marBottom w:val="0"/>
      <w:divBdr>
        <w:top w:val="none" w:sz="0" w:space="0" w:color="auto"/>
        <w:left w:val="none" w:sz="0" w:space="0" w:color="auto"/>
        <w:bottom w:val="none" w:sz="0" w:space="0" w:color="auto"/>
        <w:right w:val="none" w:sz="0" w:space="0" w:color="auto"/>
      </w:divBdr>
    </w:div>
    <w:div w:id="2112628992">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2334570">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 w:id="214650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microsoft.com/office/2011/relationships/people" Target="people.xml"/><Relationship Id="rId10" Type="http://schemas.openxmlformats.org/officeDocument/2006/relationships/header" Target="header2.xml"/><Relationship Id="rId19" Type="http://schemas.openxmlformats.org/officeDocument/2006/relationships/hyperlink" Target="file:///C:\Users\Admin\Desktop\UC\play.ba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Pro151</b:Tag>
    <b:SourceType>InternetSite</b:SourceType>
    <b:Guid>{5C02A2ED-F07A-4CD3-B032-DC68D8818682}</b:Guid>
    <b:Author>
      <b:Author>
        <b:NameList>
          <b:Person>
            <b:Last>Gillenkirch</b:Last>
            <b:First>Prof.</b:First>
            <b:Middle>Dr. Robert</b:Middle>
          </b:Person>
        </b:NameList>
      </b:Author>
    </b:Author>
    <b:Title>GABLER WIRTSCHAFTSLEXIKON</b:Title>
    <b:YearAccessed>2015</b:YearAccessed>
    <b:MonthAccessed>Juli</b:MonthAccessed>
    <b:DayAccessed>8</b:DayAccessed>
    <b:URL>http://wirtschaftslexikon.gabler.de/Definition/entscheidungsbaum.html</b:URL>
    <b:RefOrder>19</b:RefOrder>
  </b:Source>
  <b:Source>
    <b:Tag>Sch09</b:Tag>
    <b:SourceType>ElectronicSource</b:SourceType>
    <b:Guid>{C0DBABC9-AD78-4818-BDFC-53AAD94DC74F}</b:Guid>
    <b:Title>Wissensbasierte Systeme Semester 6 Skript</b:Title>
    <b:Year>2009</b:Year>
    <b:Author>
      <b:Author>
        <b:Corporate>Scherer</b:Corporate>
      </b:Author>
    </b:Author>
    <b:City>Karlsruhe</b:City>
    <b:RefOrder>16</b:RefOrder>
  </b:Source>
  <b:Source>
    <b:Tag>And08</b:Tag>
    <b:SourceType>Book</b:SourceType>
    <b:Guid>{7228CB0D-8117-46C4-897F-3726F796788F}</b:Guid>
    <b:Title>Verteilte Systeme - Prinzipien und Paradigmen</b:Title>
    <b:Year>2008</b:Year>
    <b:City>München</b:City>
    <b:Publisher>Pearson Studium</b:Publisher>
    <b:Author>
      <b:Author>
        <b:Corporate>Tanenbaum, A. , Steen, M.</b:Corporate>
      </b:Author>
    </b:Author>
    <b:RefOrder>15</b:RefOrder>
  </b:Source>
  <b:Source>
    <b:Tag>Val15</b:Tag>
    <b:SourceType>InternetSite</b:SourceType>
    <b:Guid>{E496AA8D-32B7-41BD-9E6E-872D82244C11}</b:Guid>
    <b:Author>
      <b:Author>
        <b:Corporate>Valve</b:Corporate>
      </b:Author>
    </b:Author>
    <b:Title>Valve Technology</b:Title>
    <b:YearAccessed>2015</b:YearAccessed>
    <b:MonthAccessed>Juli</b:MonthAccessed>
    <b:DayAccessed>2</b:DayAccessed>
    <b:URL>https://developer.valvesoftware.com/wiki/Valve_Technology</b:URL>
    <b:RefOrder>1</b:RefOrder>
  </b:Source>
  <b:Source>
    <b:Tag>Val151</b:Tag>
    <b:SourceType>InternetSite</b:SourceType>
    <b:Guid>{0025F842-B0E3-4231-A5AF-7E6B1253DC18}</b:Guid>
    <b:Author>
      <b:Author>
        <b:Corporate>Valve</b:Corporate>
      </b:Author>
    </b:Author>
    <b:Title>Valve Software</b:Title>
    <b:YearAccessed>2015</b:YearAccessed>
    <b:MonthAccessed>Juli</b:MonthAccessed>
    <b:DayAccessed>2</b:DayAccessed>
    <b:URL>http://www.valvesoftware.com/news/</b:URL>
    <b:RefOrder>2</b:RefOrder>
  </b:Source>
  <b:Source>
    <b:Tag>Epi15_1</b:Tag>
    <b:SourceType>InternetSite</b:SourceType>
    <b:Guid>{280D51AB-EEDB-44A5-B9AC-CF981BED3D18}</b:Guid>
    <b:Title>Unreal Engine 4 Games</b:Title>
    <b:Author>
      <b:Author>
        <b:Corporate>Epic Games</b:Corporate>
      </b:Author>
    </b:Author>
    <b:ProductionCompany>Epic Games</b:ProductionCompany>
    <b:YearAccessed>2015</b:YearAccessed>
    <b:MonthAccessed>07</b:MonthAccessed>
    <b:DayAccessed>07</b:DayAccessed>
    <b:URL>https://wiki.unrealengine.com/Category:Games</b:URL>
    <b:RefOrder>6</b:RefOrder>
  </b:Source>
  <b:Source>
    <b:Tag>Epi15</b:Tag>
    <b:SourceType>InternetSite</b:SourceType>
    <b:Guid>{679D4FD7-3B0D-418C-A58E-584DEA445611}</b:Guid>
    <b:Author>
      <b:Author>
        <b:Corporate>Epic Games</b:Corporate>
      </b:Author>
    </b:Author>
    <b:Title>Unreal Engine 4</b:Title>
    <b:YearAccessed>2015</b:YearAccessed>
    <b:MonthAccessed>Juni</b:MonthAccessed>
    <b:DayAccessed>10</b:DayAccessed>
    <b:URL>https://www.unrealengine.com/what-is-unreal-engine-4</b:URL>
    <b:RefOrder>5</b:RefOrder>
  </b:Source>
  <b:Source>
    <b:Tag>Epi151</b:Tag>
    <b:SourceType>InternetSite</b:SourceType>
    <b:Guid>{CA8355B2-6BA3-43B2-9A05-569D70DF55DB}</b:Guid>
    <b:Author>
      <b:Author>
        <b:Corporate>Epic Games</b:Corporate>
      </b:Author>
    </b:Author>
    <b:Title>Unreal Engine 4</b:Title>
    <b:YearAccessed>2015</b:YearAccessed>
    <b:MonthAccessed>Juni</b:MonthAccessed>
    <b:DayAccessed>10</b:DayAccessed>
    <b:URL>https://www.unrealengine.com/blog/ue4-powered-tekken-7-announced-at-evo-2014</b:URL>
    <b:RefOrder>7</b:RefOrder>
  </b:Source>
  <b:Source>
    <b:Tag>Epi152</b:Tag>
    <b:SourceType>InternetSite</b:SourceType>
    <b:Guid>{A27B026B-097F-4630-A49C-E17275219B4B}</b:Guid>
    <b:Author>
      <b:Author>
        <b:Corporate>Epic Games</b:Corporate>
      </b:Author>
    </b:Author>
    <b:Title>Unreal Engine 4</b:Title>
    <b:YearAccessed>2015</b:YearAccessed>
    <b:MonthAccessed>Juli</b:MonthAccessed>
    <b:DayAccessed>8</b:DayAccessed>
    <b:URL>https://docs.unrealengine.com/latest/INT/Engine/Blueprints/index.html</b:URL>
    <b:RefOrder>20</b:RefOrder>
  </b:Source>
  <b:Source>
    <b:Tag>Uni15</b:Tag>
    <b:SourceType>InternetSite</b:SourceType>
    <b:Guid>{71F1C01D-EF47-4D71-A656-F73F55B3ED02}</b:Guid>
    <b:Author>
      <b:Author>
        <b:Corporate> Unity Technologies</b:Corporate>
      </b:Author>
    </b:Author>
    <b:Title>Unity</b:Title>
    <b:YearAccessed>2015</b:YearAccessed>
    <b:MonthAccessed>Juni</b:MonthAccessed>
    <b:DayAccessed>3</b:DayAccessed>
    <b:URL>https://store.unity3d.com/products</b:URL>
    <b:RefOrder>4</b:RefOrder>
  </b:Source>
  <b:Source>
    <b:Tag>Uni151</b:Tag>
    <b:SourceType>InternetSite</b:SourceType>
    <b:Guid>{83EB4650-48D3-4F13-8D85-5097F47C7791}</b:Guid>
    <b:Author>
      <b:Author>
        <b:Corporate> Unity Technologies</b:Corporate>
      </b:Author>
    </b:Author>
    <b:Title>Unity</b:Title>
    <b:YearAccessed>2015</b:YearAccessed>
    <b:MonthAccessed>Juni</b:MonthAccessed>
    <b:DayAccessed>3</b:DayAccessed>
    <b:URL>http://unity3d.com/unity</b:URL>
    <b:RefOrder>3</b:RefOrder>
  </b:Source>
  <b:Source>
    <b:Tag>Müh92</b:Tag>
    <b:SourceType>Book</b:SourceType>
    <b:Guid>{A4A5750B-DE9A-490B-8F05-BAF209F9D018}</b:Guid>
    <b:Title>Software Engineering für verteilte Anwendungen</b:Title>
    <b:Year>1992</b:Year>
    <b:Publisher>Springer</b:Publisher>
    <b:City>Berlin Heidelberg</b:City>
    <b:Author>
      <b:Author>
        <b:Corporate>Mühlhäuser, M., Schill, A.</b:Corporate>
      </b:Author>
    </b:Author>
    <b:RefOrder>13</b:RefOrder>
  </b:Source>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11</b:RefOrder>
  </b:Source>
  <b:Source>
    <b:Tag>ANS15</b:Tag>
    <b:SourceType>InternetSite</b:SourceType>
    <b:Guid>{32A4C5BC-41CC-4A0A-8BBA-A18C8F4D3934}</b:Guid>
    <b:Author>
      <b:Author>
        <b:Corporate>ANSI</b:Corporate>
      </b:Author>
    </b:Author>
    <b:Title>Port70</b:Title>
    <b:YearAccessed>2015</b:YearAccessed>
    <b:MonthAccessed>Juli</b:MonthAccessed>
    <b:DayAccessed>8</b:DayAccessed>
    <b:URL>http://port70.net/~nsz/c/c89/c89-draft.html</b:URL>
    <b:RefOrder>18</b:RefOrder>
  </b:Source>
  <b:Source>
    <b:Tag>Ope15</b:Tag>
    <b:SourceType>InternetSite</b:SourceType>
    <b:Guid>{77729C1E-3413-4BC1-B01C-217EE0E18622}</b:Guid>
    <b:Author>
      <b:Author>
        <b:Corporate>OpenGL</b:Corporate>
      </b:Author>
    </b:Author>
    <b:Title>OpenGL Wiki</b:Title>
    <b:YearAccessed>2015</b:YearAccessed>
    <b:MonthAccessed>Juli</b:MonthAccessed>
    <b:DayAccessed>8</b:DayAccessed>
    <b:URL>https://www.opengl.org/wiki/Shader</b:URL>
    <b:RefOrder>22</b:RefOrder>
  </b:Source>
  <b:Source>
    <b:Tag>Lua15</b:Tag>
    <b:SourceType>InternetSite</b:SourceType>
    <b:Guid>{1F9844B4-F2BA-4D7B-BE6E-D71715381D5D}</b:Guid>
    <b:Author>
      <b:Author>
        <b:Corporate>Lua.org</b:Corporate>
      </b:Author>
    </b:Author>
    <b:Title>Lua: About</b:Title>
    <b:ProductionCompany>Lua.org</b:ProductionCompany>
    <b:Year>2015</b:Year>
    <b:Month>06</b:Month>
    <b:Day>17</b:Day>
    <b:YearAccessed>2015</b:YearAccessed>
    <b:MonthAccessed>07</b:MonthAccessed>
    <b:DayAccessed>08</b:DayAccessed>
    <b:URL>http://www.lua.org/about.html</b:URL>
    <b:RefOrder>10</b:RefOrder>
  </b:Source>
  <b:Source>
    <b:Tag>nn15</b:Tag>
    <b:SourceType>DocumentFromInternetSite</b:SourceType>
    <b:Guid>{DD1FEE43-E551-4964-88E7-F37D365D602E}</b:Guid>
    <b:Title>Lua 5.3 Reference Manual</b:Title>
    <b:Author>
      <b:Author>
        <b:Corporate>Lua.org</b:Corporate>
      </b:Author>
    </b:Author>
    <b:YearAccessed>2015</b:YearAccessed>
    <b:MonthAccessed>07</b:MonthAccessed>
    <b:DayAccessed>02</b:DayAccessed>
    <b:URL>http://www.lua.org/manual/5.3/manual.html</b:URL>
    <b:Year>2015</b:Year>
    <b:Month>06</b:Month>
    <b:Day>17</b:Day>
    <b:RefOrder>9</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14</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12</b:RefOrder>
  </b:Source>
  <b:Source>
    <b:Tag>ITW15</b:Tag>
    <b:SourceType>InternetSite</b:SourceType>
    <b:Guid>{33094B2F-00F1-4ABD-A7F3-CC3B46D947B3}</b:Guid>
    <b:Author>
      <b:Author>
        <b:Corporate>IT Wissen</b:Corporate>
      </b:Author>
    </b:Author>
    <b:Title>IT Wissen</b:Title>
    <b:YearAccessed>2015</b:YearAccessed>
    <b:MonthAccessed>Juli</b:MonthAccessed>
    <b:DayAccessed>8</b:DayAccessed>
    <b:URL>http://www.itwissen.info/definition/lexikon/Scriptsprache-script-language.html</b:URL>
    <b:RefOrder>23</b:RefOrder>
  </b:Source>
  <b:Source>
    <b:Tag>Mic15</b:Tag>
    <b:SourceType>InternetSite</b:SourceType>
    <b:Guid>{68CF8D1F-C8E6-4CC0-8606-0107898EFB04}</b:Guid>
    <b:Author>
      <b:Author>
        <b:Corporate>Microsoft</b:Corporate>
      </b:Author>
    </b:Author>
    <b:Title>Imagine Cup</b:Title>
    <b:YearAccessed>2015</b:YearAccessed>
    <b:MonthAccessed>Juli</b:MonthAccessed>
    <b:DayAccessed>8</b:DayAccessed>
    <b:URL>https://www.imaginecup.com</b:URL>
    <b:RefOrder>21</b:RefOrder>
  </b:Source>
  <b:Source>
    <b:Tag>Kri05</b:Tag>
    <b:SourceType>Report</b:SourceType>
    <b:Guid>{E0916D88-F768-4F05-819C-EF0F98D28A1F}</b:Guid>
    <b:Author>
      <b:Author>
        <b:Corporate>Kriesel, D.</b:Corporate>
      </b:Author>
    </b:Author>
    <b:Title>Ein kleiner Überblick über Neuronale Netze</b:Title>
    <b:Year>2005</b:Year>
    <b:City>Bonn</b:City>
    <b:RefOrder>17</b:RefOrder>
  </b:Source>
  <b:Source>
    <b:Tag>Epi14</b:Tag>
    <b:SourceType>InternetSite</b:SourceType>
    <b:Guid>{6C27B471-E559-481E-807B-5AE1E15E7E9C}</b:Guid>
    <b:Title>Academic Use for Students and Teachers | Unreal Engine 4</b:Title>
    <b:Year>2014</b:Year>
    <b:Author>
      <b:Author>
        <b:Corporate>Epic Games Inc</b:Corporate>
      </b:Author>
    </b:Author>
    <b:ProductionCompany>Epic Games Inc</b:ProductionCompany>
    <b:YearAccessed>2015</b:YearAccessed>
    <b:MonthAccessed>07</b:MonthAccessed>
    <b:DayAccessed>02</b:DayAccessed>
    <b:URL>https://www.unrealengine.com/education</b:URL>
    <b:RefOrder>8</b:RefOrder>
  </b:Source>
</b:Sources>
</file>

<file path=customXml/itemProps1.xml><?xml version="1.0" encoding="utf-8"?>
<ds:datastoreItem xmlns:ds="http://schemas.openxmlformats.org/officeDocument/2006/customXml" ds:itemID="{B8CD0669-B107-4490-AB21-3AFC9C7E4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12608</Words>
  <Characters>79432</Characters>
  <Application>Microsoft Office Word</Application>
  <DocSecurity>0</DocSecurity>
  <Lines>661</Lines>
  <Paragraphs>183</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91857</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Maximilian Schmitz</cp:lastModifiedBy>
  <cp:revision>882</cp:revision>
  <cp:lastPrinted>2014-08-27T20:09:00Z</cp:lastPrinted>
  <dcterms:created xsi:type="dcterms:W3CDTF">2014-07-28T08:46:00Z</dcterms:created>
  <dcterms:modified xsi:type="dcterms:W3CDTF">2015-07-08T19:47:00Z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