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rsidP="00AC4DD5">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D630E"/>
          <w:p w14:paraId="2D1E230A" w14:textId="77777777" w:rsidR="00317701" w:rsidRPr="00290785" w:rsidRDefault="00317701" w:rsidP="00290785">
            <w:pPr>
              <w:pStyle w:val="Textkrper"/>
              <w:jc w:val="center"/>
              <w:rPr>
                <w:sz w:val="28"/>
              </w:rPr>
            </w:pPr>
            <w:r w:rsidRPr="00317701">
              <w:rPr>
                <w:b w:val="0"/>
                <w:sz w:val="28"/>
              </w:rPr>
              <w:t>Unreal Cup</w:t>
            </w:r>
          </w:p>
          <w:p w14:paraId="7832F5B8" w14:textId="77777777" w:rsidR="00317701" w:rsidRDefault="00317701" w:rsidP="006D630E">
            <w:pPr>
              <w:pStyle w:val="Kopfzeile"/>
              <w:tabs>
                <w:tab w:val="clear" w:pos="4536"/>
                <w:tab w:val="clear" w:pos="9072"/>
              </w:tabs>
            </w:pPr>
          </w:p>
          <w:p w14:paraId="560991CC" w14:textId="77777777" w:rsidR="00290785" w:rsidRDefault="00290785" w:rsidP="006D630E">
            <w:pPr>
              <w:pStyle w:val="Kopfzeile"/>
            </w:pPr>
          </w:p>
          <w:p w14:paraId="482B25FC" w14:textId="77777777" w:rsidR="00317701" w:rsidRDefault="00317701" w:rsidP="006D630E">
            <w:pPr>
              <w:jc w:val="center"/>
              <w:rPr>
                <w:rFonts w:cs="Arial"/>
                <w:b/>
                <w:snapToGrid w:val="0"/>
              </w:rPr>
            </w:pPr>
            <w:r>
              <w:rPr>
                <w:b/>
              </w:rPr>
              <w:t>STUDIENARBEIT</w:t>
            </w:r>
          </w:p>
          <w:p w14:paraId="3A5D1D72" w14:textId="77777777" w:rsidR="00317701" w:rsidRPr="004B057D" w:rsidRDefault="00317701" w:rsidP="006D630E">
            <w:r>
              <w:t xml:space="preserve"> </w:t>
            </w:r>
          </w:p>
          <w:p w14:paraId="213F83A5" w14:textId="77777777" w:rsidR="00317701" w:rsidRPr="004B057D" w:rsidRDefault="00317701" w:rsidP="006D630E"/>
          <w:p w14:paraId="1CAA13A1" w14:textId="77777777" w:rsidR="00317701" w:rsidRDefault="00317701" w:rsidP="006D630E">
            <w:pPr>
              <w:jc w:val="center"/>
            </w:pPr>
            <w:r>
              <w:t xml:space="preserve">im Studiengang </w:t>
            </w:r>
            <w:r w:rsidRPr="00317701">
              <w:t>Informationstechnik</w:t>
            </w:r>
          </w:p>
          <w:p w14:paraId="43BFD44A" w14:textId="77777777" w:rsidR="00317701" w:rsidRDefault="00317701" w:rsidP="006D630E">
            <w:pPr>
              <w:jc w:val="center"/>
            </w:pPr>
          </w:p>
          <w:p w14:paraId="313FFBB1" w14:textId="77777777" w:rsidR="00317701" w:rsidRDefault="00317701" w:rsidP="006D630E">
            <w:pPr>
              <w:jc w:val="center"/>
            </w:pPr>
            <w:r>
              <w:t>an der DHBW Ravensburg</w:t>
            </w:r>
          </w:p>
          <w:p w14:paraId="7EA782D9" w14:textId="77777777" w:rsidR="00317701" w:rsidRDefault="00317701" w:rsidP="006D630E">
            <w:pPr>
              <w:jc w:val="center"/>
            </w:pPr>
            <w:r>
              <w:t>Campus Friedrichshafen</w:t>
            </w:r>
          </w:p>
          <w:p w14:paraId="7B53BEF5" w14:textId="77777777" w:rsidR="00317701" w:rsidRDefault="00317701" w:rsidP="006D630E"/>
          <w:p w14:paraId="56D1AE38" w14:textId="77777777" w:rsidR="00317701" w:rsidRDefault="00317701" w:rsidP="006D630E">
            <w:pPr>
              <w:jc w:val="center"/>
            </w:pPr>
            <w:r>
              <w:t>von</w:t>
            </w:r>
          </w:p>
          <w:p w14:paraId="451585DE" w14:textId="77777777" w:rsidR="00317701" w:rsidRDefault="00317701" w:rsidP="006D630E">
            <w:pPr>
              <w:jc w:val="center"/>
            </w:pPr>
          </w:p>
          <w:p w14:paraId="65BD6239" w14:textId="77777777" w:rsidR="00317701" w:rsidRPr="00290785" w:rsidRDefault="002364F7" w:rsidP="006D630E">
            <w:pPr>
              <w:jc w:val="center"/>
            </w:pPr>
            <w:r>
              <w:t xml:space="preserve">Michael </w:t>
            </w:r>
            <w:proofErr w:type="spellStart"/>
            <w:r>
              <w:t>Ke</w:t>
            </w:r>
            <w:r w:rsidR="00317701" w:rsidRPr="00290785">
              <w:t>keisen</w:t>
            </w:r>
            <w:proofErr w:type="spellEnd"/>
            <w:r w:rsidR="00317701" w:rsidRPr="00290785">
              <w:t>,</w:t>
            </w:r>
          </w:p>
          <w:p w14:paraId="2D6E16F9" w14:textId="77777777" w:rsidR="00317701" w:rsidRPr="00290785" w:rsidRDefault="00317701" w:rsidP="006D630E">
            <w:pPr>
              <w:jc w:val="center"/>
            </w:pPr>
            <w:r w:rsidRPr="00290785">
              <w:t>Michael Möbius,</w:t>
            </w:r>
          </w:p>
          <w:p w14:paraId="7374285E" w14:textId="77777777" w:rsidR="00317701" w:rsidRPr="00290785" w:rsidRDefault="00317701" w:rsidP="006D630E">
            <w:pPr>
              <w:jc w:val="center"/>
            </w:pPr>
            <w:r w:rsidRPr="00290785">
              <w:t>Daniel Rapp,</w:t>
            </w:r>
          </w:p>
          <w:p w14:paraId="4A3D9D27" w14:textId="77777777" w:rsidR="00317701" w:rsidRPr="00290785" w:rsidRDefault="00317701" w:rsidP="006D630E">
            <w:pPr>
              <w:jc w:val="center"/>
            </w:pPr>
            <w:r w:rsidRPr="00290785">
              <w:t>Maximilian Schmitz</w:t>
            </w:r>
          </w:p>
          <w:p w14:paraId="38C2B683" w14:textId="77777777" w:rsidR="00317701" w:rsidRDefault="00317701" w:rsidP="006D630E"/>
          <w:p w14:paraId="20E09529" w14:textId="77777777" w:rsidR="00317701" w:rsidRPr="00B50FE7" w:rsidRDefault="00317701" w:rsidP="006D630E">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rsidP="006D630E"/>
          <w:p w14:paraId="08D7A67A" w14:textId="77777777" w:rsidR="00317701" w:rsidRDefault="00317701" w:rsidP="006D630E">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rsidP="006D630E">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rsidP="00290785">
            <w:pPr>
              <w:tabs>
                <w:tab w:val="left" w:pos="4820"/>
              </w:tabs>
              <w:ind w:left="268"/>
            </w:pPr>
            <w:r>
              <w:tab/>
              <w:t>9322432</w:t>
            </w:r>
          </w:p>
          <w:p w14:paraId="54F29B2F" w14:textId="77777777" w:rsidR="00317701" w:rsidRDefault="00317701" w:rsidP="006D630E">
            <w:pPr>
              <w:tabs>
                <w:tab w:val="left" w:pos="4820"/>
              </w:tabs>
              <w:ind w:left="268"/>
            </w:pPr>
            <w:r>
              <w:tab/>
            </w:r>
          </w:p>
          <w:p w14:paraId="7A3834CF" w14:textId="77777777" w:rsidR="00317701" w:rsidRPr="00D463CC" w:rsidRDefault="00317701" w:rsidP="006D630E">
            <w:pPr>
              <w:tabs>
                <w:tab w:val="left" w:pos="4820"/>
              </w:tabs>
              <w:ind w:left="268"/>
              <w:rPr>
                <w:color w:val="FF0000"/>
              </w:rPr>
            </w:pPr>
            <w:r>
              <w:tab/>
            </w:r>
          </w:p>
          <w:p w14:paraId="594EE820" w14:textId="77777777" w:rsidR="00317701" w:rsidRDefault="00317701" w:rsidP="00290785">
            <w:pPr>
              <w:tabs>
                <w:tab w:val="left" w:pos="4820"/>
              </w:tabs>
              <w:ind w:left="268"/>
            </w:pPr>
            <w:r>
              <w:lastRenderedPageBreak/>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pPr>
              <w:pStyle w:val="KeinLeerraum"/>
            </w:pPr>
          </w:p>
        </w:tc>
      </w:tr>
    </w:tbl>
    <w:p w14:paraId="3D1A467E" w14:textId="77777777" w:rsidR="00564312" w:rsidRPr="00564312" w:rsidRDefault="00564312" w:rsidP="00564312">
      <w:pPr>
        <w:rPr>
          <w:vanish/>
        </w:rPr>
      </w:pPr>
    </w:p>
    <w:p w14:paraId="340F2079" w14:textId="77777777" w:rsidR="00384E0F" w:rsidRPr="000D5298" w:rsidRDefault="00C47043" w:rsidP="00AC4DD5">
      <w:pPr>
        <w:pStyle w:val="berschrift1"/>
        <w:numPr>
          <w:ilvl w:val="0"/>
          <w:numId w:val="0"/>
        </w:numPr>
      </w:pPr>
      <w:bookmarkStart w:id="40" w:name="_Toc422468930"/>
      <w:r w:rsidRPr="000D5298">
        <w:t>Eidesstattliche Erklärung</w:t>
      </w:r>
      <w:bookmarkEnd w:id="40"/>
    </w:p>
    <w:p w14:paraId="435D8D7C" w14:textId="77777777" w:rsidR="00384E0F" w:rsidRPr="002C0F35" w:rsidRDefault="00384E0F" w:rsidP="00384E0F">
      <w:pPr>
        <w:rPr>
          <w:rFonts w:cs="Arial"/>
          <w:snapToGrid w:val="0"/>
          <w:sz w:val="28"/>
        </w:rPr>
      </w:pPr>
    </w:p>
    <w:p w14:paraId="7709AB7B" w14:textId="77777777" w:rsidR="00384E0F" w:rsidRPr="002C0F35" w:rsidRDefault="00384E0F" w:rsidP="00384E0F">
      <w:pPr>
        <w:rPr>
          <w:rFonts w:cs="Arial"/>
          <w:snapToGrid w:val="0"/>
        </w:rPr>
      </w:pPr>
    </w:p>
    <w:p w14:paraId="49047AEE" w14:textId="77777777" w:rsidR="00384E0F" w:rsidRPr="002C0F35" w:rsidRDefault="00384E0F" w:rsidP="00384E0F">
      <w:pPr>
        <w:rPr>
          <w:rFonts w:cs="Arial"/>
          <w:snapToGrid w:val="0"/>
        </w:rPr>
      </w:pPr>
    </w:p>
    <w:p w14:paraId="4BECD001" w14:textId="77777777"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rsidP="00817909">
      <w:pPr>
        <w:autoSpaceDE w:val="0"/>
        <w:autoSpaceDN w:val="0"/>
        <w:adjustRightInd w:val="0"/>
        <w:rPr>
          <w:rFonts w:cs="Arial"/>
          <w:iCs/>
          <w:szCs w:val="22"/>
        </w:rPr>
      </w:pPr>
    </w:p>
    <w:p w14:paraId="0257E985" w14:textId="77777777"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rsidP="00384E0F">
      <w:pPr>
        <w:jc w:val="center"/>
        <w:rPr>
          <w:rFonts w:cs="Arial"/>
          <w:snapToGrid w:val="0"/>
          <w:sz w:val="28"/>
        </w:rPr>
      </w:pPr>
    </w:p>
    <w:p w14:paraId="62419391" w14:textId="77777777" w:rsidR="00384E0F" w:rsidRPr="002C0F35" w:rsidRDefault="00384E0F" w:rsidP="00384E0F">
      <w:pPr>
        <w:jc w:val="center"/>
        <w:rPr>
          <w:rFonts w:cs="Arial"/>
          <w:snapToGrid w:val="0"/>
        </w:rPr>
      </w:pPr>
    </w:p>
    <w:p w14:paraId="08C70926" w14:textId="77777777" w:rsidR="00384E0F" w:rsidRPr="002C0F35" w:rsidRDefault="00EC631A" w:rsidP="00384E0F">
      <w:pPr>
        <w:jc w:val="center"/>
        <w:rPr>
          <w:rFonts w:cs="Arial"/>
          <w:b/>
          <w:snapToGrid w:val="0"/>
          <w:sz w:val="32"/>
        </w:rPr>
      </w:pPr>
      <w:r>
        <w:rPr>
          <w:rFonts w:cs="Arial"/>
          <w:b/>
          <w:snapToGrid w:val="0"/>
          <w:sz w:val="32"/>
        </w:rPr>
        <w:t>Unreal Cup</w:t>
      </w:r>
    </w:p>
    <w:p w14:paraId="56B6B79E" w14:textId="77777777" w:rsidR="00384E0F" w:rsidRPr="002C0F35" w:rsidRDefault="00384E0F" w:rsidP="00384E0F">
      <w:pPr>
        <w:rPr>
          <w:rFonts w:cs="Arial"/>
          <w:snapToGrid w:val="0"/>
          <w:sz w:val="28"/>
        </w:rPr>
      </w:pPr>
    </w:p>
    <w:p w14:paraId="3AAF06CF" w14:textId="77777777" w:rsidR="00384E0F" w:rsidRPr="002C0F35" w:rsidRDefault="00384E0F" w:rsidP="00384E0F">
      <w:pPr>
        <w:rPr>
          <w:rFonts w:cs="Arial"/>
          <w:snapToGrid w:val="0"/>
        </w:rPr>
      </w:pPr>
    </w:p>
    <w:p w14:paraId="67A507F1" w14:textId="77777777"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rsidP="00384E0F">
      <w:pPr>
        <w:rPr>
          <w:rFonts w:cs="Arial"/>
          <w:snapToGrid w:val="0"/>
          <w:szCs w:val="22"/>
        </w:rPr>
      </w:pPr>
    </w:p>
    <w:p w14:paraId="32CE0B29" w14:textId="77777777" w:rsidR="00384E0F" w:rsidRPr="002C0F35" w:rsidRDefault="00384E0F" w:rsidP="00384E0F">
      <w:pPr>
        <w:rPr>
          <w:rFonts w:cs="Arial"/>
          <w:snapToGrid w:val="0"/>
          <w:szCs w:val="22"/>
        </w:rPr>
      </w:pPr>
    </w:p>
    <w:p w14:paraId="258EFF02" w14:textId="77777777" w:rsidR="00384E0F" w:rsidRPr="002C0F35" w:rsidRDefault="00384E0F" w:rsidP="00384E0F">
      <w:pPr>
        <w:rPr>
          <w:rFonts w:cs="Arial"/>
          <w:snapToGrid w:val="0"/>
          <w:szCs w:val="22"/>
        </w:rPr>
      </w:pPr>
    </w:p>
    <w:p w14:paraId="79D9C4C4" w14:textId="77777777"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14:paraId="325E99A0" w14:textId="77777777" w:rsidR="00384E0F" w:rsidRPr="004E76E5" w:rsidRDefault="00384E0F" w:rsidP="00384E0F">
      <w:pPr>
        <w:rPr>
          <w:rFonts w:cs="Arial"/>
          <w:snapToGrid w:val="0"/>
          <w:color w:val="FF0000"/>
        </w:rPr>
      </w:pPr>
    </w:p>
    <w:p w14:paraId="723863DE" w14:textId="77777777" w:rsidR="00EA3872" w:rsidRPr="004E76E5" w:rsidRDefault="00EA3872" w:rsidP="00384E0F">
      <w:pPr>
        <w:rPr>
          <w:rFonts w:cs="Arial"/>
          <w:snapToGrid w:val="0"/>
          <w:color w:val="FF0000"/>
        </w:rPr>
      </w:pPr>
    </w:p>
    <w:p w14:paraId="785C2632" w14:textId="77777777" w:rsidR="00407A24" w:rsidRDefault="008447BD" w:rsidP="00EA6C1F">
      <w:pPr>
        <w:rPr>
          <w:b/>
          <w:kern w:val="28"/>
          <w:sz w:val="32"/>
        </w:rPr>
      </w:pPr>
      <w:r w:rsidRPr="004E76E5">
        <w:rPr>
          <w:color w:val="FF0000"/>
        </w:rPr>
        <w:t>Unterschrift</w:t>
      </w:r>
      <w:r w:rsidR="00407A24">
        <w:br w:type="page"/>
      </w:r>
    </w:p>
    <w:p w14:paraId="02323165" w14:textId="77777777" w:rsidR="00407A24" w:rsidRDefault="00407A24" w:rsidP="00AC4DD5">
      <w:pPr>
        <w:pStyle w:val="berschrift1"/>
        <w:numPr>
          <w:ilvl w:val="0"/>
          <w:numId w:val="0"/>
        </w:numPr>
        <w:rPr>
          <w:color w:val="FF0000"/>
        </w:rPr>
      </w:pPr>
      <w:bookmarkStart w:id="41" w:name="_Toc422468931"/>
      <w:r>
        <w:lastRenderedPageBreak/>
        <w:t>Kurzfassung</w:t>
      </w:r>
      <w:bookmarkEnd w:id="41"/>
    </w:p>
    <w:p w14:paraId="5A9DB274" w14:textId="77777777" w:rsidR="004F1EC8" w:rsidRDefault="004F1EC8" w:rsidP="004F1EC8">
      <w:pPr>
        <w:rPr>
          <w:color w:val="FF0000"/>
        </w:rPr>
      </w:pPr>
      <w:r>
        <w:rPr>
          <w:color w:val="FF0000"/>
        </w:rPr>
        <w:t>(</w:t>
      </w:r>
      <w:proofErr w:type="spellStart"/>
      <w:r>
        <w:rPr>
          <w:color w:val="FF0000"/>
        </w:rPr>
        <w:t>Todo</w:t>
      </w:r>
      <w:proofErr w:type="spellEnd"/>
      <w:r>
        <w:rPr>
          <w:color w:val="FF0000"/>
        </w:rPr>
        <w:t xml:space="preserve">: </w:t>
      </w:r>
      <w:r w:rsidR="00627263">
        <w:rPr>
          <w:color w:val="FF0000"/>
        </w:rPr>
        <w:t xml:space="preserve">Hier mal die </w:t>
      </w:r>
      <w:proofErr w:type="spellStart"/>
      <w:r w:rsidR="00627263">
        <w:rPr>
          <w:color w:val="FF0000"/>
        </w:rPr>
        <w:t>Imagine</w:t>
      </w:r>
      <w:proofErr w:type="spellEnd"/>
      <w:r w:rsidR="00627263">
        <w:rPr>
          <w:color w:val="FF0000"/>
        </w:rPr>
        <w:t xml:space="preserve"> Cup variante, mal drüber gehen…)</w:t>
      </w:r>
    </w:p>
    <w:p w14:paraId="6ED3DFE9" w14:textId="77777777"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5141E155" w14:textId="77777777" w:rsidR="00627263" w:rsidRDefault="00627263" w:rsidP="00627263">
      <w:proofErr w:type="spellStart"/>
      <w:r>
        <w:t>UnrealCup</w:t>
      </w:r>
      <w:proofErr w:type="spellEnd"/>
      <w:r>
        <w:t xml:space="preserve">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 xml:space="preserve">Neben der spielerischen Funktion hat </w:t>
      </w:r>
      <w:proofErr w:type="spellStart"/>
      <w:r>
        <w:t>UnrealCup</w:t>
      </w:r>
      <w:proofErr w:type="spellEnd"/>
      <w:r>
        <w:t xml:space="preserve"> außerdem den Effekt, dass die Anwender ihre Fähigkeiten in der Programmierung und KI-Entwicklung erweitern können.</w:t>
      </w:r>
    </w:p>
    <w:p w14:paraId="676E6519" w14:textId="77777777" w:rsidR="00627263" w:rsidRDefault="00627263" w:rsidP="00627263"/>
    <w:p w14:paraId="11296D84" w14:textId="77777777" w:rsidR="00627263" w:rsidRDefault="00627263" w:rsidP="00627263">
      <w:r>
        <w:t xml:space="preserve">Der </w:t>
      </w:r>
      <w:proofErr w:type="spellStart"/>
      <w:r>
        <w:t>UnrealCup</w:t>
      </w:r>
      <w:proofErr w:type="spellEnd"/>
      <w:r>
        <w:t xml:space="preserve">-Simulator bietet für dieses Ziel neben moderner 3D-Grafik und einer komfortablen Schnittstelle zum Einbinden der KI alle wichtigen Funktionen und Regeln, um dem Nutzer eine realistische Simulation und ein packendes Erlebnis zu bieten. </w:t>
      </w:r>
      <w:proofErr w:type="spellStart"/>
      <w:r>
        <w:t>UnrealCup</w:t>
      </w:r>
      <w:proofErr w:type="spellEnd"/>
      <w:r>
        <w:t xml:space="preserve"> beinhaltet einen</w:t>
      </w:r>
      <w:ins w:id="42" w:author="Admin" w:date="2015-07-06T13:29:00Z">
        <w:r w:rsidR="004540A2">
          <w:t xml:space="preserve"> En</w:t>
        </w:r>
      </w:ins>
      <w:ins w:id="43"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rsidP="00627263">
      <w:pPr>
        <w:rPr>
          <w:rFonts w:ascii="Segoe UI Light" w:hAnsi="Segoe UI Light" w:cs="Segoe UI Light"/>
        </w:rPr>
      </w:pPr>
    </w:p>
    <w:p w14:paraId="2A8D4D3D" w14:textId="77777777" w:rsidR="00627263" w:rsidRDefault="00627263" w:rsidP="00627263">
      <w:r>
        <w:t>Neben der Bereitstellung aller notwendigen Spielerfunktionen zum Erstellen einer leistungsfähigen KI wird auch dafür gesorgt, dass  alle für Simulationszwecke sinnvollen Fußballregeln eingehalten werden.</w:t>
      </w:r>
      <w:r>
        <w:br/>
        <w:t xml:space="preserve">Der </w:t>
      </w:r>
      <w:proofErr w:type="spellStart"/>
      <w:r>
        <w:t>UnrealCup</w:t>
      </w:r>
      <w:proofErr w:type="spellEnd"/>
      <w:r>
        <w:t xml:space="preserve">-Simulator besitzt also Ähnlichkeiten zur Simulation League des bekannten </w:t>
      </w:r>
      <w:proofErr w:type="spellStart"/>
      <w:r>
        <w:t>RoboCups</w:t>
      </w:r>
      <w:proofErr w:type="spellEnd"/>
      <w:r>
        <w:t>, hebt sich allerdings durch diverse Alleinstellungsmerkmale wie eine moderne Grafik</w:t>
      </w:r>
      <w:ins w:id="44" w:author="Admin" w:date="2015-07-06T13:30:00Z">
        <w:r w:rsidR="004540A2">
          <w:t xml:space="preserve"> und</w:t>
        </w:r>
      </w:ins>
      <w:del w:id="45" w:author="Admin" w:date="2015-07-06T13:30:00Z">
        <w:r w:rsidDel="004540A2">
          <w:delText>,</w:delText>
        </w:r>
      </w:del>
      <w:r>
        <w:t xml:space="preserve"> realitätsnahe Physik </w:t>
      </w:r>
      <w:commentRangeStart w:id="46"/>
      <w:del w:id="47" w:author="Admin" w:date="2015-07-06T13:30:00Z">
        <w:r w:rsidDel="004540A2">
          <w:delText xml:space="preserve">und einen graphischen Editor </w:delText>
        </w:r>
        <w:commentRangeEnd w:id="46"/>
        <w:r w:rsidR="00011EF1" w:rsidDel="004540A2">
          <w:rPr>
            <w:rStyle w:val="Kommentarzeichen"/>
          </w:rPr>
          <w:commentReference w:id="46"/>
        </w:r>
      </w:del>
      <w:r>
        <w:t>von vergleichbaren Projekten ab.</w:t>
      </w:r>
    </w:p>
    <w:p w14:paraId="09D8DD87" w14:textId="77777777" w:rsidR="00407A24" w:rsidRDefault="00407A24">
      <w:r>
        <w:br w:type="page"/>
      </w:r>
    </w:p>
    <w:p w14:paraId="2A08D0EC" w14:textId="77777777" w:rsidR="00D421B5" w:rsidRPr="003F6CF5" w:rsidRDefault="00D421B5" w:rsidP="00D421B5">
      <w:pPr>
        <w:pStyle w:val="berschrift1"/>
        <w:numPr>
          <w:ilvl w:val="0"/>
          <w:numId w:val="0"/>
        </w:numPr>
        <w:rPr>
          <w:ins w:id="48" w:author="Maximilian Schmitz" w:date="2015-07-06T18:12:00Z"/>
        </w:rPr>
      </w:pPr>
      <w:bookmarkStart w:id="49" w:name="_Toc422468932"/>
      <w:ins w:id="50" w:author="Maximilian Schmitz" w:date="2015-07-06T18:12:00Z">
        <w:r w:rsidRPr="003F6CF5">
          <w:lastRenderedPageBreak/>
          <w:t>Inhalt</w:t>
        </w:r>
      </w:ins>
    </w:p>
    <w:p w14:paraId="2F43C241" w14:textId="77777777" w:rsidR="00D421B5" w:rsidRDefault="00D421B5" w:rsidP="00D421B5">
      <w:pPr>
        <w:pStyle w:val="Verzeichnis1"/>
        <w:tabs>
          <w:tab w:val="right" w:leader="dot" w:pos="9062"/>
        </w:tabs>
        <w:rPr>
          <w:ins w:id="51" w:author="Maximilian Schmitz" w:date="2015-07-06T18:12:00Z"/>
          <w:rFonts w:asciiTheme="minorHAnsi" w:eastAsiaTheme="minorEastAsia" w:hAnsiTheme="minorHAnsi" w:cstheme="minorBidi"/>
          <w:b w:val="0"/>
          <w:bCs w:val="0"/>
          <w:caps w:val="0"/>
          <w:noProof/>
          <w:sz w:val="22"/>
          <w:szCs w:val="22"/>
        </w:rPr>
      </w:pPr>
      <w:ins w:id="52" w:author="Maximilian Schmitz" w:date="2015-07-06T18:12:00Z">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r w:rsidRPr="002213A3">
          <w:rPr>
            <w:rStyle w:val="Hyperlink"/>
            <w:noProof/>
          </w:rPr>
          <w:fldChar w:fldCharType="begin"/>
        </w:r>
        <w:r w:rsidRPr="002213A3">
          <w:rPr>
            <w:rStyle w:val="Hyperlink"/>
            <w:noProof/>
          </w:rPr>
          <w:instrText xml:space="preserve"> </w:instrText>
        </w:r>
        <w:r>
          <w:rPr>
            <w:noProof/>
          </w:rPr>
          <w:instrText>HYPERLINK \l "_Toc422468930"</w:instrText>
        </w:r>
        <w:r w:rsidRPr="002213A3">
          <w:rPr>
            <w:rStyle w:val="Hyperlink"/>
            <w:noProof/>
          </w:rPr>
          <w:instrText xml:space="preserve"> </w:instrText>
        </w:r>
        <w:r w:rsidRPr="002213A3">
          <w:rPr>
            <w:rStyle w:val="Hyperlink"/>
            <w:noProof/>
          </w:rPr>
          <w:fldChar w:fldCharType="separate"/>
        </w:r>
        <w:r w:rsidRPr="002213A3">
          <w:rPr>
            <w:rStyle w:val="Hyperlink"/>
            <w:noProof/>
          </w:rPr>
          <w:t>Eidesstattliche Erklärung</w:t>
        </w:r>
        <w:r>
          <w:rPr>
            <w:noProof/>
            <w:webHidden/>
          </w:rPr>
          <w:tab/>
        </w:r>
        <w:r>
          <w:rPr>
            <w:noProof/>
            <w:webHidden/>
          </w:rPr>
          <w:fldChar w:fldCharType="begin"/>
        </w:r>
        <w:r>
          <w:rPr>
            <w:noProof/>
            <w:webHidden/>
          </w:rPr>
          <w:instrText xml:space="preserve"> PAGEREF _Toc422468930 \h </w:instrText>
        </w:r>
      </w:ins>
      <w:r>
        <w:rPr>
          <w:noProof/>
          <w:webHidden/>
        </w:rPr>
      </w:r>
      <w:ins w:id="53" w:author="Maximilian Schmitz" w:date="2015-07-06T18:12:00Z">
        <w:r>
          <w:rPr>
            <w:noProof/>
            <w:webHidden/>
          </w:rPr>
          <w:fldChar w:fldCharType="separate"/>
        </w:r>
        <w:r>
          <w:rPr>
            <w:noProof/>
            <w:webHidden/>
          </w:rPr>
          <w:t>II</w:t>
        </w:r>
        <w:r>
          <w:rPr>
            <w:noProof/>
            <w:webHidden/>
          </w:rPr>
          <w:fldChar w:fldCharType="end"/>
        </w:r>
        <w:r w:rsidRPr="002213A3">
          <w:rPr>
            <w:rStyle w:val="Hyperlink"/>
            <w:noProof/>
          </w:rPr>
          <w:fldChar w:fldCharType="end"/>
        </w:r>
      </w:ins>
    </w:p>
    <w:p w14:paraId="55800D41" w14:textId="77777777" w:rsidR="00D421B5" w:rsidRDefault="00D421B5" w:rsidP="00D421B5">
      <w:pPr>
        <w:pStyle w:val="Verzeichnis1"/>
        <w:tabs>
          <w:tab w:val="right" w:leader="dot" w:pos="9062"/>
        </w:tabs>
        <w:rPr>
          <w:ins w:id="54" w:author="Maximilian Schmitz" w:date="2015-07-06T18:12:00Z"/>
          <w:rFonts w:asciiTheme="minorHAnsi" w:eastAsiaTheme="minorEastAsia" w:hAnsiTheme="minorHAnsi" w:cstheme="minorBidi"/>
          <w:b w:val="0"/>
          <w:bCs w:val="0"/>
          <w:caps w:val="0"/>
          <w:noProof/>
          <w:sz w:val="22"/>
          <w:szCs w:val="22"/>
        </w:rPr>
      </w:pPr>
      <w:ins w:id="5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"_Toc422468931"</w:instrText>
        </w:r>
        <w:r w:rsidRPr="002213A3">
          <w:rPr>
            <w:rStyle w:val="Hyperlink"/>
            <w:noProof/>
          </w:rPr>
          <w:instrText xml:space="preserve"> </w:instrText>
        </w:r>
        <w:r w:rsidRPr="002213A3">
          <w:rPr>
            <w:rStyle w:val="Hyperlink"/>
            <w:noProof/>
          </w:rPr>
          <w:fldChar w:fldCharType="separate"/>
        </w:r>
        <w:r w:rsidRPr="002213A3">
          <w:rPr>
            <w:rStyle w:val="Hyperlink"/>
            <w:noProof/>
          </w:rPr>
          <w:t>Kurzfassung</w:t>
        </w:r>
        <w:r>
          <w:rPr>
            <w:noProof/>
            <w:webHidden/>
          </w:rPr>
          <w:tab/>
        </w:r>
        <w:r>
          <w:rPr>
            <w:noProof/>
            <w:webHidden/>
          </w:rPr>
          <w:fldChar w:fldCharType="begin"/>
        </w:r>
        <w:r>
          <w:rPr>
            <w:noProof/>
            <w:webHidden/>
          </w:rPr>
          <w:instrText xml:space="preserve"> PAGEREF _Toc422468931 \h </w:instrText>
        </w:r>
      </w:ins>
      <w:r>
        <w:rPr>
          <w:noProof/>
          <w:webHidden/>
        </w:rPr>
      </w:r>
      <w:ins w:id="56" w:author="Maximilian Schmitz" w:date="2015-07-06T18:12:00Z">
        <w:r>
          <w:rPr>
            <w:noProof/>
            <w:webHidden/>
          </w:rPr>
          <w:fldChar w:fldCharType="separate"/>
        </w:r>
        <w:r>
          <w:rPr>
            <w:noProof/>
            <w:webHidden/>
          </w:rPr>
          <w:t>III</w:t>
        </w:r>
        <w:r>
          <w:rPr>
            <w:noProof/>
            <w:webHidden/>
          </w:rPr>
          <w:fldChar w:fldCharType="end"/>
        </w:r>
        <w:r w:rsidRPr="002213A3">
          <w:rPr>
            <w:rStyle w:val="Hyperlink"/>
            <w:noProof/>
          </w:rPr>
          <w:fldChar w:fldCharType="end"/>
        </w:r>
      </w:ins>
    </w:p>
    <w:p w14:paraId="2C89680E" w14:textId="77777777" w:rsidR="00D421B5" w:rsidRDefault="00D421B5" w:rsidP="00D421B5">
      <w:pPr>
        <w:pStyle w:val="Verzeichnis1"/>
        <w:tabs>
          <w:tab w:val="right" w:leader="dot" w:pos="9062"/>
        </w:tabs>
        <w:rPr>
          <w:ins w:id="57" w:author="Maximilian Schmitz" w:date="2015-07-06T18:12:00Z"/>
          <w:rFonts w:asciiTheme="minorHAnsi" w:eastAsiaTheme="minorEastAsia" w:hAnsiTheme="minorHAnsi" w:cstheme="minorBidi"/>
          <w:b w:val="0"/>
          <w:bCs w:val="0"/>
          <w:caps w:val="0"/>
          <w:noProof/>
          <w:sz w:val="22"/>
          <w:szCs w:val="22"/>
        </w:rPr>
      </w:pPr>
      <w:ins w:id="5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"_Toc422468932"</w:instrText>
        </w:r>
        <w:r w:rsidRPr="002213A3">
          <w:rPr>
            <w:rStyle w:val="Hyperlink"/>
            <w:noProof/>
          </w:rPr>
          <w:instrText xml:space="preserve"> </w:instrText>
        </w:r>
        <w:r w:rsidRPr="002213A3">
          <w:rPr>
            <w:rStyle w:val="Hyperlink"/>
            <w:noProof/>
          </w:rPr>
          <w:fldChar w:fldCharType="separate"/>
        </w:r>
        <w:r w:rsidRPr="002213A3">
          <w:rPr>
            <w:rStyle w:val="Hyperlink"/>
            <w:noProof/>
          </w:rPr>
          <w:t>Abstract</w:t>
        </w:r>
        <w:r>
          <w:rPr>
            <w:noProof/>
            <w:webHidden/>
          </w:rPr>
          <w:tab/>
        </w:r>
        <w:r>
          <w:rPr>
            <w:noProof/>
            <w:webHidden/>
          </w:rPr>
          <w:fldChar w:fldCharType="begin"/>
        </w:r>
        <w:r>
          <w:rPr>
            <w:noProof/>
            <w:webHidden/>
          </w:rPr>
          <w:instrText xml:space="preserve"> PAGEREF _Toc422468932 \h </w:instrText>
        </w:r>
      </w:ins>
      <w:r>
        <w:rPr>
          <w:noProof/>
          <w:webHidden/>
        </w:rPr>
      </w:r>
      <w:ins w:id="59" w:author="Maximilian Schmitz" w:date="2015-07-06T18:12:00Z">
        <w:r>
          <w:rPr>
            <w:noProof/>
            <w:webHidden/>
          </w:rPr>
          <w:fldChar w:fldCharType="separate"/>
        </w:r>
        <w:r>
          <w:rPr>
            <w:noProof/>
            <w:webHidden/>
          </w:rPr>
          <w:t>IV</w:t>
        </w:r>
        <w:r>
          <w:rPr>
            <w:noProof/>
            <w:webHidden/>
          </w:rPr>
          <w:fldChar w:fldCharType="end"/>
        </w:r>
        <w:r w:rsidRPr="002213A3">
          <w:rPr>
            <w:rStyle w:val="Hyperlink"/>
            <w:noProof/>
          </w:rPr>
          <w:fldChar w:fldCharType="end"/>
        </w:r>
      </w:ins>
    </w:p>
    <w:p w14:paraId="2E69BB14" w14:textId="77777777" w:rsidR="00D421B5" w:rsidRDefault="00D421B5" w:rsidP="00D421B5">
      <w:pPr>
        <w:pStyle w:val="Verzeichnis1"/>
        <w:tabs>
          <w:tab w:val="right" w:leader="dot" w:pos="9062"/>
        </w:tabs>
        <w:rPr>
          <w:ins w:id="60" w:author="Maximilian Schmitz" w:date="2015-07-06T18:12:00Z"/>
          <w:rFonts w:asciiTheme="minorHAnsi" w:eastAsiaTheme="minorEastAsia" w:hAnsiTheme="minorHAnsi" w:cstheme="minorBidi"/>
          <w:b w:val="0"/>
          <w:bCs w:val="0"/>
          <w:caps w:val="0"/>
          <w:noProof/>
          <w:sz w:val="22"/>
          <w:szCs w:val="22"/>
        </w:rPr>
      </w:pPr>
      <w:ins w:id="6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"_Toc422468933"</w:instrText>
        </w:r>
        <w:r w:rsidRPr="002213A3">
          <w:rPr>
            <w:rStyle w:val="Hyperlink"/>
            <w:noProof/>
          </w:rPr>
          <w:instrText xml:space="preserve"> </w:instrText>
        </w:r>
        <w:r w:rsidRPr="002213A3">
          <w:rPr>
            <w:rStyle w:val="Hyperlink"/>
            <w:noProof/>
          </w:rPr>
          <w:fldChar w:fldCharType="separate"/>
        </w:r>
        <w:r w:rsidRPr="002213A3">
          <w:rPr>
            <w:rStyle w:val="Hyperlink"/>
            <w:noProof/>
          </w:rPr>
          <w:t>Inhalt</w:t>
        </w:r>
        <w:r>
          <w:rPr>
            <w:noProof/>
            <w:webHidden/>
          </w:rPr>
          <w:tab/>
        </w:r>
        <w:r>
          <w:rPr>
            <w:noProof/>
            <w:webHidden/>
          </w:rPr>
          <w:fldChar w:fldCharType="begin"/>
        </w:r>
        <w:r>
          <w:rPr>
            <w:noProof/>
            <w:webHidden/>
          </w:rPr>
          <w:instrText xml:space="preserve"> PAGEREF _Toc422468933 \h </w:instrText>
        </w:r>
      </w:ins>
      <w:r>
        <w:rPr>
          <w:noProof/>
          <w:webHidden/>
        </w:rPr>
      </w:r>
      <w:ins w:id="62" w:author="Maximilian Schmitz" w:date="2015-07-06T18:12:00Z">
        <w:r>
          <w:rPr>
            <w:noProof/>
            <w:webHidden/>
          </w:rPr>
          <w:fldChar w:fldCharType="separate"/>
        </w:r>
        <w:r>
          <w:rPr>
            <w:noProof/>
            <w:webHidden/>
          </w:rPr>
          <w:t>V</w:t>
        </w:r>
        <w:r>
          <w:rPr>
            <w:noProof/>
            <w:webHidden/>
          </w:rPr>
          <w:fldChar w:fldCharType="end"/>
        </w:r>
        <w:r w:rsidRPr="002213A3">
          <w:rPr>
            <w:rStyle w:val="Hyperlink"/>
            <w:noProof/>
          </w:rPr>
          <w:fldChar w:fldCharType="end"/>
        </w:r>
      </w:ins>
    </w:p>
    <w:p w14:paraId="293AA783" w14:textId="77777777" w:rsidR="00D421B5" w:rsidRDefault="00D421B5" w:rsidP="00D421B5">
      <w:pPr>
        <w:pStyle w:val="Verzeichnis1"/>
        <w:tabs>
          <w:tab w:val="left" w:pos="480"/>
          <w:tab w:val="right" w:leader="dot" w:pos="9062"/>
        </w:tabs>
        <w:rPr>
          <w:ins w:id="63" w:author="Maximilian Schmitz" w:date="2015-07-06T18:12:00Z"/>
          <w:rFonts w:asciiTheme="minorHAnsi" w:eastAsiaTheme="minorEastAsia" w:hAnsiTheme="minorHAnsi" w:cstheme="minorBidi"/>
          <w:b w:val="0"/>
          <w:bCs w:val="0"/>
          <w:caps w:val="0"/>
          <w:noProof/>
          <w:sz w:val="22"/>
          <w:szCs w:val="22"/>
        </w:rPr>
      </w:pPr>
      <w:ins w:id="6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"_Toc422468934"</w:instrText>
        </w:r>
        <w:r w:rsidRPr="002213A3">
          <w:rPr>
            <w:rStyle w:val="Hyperlink"/>
            <w:noProof/>
          </w:rPr>
          <w:instrText xml:space="preserve"> </w:instrText>
        </w:r>
        <w:r w:rsidRPr="002213A3">
          <w:rPr>
            <w:rStyle w:val="Hyperlink"/>
            <w:noProof/>
          </w:rPr>
          <w:fldChar w:fldCharType="separate"/>
        </w:r>
        <w:r w:rsidRPr="002213A3">
          <w:rPr>
            <w:rStyle w:val="Hyperlink"/>
            <w:noProof/>
          </w:rPr>
          <w:t>1</w:t>
        </w:r>
        <w:r>
          <w:rPr>
            <w:rFonts w:asciiTheme="minorHAnsi" w:eastAsiaTheme="minorEastAsia" w:hAnsiTheme="minorHAnsi" w:cstheme="minorBidi"/>
            <w:b w:val="0"/>
            <w:bCs w:val="0"/>
            <w: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_Toc422468934 \h </w:instrText>
        </w:r>
      </w:ins>
      <w:r>
        <w:rPr>
          <w:noProof/>
          <w:webHidden/>
        </w:rPr>
      </w:r>
      <w:ins w:id="65" w:author="Maximilian Schmitz" w:date="2015-07-06T18:12:00Z">
        <w:r>
          <w:rPr>
            <w:noProof/>
            <w:webHidden/>
          </w:rPr>
          <w:fldChar w:fldCharType="separate"/>
        </w:r>
        <w:r>
          <w:rPr>
            <w:noProof/>
            <w:webHidden/>
          </w:rPr>
          <w:t>1</w:t>
        </w:r>
        <w:r>
          <w:rPr>
            <w:noProof/>
            <w:webHidden/>
          </w:rPr>
          <w:fldChar w:fldCharType="end"/>
        </w:r>
        <w:r w:rsidRPr="002213A3">
          <w:rPr>
            <w:rStyle w:val="Hyperlink"/>
            <w:noProof/>
          </w:rPr>
          <w:fldChar w:fldCharType="end"/>
        </w:r>
      </w:ins>
    </w:p>
    <w:p w14:paraId="4A391DBD" w14:textId="77777777" w:rsidR="00D421B5" w:rsidRDefault="00D421B5" w:rsidP="00D421B5">
      <w:pPr>
        <w:pStyle w:val="Verzeichnis1"/>
        <w:tabs>
          <w:tab w:val="left" w:pos="480"/>
          <w:tab w:val="right" w:leader="dot" w:pos="9062"/>
        </w:tabs>
        <w:rPr>
          <w:ins w:id="66" w:author="Maximilian Schmitz" w:date="2015-07-06T18:12:00Z"/>
          <w:rFonts w:asciiTheme="minorHAnsi" w:eastAsiaTheme="minorEastAsia" w:hAnsiTheme="minorHAnsi" w:cstheme="minorBidi"/>
          <w:b w:val="0"/>
          <w:bCs w:val="0"/>
          <w:caps w:val="0"/>
          <w:noProof/>
          <w:sz w:val="22"/>
          <w:szCs w:val="22"/>
        </w:rPr>
      </w:pPr>
      <w:ins w:id="6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"_Toc422468935"</w:instrText>
        </w:r>
        <w:r w:rsidRPr="002213A3">
          <w:rPr>
            <w:rStyle w:val="Hyperlink"/>
            <w:noProof/>
          </w:rPr>
          <w:instrText xml:space="preserve"> </w:instrText>
        </w:r>
        <w:r w:rsidRPr="002213A3">
          <w:rPr>
            <w:rStyle w:val="Hyperlink"/>
            <w:noProof/>
          </w:rPr>
          <w:fldChar w:fldCharType="separate"/>
        </w:r>
        <w:r w:rsidRPr="002213A3">
          <w:rPr>
            <w:rStyle w:val="Hyperlink"/>
            <w:noProof/>
          </w:rPr>
          <w:t>2</w:t>
        </w:r>
        <w:r>
          <w:rPr>
            <w:rFonts w:asciiTheme="minorHAnsi" w:eastAsiaTheme="minorEastAsia" w:hAnsiTheme="minorHAnsi" w:cstheme="minorBidi"/>
            <w:b w:val="0"/>
            <w:bCs w:val="0"/>
            <w:caps w:val="0"/>
            <w:noProof/>
            <w:sz w:val="22"/>
            <w:szCs w:val="22"/>
          </w:rPr>
          <w:tab/>
        </w:r>
        <w:r w:rsidRPr="002213A3">
          <w:rPr>
            <w:rStyle w:val="Hyperlink"/>
            <w:noProof/>
          </w:rPr>
          <w:t>Aufgabenstellung</w:t>
        </w:r>
        <w:r>
          <w:rPr>
            <w:noProof/>
            <w:webHidden/>
          </w:rPr>
          <w:tab/>
        </w:r>
        <w:r>
          <w:rPr>
            <w:noProof/>
            <w:webHidden/>
          </w:rPr>
          <w:fldChar w:fldCharType="begin"/>
        </w:r>
        <w:r>
          <w:rPr>
            <w:noProof/>
            <w:webHidden/>
          </w:rPr>
          <w:instrText xml:space="preserve"> PAGEREF _Toc422468935 \h </w:instrText>
        </w:r>
      </w:ins>
      <w:r>
        <w:rPr>
          <w:noProof/>
          <w:webHidden/>
        </w:rPr>
      </w:r>
      <w:ins w:id="68" w:author="Maximilian Schmitz" w:date="2015-07-06T18:12:00Z">
        <w:r>
          <w:rPr>
            <w:noProof/>
            <w:webHidden/>
          </w:rPr>
          <w:fldChar w:fldCharType="separate"/>
        </w:r>
        <w:r>
          <w:rPr>
            <w:noProof/>
            <w:webHidden/>
          </w:rPr>
          <w:t>2</w:t>
        </w:r>
        <w:r>
          <w:rPr>
            <w:noProof/>
            <w:webHidden/>
          </w:rPr>
          <w:fldChar w:fldCharType="end"/>
        </w:r>
        <w:r w:rsidRPr="002213A3">
          <w:rPr>
            <w:rStyle w:val="Hyperlink"/>
            <w:noProof/>
          </w:rPr>
          <w:fldChar w:fldCharType="end"/>
        </w:r>
      </w:ins>
    </w:p>
    <w:p w14:paraId="0C36AAA3" w14:textId="77777777" w:rsidR="00D421B5" w:rsidRDefault="00D421B5" w:rsidP="00D421B5">
      <w:pPr>
        <w:pStyle w:val="Verzeichnis1"/>
        <w:tabs>
          <w:tab w:val="left" w:pos="480"/>
          <w:tab w:val="right" w:leader="dot" w:pos="9062"/>
        </w:tabs>
        <w:rPr>
          <w:ins w:id="69" w:author="Maximilian Schmitz" w:date="2015-07-06T18:12:00Z"/>
          <w:rFonts w:asciiTheme="minorHAnsi" w:eastAsiaTheme="minorEastAsia" w:hAnsiTheme="minorHAnsi" w:cstheme="minorBidi"/>
          <w:b w:val="0"/>
          <w:bCs w:val="0"/>
          <w:caps w:val="0"/>
          <w:noProof/>
          <w:sz w:val="22"/>
          <w:szCs w:val="22"/>
        </w:rPr>
      </w:pPr>
      <w:ins w:id="7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"_Toc422468936"</w:instrText>
        </w:r>
        <w:r w:rsidRPr="002213A3">
          <w:rPr>
            <w:rStyle w:val="Hyperlink"/>
            <w:noProof/>
          </w:rPr>
          <w:instrText xml:space="preserve"> </w:instrText>
        </w:r>
        <w:r w:rsidRPr="002213A3">
          <w:rPr>
            <w:rStyle w:val="Hyperlink"/>
            <w:noProof/>
          </w:rPr>
          <w:fldChar w:fldCharType="separate"/>
        </w:r>
        <w:r w:rsidRPr="002213A3">
          <w:rPr>
            <w:rStyle w:val="Hyperlink"/>
            <w:noProof/>
          </w:rPr>
          <w:t>3</w:t>
        </w:r>
        <w:r>
          <w:rPr>
            <w:rFonts w:asciiTheme="minorHAnsi" w:eastAsiaTheme="minorEastAsia" w:hAnsiTheme="minorHAnsi" w:cstheme="minorBidi"/>
            <w:b w:val="0"/>
            <w:bCs w:val="0"/>
            <w:caps w:val="0"/>
            <w:noProof/>
            <w:sz w:val="22"/>
            <w:szCs w:val="22"/>
          </w:rPr>
          <w:tab/>
        </w:r>
        <w:r w:rsidRPr="002213A3">
          <w:rPr>
            <w:rStyle w:val="Hyperlink"/>
            <w:noProof/>
          </w:rPr>
          <w:t>Stand der Technik</w:t>
        </w:r>
        <w:r>
          <w:rPr>
            <w:noProof/>
            <w:webHidden/>
          </w:rPr>
          <w:tab/>
        </w:r>
        <w:r>
          <w:rPr>
            <w:noProof/>
            <w:webHidden/>
          </w:rPr>
          <w:fldChar w:fldCharType="begin"/>
        </w:r>
        <w:r>
          <w:rPr>
            <w:noProof/>
            <w:webHidden/>
          </w:rPr>
          <w:instrText xml:space="preserve"> PAGEREF _Toc422468936 \h </w:instrText>
        </w:r>
      </w:ins>
      <w:r>
        <w:rPr>
          <w:noProof/>
          <w:webHidden/>
        </w:rPr>
      </w:r>
      <w:ins w:id="71"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283CF3ED" w14:textId="77777777" w:rsidR="00D421B5" w:rsidRDefault="00D421B5" w:rsidP="00D421B5">
      <w:pPr>
        <w:pStyle w:val="Verzeichnis2"/>
        <w:tabs>
          <w:tab w:val="left" w:pos="720"/>
          <w:tab w:val="right" w:leader="dot" w:pos="9062"/>
        </w:tabs>
        <w:rPr>
          <w:ins w:id="72" w:author="Maximilian Schmitz" w:date="2015-07-06T18:12:00Z"/>
          <w:rFonts w:asciiTheme="minorHAnsi" w:eastAsiaTheme="minorEastAsia" w:hAnsiTheme="minorHAnsi" w:cstheme="minorBidi"/>
          <w:smallCaps w:val="0"/>
          <w:noProof/>
          <w:sz w:val="22"/>
          <w:szCs w:val="22"/>
        </w:rPr>
      </w:pPr>
      <w:ins w:id="7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"_Toc422468937"</w:instrText>
        </w:r>
        <w:r w:rsidRPr="002213A3">
          <w:rPr>
            <w:rStyle w:val="Hyperlink"/>
            <w:noProof/>
          </w:rPr>
          <w:instrText xml:space="preserve"> </w:instrText>
        </w:r>
        <w:r w:rsidRPr="002213A3">
          <w:rPr>
            <w:rStyle w:val="Hyperlink"/>
            <w:noProof/>
          </w:rPr>
          <w:fldChar w:fldCharType="separate"/>
        </w:r>
        <w:r w:rsidRPr="002213A3">
          <w:rPr>
            <w:rStyle w:val="Hyperlink"/>
            <w:noProof/>
          </w:rPr>
          <w:t>3.1</w:t>
        </w:r>
        <w:r>
          <w:rPr>
            <w:rFonts w:asciiTheme="minorHAnsi" w:eastAsiaTheme="minorEastAsia" w:hAnsiTheme="minorHAnsi" w:cstheme="minorBidi"/>
            <w:small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_Toc422468937 \h </w:instrText>
        </w:r>
      </w:ins>
      <w:r>
        <w:rPr>
          <w:noProof/>
          <w:webHidden/>
        </w:rPr>
      </w:r>
      <w:ins w:id="74"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4566943A" w14:textId="77777777" w:rsidR="00D421B5" w:rsidRDefault="00D421B5" w:rsidP="00D421B5">
      <w:pPr>
        <w:pStyle w:val="Verzeichnis2"/>
        <w:tabs>
          <w:tab w:val="left" w:pos="720"/>
          <w:tab w:val="right" w:leader="dot" w:pos="9062"/>
        </w:tabs>
        <w:rPr>
          <w:ins w:id="75" w:author="Maximilian Schmitz" w:date="2015-07-06T18:12:00Z"/>
          <w:rFonts w:asciiTheme="minorHAnsi" w:eastAsiaTheme="minorEastAsia" w:hAnsiTheme="minorHAnsi" w:cstheme="minorBidi"/>
          <w:smallCaps w:val="0"/>
          <w:noProof/>
          <w:sz w:val="22"/>
          <w:szCs w:val="22"/>
        </w:rPr>
      </w:pPr>
      <w:ins w:id="7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"_Toc422468938"</w:instrText>
        </w:r>
        <w:r w:rsidRPr="002213A3">
          <w:rPr>
            <w:rStyle w:val="Hyperlink"/>
            <w:noProof/>
          </w:rPr>
          <w:instrText xml:space="preserve"> </w:instrText>
        </w:r>
        <w:r w:rsidRPr="002213A3">
          <w:rPr>
            <w:rStyle w:val="Hyperlink"/>
            <w:noProof/>
          </w:rPr>
          <w:fldChar w:fldCharType="separate"/>
        </w:r>
        <w:r w:rsidRPr="002213A3">
          <w:rPr>
            <w:rStyle w:val="Hyperlink"/>
            <w:noProof/>
          </w:rPr>
          <w:t>3.2</w:t>
        </w:r>
        <w:r>
          <w:rPr>
            <w:rFonts w:asciiTheme="minorHAnsi" w:eastAsiaTheme="minorEastAsia" w:hAnsiTheme="minorHAnsi" w:cstheme="minorBidi"/>
            <w:smallCaps w:val="0"/>
            <w:noProof/>
            <w:sz w:val="22"/>
            <w:szCs w:val="22"/>
          </w:rPr>
          <w:tab/>
        </w:r>
        <w:r w:rsidRPr="002213A3">
          <w:rPr>
            <w:rStyle w:val="Hyperlink"/>
            <w:noProof/>
          </w:rPr>
          <w:t>Game Engine</w:t>
        </w:r>
        <w:r>
          <w:rPr>
            <w:noProof/>
            <w:webHidden/>
          </w:rPr>
          <w:tab/>
        </w:r>
        <w:r>
          <w:rPr>
            <w:noProof/>
            <w:webHidden/>
          </w:rPr>
          <w:fldChar w:fldCharType="begin"/>
        </w:r>
        <w:r>
          <w:rPr>
            <w:noProof/>
            <w:webHidden/>
          </w:rPr>
          <w:instrText xml:space="preserve"> PAGEREF _Toc422468938 \h </w:instrText>
        </w:r>
      </w:ins>
      <w:r>
        <w:rPr>
          <w:noProof/>
          <w:webHidden/>
        </w:rPr>
      </w:r>
      <w:ins w:id="77"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0B5159B4" w14:textId="77777777" w:rsidR="00D421B5" w:rsidRDefault="00D421B5" w:rsidP="00D421B5">
      <w:pPr>
        <w:pStyle w:val="Verzeichnis3"/>
        <w:tabs>
          <w:tab w:val="left" w:pos="1200"/>
          <w:tab w:val="right" w:leader="dot" w:pos="9062"/>
        </w:tabs>
        <w:rPr>
          <w:ins w:id="78" w:author="Maximilian Schmitz" w:date="2015-07-06T18:12:00Z"/>
          <w:rFonts w:asciiTheme="minorHAnsi" w:eastAsiaTheme="minorEastAsia" w:hAnsiTheme="minorHAnsi" w:cstheme="minorBidi"/>
          <w:i w:val="0"/>
          <w:iCs w:val="0"/>
          <w:noProof/>
          <w:sz w:val="22"/>
          <w:szCs w:val="22"/>
        </w:rPr>
      </w:pPr>
      <w:ins w:id="7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"_Toc422468940"</w:instrText>
        </w:r>
        <w:r w:rsidRPr="002213A3">
          <w:rPr>
            <w:rStyle w:val="Hyperlink"/>
            <w:noProof/>
          </w:rPr>
          <w:instrText xml:space="preserve"> </w:instrText>
        </w:r>
        <w:r w:rsidRPr="002213A3">
          <w:rPr>
            <w:rStyle w:val="Hyperlink"/>
            <w:noProof/>
          </w:rPr>
          <w:fldChar w:fldCharType="separate"/>
        </w:r>
        <w:r w:rsidRPr="002213A3">
          <w:rPr>
            <w:rStyle w:val="Hyperlink"/>
            <w:noProof/>
          </w:rPr>
          <w:t>3.2.1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_Toc422468940 \h </w:instrText>
        </w:r>
      </w:ins>
      <w:r>
        <w:rPr>
          <w:noProof/>
          <w:webHidden/>
        </w:rPr>
      </w:r>
      <w:ins w:id="80"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4AEAFFB1" w14:textId="77777777" w:rsidR="00D421B5" w:rsidRDefault="00D421B5" w:rsidP="00D421B5">
      <w:pPr>
        <w:pStyle w:val="Verzeichnis3"/>
        <w:tabs>
          <w:tab w:val="left" w:pos="1200"/>
          <w:tab w:val="right" w:leader="dot" w:pos="9062"/>
        </w:tabs>
        <w:rPr>
          <w:ins w:id="81" w:author="Maximilian Schmitz" w:date="2015-07-06T18:12:00Z"/>
          <w:rFonts w:asciiTheme="minorHAnsi" w:eastAsiaTheme="minorEastAsia" w:hAnsiTheme="minorHAnsi" w:cstheme="minorBidi"/>
          <w:i w:val="0"/>
          <w:iCs w:val="0"/>
          <w:noProof/>
          <w:sz w:val="22"/>
          <w:szCs w:val="22"/>
        </w:rPr>
      </w:pPr>
      <w:ins w:id="8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"_Toc422468941"</w:instrText>
        </w:r>
        <w:r w:rsidRPr="002213A3">
          <w:rPr>
            <w:rStyle w:val="Hyperlink"/>
            <w:noProof/>
          </w:rPr>
          <w:instrText xml:space="preserve"> </w:instrText>
        </w:r>
        <w:r w:rsidRPr="002213A3">
          <w:rPr>
            <w:rStyle w:val="Hyperlink"/>
            <w:noProof/>
          </w:rPr>
          <w:fldChar w:fldCharType="separate"/>
        </w:r>
        <w:r w:rsidRPr="002213A3">
          <w:rPr>
            <w:rStyle w:val="Hyperlink"/>
            <w:noProof/>
          </w:rPr>
          <w:t>3.2.2</w:t>
        </w:r>
        <w:r>
          <w:rPr>
            <w:rFonts w:asciiTheme="minorHAnsi" w:eastAsiaTheme="minorEastAsia" w:hAnsiTheme="minorHAnsi" w:cstheme="minorBidi"/>
            <w:i w:val="0"/>
            <w:iCs w:val="0"/>
            <w:noProof/>
            <w:sz w:val="22"/>
            <w:szCs w:val="22"/>
          </w:rPr>
          <w:tab/>
        </w:r>
        <w:r w:rsidRPr="002213A3">
          <w:rPr>
            <w:rStyle w:val="Hyperlink"/>
            <w:noProof/>
          </w:rPr>
          <w:t>Source Engine</w:t>
        </w:r>
        <w:r>
          <w:rPr>
            <w:noProof/>
            <w:webHidden/>
          </w:rPr>
          <w:tab/>
        </w:r>
        <w:r>
          <w:rPr>
            <w:noProof/>
            <w:webHidden/>
          </w:rPr>
          <w:fldChar w:fldCharType="begin"/>
        </w:r>
        <w:r>
          <w:rPr>
            <w:noProof/>
            <w:webHidden/>
          </w:rPr>
          <w:instrText xml:space="preserve"> PAGEREF _Toc422468941 \h </w:instrText>
        </w:r>
      </w:ins>
      <w:r>
        <w:rPr>
          <w:noProof/>
          <w:webHidden/>
        </w:rPr>
      </w:r>
      <w:ins w:id="83" w:author="Maximilian Schmitz" w:date="2015-07-06T18:12:00Z">
        <w:r>
          <w:rPr>
            <w:noProof/>
            <w:webHidden/>
          </w:rPr>
          <w:fldChar w:fldCharType="separate"/>
        </w:r>
        <w:r>
          <w:rPr>
            <w:noProof/>
            <w:webHidden/>
          </w:rPr>
          <w:t>3</w:t>
        </w:r>
        <w:r>
          <w:rPr>
            <w:noProof/>
            <w:webHidden/>
          </w:rPr>
          <w:fldChar w:fldCharType="end"/>
        </w:r>
        <w:r w:rsidRPr="002213A3">
          <w:rPr>
            <w:rStyle w:val="Hyperlink"/>
            <w:noProof/>
          </w:rPr>
          <w:fldChar w:fldCharType="end"/>
        </w:r>
      </w:ins>
    </w:p>
    <w:p w14:paraId="34601712" w14:textId="77777777" w:rsidR="00D421B5" w:rsidRDefault="00D421B5" w:rsidP="00D421B5">
      <w:pPr>
        <w:pStyle w:val="Verzeichnis3"/>
        <w:tabs>
          <w:tab w:val="left" w:pos="1200"/>
          <w:tab w:val="right" w:leader="dot" w:pos="9062"/>
        </w:tabs>
        <w:rPr>
          <w:ins w:id="84" w:author="Maximilian Schmitz" w:date="2015-07-06T18:12:00Z"/>
          <w:rFonts w:asciiTheme="minorHAnsi" w:eastAsiaTheme="minorEastAsia" w:hAnsiTheme="minorHAnsi" w:cstheme="minorBidi"/>
          <w:i w:val="0"/>
          <w:iCs w:val="0"/>
          <w:noProof/>
          <w:sz w:val="22"/>
          <w:szCs w:val="22"/>
        </w:rPr>
      </w:pPr>
      <w:ins w:id="8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"_Toc422468942"</w:instrText>
        </w:r>
        <w:r w:rsidRPr="002213A3">
          <w:rPr>
            <w:rStyle w:val="Hyperlink"/>
            <w:noProof/>
          </w:rPr>
          <w:instrText xml:space="preserve"> </w:instrText>
        </w:r>
        <w:r w:rsidRPr="002213A3">
          <w:rPr>
            <w:rStyle w:val="Hyperlink"/>
            <w:noProof/>
          </w:rPr>
          <w:fldChar w:fldCharType="separate"/>
        </w:r>
        <w:r w:rsidRPr="002213A3">
          <w:rPr>
            <w:rStyle w:val="Hyperlink"/>
            <w:noProof/>
          </w:rPr>
          <w:t>3.2.3</w:t>
        </w:r>
        <w:r>
          <w:rPr>
            <w:rFonts w:asciiTheme="minorHAnsi" w:eastAsiaTheme="minorEastAsia" w:hAnsiTheme="minorHAnsi" w:cstheme="minorBidi"/>
            <w:i w:val="0"/>
            <w:iCs w:val="0"/>
            <w:noProof/>
            <w:sz w:val="22"/>
            <w:szCs w:val="22"/>
          </w:rPr>
          <w:tab/>
        </w:r>
        <w:r w:rsidRPr="002213A3">
          <w:rPr>
            <w:rStyle w:val="Hyperlink"/>
            <w:noProof/>
          </w:rPr>
          <w:t>Unity</w:t>
        </w:r>
        <w:r>
          <w:rPr>
            <w:noProof/>
            <w:webHidden/>
          </w:rPr>
          <w:tab/>
        </w:r>
        <w:r>
          <w:rPr>
            <w:noProof/>
            <w:webHidden/>
          </w:rPr>
          <w:fldChar w:fldCharType="begin"/>
        </w:r>
        <w:r>
          <w:rPr>
            <w:noProof/>
            <w:webHidden/>
          </w:rPr>
          <w:instrText xml:space="preserve"> PAGEREF _Toc422468942 \h </w:instrText>
        </w:r>
      </w:ins>
      <w:r>
        <w:rPr>
          <w:noProof/>
          <w:webHidden/>
        </w:rPr>
      </w:r>
      <w:ins w:id="86" w:author="Maximilian Schmitz" w:date="2015-07-06T18:12:00Z">
        <w:r>
          <w:rPr>
            <w:noProof/>
            <w:webHidden/>
          </w:rPr>
          <w:fldChar w:fldCharType="separate"/>
        </w:r>
        <w:r>
          <w:rPr>
            <w:noProof/>
            <w:webHidden/>
          </w:rPr>
          <w:t>4</w:t>
        </w:r>
        <w:r>
          <w:rPr>
            <w:noProof/>
            <w:webHidden/>
          </w:rPr>
          <w:fldChar w:fldCharType="end"/>
        </w:r>
        <w:r w:rsidRPr="002213A3">
          <w:rPr>
            <w:rStyle w:val="Hyperlink"/>
            <w:noProof/>
          </w:rPr>
          <w:fldChar w:fldCharType="end"/>
        </w:r>
      </w:ins>
    </w:p>
    <w:p w14:paraId="6561EB59" w14:textId="77777777" w:rsidR="00D421B5" w:rsidRDefault="00D421B5" w:rsidP="00D421B5">
      <w:pPr>
        <w:pStyle w:val="Verzeichnis3"/>
        <w:tabs>
          <w:tab w:val="left" w:pos="1200"/>
          <w:tab w:val="right" w:leader="dot" w:pos="9062"/>
        </w:tabs>
        <w:rPr>
          <w:ins w:id="87" w:author="Maximilian Schmitz" w:date="2015-07-06T18:12:00Z"/>
          <w:rFonts w:asciiTheme="minorHAnsi" w:eastAsiaTheme="minorEastAsia" w:hAnsiTheme="minorHAnsi" w:cstheme="minorBidi"/>
          <w:i w:val="0"/>
          <w:iCs w:val="0"/>
          <w:noProof/>
          <w:sz w:val="22"/>
          <w:szCs w:val="22"/>
        </w:rPr>
      </w:pPr>
      <w:ins w:id="8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"_Toc422468943"</w:instrText>
        </w:r>
        <w:r w:rsidRPr="002213A3">
          <w:rPr>
            <w:rStyle w:val="Hyperlink"/>
            <w:noProof/>
          </w:rPr>
          <w:instrText xml:space="preserve"> </w:instrText>
        </w:r>
        <w:r w:rsidRPr="002213A3">
          <w:rPr>
            <w:rStyle w:val="Hyperlink"/>
            <w:noProof/>
          </w:rPr>
          <w:fldChar w:fldCharType="separate"/>
        </w:r>
        <w:r w:rsidRPr="002213A3">
          <w:rPr>
            <w:rStyle w:val="Hyperlink"/>
            <w:noProof/>
            <w:lang w:val="en-US"/>
          </w:rPr>
          <w:t>3.2.4</w:t>
        </w:r>
        <w:r>
          <w:rPr>
            <w:rFonts w:asciiTheme="minorHAnsi" w:eastAsiaTheme="minorEastAsia" w:hAnsiTheme="minorHAnsi" w:cstheme="minorBidi"/>
            <w:i w:val="0"/>
            <w:iCs w:val="0"/>
            <w:noProof/>
            <w:sz w:val="22"/>
            <w:szCs w:val="22"/>
          </w:rPr>
          <w:tab/>
        </w:r>
        <w:r w:rsidRPr="002213A3">
          <w:rPr>
            <w:rStyle w:val="Hyperlink"/>
            <w:noProof/>
            <w:lang w:val="en-US"/>
          </w:rPr>
          <w:t>Unreal Engine 4</w:t>
        </w:r>
        <w:r>
          <w:rPr>
            <w:noProof/>
            <w:webHidden/>
          </w:rPr>
          <w:tab/>
        </w:r>
        <w:r>
          <w:rPr>
            <w:noProof/>
            <w:webHidden/>
          </w:rPr>
          <w:fldChar w:fldCharType="begin"/>
        </w:r>
        <w:r>
          <w:rPr>
            <w:noProof/>
            <w:webHidden/>
          </w:rPr>
          <w:instrText xml:space="preserve"> PAGEREF _Toc422468943 \h </w:instrText>
        </w:r>
      </w:ins>
      <w:r>
        <w:rPr>
          <w:noProof/>
          <w:webHidden/>
        </w:rPr>
      </w:r>
      <w:ins w:id="89" w:author="Maximilian Schmitz" w:date="2015-07-06T18:12:00Z">
        <w:r>
          <w:rPr>
            <w:noProof/>
            <w:webHidden/>
          </w:rPr>
          <w:fldChar w:fldCharType="separate"/>
        </w:r>
        <w:r>
          <w:rPr>
            <w:noProof/>
            <w:webHidden/>
          </w:rPr>
          <w:t>4</w:t>
        </w:r>
        <w:r>
          <w:rPr>
            <w:noProof/>
            <w:webHidden/>
          </w:rPr>
          <w:fldChar w:fldCharType="end"/>
        </w:r>
        <w:r w:rsidRPr="002213A3">
          <w:rPr>
            <w:rStyle w:val="Hyperlink"/>
            <w:noProof/>
          </w:rPr>
          <w:fldChar w:fldCharType="end"/>
        </w:r>
      </w:ins>
    </w:p>
    <w:p w14:paraId="788E9F0D" w14:textId="77777777" w:rsidR="00D421B5" w:rsidRDefault="00D421B5" w:rsidP="00D421B5">
      <w:pPr>
        <w:pStyle w:val="Verzeichnis3"/>
        <w:tabs>
          <w:tab w:val="left" w:pos="1200"/>
          <w:tab w:val="right" w:leader="dot" w:pos="9062"/>
        </w:tabs>
        <w:rPr>
          <w:ins w:id="90" w:author="Maximilian Schmitz" w:date="2015-07-06T18:12:00Z"/>
          <w:rFonts w:asciiTheme="minorHAnsi" w:eastAsiaTheme="minorEastAsia" w:hAnsiTheme="minorHAnsi" w:cstheme="minorBidi"/>
          <w:i w:val="0"/>
          <w:iCs w:val="0"/>
          <w:noProof/>
          <w:sz w:val="22"/>
          <w:szCs w:val="22"/>
        </w:rPr>
      </w:pPr>
      <w:ins w:id="9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"_Toc422468944"</w:instrText>
        </w:r>
        <w:r w:rsidRPr="002213A3">
          <w:rPr>
            <w:rStyle w:val="Hyperlink"/>
            <w:noProof/>
          </w:rPr>
          <w:instrText xml:space="preserve"> </w:instrText>
        </w:r>
        <w:r w:rsidRPr="002213A3">
          <w:rPr>
            <w:rStyle w:val="Hyperlink"/>
            <w:noProof/>
          </w:rPr>
          <w:fldChar w:fldCharType="separate"/>
        </w:r>
        <w:r w:rsidRPr="002213A3">
          <w:rPr>
            <w:rStyle w:val="Hyperlink"/>
            <w:noProof/>
          </w:rPr>
          <w:t>3.2.5</w:t>
        </w:r>
        <w:r>
          <w:rPr>
            <w:rFonts w:asciiTheme="minorHAnsi" w:eastAsiaTheme="minorEastAsia" w:hAnsiTheme="minorHAnsi" w:cstheme="minorBidi"/>
            <w:i w:val="0"/>
            <w:iCs w:val="0"/>
            <w:noProof/>
            <w:sz w:val="22"/>
            <w:szCs w:val="22"/>
          </w:rPr>
          <w:tab/>
        </w:r>
        <w:r w:rsidRPr="002213A3">
          <w:rPr>
            <w:rStyle w:val="Hyperlink"/>
            <w:noProof/>
          </w:rPr>
          <w:t>Verwendung im Projekt</w:t>
        </w:r>
        <w:r>
          <w:rPr>
            <w:noProof/>
            <w:webHidden/>
          </w:rPr>
          <w:tab/>
        </w:r>
        <w:r>
          <w:rPr>
            <w:noProof/>
            <w:webHidden/>
          </w:rPr>
          <w:fldChar w:fldCharType="begin"/>
        </w:r>
        <w:r>
          <w:rPr>
            <w:noProof/>
            <w:webHidden/>
          </w:rPr>
          <w:instrText xml:space="preserve"> PAGEREF _Toc422468944 \h </w:instrText>
        </w:r>
      </w:ins>
      <w:r>
        <w:rPr>
          <w:noProof/>
          <w:webHidden/>
        </w:rPr>
      </w:r>
      <w:ins w:id="92" w:author="Maximilian Schmitz" w:date="2015-07-06T18:12:00Z">
        <w:r>
          <w:rPr>
            <w:noProof/>
            <w:webHidden/>
          </w:rPr>
          <w:fldChar w:fldCharType="separate"/>
        </w:r>
        <w:r>
          <w:rPr>
            <w:noProof/>
            <w:webHidden/>
          </w:rPr>
          <w:t>5</w:t>
        </w:r>
        <w:r>
          <w:rPr>
            <w:noProof/>
            <w:webHidden/>
          </w:rPr>
          <w:fldChar w:fldCharType="end"/>
        </w:r>
        <w:r w:rsidRPr="002213A3">
          <w:rPr>
            <w:rStyle w:val="Hyperlink"/>
            <w:noProof/>
          </w:rPr>
          <w:fldChar w:fldCharType="end"/>
        </w:r>
      </w:ins>
    </w:p>
    <w:p w14:paraId="1278C13E" w14:textId="77777777" w:rsidR="00D421B5" w:rsidRDefault="00D421B5" w:rsidP="00D421B5">
      <w:pPr>
        <w:pStyle w:val="Verzeichnis2"/>
        <w:tabs>
          <w:tab w:val="left" w:pos="720"/>
          <w:tab w:val="right" w:leader="dot" w:pos="9062"/>
        </w:tabs>
        <w:rPr>
          <w:ins w:id="93" w:author="Maximilian Schmitz" w:date="2015-07-06T18:12:00Z"/>
          <w:rFonts w:asciiTheme="minorHAnsi" w:eastAsiaTheme="minorEastAsia" w:hAnsiTheme="minorHAnsi" w:cstheme="minorBidi"/>
          <w:smallCaps w:val="0"/>
          <w:noProof/>
          <w:sz w:val="22"/>
          <w:szCs w:val="22"/>
        </w:rPr>
      </w:pPr>
      <w:ins w:id="9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"_Toc422468945"</w:instrText>
        </w:r>
        <w:r w:rsidRPr="002213A3">
          <w:rPr>
            <w:rStyle w:val="Hyperlink"/>
            <w:noProof/>
          </w:rPr>
          <w:instrText xml:space="preserve"> </w:instrText>
        </w:r>
        <w:r w:rsidRPr="002213A3">
          <w:rPr>
            <w:rStyle w:val="Hyperlink"/>
            <w:noProof/>
          </w:rPr>
          <w:fldChar w:fldCharType="separate"/>
        </w:r>
        <w:r w:rsidRPr="002213A3">
          <w:rPr>
            <w:rStyle w:val="Hyperlink"/>
            <w:noProof/>
          </w:rPr>
          <w:t>3.3</w:t>
        </w:r>
        <w:r>
          <w:rPr>
            <w:rFonts w:asciiTheme="minorHAnsi" w:eastAsiaTheme="minorEastAsia" w:hAnsiTheme="minorHAnsi" w:cstheme="minorBidi"/>
            <w:smallCaps w:val="0"/>
            <w:noProof/>
            <w:sz w:val="22"/>
            <w:szCs w:val="22"/>
          </w:rPr>
          <w:tab/>
        </w:r>
        <w:r w:rsidRPr="002213A3">
          <w:rPr>
            <w:rStyle w:val="Hyperlink"/>
            <w:noProof/>
          </w:rPr>
          <w:t>Scripting-Ansatz</w:t>
        </w:r>
        <w:r>
          <w:rPr>
            <w:noProof/>
            <w:webHidden/>
          </w:rPr>
          <w:tab/>
        </w:r>
        <w:r>
          <w:rPr>
            <w:noProof/>
            <w:webHidden/>
          </w:rPr>
          <w:fldChar w:fldCharType="begin"/>
        </w:r>
        <w:r>
          <w:rPr>
            <w:noProof/>
            <w:webHidden/>
          </w:rPr>
          <w:instrText xml:space="preserve"> PAGEREF _Toc422468945 \h </w:instrText>
        </w:r>
      </w:ins>
      <w:r>
        <w:rPr>
          <w:noProof/>
          <w:webHidden/>
        </w:rPr>
      </w:r>
      <w:ins w:id="95" w:author="Maximilian Schmitz" w:date="2015-07-06T18:12:00Z">
        <w:r>
          <w:rPr>
            <w:noProof/>
            <w:webHidden/>
          </w:rPr>
          <w:fldChar w:fldCharType="separate"/>
        </w:r>
        <w:r>
          <w:rPr>
            <w:noProof/>
            <w:webHidden/>
          </w:rPr>
          <w:t>5</w:t>
        </w:r>
        <w:r>
          <w:rPr>
            <w:noProof/>
            <w:webHidden/>
          </w:rPr>
          <w:fldChar w:fldCharType="end"/>
        </w:r>
        <w:r w:rsidRPr="002213A3">
          <w:rPr>
            <w:rStyle w:val="Hyperlink"/>
            <w:noProof/>
          </w:rPr>
          <w:fldChar w:fldCharType="end"/>
        </w:r>
      </w:ins>
    </w:p>
    <w:p w14:paraId="3D9A2364" w14:textId="77777777" w:rsidR="00D421B5" w:rsidRDefault="00D421B5" w:rsidP="00D421B5">
      <w:pPr>
        <w:pStyle w:val="Verzeichnis3"/>
        <w:tabs>
          <w:tab w:val="left" w:pos="1200"/>
          <w:tab w:val="right" w:leader="dot" w:pos="9062"/>
        </w:tabs>
        <w:rPr>
          <w:ins w:id="96" w:author="Maximilian Schmitz" w:date="2015-07-06T18:12:00Z"/>
          <w:rFonts w:asciiTheme="minorHAnsi" w:eastAsiaTheme="minorEastAsia" w:hAnsiTheme="minorHAnsi" w:cstheme="minorBidi"/>
          <w:i w:val="0"/>
          <w:iCs w:val="0"/>
          <w:noProof/>
          <w:sz w:val="22"/>
          <w:szCs w:val="22"/>
        </w:rPr>
      </w:pPr>
      <w:ins w:id="9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"_Toc422468946"</w:instrText>
        </w:r>
        <w:r w:rsidRPr="002213A3">
          <w:rPr>
            <w:rStyle w:val="Hyperlink"/>
            <w:noProof/>
          </w:rPr>
          <w:instrText xml:space="preserve"> </w:instrText>
        </w:r>
        <w:r w:rsidRPr="002213A3">
          <w:rPr>
            <w:rStyle w:val="Hyperlink"/>
            <w:noProof/>
          </w:rPr>
          <w:fldChar w:fldCharType="separate"/>
        </w:r>
        <w:r w:rsidRPr="002213A3">
          <w:rPr>
            <w:rStyle w:val="Hyperlink"/>
            <w:noProof/>
          </w:rPr>
          <w:t>3.3.1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_Toc422468946 \h </w:instrText>
        </w:r>
      </w:ins>
      <w:r>
        <w:rPr>
          <w:noProof/>
          <w:webHidden/>
        </w:rPr>
      </w:r>
      <w:ins w:id="98" w:author="Maximilian Schmitz" w:date="2015-07-06T18:12:00Z">
        <w:r>
          <w:rPr>
            <w:noProof/>
            <w:webHidden/>
          </w:rPr>
          <w:fldChar w:fldCharType="separate"/>
        </w:r>
        <w:r>
          <w:rPr>
            <w:noProof/>
            <w:webHidden/>
          </w:rPr>
          <w:t>5</w:t>
        </w:r>
        <w:r>
          <w:rPr>
            <w:noProof/>
            <w:webHidden/>
          </w:rPr>
          <w:fldChar w:fldCharType="end"/>
        </w:r>
        <w:r w:rsidRPr="002213A3">
          <w:rPr>
            <w:rStyle w:val="Hyperlink"/>
            <w:noProof/>
          </w:rPr>
          <w:fldChar w:fldCharType="end"/>
        </w:r>
      </w:ins>
    </w:p>
    <w:p w14:paraId="5D4C9230" w14:textId="77777777" w:rsidR="00D421B5" w:rsidRDefault="00D421B5" w:rsidP="00D421B5">
      <w:pPr>
        <w:pStyle w:val="Verzeichnis3"/>
        <w:tabs>
          <w:tab w:val="left" w:pos="1200"/>
          <w:tab w:val="right" w:leader="dot" w:pos="9062"/>
        </w:tabs>
        <w:rPr>
          <w:ins w:id="99" w:author="Maximilian Schmitz" w:date="2015-07-06T18:12:00Z"/>
          <w:rFonts w:asciiTheme="minorHAnsi" w:eastAsiaTheme="minorEastAsia" w:hAnsiTheme="minorHAnsi" w:cstheme="minorBidi"/>
          <w:i w:val="0"/>
          <w:iCs w:val="0"/>
          <w:noProof/>
          <w:sz w:val="22"/>
          <w:szCs w:val="22"/>
        </w:rPr>
      </w:pPr>
      <w:ins w:id="10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"_Toc422468947"</w:instrText>
        </w:r>
        <w:r w:rsidRPr="002213A3">
          <w:rPr>
            <w:rStyle w:val="Hyperlink"/>
            <w:noProof/>
          </w:rPr>
          <w:instrText xml:space="preserve"> </w:instrText>
        </w:r>
        <w:r w:rsidRPr="002213A3">
          <w:rPr>
            <w:rStyle w:val="Hyperlink"/>
            <w:noProof/>
          </w:rPr>
          <w:fldChar w:fldCharType="separate"/>
        </w:r>
        <w:r w:rsidRPr="002213A3">
          <w:rPr>
            <w:rStyle w:val="Hyperlink"/>
            <w:noProof/>
          </w:rPr>
          <w:t>3.3.2</w:t>
        </w:r>
        <w:r>
          <w:rPr>
            <w:rFonts w:asciiTheme="minorHAnsi" w:eastAsiaTheme="minorEastAsia" w:hAnsiTheme="minorHAnsi" w:cstheme="minorBidi"/>
            <w:i w:val="0"/>
            <w:iCs w:val="0"/>
            <w:noProof/>
            <w:sz w:val="22"/>
            <w:szCs w:val="22"/>
          </w:rPr>
          <w:tab/>
        </w:r>
        <w:r w:rsidRPr="002213A3">
          <w:rPr>
            <w:rStyle w:val="Hyperlink"/>
            <w:noProof/>
          </w:rPr>
          <w:t>Lua</w:t>
        </w:r>
        <w:r>
          <w:rPr>
            <w:noProof/>
            <w:webHidden/>
          </w:rPr>
          <w:tab/>
        </w:r>
        <w:r>
          <w:rPr>
            <w:noProof/>
            <w:webHidden/>
          </w:rPr>
          <w:fldChar w:fldCharType="begin"/>
        </w:r>
        <w:r>
          <w:rPr>
            <w:noProof/>
            <w:webHidden/>
          </w:rPr>
          <w:instrText xml:space="preserve"> PAGEREF _Toc422468947 \h </w:instrText>
        </w:r>
      </w:ins>
      <w:r>
        <w:rPr>
          <w:noProof/>
          <w:webHidden/>
        </w:rPr>
      </w:r>
      <w:ins w:id="101" w:author="Maximilian Schmitz" w:date="2015-07-06T18:12:00Z">
        <w:r>
          <w:rPr>
            <w:noProof/>
            <w:webHidden/>
          </w:rPr>
          <w:fldChar w:fldCharType="separate"/>
        </w:r>
        <w:r>
          <w:rPr>
            <w:noProof/>
            <w:webHidden/>
          </w:rPr>
          <w:t>6</w:t>
        </w:r>
        <w:r>
          <w:rPr>
            <w:noProof/>
            <w:webHidden/>
          </w:rPr>
          <w:fldChar w:fldCharType="end"/>
        </w:r>
        <w:r w:rsidRPr="002213A3">
          <w:rPr>
            <w:rStyle w:val="Hyperlink"/>
            <w:noProof/>
          </w:rPr>
          <w:fldChar w:fldCharType="end"/>
        </w:r>
      </w:ins>
    </w:p>
    <w:p w14:paraId="5D9113A0" w14:textId="77777777" w:rsidR="00D421B5" w:rsidRDefault="00D421B5" w:rsidP="00D421B5">
      <w:pPr>
        <w:pStyle w:val="Verzeichnis2"/>
        <w:tabs>
          <w:tab w:val="left" w:pos="720"/>
          <w:tab w:val="right" w:leader="dot" w:pos="9062"/>
        </w:tabs>
        <w:rPr>
          <w:ins w:id="102" w:author="Maximilian Schmitz" w:date="2015-07-06T18:12:00Z"/>
          <w:rFonts w:asciiTheme="minorHAnsi" w:eastAsiaTheme="minorEastAsia" w:hAnsiTheme="minorHAnsi" w:cstheme="minorBidi"/>
          <w:smallCaps w:val="0"/>
          <w:noProof/>
          <w:sz w:val="22"/>
          <w:szCs w:val="22"/>
        </w:rPr>
      </w:pPr>
      <w:ins w:id="10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"_Toc422468948"</w:instrText>
        </w:r>
        <w:r w:rsidRPr="002213A3">
          <w:rPr>
            <w:rStyle w:val="Hyperlink"/>
            <w:noProof/>
          </w:rPr>
          <w:instrText xml:space="preserve"> </w:instrText>
        </w:r>
        <w:r w:rsidRPr="002213A3">
          <w:rPr>
            <w:rStyle w:val="Hyperlink"/>
            <w:noProof/>
          </w:rPr>
          <w:fldChar w:fldCharType="separate"/>
        </w:r>
        <w:r w:rsidRPr="002213A3">
          <w:rPr>
            <w:rStyle w:val="Hyperlink"/>
            <w:noProof/>
          </w:rPr>
          <w:t>3.4</w:t>
        </w:r>
        <w:r>
          <w:rPr>
            <w:rFonts w:asciiTheme="minorHAnsi" w:eastAsiaTheme="minorEastAsia" w:hAnsiTheme="minorHAnsi" w:cstheme="minorBidi"/>
            <w:smallCaps w:val="0"/>
            <w:noProof/>
            <w:sz w:val="22"/>
            <w:szCs w:val="22"/>
          </w:rPr>
          <w:tab/>
        </w:r>
        <w:r w:rsidRPr="002213A3">
          <w:rPr>
            <w:rStyle w:val="Hyperlink"/>
            <w:noProof/>
          </w:rPr>
          <w:t>Robo Cup</w:t>
        </w:r>
        <w:r>
          <w:rPr>
            <w:noProof/>
            <w:webHidden/>
          </w:rPr>
          <w:tab/>
        </w:r>
        <w:r>
          <w:rPr>
            <w:noProof/>
            <w:webHidden/>
          </w:rPr>
          <w:fldChar w:fldCharType="begin"/>
        </w:r>
        <w:r>
          <w:rPr>
            <w:noProof/>
            <w:webHidden/>
          </w:rPr>
          <w:instrText xml:space="preserve"> PAGEREF _Toc422468948 \h </w:instrText>
        </w:r>
      </w:ins>
      <w:r>
        <w:rPr>
          <w:noProof/>
          <w:webHidden/>
        </w:rPr>
      </w:r>
      <w:ins w:id="104" w:author="Maximilian Schmitz" w:date="2015-07-06T18:12:00Z">
        <w:r>
          <w:rPr>
            <w:noProof/>
            <w:webHidden/>
          </w:rPr>
          <w:fldChar w:fldCharType="separate"/>
        </w:r>
        <w:r>
          <w:rPr>
            <w:noProof/>
            <w:webHidden/>
          </w:rPr>
          <w:t>6</w:t>
        </w:r>
        <w:r>
          <w:rPr>
            <w:noProof/>
            <w:webHidden/>
          </w:rPr>
          <w:fldChar w:fldCharType="end"/>
        </w:r>
        <w:r w:rsidRPr="002213A3">
          <w:rPr>
            <w:rStyle w:val="Hyperlink"/>
            <w:noProof/>
          </w:rPr>
          <w:fldChar w:fldCharType="end"/>
        </w:r>
      </w:ins>
    </w:p>
    <w:p w14:paraId="21AAD950" w14:textId="77777777" w:rsidR="00D421B5" w:rsidRDefault="00D421B5" w:rsidP="00D421B5">
      <w:pPr>
        <w:pStyle w:val="Verzeichnis2"/>
        <w:tabs>
          <w:tab w:val="left" w:pos="720"/>
          <w:tab w:val="right" w:leader="dot" w:pos="9062"/>
        </w:tabs>
        <w:rPr>
          <w:ins w:id="105" w:author="Maximilian Schmitz" w:date="2015-07-06T18:12:00Z"/>
          <w:rFonts w:asciiTheme="minorHAnsi" w:eastAsiaTheme="minorEastAsia" w:hAnsiTheme="minorHAnsi" w:cstheme="minorBidi"/>
          <w:smallCaps w:val="0"/>
          <w:noProof/>
          <w:sz w:val="22"/>
          <w:szCs w:val="22"/>
        </w:rPr>
      </w:pPr>
      <w:ins w:id="10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"_Toc422468949"</w:instrText>
        </w:r>
        <w:r w:rsidRPr="002213A3">
          <w:rPr>
            <w:rStyle w:val="Hyperlink"/>
            <w:noProof/>
          </w:rPr>
          <w:instrText xml:space="preserve"> </w:instrText>
        </w:r>
        <w:r w:rsidRPr="002213A3">
          <w:rPr>
            <w:rStyle w:val="Hyperlink"/>
            <w:noProof/>
          </w:rPr>
          <w:fldChar w:fldCharType="separate"/>
        </w:r>
        <w:r w:rsidRPr="002213A3">
          <w:rPr>
            <w:rStyle w:val="Hyperlink"/>
            <w:noProof/>
          </w:rPr>
          <w:t>3.5</w:t>
        </w:r>
        <w:r>
          <w:rPr>
            <w:rFonts w:asciiTheme="minorHAnsi" w:eastAsiaTheme="minorEastAsia" w:hAnsiTheme="minorHAnsi" w:cstheme="minorBidi"/>
            <w:smallCaps w:val="0"/>
            <w:noProof/>
            <w:sz w:val="22"/>
            <w:szCs w:val="22"/>
          </w:rPr>
          <w:tab/>
        </w:r>
        <w:r w:rsidRPr="002213A3">
          <w:rPr>
            <w:rStyle w:val="Hyperlink"/>
            <w:noProof/>
          </w:rPr>
          <w:t>Künstliche Intelligenz</w:t>
        </w:r>
        <w:r>
          <w:rPr>
            <w:noProof/>
            <w:webHidden/>
          </w:rPr>
          <w:tab/>
        </w:r>
        <w:r>
          <w:rPr>
            <w:noProof/>
            <w:webHidden/>
          </w:rPr>
          <w:fldChar w:fldCharType="begin"/>
        </w:r>
        <w:r>
          <w:rPr>
            <w:noProof/>
            <w:webHidden/>
          </w:rPr>
          <w:instrText xml:space="preserve"> PAGEREF _Toc422468949 \h </w:instrText>
        </w:r>
      </w:ins>
      <w:r>
        <w:rPr>
          <w:noProof/>
          <w:webHidden/>
        </w:rPr>
      </w:r>
      <w:ins w:id="107" w:author="Maximilian Schmitz" w:date="2015-07-06T18:12:00Z">
        <w:r>
          <w:rPr>
            <w:noProof/>
            <w:webHidden/>
          </w:rPr>
          <w:fldChar w:fldCharType="separate"/>
        </w:r>
        <w:r>
          <w:rPr>
            <w:noProof/>
            <w:webHidden/>
          </w:rPr>
          <w:t>7</w:t>
        </w:r>
        <w:r>
          <w:rPr>
            <w:noProof/>
            <w:webHidden/>
          </w:rPr>
          <w:fldChar w:fldCharType="end"/>
        </w:r>
        <w:r w:rsidRPr="002213A3">
          <w:rPr>
            <w:rStyle w:val="Hyperlink"/>
            <w:noProof/>
          </w:rPr>
          <w:fldChar w:fldCharType="end"/>
        </w:r>
      </w:ins>
    </w:p>
    <w:p w14:paraId="325F9307" w14:textId="77777777" w:rsidR="00D421B5" w:rsidRDefault="00D421B5" w:rsidP="00D421B5">
      <w:pPr>
        <w:pStyle w:val="Verzeichnis2"/>
        <w:tabs>
          <w:tab w:val="left" w:pos="720"/>
          <w:tab w:val="right" w:leader="dot" w:pos="9062"/>
        </w:tabs>
        <w:rPr>
          <w:ins w:id="108" w:author="Maximilian Schmitz" w:date="2015-07-06T18:12:00Z"/>
          <w:rFonts w:asciiTheme="minorHAnsi" w:eastAsiaTheme="minorEastAsia" w:hAnsiTheme="minorHAnsi" w:cstheme="minorBidi"/>
          <w:smallCaps w:val="0"/>
          <w:noProof/>
          <w:sz w:val="22"/>
          <w:szCs w:val="22"/>
        </w:rPr>
      </w:pPr>
      <w:ins w:id="10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"_Toc422468950"</w:instrText>
        </w:r>
        <w:r w:rsidRPr="002213A3">
          <w:rPr>
            <w:rStyle w:val="Hyperlink"/>
            <w:noProof/>
          </w:rPr>
          <w:instrText xml:space="preserve"> </w:instrText>
        </w:r>
        <w:r w:rsidRPr="002213A3">
          <w:rPr>
            <w:rStyle w:val="Hyperlink"/>
            <w:noProof/>
          </w:rPr>
          <w:fldChar w:fldCharType="separate"/>
        </w:r>
        <w:r w:rsidRPr="002213A3">
          <w:rPr>
            <w:rStyle w:val="Hyperlink"/>
            <w:noProof/>
          </w:rPr>
          <w:t>3.6</w:t>
        </w:r>
        <w:r>
          <w:rPr>
            <w:rFonts w:asciiTheme="minorHAnsi" w:eastAsiaTheme="minorEastAsia" w:hAnsiTheme="minorHAnsi" w:cstheme="minorBidi"/>
            <w:smallCaps w:val="0"/>
            <w:noProof/>
            <w:sz w:val="22"/>
            <w:szCs w:val="22"/>
          </w:rPr>
          <w:tab/>
        </w:r>
        <w:r w:rsidRPr="002213A3">
          <w:rPr>
            <w:rStyle w:val="Hyperlink"/>
            <w:noProof/>
          </w:rPr>
          <w:t>Zusammenfassung</w:t>
        </w:r>
        <w:r>
          <w:rPr>
            <w:noProof/>
            <w:webHidden/>
          </w:rPr>
          <w:tab/>
        </w:r>
        <w:r>
          <w:rPr>
            <w:noProof/>
            <w:webHidden/>
          </w:rPr>
          <w:fldChar w:fldCharType="begin"/>
        </w:r>
        <w:r>
          <w:rPr>
            <w:noProof/>
            <w:webHidden/>
          </w:rPr>
          <w:instrText xml:space="preserve"> PAGEREF _Toc422468950 \h </w:instrText>
        </w:r>
      </w:ins>
      <w:r>
        <w:rPr>
          <w:noProof/>
          <w:webHidden/>
        </w:rPr>
      </w:r>
      <w:ins w:id="110" w:author="Maximilian Schmitz" w:date="2015-07-06T18:12:00Z">
        <w:r>
          <w:rPr>
            <w:noProof/>
            <w:webHidden/>
          </w:rPr>
          <w:fldChar w:fldCharType="separate"/>
        </w:r>
        <w:r>
          <w:rPr>
            <w:noProof/>
            <w:webHidden/>
          </w:rPr>
          <w:t>9</w:t>
        </w:r>
        <w:r>
          <w:rPr>
            <w:noProof/>
            <w:webHidden/>
          </w:rPr>
          <w:fldChar w:fldCharType="end"/>
        </w:r>
        <w:r w:rsidRPr="002213A3">
          <w:rPr>
            <w:rStyle w:val="Hyperlink"/>
            <w:noProof/>
          </w:rPr>
          <w:fldChar w:fldCharType="end"/>
        </w:r>
      </w:ins>
    </w:p>
    <w:p w14:paraId="17983987" w14:textId="77777777" w:rsidR="00D421B5" w:rsidRDefault="00D421B5" w:rsidP="00D421B5">
      <w:pPr>
        <w:pStyle w:val="Verzeichnis1"/>
        <w:tabs>
          <w:tab w:val="left" w:pos="480"/>
          <w:tab w:val="right" w:leader="dot" w:pos="9062"/>
        </w:tabs>
        <w:rPr>
          <w:ins w:id="111" w:author="Maximilian Schmitz" w:date="2015-07-06T18:12:00Z"/>
          <w:rFonts w:asciiTheme="minorHAnsi" w:eastAsiaTheme="minorEastAsia" w:hAnsiTheme="minorHAnsi" w:cstheme="minorBidi"/>
          <w:b w:val="0"/>
          <w:bCs w:val="0"/>
          <w:caps w:val="0"/>
          <w:noProof/>
          <w:sz w:val="22"/>
          <w:szCs w:val="22"/>
        </w:rPr>
      </w:pPr>
      <w:ins w:id="11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"_Toc422468951"</w:instrText>
        </w:r>
        <w:r w:rsidRPr="002213A3">
          <w:rPr>
            <w:rStyle w:val="Hyperlink"/>
            <w:noProof/>
          </w:rPr>
          <w:instrText xml:space="preserve"> </w:instrText>
        </w:r>
        <w:r w:rsidRPr="002213A3">
          <w:rPr>
            <w:rStyle w:val="Hyperlink"/>
            <w:noProof/>
          </w:rPr>
          <w:fldChar w:fldCharType="separate"/>
        </w:r>
        <w:r w:rsidRPr="002213A3">
          <w:rPr>
            <w:rStyle w:val="Hyperlink"/>
            <w:noProof/>
          </w:rPr>
          <w:t>4</w:t>
        </w:r>
        <w:r>
          <w:rPr>
            <w:rFonts w:asciiTheme="minorHAnsi" w:eastAsiaTheme="minorEastAsia" w:hAnsiTheme="minorHAnsi" w:cstheme="minorBidi"/>
            <w:b w:val="0"/>
            <w:bCs w:val="0"/>
            <w:caps w:val="0"/>
            <w:noProof/>
            <w:sz w:val="22"/>
            <w:szCs w:val="22"/>
          </w:rPr>
          <w:tab/>
        </w:r>
        <w:r w:rsidRPr="002213A3">
          <w:rPr>
            <w:rStyle w:val="Hyperlink"/>
            <w:noProof/>
          </w:rPr>
          <w:t>Planung / Struktur</w:t>
        </w:r>
        <w:r>
          <w:rPr>
            <w:noProof/>
            <w:webHidden/>
          </w:rPr>
          <w:tab/>
        </w:r>
        <w:r>
          <w:rPr>
            <w:noProof/>
            <w:webHidden/>
          </w:rPr>
          <w:fldChar w:fldCharType="begin"/>
        </w:r>
        <w:r>
          <w:rPr>
            <w:noProof/>
            <w:webHidden/>
          </w:rPr>
          <w:instrText xml:space="preserve"> PAGEREF _Toc422468951 \h </w:instrText>
        </w:r>
      </w:ins>
      <w:r>
        <w:rPr>
          <w:noProof/>
          <w:webHidden/>
        </w:rPr>
      </w:r>
      <w:ins w:id="113"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45E3BC8B" w14:textId="77777777" w:rsidR="00D421B5" w:rsidRDefault="00D421B5" w:rsidP="00D421B5">
      <w:pPr>
        <w:pStyle w:val="Verzeichnis2"/>
        <w:tabs>
          <w:tab w:val="left" w:pos="720"/>
          <w:tab w:val="right" w:leader="dot" w:pos="9062"/>
        </w:tabs>
        <w:rPr>
          <w:ins w:id="114" w:author="Maximilian Schmitz" w:date="2015-07-06T18:12:00Z"/>
          <w:rFonts w:asciiTheme="minorHAnsi" w:eastAsiaTheme="minorEastAsia" w:hAnsiTheme="minorHAnsi" w:cstheme="minorBidi"/>
          <w:smallCaps w:val="0"/>
          <w:noProof/>
          <w:sz w:val="22"/>
          <w:szCs w:val="22"/>
        </w:rPr>
      </w:pPr>
      <w:ins w:id="11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"_Toc422468952"</w:instrText>
        </w:r>
        <w:r w:rsidRPr="002213A3">
          <w:rPr>
            <w:rStyle w:val="Hyperlink"/>
            <w:noProof/>
          </w:rPr>
          <w:instrText xml:space="preserve"> </w:instrText>
        </w:r>
        <w:r w:rsidRPr="002213A3">
          <w:rPr>
            <w:rStyle w:val="Hyperlink"/>
            <w:noProof/>
          </w:rPr>
          <w:fldChar w:fldCharType="separate"/>
        </w:r>
        <w:r w:rsidRPr="002213A3">
          <w:rPr>
            <w:rStyle w:val="Hyperlink"/>
            <w:noProof/>
          </w:rPr>
          <w:t>4.1</w:t>
        </w:r>
        <w:r>
          <w:rPr>
            <w:rFonts w:asciiTheme="minorHAnsi" w:eastAsiaTheme="minorEastAsia" w:hAnsiTheme="minorHAnsi" w:cstheme="minorBidi"/>
            <w:smallCaps w:val="0"/>
            <w:noProof/>
            <w:sz w:val="22"/>
            <w:szCs w:val="22"/>
          </w:rPr>
          <w:tab/>
        </w:r>
        <w:r w:rsidRPr="002213A3">
          <w:rPr>
            <w:rStyle w:val="Hyperlink"/>
            <w:noProof/>
          </w:rPr>
          <w:t>Projektmanagement</w:t>
        </w:r>
        <w:r>
          <w:rPr>
            <w:noProof/>
            <w:webHidden/>
          </w:rPr>
          <w:tab/>
        </w:r>
        <w:r>
          <w:rPr>
            <w:noProof/>
            <w:webHidden/>
          </w:rPr>
          <w:fldChar w:fldCharType="begin"/>
        </w:r>
        <w:r>
          <w:rPr>
            <w:noProof/>
            <w:webHidden/>
          </w:rPr>
          <w:instrText xml:space="preserve"> PAGEREF _Toc422468952 \h </w:instrText>
        </w:r>
      </w:ins>
      <w:r>
        <w:rPr>
          <w:noProof/>
          <w:webHidden/>
        </w:rPr>
      </w:r>
      <w:ins w:id="116"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4CC50BCB" w14:textId="77777777" w:rsidR="00D421B5" w:rsidRDefault="00D421B5" w:rsidP="00D421B5">
      <w:pPr>
        <w:pStyle w:val="Verzeichnis2"/>
        <w:tabs>
          <w:tab w:val="left" w:pos="720"/>
          <w:tab w:val="right" w:leader="dot" w:pos="9062"/>
        </w:tabs>
        <w:rPr>
          <w:ins w:id="117" w:author="Maximilian Schmitz" w:date="2015-07-06T18:12:00Z"/>
          <w:rFonts w:asciiTheme="minorHAnsi" w:eastAsiaTheme="minorEastAsia" w:hAnsiTheme="minorHAnsi" w:cstheme="minorBidi"/>
          <w:smallCaps w:val="0"/>
          <w:noProof/>
          <w:sz w:val="22"/>
          <w:szCs w:val="22"/>
        </w:rPr>
      </w:pPr>
      <w:ins w:id="11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"_Toc422468953"</w:instrText>
        </w:r>
        <w:r w:rsidRPr="002213A3">
          <w:rPr>
            <w:rStyle w:val="Hyperlink"/>
            <w:noProof/>
          </w:rPr>
          <w:instrText xml:space="preserve"> </w:instrText>
        </w:r>
        <w:r w:rsidRPr="002213A3">
          <w:rPr>
            <w:rStyle w:val="Hyperlink"/>
            <w:noProof/>
          </w:rPr>
          <w:fldChar w:fldCharType="separate"/>
        </w:r>
        <w:r w:rsidRPr="002213A3">
          <w:rPr>
            <w:rStyle w:val="Hyperlink"/>
            <w:noProof/>
          </w:rPr>
          <w:t>4.2</w:t>
        </w:r>
        <w:r>
          <w:rPr>
            <w:rFonts w:asciiTheme="minorHAnsi" w:eastAsiaTheme="minorEastAsia" w:hAnsiTheme="minorHAnsi" w:cstheme="minorBidi"/>
            <w:smallCaps w:val="0"/>
            <w:noProof/>
            <w:sz w:val="22"/>
            <w:szCs w:val="22"/>
          </w:rPr>
          <w:tab/>
        </w:r>
        <w:r w:rsidRPr="002213A3">
          <w:rPr>
            <w:rStyle w:val="Hyperlink"/>
            <w:noProof/>
          </w:rPr>
          <w:t>Analyse der Aufgabenstellung</w:t>
        </w:r>
        <w:r>
          <w:rPr>
            <w:noProof/>
            <w:webHidden/>
          </w:rPr>
          <w:tab/>
        </w:r>
        <w:r>
          <w:rPr>
            <w:noProof/>
            <w:webHidden/>
          </w:rPr>
          <w:fldChar w:fldCharType="begin"/>
        </w:r>
        <w:r>
          <w:rPr>
            <w:noProof/>
            <w:webHidden/>
          </w:rPr>
          <w:instrText xml:space="preserve"> PAGEREF _Toc422468953 \h </w:instrText>
        </w:r>
      </w:ins>
      <w:r>
        <w:rPr>
          <w:noProof/>
          <w:webHidden/>
        </w:rPr>
      </w:r>
      <w:ins w:id="119"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3E6248C8" w14:textId="77777777" w:rsidR="00D421B5" w:rsidRDefault="00D421B5" w:rsidP="00D421B5">
      <w:pPr>
        <w:pStyle w:val="Verzeichnis3"/>
        <w:tabs>
          <w:tab w:val="left" w:pos="1200"/>
          <w:tab w:val="right" w:leader="dot" w:pos="9062"/>
        </w:tabs>
        <w:rPr>
          <w:ins w:id="120" w:author="Maximilian Schmitz" w:date="2015-07-06T18:12:00Z"/>
          <w:rFonts w:asciiTheme="minorHAnsi" w:eastAsiaTheme="minorEastAsia" w:hAnsiTheme="minorHAnsi" w:cstheme="minorBidi"/>
          <w:i w:val="0"/>
          <w:iCs w:val="0"/>
          <w:noProof/>
          <w:sz w:val="22"/>
          <w:szCs w:val="22"/>
        </w:rPr>
      </w:pPr>
      <w:ins w:id="12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"_Toc422468954"</w:instrText>
        </w:r>
        <w:r w:rsidRPr="002213A3">
          <w:rPr>
            <w:rStyle w:val="Hyperlink"/>
            <w:noProof/>
          </w:rPr>
          <w:instrText xml:space="preserve"> </w:instrText>
        </w:r>
        <w:r w:rsidRPr="002213A3">
          <w:rPr>
            <w:rStyle w:val="Hyperlink"/>
            <w:noProof/>
          </w:rPr>
          <w:fldChar w:fldCharType="separate"/>
        </w:r>
        <w:r w:rsidRPr="002213A3">
          <w:rPr>
            <w:rStyle w:val="Hyperlink"/>
            <w:noProof/>
          </w:rPr>
          <w:t>4.2.1</w:t>
        </w:r>
        <w:r>
          <w:rPr>
            <w:rFonts w:asciiTheme="minorHAnsi" w:eastAsiaTheme="minorEastAsia" w:hAnsiTheme="minorHAnsi" w:cstheme="minorBidi"/>
            <w:i w:val="0"/>
            <w:iCs w:val="0"/>
            <w:noProof/>
            <w:sz w:val="22"/>
            <w:szCs w:val="22"/>
          </w:rPr>
          <w:tab/>
        </w:r>
        <w:r w:rsidRPr="002213A3">
          <w:rPr>
            <w:rStyle w:val="Hyperlink"/>
            <w:noProof/>
          </w:rPr>
          <w:t>Muss-Kriterien</w:t>
        </w:r>
        <w:r>
          <w:rPr>
            <w:noProof/>
            <w:webHidden/>
          </w:rPr>
          <w:tab/>
        </w:r>
        <w:r>
          <w:rPr>
            <w:noProof/>
            <w:webHidden/>
          </w:rPr>
          <w:fldChar w:fldCharType="begin"/>
        </w:r>
        <w:r>
          <w:rPr>
            <w:noProof/>
            <w:webHidden/>
          </w:rPr>
          <w:instrText xml:space="preserve"> PAGEREF _Toc422468954 \h </w:instrText>
        </w:r>
      </w:ins>
      <w:r>
        <w:rPr>
          <w:noProof/>
          <w:webHidden/>
        </w:rPr>
      </w:r>
      <w:ins w:id="122" w:author="Maximilian Schmitz" w:date="2015-07-06T18:12:00Z">
        <w:r>
          <w:rPr>
            <w:noProof/>
            <w:webHidden/>
          </w:rPr>
          <w:fldChar w:fldCharType="separate"/>
        </w:r>
        <w:r>
          <w:rPr>
            <w:noProof/>
            <w:webHidden/>
          </w:rPr>
          <w:t>10</w:t>
        </w:r>
        <w:r>
          <w:rPr>
            <w:noProof/>
            <w:webHidden/>
          </w:rPr>
          <w:fldChar w:fldCharType="end"/>
        </w:r>
        <w:r w:rsidRPr="002213A3">
          <w:rPr>
            <w:rStyle w:val="Hyperlink"/>
            <w:noProof/>
          </w:rPr>
          <w:fldChar w:fldCharType="end"/>
        </w:r>
      </w:ins>
    </w:p>
    <w:p w14:paraId="5B8EF8EC" w14:textId="77777777" w:rsidR="00D421B5" w:rsidRDefault="00D421B5" w:rsidP="00D421B5">
      <w:pPr>
        <w:pStyle w:val="Verzeichnis3"/>
        <w:tabs>
          <w:tab w:val="left" w:pos="1200"/>
          <w:tab w:val="right" w:leader="dot" w:pos="9062"/>
        </w:tabs>
        <w:rPr>
          <w:ins w:id="123" w:author="Maximilian Schmitz" w:date="2015-07-06T18:12:00Z"/>
          <w:rFonts w:asciiTheme="minorHAnsi" w:eastAsiaTheme="minorEastAsia" w:hAnsiTheme="minorHAnsi" w:cstheme="minorBidi"/>
          <w:i w:val="0"/>
          <w:iCs w:val="0"/>
          <w:noProof/>
          <w:sz w:val="22"/>
          <w:szCs w:val="22"/>
        </w:rPr>
      </w:pPr>
      <w:ins w:id="12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"_Toc422468955"</w:instrText>
        </w:r>
        <w:r w:rsidRPr="002213A3">
          <w:rPr>
            <w:rStyle w:val="Hyperlink"/>
            <w:noProof/>
          </w:rPr>
          <w:instrText xml:space="preserve"> </w:instrText>
        </w:r>
        <w:r w:rsidRPr="002213A3">
          <w:rPr>
            <w:rStyle w:val="Hyperlink"/>
            <w:noProof/>
          </w:rPr>
          <w:fldChar w:fldCharType="separate"/>
        </w:r>
        <w:r w:rsidRPr="002213A3">
          <w:rPr>
            <w:rStyle w:val="Hyperlink"/>
            <w:noProof/>
          </w:rPr>
          <w:t>4.2.2</w:t>
        </w:r>
        <w:r>
          <w:rPr>
            <w:rFonts w:asciiTheme="minorHAnsi" w:eastAsiaTheme="minorEastAsia" w:hAnsiTheme="minorHAnsi" w:cstheme="minorBidi"/>
            <w:i w:val="0"/>
            <w:iCs w:val="0"/>
            <w:noProof/>
            <w:sz w:val="22"/>
            <w:szCs w:val="22"/>
          </w:rPr>
          <w:tab/>
        </w:r>
        <w:r w:rsidRPr="002213A3">
          <w:rPr>
            <w:rStyle w:val="Hyperlink"/>
            <w:noProof/>
          </w:rPr>
          <w:t>Soll-Kriterien</w:t>
        </w:r>
        <w:r>
          <w:rPr>
            <w:noProof/>
            <w:webHidden/>
          </w:rPr>
          <w:tab/>
        </w:r>
        <w:r>
          <w:rPr>
            <w:noProof/>
            <w:webHidden/>
          </w:rPr>
          <w:fldChar w:fldCharType="begin"/>
        </w:r>
        <w:r>
          <w:rPr>
            <w:noProof/>
            <w:webHidden/>
          </w:rPr>
          <w:instrText xml:space="preserve"> PAGEREF _Toc422468955 \h </w:instrText>
        </w:r>
      </w:ins>
      <w:r>
        <w:rPr>
          <w:noProof/>
          <w:webHidden/>
        </w:rPr>
      </w:r>
      <w:ins w:id="125" w:author="Maximilian Schmitz" w:date="2015-07-06T18:12:00Z">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16F04E87" w14:textId="77777777" w:rsidR="00D421B5" w:rsidRDefault="00D421B5" w:rsidP="00D421B5">
      <w:pPr>
        <w:pStyle w:val="Verzeichnis3"/>
        <w:tabs>
          <w:tab w:val="left" w:pos="1200"/>
          <w:tab w:val="right" w:leader="dot" w:pos="9062"/>
        </w:tabs>
        <w:rPr>
          <w:ins w:id="126" w:author="Maximilian Schmitz" w:date="2015-07-06T18:12:00Z"/>
          <w:rFonts w:asciiTheme="minorHAnsi" w:eastAsiaTheme="minorEastAsia" w:hAnsiTheme="minorHAnsi" w:cstheme="minorBidi"/>
          <w:i w:val="0"/>
          <w:iCs w:val="0"/>
          <w:noProof/>
          <w:sz w:val="22"/>
          <w:szCs w:val="22"/>
        </w:rPr>
      </w:pPr>
      <w:ins w:id="12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"_Toc422468956"</w:instrText>
        </w:r>
        <w:r w:rsidRPr="002213A3">
          <w:rPr>
            <w:rStyle w:val="Hyperlink"/>
            <w:noProof/>
          </w:rPr>
          <w:instrText xml:space="preserve"> </w:instrText>
        </w:r>
        <w:r w:rsidRPr="002213A3">
          <w:rPr>
            <w:rStyle w:val="Hyperlink"/>
            <w:noProof/>
          </w:rPr>
          <w:fldChar w:fldCharType="separate"/>
        </w:r>
        <w:r w:rsidRPr="002213A3">
          <w:rPr>
            <w:rStyle w:val="Hyperlink"/>
            <w:noProof/>
          </w:rPr>
          <w:t>4.2.3</w:t>
        </w:r>
        <w:r>
          <w:rPr>
            <w:rFonts w:asciiTheme="minorHAnsi" w:eastAsiaTheme="minorEastAsia" w:hAnsiTheme="minorHAnsi" w:cstheme="minorBidi"/>
            <w:i w:val="0"/>
            <w:iCs w:val="0"/>
            <w:noProof/>
            <w:sz w:val="22"/>
            <w:szCs w:val="22"/>
          </w:rPr>
          <w:tab/>
        </w:r>
        <w:r w:rsidRPr="002213A3">
          <w:rPr>
            <w:rStyle w:val="Hyperlink"/>
            <w:noProof/>
          </w:rPr>
          <w:t>Kann-Kriterien</w:t>
        </w:r>
        <w:r>
          <w:rPr>
            <w:noProof/>
            <w:webHidden/>
          </w:rPr>
          <w:tab/>
        </w:r>
        <w:r>
          <w:rPr>
            <w:noProof/>
            <w:webHidden/>
          </w:rPr>
          <w:fldChar w:fldCharType="begin"/>
        </w:r>
        <w:r>
          <w:rPr>
            <w:noProof/>
            <w:webHidden/>
          </w:rPr>
          <w:instrText xml:space="preserve"> PAGEREF _Toc422468956 \h </w:instrText>
        </w:r>
      </w:ins>
      <w:r>
        <w:rPr>
          <w:noProof/>
          <w:webHidden/>
        </w:rPr>
      </w:r>
      <w:ins w:id="128" w:author="Maximilian Schmitz" w:date="2015-07-06T18:12:00Z">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1C014DE3" w14:textId="77777777" w:rsidR="00D421B5" w:rsidRDefault="00D421B5" w:rsidP="00D421B5">
      <w:pPr>
        <w:pStyle w:val="Verzeichnis3"/>
        <w:tabs>
          <w:tab w:val="left" w:pos="1200"/>
          <w:tab w:val="right" w:leader="dot" w:pos="9062"/>
        </w:tabs>
        <w:rPr>
          <w:ins w:id="129" w:author="Maximilian Schmitz" w:date="2015-07-06T18:12:00Z"/>
          <w:rFonts w:asciiTheme="minorHAnsi" w:eastAsiaTheme="minorEastAsia" w:hAnsiTheme="minorHAnsi" w:cstheme="minorBidi"/>
          <w:i w:val="0"/>
          <w:iCs w:val="0"/>
          <w:noProof/>
          <w:sz w:val="22"/>
          <w:szCs w:val="22"/>
        </w:rPr>
      </w:pPr>
      <w:ins w:id="13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"_Toc422468957"</w:instrText>
        </w:r>
        <w:r w:rsidRPr="002213A3">
          <w:rPr>
            <w:rStyle w:val="Hyperlink"/>
            <w:noProof/>
          </w:rPr>
          <w:instrText xml:space="preserve"> </w:instrText>
        </w:r>
        <w:r w:rsidRPr="002213A3">
          <w:rPr>
            <w:rStyle w:val="Hyperlink"/>
            <w:noProof/>
          </w:rPr>
          <w:fldChar w:fldCharType="separate"/>
        </w:r>
        <w:r w:rsidRPr="002213A3">
          <w:rPr>
            <w:rStyle w:val="Hyperlink"/>
            <w:noProof/>
          </w:rPr>
          <w:t>4.2.4</w:t>
        </w:r>
        <w:r>
          <w:rPr>
            <w:rFonts w:asciiTheme="minorHAnsi" w:eastAsiaTheme="minorEastAsia" w:hAnsiTheme="minorHAnsi" w:cstheme="minorBidi"/>
            <w:i w:val="0"/>
            <w:iCs w:val="0"/>
            <w:noProof/>
            <w:sz w:val="22"/>
            <w:szCs w:val="22"/>
          </w:rPr>
          <w:tab/>
        </w:r>
        <w:r w:rsidRPr="002213A3">
          <w:rPr>
            <w:rStyle w:val="Hyperlink"/>
            <w:noProof/>
          </w:rPr>
          <w:t>Analyse der Kriterien</w:t>
        </w:r>
        <w:r>
          <w:rPr>
            <w:noProof/>
            <w:webHidden/>
          </w:rPr>
          <w:tab/>
        </w:r>
        <w:r>
          <w:rPr>
            <w:noProof/>
            <w:webHidden/>
          </w:rPr>
          <w:fldChar w:fldCharType="begin"/>
        </w:r>
        <w:r>
          <w:rPr>
            <w:noProof/>
            <w:webHidden/>
          </w:rPr>
          <w:instrText xml:space="preserve"> PAGEREF _Toc422468957 \h </w:instrText>
        </w:r>
      </w:ins>
      <w:r>
        <w:rPr>
          <w:noProof/>
          <w:webHidden/>
        </w:rPr>
      </w:r>
      <w:ins w:id="131" w:author="Maximilian Schmitz" w:date="2015-07-06T18:12:00Z">
        <w:r>
          <w:rPr>
            <w:noProof/>
            <w:webHidden/>
          </w:rPr>
          <w:fldChar w:fldCharType="separate"/>
        </w:r>
        <w:r>
          <w:rPr>
            <w:noProof/>
            <w:webHidden/>
          </w:rPr>
          <w:t>11</w:t>
        </w:r>
        <w:r>
          <w:rPr>
            <w:noProof/>
            <w:webHidden/>
          </w:rPr>
          <w:fldChar w:fldCharType="end"/>
        </w:r>
        <w:r w:rsidRPr="002213A3">
          <w:rPr>
            <w:rStyle w:val="Hyperlink"/>
            <w:noProof/>
          </w:rPr>
          <w:fldChar w:fldCharType="end"/>
        </w:r>
      </w:ins>
    </w:p>
    <w:p w14:paraId="7915C3D2" w14:textId="77777777" w:rsidR="00D421B5" w:rsidRDefault="00D421B5" w:rsidP="00D421B5">
      <w:pPr>
        <w:pStyle w:val="Verzeichnis2"/>
        <w:tabs>
          <w:tab w:val="left" w:pos="720"/>
          <w:tab w:val="right" w:leader="dot" w:pos="9062"/>
        </w:tabs>
        <w:rPr>
          <w:ins w:id="132" w:author="Maximilian Schmitz" w:date="2015-07-06T18:12:00Z"/>
          <w:rFonts w:asciiTheme="minorHAnsi" w:eastAsiaTheme="minorEastAsia" w:hAnsiTheme="minorHAnsi" w:cstheme="minorBidi"/>
          <w:smallCaps w:val="0"/>
          <w:noProof/>
          <w:sz w:val="22"/>
          <w:szCs w:val="22"/>
        </w:rPr>
      </w:pPr>
      <w:ins w:id="13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"_Toc422468958"</w:instrText>
        </w:r>
        <w:r w:rsidRPr="002213A3">
          <w:rPr>
            <w:rStyle w:val="Hyperlink"/>
            <w:noProof/>
          </w:rPr>
          <w:instrText xml:space="preserve"> </w:instrText>
        </w:r>
        <w:r w:rsidRPr="002213A3">
          <w:rPr>
            <w:rStyle w:val="Hyperlink"/>
            <w:noProof/>
          </w:rPr>
          <w:fldChar w:fldCharType="separate"/>
        </w:r>
        <w:r w:rsidRPr="002213A3">
          <w:rPr>
            <w:rStyle w:val="Hyperlink"/>
            <w:noProof/>
          </w:rPr>
          <w:t>4.3</w:t>
        </w:r>
        <w:r>
          <w:rPr>
            <w:rFonts w:asciiTheme="minorHAnsi" w:eastAsiaTheme="minorEastAsia" w:hAnsiTheme="minorHAnsi" w:cstheme="minorBidi"/>
            <w:smallCaps w:val="0"/>
            <w:noProof/>
            <w:sz w:val="22"/>
            <w:szCs w:val="22"/>
          </w:rPr>
          <w:tab/>
        </w:r>
        <w:r w:rsidRPr="002213A3">
          <w:rPr>
            <w:rStyle w:val="Hyperlink"/>
            <w:noProof/>
          </w:rPr>
          <w:t>Architektur</w:t>
        </w:r>
        <w:r>
          <w:rPr>
            <w:noProof/>
            <w:webHidden/>
          </w:rPr>
          <w:tab/>
        </w:r>
        <w:r>
          <w:rPr>
            <w:noProof/>
            <w:webHidden/>
          </w:rPr>
          <w:fldChar w:fldCharType="begin"/>
        </w:r>
        <w:r>
          <w:rPr>
            <w:noProof/>
            <w:webHidden/>
          </w:rPr>
          <w:instrText xml:space="preserve"> PAGEREF _Toc422468958 \h </w:instrText>
        </w:r>
      </w:ins>
      <w:r>
        <w:rPr>
          <w:noProof/>
          <w:webHidden/>
        </w:rPr>
      </w:r>
      <w:ins w:id="134" w:author="Maximilian Schmitz" w:date="2015-07-06T18:12:00Z">
        <w:r>
          <w:rPr>
            <w:noProof/>
            <w:webHidden/>
          </w:rPr>
          <w:fldChar w:fldCharType="separate"/>
        </w:r>
        <w:r>
          <w:rPr>
            <w:noProof/>
            <w:webHidden/>
          </w:rPr>
          <w:t>12</w:t>
        </w:r>
        <w:r>
          <w:rPr>
            <w:noProof/>
            <w:webHidden/>
          </w:rPr>
          <w:fldChar w:fldCharType="end"/>
        </w:r>
        <w:r w:rsidRPr="002213A3">
          <w:rPr>
            <w:rStyle w:val="Hyperlink"/>
            <w:noProof/>
          </w:rPr>
          <w:fldChar w:fldCharType="end"/>
        </w:r>
      </w:ins>
    </w:p>
    <w:p w14:paraId="53063EA2" w14:textId="77777777" w:rsidR="00D421B5" w:rsidRDefault="00D421B5" w:rsidP="00D421B5">
      <w:pPr>
        <w:pStyle w:val="Verzeichnis1"/>
        <w:tabs>
          <w:tab w:val="left" w:pos="480"/>
          <w:tab w:val="right" w:leader="dot" w:pos="9062"/>
        </w:tabs>
        <w:rPr>
          <w:ins w:id="135" w:author="Maximilian Schmitz" w:date="2015-07-06T18:12:00Z"/>
          <w:rFonts w:asciiTheme="minorHAnsi" w:eastAsiaTheme="minorEastAsia" w:hAnsiTheme="minorHAnsi" w:cstheme="minorBidi"/>
          <w:b w:val="0"/>
          <w:bCs w:val="0"/>
          <w:caps w:val="0"/>
          <w:noProof/>
          <w:sz w:val="22"/>
          <w:szCs w:val="22"/>
        </w:rPr>
      </w:pPr>
      <w:ins w:id="13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"_Toc422468959"</w:instrText>
        </w:r>
        <w:r w:rsidRPr="002213A3">
          <w:rPr>
            <w:rStyle w:val="Hyperlink"/>
            <w:noProof/>
          </w:rPr>
          <w:instrText xml:space="preserve"> </w:instrText>
        </w:r>
        <w:r w:rsidRPr="002213A3">
          <w:rPr>
            <w:rStyle w:val="Hyperlink"/>
            <w:noProof/>
          </w:rPr>
          <w:fldChar w:fldCharType="separate"/>
        </w:r>
        <w:r w:rsidRPr="002213A3">
          <w:rPr>
            <w:rStyle w:val="Hyperlink"/>
            <w:noProof/>
          </w:rPr>
          <w:t>5</w:t>
        </w:r>
        <w:r>
          <w:rPr>
            <w:rFonts w:asciiTheme="minorHAnsi" w:eastAsiaTheme="minorEastAsia" w:hAnsiTheme="minorHAnsi" w:cstheme="minorBidi"/>
            <w:b w:val="0"/>
            <w:bCs w:val="0"/>
            <w:caps w:val="0"/>
            <w:noProof/>
            <w:sz w:val="22"/>
            <w:szCs w:val="22"/>
          </w:rPr>
          <w:tab/>
        </w:r>
        <w:r w:rsidRPr="002213A3">
          <w:rPr>
            <w:rStyle w:val="Hyperlink"/>
            <w:noProof/>
          </w:rPr>
          <w:t>Umsetzung</w:t>
        </w:r>
        <w:r>
          <w:rPr>
            <w:noProof/>
            <w:webHidden/>
          </w:rPr>
          <w:tab/>
        </w:r>
        <w:r>
          <w:rPr>
            <w:noProof/>
            <w:webHidden/>
          </w:rPr>
          <w:fldChar w:fldCharType="begin"/>
        </w:r>
        <w:r>
          <w:rPr>
            <w:noProof/>
            <w:webHidden/>
          </w:rPr>
          <w:instrText xml:space="preserve"> PAGEREF _Toc422468959 \h </w:instrText>
        </w:r>
      </w:ins>
      <w:r>
        <w:rPr>
          <w:noProof/>
          <w:webHidden/>
        </w:rPr>
      </w:r>
      <w:ins w:id="137" w:author="Maximilian Schmitz" w:date="2015-07-06T18:12:00Z">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319DA3B2" w14:textId="77777777" w:rsidR="00D421B5" w:rsidRDefault="00D421B5" w:rsidP="00D421B5">
      <w:pPr>
        <w:pStyle w:val="Verzeichnis2"/>
        <w:tabs>
          <w:tab w:val="left" w:pos="720"/>
          <w:tab w:val="right" w:leader="dot" w:pos="9062"/>
        </w:tabs>
        <w:rPr>
          <w:ins w:id="138" w:author="Maximilian Schmitz" w:date="2015-07-06T18:12:00Z"/>
          <w:rFonts w:asciiTheme="minorHAnsi" w:eastAsiaTheme="minorEastAsia" w:hAnsiTheme="minorHAnsi" w:cstheme="minorBidi"/>
          <w:smallCaps w:val="0"/>
          <w:noProof/>
          <w:sz w:val="22"/>
          <w:szCs w:val="22"/>
        </w:rPr>
      </w:pPr>
      <w:ins w:id="139" w:author="Maximilian Schmitz" w:date="2015-07-06T18:12:00Z">
        <w:r w:rsidRPr="002213A3">
          <w:rPr>
            <w:rStyle w:val="Hyperlink"/>
            <w:noProof/>
          </w:rPr>
          <w:lastRenderedPageBreak/>
          <w:fldChar w:fldCharType="begin"/>
        </w:r>
        <w:r w:rsidRPr="002213A3">
          <w:rPr>
            <w:rStyle w:val="Hyperlink"/>
            <w:noProof/>
          </w:rPr>
          <w:instrText xml:space="preserve"> </w:instrText>
        </w:r>
        <w:r>
          <w:rPr>
            <w:noProof/>
          </w:rPr>
          <w:instrText>HYPERLINK \l "_Toc422468960"</w:instrText>
        </w:r>
        <w:r w:rsidRPr="002213A3">
          <w:rPr>
            <w:rStyle w:val="Hyperlink"/>
            <w:noProof/>
          </w:rPr>
          <w:instrText xml:space="preserve"> </w:instrText>
        </w:r>
        <w:r w:rsidRPr="002213A3">
          <w:rPr>
            <w:rStyle w:val="Hyperlink"/>
            <w:noProof/>
          </w:rPr>
          <w:fldChar w:fldCharType="separate"/>
        </w:r>
        <w:r w:rsidRPr="002213A3">
          <w:rPr>
            <w:rStyle w:val="Hyperlink"/>
            <w:noProof/>
          </w:rPr>
          <w:t>5.1</w:t>
        </w:r>
        <w:r>
          <w:rPr>
            <w:rFonts w:asciiTheme="minorHAnsi" w:eastAsiaTheme="minorEastAsia" w:hAnsiTheme="minorHAnsi" w:cstheme="minorBidi"/>
            <w:smallCaps w:val="0"/>
            <w:noProof/>
            <w:sz w:val="22"/>
            <w:szCs w:val="22"/>
          </w:rPr>
          <w:tab/>
        </w:r>
        <w:r w:rsidRPr="002213A3">
          <w:rPr>
            <w:rStyle w:val="Hyperlink"/>
            <w:noProof/>
          </w:rPr>
          <w:t>Umsetzung der Simulationsumgebung</w:t>
        </w:r>
        <w:r>
          <w:rPr>
            <w:noProof/>
            <w:webHidden/>
          </w:rPr>
          <w:tab/>
        </w:r>
        <w:r>
          <w:rPr>
            <w:noProof/>
            <w:webHidden/>
          </w:rPr>
          <w:fldChar w:fldCharType="begin"/>
        </w:r>
        <w:r>
          <w:rPr>
            <w:noProof/>
            <w:webHidden/>
          </w:rPr>
          <w:instrText xml:space="preserve"> PAGEREF _Toc422468960 \h </w:instrText>
        </w:r>
      </w:ins>
      <w:r>
        <w:rPr>
          <w:noProof/>
          <w:webHidden/>
        </w:rPr>
      </w:r>
      <w:ins w:id="140" w:author="Maximilian Schmitz" w:date="2015-07-06T18:12:00Z">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079DAB26" w14:textId="77777777" w:rsidR="00D421B5" w:rsidRDefault="00D421B5" w:rsidP="00D421B5">
      <w:pPr>
        <w:pStyle w:val="Verzeichnis3"/>
        <w:tabs>
          <w:tab w:val="left" w:pos="1200"/>
          <w:tab w:val="right" w:leader="dot" w:pos="9062"/>
        </w:tabs>
        <w:rPr>
          <w:ins w:id="141" w:author="Maximilian Schmitz" w:date="2015-07-06T18:12:00Z"/>
          <w:rFonts w:asciiTheme="minorHAnsi" w:eastAsiaTheme="minorEastAsia" w:hAnsiTheme="minorHAnsi" w:cstheme="minorBidi"/>
          <w:i w:val="0"/>
          <w:iCs w:val="0"/>
          <w:noProof/>
          <w:sz w:val="22"/>
          <w:szCs w:val="22"/>
        </w:rPr>
      </w:pPr>
      <w:ins w:id="14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"_Toc422468961"</w:instrText>
        </w:r>
        <w:r w:rsidRPr="002213A3">
          <w:rPr>
            <w:rStyle w:val="Hyperlink"/>
            <w:noProof/>
          </w:rPr>
          <w:instrText xml:space="preserve"> </w:instrText>
        </w:r>
        <w:r w:rsidRPr="002213A3">
          <w:rPr>
            <w:rStyle w:val="Hyperlink"/>
            <w:noProof/>
          </w:rPr>
          <w:fldChar w:fldCharType="separate"/>
        </w:r>
        <w:r w:rsidRPr="002213A3">
          <w:rPr>
            <w:rStyle w:val="Hyperlink"/>
            <w:noProof/>
          </w:rPr>
          <w:t>5.1.1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_Toc422468961 \h </w:instrText>
        </w:r>
      </w:ins>
      <w:r>
        <w:rPr>
          <w:noProof/>
          <w:webHidden/>
        </w:rPr>
      </w:r>
      <w:ins w:id="143" w:author="Maximilian Schmitz" w:date="2015-07-06T18:12:00Z">
        <w:r>
          <w:rPr>
            <w:noProof/>
            <w:webHidden/>
          </w:rPr>
          <w:fldChar w:fldCharType="separate"/>
        </w:r>
        <w:r>
          <w:rPr>
            <w:noProof/>
            <w:webHidden/>
          </w:rPr>
          <w:t>14</w:t>
        </w:r>
        <w:r>
          <w:rPr>
            <w:noProof/>
            <w:webHidden/>
          </w:rPr>
          <w:fldChar w:fldCharType="end"/>
        </w:r>
        <w:r w:rsidRPr="002213A3">
          <w:rPr>
            <w:rStyle w:val="Hyperlink"/>
            <w:noProof/>
          </w:rPr>
          <w:fldChar w:fldCharType="end"/>
        </w:r>
      </w:ins>
    </w:p>
    <w:p w14:paraId="46BB8F38" w14:textId="77777777" w:rsidR="00D421B5" w:rsidRDefault="00D421B5" w:rsidP="00D421B5">
      <w:pPr>
        <w:pStyle w:val="Verzeichnis3"/>
        <w:tabs>
          <w:tab w:val="left" w:pos="1200"/>
          <w:tab w:val="right" w:leader="dot" w:pos="9062"/>
        </w:tabs>
        <w:rPr>
          <w:ins w:id="144" w:author="Maximilian Schmitz" w:date="2015-07-06T18:12:00Z"/>
          <w:rFonts w:asciiTheme="minorHAnsi" w:eastAsiaTheme="minorEastAsia" w:hAnsiTheme="minorHAnsi" w:cstheme="minorBidi"/>
          <w:i w:val="0"/>
          <w:iCs w:val="0"/>
          <w:noProof/>
          <w:sz w:val="22"/>
          <w:szCs w:val="22"/>
        </w:rPr>
      </w:pPr>
      <w:ins w:id="14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"_Toc422468962"</w:instrText>
        </w:r>
        <w:r w:rsidRPr="002213A3">
          <w:rPr>
            <w:rStyle w:val="Hyperlink"/>
            <w:noProof/>
          </w:rPr>
          <w:instrText xml:space="preserve"> </w:instrText>
        </w:r>
        <w:r w:rsidRPr="002213A3">
          <w:rPr>
            <w:rStyle w:val="Hyperlink"/>
            <w:noProof/>
          </w:rPr>
          <w:fldChar w:fldCharType="separate"/>
        </w:r>
        <w:r w:rsidRPr="002213A3">
          <w:rPr>
            <w:rStyle w:val="Hyperlink"/>
            <w:noProof/>
          </w:rPr>
          <w:t>5.1.2</w:t>
        </w:r>
        <w:r>
          <w:rPr>
            <w:rFonts w:asciiTheme="minorHAnsi" w:eastAsiaTheme="minorEastAsia" w:hAnsiTheme="minorHAnsi" w:cstheme="minorBidi"/>
            <w:i w:val="0"/>
            <w:iCs w:val="0"/>
            <w:noProof/>
            <w:sz w:val="22"/>
            <w:szCs w:val="22"/>
          </w:rPr>
          <w:tab/>
        </w:r>
        <w:r w:rsidRPr="002213A3">
          <w:rPr>
            <w:rStyle w:val="Hyperlink"/>
            <w:noProof/>
          </w:rPr>
          <w:t>Regel- und Spielimplementierung</w:t>
        </w:r>
        <w:r>
          <w:rPr>
            <w:noProof/>
            <w:webHidden/>
          </w:rPr>
          <w:tab/>
        </w:r>
        <w:r>
          <w:rPr>
            <w:noProof/>
            <w:webHidden/>
          </w:rPr>
          <w:fldChar w:fldCharType="begin"/>
        </w:r>
        <w:r>
          <w:rPr>
            <w:noProof/>
            <w:webHidden/>
          </w:rPr>
          <w:instrText xml:space="preserve"> PAGEREF _Toc422468962 \h </w:instrText>
        </w:r>
      </w:ins>
      <w:r>
        <w:rPr>
          <w:noProof/>
          <w:webHidden/>
        </w:rPr>
      </w:r>
      <w:ins w:id="146" w:author="Maximilian Schmitz" w:date="2015-07-06T18:12:00Z">
        <w:r>
          <w:rPr>
            <w:noProof/>
            <w:webHidden/>
          </w:rPr>
          <w:fldChar w:fldCharType="separate"/>
        </w:r>
        <w:r>
          <w:rPr>
            <w:noProof/>
            <w:webHidden/>
          </w:rPr>
          <w:t>15</w:t>
        </w:r>
        <w:r>
          <w:rPr>
            <w:noProof/>
            <w:webHidden/>
          </w:rPr>
          <w:fldChar w:fldCharType="end"/>
        </w:r>
        <w:r w:rsidRPr="002213A3">
          <w:rPr>
            <w:rStyle w:val="Hyperlink"/>
            <w:noProof/>
          </w:rPr>
          <w:fldChar w:fldCharType="end"/>
        </w:r>
      </w:ins>
    </w:p>
    <w:p w14:paraId="24723CF3" w14:textId="77777777" w:rsidR="00D421B5" w:rsidRDefault="00D421B5" w:rsidP="00D421B5">
      <w:pPr>
        <w:pStyle w:val="Verzeichnis3"/>
        <w:tabs>
          <w:tab w:val="left" w:pos="1200"/>
          <w:tab w:val="right" w:leader="dot" w:pos="9062"/>
        </w:tabs>
        <w:rPr>
          <w:ins w:id="147" w:author="Maximilian Schmitz" w:date="2015-07-06T18:12:00Z"/>
          <w:rFonts w:asciiTheme="minorHAnsi" w:eastAsiaTheme="minorEastAsia" w:hAnsiTheme="minorHAnsi" w:cstheme="minorBidi"/>
          <w:i w:val="0"/>
          <w:iCs w:val="0"/>
          <w:noProof/>
          <w:sz w:val="22"/>
          <w:szCs w:val="22"/>
        </w:rPr>
      </w:pPr>
      <w:ins w:id="148"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"_Toc422468963"</w:instrText>
        </w:r>
        <w:r w:rsidRPr="002213A3">
          <w:rPr>
            <w:rStyle w:val="Hyperlink"/>
            <w:noProof/>
          </w:rPr>
          <w:instrText xml:space="preserve"> </w:instrText>
        </w:r>
        <w:r w:rsidRPr="002213A3">
          <w:rPr>
            <w:rStyle w:val="Hyperlink"/>
            <w:noProof/>
          </w:rPr>
          <w:fldChar w:fldCharType="separate"/>
        </w:r>
        <w:r w:rsidRPr="002213A3">
          <w:rPr>
            <w:rStyle w:val="Hyperlink"/>
            <w:noProof/>
          </w:rPr>
          <w:t>5.1.3</w:t>
        </w:r>
        <w:r>
          <w:rPr>
            <w:rFonts w:asciiTheme="minorHAnsi" w:eastAsiaTheme="minorEastAsia" w:hAnsiTheme="minorHAnsi" w:cstheme="minorBidi"/>
            <w:i w:val="0"/>
            <w:iCs w:val="0"/>
            <w:noProof/>
            <w:sz w:val="22"/>
            <w:szCs w:val="22"/>
          </w:rPr>
          <w:tab/>
        </w:r>
        <w:r w:rsidRPr="002213A3">
          <w:rPr>
            <w:rStyle w:val="Hyperlink"/>
            <w:noProof/>
          </w:rPr>
          <w:t>Spielerimplementierung</w:t>
        </w:r>
        <w:r>
          <w:rPr>
            <w:noProof/>
            <w:webHidden/>
          </w:rPr>
          <w:tab/>
        </w:r>
        <w:r>
          <w:rPr>
            <w:noProof/>
            <w:webHidden/>
          </w:rPr>
          <w:fldChar w:fldCharType="begin"/>
        </w:r>
        <w:r>
          <w:rPr>
            <w:noProof/>
            <w:webHidden/>
          </w:rPr>
          <w:instrText xml:space="preserve"> PAGEREF _Toc422468963 \h </w:instrText>
        </w:r>
      </w:ins>
      <w:r>
        <w:rPr>
          <w:noProof/>
          <w:webHidden/>
        </w:rPr>
      </w:r>
      <w:ins w:id="149" w:author="Maximilian Schmitz" w:date="2015-07-06T18:12:00Z">
        <w:r>
          <w:rPr>
            <w:noProof/>
            <w:webHidden/>
          </w:rPr>
          <w:fldChar w:fldCharType="separate"/>
        </w:r>
        <w:r>
          <w:rPr>
            <w:noProof/>
            <w:webHidden/>
          </w:rPr>
          <w:t>19</w:t>
        </w:r>
        <w:r>
          <w:rPr>
            <w:noProof/>
            <w:webHidden/>
          </w:rPr>
          <w:fldChar w:fldCharType="end"/>
        </w:r>
        <w:r w:rsidRPr="002213A3">
          <w:rPr>
            <w:rStyle w:val="Hyperlink"/>
            <w:noProof/>
          </w:rPr>
          <w:fldChar w:fldCharType="end"/>
        </w:r>
      </w:ins>
    </w:p>
    <w:p w14:paraId="4D98F571" w14:textId="77777777" w:rsidR="00D421B5" w:rsidRDefault="00D421B5" w:rsidP="00D421B5">
      <w:pPr>
        <w:pStyle w:val="Verzeichnis3"/>
        <w:tabs>
          <w:tab w:val="left" w:pos="1200"/>
          <w:tab w:val="right" w:leader="dot" w:pos="9062"/>
        </w:tabs>
        <w:rPr>
          <w:ins w:id="150" w:author="Maximilian Schmitz" w:date="2015-07-06T18:12:00Z"/>
          <w:rFonts w:asciiTheme="minorHAnsi" w:eastAsiaTheme="minorEastAsia" w:hAnsiTheme="minorHAnsi" w:cstheme="minorBidi"/>
          <w:i w:val="0"/>
          <w:iCs w:val="0"/>
          <w:noProof/>
          <w:sz w:val="22"/>
          <w:szCs w:val="22"/>
        </w:rPr>
      </w:pPr>
      <w:ins w:id="151"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"_Toc422468964"</w:instrText>
        </w:r>
        <w:r w:rsidRPr="002213A3">
          <w:rPr>
            <w:rStyle w:val="Hyperlink"/>
            <w:noProof/>
          </w:rPr>
          <w:instrText xml:space="preserve"> </w:instrText>
        </w:r>
        <w:r w:rsidRPr="002213A3">
          <w:rPr>
            <w:rStyle w:val="Hyperlink"/>
            <w:noProof/>
          </w:rPr>
          <w:fldChar w:fldCharType="separate"/>
        </w:r>
        <w:r w:rsidRPr="002213A3">
          <w:rPr>
            <w:rStyle w:val="Hyperlink"/>
            <w:noProof/>
          </w:rPr>
          <w:t>5.1.4</w:t>
        </w:r>
        <w:r>
          <w:rPr>
            <w:rFonts w:asciiTheme="minorHAnsi" w:eastAsiaTheme="minorEastAsia" w:hAnsiTheme="minorHAnsi" w:cstheme="minorBidi"/>
            <w:i w:val="0"/>
            <w:iCs w:val="0"/>
            <w:noProof/>
            <w:sz w:val="22"/>
            <w:szCs w:val="22"/>
          </w:rPr>
          <w:tab/>
        </w:r>
        <w:r w:rsidRPr="002213A3">
          <w:rPr>
            <w:rStyle w:val="Hyperlink"/>
            <w:noProof/>
          </w:rPr>
          <w:t>Skriptschnittstelle</w:t>
        </w:r>
        <w:r>
          <w:rPr>
            <w:noProof/>
            <w:webHidden/>
          </w:rPr>
          <w:tab/>
        </w:r>
        <w:r>
          <w:rPr>
            <w:noProof/>
            <w:webHidden/>
          </w:rPr>
          <w:fldChar w:fldCharType="begin"/>
        </w:r>
        <w:r>
          <w:rPr>
            <w:noProof/>
            <w:webHidden/>
          </w:rPr>
          <w:instrText xml:space="preserve"> PAGEREF _Toc422468964 \h </w:instrText>
        </w:r>
      </w:ins>
      <w:r>
        <w:rPr>
          <w:noProof/>
          <w:webHidden/>
        </w:rPr>
      </w:r>
      <w:ins w:id="152" w:author="Maximilian Schmitz" w:date="2015-07-06T18:12:00Z">
        <w:r>
          <w:rPr>
            <w:noProof/>
            <w:webHidden/>
          </w:rPr>
          <w:fldChar w:fldCharType="separate"/>
        </w:r>
        <w:r>
          <w:rPr>
            <w:noProof/>
            <w:webHidden/>
          </w:rPr>
          <w:t>23</w:t>
        </w:r>
        <w:r>
          <w:rPr>
            <w:noProof/>
            <w:webHidden/>
          </w:rPr>
          <w:fldChar w:fldCharType="end"/>
        </w:r>
        <w:r w:rsidRPr="002213A3">
          <w:rPr>
            <w:rStyle w:val="Hyperlink"/>
            <w:noProof/>
          </w:rPr>
          <w:fldChar w:fldCharType="end"/>
        </w:r>
      </w:ins>
    </w:p>
    <w:p w14:paraId="000CCE9D" w14:textId="77777777" w:rsidR="00D421B5" w:rsidRDefault="00D421B5" w:rsidP="00D421B5">
      <w:pPr>
        <w:pStyle w:val="Verzeichnis2"/>
        <w:tabs>
          <w:tab w:val="left" w:pos="720"/>
          <w:tab w:val="right" w:leader="dot" w:pos="9062"/>
        </w:tabs>
        <w:rPr>
          <w:ins w:id="153" w:author="Maximilian Schmitz" w:date="2015-07-06T18:12:00Z"/>
          <w:rFonts w:asciiTheme="minorHAnsi" w:eastAsiaTheme="minorEastAsia" w:hAnsiTheme="minorHAnsi" w:cstheme="minorBidi"/>
          <w:smallCaps w:val="0"/>
          <w:noProof/>
          <w:sz w:val="22"/>
          <w:szCs w:val="22"/>
        </w:rPr>
      </w:pPr>
      <w:ins w:id="154"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"_Toc422468965"</w:instrText>
        </w:r>
        <w:r w:rsidRPr="002213A3">
          <w:rPr>
            <w:rStyle w:val="Hyperlink"/>
            <w:noProof/>
          </w:rPr>
          <w:instrText xml:space="preserve"> </w:instrText>
        </w:r>
        <w:r w:rsidRPr="002213A3">
          <w:rPr>
            <w:rStyle w:val="Hyperlink"/>
            <w:noProof/>
          </w:rPr>
          <w:fldChar w:fldCharType="separate"/>
        </w:r>
        <w:r w:rsidRPr="002213A3">
          <w:rPr>
            <w:rStyle w:val="Hyperlink"/>
            <w:noProof/>
          </w:rPr>
          <w:t>5.2</w:t>
        </w:r>
        <w:r>
          <w:rPr>
            <w:rFonts w:asciiTheme="minorHAnsi" w:eastAsiaTheme="minorEastAsia" w:hAnsiTheme="minorHAnsi" w:cstheme="minorBidi"/>
            <w:smallCaps w:val="0"/>
            <w:noProof/>
            <w:sz w:val="22"/>
            <w:szCs w:val="22"/>
          </w:rPr>
          <w:tab/>
        </w:r>
        <w:r w:rsidRPr="002213A3">
          <w:rPr>
            <w:rStyle w:val="Hyperlink"/>
            <w:noProof/>
          </w:rPr>
          <w:t>Entwicklung der künstlichen Intelligenz</w:t>
        </w:r>
        <w:r>
          <w:rPr>
            <w:noProof/>
            <w:webHidden/>
          </w:rPr>
          <w:tab/>
        </w:r>
        <w:r>
          <w:rPr>
            <w:noProof/>
            <w:webHidden/>
          </w:rPr>
          <w:fldChar w:fldCharType="begin"/>
        </w:r>
        <w:r>
          <w:rPr>
            <w:noProof/>
            <w:webHidden/>
          </w:rPr>
          <w:instrText xml:space="preserve"> PAGEREF _Toc422468965 \h </w:instrText>
        </w:r>
      </w:ins>
      <w:r>
        <w:rPr>
          <w:noProof/>
          <w:webHidden/>
        </w:rPr>
      </w:r>
      <w:ins w:id="155" w:author="Maximilian Schmitz" w:date="2015-07-06T18:12:00Z">
        <w:r>
          <w:rPr>
            <w:noProof/>
            <w:webHidden/>
          </w:rPr>
          <w:fldChar w:fldCharType="separate"/>
        </w:r>
        <w:r>
          <w:rPr>
            <w:noProof/>
            <w:webHidden/>
          </w:rPr>
          <w:t>24</w:t>
        </w:r>
        <w:r>
          <w:rPr>
            <w:noProof/>
            <w:webHidden/>
          </w:rPr>
          <w:fldChar w:fldCharType="end"/>
        </w:r>
        <w:r w:rsidRPr="002213A3">
          <w:rPr>
            <w:rStyle w:val="Hyperlink"/>
            <w:noProof/>
          </w:rPr>
          <w:fldChar w:fldCharType="end"/>
        </w:r>
      </w:ins>
    </w:p>
    <w:p w14:paraId="065F195B" w14:textId="77777777" w:rsidR="00D421B5" w:rsidRDefault="00D421B5" w:rsidP="00D421B5">
      <w:pPr>
        <w:pStyle w:val="Verzeichnis1"/>
        <w:tabs>
          <w:tab w:val="left" w:pos="480"/>
          <w:tab w:val="right" w:leader="dot" w:pos="9062"/>
        </w:tabs>
        <w:rPr>
          <w:ins w:id="156" w:author="Maximilian Schmitz" w:date="2015-07-06T18:12:00Z"/>
          <w:rFonts w:asciiTheme="minorHAnsi" w:eastAsiaTheme="minorEastAsia" w:hAnsiTheme="minorHAnsi" w:cstheme="minorBidi"/>
          <w:b w:val="0"/>
          <w:bCs w:val="0"/>
          <w:caps w:val="0"/>
          <w:noProof/>
          <w:sz w:val="22"/>
          <w:szCs w:val="22"/>
        </w:rPr>
      </w:pPr>
      <w:ins w:id="157"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"_Toc422468966"</w:instrText>
        </w:r>
        <w:r w:rsidRPr="002213A3">
          <w:rPr>
            <w:rStyle w:val="Hyperlink"/>
            <w:noProof/>
          </w:rPr>
          <w:instrText xml:space="preserve"> </w:instrText>
        </w:r>
        <w:r w:rsidRPr="002213A3">
          <w:rPr>
            <w:rStyle w:val="Hyperlink"/>
            <w:noProof/>
          </w:rPr>
          <w:fldChar w:fldCharType="separate"/>
        </w:r>
        <w:r w:rsidRPr="002213A3">
          <w:rPr>
            <w:rStyle w:val="Hyperlink"/>
            <w:noProof/>
          </w:rPr>
          <w:t>6</w:t>
        </w:r>
        <w:r>
          <w:rPr>
            <w:rFonts w:asciiTheme="minorHAnsi" w:eastAsiaTheme="minorEastAsia" w:hAnsiTheme="minorHAnsi" w:cstheme="minorBidi"/>
            <w:b w:val="0"/>
            <w:bCs w:val="0"/>
            <w:caps w:val="0"/>
            <w:noProof/>
            <w:sz w:val="22"/>
            <w:szCs w:val="22"/>
          </w:rPr>
          <w:tab/>
        </w:r>
        <w:r w:rsidRPr="002213A3">
          <w:rPr>
            <w:rStyle w:val="Hyperlink"/>
            <w:noProof/>
          </w:rPr>
          <w:t>Ausblick</w:t>
        </w:r>
        <w:r>
          <w:rPr>
            <w:noProof/>
            <w:webHidden/>
          </w:rPr>
          <w:tab/>
        </w:r>
        <w:r>
          <w:rPr>
            <w:noProof/>
            <w:webHidden/>
          </w:rPr>
          <w:fldChar w:fldCharType="begin"/>
        </w:r>
        <w:r>
          <w:rPr>
            <w:noProof/>
            <w:webHidden/>
          </w:rPr>
          <w:instrText xml:space="preserve"> PAGEREF _Toc422468966 \h </w:instrText>
        </w:r>
      </w:ins>
      <w:r>
        <w:rPr>
          <w:noProof/>
          <w:webHidden/>
        </w:rPr>
      </w:r>
      <w:ins w:id="158" w:author="Maximilian Schmitz" w:date="2015-07-06T18:12:00Z">
        <w:r>
          <w:rPr>
            <w:noProof/>
            <w:webHidden/>
          </w:rPr>
          <w:fldChar w:fldCharType="separate"/>
        </w:r>
        <w:r>
          <w:rPr>
            <w:noProof/>
            <w:webHidden/>
          </w:rPr>
          <w:t>32</w:t>
        </w:r>
        <w:r>
          <w:rPr>
            <w:noProof/>
            <w:webHidden/>
          </w:rPr>
          <w:fldChar w:fldCharType="end"/>
        </w:r>
        <w:r w:rsidRPr="002213A3">
          <w:rPr>
            <w:rStyle w:val="Hyperlink"/>
            <w:noProof/>
          </w:rPr>
          <w:fldChar w:fldCharType="end"/>
        </w:r>
      </w:ins>
    </w:p>
    <w:p w14:paraId="095C7402" w14:textId="77777777" w:rsidR="00D421B5" w:rsidRDefault="00D421B5" w:rsidP="00D421B5">
      <w:pPr>
        <w:pStyle w:val="Verzeichnis1"/>
        <w:tabs>
          <w:tab w:val="left" w:pos="480"/>
          <w:tab w:val="right" w:leader="dot" w:pos="9062"/>
        </w:tabs>
        <w:rPr>
          <w:ins w:id="159" w:author="Maximilian Schmitz" w:date="2015-07-06T18:12:00Z"/>
          <w:rFonts w:asciiTheme="minorHAnsi" w:eastAsiaTheme="minorEastAsia" w:hAnsiTheme="minorHAnsi" w:cstheme="minorBidi"/>
          <w:b w:val="0"/>
          <w:bCs w:val="0"/>
          <w:caps w:val="0"/>
          <w:noProof/>
          <w:sz w:val="22"/>
          <w:szCs w:val="22"/>
        </w:rPr>
      </w:pPr>
      <w:ins w:id="160"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"_Toc422468967"</w:instrText>
        </w:r>
        <w:r w:rsidRPr="002213A3">
          <w:rPr>
            <w:rStyle w:val="Hyperlink"/>
            <w:noProof/>
          </w:rPr>
          <w:instrText xml:space="preserve"> </w:instrText>
        </w:r>
        <w:r w:rsidRPr="002213A3">
          <w:rPr>
            <w:rStyle w:val="Hyperlink"/>
            <w:noProof/>
          </w:rPr>
          <w:fldChar w:fldCharType="separate"/>
        </w:r>
        <w:r w:rsidRPr="002213A3">
          <w:rPr>
            <w:rStyle w:val="Hyperlink"/>
            <w:noProof/>
          </w:rPr>
          <w:t>7</w:t>
        </w:r>
        <w:r>
          <w:rPr>
            <w:rFonts w:asciiTheme="minorHAnsi" w:eastAsiaTheme="minorEastAsia" w:hAnsiTheme="minorHAnsi" w:cstheme="minorBidi"/>
            <w:b w:val="0"/>
            <w:bCs w:val="0"/>
            <w:caps w:val="0"/>
            <w:noProof/>
            <w:sz w:val="22"/>
            <w:szCs w:val="22"/>
          </w:rPr>
          <w:tab/>
        </w:r>
        <w:r w:rsidRPr="002213A3">
          <w:rPr>
            <w:rStyle w:val="Hyperlink"/>
            <w:noProof/>
          </w:rPr>
          <w:t>Fazit</w:t>
        </w:r>
        <w:r>
          <w:rPr>
            <w:noProof/>
            <w:webHidden/>
          </w:rPr>
          <w:tab/>
        </w:r>
        <w:r>
          <w:rPr>
            <w:noProof/>
            <w:webHidden/>
          </w:rPr>
          <w:fldChar w:fldCharType="begin"/>
        </w:r>
        <w:r>
          <w:rPr>
            <w:noProof/>
            <w:webHidden/>
          </w:rPr>
          <w:instrText xml:space="preserve"> PAGEREF _Toc422468967 \h </w:instrText>
        </w:r>
      </w:ins>
      <w:r>
        <w:rPr>
          <w:noProof/>
          <w:webHidden/>
        </w:rPr>
      </w:r>
      <w:ins w:id="161" w:author="Maximilian Schmitz" w:date="2015-07-06T18:12:00Z">
        <w:r>
          <w:rPr>
            <w:noProof/>
            <w:webHidden/>
          </w:rPr>
          <w:fldChar w:fldCharType="separate"/>
        </w:r>
        <w:r>
          <w:rPr>
            <w:noProof/>
            <w:webHidden/>
          </w:rPr>
          <w:t>33</w:t>
        </w:r>
        <w:r>
          <w:rPr>
            <w:noProof/>
            <w:webHidden/>
          </w:rPr>
          <w:fldChar w:fldCharType="end"/>
        </w:r>
        <w:r w:rsidRPr="002213A3">
          <w:rPr>
            <w:rStyle w:val="Hyperlink"/>
            <w:noProof/>
          </w:rPr>
          <w:fldChar w:fldCharType="end"/>
        </w:r>
      </w:ins>
    </w:p>
    <w:p w14:paraId="3ADB177C" w14:textId="77777777" w:rsidR="00D421B5" w:rsidRDefault="00D421B5" w:rsidP="00D421B5">
      <w:pPr>
        <w:pStyle w:val="Verzeichnis1"/>
        <w:tabs>
          <w:tab w:val="right" w:leader="dot" w:pos="9062"/>
        </w:tabs>
        <w:rPr>
          <w:ins w:id="162" w:author="Maximilian Schmitz" w:date="2015-07-06T18:12:00Z"/>
          <w:rFonts w:asciiTheme="minorHAnsi" w:eastAsiaTheme="minorEastAsia" w:hAnsiTheme="minorHAnsi" w:cstheme="minorBidi"/>
          <w:b w:val="0"/>
          <w:bCs w:val="0"/>
          <w:caps w:val="0"/>
          <w:noProof/>
          <w:sz w:val="22"/>
          <w:szCs w:val="22"/>
        </w:rPr>
      </w:pPr>
      <w:ins w:id="163"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"_Toc422468968"</w:instrText>
        </w:r>
        <w:r w:rsidRPr="002213A3">
          <w:rPr>
            <w:rStyle w:val="Hyperlink"/>
            <w:noProof/>
          </w:rPr>
          <w:instrText xml:space="preserve"> </w:instrText>
        </w:r>
        <w:r w:rsidRPr="002213A3">
          <w:rPr>
            <w:rStyle w:val="Hyperlink"/>
            <w:noProof/>
          </w:rPr>
          <w:fldChar w:fldCharType="separate"/>
        </w:r>
        <w:r w:rsidRPr="002213A3">
          <w:rPr>
            <w:rStyle w:val="Hyperlink"/>
            <w:noProof/>
          </w:rPr>
          <w:t>Literaturverzeichnis</w:t>
        </w:r>
        <w:r>
          <w:rPr>
            <w:noProof/>
            <w:webHidden/>
          </w:rPr>
          <w:tab/>
        </w:r>
        <w:r>
          <w:rPr>
            <w:noProof/>
            <w:webHidden/>
          </w:rPr>
          <w:fldChar w:fldCharType="begin"/>
        </w:r>
        <w:r>
          <w:rPr>
            <w:noProof/>
            <w:webHidden/>
          </w:rPr>
          <w:instrText xml:space="preserve"> PAGEREF _Toc422468968 \h </w:instrText>
        </w:r>
      </w:ins>
      <w:r>
        <w:rPr>
          <w:noProof/>
          <w:webHidden/>
        </w:rPr>
      </w:r>
      <w:ins w:id="164" w:author="Maximilian Schmitz" w:date="2015-07-06T18:12:00Z">
        <w:r>
          <w:rPr>
            <w:noProof/>
            <w:webHidden/>
          </w:rPr>
          <w:fldChar w:fldCharType="separate"/>
        </w:r>
        <w:r>
          <w:rPr>
            <w:noProof/>
            <w:webHidden/>
          </w:rPr>
          <w:t>I</w:t>
        </w:r>
        <w:r>
          <w:rPr>
            <w:noProof/>
            <w:webHidden/>
          </w:rPr>
          <w:fldChar w:fldCharType="end"/>
        </w:r>
        <w:r w:rsidRPr="002213A3">
          <w:rPr>
            <w:rStyle w:val="Hyperlink"/>
            <w:noProof/>
          </w:rPr>
          <w:fldChar w:fldCharType="end"/>
        </w:r>
      </w:ins>
    </w:p>
    <w:p w14:paraId="0220BE85" w14:textId="77777777" w:rsidR="00D421B5" w:rsidRDefault="00D421B5" w:rsidP="00D421B5">
      <w:pPr>
        <w:pStyle w:val="Verzeichnis1"/>
        <w:tabs>
          <w:tab w:val="right" w:leader="dot" w:pos="9062"/>
        </w:tabs>
        <w:rPr>
          <w:ins w:id="165" w:author="Maximilian Schmitz" w:date="2015-07-06T18:12:00Z"/>
          <w:rFonts w:asciiTheme="minorHAnsi" w:eastAsiaTheme="minorEastAsia" w:hAnsiTheme="minorHAnsi" w:cstheme="minorBidi"/>
          <w:b w:val="0"/>
          <w:bCs w:val="0"/>
          <w:caps w:val="0"/>
          <w:noProof/>
          <w:sz w:val="22"/>
          <w:szCs w:val="22"/>
        </w:rPr>
      </w:pPr>
      <w:ins w:id="166"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"_Toc422468969"</w:instrText>
        </w:r>
        <w:r w:rsidRPr="002213A3">
          <w:rPr>
            <w:rStyle w:val="Hyperlink"/>
            <w:noProof/>
          </w:rPr>
          <w:instrText xml:space="preserve"> </w:instrText>
        </w:r>
        <w:r w:rsidRPr="002213A3">
          <w:rPr>
            <w:rStyle w:val="Hyperlink"/>
            <w:noProof/>
          </w:rPr>
          <w:fldChar w:fldCharType="separate"/>
        </w:r>
        <w:r w:rsidRPr="002213A3">
          <w:rPr>
            <w:rStyle w:val="Hyperlink"/>
            <w:noProof/>
          </w:rPr>
          <w:t>Abbildungsverzeichnis</w:t>
        </w:r>
        <w:r>
          <w:rPr>
            <w:noProof/>
            <w:webHidden/>
          </w:rPr>
          <w:tab/>
        </w:r>
        <w:r>
          <w:rPr>
            <w:noProof/>
            <w:webHidden/>
          </w:rPr>
          <w:fldChar w:fldCharType="begin"/>
        </w:r>
        <w:r>
          <w:rPr>
            <w:noProof/>
            <w:webHidden/>
          </w:rPr>
          <w:instrText xml:space="preserve"> PAGEREF _Toc422468969 \h </w:instrText>
        </w:r>
      </w:ins>
      <w:r>
        <w:rPr>
          <w:noProof/>
          <w:webHidden/>
        </w:rPr>
      </w:r>
      <w:ins w:id="167" w:author="Maximilian Schmitz" w:date="2015-07-06T18:12:00Z">
        <w:r>
          <w:rPr>
            <w:noProof/>
            <w:webHidden/>
          </w:rPr>
          <w:fldChar w:fldCharType="separate"/>
        </w:r>
        <w:r>
          <w:rPr>
            <w:noProof/>
            <w:webHidden/>
          </w:rPr>
          <w:t>II</w:t>
        </w:r>
        <w:r>
          <w:rPr>
            <w:noProof/>
            <w:webHidden/>
          </w:rPr>
          <w:fldChar w:fldCharType="end"/>
        </w:r>
        <w:r w:rsidRPr="002213A3">
          <w:rPr>
            <w:rStyle w:val="Hyperlink"/>
            <w:noProof/>
          </w:rPr>
          <w:fldChar w:fldCharType="end"/>
        </w:r>
      </w:ins>
    </w:p>
    <w:p w14:paraId="3D39A6BE" w14:textId="77777777" w:rsidR="00D421B5" w:rsidRDefault="00D421B5" w:rsidP="00D421B5">
      <w:pPr>
        <w:pStyle w:val="Verzeichnis1"/>
        <w:tabs>
          <w:tab w:val="right" w:leader="dot" w:pos="9062"/>
        </w:tabs>
        <w:rPr>
          <w:ins w:id="168" w:author="Maximilian Schmitz" w:date="2015-07-06T18:12:00Z"/>
          <w:rFonts w:asciiTheme="minorHAnsi" w:eastAsiaTheme="minorEastAsia" w:hAnsiTheme="minorHAnsi" w:cstheme="minorBidi"/>
          <w:b w:val="0"/>
          <w:bCs w:val="0"/>
          <w:caps w:val="0"/>
          <w:noProof/>
          <w:sz w:val="22"/>
          <w:szCs w:val="22"/>
        </w:rPr>
      </w:pPr>
      <w:ins w:id="169"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"_Toc422468970"</w:instrText>
        </w:r>
        <w:r w:rsidRPr="002213A3">
          <w:rPr>
            <w:rStyle w:val="Hyperlink"/>
            <w:noProof/>
          </w:rPr>
          <w:instrText xml:space="preserve"> </w:instrText>
        </w:r>
        <w:r w:rsidRPr="002213A3">
          <w:rPr>
            <w:rStyle w:val="Hyperlink"/>
            <w:noProof/>
          </w:rPr>
          <w:fldChar w:fldCharType="separate"/>
        </w:r>
        <w:r w:rsidRPr="002213A3">
          <w:rPr>
            <w:rStyle w:val="Hyperlink"/>
            <w:noProof/>
          </w:rPr>
          <w:t>Tabellenverzeichnis</w:t>
        </w:r>
        <w:r>
          <w:rPr>
            <w:noProof/>
            <w:webHidden/>
          </w:rPr>
          <w:tab/>
        </w:r>
        <w:r>
          <w:rPr>
            <w:noProof/>
            <w:webHidden/>
          </w:rPr>
          <w:fldChar w:fldCharType="begin"/>
        </w:r>
        <w:r>
          <w:rPr>
            <w:noProof/>
            <w:webHidden/>
          </w:rPr>
          <w:instrText xml:space="preserve"> PAGEREF _Toc422468970 \h </w:instrText>
        </w:r>
      </w:ins>
      <w:r>
        <w:rPr>
          <w:noProof/>
          <w:webHidden/>
        </w:rPr>
      </w:r>
      <w:ins w:id="170" w:author="Maximilian Schmitz" w:date="2015-07-06T18:12:00Z">
        <w:r>
          <w:rPr>
            <w:noProof/>
            <w:webHidden/>
          </w:rPr>
          <w:fldChar w:fldCharType="separate"/>
        </w:r>
        <w:r>
          <w:rPr>
            <w:noProof/>
            <w:webHidden/>
          </w:rPr>
          <w:t>III</w:t>
        </w:r>
        <w:r>
          <w:rPr>
            <w:noProof/>
            <w:webHidden/>
          </w:rPr>
          <w:fldChar w:fldCharType="end"/>
        </w:r>
        <w:r w:rsidRPr="002213A3">
          <w:rPr>
            <w:rStyle w:val="Hyperlink"/>
            <w:noProof/>
          </w:rPr>
          <w:fldChar w:fldCharType="end"/>
        </w:r>
      </w:ins>
    </w:p>
    <w:p w14:paraId="67BEAA3B" w14:textId="77777777" w:rsidR="00D421B5" w:rsidRDefault="00D421B5" w:rsidP="00D421B5">
      <w:pPr>
        <w:pStyle w:val="Verzeichnis1"/>
        <w:tabs>
          <w:tab w:val="right" w:leader="dot" w:pos="9062"/>
        </w:tabs>
        <w:rPr>
          <w:ins w:id="171" w:author="Maximilian Schmitz" w:date="2015-07-06T18:12:00Z"/>
          <w:rFonts w:asciiTheme="minorHAnsi" w:eastAsiaTheme="minorEastAsia" w:hAnsiTheme="minorHAnsi" w:cstheme="minorBidi"/>
          <w:b w:val="0"/>
          <w:bCs w:val="0"/>
          <w:caps w:val="0"/>
          <w:noProof/>
          <w:sz w:val="22"/>
          <w:szCs w:val="22"/>
        </w:rPr>
      </w:pPr>
      <w:ins w:id="172"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"_Toc422468971"</w:instrText>
        </w:r>
        <w:r w:rsidRPr="002213A3">
          <w:rPr>
            <w:rStyle w:val="Hyperlink"/>
            <w:noProof/>
          </w:rPr>
          <w:instrText xml:space="preserve"> </w:instrText>
        </w:r>
        <w:r w:rsidRPr="002213A3">
          <w:rPr>
            <w:rStyle w:val="Hyperlink"/>
            <w:noProof/>
          </w:rPr>
          <w:fldChar w:fldCharType="separate"/>
        </w:r>
        <w:r w:rsidRPr="002213A3">
          <w:rPr>
            <w:rStyle w:val="Hyperlink"/>
            <w:noProof/>
          </w:rPr>
          <w:t>Abkürzungsverzeichnis</w:t>
        </w:r>
        <w:r>
          <w:rPr>
            <w:noProof/>
            <w:webHidden/>
          </w:rPr>
          <w:tab/>
        </w:r>
        <w:r>
          <w:rPr>
            <w:noProof/>
            <w:webHidden/>
          </w:rPr>
          <w:fldChar w:fldCharType="begin"/>
        </w:r>
        <w:r>
          <w:rPr>
            <w:noProof/>
            <w:webHidden/>
          </w:rPr>
          <w:instrText xml:space="preserve"> PAGEREF _Toc422468971 \h </w:instrText>
        </w:r>
      </w:ins>
      <w:r>
        <w:rPr>
          <w:noProof/>
          <w:webHidden/>
        </w:rPr>
      </w:r>
      <w:ins w:id="173" w:author="Maximilian Schmitz" w:date="2015-07-06T18:12:00Z">
        <w:r>
          <w:rPr>
            <w:noProof/>
            <w:webHidden/>
          </w:rPr>
          <w:fldChar w:fldCharType="separate"/>
        </w:r>
        <w:r>
          <w:rPr>
            <w:noProof/>
            <w:webHidden/>
          </w:rPr>
          <w:t>IV</w:t>
        </w:r>
        <w:r>
          <w:rPr>
            <w:noProof/>
            <w:webHidden/>
          </w:rPr>
          <w:fldChar w:fldCharType="end"/>
        </w:r>
        <w:r w:rsidRPr="002213A3">
          <w:rPr>
            <w:rStyle w:val="Hyperlink"/>
            <w:noProof/>
          </w:rPr>
          <w:fldChar w:fldCharType="end"/>
        </w:r>
      </w:ins>
    </w:p>
    <w:p w14:paraId="189576CC" w14:textId="77777777" w:rsidR="00D421B5" w:rsidRDefault="00D421B5" w:rsidP="00D421B5">
      <w:pPr>
        <w:pStyle w:val="Verzeichnis1"/>
        <w:tabs>
          <w:tab w:val="right" w:leader="dot" w:pos="9062"/>
        </w:tabs>
        <w:rPr>
          <w:ins w:id="174" w:author="Maximilian Schmitz" w:date="2015-07-06T18:12:00Z"/>
          <w:rFonts w:asciiTheme="minorHAnsi" w:eastAsiaTheme="minorEastAsia" w:hAnsiTheme="minorHAnsi" w:cstheme="minorBidi"/>
          <w:b w:val="0"/>
          <w:bCs w:val="0"/>
          <w:caps w:val="0"/>
          <w:noProof/>
          <w:sz w:val="22"/>
          <w:szCs w:val="22"/>
        </w:rPr>
      </w:pPr>
      <w:ins w:id="175" w:author="Maximilian Schmitz" w:date="2015-07-06T18:12:00Z">
        <w:r w:rsidRPr="002213A3">
          <w:rPr>
            <w:rStyle w:val="Hyperlink"/>
            <w:noProof/>
          </w:rPr>
          <w:fldChar w:fldCharType="begin"/>
        </w:r>
        <w:r w:rsidRPr="002213A3">
          <w:rPr>
            <w:rStyle w:val="Hyperlink"/>
            <w:noProof/>
          </w:rPr>
          <w:instrText xml:space="preserve"> </w:instrText>
        </w:r>
        <w:r>
          <w:rPr>
            <w:noProof/>
          </w:rPr>
          <w:instrText>HYPERLINK \l "_Toc422468972"</w:instrText>
        </w:r>
        <w:r w:rsidRPr="002213A3">
          <w:rPr>
            <w:rStyle w:val="Hyperlink"/>
            <w:noProof/>
          </w:rPr>
          <w:instrText xml:space="preserve"> </w:instrText>
        </w:r>
        <w:r w:rsidRPr="002213A3">
          <w:rPr>
            <w:rStyle w:val="Hyperlink"/>
            <w:noProof/>
          </w:rPr>
          <w:fldChar w:fldCharType="separate"/>
        </w:r>
        <w:r w:rsidRPr="002213A3">
          <w:rPr>
            <w:rStyle w:val="Hyperlink"/>
            <w:noProof/>
          </w:rPr>
          <w:t>Glossar</w:t>
        </w:r>
        <w:r>
          <w:rPr>
            <w:noProof/>
            <w:webHidden/>
          </w:rPr>
          <w:tab/>
        </w:r>
        <w:r>
          <w:rPr>
            <w:noProof/>
            <w:webHidden/>
          </w:rPr>
          <w:fldChar w:fldCharType="begin"/>
        </w:r>
        <w:r>
          <w:rPr>
            <w:noProof/>
            <w:webHidden/>
          </w:rPr>
          <w:instrText xml:space="preserve"> PAGEREF _Toc422468972 \h </w:instrText>
        </w:r>
      </w:ins>
      <w:r>
        <w:rPr>
          <w:noProof/>
          <w:webHidden/>
        </w:rPr>
      </w:r>
      <w:ins w:id="176" w:author="Maximilian Schmitz" w:date="2015-07-06T18:12:00Z">
        <w:r>
          <w:rPr>
            <w:noProof/>
            <w:webHidden/>
          </w:rPr>
          <w:fldChar w:fldCharType="separate"/>
        </w:r>
        <w:r>
          <w:rPr>
            <w:noProof/>
            <w:webHidden/>
          </w:rPr>
          <w:t>V</w:t>
        </w:r>
        <w:r>
          <w:rPr>
            <w:noProof/>
            <w:webHidden/>
          </w:rPr>
          <w:fldChar w:fldCharType="end"/>
        </w:r>
        <w:r w:rsidRPr="002213A3">
          <w:rPr>
            <w:rStyle w:val="Hyperlink"/>
            <w:noProof/>
          </w:rPr>
          <w:fldChar w:fldCharType="end"/>
        </w:r>
      </w:ins>
    </w:p>
    <w:p w14:paraId="38FB3006" w14:textId="77777777" w:rsidR="00D421B5" w:rsidRPr="00F2625B" w:rsidRDefault="00D421B5" w:rsidP="00D421B5">
      <w:pPr>
        <w:pStyle w:val="Verzeichnis1"/>
        <w:tabs>
          <w:tab w:val="right" w:leader="dot" w:pos="9062"/>
        </w:tabs>
        <w:rPr>
          <w:ins w:id="177" w:author="Maximilian Schmitz" w:date="2015-07-06T18:12:00Z"/>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ins w:id="178" w:author="Maximilian Schmitz" w:date="2015-07-06T18:12:00Z">
        <w:r w:rsidRPr="006518B1">
          <w:rPr>
            <w:rFonts w:cs="Arial"/>
            <w:bCs w:val="0"/>
          </w:rPr>
          <w:fldChar w:fldCharType="end"/>
        </w:r>
      </w:ins>
    </w:p>
    <w:p w14:paraId="176E2DB3" w14:textId="77777777" w:rsidR="00D421B5" w:rsidRPr="00683BB8" w:rsidRDefault="00D421B5" w:rsidP="00D421B5">
      <w:pPr>
        <w:rPr>
          <w:ins w:id="179" w:author="Maximilian Schmitz" w:date="2015-07-06T18:12:00Z"/>
        </w:rPr>
      </w:pPr>
    </w:p>
    <w:p w14:paraId="5FB738A4" w14:textId="77777777" w:rsidR="00407A24" w:rsidRPr="005E65D5" w:rsidRDefault="00407A24" w:rsidP="00AC4DD5">
      <w:pPr>
        <w:pStyle w:val="berschrift1"/>
        <w:numPr>
          <w:ilvl w:val="0"/>
          <w:numId w:val="0"/>
        </w:numPr>
        <w:rPr>
          <w:rPrChange w:id="180" w:author="Maximilian Schmitz" w:date="2015-06-14T09:50:00Z">
            <w:rPr>
              <w:lang w:val="en-US"/>
            </w:rPr>
          </w:rPrChange>
        </w:rPr>
      </w:pPr>
      <w:r w:rsidRPr="005E65D5">
        <w:rPr>
          <w:rPrChange w:id="181" w:author="Maximilian Schmitz" w:date="2015-06-14T09:50:00Z">
            <w:rPr>
              <w:lang w:val="en-US"/>
            </w:rPr>
          </w:rPrChange>
        </w:rPr>
        <w:t>Abstract</w:t>
      </w:r>
      <w:bookmarkEnd w:id="49"/>
    </w:p>
    <w:p w14:paraId="1304D90D" w14:textId="77777777" w:rsidR="00627263" w:rsidRPr="005E65D5" w:rsidRDefault="00627263" w:rsidP="00627263">
      <w:pPr>
        <w:rPr>
          <w:color w:val="FF0000"/>
          <w:rPrChange w:id="182" w:author="Maximilian Schmitz" w:date="2015-06-14T09:50:00Z">
            <w:rPr>
              <w:color w:val="FF0000"/>
              <w:lang w:val="en-US"/>
            </w:rPr>
          </w:rPrChange>
        </w:rPr>
      </w:pPr>
      <w:r w:rsidRPr="005E65D5">
        <w:rPr>
          <w:color w:val="FF0000"/>
          <w:rPrChange w:id="183" w:author="Maximilian Schmitz" w:date="2015-06-14T09:50:00Z">
            <w:rPr>
              <w:color w:val="FF0000"/>
              <w:lang w:val="en-US"/>
            </w:rPr>
          </w:rPrChange>
        </w:rPr>
        <w:t>(</w:t>
      </w:r>
      <w:proofErr w:type="spellStart"/>
      <w:r w:rsidRPr="005E65D5">
        <w:rPr>
          <w:color w:val="FF0000"/>
          <w:rPrChange w:id="184" w:author="Maximilian Schmitz" w:date="2015-06-14T09:50:00Z">
            <w:rPr>
              <w:color w:val="FF0000"/>
              <w:lang w:val="en-US"/>
            </w:rPr>
          </w:rPrChange>
        </w:rPr>
        <w:t>Imagine</w:t>
      </w:r>
      <w:proofErr w:type="spellEnd"/>
      <w:r w:rsidRPr="005E65D5">
        <w:rPr>
          <w:color w:val="FF0000"/>
          <w:rPrChange w:id="185" w:author="Maximilian Schmitz" w:date="2015-06-14T09:50:00Z">
            <w:rPr>
              <w:color w:val="FF0000"/>
              <w:lang w:val="en-US"/>
            </w:rPr>
          </w:rPrChange>
        </w:rPr>
        <w:t xml:space="preserve"> Cup Kurzfassung, drüber gehen…)</w:t>
      </w:r>
    </w:p>
    <w:p w14:paraId="3C0789A9" w14:textId="77777777"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0838EC3E" w14:textId="77777777" w:rsidR="00627263" w:rsidRDefault="00627263" w:rsidP="00627263">
      <w:pPr>
        <w:rPr>
          <w:lang w:val="en-US"/>
        </w:rPr>
      </w:pPr>
      <w:proofErr w:type="spellStart"/>
      <w:r w:rsidRPr="00D2465B">
        <w:rPr>
          <w:lang w:val="en-US"/>
        </w:rPr>
        <w:t>Unr</w:t>
      </w:r>
      <w:r>
        <w:rPr>
          <w:lang w:val="en-US"/>
        </w:rPr>
        <w:t>ealCup</w:t>
      </w:r>
      <w:proofErr w:type="spellEnd"/>
      <w:r>
        <w:rPr>
          <w:lang w:val="en-US"/>
        </w:rPr>
        <w:t xml:space="preserve">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14:paraId="0ACBC3D1" w14:textId="77777777" w:rsidR="00627263" w:rsidRPr="009C2155" w:rsidRDefault="00627263" w:rsidP="00627263">
      <w:pPr>
        <w:rPr>
          <w:lang w:val="en-US"/>
        </w:rPr>
      </w:pPr>
      <w:r w:rsidRPr="009C2155">
        <w:rPr>
          <w:lang w:val="en-US"/>
        </w:rPr>
        <w:t>Aside of this playful function</w:t>
      </w:r>
      <w:ins w:id="186" w:author="Admin" w:date="2015-07-06T13:18:00Z">
        <w:r w:rsidR="00011EF1">
          <w:rPr>
            <w:lang w:val="en-US"/>
          </w:rPr>
          <w:t>,</w:t>
        </w:r>
      </w:ins>
      <w:r w:rsidRPr="009C2155">
        <w:rPr>
          <w:lang w:val="en-US"/>
        </w:rPr>
        <w:t xml:space="preserve"> </w:t>
      </w:r>
      <w:proofErr w:type="spellStart"/>
      <w:r w:rsidRPr="009C2155">
        <w:rPr>
          <w:lang w:val="en-US"/>
        </w:rPr>
        <w:t>UnrealCup</w:t>
      </w:r>
      <w:proofErr w:type="spellEnd"/>
      <w:r w:rsidRPr="009C2155">
        <w:rPr>
          <w:lang w:val="en-US"/>
        </w:rPr>
        <w:t xml:space="preserve"> </w:t>
      </w:r>
      <w:r>
        <w:rPr>
          <w:lang w:val="en-US"/>
        </w:rPr>
        <w:t>allows its users to expand their skills in programming and AI-development.</w:t>
      </w:r>
    </w:p>
    <w:p w14:paraId="4623F2BB" w14:textId="77777777" w:rsidR="00627263" w:rsidRPr="009C2155" w:rsidRDefault="00627263" w:rsidP="00627263">
      <w:pPr>
        <w:rPr>
          <w:rFonts w:ascii="Segoe UI Light" w:hAnsi="Segoe UI Light" w:cs="Segoe UI Light"/>
          <w:color w:val="000000"/>
          <w:lang w:val="en-US"/>
        </w:rPr>
      </w:pPr>
    </w:p>
    <w:p w14:paraId="6C23C68C" w14:textId="77777777" w:rsidR="00627263" w:rsidRPr="00D2465B" w:rsidRDefault="00627263" w:rsidP="00627263">
      <w:pPr>
        <w:rPr>
          <w:lang w:val="en-US"/>
        </w:rPr>
      </w:pPr>
      <w:r w:rsidRPr="00D2465B">
        <w:rPr>
          <w:lang w:val="en-US"/>
        </w:rPr>
        <w:t xml:space="preserve">The </w:t>
      </w:r>
      <w:proofErr w:type="spellStart"/>
      <w:r w:rsidRPr="00D2465B">
        <w:rPr>
          <w:lang w:val="en-US"/>
        </w:rPr>
        <w:t>UnrealCup</w:t>
      </w:r>
      <w:proofErr w:type="spellEnd"/>
      <w:r w:rsidRPr="00D2465B">
        <w:rPr>
          <w:lang w:val="en-US"/>
        </w:rPr>
        <w:t>-</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w:t>
      </w:r>
      <w:r w:rsidRPr="00D2465B">
        <w:rPr>
          <w:lang w:val="en-US"/>
        </w:rPr>
        <w:lastRenderedPageBreak/>
        <w:t xml:space="preserve">simulation and a thrilling experience. </w:t>
      </w:r>
      <w:proofErr w:type="spellStart"/>
      <w:r w:rsidRPr="00D2465B">
        <w:rPr>
          <w:lang w:val="en-US"/>
        </w:rPr>
        <w:t>UnrealCup</w:t>
      </w:r>
      <w:proofErr w:type="spellEnd"/>
      <w:r w:rsidRPr="00D2465B">
        <w:rPr>
          <w:lang w:val="en-US"/>
        </w:rPr>
        <w:t xml:space="preserve"> also contains a</w:t>
      </w:r>
      <w:ins w:id="187" w:author="Admin" w:date="2015-07-06T13:30:00Z">
        <w:r w:rsidR="004540A2">
          <w:rPr>
            <w:lang w:val="en-US"/>
          </w:rPr>
          <w:t xml:space="preserve"> prototype of a</w:t>
        </w:r>
      </w:ins>
      <w:r w:rsidRPr="00D2465B">
        <w:rPr>
          <w:lang w:val="en-US"/>
        </w:rPr>
        <w:t xml:space="preserve"> graphical WYSIWYG-Editor to enable users without lots of experience in programming to create their own team.</w:t>
      </w:r>
    </w:p>
    <w:p w14:paraId="3384E82A" w14:textId="77777777" w:rsidR="00627263" w:rsidRPr="00D2465B" w:rsidRDefault="00627263" w:rsidP="00627263">
      <w:pPr>
        <w:rPr>
          <w:rFonts w:ascii="Segoe UI Light" w:hAnsi="Segoe UI Light" w:cs="Segoe UI Light"/>
          <w:color w:val="000000"/>
          <w:lang w:val="en-US"/>
        </w:rPr>
      </w:pPr>
    </w:p>
    <w:p w14:paraId="0CCB5E1D" w14:textId="77777777"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 xml:space="preserve">I the </w:t>
      </w:r>
      <w:proofErr w:type="spellStart"/>
      <w:r w:rsidRPr="00D2465B">
        <w:rPr>
          <w:lang w:val="en-US"/>
        </w:rPr>
        <w:t>Unreal</w:t>
      </w:r>
      <w:r>
        <w:rPr>
          <w:lang w:val="en-US"/>
        </w:rPr>
        <w:t>Cup</w:t>
      </w:r>
      <w:proofErr w:type="spellEnd"/>
      <w:r>
        <w:rPr>
          <w:lang w:val="en-US"/>
        </w:rPr>
        <w:t>-</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The Simulator has similarities with the simulation league of the known RoboCup, yet it stands out from similar projects with its modern graphic</w:t>
      </w:r>
      <w:r>
        <w:rPr>
          <w:lang w:val="en-US"/>
        </w:rPr>
        <w:t>s</w:t>
      </w:r>
      <w:ins w:id="188" w:author="Admin" w:date="2015-07-06T13:31:00Z">
        <w:r w:rsidR="004540A2">
          <w:rPr>
            <w:lang w:val="en-US"/>
          </w:rPr>
          <w:t xml:space="preserve"> and</w:t>
        </w:r>
      </w:ins>
      <w:del w:id="189" w:author="Admin" w:date="2015-07-06T13:31:00Z">
        <w:r w:rsidRPr="00D2465B" w:rsidDel="004540A2">
          <w:rPr>
            <w:lang w:val="en-US"/>
          </w:rPr>
          <w:delText>,</w:delText>
        </w:r>
      </w:del>
      <w:r w:rsidRPr="00D2465B">
        <w:rPr>
          <w:lang w:val="en-US"/>
        </w:rPr>
        <w:t xml:space="preserve"> realistic physics</w:t>
      </w:r>
      <w:del w:id="190" w:author="Admin" w:date="2015-07-06T13:31:00Z">
        <w:r w:rsidRPr="00D2465B" w:rsidDel="004540A2">
          <w:rPr>
            <w:lang w:val="en-US"/>
          </w:rPr>
          <w:delText xml:space="preserve"> and the graphical editor</w:delText>
        </w:r>
      </w:del>
      <w:r w:rsidRPr="00D2465B">
        <w:rPr>
          <w:lang w:val="en-US"/>
        </w:rPr>
        <w:t xml:space="preserve">. </w:t>
      </w:r>
    </w:p>
    <w:p w14:paraId="70E6439E" w14:textId="77777777" w:rsidR="00A1603D" w:rsidRPr="00751B52" w:rsidRDefault="00A1603D" w:rsidP="00A1603D">
      <w:pPr>
        <w:rPr>
          <w:lang w:val="en-US"/>
        </w:rPr>
      </w:pPr>
    </w:p>
    <w:p w14:paraId="4CBCF05F" w14:textId="09689F2A" w:rsidR="003F6CF5" w:rsidRPr="003F6CF5" w:rsidDel="00D421B5" w:rsidRDefault="00384E0F">
      <w:pPr>
        <w:pStyle w:val="berschrift1"/>
        <w:numPr>
          <w:ilvl w:val="0"/>
          <w:numId w:val="0"/>
        </w:numPr>
        <w:rPr>
          <w:del w:id="191" w:author="Maximilian Schmitz" w:date="2015-07-06T18:12:00Z"/>
        </w:rPr>
      </w:pPr>
      <w:r w:rsidRPr="00751B52">
        <w:rPr>
          <w:lang w:val="en-US"/>
        </w:rPr>
        <w:br w:type="page"/>
      </w:r>
      <w:bookmarkStart w:id="192" w:name="_Toc422468933"/>
      <w:ins w:id="193" w:author="Maximilian Schmitz" w:date="2015-07-06T18:12:00Z">
        <w:r w:rsidR="00D421B5" w:rsidRPr="003F6CF5" w:rsidDel="00D421B5">
          <w:lastRenderedPageBreak/>
          <w:t xml:space="preserve"> </w:t>
        </w:r>
      </w:ins>
      <w:del w:id="194" w:author="Maximilian Schmitz" w:date="2015-07-06T18:12:00Z">
        <w:r w:rsidR="003F6CF5" w:rsidRPr="003F6CF5" w:rsidDel="00D421B5">
          <w:delText>Inhalt</w:delText>
        </w:r>
        <w:bookmarkEnd w:id="192"/>
      </w:del>
    </w:p>
    <w:p w14:paraId="1C91783D" w14:textId="21B7F09D" w:rsidR="00487DC3" w:rsidDel="00915AB6" w:rsidRDefault="008B6A1C">
      <w:pPr>
        <w:pStyle w:val="berschrift1"/>
        <w:numPr>
          <w:ilvl w:val="0"/>
          <w:numId w:val="0"/>
        </w:numPr>
        <w:rPr>
          <w:del w:id="195" w:author="Maximilian Schmitz" w:date="2015-06-17T19:42:00Z"/>
          <w:rFonts w:asciiTheme="minorHAnsi" w:eastAsiaTheme="minorEastAsia" w:hAnsiTheme="minorHAnsi" w:cstheme="minorBidi"/>
          <w:b w:val="0"/>
          <w:noProof/>
          <w:sz w:val="22"/>
          <w:szCs w:val="22"/>
        </w:rPr>
        <w:pPrChange w:id="196" w:author="Maximilian Schmitz" w:date="2015-07-06T18:12:00Z">
          <w:pPr>
            <w:pStyle w:val="Verzeichnis1"/>
            <w:tabs>
              <w:tab w:val="right" w:leader="dot" w:pos="9062"/>
            </w:tabs>
          </w:pPr>
        </w:pPrChange>
      </w:pPr>
      <w:del w:id="197" w:author="Maximilian Schmitz" w:date="2015-07-06T18:12:00Z">
        <w:r w:rsidRPr="006518B1" w:rsidDel="00D421B5">
          <w:rPr>
            <w:rFonts w:cs="Arial"/>
            <w:bCs/>
          </w:rPr>
          <w:fldChar w:fldCharType="begin"/>
        </w:r>
        <w:r w:rsidRPr="006518B1" w:rsidDel="00D421B5">
          <w:rPr>
            <w:rFonts w:cs="Arial"/>
          </w:rPr>
          <w:delInstrText xml:space="preserve"> TOC \o "1-4" \h \z \u </w:delInstrText>
        </w:r>
        <w:r w:rsidRPr="006518B1" w:rsidDel="00D421B5">
          <w:rPr>
            <w:rFonts w:cs="Arial"/>
            <w:bCs/>
          </w:rPr>
          <w:fldChar w:fldCharType="separate"/>
        </w:r>
      </w:del>
      <w:del w:id="198" w:author="Maximilian Schmitz" w:date="2015-06-17T19:42:00Z">
        <w:r w:rsidR="00487DC3" w:rsidRPr="00915AB6" w:rsidDel="00915AB6">
          <w:rPr>
            <w:rPrChange w:id="199" w:author="Maximilian Schmitz" w:date="2015-06-17T19:42:00Z">
              <w:rPr>
                <w:rStyle w:val="Hyperlink"/>
                <w:noProof/>
              </w:rPr>
            </w:rPrChange>
          </w:rPr>
          <w:delText>Eidesstattliche Erklärung</w:delText>
        </w:r>
        <w:r w:rsidR="00487DC3" w:rsidDel="00915AB6">
          <w:rPr>
            <w:noProof/>
            <w:webHidden/>
          </w:rPr>
          <w:tab/>
          <w:delText>I</w:delText>
        </w:r>
      </w:del>
    </w:p>
    <w:p w14:paraId="13BE831F" w14:textId="77777777" w:rsidR="00487DC3" w:rsidDel="00915AB6" w:rsidRDefault="00487DC3">
      <w:pPr>
        <w:pStyle w:val="berschrift1"/>
        <w:numPr>
          <w:ilvl w:val="0"/>
          <w:numId w:val="0"/>
        </w:numPr>
        <w:rPr>
          <w:del w:id="200" w:author="Maximilian Schmitz" w:date="2015-06-17T19:42:00Z"/>
          <w:rFonts w:asciiTheme="minorHAnsi" w:eastAsiaTheme="minorEastAsia" w:hAnsiTheme="minorHAnsi" w:cstheme="minorBidi"/>
          <w:b w:val="0"/>
          <w:noProof/>
          <w:sz w:val="22"/>
          <w:szCs w:val="22"/>
        </w:rPr>
        <w:pPrChange w:id="201" w:author="Maximilian Schmitz" w:date="2015-07-06T18:12:00Z">
          <w:pPr>
            <w:pStyle w:val="Verzeichnis1"/>
            <w:tabs>
              <w:tab w:val="right" w:leader="dot" w:pos="9062"/>
            </w:tabs>
          </w:pPr>
        </w:pPrChange>
      </w:pPr>
      <w:del w:id="202" w:author="Maximilian Schmitz" w:date="2015-06-17T19:42:00Z">
        <w:r w:rsidRPr="00915AB6" w:rsidDel="00915AB6">
          <w:rPr>
            <w:rPrChange w:id="203" w:author="Maximilian Schmitz" w:date="2015-06-17T19:42:00Z">
              <w:rPr>
                <w:rStyle w:val="Hyperlink"/>
                <w:noProof/>
              </w:rPr>
            </w:rPrChange>
          </w:rPr>
          <w:delText>Kurzfassung</w:delText>
        </w:r>
        <w:r w:rsidDel="00915AB6">
          <w:rPr>
            <w:noProof/>
            <w:webHidden/>
          </w:rPr>
          <w:tab/>
          <w:delText>II</w:delText>
        </w:r>
      </w:del>
    </w:p>
    <w:p w14:paraId="0EB8F044" w14:textId="77777777" w:rsidR="00487DC3" w:rsidDel="00915AB6" w:rsidRDefault="00487DC3">
      <w:pPr>
        <w:pStyle w:val="berschrift1"/>
        <w:numPr>
          <w:ilvl w:val="0"/>
          <w:numId w:val="0"/>
        </w:numPr>
        <w:rPr>
          <w:del w:id="204" w:author="Maximilian Schmitz" w:date="2015-06-17T19:42:00Z"/>
          <w:rFonts w:asciiTheme="minorHAnsi" w:eastAsiaTheme="minorEastAsia" w:hAnsiTheme="minorHAnsi" w:cstheme="minorBidi"/>
          <w:b w:val="0"/>
          <w:noProof/>
          <w:sz w:val="22"/>
          <w:szCs w:val="22"/>
        </w:rPr>
        <w:pPrChange w:id="205" w:author="Maximilian Schmitz" w:date="2015-07-06T18:12:00Z">
          <w:pPr>
            <w:pStyle w:val="Verzeichnis1"/>
            <w:tabs>
              <w:tab w:val="right" w:leader="dot" w:pos="9062"/>
            </w:tabs>
          </w:pPr>
        </w:pPrChange>
      </w:pPr>
      <w:del w:id="206" w:author="Maximilian Schmitz" w:date="2015-06-17T19:42:00Z">
        <w:r w:rsidRPr="00915AB6" w:rsidDel="00915AB6">
          <w:rPr>
            <w:rPrChange w:id="207" w:author="Maximilian Schmitz" w:date="2015-06-17T19:42:00Z">
              <w:rPr>
                <w:rStyle w:val="Hyperlink"/>
                <w:noProof/>
                <w:lang w:val="en-US"/>
              </w:rPr>
            </w:rPrChange>
          </w:rPr>
          <w:delText>Abstract</w:delText>
        </w:r>
        <w:r w:rsidDel="00915AB6">
          <w:rPr>
            <w:noProof/>
            <w:webHidden/>
          </w:rPr>
          <w:tab/>
          <w:delText>III</w:delText>
        </w:r>
      </w:del>
    </w:p>
    <w:p w14:paraId="67E6166D" w14:textId="77777777" w:rsidR="00487DC3" w:rsidDel="00915AB6" w:rsidRDefault="00487DC3">
      <w:pPr>
        <w:pStyle w:val="berschrift1"/>
        <w:numPr>
          <w:ilvl w:val="0"/>
          <w:numId w:val="0"/>
        </w:numPr>
        <w:rPr>
          <w:del w:id="208" w:author="Maximilian Schmitz" w:date="2015-06-17T19:42:00Z"/>
          <w:rFonts w:asciiTheme="minorHAnsi" w:eastAsiaTheme="minorEastAsia" w:hAnsiTheme="minorHAnsi" w:cstheme="minorBidi"/>
          <w:b w:val="0"/>
          <w:noProof/>
          <w:sz w:val="22"/>
          <w:szCs w:val="22"/>
        </w:rPr>
        <w:pPrChange w:id="209" w:author="Maximilian Schmitz" w:date="2015-07-06T18:12:00Z">
          <w:pPr>
            <w:pStyle w:val="Verzeichnis1"/>
            <w:tabs>
              <w:tab w:val="right" w:leader="dot" w:pos="9062"/>
            </w:tabs>
          </w:pPr>
        </w:pPrChange>
      </w:pPr>
      <w:del w:id="210" w:author="Maximilian Schmitz" w:date="2015-06-17T19:42:00Z">
        <w:r w:rsidRPr="00915AB6" w:rsidDel="00915AB6">
          <w:rPr>
            <w:rPrChange w:id="211" w:author="Maximilian Schmitz" w:date="2015-06-17T19:42:00Z">
              <w:rPr>
                <w:rStyle w:val="Hyperlink"/>
                <w:noProof/>
              </w:rPr>
            </w:rPrChange>
          </w:rPr>
          <w:delText>Inhalt</w:delText>
        </w:r>
        <w:r w:rsidDel="00915AB6">
          <w:rPr>
            <w:noProof/>
            <w:webHidden/>
          </w:rPr>
          <w:tab/>
          <w:delText>IV</w:delText>
        </w:r>
      </w:del>
    </w:p>
    <w:p w14:paraId="00F73682" w14:textId="77777777" w:rsidR="00487DC3" w:rsidDel="00915AB6" w:rsidRDefault="00487DC3">
      <w:pPr>
        <w:pStyle w:val="berschrift1"/>
        <w:numPr>
          <w:ilvl w:val="0"/>
          <w:numId w:val="0"/>
        </w:numPr>
        <w:rPr>
          <w:del w:id="212" w:author="Maximilian Schmitz" w:date="2015-06-17T19:42:00Z"/>
          <w:rFonts w:asciiTheme="minorHAnsi" w:eastAsiaTheme="minorEastAsia" w:hAnsiTheme="minorHAnsi" w:cstheme="minorBidi"/>
          <w:b w:val="0"/>
          <w:noProof/>
          <w:sz w:val="22"/>
          <w:szCs w:val="22"/>
        </w:rPr>
        <w:pPrChange w:id="213" w:author="Maximilian Schmitz" w:date="2015-07-06T18:12:00Z">
          <w:pPr>
            <w:pStyle w:val="Verzeichnis1"/>
            <w:tabs>
              <w:tab w:val="left" w:pos="480"/>
              <w:tab w:val="right" w:leader="dot" w:pos="9062"/>
            </w:tabs>
          </w:pPr>
        </w:pPrChange>
      </w:pPr>
      <w:del w:id="214" w:author="Maximilian Schmitz" w:date="2015-06-17T19:42:00Z">
        <w:r w:rsidRPr="00915AB6" w:rsidDel="00915AB6">
          <w:rPr>
            <w:rPrChange w:id="215" w:author="Maximilian Schmitz" w:date="2015-06-17T19:42:00Z">
              <w:rPr>
                <w:rStyle w:val="Hyperlink"/>
                <w:noProof/>
              </w:rPr>
            </w:rPrChange>
          </w:rPr>
          <w:delText>1</w:delText>
        </w:r>
        <w:r w:rsidDel="00915AB6">
          <w:rPr>
            <w:rFonts w:asciiTheme="minorHAnsi" w:eastAsiaTheme="minorEastAsia" w:hAnsiTheme="minorHAnsi" w:cstheme="minorBidi"/>
            <w:b w:val="0"/>
            <w:noProof/>
            <w:sz w:val="22"/>
            <w:szCs w:val="22"/>
          </w:rPr>
          <w:tab/>
        </w:r>
        <w:r w:rsidRPr="00915AB6" w:rsidDel="00915AB6">
          <w:rPr>
            <w:rPrChange w:id="216" w:author="Maximilian Schmitz" w:date="2015-06-17T19:42:00Z">
              <w:rPr>
                <w:rStyle w:val="Hyperlink"/>
                <w:noProof/>
              </w:rPr>
            </w:rPrChange>
          </w:rPr>
          <w:delText>Einleitung</w:delText>
        </w:r>
        <w:r w:rsidDel="00915AB6">
          <w:rPr>
            <w:noProof/>
            <w:webHidden/>
          </w:rPr>
          <w:tab/>
          <w:delText>1</w:delText>
        </w:r>
      </w:del>
    </w:p>
    <w:p w14:paraId="26F2C3B6" w14:textId="77777777" w:rsidR="00487DC3" w:rsidDel="00915AB6" w:rsidRDefault="00487DC3">
      <w:pPr>
        <w:pStyle w:val="berschrift1"/>
        <w:numPr>
          <w:ilvl w:val="0"/>
          <w:numId w:val="0"/>
        </w:numPr>
        <w:rPr>
          <w:del w:id="217" w:author="Maximilian Schmitz" w:date="2015-06-17T19:42:00Z"/>
          <w:rFonts w:asciiTheme="minorHAnsi" w:eastAsiaTheme="minorEastAsia" w:hAnsiTheme="minorHAnsi" w:cstheme="minorBidi"/>
          <w:b w:val="0"/>
          <w:noProof/>
          <w:sz w:val="22"/>
          <w:szCs w:val="22"/>
        </w:rPr>
        <w:pPrChange w:id="218" w:author="Maximilian Schmitz" w:date="2015-07-06T18:12:00Z">
          <w:pPr>
            <w:pStyle w:val="Verzeichnis1"/>
            <w:tabs>
              <w:tab w:val="left" w:pos="480"/>
              <w:tab w:val="right" w:leader="dot" w:pos="9062"/>
            </w:tabs>
          </w:pPr>
        </w:pPrChange>
      </w:pPr>
      <w:del w:id="219" w:author="Maximilian Schmitz" w:date="2015-06-17T19:42:00Z">
        <w:r w:rsidRPr="00915AB6" w:rsidDel="00915AB6">
          <w:rPr>
            <w:rPrChange w:id="220" w:author="Maximilian Schmitz" w:date="2015-06-17T19:42:00Z">
              <w:rPr>
                <w:rStyle w:val="Hyperlink"/>
                <w:noProof/>
              </w:rPr>
            </w:rPrChange>
          </w:rPr>
          <w:delText>2</w:delText>
        </w:r>
        <w:r w:rsidDel="00915AB6">
          <w:rPr>
            <w:rFonts w:asciiTheme="minorHAnsi" w:eastAsiaTheme="minorEastAsia" w:hAnsiTheme="minorHAnsi" w:cstheme="minorBidi"/>
            <w:b w:val="0"/>
            <w:noProof/>
            <w:sz w:val="22"/>
            <w:szCs w:val="22"/>
          </w:rPr>
          <w:tab/>
        </w:r>
        <w:r w:rsidRPr="00915AB6" w:rsidDel="00915AB6">
          <w:rPr>
            <w:rPrChange w:id="221" w:author="Maximilian Schmitz" w:date="2015-06-17T19:42:00Z">
              <w:rPr>
                <w:rStyle w:val="Hyperlink"/>
                <w:noProof/>
              </w:rPr>
            </w:rPrChange>
          </w:rPr>
          <w:delText>Aufgabenstellung</w:delText>
        </w:r>
        <w:r w:rsidDel="00915AB6">
          <w:rPr>
            <w:noProof/>
            <w:webHidden/>
          </w:rPr>
          <w:tab/>
          <w:delText>2</w:delText>
        </w:r>
      </w:del>
    </w:p>
    <w:p w14:paraId="4A4AF695" w14:textId="77777777" w:rsidR="00487DC3" w:rsidDel="00915AB6" w:rsidRDefault="00487DC3">
      <w:pPr>
        <w:pStyle w:val="berschrift1"/>
        <w:numPr>
          <w:ilvl w:val="0"/>
          <w:numId w:val="0"/>
        </w:numPr>
        <w:rPr>
          <w:del w:id="222" w:author="Maximilian Schmitz" w:date="2015-06-17T19:42:00Z"/>
          <w:rFonts w:asciiTheme="minorHAnsi" w:eastAsiaTheme="minorEastAsia" w:hAnsiTheme="minorHAnsi" w:cstheme="minorBidi"/>
          <w:b w:val="0"/>
          <w:noProof/>
          <w:sz w:val="22"/>
          <w:szCs w:val="22"/>
        </w:rPr>
        <w:pPrChange w:id="223" w:author="Maximilian Schmitz" w:date="2015-07-06T18:12:00Z">
          <w:pPr>
            <w:pStyle w:val="Verzeichnis1"/>
            <w:tabs>
              <w:tab w:val="left" w:pos="480"/>
              <w:tab w:val="right" w:leader="dot" w:pos="9062"/>
            </w:tabs>
          </w:pPr>
        </w:pPrChange>
      </w:pPr>
      <w:del w:id="224" w:author="Maximilian Schmitz" w:date="2015-06-17T19:42:00Z">
        <w:r w:rsidRPr="00915AB6" w:rsidDel="00915AB6">
          <w:rPr>
            <w:rPrChange w:id="225" w:author="Maximilian Schmitz" w:date="2015-06-17T19:42:00Z">
              <w:rPr>
                <w:rStyle w:val="Hyperlink"/>
                <w:noProof/>
              </w:rPr>
            </w:rPrChange>
          </w:rPr>
          <w:delText>3</w:delText>
        </w:r>
        <w:r w:rsidDel="00915AB6">
          <w:rPr>
            <w:rFonts w:asciiTheme="minorHAnsi" w:eastAsiaTheme="minorEastAsia" w:hAnsiTheme="minorHAnsi" w:cstheme="minorBidi"/>
            <w:b w:val="0"/>
            <w:noProof/>
            <w:sz w:val="22"/>
            <w:szCs w:val="22"/>
          </w:rPr>
          <w:tab/>
        </w:r>
        <w:r w:rsidRPr="00915AB6" w:rsidDel="00915AB6">
          <w:rPr>
            <w:rPrChange w:id="226" w:author="Maximilian Schmitz" w:date="2015-06-17T19:42:00Z">
              <w:rPr>
                <w:rStyle w:val="Hyperlink"/>
                <w:noProof/>
              </w:rPr>
            </w:rPrChange>
          </w:rPr>
          <w:delText>Stand der Technik</w:delText>
        </w:r>
        <w:r w:rsidDel="00915AB6">
          <w:rPr>
            <w:noProof/>
            <w:webHidden/>
          </w:rPr>
          <w:tab/>
          <w:delText>3</w:delText>
        </w:r>
      </w:del>
    </w:p>
    <w:p w14:paraId="38E292D3" w14:textId="77777777" w:rsidR="00487DC3" w:rsidDel="00915AB6" w:rsidRDefault="00487DC3">
      <w:pPr>
        <w:pStyle w:val="berschrift1"/>
        <w:numPr>
          <w:ilvl w:val="0"/>
          <w:numId w:val="0"/>
        </w:numPr>
        <w:rPr>
          <w:del w:id="227" w:author="Maximilian Schmitz" w:date="2015-06-17T19:42:00Z"/>
          <w:rFonts w:asciiTheme="minorHAnsi" w:eastAsiaTheme="minorEastAsia" w:hAnsiTheme="minorHAnsi" w:cstheme="minorBidi"/>
          <w:noProof/>
          <w:sz w:val="22"/>
          <w:szCs w:val="22"/>
        </w:rPr>
        <w:pPrChange w:id="228" w:author="Maximilian Schmitz" w:date="2015-07-06T18:12:00Z">
          <w:pPr>
            <w:pStyle w:val="Verzeichnis2"/>
            <w:tabs>
              <w:tab w:val="left" w:pos="720"/>
              <w:tab w:val="right" w:leader="dot" w:pos="9062"/>
            </w:tabs>
          </w:pPr>
        </w:pPrChange>
      </w:pPr>
      <w:del w:id="229" w:author="Maximilian Schmitz" w:date="2015-06-17T19:42:00Z">
        <w:r w:rsidRPr="00915AB6" w:rsidDel="00915AB6">
          <w:rPr>
            <w:rPrChange w:id="230" w:author="Maximilian Schmitz" w:date="2015-06-17T19:42:00Z">
              <w:rPr>
                <w:rStyle w:val="Hyperlink"/>
                <w:noProof/>
              </w:rPr>
            </w:rPrChange>
          </w:rPr>
          <w:delText>3.1</w:delText>
        </w:r>
        <w:r w:rsidDel="00915AB6">
          <w:rPr>
            <w:rFonts w:asciiTheme="minorHAnsi" w:eastAsiaTheme="minorEastAsia" w:hAnsiTheme="minorHAnsi" w:cstheme="minorBidi"/>
            <w:noProof/>
            <w:sz w:val="22"/>
            <w:szCs w:val="22"/>
          </w:rPr>
          <w:tab/>
        </w:r>
        <w:r w:rsidRPr="00915AB6" w:rsidDel="00915AB6">
          <w:rPr>
            <w:rPrChange w:id="231" w:author="Maximilian Schmitz" w:date="2015-06-17T19:42:00Z">
              <w:rPr>
                <w:rStyle w:val="Hyperlink"/>
                <w:noProof/>
              </w:rPr>
            </w:rPrChange>
          </w:rPr>
          <w:delText>Einleitung</w:delText>
        </w:r>
        <w:r w:rsidDel="00915AB6">
          <w:rPr>
            <w:noProof/>
            <w:webHidden/>
          </w:rPr>
          <w:tab/>
          <w:delText>3</w:delText>
        </w:r>
      </w:del>
    </w:p>
    <w:p w14:paraId="67277EF8" w14:textId="77777777" w:rsidR="00487DC3" w:rsidDel="00915AB6" w:rsidRDefault="00487DC3">
      <w:pPr>
        <w:pStyle w:val="berschrift1"/>
        <w:numPr>
          <w:ilvl w:val="0"/>
          <w:numId w:val="0"/>
        </w:numPr>
        <w:rPr>
          <w:del w:id="232" w:author="Maximilian Schmitz" w:date="2015-06-17T19:42:00Z"/>
          <w:rFonts w:asciiTheme="minorHAnsi" w:eastAsiaTheme="minorEastAsia" w:hAnsiTheme="minorHAnsi" w:cstheme="minorBidi"/>
          <w:noProof/>
          <w:sz w:val="22"/>
          <w:szCs w:val="22"/>
        </w:rPr>
        <w:pPrChange w:id="233" w:author="Maximilian Schmitz" w:date="2015-07-06T18:12:00Z">
          <w:pPr>
            <w:pStyle w:val="Verzeichnis2"/>
            <w:tabs>
              <w:tab w:val="left" w:pos="720"/>
              <w:tab w:val="right" w:leader="dot" w:pos="9062"/>
            </w:tabs>
          </w:pPr>
        </w:pPrChange>
      </w:pPr>
      <w:del w:id="234" w:author="Maximilian Schmitz" w:date="2015-06-17T19:42:00Z">
        <w:r w:rsidRPr="00915AB6" w:rsidDel="00915AB6">
          <w:rPr>
            <w:rPrChange w:id="235" w:author="Maximilian Schmitz" w:date="2015-06-17T19:42:00Z">
              <w:rPr>
                <w:rStyle w:val="Hyperlink"/>
                <w:noProof/>
              </w:rPr>
            </w:rPrChange>
          </w:rPr>
          <w:delText>3.2</w:delText>
        </w:r>
        <w:r w:rsidDel="00915AB6">
          <w:rPr>
            <w:rFonts w:asciiTheme="minorHAnsi" w:eastAsiaTheme="minorEastAsia" w:hAnsiTheme="minorHAnsi" w:cstheme="minorBidi"/>
            <w:noProof/>
            <w:sz w:val="22"/>
            <w:szCs w:val="22"/>
          </w:rPr>
          <w:tab/>
        </w:r>
        <w:r w:rsidRPr="00915AB6" w:rsidDel="00915AB6">
          <w:rPr>
            <w:rPrChange w:id="236" w:author="Maximilian Schmitz" w:date="2015-06-17T19:42:00Z">
              <w:rPr>
                <w:rStyle w:val="Hyperlink"/>
                <w:noProof/>
              </w:rPr>
            </w:rPrChange>
          </w:rPr>
          <w:delText>Game Engine</w:delText>
        </w:r>
        <w:r w:rsidDel="00915AB6">
          <w:rPr>
            <w:noProof/>
            <w:webHidden/>
          </w:rPr>
          <w:tab/>
          <w:delText>3</w:delText>
        </w:r>
      </w:del>
    </w:p>
    <w:p w14:paraId="713ED385" w14:textId="77777777" w:rsidR="00487DC3" w:rsidDel="00915AB6" w:rsidRDefault="00487DC3">
      <w:pPr>
        <w:pStyle w:val="berschrift1"/>
        <w:numPr>
          <w:ilvl w:val="0"/>
          <w:numId w:val="0"/>
        </w:numPr>
        <w:rPr>
          <w:del w:id="237" w:author="Maximilian Schmitz" w:date="2015-06-17T19:42:00Z"/>
          <w:rFonts w:asciiTheme="minorHAnsi" w:eastAsiaTheme="minorEastAsia" w:hAnsiTheme="minorHAnsi" w:cstheme="minorBidi"/>
          <w:noProof/>
          <w:sz w:val="22"/>
          <w:szCs w:val="22"/>
        </w:rPr>
        <w:pPrChange w:id="238" w:author="Maximilian Schmitz" w:date="2015-07-06T18:12:00Z">
          <w:pPr>
            <w:pStyle w:val="Verzeichnis3"/>
            <w:tabs>
              <w:tab w:val="left" w:pos="1200"/>
              <w:tab w:val="right" w:leader="dot" w:pos="9062"/>
            </w:tabs>
          </w:pPr>
        </w:pPrChange>
      </w:pPr>
      <w:del w:id="239" w:author="Maximilian Schmitz" w:date="2015-06-17T19:42:00Z">
        <w:r w:rsidRPr="00915AB6" w:rsidDel="00915AB6">
          <w:rPr>
            <w:rPrChange w:id="240" w:author="Maximilian Schmitz" w:date="2015-06-17T19:42:00Z">
              <w:rPr>
                <w:rStyle w:val="Hyperlink"/>
                <w:noProof/>
              </w:rPr>
            </w:rPrChange>
          </w:rPr>
          <w:delText>3.2.1</w:delText>
        </w:r>
        <w:r w:rsidDel="00915AB6">
          <w:rPr>
            <w:rFonts w:asciiTheme="minorHAnsi" w:eastAsiaTheme="minorEastAsia" w:hAnsiTheme="minorHAnsi" w:cstheme="minorBidi"/>
            <w:noProof/>
            <w:sz w:val="22"/>
            <w:szCs w:val="22"/>
          </w:rPr>
          <w:tab/>
        </w:r>
        <w:r w:rsidRPr="00915AB6" w:rsidDel="00915AB6">
          <w:rPr>
            <w:rPrChange w:id="241" w:author="Maximilian Schmitz" w:date="2015-06-17T19:42:00Z">
              <w:rPr>
                <w:rStyle w:val="Hyperlink"/>
                <w:noProof/>
              </w:rPr>
            </w:rPrChange>
          </w:rPr>
          <w:delText>Grundsätzliches</w:delText>
        </w:r>
        <w:r w:rsidDel="00915AB6">
          <w:rPr>
            <w:noProof/>
            <w:webHidden/>
          </w:rPr>
          <w:tab/>
          <w:delText>3</w:delText>
        </w:r>
      </w:del>
    </w:p>
    <w:p w14:paraId="124596F2" w14:textId="77777777" w:rsidR="00487DC3" w:rsidDel="00915AB6" w:rsidRDefault="00487DC3">
      <w:pPr>
        <w:pStyle w:val="berschrift1"/>
        <w:numPr>
          <w:ilvl w:val="0"/>
          <w:numId w:val="0"/>
        </w:numPr>
        <w:rPr>
          <w:del w:id="242" w:author="Maximilian Schmitz" w:date="2015-06-17T19:42:00Z"/>
          <w:rFonts w:asciiTheme="minorHAnsi" w:eastAsiaTheme="minorEastAsia" w:hAnsiTheme="minorHAnsi" w:cstheme="minorBidi"/>
          <w:noProof/>
          <w:sz w:val="22"/>
          <w:szCs w:val="22"/>
        </w:rPr>
        <w:pPrChange w:id="243" w:author="Maximilian Schmitz" w:date="2015-07-06T18:12:00Z">
          <w:pPr>
            <w:pStyle w:val="Verzeichnis3"/>
            <w:tabs>
              <w:tab w:val="left" w:pos="1200"/>
              <w:tab w:val="right" w:leader="dot" w:pos="9062"/>
            </w:tabs>
          </w:pPr>
        </w:pPrChange>
      </w:pPr>
      <w:del w:id="244" w:author="Maximilian Schmitz" w:date="2015-06-17T19:42:00Z">
        <w:r w:rsidRPr="00915AB6" w:rsidDel="00915AB6">
          <w:rPr>
            <w:rPrChange w:id="245" w:author="Maximilian Schmitz" w:date="2015-06-17T19:42:00Z">
              <w:rPr>
                <w:rStyle w:val="Hyperlink"/>
                <w:noProof/>
              </w:rPr>
            </w:rPrChange>
          </w:rPr>
          <w:delText>3.2.2</w:delText>
        </w:r>
        <w:r w:rsidDel="00915AB6">
          <w:rPr>
            <w:rFonts w:asciiTheme="minorHAnsi" w:eastAsiaTheme="minorEastAsia" w:hAnsiTheme="minorHAnsi" w:cstheme="minorBidi"/>
            <w:noProof/>
            <w:sz w:val="22"/>
            <w:szCs w:val="22"/>
          </w:rPr>
          <w:tab/>
        </w:r>
        <w:r w:rsidRPr="00915AB6" w:rsidDel="00915AB6">
          <w:rPr>
            <w:rPrChange w:id="246" w:author="Maximilian Schmitz" w:date="2015-06-17T19:42:00Z">
              <w:rPr>
                <w:rStyle w:val="Hyperlink"/>
                <w:noProof/>
              </w:rPr>
            </w:rPrChange>
          </w:rPr>
          <w:delText>Source Engine</w:delText>
        </w:r>
        <w:r w:rsidDel="00915AB6">
          <w:rPr>
            <w:noProof/>
            <w:webHidden/>
          </w:rPr>
          <w:tab/>
          <w:delText>3</w:delText>
        </w:r>
      </w:del>
    </w:p>
    <w:p w14:paraId="12BC7EAF" w14:textId="77777777" w:rsidR="00487DC3" w:rsidDel="00915AB6" w:rsidRDefault="00487DC3">
      <w:pPr>
        <w:pStyle w:val="berschrift1"/>
        <w:numPr>
          <w:ilvl w:val="0"/>
          <w:numId w:val="0"/>
        </w:numPr>
        <w:rPr>
          <w:del w:id="247" w:author="Maximilian Schmitz" w:date="2015-06-17T19:42:00Z"/>
          <w:rFonts w:asciiTheme="minorHAnsi" w:eastAsiaTheme="minorEastAsia" w:hAnsiTheme="minorHAnsi" w:cstheme="minorBidi"/>
          <w:noProof/>
          <w:sz w:val="22"/>
          <w:szCs w:val="22"/>
        </w:rPr>
        <w:pPrChange w:id="248" w:author="Maximilian Schmitz" w:date="2015-07-06T18:12:00Z">
          <w:pPr>
            <w:pStyle w:val="Verzeichnis3"/>
            <w:tabs>
              <w:tab w:val="left" w:pos="1200"/>
              <w:tab w:val="right" w:leader="dot" w:pos="9062"/>
            </w:tabs>
          </w:pPr>
        </w:pPrChange>
      </w:pPr>
      <w:del w:id="249" w:author="Maximilian Schmitz" w:date="2015-06-17T19:42:00Z">
        <w:r w:rsidRPr="00915AB6" w:rsidDel="00915AB6">
          <w:rPr>
            <w:rPrChange w:id="250" w:author="Maximilian Schmitz" w:date="2015-06-17T19:42:00Z">
              <w:rPr>
                <w:rStyle w:val="Hyperlink"/>
                <w:noProof/>
              </w:rPr>
            </w:rPrChange>
          </w:rPr>
          <w:delText>3.2.3</w:delText>
        </w:r>
        <w:r w:rsidDel="00915AB6">
          <w:rPr>
            <w:rFonts w:asciiTheme="minorHAnsi" w:eastAsiaTheme="minorEastAsia" w:hAnsiTheme="minorHAnsi" w:cstheme="minorBidi"/>
            <w:noProof/>
            <w:sz w:val="22"/>
            <w:szCs w:val="22"/>
          </w:rPr>
          <w:tab/>
        </w:r>
        <w:r w:rsidRPr="00915AB6" w:rsidDel="00915AB6">
          <w:rPr>
            <w:rPrChange w:id="251" w:author="Maximilian Schmitz" w:date="2015-06-17T19:42:00Z">
              <w:rPr>
                <w:rStyle w:val="Hyperlink"/>
                <w:noProof/>
              </w:rPr>
            </w:rPrChange>
          </w:rPr>
          <w:delText>Unity</w:delText>
        </w:r>
        <w:r w:rsidDel="00915AB6">
          <w:rPr>
            <w:noProof/>
            <w:webHidden/>
          </w:rPr>
          <w:tab/>
          <w:delText>4</w:delText>
        </w:r>
      </w:del>
    </w:p>
    <w:p w14:paraId="6454BEF6" w14:textId="77777777" w:rsidR="00487DC3" w:rsidDel="00915AB6" w:rsidRDefault="00487DC3">
      <w:pPr>
        <w:pStyle w:val="berschrift1"/>
        <w:numPr>
          <w:ilvl w:val="0"/>
          <w:numId w:val="0"/>
        </w:numPr>
        <w:rPr>
          <w:del w:id="252" w:author="Maximilian Schmitz" w:date="2015-06-17T19:42:00Z"/>
          <w:rFonts w:asciiTheme="minorHAnsi" w:eastAsiaTheme="minorEastAsia" w:hAnsiTheme="minorHAnsi" w:cstheme="minorBidi"/>
          <w:noProof/>
          <w:sz w:val="22"/>
          <w:szCs w:val="22"/>
        </w:rPr>
        <w:pPrChange w:id="253" w:author="Maximilian Schmitz" w:date="2015-07-06T18:12:00Z">
          <w:pPr>
            <w:pStyle w:val="Verzeichnis3"/>
            <w:tabs>
              <w:tab w:val="left" w:pos="1200"/>
              <w:tab w:val="right" w:leader="dot" w:pos="9062"/>
            </w:tabs>
          </w:pPr>
        </w:pPrChange>
      </w:pPr>
      <w:del w:id="254" w:author="Maximilian Schmitz" w:date="2015-06-17T19:42:00Z">
        <w:r w:rsidRPr="00915AB6" w:rsidDel="00915AB6">
          <w:rPr>
            <w:rPrChange w:id="255" w:author="Maximilian Schmitz" w:date="2015-06-17T19:42:00Z">
              <w:rPr>
                <w:rStyle w:val="Hyperlink"/>
                <w:noProof/>
                <w:lang w:val="en-US"/>
              </w:rPr>
            </w:rPrChange>
          </w:rPr>
          <w:delText>3.2.4</w:delText>
        </w:r>
        <w:r w:rsidDel="00915AB6">
          <w:rPr>
            <w:rFonts w:asciiTheme="minorHAnsi" w:eastAsiaTheme="minorEastAsia" w:hAnsiTheme="minorHAnsi" w:cstheme="minorBidi"/>
            <w:noProof/>
            <w:sz w:val="22"/>
            <w:szCs w:val="22"/>
          </w:rPr>
          <w:tab/>
        </w:r>
        <w:r w:rsidRPr="00915AB6" w:rsidDel="00915AB6">
          <w:rPr>
            <w:rPrChange w:id="256" w:author="Maximilian Schmitz" w:date="2015-06-17T19:42:00Z">
              <w:rPr>
                <w:rStyle w:val="Hyperlink"/>
                <w:noProof/>
                <w:lang w:val="en-US"/>
              </w:rPr>
            </w:rPrChange>
          </w:rPr>
          <w:delText>Unreal Engine 4</w:delText>
        </w:r>
        <w:r w:rsidDel="00915AB6">
          <w:rPr>
            <w:noProof/>
            <w:webHidden/>
          </w:rPr>
          <w:tab/>
          <w:delText>4</w:delText>
        </w:r>
      </w:del>
    </w:p>
    <w:p w14:paraId="222ED6D5" w14:textId="77777777" w:rsidR="00487DC3" w:rsidDel="00915AB6" w:rsidRDefault="00487DC3">
      <w:pPr>
        <w:pStyle w:val="berschrift1"/>
        <w:numPr>
          <w:ilvl w:val="0"/>
          <w:numId w:val="0"/>
        </w:numPr>
        <w:rPr>
          <w:del w:id="257" w:author="Maximilian Schmitz" w:date="2015-06-17T19:42:00Z"/>
          <w:rFonts w:asciiTheme="minorHAnsi" w:eastAsiaTheme="minorEastAsia" w:hAnsiTheme="minorHAnsi" w:cstheme="minorBidi"/>
          <w:noProof/>
          <w:sz w:val="22"/>
          <w:szCs w:val="22"/>
        </w:rPr>
        <w:pPrChange w:id="258" w:author="Maximilian Schmitz" w:date="2015-07-06T18:12:00Z">
          <w:pPr>
            <w:pStyle w:val="Verzeichnis3"/>
            <w:tabs>
              <w:tab w:val="left" w:pos="1200"/>
              <w:tab w:val="right" w:leader="dot" w:pos="9062"/>
            </w:tabs>
          </w:pPr>
        </w:pPrChange>
      </w:pPr>
      <w:del w:id="259" w:author="Maximilian Schmitz" w:date="2015-06-17T19:42:00Z">
        <w:r w:rsidRPr="00915AB6" w:rsidDel="00915AB6">
          <w:rPr>
            <w:rPrChange w:id="260" w:author="Maximilian Schmitz" w:date="2015-06-17T19:42:00Z">
              <w:rPr>
                <w:rStyle w:val="Hyperlink"/>
                <w:noProof/>
              </w:rPr>
            </w:rPrChange>
          </w:rPr>
          <w:lastRenderedPageBreak/>
          <w:delText>3.2.5</w:delText>
        </w:r>
        <w:r w:rsidDel="00915AB6">
          <w:rPr>
            <w:rFonts w:asciiTheme="minorHAnsi" w:eastAsiaTheme="minorEastAsia" w:hAnsiTheme="minorHAnsi" w:cstheme="minorBidi"/>
            <w:noProof/>
            <w:sz w:val="22"/>
            <w:szCs w:val="22"/>
          </w:rPr>
          <w:tab/>
        </w:r>
        <w:r w:rsidRPr="00915AB6" w:rsidDel="00915AB6">
          <w:rPr>
            <w:rPrChange w:id="261" w:author="Maximilian Schmitz" w:date="2015-06-17T19:42:00Z">
              <w:rPr>
                <w:rStyle w:val="Hyperlink"/>
                <w:noProof/>
              </w:rPr>
            </w:rPrChange>
          </w:rPr>
          <w:delText>Verwendung im Projekt</w:delText>
        </w:r>
        <w:r w:rsidDel="00915AB6">
          <w:rPr>
            <w:noProof/>
            <w:webHidden/>
          </w:rPr>
          <w:tab/>
          <w:delText>5</w:delText>
        </w:r>
      </w:del>
    </w:p>
    <w:p w14:paraId="79F47FB1" w14:textId="77777777" w:rsidR="00487DC3" w:rsidDel="00915AB6" w:rsidRDefault="00487DC3">
      <w:pPr>
        <w:pStyle w:val="berschrift1"/>
        <w:numPr>
          <w:ilvl w:val="0"/>
          <w:numId w:val="0"/>
        </w:numPr>
        <w:rPr>
          <w:del w:id="262" w:author="Maximilian Schmitz" w:date="2015-06-17T19:42:00Z"/>
          <w:rFonts w:asciiTheme="minorHAnsi" w:eastAsiaTheme="minorEastAsia" w:hAnsiTheme="minorHAnsi" w:cstheme="minorBidi"/>
          <w:noProof/>
          <w:sz w:val="22"/>
          <w:szCs w:val="22"/>
        </w:rPr>
        <w:pPrChange w:id="263" w:author="Maximilian Schmitz" w:date="2015-07-06T18:12:00Z">
          <w:pPr>
            <w:pStyle w:val="Verzeichnis2"/>
            <w:tabs>
              <w:tab w:val="left" w:pos="720"/>
              <w:tab w:val="right" w:leader="dot" w:pos="9062"/>
            </w:tabs>
          </w:pPr>
        </w:pPrChange>
      </w:pPr>
      <w:del w:id="264" w:author="Maximilian Schmitz" w:date="2015-06-17T19:42:00Z">
        <w:r w:rsidRPr="00915AB6" w:rsidDel="00915AB6">
          <w:rPr>
            <w:rPrChange w:id="265" w:author="Maximilian Schmitz" w:date="2015-06-17T19:42:00Z">
              <w:rPr>
                <w:rStyle w:val="Hyperlink"/>
                <w:noProof/>
              </w:rPr>
            </w:rPrChange>
          </w:rPr>
          <w:delText>3.3</w:delText>
        </w:r>
        <w:r w:rsidDel="00915AB6">
          <w:rPr>
            <w:rFonts w:asciiTheme="minorHAnsi" w:eastAsiaTheme="minorEastAsia" w:hAnsiTheme="minorHAnsi" w:cstheme="minorBidi"/>
            <w:noProof/>
            <w:sz w:val="22"/>
            <w:szCs w:val="22"/>
          </w:rPr>
          <w:tab/>
        </w:r>
        <w:r w:rsidRPr="00915AB6" w:rsidDel="00915AB6">
          <w:rPr>
            <w:rPrChange w:id="266" w:author="Maximilian Schmitz" w:date="2015-06-17T19:42:00Z">
              <w:rPr>
                <w:rStyle w:val="Hyperlink"/>
                <w:noProof/>
              </w:rPr>
            </w:rPrChange>
          </w:rPr>
          <w:delText>Scripting-Ansatz</w:delText>
        </w:r>
        <w:r w:rsidDel="00915AB6">
          <w:rPr>
            <w:noProof/>
            <w:webHidden/>
          </w:rPr>
          <w:tab/>
          <w:delText>5</w:delText>
        </w:r>
      </w:del>
    </w:p>
    <w:p w14:paraId="33D3B318" w14:textId="77777777" w:rsidR="00487DC3" w:rsidDel="00915AB6" w:rsidRDefault="00487DC3">
      <w:pPr>
        <w:pStyle w:val="berschrift1"/>
        <w:numPr>
          <w:ilvl w:val="0"/>
          <w:numId w:val="0"/>
        </w:numPr>
        <w:rPr>
          <w:del w:id="267" w:author="Maximilian Schmitz" w:date="2015-06-17T19:42:00Z"/>
          <w:rFonts w:asciiTheme="minorHAnsi" w:eastAsiaTheme="minorEastAsia" w:hAnsiTheme="minorHAnsi" w:cstheme="minorBidi"/>
          <w:noProof/>
          <w:sz w:val="22"/>
          <w:szCs w:val="22"/>
        </w:rPr>
        <w:pPrChange w:id="268" w:author="Maximilian Schmitz" w:date="2015-07-06T18:12:00Z">
          <w:pPr>
            <w:pStyle w:val="Verzeichnis3"/>
            <w:tabs>
              <w:tab w:val="left" w:pos="1200"/>
              <w:tab w:val="right" w:leader="dot" w:pos="9062"/>
            </w:tabs>
          </w:pPr>
        </w:pPrChange>
      </w:pPr>
      <w:del w:id="269" w:author="Maximilian Schmitz" w:date="2015-06-17T19:42:00Z">
        <w:r w:rsidRPr="00915AB6" w:rsidDel="00915AB6">
          <w:rPr>
            <w:rPrChange w:id="270" w:author="Maximilian Schmitz" w:date="2015-06-17T19:42:00Z">
              <w:rPr>
                <w:rStyle w:val="Hyperlink"/>
                <w:noProof/>
              </w:rPr>
            </w:rPrChange>
          </w:rPr>
          <w:delText>3.3.1</w:delText>
        </w:r>
        <w:r w:rsidDel="00915AB6">
          <w:rPr>
            <w:rFonts w:asciiTheme="minorHAnsi" w:eastAsiaTheme="minorEastAsia" w:hAnsiTheme="minorHAnsi" w:cstheme="minorBidi"/>
            <w:noProof/>
            <w:sz w:val="22"/>
            <w:szCs w:val="22"/>
          </w:rPr>
          <w:tab/>
        </w:r>
        <w:r w:rsidRPr="00915AB6" w:rsidDel="00915AB6">
          <w:rPr>
            <w:rPrChange w:id="271" w:author="Maximilian Schmitz" w:date="2015-06-17T19:42:00Z">
              <w:rPr>
                <w:rStyle w:val="Hyperlink"/>
                <w:noProof/>
              </w:rPr>
            </w:rPrChange>
          </w:rPr>
          <w:delText>Grundsätzliches</w:delText>
        </w:r>
        <w:r w:rsidDel="00915AB6">
          <w:rPr>
            <w:noProof/>
            <w:webHidden/>
          </w:rPr>
          <w:tab/>
          <w:delText>5</w:delText>
        </w:r>
      </w:del>
    </w:p>
    <w:p w14:paraId="5B8A7B0E" w14:textId="77777777" w:rsidR="00487DC3" w:rsidDel="00915AB6" w:rsidRDefault="00487DC3">
      <w:pPr>
        <w:pStyle w:val="berschrift1"/>
        <w:numPr>
          <w:ilvl w:val="0"/>
          <w:numId w:val="0"/>
        </w:numPr>
        <w:rPr>
          <w:del w:id="272" w:author="Maximilian Schmitz" w:date="2015-06-17T19:42:00Z"/>
          <w:rFonts w:asciiTheme="minorHAnsi" w:eastAsiaTheme="minorEastAsia" w:hAnsiTheme="minorHAnsi" w:cstheme="minorBidi"/>
          <w:noProof/>
          <w:sz w:val="22"/>
          <w:szCs w:val="22"/>
        </w:rPr>
        <w:pPrChange w:id="273" w:author="Maximilian Schmitz" w:date="2015-07-06T18:12:00Z">
          <w:pPr>
            <w:pStyle w:val="Verzeichnis3"/>
            <w:tabs>
              <w:tab w:val="left" w:pos="1200"/>
              <w:tab w:val="right" w:leader="dot" w:pos="9062"/>
            </w:tabs>
          </w:pPr>
        </w:pPrChange>
      </w:pPr>
      <w:del w:id="274" w:author="Maximilian Schmitz" w:date="2015-06-17T19:42:00Z">
        <w:r w:rsidRPr="00915AB6" w:rsidDel="00915AB6">
          <w:rPr>
            <w:rPrChange w:id="275" w:author="Maximilian Schmitz" w:date="2015-06-17T19:42:00Z">
              <w:rPr>
                <w:rStyle w:val="Hyperlink"/>
                <w:noProof/>
              </w:rPr>
            </w:rPrChange>
          </w:rPr>
          <w:delText>3.3.2</w:delText>
        </w:r>
        <w:r w:rsidDel="00915AB6">
          <w:rPr>
            <w:rFonts w:asciiTheme="minorHAnsi" w:eastAsiaTheme="minorEastAsia" w:hAnsiTheme="minorHAnsi" w:cstheme="minorBidi"/>
            <w:noProof/>
            <w:sz w:val="22"/>
            <w:szCs w:val="22"/>
          </w:rPr>
          <w:tab/>
        </w:r>
        <w:r w:rsidRPr="00915AB6" w:rsidDel="00915AB6">
          <w:rPr>
            <w:rPrChange w:id="276" w:author="Maximilian Schmitz" w:date="2015-06-17T19:42:00Z">
              <w:rPr>
                <w:rStyle w:val="Hyperlink"/>
                <w:noProof/>
              </w:rPr>
            </w:rPrChange>
          </w:rPr>
          <w:delText>Lua</w:delText>
        </w:r>
        <w:r w:rsidDel="00915AB6">
          <w:rPr>
            <w:noProof/>
            <w:webHidden/>
          </w:rPr>
          <w:tab/>
          <w:delText>5</w:delText>
        </w:r>
      </w:del>
    </w:p>
    <w:p w14:paraId="6A9FB208" w14:textId="77777777" w:rsidR="00487DC3" w:rsidDel="00915AB6" w:rsidRDefault="00487DC3">
      <w:pPr>
        <w:pStyle w:val="berschrift1"/>
        <w:numPr>
          <w:ilvl w:val="0"/>
          <w:numId w:val="0"/>
        </w:numPr>
        <w:rPr>
          <w:del w:id="277" w:author="Maximilian Schmitz" w:date="2015-06-17T19:42:00Z"/>
          <w:rFonts w:asciiTheme="minorHAnsi" w:eastAsiaTheme="minorEastAsia" w:hAnsiTheme="minorHAnsi" w:cstheme="minorBidi"/>
          <w:noProof/>
          <w:sz w:val="22"/>
          <w:szCs w:val="22"/>
        </w:rPr>
        <w:pPrChange w:id="278" w:author="Maximilian Schmitz" w:date="2015-07-06T18:12:00Z">
          <w:pPr>
            <w:pStyle w:val="Verzeichnis2"/>
            <w:tabs>
              <w:tab w:val="left" w:pos="720"/>
              <w:tab w:val="right" w:leader="dot" w:pos="9062"/>
            </w:tabs>
          </w:pPr>
        </w:pPrChange>
      </w:pPr>
      <w:del w:id="279" w:author="Maximilian Schmitz" w:date="2015-06-17T19:42:00Z">
        <w:r w:rsidRPr="00915AB6" w:rsidDel="00915AB6">
          <w:rPr>
            <w:rPrChange w:id="280" w:author="Maximilian Schmitz" w:date="2015-06-17T19:42:00Z">
              <w:rPr>
                <w:rStyle w:val="Hyperlink"/>
                <w:noProof/>
              </w:rPr>
            </w:rPrChange>
          </w:rPr>
          <w:delText>3.4</w:delText>
        </w:r>
        <w:r w:rsidDel="00915AB6">
          <w:rPr>
            <w:rFonts w:asciiTheme="minorHAnsi" w:eastAsiaTheme="minorEastAsia" w:hAnsiTheme="minorHAnsi" w:cstheme="minorBidi"/>
            <w:noProof/>
            <w:sz w:val="22"/>
            <w:szCs w:val="22"/>
          </w:rPr>
          <w:tab/>
        </w:r>
        <w:r w:rsidRPr="00915AB6" w:rsidDel="00915AB6">
          <w:rPr>
            <w:rPrChange w:id="281" w:author="Maximilian Schmitz" w:date="2015-06-17T19:42:00Z">
              <w:rPr>
                <w:rStyle w:val="Hyperlink"/>
                <w:noProof/>
              </w:rPr>
            </w:rPrChange>
          </w:rPr>
          <w:delText>Robo Cup</w:delText>
        </w:r>
        <w:r w:rsidR="00877FC2" w:rsidRPr="00915AB6" w:rsidDel="00915AB6">
          <w:rPr>
            <w:rPrChange w:id="282" w:author="Maximilian Schmitz" w:date="2015-06-17T19:42:00Z">
              <w:rPr>
                <w:rStyle w:val="Hyperlink"/>
                <w:noProof/>
              </w:rPr>
            </w:rPrChange>
          </w:rPr>
          <w:delText xml:space="preserve"> (Kurz Halten)</w:delText>
        </w:r>
        <w:r w:rsidDel="00915AB6">
          <w:rPr>
            <w:noProof/>
            <w:webHidden/>
          </w:rPr>
          <w:tab/>
          <w:delText>6</w:delText>
        </w:r>
      </w:del>
    </w:p>
    <w:p w14:paraId="0B7DD6F8" w14:textId="77777777" w:rsidR="00487DC3" w:rsidDel="00915AB6" w:rsidRDefault="00487DC3">
      <w:pPr>
        <w:pStyle w:val="berschrift1"/>
        <w:numPr>
          <w:ilvl w:val="0"/>
          <w:numId w:val="0"/>
        </w:numPr>
        <w:rPr>
          <w:del w:id="283" w:author="Maximilian Schmitz" w:date="2015-06-17T19:42:00Z"/>
          <w:rFonts w:asciiTheme="minorHAnsi" w:eastAsiaTheme="minorEastAsia" w:hAnsiTheme="minorHAnsi" w:cstheme="minorBidi"/>
          <w:noProof/>
          <w:sz w:val="22"/>
          <w:szCs w:val="22"/>
        </w:rPr>
        <w:pPrChange w:id="284" w:author="Maximilian Schmitz" w:date="2015-07-06T18:12:00Z">
          <w:pPr>
            <w:pStyle w:val="Verzeichnis2"/>
            <w:tabs>
              <w:tab w:val="left" w:pos="720"/>
              <w:tab w:val="right" w:leader="dot" w:pos="9062"/>
            </w:tabs>
          </w:pPr>
        </w:pPrChange>
      </w:pPr>
      <w:del w:id="285" w:author="Maximilian Schmitz" w:date="2015-06-17T19:42:00Z">
        <w:r w:rsidRPr="00915AB6" w:rsidDel="00915AB6">
          <w:rPr>
            <w:rPrChange w:id="286" w:author="Maximilian Schmitz" w:date="2015-06-17T19:42:00Z">
              <w:rPr>
                <w:rStyle w:val="Hyperlink"/>
                <w:noProof/>
              </w:rPr>
            </w:rPrChange>
          </w:rPr>
          <w:delText>3.5</w:delText>
        </w:r>
        <w:r w:rsidDel="00915AB6">
          <w:rPr>
            <w:rFonts w:asciiTheme="minorHAnsi" w:eastAsiaTheme="minorEastAsia" w:hAnsiTheme="minorHAnsi" w:cstheme="minorBidi"/>
            <w:noProof/>
            <w:sz w:val="22"/>
            <w:szCs w:val="22"/>
          </w:rPr>
          <w:tab/>
        </w:r>
        <w:r w:rsidRPr="00915AB6" w:rsidDel="00915AB6">
          <w:rPr>
            <w:rPrChange w:id="287" w:author="Maximilian Schmitz" w:date="2015-06-17T19:42:00Z">
              <w:rPr>
                <w:rStyle w:val="Hyperlink"/>
                <w:noProof/>
              </w:rPr>
            </w:rPrChange>
          </w:rPr>
          <w:delText>Künstliche Intelligenz</w:delText>
        </w:r>
        <w:r w:rsidDel="00915AB6">
          <w:rPr>
            <w:noProof/>
            <w:webHidden/>
          </w:rPr>
          <w:tab/>
          <w:delText>7</w:delText>
        </w:r>
      </w:del>
    </w:p>
    <w:p w14:paraId="75AC9772" w14:textId="77777777" w:rsidR="00487DC3" w:rsidDel="00915AB6" w:rsidRDefault="00487DC3">
      <w:pPr>
        <w:pStyle w:val="berschrift1"/>
        <w:numPr>
          <w:ilvl w:val="0"/>
          <w:numId w:val="0"/>
        </w:numPr>
        <w:rPr>
          <w:del w:id="288" w:author="Maximilian Schmitz" w:date="2015-06-17T19:42:00Z"/>
          <w:rFonts w:asciiTheme="minorHAnsi" w:eastAsiaTheme="minorEastAsia" w:hAnsiTheme="minorHAnsi" w:cstheme="minorBidi"/>
          <w:noProof/>
          <w:sz w:val="22"/>
          <w:szCs w:val="22"/>
        </w:rPr>
        <w:pPrChange w:id="289" w:author="Maximilian Schmitz" w:date="2015-07-06T18:12:00Z">
          <w:pPr>
            <w:pStyle w:val="Verzeichnis2"/>
            <w:tabs>
              <w:tab w:val="left" w:pos="720"/>
              <w:tab w:val="right" w:leader="dot" w:pos="9062"/>
            </w:tabs>
          </w:pPr>
        </w:pPrChange>
      </w:pPr>
      <w:del w:id="290" w:author="Maximilian Schmitz" w:date="2015-06-17T19:42:00Z">
        <w:r w:rsidRPr="00915AB6" w:rsidDel="00915AB6">
          <w:rPr>
            <w:rPrChange w:id="291" w:author="Maximilian Schmitz" w:date="2015-06-17T19:42:00Z">
              <w:rPr>
                <w:rStyle w:val="Hyperlink"/>
                <w:noProof/>
              </w:rPr>
            </w:rPrChange>
          </w:rPr>
          <w:delText>3.6</w:delText>
        </w:r>
        <w:r w:rsidDel="00915AB6">
          <w:rPr>
            <w:rFonts w:asciiTheme="minorHAnsi" w:eastAsiaTheme="minorEastAsia" w:hAnsiTheme="minorHAnsi" w:cstheme="minorBidi"/>
            <w:noProof/>
            <w:sz w:val="22"/>
            <w:szCs w:val="22"/>
          </w:rPr>
          <w:tab/>
        </w:r>
        <w:r w:rsidRPr="00915AB6" w:rsidDel="00915AB6">
          <w:rPr>
            <w:rPrChange w:id="292" w:author="Maximilian Schmitz" w:date="2015-06-17T19:42:00Z">
              <w:rPr>
                <w:rStyle w:val="Hyperlink"/>
                <w:noProof/>
              </w:rPr>
            </w:rPrChange>
          </w:rPr>
          <w:delText>Zusammenfassung</w:delText>
        </w:r>
        <w:r w:rsidDel="00915AB6">
          <w:rPr>
            <w:noProof/>
            <w:webHidden/>
          </w:rPr>
          <w:tab/>
          <w:delText>9</w:delText>
        </w:r>
      </w:del>
    </w:p>
    <w:p w14:paraId="793AE8D2" w14:textId="77777777" w:rsidR="00487DC3" w:rsidDel="00915AB6" w:rsidRDefault="00487DC3">
      <w:pPr>
        <w:pStyle w:val="berschrift1"/>
        <w:numPr>
          <w:ilvl w:val="0"/>
          <w:numId w:val="0"/>
        </w:numPr>
        <w:rPr>
          <w:del w:id="293" w:author="Maximilian Schmitz" w:date="2015-06-17T19:42:00Z"/>
          <w:rFonts w:asciiTheme="minorHAnsi" w:eastAsiaTheme="minorEastAsia" w:hAnsiTheme="minorHAnsi" w:cstheme="minorBidi"/>
          <w:b w:val="0"/>
          <w:noProof/>
          <w:sz w:val="22"/>
          <w:szCs w:val="22"/>
        </w:rPr>
        <w:pPrChange w:id="294" w:author="Maximilian Schmitz" w:date="2015-07-06T18:12:00Z">
          <w:pPr>
            <w:pStyle w:val="Verzeichnis1"/>
            <w:tabs>
              <w:tab w:val="left" w:pos="480"/>
              <w:tab w:val="right" w:leader="dot" w:pos="9062"/>
            </w:tabs>
          </w:pPr>
        </w:pPrChange>
      </w:pPr>
      <w:del w:id="295" w:author="Maximilian Schmitz" w:date="2015-06-17T19:42:00Z">
        <w:r w:rsidRPr="00915AB6" w:rsidDel="00915AB6">
          <w:rPr>
            <w:rPrChange w:id="296" w:author="Maximilian Schmitz" w:date="2015-06-17T19:42:00Z">
              <w:rPr>
                <w:rStyle w:val="Hyperlink"/>
                <w:noProof/>
              </w:rPr>
            </w:rPrChange>
          </w:rPr>
          <w:delText>4</w:delText>
        </w:r>
        <w:r w:rsidDel="00915AB6">
          <w:rPr>
            <w:rFonts w:asciiTheme="minorHAnsi" w:eastAsiaTheme="minorEastAsia" w:hAnsiTheme="minorHAnsi" w:cstheme="minorBidi"/>
            <w:b w:val="0"/>
            <w:noProof/>
            <w:sz w:val="22"/>
            <w:szCs w:val="22"/>
          </w:rPr>
          <w:tab/>
        </w:r>
        <w:r w:rsidRPr="00915AB6" w:rsidDel="00915AB6">
          <w:rPr>
            <w:rPrChange w:id="297" w:author="Maximilian Schmitz" w:date="2015-06-17T19:42:00Z">
              <w:rPr>
                <w:rStyle w:val="Hyperlink"/>
                <w:noProof/>
              </w:rPr>
            </w:rPrChange>
          </w:rPr>
          <w:delText>Planung / Struktur</w:delText>
        </w:r>
        <w:r w:rsidDel="00915AB6">
          <w:rPr>
            <w:noProof/>
            <w:webHidden/>
          </w:rPr>
          <w:tab/>
          <w:delText>10</w:delText>
        </w:r>
      </w:del>
    </w:p>
    <w:p w14:paraId="6402BC98" w14:textId="77777777" w:rsidR="00487DC3" w:rsidDel="00915AB6" w:rsidRDefault="00487DC3">
      <w:pPr>
        <w:pStyle w:val="berschrift1"/>
        <w:numPr>
          <w:ilvl w:val="0"/>
          <w:numId w:val="0"/>
        </w:numPr>
        <w:rPr>
          <w:del w:id="298" w:author="Maximilian Schmitz" w:date="2015-06-17T19:42:00Z"/>
          <w:rFonts w:asciiTheme="minorHAnsi" w:eastAsiaTheme="minorEastAsia" w:hAnsiTheme="minorHAnsi" w:cstheme="minorBidi"/>
          <w:noProof/>
          <w:sz w:val="22"/>
          <w:szCs w:val="22"/>
        </w:rPr>
        <w:pPrChange w:id="299" w:author="Maximilian Schmitz" w:date="2015-07-06T18:12:00Z">
          <w:pPr>
            <w:pStyle w:val="Verzeichnis2"/>
            <w:tabs>
              <w:tab w:val="left" w:pos="720"/>
              <w:tab w:val="right" w:leader="dot" w:pos="9062"/>
            </w:tabs>
          </w:pPr>
        </w:pPrChange>
      </w:pPr>
      <w:del w:id="300" w:author="Maximilian Schmitz" w:date="2015-06-17T19:42:00Z">
        <w:r w:rsidRPr="00915AB6" w:rsidDel="00915AB6">
          <w:rPr>
            <w:rPrChange w:id="301" w:author="Maximilian Schmitz" w:date="2015-06-17T19:42:00Z">
              <w:rPr>
                <w:rStyle w:val="Hyperlink"/>
                <w:noProof/>
              </w:rPr>
            </w:rPrChange>
          </w:rPr>
          <w:delText>4.1</w:delText>
        </w:r>
        <w:r w:rsidDel="00915AB6">
          <w:rPr>
            <w:rFonts w:asciiTheme="minorHAnsi" w:eastAsiaTheme="minorEastAsia" w:hAnsiTheme="minorHAnsi" w:cstheme="minorBidi"/>
            <w:noProof/>
            <w:sz w:val="22"/>
            <w:szCs w:val="22"/>
          </w:rPr>
          <w:tab/>
        </w:r>
        <w:r w:rsidRPr="00915AB6" w:rsidDel="00915AB6">
          <w:rPr>
            <w:rPrChange w:id="302" w:author="Maximilian Schmitz" w:date="2015-06-17T19:42:00Z">
              <w:rPr>
                <w:rStyle w:val="Hyperlink"/>
                <w:noProof/>
              </w:rPr>
            </w:rPrChange>
          </w:rPr>
          <w:delText>Projektmanagement</w:delText>
        </w:r>
        <w:r w:rsidDel="00915AB6">
          <w:rPr>
            <w:noProof/>
            <w:webHidden/>
          </w:rPr>
          <w:tab/>
          <w:delText>10</w:delText>
        </w:r>
      </w:del>
    </w:p>
    <w:p w14:paraId="5809FA3E" w14:textId="77777777" w:rsidR="00487DC3" w:rsidDel="00915AB6" w:rsidRDefault="00487DC3">
      <w:pPr>
        <w:pStyle w:val="berschrift1"/>
        <w:numPr>
          <w:ilvl w:val="0"/>
          <w:numId w:val="0"/>
        </w:numPr>
        <w:rPr>
          <w:del w:id="303" w:author="Maximilian Schmitz" w:date="2015-06-17T19:42:00Z"/>
          <w:rFonts w:asciiTheme="minorHAnsi" w:eastAsiaTheme="minorEastAsia" w:hAnsiTheme="minorHAnsi" w:cstheme="minorBidi"/>
          <w:noProof/>
          <w:sz w:val="22"/>
          <w:szCs w:val="22"/>
        </w:rPr>
        <w:pPrChange w:id="304" w:author="Maximilian Schmitz" w:date="2015-07-06T18:12:00Z">
          <w:pPr>
            <w:pStyle w:val="Verzeichnis2"/>
            <w:tabs>
              <w:tab w:val="left" w:pos="720"/>
              <w:tab w:val="right" w:leader="dot" w:pos="9062"/>
            </w:tabs>
          </w:pPr>
        </w:pPrChange>
      </w:pPr>
      <w:del w:id="305" w:author="Maximilian Schmitz" w:date="2015-06-17T19:42:00Z">
        <w:r w:rsidRPr="00915AB6" w:rsidDel="00915AB6">
          <w:rPr>
            <w:rPrChange w:id="306" w:author="Maximilian Schmitz" w:date="2015-06-17T19:42:00Z">
              <w:rPr>
                <w:rStyle w:val="Hyperlink"/>
                <w:noProof/>
              </w:rPr>
            </w:rPrChange>
          </w:rPr>
          <w:delText>4.2</w:delText>
        </w:r>
        <w:r w:rsidDel="00915AB6">
          <w:rPr>
            <w:rFonts w:asciiTheme="minorHAnsi" w:eastAsiaTheme="minorEastAsia" w:hAnsiTheme="minorHAnsi" w:cstheme="minorBidi"/>
            <w:noProof/>
            <w:sz w:val="22"/>
            <w:szCs w:val="22"/>
          </w:rPr>
          <w:tab/>
        </w:r>
        <w:r w:rsidRPr="00915AB6" w:rsidDel="00915AB6">
          <w:rPr>
            <w:rPrChange w:id="307" w:author="Maximilian Schmitz" w:date="2015-06-17T19:42:00Z">
              <w:rPr>
                <w:rStyle w:val="Hyperlink"/>
                <w:noProof/>
              </w:rPr>
            </w:rPrChange>
          </w:rPr>
          <w:delText>Analyse der Aufgabenstellung</w:delText>
        </w:r>
        <w:r w:rsidDel="00915AB6">
          <w:rPr>
            <w:noProof/>
            <w:webHidden/>
          </w:rPr>
          <w:tab/>
          <w:delText>10</w:delText>
        </w:r>
      </w:del>
    </w:p>
    <w:p w14:paraId="11D2135D" w14:textId="77777777" w:rsidR="00487DC3" w:rsidDel="00915AB6" w:rsidRDefault="00487DC3">
      <w:pPr>
        <w:pStyle w:val="berschrift1"/>
        <w:numPr>
          <w:ilvl w:val="0"/>
          <w:numId w:val="0"/>
        </w:numPr>
        <w:rPr>
          <w:del w:id="308" w:author="Maximilian Schmitz" w:date="2015-06-17T19:42:00Z"/>
          <w:rFonts w:asciiTheme="minorHAnsi" w:eastAsiaTheme="minorEastAsia" w:hAnsiTheme="minorHAnsi" w:cstheme="minorBidi"/>
          <w:noProof/>
          <w:sz w:val="22"/>
          <w:szCs w:val="22"/>
        </w:rPr>
        <w:pPrChange w:id="309" w:author="Maximilian Schmitz" w:date="2015-07-06T18:12:00Z">
          <w:pPr>
            <w:pStyle w:val="Verzeichnis3"/>
            <w:tabs>
              <w:tab w:val="left" w:pos="1200"/>
              <w:tab w:val="right" w:leader="dot" w:pos="9062"/>
            </w:tabs>
          </w:pPr>
        </w:pPrChange>
      </w:pPr>
      <w:del w:id="310" w:author="Maximilian Schmitz" w:date="2015-06-17T19:42:00Z">
        <w:r w:rsidRPr="00915AB6" w:rsidDel="00915AB6">
          <w:rPr>
            <w:rPrChange w:id="311" w:author="Maximilian Schmitz" w:date="2015-06-17T19:42:00Z">
              <w:rPr>
                <w:rStyle w:val="Hyperlink"/>
                <w:noProof/>
              </w:rPr>
            </w:rPrChange>
          </w:rPr>
          <w:delText>4.2.1</w:delText>
        </w:r>
        <w:r w:rsidDel="00915AB6">
          <w:rPr>
            <w:rFonts w:asciiTheme="minorHAnsi" w:eastAsiaTheme="minorEastAsia" w:hAnsiTheme="minorHAnsi" w:cstheme="minorBidi"/>
            <w:noProof/>
            <w:sz w:val="22"/>
            <w:szCs w:val="22"/>
          </w:rPr>
          <w:tab/>
        </w:r>
        <w:r w:rsidRPr="00915AB6" w:rsidDel="00915AB6">
          <w:rPr>
            <w:rPrChange w:id="312" w:author="Maximilian Schmitz" w:date="2015-06-17T19:42:00Z">
              <w:rPr>
                <w:rStyle w:val="Hyperlink"/>
                <w:noProof/>
              </w:rPr>
            </w:rPrChange>
          </w:rPr>
          <w:delText>Muss-Kriterien</w:delText>
        </w:r>
        <w:r w:rsidDel="00915AB6">
          <w:rPr>
            <w:noProof/>
            <w:webHidden/>
          </w:rPr>
          <w:tab/>
          <w:delText>10</w:delText>
        </w:r>
      </w:del>
    </w:p>
    <w:p w14:paraId="433D8D68" w14:textId="77777777" w:rsidR="00487DC3" w:rsidDel="00915AB6" w:rsidRDefault="00487DC3">
      <w:pPr>
        <w:pStyle w:val="berschrift1"/>
        <w:numPr>
          <w:ilvl w:val="0"/>
          <w:numId w:val="0"/>
        </w:numPr>
        <w:rPr>
          <w:del w:id="313" w:author="Maximilian Schmitz" w:date="2015-06-17T19:42:00Z"/>
          <w:rFonts w:asciiTheme="minorHAnsi" w:eastAsiaTheme="minorEastAsia" w:hAnsiTheme="minorHAnsi" w:cstheme="minorBidi"/>
          <w:noProof/>
          <w:sz w:val="22"/>
          <w:szCs w:val="22"/>
        </w:rPr>
        <w:pPrChange w:id="314" w:author="Maximilian Schmitz" w:date="2015-07-06T18:12:00Z">
          <w:pPr>
            <w:pStyle w:val="Verzeichnis3"/>
            <w:tabs>
              <w:tab w:val="left" w:pos="1200"/>
              <w:tab w:val="right" w:leader="dot" w:pos="9062"/>
            </w:tabs>
          </w:pPr>
        </w:pPrChange>
      </w:pPr>
      <w:del w:id="315" w:author="Maximilian Schmitz" w:date="2015-06-17T19:42:00Z">
        <w:r w:rsidRPr="00915AB6" w:rsidDel="00915AB6">
          <w:rPr>
            <w:rPrChange w:id="316" w:author="Maximilian Schmitz" w:date="2015-06-17T19:42:00Z">
              <w:rPr>
                <w:rStyle w:val="Hyperlink"/>
                <w:noProof/>
              </w:rPr>
            </w:rPrChange>
          </w:rPr>
          <w:delText>4.2.2</w:delText>
        </w:r>
        <w:r w:rsidDel="00915AB6">
          <w:rPr>
            <w:rFonts w:asciiTheme="minorHAnsi" w:eastAsiaTheme="minorEastAsia" w:hAnsiTheme="minorHAnsi" w:cstheme="minorBidi"/>
            <w:noProof/>
            <w:sz w:val="22"/>
            <w:szCs w:val="22"/>
          </w:rPr>
          <w:tab/>
        </w:r>
        <w:r w:rsidRPr="00915AB6" w:rsidDel="00915AB6">
          <w:rPr>
            <w:rPrChange w:id="317" w:author="Maximilian Schmitz" w:date="2015-06-17T19:42:00Z">
              <w:rPr>
                <w:rStyle w:val="Hyperlink"/>
                <w:noProof/>
              </w:rPr>
            </w:rPrChange>
          </w:rPr>
          <w:delText>Soll-Kriterien</w:delText>
        </w:r>
        <w:r w:rsidDel="00915AB6">
          <w:rPr>
            <w:noProof/>
            <w:webHidden/>
          </w:rPr>
          <w:tab/>
          <w:delText>11</w:delText>
        </w:r>
      </w:del>
    </w:p>
    <w:p w14:paraId="2B66B895" w14:textId="77777777" w:rsidR="00487DC3" w:rsidDel="00915AB6" w:rsidRDefault="00487DC3">
      <w:pPr>
        <w:pStyle w:val="berschrift1"/>
        <w:numPr>
          <w:ilvl w:val="0"/>
          <w:numId w:val="0"/>
        </w:numPr>
        <w:rPr>
          <w:del w:id="318" w:author="Maximilian Schmitz" w:date="2015-06-17T19:42:00Z"/>
          <w:rFonts w:asciiTheme="minorHAnsi" w:eastAsiaTheme="minorEastAsia" w:hAnsiTheme="minorHAnsi" w:cstheme="minorBidi"/>
          <w:noProof/>
          <w:sz w:val="22"/>
          <w:szCs w:val="22"/>
        </w:rPr>
        <w:pPrChange w:id="319" w:author="Maximilian Schmitz" w:date="2015-07-06T18:12:00Z">
          <w:pPr>
            <w:pStyle w:val="Verzeichnis3"/>
            <w:tabs>
              <w:tab w:val="left" w:pos="1200"/>
              <w:tab w:val="right" w:leader="dot" w:pos="9062"/>
            </w:tabs>
          </w:pPr>
        </w:pPrChange>
      </w:pPr>
      <w:del w:id="320" w:author="Maximilian Schmitz" w:date="2015-06-17T19:42:00Z">
        <w:r w:rsidRPr="00915AB6" w:rsidDel="00915AB6">
          <w:rPr>
            <w:rPrChange w:id="321" w:author="Maximilian Schmitz" w:date="2015-06-17T19:42:00Z">
              <w:rPr>
                <w:rStyle w:val="Hyperlink"/>
                <w:noProof/>
              </w:rPr>
            </w:rPrChange>
          </w:rPr>
          <w:delText>4.2.3</w:delText>
        </w:r>
        <w:r w:rsidDel="00915AB6">
          <w:rPr>
            <w:rFonts w:asciiTheme="minorHAnsi" w:eastAsiaTheme="minorEastAsia" w:hAnsiTheme="minorHAnsi" w:cstheme="minorBidi"/>
            <w:noProof/>
            <w:sz w:val="22"/>
            <w:szCs w:val="22"/>
          </w:rPr>
          <w:tab/>
        </w:r>
        <w:r w:rsidRPr="00915AB6" w:rsidDel="00915AB6">
          <w:rPr>
            <w:rPrChange w:id="322" w:author="Maximilian Schmitz" w:date="2015-06-17T19:42:00Z">
              <w:rPr>
                <w:rStyle w:val="Hyperlink"/>
                <w:noProof/>
              </w:rPr>
            </w:rPrChange>
          </w:rPr>
          <w:delText>Kann-Kriterien</w:delText>
        </w:r>
        <w:r w:rsidDel="00915AB6">
          <w:rPr>
            <w:noProof/>
            <w:webHidden/>
          </w:rPr>
          <w:tab/>
          <w:delText>11</w:delText>
        </w:r>
      </w:del>
    </w:p>
    <w:p w14:paraId="1EC3F1E4" w14:textId="77777777" w:rsidR="00487DC3" w:rsidDel="00915AB6" w:rsidRDefault="00487DC3">
      <w:pPr>
        <w:pStyle w:val="berschrift1"/>
        <w:numPr>
          <w:ilvl w:val="0"/>
          <w:numId w:val="0"/>
        </w:numPr>
        <w:rPr>
          <w:del w:id="323" w:author="Maximilian Schmitz" w:date="2015-06-17T19:42:00Z"/>
          <w:rFonts w:asciiTheme="minorHAnsi" w:eastAsiaTheme="minorEastAsia" w:hAnsiTheme="minorHAnsi" w:cstheme="minorBidi"/>
          <w:noProof/>
          <w:sz w:val="22"/>
          <w:szCs w:val="22"/>
        </w:rPr>
        <w:pPrChange w:id="324" w:author="Maximilian Schmitz" w:date="2015-07-06T18:12:00Z">
          <w:pPr>
            <w:pStyle w:val="Verzeichnis3"/>
            <w:tabs>
              <w:tab w:val="left" w:pos="1200"/>
              <w:tab w:val="right" w:leader="dot" w:pos="9062"/>
            </w:tabs>
          </w:pPr>
        </w:pPrChange>
      </w:pPr>
      <w:del w:id="325" w:author="Maximilian Schmitz" w:date="2015-06-17T19:42:00Z">
        <w:r w:rsidRPr="00915AB6" w:rsidDel="00915AB6">
          <w:rPr>
            <w:rPrChange w:id="326" w:author="Maximilian Schmitz" w:date="2015-06-17T19:42:00Z">
              <w:rPr>
                <w:rStyle w:val="Hyperlink"/>
                <w:noProof/>
              </w:rPr>
            </w:rPrChange>
          </w:rPr>
          <w:delText>4.2.4</w:delText>
        </w:r>
        <w:r w:rsidDel="00915AB6">
          <w:rPr>
            <w:rFonts w:asciiTheme="minorHAnsi" w:eastAsiaTheme="minorEastAsia" w:hAnsiTheme="minorHAnsi" w:cstheme="minorBidi"/>
            <w:noProof/>
            <w:sz w:val="22"/>
            <w:szCs w:val="22"/>
          </w:rPr>
          <w:tab/>
        </w:r>
        <w:r w:rsidRPr="00915AB6" w:rsidDel="00915AB6">
          <w:rPr>
            <w:rPrChange w:id="327" w:author="Maximilian Schmitz" w:date="2015-06-17T19:42:00Z">
              <w:rPr>
                <w:rStyle w:val="Hyperlink"/>
                <w:noProof/>
              </w:rPr>
            </w:rPrChange>
          </w:rPr>
          <w:delText>Analyse der Kriterien</w:delText>
        </w:r>
        <w:r w:rsidDel="00915AB6">
          <w:rPr>
            <w:noProof/>
            <w:webHidden/>
          </w:rPr>
          <w:tab/>
          <w:delText>11</w:delText>
        </w:r>
      </w:del>
    </w:p>
    <w:p w14:paraId="5E236F6C" w14:textId="77777777" w:rsidR="00487DC3" w:rsidDel="00915AB6" w:rsidRDefault="00487DC3">
      <w:pPr>
        <w:pStyle w:val="berschrift1"/>
        <w:numPr>
          <w:ilvl w:val="0"/>
          <w:numId w:val="0"/>
        </w:numPr>
        <w:rPr>
          <w:del w:id="328" w:author="Maximilian Schmitz" w:date="2015-06-17T19:42:00Z"/>
          <w:rFonts w:asciiTheme="minorHAnsi" w:eastAsiaTheme="minorEastAsia" w:hAnsiTheme="minorHAnsi" w:cstheme="minorBidi"/>
          <w:noProof/>
          <w:sz w:val="22"/>
          <w:szCs w:val="22"/>
        </w:rPr>
        <w:pPrChange w:id="329" w:author="Maximilian Schmitz" w:date="2015-07-06T18:12:00Z">
          <w:pPr>
            <w:pStyle w:val="Verzeichnis2"/>
            <w:tabs>
              <w:tab w:val="left" w:pos="720"/>
              <w:tab w:val="right" w:leader="dot" w:pos="9062"/>
            </w:tabs>
          </w:pPr>
        </w:pPrChange>
      </w:pPr>
      <w:del w:id="330" w:author="Maximilian Schmitz" w:date="2015-06-17T19:42:00Z">
        <w:r w:rsidRPr="00915AB6" w:rsidDel="00915AB6">
          <w:rPr>
            <w:rPrChange w:id="331" w:author="Maximilian Schmitz" w:date="2015-06-17T19:42:00Z">
              <w:rPr>
                <w:rStyle w:val="Hyperlink"/>
                <w:noProof/>
              </w:rPr>
            </w:rPrChange>
          </w:rPr>
          <w:lastRenderedPageBreak/>
          <w:delText>4.3</w:delText>
        </w:r>
        <w:r w:rsidDel="00915AB6">
          <w:rPr>
            <w:rFonts w:asciiTheme="minorHAnsi" w:eastAsiaTheme="minorEastAsia" w:hAnsiTheme="minorHAnsi" w:cstheme="minorBidi"/>
            <w:noProof/>
            <w:sz w:val="22"/>
            <w:szCs w:val="22"/>
          </w:rPr>
          <w:tab/>
        </w:r>
        <w:r w:rsidRPr="00915AB6" w:rsidDel="00915AB6">
          <w:rPr>
            <w:rPrChange w:id="332" w:author="Maximilian Schmitz" w:date="2015-06-17T19:42:00Z">
              <w:rPr>
                <w:rStyle w:val="Hyperlink"/>
                <w:noProof/>
              </w:rPr>
            </w:rPrChange>
          </w:rPr>
          <w:delText>Architektur</w:delText>
        </w:r>
        <w:r w:rsidDel="00915AB6">
          <w:rPr>
            <w:noProof/>
            <w:webHidden/>
          </w:rPr>
          <w:tab/>
          <w:delText>12</w:delText>
        </w:r>
      </w:del>
    </w:p>
    <w:p w14:paraId="107679E6" w14:textId="77777777" w:rsidR="00487DC3" w:rsidDel="00915AB6" w:rsidRDefault="00487DC3">
      <w:pPr>
        <w:pStyle w:val="berschrift1"/>
        <w:numPr>
          <w:ilvl w:val="0"/>
          <w:numId w:val="0"/>
        </w:numPr>
        <w:rPr>
          <w:del w:id="333" w:author="Maximilian Schmitz" w:date="2015-06-17T19:42:00Z"/>
          <w:rFonts w:asciiTheme="minorHAnsi" w:eastAsiaTheme="minorEastAsia" w:hAnsiTheme="minorHAnsi" w:cstheme="minorBidi"/>
          <w:b w:val="0"/>
          <w:noProof/>
          <w:sz w:val="22"/>
          <w:szCs w:val="22"/>
        </w:rPr>
        <w:pPrChange w:id="334" w:author="Maximilian Schmitz" w:date="2015-07-06T18:12:00Z">
          <w:pPr>
            <w:pStyle w:val="Verzeichnis1"/>
            <w:tabs>
              <w:tab w:val="left" w:pos="480"/>
              <w:tab w:val="right" w:leader="dot" w:pos="9062"/>
            </w:tabs>
          </w:pPr>
        </w:pPrChange>
      </w:pPr>
      <w:del w:id="335" w:author="Maximilian Schmitz" w:date="2015-06-17T19:42:00Z">
        <w:r w:rsidRPr="00915AB6" w:rsidDel="00915AB6">
          <w:rPr>
            <w:rPrChange w:id="336" w:author="Maximilian Schmitz" w:date="2015-06-17T19:42:00Z">
              <w:rPr>
                <w:rStyle w:val="Hyperlink"/>
                <w:noProof/>
              </w:rPr>
            </w:rPrChange>
          </w:rPr>
          <w:delText>5</w:delText>
        </w:r>
        <w:r w:rsidDel="00915AB6">
          <w:rPr>
            <w:rFonts w:asciiTheme="minorHAnsi" w:eastAsiaTheme="minorEastAsia" w:hAnsiTheme="minorHAnsi" w:cstheme="minorBidi"/>
            <w:b w:val="0"/>
            <w:noProof/>
            <w:sz w:val="22"/>
            <w:szCs w:val="22"/>
          </w:rPr>
          <w:tab/>
        </w:r>
        <w:r w:rsidRPr="00915AB6" w:rsidDel="00915AB6">
          <w:rPr>
            <w:rPrChange w:id="337" w:author="Maximilian Schmitz" w:date="2015-06-17T19:42:00Z">
              <w:rPr>
                <w:rStyle w:val="Hyperlink"/>
                <w:noProof/>
              </w:rPr>
            </w:rPrChange>
          </w:rPr>
          <w:delText>Umsetzung</w:delText>
        </w:r>
        <w:r w:rsidDel="00915AB6">
          <w:rPr>
            <w:noProof/>
            <w:webHidden/>
          </w:rPr>
          <w:tab/>
          <w:delText>14</w:delText>
        </w:r>
      </w:del>
    </w:p>
    <w:p w14:paraId="2C2F231B" w14:textId="77777777" w:rsidR="00487DC3" w:rsidDel="00915AB6" w:rsidRDefault="00487DC3">
      <w:pPr>
        <w:pStyle w:val="berschrift1"/>
        <w:numPr>
          <w:ilvl w:val="0"/>
          <w:numId w:val="0"/>
        </w:numPr>
        <w:rPr>
          <w:del w:id="338" w:author="Maximilian Schmitz" w:date="2015-06-17T19:42:00Z"/>
          <w:rFonts w:asciiTheme="minorHAnsi" w:eastAsiaTheme="minorEastAsia" w:hAnsiTheme="minorHAnsi" w:cstheme="minorBidi"/>
          <w:noProof/>
          <w:sz w:val="22"/>
          <w:szCs w:val="22"/>
        </w:rPr>
        <w:pPrChange w:id="339" w:author="Maximilian Schmitz" w:date="2015-07-06T18:12:00Z">
          <w:pPr>
            <w:pStyle w:val="Verzeichnis2"/>
            <w:tabs>
              <w:tab w:val="left" w:pos="720"/>
              <w:tab w:val="right" w:leader="dot" w:pos="9062"/>
            </w:tabs>
          </w:pPr>
        </w:pPrChange>
      </w:pPr>
      <w:del w:id="340" w:author="Maximilian Schmitz" w:date="2015-06-17T19:42:00Z">
        <w:r w:rsidRPr="00915AB6" w:rsidDel="00915AB6">
          <w:rPr>
            <w:rPrChange w:id="341" w:author="Maximilian Schmitz" w:date="2015-06-17T19:42:00Z">
              <w:rPr>
                <w:rStyle w:val="Hyperlink"/>
                <w:noProof/>
              </w:rPr>
            </w:rPrChange>
          </w:rPr>
          <w:delText>5.1</w:delText>
        </w:r>
        <w:r w:rsidDel="00915AB6">
          <w:rPr>
            <w:rFonts w:asciiTheme="minorHAnsi" w:eastAsiaTheme="minorEastAsia" w:hAnsiTheme="minorHAnsi" w:cstheme="minorBidi"/>
            <w:noProof/>
            <w:sz w:val="22"/>
            <w:szCs w:val="22"/>
          </w:rPr>
          <w:tab/>
        </w:r>
        <w:r w:rsidRPr="00915AB6" w:rsidDel="00915AB6">
          <w:rPr>
            <w:rPrChange w:id="342" w:author="Maximilian Schmitz" w:date="2015-06-17T19:42:00Z">
              <w:rPr>
                <w:rStyle w:val="Hyperlink"/>
                <w:noProof/>
              </w:rPr>
            </w:rPrChange>
          </w:rPr>
          <w:delText>Umsetzung der Simulationsumgebung</w:delText>
        </w:r>
        <w:r w:rsidDel="00915AB6">
          <w:rPr>
            <w:noProof/>
            <w:webHidden/>
          </w:rPr>
          <w:tab/>
          <w:delText>14</w:delText>
        </w:r>
      </w:del>
    </w:p>
    <w:p w14:paraId="27627F47" w14:textId="77777777" w:rsidR="00487DC3" w:rsidDel="00915AB6" w:rsidRDefault="00487DC3">
      <w:pPr>
        <w:pStyle w:val="berschrift1"/>
        <w:numPr>
          <w:ilvl w:val="0"/>
          <w:numId w:val="0"/>
        </w:numPr>
        <w:rPr>
          <w:del w:id="343" w:author="Maximilian Schmitz" w:date="2015-06-17T19:42:00Z"/>
          <w:rFonts w:asciiTheme="minorHAnsi" w:eastAsiaTheme="minorEastAsia" w:hAnsiTheme="minorHAnsi" w:cstheme="minorBidi"/>
          <w:noProof/>
          <w:sz w:val="22"/>
          <w:szCs w:val="22"/>
        </w:rPr>
        <w:pPrChange w:id="344" w:author="Maximilian Schmitz" w:date="2015-07-06T18:12:00Z">
          <w:pPr>
            <w:pStyle w:val="Verzeichnis3"/>
            <w:tabs>
              <w:tab w:val="left" w:pos="1200"/>
              <w:tab w:val="right" w:leader="dot" w:pos="9062"/>
            </w:tabs>
          </w:pPr>
        </w:pPrChange>
      </w:pPr>
      <w:del w:id="345" w:author="Maximilian Schmitz" w:date="2015-06-17T19:42:00Z">
        <w:r w:rsidRPr="00915AB6" w:rsidDel="00915AB6">
          <w:rPr>
            <w:rPrChange w:id="346" w:author="Maximilian Schmitz" w:date="2015-06-17T19:42:00Z">
              <w:rPr>
                <w:rStyle w:val="Hyperlink"/>
                <w:noProof/>
              </w:rPr>
            </w:rPrChange>
          </w:rPr>
          <w:delText>5.1.1</w:delText>
        </w:r>
        <w:r w:rsidDel="00915AB6">
          <w:rPr>
            <w:rFonts w:asciiTheme="minorHAnsi" w:eastAsiaTheme="minorEastAsia" w:hAnsiTheme="minorHAnsi" w:cstheme="minorBidi"/>
            <w:noProof/>
            <w:sz w:val="22"/>
            <w:szCs w:val="22"/>
          </w:rPr>
          <w:tab/>
        </w:r>
        <w:r w:rsidRPr="00915AB6" w:rsidDel="00915AB6">
          <w:rPr>
            <w:rPrChange w:id="347" w:author="Maximilian Schmitz" w:date="2015-06-17T19:42:00Z">
              <w:rPr>
                <w:rStyle w:val="Hyperlink"/>
                <w:noProof/>
              </w:rPr>
            </w:rPrChange>
          </w:rPr>
          <w:delText>Grundsätzliches</w:delText>
        </w:r>
        <w:r w:rsidDel="00915AB6">
          <w:rPr>
            <w:noProof/>
            <w:webHidden/>
          </w:rPr>
          <w:tab/>
          <w:delText>14</w:delText>
        </w:r>
      </w:del>
    </w:p>
    <w:p w14:paraId="08B990AD" w14:textId="77777777" w:rsidR="00487DC3" w:rsidDel="00915AB6" w:rsidRDefault="00487DC3">
      <w:pPr>
        <w:pStyle w:val="berschrift1"/>
        <w:numPr>
          <w:ilvl w:val="0"/>
          <w:numId w:val="0"/>
        </w:numPr>
        <w:rPr>
          <w:del w:id="348" w:author="Maximilian Schmitz" w:date="2015-06-17T19:42:00Z"/>
          <w:rFonts w:asciiTheme="minorHAnsi" w:eastAsiaTheme="minorEastAsia" w:hAnsiTheme="minorHAnsi" w:cstheme="minorBidi"/>
          <w:noProof/>
          <w:sz w:val="22"/>
          <w:szCs w:val="22"/>
        </w:rPr>
        <w:pPrChange w:id="349" w:author="Maximilian Schmitz" w:date="2015-07-06T18:12:00Z">
          <w:pPr>
            <w:pStyle w:val="Verzeichnis3"/>
            <w:tabs>
              <w:tab w:val="left" w:pos="1200"/>
              <w:tab w:val="right" w:leader="dot" w:pos="9062"/>
            </w:tabs>
          </w:pPr>
        </w:pPrChange>
      </w:pPr>
      <w:del w:id="350" w:author="Maximilian Schmitz" w:date="2015-06-17T19:42:00Z">
        <w:r w:rsidRPr="00915AB6" w:rsidDel="00915AB6">
          <w:rPr>
            <w:rPrChange w:id="351" w:author="Maximilian Schmitz" w:date="2015-06-17T19:42:00Z">
              <w:rPr>
                <w:rStyle w:val="Hyperlink"/>
                <w:noProof/>
              </w:rPr>
            </w:rPrChange>
          </w:rPr>
          <w:delText>5.1.2</w:delText>
        </w:r>
        <w:r w:rsidDel="00915AB6">
          <w:rPr>
            <w:rFonts w:asciiTheme="minorHAnsi" w:eastAsiaTheme="minorEastAsia" w:hAnsiTheme="minorHAnsi" w:cstheme="minorBidi"/>
            <w:noProof/>
            <w:sz w:val="22"/>
            <w:szCs w:val="22"/>
          </w:rPr>
          <w:tab/>
        </w:r>
        <w:r w:rsidRPr="00915AB6" w:rsidDel="00915AB6">
          <w:rPr>
            <w:rPrChange w:id="352" w:author="Maximilian Schmitz" w:date="2015-06-17T19:42:00Z">
              <w:rPr>
                <w:rStyle w:val="Hyperlink"/>
                <w:noProof/>
              </w:rPr>
            </w:rPrChange>
          </w:rPr>
          <w:delText>Regelimplementierung</w:delText>
        </w:r>
        <w:r w:rsidDel="00915AB6">
          <w:rPr>
            <w:noProof/>
            <w:webHidden/>
          </w:rPr>
          <w:tab/>
          <w:delText>14</w:delText>
        </w:r>
      </w:del>
    </w:p>
    <w:p w14:paraId="51EFF412" w14:textId="77777777" w:rsidR="00487DC3" w:rsidDel="00915AB6" w:rsidRDefault="00487DC3">
      <w:pPr>
        <w:pStyle w:val="berschrift1"/>
        <w:numPr>
          <w:ilvl w:val="0"/>
          <w:numId w:val="0"/>
        </w:numPr>
        <w:rPr>
          <w:del w:id="353" w:author="Maximilian Schmitz" w:date="2015-06-17T19:42:00Z"/>
          <w:rFonts w:asciiTheme="minorHAnsi" w:eastAsiaTheme="minorEastAsia" w:hAnsiTheme="minorHAnsi" w:cstheme="minorBidi"/>
          <w:noProof/>
          <w:sz w:val="22"/>
          <w:szCs w:val="22"/>
        </w:rPr>
        <w:pPrChange w:id="354" w:author="Maximilian Schmitz" w:date="2015-07-06T18:12:00Z">
          <w:pPr>
            <w:pStyle w:val="Verzeichnis3"/>
            <w:tabs>
              <w:tab w:val="left" w:pos="1200"/>
              <w:tab w:val="right" w:leader="dot" w:pos="9062"/>
            </w:tabs>
          </w:pPr>
        </w:pPrChange>
      </w:pPr>
      <w:del w:id="355" w:author="Maximilian Schmitz" w:date="2015-06-17T19:42:00Z">
        <w:r w:rsidRPr="00915AB6" w:rsidDel="00915AB6">
          <w:rPr>
            <w:rPrChange w:id="356" w:author="Maximilian Schmitz" w:date="2015-06-17T19:42:00Z">
              <w:rPr>
                <w:rStyle w:val="Hyperlink"/>
                <w:noProof/>
              </w:rPr>
            </w:rPrChange>
          </w:rPr>
          <w:delText>5.1.3</w:delText>
        </w:r>
        <w:r w:rsidDel="00915AB6">
          <w:rPr>
            <w:rFonts w:asciiTheme="minorHAnsi" w:eastAsiaTheme="minorEastAsia" w:hAnsiTheme="minorHAnsi" w:cstheme="minorBidi"/>
            <w:noProof/>
            <w:sz w:val="22"/>
            <w:szCs w:val="22"/>
          </w:rPr>
          <w:tab/>
        </w:r>
        <w:r w:rsidRPr="00915AB6" w:rsidDel="00915AB6">
          <w:rPr>
            <w:rPrChange w:id="357" w:author="Maximilian Schmitz" w:date="2015-06-17T19:42:00Z">
              <w:rPr>
                <w:rStyle w:val="Hyperlink"/>
                <w:noProof/>
              </w:rPr>
            </w:rPrChange>
          </w:rPr>
          <w:delText>Scripschnittstelle</w:delText>
        </w:r>
        <w:r w:rsidDel="00915AB6">
          <w:rPr>
            <w:noProof/>
            <w:webHidden/>
          </w:rPr>
          <w:tab/>
          <w:delText>14</w:delText>
        </w:r>
      </w:del>
    </w:p>
    <w:p w14:paraId="7D732B5B" w14:textId="77777777" w:rsidR="00487DC3" w:rsidDel="00915AB6" w:rsidRDefault="00487DC3">
      <w:pPr>
        <w:pStyle w:val="berschrift1"/>
        <w:numPr>
          <w:ilvl w:val="0"/>
          <w:numId w:val="0"/>
        </w:numPr>
        <w:rPr>
          <w:del w:id="358" w:author="Maximilian Schmitz" w:date="2015-06-17T19:42:00Z"/>
          <w:rFonts w:asciiTheme="minorHAnsi" w:eastAsiaTheme="minorEastAsia" w:hAnsiTheme="minorHAnsi" w:cstheme="minorBidi"/>
          <w:noProof/>
          <w:sz w:val="22"/>
          <w:szCs w:val="22"/>
        </w:rPr>
        <w:pPrChange w:id="359" w:author="Maximilian Schmitz" w:date="2015-07-06T18:12:00Z">
          <w:pPr>
            <w:pStyle w:val="Verzeichnis2"/>
            <w:tabs>
              <w:tab w:val="left" w:pos="720"/>
              <w:tab w:val="right" w:leader="dot" w:pos="9062"/>
            </w:tabs>
          </w:pPr>
        </w:pPrChange>
      </w:pPr>
      <w:del w:id="360" w:author="Maximilian Schmitz" w:date="2015-06-17T19:42:00Z">
        <w:r w:rsidRPr="00915AB6" w:rsidDel="00915AB6">
          <w:rPr>
            <w:rPrChange w:id="361" w:author="Maximilian Schmitz" w:date="2015-06-17T19:42:00Z">
              <w:rPr>
                <w:rStyle w:val="Hyperlink"/>
                <w:noProof/>
              </w:rPr>
            </w:rPrChange>
          </w:rPr>
          <w:delText>5.2</w:delText>
        </w:r>
        <w:r w:rsidDel="00915AB6">
          <w:rPr>
            <w:rFonts w:asciiTheme="minorHAnsi" w:eastAsiaTheme="minorEastAsia" w:hAnsiTheme="minorHAnsi" w:cstheme="minorBidi"/>
            <w:noProof/>
            <w:sz w:val="22"/>
            <w:szCs w:val="22"/>
          </w:rPr>
          <w:tab/>
        </w:r>
        <w:r w:rsidRPr="00915AB6" w:rsidDel="00915AB6">
          <w:rPr>
            <w:rPrChange w:id="362" w:author="Maximilian Schmitz" w:date="2015-06-17T19:42:00Z">
              <w:rPr>
                <w:rStyle w:val="Hyperlink"/>
                <w:noProof/>
              </w:rPr>
            </w:rPrChange>
          </w:rPr>
          <w:delText>Entwicklung der künstlichen Intelligenz</w:delText>
        </w:r>
        <w:r w:rsidDel="00915AB6">
          <w:rPr>
            <w:noProof/>
            <w:webHidden/>
          </w:rPr>
          <w:tab/>
          <w:delText>14</w:delText>
        </w:r>
      </w:del>
    </w:p>
    <w:p w14:paraId="46533393" w14:textId="77777777" w:rsidR="00487DC3" w:rsidDel="00915AB6" w:rsidRDefault="00487DC3">
      <w:pPr>
        <w:pStyle w:val="berschrift1"/>
        <w:numPr>
          <w:ilvl w:val="0"/>
          <w:numId w:val="0"/>
        </w:numPr>
        <w:rPr>
          <w:del w:id="363" w:author="Maximilian Schmitz" w:date="2015-06-17T19:42:00Z"/>
          <w:rFonts w:asciiTheme="minorHAnsi" w:eastAsiaTheme="minorEastAsia" w:hAnsiTheme="minorHAnsi" w:cstheme="minorBidi"/>
          <w:b w:val="0"/>
          <w:noProof/>
          <w:sz w:val="22"/>
          <w:szCs w:val="22"/>
        </w:rPr>
        <w:pPrChange w:id="364" w:author="Maximilian Schmitz" w:date="2015-07-06T18:12:00Z">
          <w:pPr>
            <w:pStyle w:val="Verzeichnis1"/>
            <w:tabs>
              <w:tab w:val="left" w:pos="480"/>
              <w:tab w:val="right" w:leader="dot" w:pos="9062"/>
            </w:tabs>
          </w:pPr>
        </w:pPrChange>
      </w:pPr>
      <w:del w:id="365" w:author="Maximilian Schmitz" w:date="2015-06-17T19:42:00Z">
        <w:r w:rsidRPr="00915AB6" w:rsidDel="00915AB6">
          <w:rPr>
            <w:rPrChange w:id="366" w:author="Maximilian Schmitz" w:date="2015-06-17T19:42:00Z">
              <w:rPr>
                <w:rStyle w:val="Hyperlink"/>
                <w:noProof/>
              </w:rPr>
            </w:rPrChange>
          </w:rPr>
          <w:delText>6</w:delText>
        </w:r>
        <w:r w:rsidDel="00915AB6">
          <w:rPr>
            <w:rFonts w:asciiTheme="minorHAnsi" w:eastAsiaTheme="minorEastAsia" w:hAnsiTheme="minorHAnsi" w:cstheme="minorBidi"/>
            <w:b w:val="0"/>
            <w:noProof/>
            <w:sz w:val="22"/>
            <w:szCs w:val="22"/>
          </w:rPr>
          <w:tab/>
        </w:r>
        <w:r w:rsidRPr="00915AB6" w:rsidDel="00915AB6">
          <w:rPr>
            <w:rPrChange w:id="367" w:author="Maximilian Schmitz" w:date="2015-06-17T19:42:00Z">
              <w:rPr>
                <w:rStyle w:val="Hyperlink"/>
                <w:noProof/>
              </w:rPr>
            </w:rPrChange>
          </w:rPr>
          <w:delText>Ausblick</w:delText>
        </w:r>
        <w:r w:rsidDel="00915AB6">
          <w:rPr>
            <w:noProof/>
            <w:webHidden/>
          </w:rPr>
          <w:tab/>
          <w:delText>15</w:delText>
        </w:r>
      </w:del>
    </w:p>
    <w:p w14:paraId="00EE6F70" w14:textId="77777777" w:rsidR="00487DC3" w:rsidDel="00915AB6" w:rsidRDefault="00487DC3">
      <w:pPr>
        <w:pStyle w:val="berschrift1"/>
        <w:numPr>
          <w:ilvl w:val="0"/>
          <w:numId w:val="0"/>
        </w:numPr>
        <w:rPr>
          <w:del w:id="368" w:author="Maximilian Schmitz" w:date="2015-06-17T19:42:00Z"/>
          <w:rFonts w:asciiTheme="minorHAnsi" w:eastAsiaTheme="minorEastAsia" w:hAnsiTheme="minorHAnsi" w:cstheme="minorBidi"/>
          <w:b w:val="0"/>
          <w:noProof/>
          <w:sz w:val="22"/>
          <w:szCs w:val="22"/>
        </w:rPr>
        <w:pPrChange w:id="369" w:author="Maximilian Schmitz" w:date="2015-07-06T18:12:00Z">
          <w:pPr>
            <w:pStyle w:val="Verzeichnis1"/>
            <w:tabs>
              <w:tab w:val="left" w:pos="480"/>
              <w:tab w:val="right" w:leader="dot" w:pos="9062"/>
            </w:tabs>
          </w:pPr>
        </w:pPrChange>
      </w:pPr>
      <w:del w:id="370" w:author="Maximilian Schmitz" w:date="2015-06-17T19:42:00Z">
        <w:r w:rsidRPr="00915AB6" w:rsidDel="00915AB6">
          <w:rPr>
            <w:rPrChange w:id="371" w:author="Maximilian Schmitz" w:date="2015-06-17T19:42:00Z">
              <w:rPr>
                <w:rStyle w:val="Hyperlink"/>
                <w:noProof/>
              </w:rPr>
            </w:rPrChange>
          </w:rPr>
          <w:delText>7</w:delText>
        </w:r>
        <w:r w:rsidDel="00915AB6">
          <w:rPr>
            <w:rFonts w:asciiTheme="minorHAnsi" w:eastAsiaTheme="minorEastAsia" w:hAnsiTheme="minorHAnsi" w:cstheme="minorBidi"/>
            <w:b w:val="0"/>
            <w:noProof/>
            <w:sz w:val="22"/>
            <w:szCs w:val="22"/>
          </w:rPr>
          <w:tab/>
        </w:r>
        <w:r w:rsidRPr="00915AB6" w:rsidDel="00915AB6">
          <w:rPr>
            <w:rPrChange w:id="372" w:author="Maximilian Schmitz" w:date="2015-06-17T19:42:00Z">
              <w:rPr>
                <w:rStyle w:val="Hyperlink"/>
                <w:noProof/>
              </w:rPr>
            </w:rPrChange>
          </w:rPr>
          <w:delText>Fazit</w:delText>
        </w:r>
        <w:r w:rsidDel="00915AB6">
          <w:rPr>
            <w:noProof/>
            <w:webHidden/>
          </w:rPr>
          <w:tab/>
          <w:delText>16</w:delText>
        </w:r>
      </w:del>
    </w:p>
    <w:p w14:paraId="5635D7C7" w14:textId="77777777" w:rsidR="00487DC3" w:rsidDel="00915AB6" w:rsidRDefault="00487DC3">
      <w:pPr>
        <w:pStyle w:val="berschrift1"/>
        <w:numPr>
          <w:ilvl w:val="0"/>
          <w:numId w:val="0"/>
        </w:numPr>
        <w:rPr>
          <w:del w:id="373" w:author="Maximilian Schmitz" w:date="2015-06-17T19:42:00Z"/>
          <w:rFonts w:asciiTheme="minorHAnsi" w:eastAsiaTheme="minorEastAsia" w:hAnsiTheme="minorHAnsi" w:cstheme="minorBidi"/>
          <w:b w:val="0"/>
          <w:noProof/>
          <w:sz w:val="22"/>
          <w:szCs w:val="22"/>
        </w:rPr>
        <w:pPrChange w:id="374" w:author="Maximilian Schmitz" w:date="2015-07-06T18:12:00Z">
          <w:pPr>
            <w:pStyle w:val="Verzeichnis1"/>
            <w:tabs>
              <w:tab w:val="right" w:leader="dot" w:pos="9062"/>
            </w:tabs>
          </w:pPr>
        </w:pPrChange>
      </w:pPr>
      <w:del w:id="375" w:author="Maximilian Schmitz" w:date="2015-06-17T19:42:00Z">
        <w:r w:rsidRPr="00915AB6" w:rsidDel="00915AB6">
          <w:rPr>
            <w:rPrChange w:id="376" w:author="Maximilian Schmitz" w:date="2015-06-17T19:42:00Z">
              <w:rPr>
                <w:rStyle w:val="Hyperlink"/>
                <w:noProof/>
              </w:rPr>
            </w:rPrChange>
          </w:rPr>
          <w:delText>Literaturverzeichnis</w:delText>
        </w:r>
        <w:r w:rsidR="006201A2" w:rsidRPr="00915AB6" w:rsidDel="00915AB6">
          <w:rPr>
            <w:rPrChange w:id="377" w:author="Maximilian Schmitz" w:date="2015-06-17T19:42:00Z">
              <w:rPr>
                <w:rStyle w:val="Hyperlink"/>
                <w:noProof/>
              </w:rPr>
            </w:rPrChange>
          </w:rPr>
          <w:delText xml:space="preserve"> (Grundlagenliteratur)</w:delText>
        </w:r>
        <w:r w:rsidDel="00915AB6">
          <w:rPr>
            <w:noProof/>
            <w:webHidden/>
          </w:rPr>
          <w:tab/>
          <w:delText>I</w:delText>
        </w:r>
      </w:del>
    </w:p>
    <w:p w14:paraId="6AA3E10E" w14:textId="77777777" w:rsidR="00487DC3" w:rsidDel="00915AB6" w:rsidRDefault="00487DC3">
      <w:pPr>
        <w:pStyle w:val="berschrift1"/>
        <w:numPr>
          <w:ilvl w:val="0"/>
          <w:numId w:val="0"/>
        </w:numPr>
        <w:rPr>
          <w:del w:id="378" w:author="Maximilian Schmitz" w:date="2015-06-17T19:42:00Z"/>
          <w:rFonts w:asciiTheme="minorHAnsi" w:eastAsiaTheme="minorEastAsia" w:hAnsiTheme="minorHAnsi" w:cstheme="minorBidi"/>
          <w:b w:val="0"/>
          <w:noProof/>
          <w:sz w:val="22"/>
          <w:szCs w:val="22"/>
        </w:rPr>
        <w:pPrChange w:id="379" w:author="Maximilian Schmitz" w:date="2015-07-06T18:12:00Z">
          <w:pPr>
            <w:pStyle w:val="Verzeichnis1"/>
            <w:tabs>
              <w:tab w:val="right" w:leader="dot" w:pos="9062"/>
            </w:tabs>
          </w:pPr>
        </w:pPrChange>
      </w:pPr>
      <w:del w:id="380" w:author="Maximilian Schmitz" w:date="2015-06-17T19:42:00Z">
        <w:r w:rsidRPr="00915AB6" w:rsidDel="00915AB6">
          <w:rPr>
            <w:rPrChange w:id="381" w:author="Maximilian Schmitz" w:date="2015-06-17T19:42:00Z">
              <w:rPr>
                <w:rStyle w:val="Hyperlink"/>
                <w:noProof/>
              </w:rPr>
            </w:rPrChange>
          </w:rPr>
          <w:delText>Abbildungsverzeichnis</w:delText>
        </w:r>
        <w:r w:rsidDel="00915AB6">
          <w:rPr>
            <w:noProof/>
            <w:webHidden/>
          </w:rPr>
          <w:tab/>
          <w:delText>II</w:delText>
        </w:r>
      </w:del>
    </w:p>
    <w:p w14:paraId="2BFDD3BE" w14:textId="77777777" w:rsidR="00487DC3" w:rsidDel="00915AB6" w:rsidRDefault="00487DC3">
      <w:pPr>
        <w:pStyle w:val="berschrift1"/>
        <w:numPr>
          <w:ilvl w:val="0"/>
          <w:numId w:val="0"/>
        </w:numPr>
        <w:rPr>
          <w:del w:id="382" w:author="Maximilian Schmitz" w:date="2015-06-17T19:42:00Z"/>
          <w:rFonts w:asciiTheme="minorHAnsi" w:eastAsiaTheme="minorEastAsia" w:hAnsiTheme="minorHAnsi" w:cstheme="minorBidi"/>
          <w:b w:val="0"/>
          <w:noProof/>
          <w:sz w:val="22"/>
          <w:szCs w:val="22"/>
        </w:rPr>
        <w:pPrChange w:id="383" w:author="Maximilian Schmitz" w:date="2015-07-06T18:12:00Z">
          <w:pPr>
            <w:pStyle w:val="Verzeichnis1"/>
            <w:tabs>
              <w:tab w:val="right" w:leader="dot" w:pos="9062"/>
            </w:tabs>
          </w:pPr>
        </w:pPrChange>
      </w:pPr>
      <w:del w:id="384" w:author="Maximilian Schmitz" w:date="2015-06-17T19:42:00Z">
        <w:r w:rsidRPr="00915AB6" w:rsidDel="00915AB6">
          <w:rPr>
            <w:rPrChange w:id="385" w:author="Maximilian Schmitz" w:date="2015-06-17T19:42:00Z">
              <w:rPr>
                <w:rStyle w:val="Hyperlink"/>
                <w:noProof/>
              </w:rPr>
            </w:rPrChange>
          </w:rPr>
          <w:delText>Abkürzungsverzeichnis</w:delText>
        </w:r>
        <w:r w:rsidDel="00915AB6">
          <w:rPr>
            <w:noProof/>
            <w:webHidden/>
          </w:rPr>
          <w:tab/>
          <w:delText>III</w:delText>
        </w:r>
      </w:del>
    </w:p>
    <w:p w14:paraId="43B0EAF4" w14:textId="77777777" w:rsidR="00487DC3" w:rsidDel="00915AB6" w:rsidRDefault="00487DC3">
      <w:pPr>
        <w:pStyle w:val="berschrift1"/>
        <w:numPr>
          <w:ilvl w:val="0"/>
          <w:numId w:val="0"/>
        </w:numPr>
        <w:rPr>
          <w:del w:id="386" w:author="Maximilian Schmitz" w:date="2015-06-17T19:42:00Z"/>
          <w:rFonts w:asciiTheme="minorHAnsi" w:eastAsiaTheme="minorEastAsia" w:hAnsiTheme="minorHAnsi" w:cstheme="minorBidi"/>
          <w:b w:val="0"/>
          <w:noProof/>
          <w:sz w:val="22"/>
          <w:szCs w:val="22"/>
        </w:rPr>
        <w:pPrChange w:id="387" w:author="Maximilian Schmitz" w:date="2015-07-06T18:12:00Z">
          <w:pPr>
            <w:pStyle w:val="Verzeichnis1"/>
            <w:tabs>
              <w:tab w:val="right" w:leader="dot" w:pos="9062"/>
            </w:tabs>
          </w:pPr>
        </w:pPrChange>
      </w:pPr>
      <w:del w:id="388" w:author="Maximilian Schmitz" w:date="2015-06-17T19:42:00Z">
        <w:r w:rsidRPr="00915AB6" w:rsidDel="00915AB6">
          <w:rPr>
            <w:rPrChange w:id="389" w:author="Maximilian Schmitz" w:date="2015-06-17T19:42:00Z">
              <w:rPr>
                <w:rStyle w:val="Hyperlink"/>
                <w:noProof/>
              </w:rPr>
            </w:rPrChange>
          </w:rPr>
          <w:delText>Glossar</w:delText>
        </w:r>
        <w:r w:rsidDel="00915AB6">
          <w:rPr>
            <w:noProof/>
            <w:webHidden/>
          </w:rPr>
          <w:tab/>
          <w:delText>IV</w:delText>
        </w:r>
      </w:del>
    </w:p>
    <w:p w14:paraId="75325EB1" w14:textId="2D3ED83D" w:rsidR="00683BB8" w:rsidRPr="00F2625B" w:rsidDel="00D421B5" w:rsidRDefault="008B6A1C">
      <w:pPr>
        <w:pStyle w:val="berschrift1"/>
        <w:numPr>
          <w:ilvl w:val="0"/>
          <w:numId w:val="0"/>
        </w:numPr>
        <w:rPr>
          <w:del w:id="390" w:author="Maximilian Schmitz" w:date="2015-07-06T18:12:00Z"/>
          <w:rFonts w:cs="Arial"/>
          <w:bCs/>
        </w:rPr>
        <w:sectPr w:rsidR="00683BB8" w:rsidRPr="00F2625B" w:rsidDel="00D421B5"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391" w:author="Maximilian Schmitz" w:date="2015-07-06T18:12:00Z">
          <w:pPr>
            <w:pStyle w:val="Verzeichnis1"/>
            <w:tabs>
              <w:tab w:val="right" w:leader="dot" w:pos="9062"/>
            </w:tabs>
          </w:pPr>
        </w:pPrChange>
      </w:pPr>
      <w:del w:id="392" w:author="Maximilian Schmitz" w:date="2015-07-06T18:12:00Z">
        <w:r w:rsidRPr="006518B1" w:rsidDel="00D421B5">
          <w:rPr>
            <w:rFonts w:cs="Arial"/>
            <w:bCs/>
          </w:rPr>
          <w:fldChar w:fldCharType="end"/>
        </w:r>
      </w:del>
    </w:p>
    <w:p w14:paraId="28679427" w14:textId="4671737F" w:rsidR="00683BB8" w:rsidRPr="00683BB8" w:rsidDel="00D421B5" w:rsidRDefault="00683BB8">
      <w:pPr>
        <w:pStyle w:val="berschrift1"/>
        <w:numPr>
          <w:ilvl w:val="0"/>
          <w:numId w:val="0"/>
        </w:numPr>
        <w:rPr>
          <w:del w:id="393" w:author="Maximilian Schmitz" w:date="2015-07-06T18:12:00Z"/>
        </w:rPr>
        <w:pPrChange w:id="394" w:author="Maximilian Schmitz" w:date="2015-07-06T18:12:00Z">
          <w:pPr/>
        </w:pPrChange>
      </w:pPr>
    </w:p>
    <w:p w14:paraId="28AB6CB8" w14:textId="77777777" w:rsidR="000D5298" w:rsidRDefault="00BE23E9">
      <w:pPr>
        <w:pStyle w:val="berschrift1"/>
        <w:numPr>
          <w:ilvl w:val="0"/>
          <w:numId w:val="0"/>
        </w:numPr>
        <w:pPrChange w:id="395" w:author="Maximilian Schmitz" w:date="2015-07-06T18:12:00Z">
          <w:pPr>
            <w:pStyle w:val="berschrift1"/>
            <w:numPr>
              <w:numId w:val="17"/>
            </w:numPr>
          </w:pPr>
        </w:pPrChange>
      </w:pPr>
      <w:bookmarkStart w:id="396" w:name="_Toc422468934"/>
      <w:r>
        <w:t>Einleitung</w:t>
      </w:r>
      <w:bookmarkEnd w:id="396"/>
    </w:p>
    <w:p w14:paraId="53768C6F" w14:textId="77777777" w:rsidR="00945897" w:rsidRDefault="00945897" w:rsidP="00945897">
      <w:r>
        <w:t xml:space="preserve">Simulationen wie die </w:t>
      </w:r>
      <w:proofErr w:type="spellStart"/>
      <w:r>
        <w:t>Robocup</w:t>
      </w:r>
      <w:proofErr w:type="spellEnd"/>
      <w:r>
        <w:t xml:space="preserve">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rsidP="00945897"/>
    <w:p w14:paraId="0C222294" w14:textId="77777777"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rsidP="00945897"/>
    <w:p w14:paraId="3D701B4A" w14:textId="77777777" w:rsidR="00945897" w:rsidRDefault="00945897" w:rsidP="00945897">
      <w:r>
        <w:t>D</w:t>
      </w:r>
      <w:r w:rsidR="003B7EDC">
        <w:t>as fertige Projekt soll auch dem</w:t>
      </w:r>
      <w:r>
        <w:t xml:space="preserve"> Spieler ein Gefühl für Logik vermitteln, die von der Aufmachung von </w:t>
      </w:r>
      <w:proofErr w:type="spellStart"/>
      <w:r>
        <w:t>Robocup</w:t>
      </w:r>
      <w:proofErr w:type="spellEnd"/>
      <w:r>
        <w:t xml:space="preserve"> zuerst abgeschreckt waren. Damit wird die Zielgruppe erweitert und man erreicht auch Spieler im </w:t>
      </w:r>
      <w:proofErr w:type="spellStart"/>
      <w:r>
        <w:t>Casualbereich</w:t>
      </w:r>
      <w:proofErr w:type="spellEnd"/>
      <w:r>
        <w:t>.</w:t>
      </w:r>
    </w:p>
    <w:p w14:paraId="10D3B71C" w14:textId="77777777" w:rsidR="00E64F9C" w:rsidRDefault="00E64F9C">
      <w:r>
        <w:br w:type="page"/>
      </w:r>
    </w:p>
    <w:p w14:paraId="25245CC1" w14:textId="77777777" w:rsidR="0076233B" w:rsidRDefault="0076233B" w:rsidP="00AC4DD5">
      <w:pPr>
        <w:pStyle w:val="berschrift1"/>
      </w:pPr>
      <w:bookmarkStart w:id="397" w:name="_Toc422468935"/>
      <w:r>
        <w:lastRenderedPageBreak/>
        <w:t>Aufgabenstellung</w:t>
      </w:r>
      <w:bookmarkEnd w:id="397"/>
    </w:p>
    <w:p w14:paraId="7F0718B3" w14:textId="77777777" w:rsidR="00945897" w:rsidRDefault="00945897" w:rsidP="00945897">
      <w:r>
        <w:t xml:space="preserve">Das Ziel dieser Arbeit ist es, eine grafische Fußballsimulation zu erstellen, in welcher der Spieler eigene </w:t>
      </w:r>
      <w:proofErr w:type="spellStart"/>
      <w:r>
        <w:t>Logiken</w:t>
      </w:r>
      <w:proofErr w:type="spellEnd"/>
      <w:r>
        <w:t xml:space="preserve"> für sein Fußballteam hinterlegt und somit deren Verhalten beeinflusst. Dabei besteht ein Team aus jeweils 10 Feldspielern und eine</w:t>
      </w:r>
      <w:ins w:id="398" w:author="Admin" w:date="2015-07-06T13:23:00Z">
        <w:r w:rsidR="00011EF1">
          <w:t>m</w:t>
        </w:r>
      </w:ins>
      <w:del w:id="399"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400" w:author="Admin" w:date="2015-07-06T13:27:00Z">
        <w:r w:rsidR="004540A2">
          <w:t xml:space="preserve"> mehrfach</w:t>
        </w:r>
      </w:ins>
      <w:r>
        <w:t xml:space="preserve"> in kurzer Zeit mit maximaler Kraft kickt.</w:t>
      </w:r>
    </w:p>
    <w:p w14:paraId="4E4B7AE5" w14:textId="77777777" w:rsidR="00945897" w:rsidRDefault="00945897" w:rsidP="00945897"/>
    <w:p w14:paraId="40B68460" w14:textId="77777777" w:rsidR="00945897" w:rsidRDefault="00945897" w:rsidP="00945897">
      <w:r>
        <w:t xml:space="preserve">Die Simulation </w:t>
      </w:r>
      <w:ins w:id="401" w:author="Admin" w:date="2015-07-06T13:27:00Z">
        <w:r w:rsidR="004540A2">
          <w:t>soll</w:t>
        </w:r>
      </w:ins>
      <w:del w:id="402" w:author="Admin" w:date="2015-07-06T13:27:00Z">
        <w:r w:rsidDel="004540A2">
          <w:delText>ist</w:delText>
        </w:r>
      </w:del>
      <w:r>
        <w:t xml:space="preserve"> komplett dreidimensional und </w:t>
      </w:r>
      <w:ins w:id="403" w:author="Admin" w:date="2015-07-06T13:28:00Z">
        <w:r w:rsidR="004540A2">
          <w:t>mit</w:t>
        </w:r>
      </w:ins>
      <w:del w:id="404" w:author="Admin" w:date="2015-07-06T13:28:00Z">
        <w:r w:rsidDel="004540A2">
          <w:delText>bietet</w:delText>
        </w:r>
      </w:del>
      <w:r>
        <w:t xml:space="preserve"> animierte</w:t>
      </w:r>
      <w:ins w:id="405" w:author="Admin" w:date="2015-07-06T13:28:00Z">
        <w:r w:rsidR="004540A2">
          <w:t>n</w:t>
        </w:r>
      </w:ins>
      <w:r>
        <w:t xml:space="preserve"> Fußballspieler</w:t>
      </w:r>
      <w:ins w:id="406" w:author="Admin" w:date="2015-07-06T13:28:00Z">
        <w:r w:rsidR="004540A2">
          <w:t xml:space="preserve"> </w:t>
        </w:r>
      </w:ins>
      <w:ins w:id="407" w:author="Admin" w:date="2015-07-06T13:29:00Z">
        <w:r w:rsidR="004540A2">
          <w:t>gestaltet</w:t>
        </w:r>
      </w:ins>
      <w:ins w:id="408" w:author="Admin" w:date="2015-07-06T13:28:00Z">
        <w:r w:rsidR="004540A2">
          <w:t xml:space="preserve"> werden.</w:t>
        </w:r>
      </w:ins>
      <w:del w:id="409" w:author="Admin" w:date="2015-07-06T13:28:00Z">
        <w:r w:rsidDel="004540A2">
          <w:delText>,</w:delText>
        </w:r>
      </w:del>
      <w:r>
        <w:t xml:space="preserve"> </w:t>
      </w:r>
      <w:ins w:id="410" w:author="Admin" w:date="2015-07-06T13:28:00Z">
        <w:r w:rsidR="004540A2">
          <w:t>W</w:t>
        </w:r>
      </w:ins>
      <w:del w:id="411"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rsidP="008A7C47"/>
    <w:p w14:paraId="07582972" w14:textId="77777777" w:rsidR="00476894" w:rsidRDefault="000F7CD6" w:rsidP="00AC4DD5">
      <w:pPr>
        <w:pStyle w:val="berschrift1"/>
      </w:pPr>
      <w:r>
        <w:br w:type="page"/>
      </w:r>
      <w:bookmarkStart w:id="412" w:name="_Ref422317454"/>
      <w:bookmarkStart w:id="413" w:name="_Toc422468936"/>
      <w:r w:rsidR="00493EDB">
        <w:lastRenderedPageBreak/>
        <w:t>Stand der Technik</w:t>
      </w:r>
      <w:bookmarkEnd w:id="412"/>
      <w:bookmarkEnd w:id="413"/>
    </w:p>
    <w:p w14:paraId="5C3AA0A0" w14:textId="77777777" w:rsidR="008A0CF5" w:rsidRDefault="008A0CF5" w:rsidP="00A76D1C">
      <w:pPr>
        <w:pStyle w:val="berschrift2"/>
      </w:pPr>
      <w:bookmarkStart w:id="414" w:name="_Toc406781343"/>
      <w:bookmarkStart w:id="415" w:name="_Toc422468937"/>
      <w:r>
        <w:t>Einleitung</w:t>
      </w:r>
      <w:bookmarkEnd w:id="414"/>
      <w:bookmarkEnd w:id="415"/>
    </w:p>
    <w:p w14:paraId="50310C64" w14:textId="1A56FF3B" w:rsidR="008A0CF5" w:rsidRDefault="008A0CF5" w:rsidP="008A0CF5">
      <w:r>
        <w:t xml:space="preserve">Die Arbeit baut auf unterschiedlichen Technologien auf, deren Verständnis für die Projektbearbeitung unumgänglich ist. Da die Simulation, wie sie in Kapitel 2 beschrieben </w:t>
      </w:r>
      <w:del w:id="416" w:author="Admin" w:date="2015-07-06T13:33:00Z">
        <w:r w:rsidDel="00EB1E9F">
          <w:delText>wurde</w:delText>
        </w:r>
      </w:del>
      <w:ins w:id="417" w:author="Admin" w:date="2015-07-06T13:33:00Z">
        <w:r w:rsidR="00EB1E9F">
          <w:t>ist</w:t>
        </w:r>
      </w:ins>
      <w:r>
        <w:t>, nicht im gegebenen Zeitrahmen von Grund auf Programmiert werden kann, muss eine Game-Engine gewählt werden, die Grundlagen wie die 3D-Animation oder die Physik-Berechnungen bereitstellt.</w:t>
      </w:r>
    </w:p>
    <w:p w14:paraId="04B5323F" w14:textId="77777777" w:rsidR="008A0CF5" w:rsidRDefault="008A0CF5" w:rsidP="008A0CF5">
      <w:r>
        <w:t>Des Weiteren muss eine Technologie gewählt werden, die die Steuerung der Charaktere über im Voraus erstellte Abläufe erlaubt.</w:t>
      </w:r>
    </w:p>
    <w:p w14:paraId="36554D2A" w14:textId="77777777" w:rsidR="008A0CF5" w:rsidRDefault="008A0CF5" w:rsidP="008A0CF5"/>
    <w:p w14:paraId="017E1988" w14:textId="77777777" w:rsidR="008A0CF5" w:rsidRDefault="008A0CF5" w:rsidP="008A0CF5">
      <w:r>
        <w:t>In diesem Kapitel sollen die Technologien, die für die genannten Zwecke in Betracht gezogen wurden, kurz dargestellt werden und die Technologieentscheidung begründet werden</w:t>
      </w:r>
    </w:p>
    <w:p w14:paraId="5DA61EA4" w14:textId="77777777" w:rsidR="008A0CF5" w:rsidRDefault="008A0CF5" w:rsidP="00A76D1C">
      <w:pPr>
        <w:pStyle w:val="berschrift2"/>
      </w:pPr>
      <w:bookmarkStart w:id="418" w:name="_Ref422317407"/>
      <w:bookmarkStart w:id="419" w:name="_Ref422317414"/>
      <w:bookmarkStart w:id="420" w:name="_Toc422468938"/>
      <w:r>
        <w:t>Game Engine</w:t>
      </w:r>
      <w:bookmarkEnd w:id="418"/>
      <w:bookmarkEnd w:id="419"/>
      <w:bookmarkEnd w:id="420"/>
    </w:p>
    <w:p w14:paraId="48F2682C" w14:textId="77777777" w:rsidR="008A0CF5" w:rsidRPr="0008785A" w:rsidDel="000E24A9" w:rsidRDefault="008A0CF5" w:rsidP="00A76D1C">
      <w:pPr>
        <w:pStyle w:val="berschrift3"/>
        <w:rPr>
          <w:del w:id="421" w:author="Daene" w:date="2015-01-08T17:04:00Z"/>
        </w:rPr>
        <w:pPrChange w:id="422" w:author="Maximilian Schmitz" w:date="2015-07-06T22:28:00Z">
          <w:pPr/>
        </w:pPrChange>
      </w:pPr>
      <w:del w:id="423" w:author="Daene" w:date="2015-01-08T17:04:00Z">
        <w:r w:rsidRPr="0008785A" w:rsidDel="000E24A9">
          <w:delText>http://de.wikipedia.org/wiki/Liste_von_Spiel-Engines</w:delText>
        </w:r>
        <w:bookmarkStart w:id="424" w:name="_Toc408511943"/>
        <w:bookmarkStart w:id="425" w:name="_Toc417977745"/>
        <w:bookmarkStart w:id="426" w:name="_Toc418083327"/>
        <w:bookmarkStart w:id="427" w:name="_Toc422333496"/>
        <w:bookmarkStart w:id="428" w:name="_Toc422468939"/>
        <w:bookmarkEnd w:id="424"/>
        <w:bookmarkEnd w:id="425"/>
        <w:bookmarkEnd w:id="426"/>
        <w:bookmarkEnd w:id="427"/>
        <w:bookmarkEnd w:id="428"/>
      </w:del>
    </w:p>
    <w:p w14:paraId="16934930" w14:textId="77777777" w:rsidR="008A0CF5" w:rsidRDefault="008A0CF5" w:rsidP="00A76D1C">
      <w:pPr>
        <w:pStyle w:val="berschrift3"/>
        <w:pPrChange w:id="429" w:author="Maximilian Schmitz" w:date="2015-07-06T22:28:00Z">
          <w:pPr>
            <w:pStyle w:val="berschrift3"/>
          </w:pPr>
        </w:pPrChange>
      </w:pPr>
      <w:bookmarkStart w:id="430" w:name="_Toc422468940"/>
      <w:r>
        <w:t>Grundsätzliches</w:t>
      </w:r>
      <w:bookmarkEnd w:id="430"/>
    </w:p>
    <w:p w14:paraId="2B6B6AD0" w14:textId="77777777"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rsidP="00A76D1C">
      <w:pPr>
        <w:pStyle w:val="berschrift3"/>
      </w:pPr>
      <w:bookmarkStart w:id="431" w:name="_Toc422468941"/>
      <w:r>
        <w:t>Source Engine</w:t>
      </w:r>
      <w:bookmarkEnd w:id="431"/>
    </w:p>
    <w:p w14:paraId="7D3F6E49" w14:textId="77777777" w:rsidR="008A0CF5" w:rsidRDefault="008A0CF5" w:rsidP="008A0CF5">
      <w:r>
        <w:t xml:space="preserve">Source Engine wird von </w:t>
      </w:r>
      <w:proofErr w:type="spellStart"/>
      <w:r>
        <w:t>Valve</w:t>
      </w:r>
      <w:proofErr w:type="spellEnd"/>
      <w:r>
        <w:t xml:space="preserve"> entwickelt und ist durch die weit verbreiteten Spiele, die mit ihr </w:t>
      </w:r>
      <w:ins w:id="432" w:author="Maximilian Schmitz" w:date="2015-06-19T09:06:00Z">
        <w:r w:rsidR="002E3F67">
          <w:t>e</w:t>
        </w:r>
      </w:ins>
      <w:del w:id="433" w:author="Maximilian Schmitz" w:date="2015-06-19T09:06:00Z">
        <w:r w:rsidDel="002E3F67">
          <w:delText>E</w:delText>
        </w:r>
      </w:del>
      <w:r>
        <w:t>ntwickelt wurden, bekannt. Dazu gehört neben Half Life 2 oder Counter Strike: Source auch Portal.</w:t>
      </w:r>
    </w:p>
    <w:p w14:paraId="0576DF9C" w14:textId="77777777" w:rsidR="008A0CF5" w:rsidRDefault="008A0CF5" w:rsidP="008A0CF5">
      <w:r>
        <w:t>Die Source Engine kann neben den Betriebssystemen Windows, Linux und MAC auch auf der Playstation 3 oder der Xbox360 verwendet werden.</w:t>
      </w:r>
    </w:p>
    <w:p w14:paraId="3C6D052A" w14:textId="77777777" w:rsidR="008A0CF5" w:rsidRDefault="008A0CF5" w:rsidP="008A0CF5">
      <w:r>
        <w:t>Neben der Grafik-Engine beinhaltet dieses Framework auch eine Physik-Engine.</w:t>
      </w:r>
    </w:p>
    <w:p w14:paraId="3D6BFD84" w14:textId="77777777" w:rsidR="008A0CF5" w:rsidRDefault="008A0CF5" w:rsidP="008A0CF5"/>
    <w:p w14:paraId="72E981F3" w14:textId="33E0624F" w:rsidR="008A0CF5" w:rsidRDefault="008A0CF5" w:rsidP="008A0CF5">
      <w:del w:id="434" w:author="Admin" w:date="2015-07-06T13:36:00Z">
        <w:r w:rsidDel="009D3C5C">
          <w:lastRenderedPageBreak/>
          <w:delText xml:space="preserve">Ein </w:delText>
        </w:r>
      </w:del>
      <w:ins w:id="435" w:author="Admin" w:date="2015-07-06T13:36:00Z">
        <w:r w:rsidR="009D3C5C">
          <w:t>Das Hauptp</w:t>
        </w:r>
      </w:ins>
      <w:del w:id="436" w:author="Admin" w:date="2015-07-06T13:36:00Z">
        <w:r w:rsidDel="009D3C5C">
          <w:delText>P</w:delText>
        </w:r>
      </w:del>
      <w:r>
        <w:t>roblem</w:t>
      </w:r>
      <w:del w:id="437" w:author="Admin" w:date="2015-07-06T13:35:00Z">
        <w:r w:rsidDel="009D3C5C">
          <w:delText xml:space="preserve"> mit</w:delText>
        </w:r>
      </w:del>
      <w:r>
        <w:t xml:space="preserve"> der Source Engine ist, dass sie nicht frei verwendet werden kann sondern kostenpflichtig lizensiert werden muss.</w:t>
      </w:r>
    </w:p>
    <w:p w14:paraId="032B2EAF" w14:textId="77777777" w:rsidR="008A0CF5" w:rsidRDefault="008A0CF5" w:rsidP="00A76D1C">
      <w:pPr>
        <w:pStyle w:val="berschrift3"/>
      </w:pPr>
      <w:bookmarkStart w:id="438" w:name="_Toc422468942"/>
      <w:proofErr w:type="spellStart"/>
      <w:r>
        <w:t>Unity</w:t>
      </w:r>
      <w:bookmarkEnd w:id="438"/>
      <w:proofErr w:type="spellEnd"/>
    </w:p>
    <w:p w14:paraId="2AAA962A" w14:textId="77777777" w:rsidR="008A0CF5" w:rsidDel="000E24A9" w:rsidRDefault="00BF6D4D" w:rsidP="008A0CF5">
      <w:pPr>
        <w:rPr>
          <w:del w:id="439" w:author="Daene" w:date="2015-01-08T17:04:00Z"/>
        </w:rPr>
      </w:pPr>
      <w:del w:id="440"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rsidP="008A0CF5">
      <w:pPr>
        <w:rPr>
          <w:del w:id="441" w:author="Daene" w:date="2015-01-08T17:04:00Z"/>
        </w:rPr>
      </w:pPr>
      <w:del w:id="442" w:author="Daene" w:date="2015-01-08T17:04:00Z">
        <w:r w:rsidRPr="00813F99" w:rsidDel="000E24A9">
          <w:delText>http://unity3d.com/unity/licenses</w:delText>
        </w:r>
      </w:del>
    </w:p>
    <w:p w14:paraId="20931CE4" w14:textId="77777777" w:rsidR="008A0CF5" w:rsidRDefault="008A0CF5" w:rsidP="008A0CF5">
      <w:r>
        <w:t xml:space="preserve">Die Engine </w:t>
      </w:r>
      <w:proofErr w:type="spellStart"/>
      <w:r>
        <w:t>Unity</w:t>
      </w:r>
      <w:proofErr w:type="spellEnd"/>
      <w:r>
        <w:t xml:space="preserve"> wird von </w:t>
      </w:r>
      <w:proofErr w:type="spellStart"/>
      <w:r>
        <w:t>Unity</w:t>
      </w:r>
      <w:proofErr w:type="spellEnd"/>
      <w:r>
        <w:t xml:space="preserve"> Technologies entwickelt und unterstützt, wie die Source Engine, sowohl Grafik als auch Physikberechnungen. Ein großer Vorteil von </w:t>
      </w:r>
      <w:proofErr w:type="spellStart"/>
      <w:r>
        <w:t>Unity</w:t>
      </w:r>
      <w:proofErr w:type="spellEnd"/>
      <w:r>
        <w:t xml:space="preserve"> ist die große Anzahl der unterstützten Plattformen. Neben den Betriebssystemen Windows, Mac und Linux und den bekanntesten Konsolen (Playstation 3, Xbox360, Nintendo Wii) unterstützt </w:t>
      </w:r>
      <w:proofErr w:type="spellStart"/>
      <w:r>
        <w:t>Unity</w:t>
      </w:r>
      <w:proofErr w:type="spellEnd"/>
      <w:r>
        <w:t xml:space="preserve"> auch Smartphones (iOS, Android, Windows Phone) und weitere Plattformen.</w:t>
      </w:r>
    </w:p>
    <w:p w14:paraId="46C82846" w14:textId="77777777" w:rsidR="008A0CF5" w:rsidRDefault="008A0CF5" w:rsidP="008A0CF5"/>
    <w:p w14:paraId="07BDF048" w14:textId="77777777" w:rsidR="008A0CF5" w:rsidRPr="00F43F95" w:rsidRDefault="008A0CF5" w:rsidP="008A0CF5">
      <w:proofErr w:type="spellStart"/>
      <w:r>
        <w:t>Unity</w:t>
      </w:r>
      <w:proofErr w:type="spellEnd"/>
      <w:r>
        <w:t xml:space="preserve"> bietet eine Gratisversion und eine Pro-Version an, die für 1500$ erworben werden kann.</w:t>
      </w:r>
    </w:p>
    <w:p w14:paraId="1CB7AE62" w14:textId="77777777" w:rsidR="008A0CF5" w:rsidRPr="00380D23" w:rsidRDefault="008A0CF5" w:rsidP="00A76D1C">
      <w:pPr>
        <w:pStyle w:val="berschrift3"/>
        <w:rPr>
          <w:lang w:val="en-US"/>
        </w:rPr>
      </w:pPr>
      <w:bookmarkStart w:id="443" w:name="_Toc406781344"/>
      <w:bookmarkStart w:id="444" w:name="_Toc422468943"/>
      <w:r w:rsidRPr="00380D23">
        <w:rPr>
          <w:lang w:val="en-US"/>
        </w:rPr>
        <w:t>Unreal Engine 4</w:t>
      </w:r>
      <w:bookmarkEnd w:id="443"/>
      <w:bookmarkEnd w:id="444"/>
    </w:p>
    <w:p w14:paraId="4DA9B03B" w14:textId="77777777" w:rsidR="008A0CF5" w:rsidRPr="00380D23" w:rsidDel="000E24A9" w:rsidRDefault="008A0CF5" w:rsidP="008A0CF5">
      <w:pPr>
        <w:rPr>
          <w:del w:id="445" w:author="Daene" w:date="2015-01-08T17:04:00Z"/>
          <w:lang w:val="en-US"/>
        </w:rPr>
      </w:pPr>
      <w:del w:id="446" w:author="Daene" w:date="2015-01-08T17:04:00Z">
        <w:r w:rsidRPr="00380D23" w:rsidDel="000E24A9">
          <w:rPr>
            <w:lang w:val="en-US"/>
          </w:rPr>
          <w:delText>https://www.unrealengine.com/what-is-unreal-engine-4</w:delText>
        </w:r>
      </w:del>
    </w:p>
    <w:p w14:paraId="01DA9DFB" w14:textId="77777777" w:rsidR="008A0CF5" w:rsidRDefault="008A0CF5" w:rsidP="008A0CF5">
      <w:pPr>
        <w:tabs>
          <w:tab w:val="left" w:pos="1545"/>
        </w:tabs>
      </w:pPr>
      <w:r>
        <w:t xml:space="preserve">Unreal Engine wird von </w:t>
      </w:r>
      <w:proofErr w:type="spellStart"/>
      <w:r>
        <w:t>Epic</w:t>
      </w:r>
      <w:proofErr w:type="spellEnd"/>
      <w:r>
        <w:t xml:space="preserve"> Games entwickelt und ist auf allen verbreiteten Computer-Betriebssystemen lauffähig. Neben diesen unterstützt es allerdings auch die neue Konsolengeneration mit Playstation 4 und Xbox </w:t>
      </w:r>
      <w:proofErr w:type="spellStart"/>
      <w:r>
        <w:t>One</w:t>
      </w:r>
      <w:proofErr w:type="spellEnd"/>
      <w:r>
        <w:t>, sowie mobile Anwendungen mit iOS oder Android.</w:t>
      </w:r>
    </w:p>
    <w:p w14:paraId="3AEB51CB" w14:textId="77777777" w:rsidR="008A0CF5" w:rsidRDefault="008A0CF5" w:rsidP="008A0CF5"/>
    <w:p w14:paraId="70ADA7A5" w14:textId="77777777" w:rsidR="008A0CF5" w:rsidRDefault="008A0CF5" w:rsidP="008A0CF5">
      <w:r>
        <w:t xml:space="preserve">Seit der erstmaligen Verwendung der Unreal Engine im Computerspiel „Unreal“ im Jahr 1998 konnten viele, teilweise sehr bekannte Spiele erfolgreich auf der Engine aufbauen. Die Unreal Engine 4, das aktuellste Framework der Reihe, wurde in Spielen wie </w:t>
      </w:r>
      <w:proofErr w:type="spellStart"/>
      <w:r>
        <w:t>Tekken</w:t>
      </w:r>
      <w:proofErr w:type="spellEnd"/>
      <w:r>
        <w:t xml:space="preserve"> 7 oder </w:t>
      </w:r>
      <w:proofErr w:type="spellStart"/>
      <w:r>
        <w:t>Kingdom</w:t>
      </w:r>
      <w:proofErr w:type="spellEnd"/>
      <w:r>
        <w:t xml:space="preserve"> </w:t>
      </w:r>
      <w:proofErr w:type="spellStart"/>
      <w:r>
        <w:t>Hearts</w:t>
      </w:r>
      <w:proofErr w:type="spellEnd"/>
      <w:r>
        <w:t xml:space="preserve"> 3 eingesetzt.</w:t>
      </w:r>
    </w:p>
    <w:p w14:paraId="5105600C" w14:textId="77777777" w:rsidR="008A0CF5" w:rsidRDefault="008A0CF5" w:rsidP="008A0CF5"/>
    <w:p w14:paraId="564296FB" w14:textId="77777777"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 xml:space="preserve">wobei sie für Studenten und Hochschulen kostenlos zur Verfügung gestellt wurde. Während des Projektzeitraums entfiel die monatliche Gebühr generell, was die Verbreitung der </w:t>
      </w:r>
      <w:r w:rsidR="00627263">
        <w:lastRenderedPageBreak/>
        <w:t>Engine weiter fördert</w:t>
      </w:r>
      <w:del w:id="447" w:author="Admin" w:date="2015-07-06T13:38:00Z">
        <w:r w:rsidR="00627263" w:rsidDel="009D3C5C">
          <w:delText>e</w:delText>
        </w:r>
      </w:del>
      <w:r w:rsidR="00627263">
        <w:t xml:space="preserve">. Bei </w:t>
      </w:r>
      <w:r w:rsidR="00752A13">
        <w:t xml:space="preserve">einem finanziellen Erfolg eines mit der Unreal Engine 4 erstelltem Produkts fordert </w:t>
      </w:r>
      <w:proofErr w:type="spellStart"/>
      <w:r w:rsidR="00752A13">
        <w:t>Epic</w:t>
      </w:r>
      <w:proofErr w:type="spellEnd"/>
      <w:r w:rsidR="00752A13">
        <w:t xml:space="preserve"> Games eine prozentuale</w:t>
      </w:r>
      <w:ins w:id="448" w:author="Maximilian Schmitz" w:date="2015-06-19T09:06:00Z">
        <w:r w:rsidR="002E3F67">
          <w:t xml:space="preserve"> </w:t>
        </w:r>
      </w:ins>
      <w:r w:rsidR="00752A13">
        <w:t>Gewinnbeteiligung.</w:t>
      </w:r>
    </w:p>
    <w:p w14:paraId="53A7073B" w14:textId="77777777" w:rsidR="00627263" w:rsidRDefault="00627263">
      <w:r>
        <w:br w:type="page"/>
      </w:r>
    </w:p>
    <w:p w14:paraId="49CD396D" w14:textId="77777777" w:rsidR="008A0CF5" w:rsidRDefault="008A0CF5" w:rsidP="00A76D1C">
      <w:pPr>
        <w:pStyle w:val="berschrift3"/>
      </w:pPr>
      <w:bookmarkStart w:id="449" w:name="_Toc422468944"/>
      <w:r>
        <w:lastRenderedPageBreak/>
        <w:t>Verwendung im Projekt</w:t>
      </w:r>
      <w:bookmarkEnd w:id="449"/>
    </w:p>
    <w:p w14:paraId="6120E004" w14:textId="77777777" w:rsidR="008A0CF5" w:rsidRDefault="008A0CF5" w:rsidP="008A0CF5">
      <w:r>
        <w:t xml:space="preserve">Da die erwähnten Frameworks sich im Funktionsumfang kaum bis überhaupt nicht unterscheiden war die Auswahl der geeigneten Engine nicht ohne weiteres möglich. </w:t>
      </w:r>
    </w:p>
    <w:p w14:paraId="1B02891D" w14:textId="77777777" w:rsidR="00E52F93" w:rsidRDefault="008A0CF5" w:rsidP="008A0CF5">
      <w:pPr>
        <w:tabs>
          <w:tab w:val="left" w:pos="2940"/>
        </w:tabs>
        <w:rPr>
          <w:ins w:id="450" w:author="Maximilian Schmitz" w:date="2015-07-06T17:35:00Z"/>
        </w:rPr>
      </w:pPr>
      <w:r>
        <w:t>Eines der Hauptmerkmale, die für die Entscheidung relevant waren, war der Preis und die Lizensierung des Produkts.</w:t>
      </w:r>
    </w:p>
    <w:p w14:paraId="2A88C9BA" w14:textId="4B52E4DE" w:rsidR="00E52F93" w:rsidRDefault="008A0CF5" w:rsidP="008A0CF5">
      <w:pPr>
        <w:tabs>
          <w:tab w:val="left" w:pos="2940"/>
        </w:tabs>
        <w:rPr>
          <w:ins w:id="451" w:author="Maximilian Schmitz" w:date="2015-07-06T17:35:00Z"/>
        </w:rPr>
      </w:pPr>
      <w:del w:id="452" w:author="Maximilian Schmitz" w:date="2015-06-19T09:06:00Z">
        <w:r w:rsidDel="00B77DBC">
          <w:br/>
        </w:r>
      </w:del>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5CAF9E57" w:rsidR="008A0CF5" w:rsidRDefault="008A0CF5" w:rsidP="008A0CF5">
      <w:pPr>
        <w:tabs>
          <w:tab w:val="left" w:pos="2940"/>
        </w:tabs>
      </w:pPr>
      <w:del w:id="453" w:author="Maximilian Schmitz" w:date="2015-06-19T09:06:00Z">
        <w:r w:rsidDel="00B77DBC">
          <w:br/>
        </w:r>
      </w:del>
      <w:r>
        <w:t xml:space="preserve">Aus diesem Grund muss der Code der Game-Engine um eine Schnittstelle erweitert werden, die die Befehle von der KI entgegennimmt. Bei der </w:t>
      </w:r>
      <w:proofErr w:type="spellStart"/>
      <w:r>
        <w:t>Unity</w:t>
      </w:r>
      <w:proofErr w:type="spellEnd"/>
      <w:r>
        <w:t xml:space="preserve">-Engine ist dies nicht möglich, da dieses Framework in der Gratis-Version keine Erweiterung des Quellcodes um </w:t>
      </w:r>
      <w:proofErr w:type="spellStart"/>
      <w:r>
        <w:t>Plugins</w:t>
      </w:r>
      <w:proofErr w:type="spellEnd"/>
      <w:r>
        <w:t xml:space="preserve"> zulässt.</w:t>
      </w:r>
    </w:p>
    <w:p w14:paraId="67063B5D" w14:textId="77777777" w:rsidR="008A0CF5" w:rsidRDefault="008A0CF5" w:rsidP="008A0CF5"/>
    <w:p w14:paraId="75204536" w14:textId="77777777" w:rsidR="008A0CF5" w:rsidRDefault="008A0CF5" w:rsidP="008A0CF5">
      <w:pPr>
        <w:rPr>
          <w:ins w:id="454" w:author="Maximilian Schmitz" w:date="2015-06-14T09:51:00Z"/>
        </w:rPr>
      </w:pPr>
      <w:r>
        <w:t>Aus den oben genannten Gründen fiel die Wahl auf die Unreal Engine 4.</w:t>
      </w:r>
    </w:p>
    <w:p w14:paraId="720C0E11" w14:textId="77777777" w:rsidR="005E65D5" w:rsidRDefault="005E65D5" w:rsidP="008A0CF5"/>
    <w:p w14:paraId="5384A047" w14:textId="77777777" w:rsidR="008A0CF5" w:rsidRDefault="008A0CF5" w:rsidP="00A76D1C">
      <w:pPr>
        <w:pStyle w:val="berschrift2"/>
      </w:pPr>
      <w:bookmarkStart w:id="455" w:name="_Ref422468197"/>
      <w:bookmarkStart w:id="456" w:name="_Toc422468945"/>
      <w:r>
        <w:t>Scripting-Ans</w:t>
      </w:r>
      <w:ins w:id="457" w:author="Daene" w:date="2015-01-08T17:05:00Z">
        <w:r w:rsidR="000E24A9">
          <w:t>a</w:t>
        </w:r>
      </w:ins>
      <w:del w:id="458" w:author="Daene" w:date="2015-01-08T17:05:00Z">
        <w:r w:rsidDel="000E24A9">
          <w:delText>ä</w:delText>
        </w:r>
      </w:del>
      <w:r>
        <w:t>tz</w:t>
      </w:r>
      <w:bookmarkEnd w:id="455"/>
      <w:bookmarkEnd w:id="456"/>
      <w:del w:id="459" w:author="Daene" w:date="2015-01-08T17:05:00Z">
        <w:r w:rsidDel="000E24A9">
          <w:delText>e</w:delText>
        </w:r>
      </w:del>
    </w:p>
    <w:p w14:paraId="2205B89C" w14:textId="77777777" w:rsidR="008A0CF5" w:rsidRDefault="008A0CF5" w:rsidP="00A76D1C">
      <w:pPr>
        <w:pStyle w:val="berschrift3"/>
        <w:pPrChange w:id="460" w:author="Maximilian Schmitz" w:date="2015-07-06T22:28:00Z">
          <w:pPr>
            <w:pStyle w:val="berschrift3"/>
          </w:pPr>
        </w:pPrChange>
      </w:pPr>
      <w:bookmarkStart w:id="461" w:name="_Toc422468946"/>
      <w:r>
        <w:t>Grundsätzliches</w:t>
      </w:r>
      <w:bookmarkEnd w:id="461"/>
    </w:p>
    <w:p w14:paraId="5087F2F7" w14:textId="77777777"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14:paraId="0A80D3B6" w14:textId="050D5CF5" w:rsidR="008A0CF5" w:rsidRDefault="008A0CF5" w:rsidP="008A0CF5">
      <w:pPr>
        <w:rPr>
          <w:ins w:id="462" w:author="Maximilian Schmitz" w:date="2015-07-06T17:44:00Z"/>
        </w:rPr>
      </w:pPr>
      <w:commentRangeStart w:id="463"/>
      <w:r>
        <w:t>Hierbei fiel die Wahl auf eine S</w:t>
      </w:r>
      <w:ins w:id="464" w:author="Maximilian Schmitz" w:date="2015-07-06T17:45:00Z">
        <w:r w:rsidR="002A4E09">
          <w:t>k</w:t>
        </w:r>
      </w:ins>
      <w:del w:id="465" w:author="Maximilian Schmitz" w:date="2015-07-06T17:45:00Z">
        <w:r w:rsidDel="002A4E09">
          <w:delText>c</w:delText>
        </w:r>
      </w:del>
      <w:r>
        <w:t>riptsprache, da diese typischerweise leichtgewichtig und einfach zu erlernen sind.</w:t>
      </w:r>
      <w:commentRangeEnd w:id="463"/>
      <w:r w:rsidR="006602C5">
        <w:rPr>
          <w:rStyle w:val="Kommentarzeichen"/>
        </w:rPr>
        <w:commentReference w:id="463"/>
      </w:r>
    </w:p>
    <w:p w14:paraId="62093F3D" w14:textId="56ED404C" w:rsidR="002A4E09" w:rsidRDefault="002A4E09" w:rsidP="008A0CF5">
      <w:pPr>
        <w:rPr>
          <w:ins w:id="466" w:author="Maximilian Schmitz" w:date="2015-07-06T17:47:00Z"/>
        </w:rPr>
      </w:pPr>
      <w:ins w:id="467" w:author="Maximilian Schmitz" w:date="2015-07-06T17:44:00Z">
        <w:r>
          <w:lastRenderedPageBreak/>
          <w:t xml:space="preserve">Alternativ wäre ein Client-Server Ansatz denkbar. </w:t>
        </w:r>
      </w:ins>
      <w:ins w:id="468" w:author="Maximilian Schmitz" w:date="2015-07-06T17:45:00Z">
        <w:r>
          <w:t xml:space="preserve">Der Nachteil hierbei ist, dass für jeden Spieler ein eigener Client implementiert werden muss. </w:t>
        </w:r>
      </w:ins>
      <w:ins w:id="469" w:author="Maximilian Schmitz" w:date="2015-07-06T17:46:00Z">
        <w:r>
          <w:t xml:space="preserve">Der Aufwand und die Komplexität liegen für Client Implementierung höher als beim Erarbeiten eines Skriptes zur Steuerung </w:t>
        </w:r>
      </w:ins>
      <w:ins w:id="470" w:author="Maximilian Schmitz" w:date="2015-07-06T17:47:00Z">
        <w:r>
          <w:t>der Spieler.</w:t>
        </w:r>
      </w:ins>
    </w:p>
    <w:p w14:paraId="4B13F00F" w14:textId="4337C9BD" w:rsidR="002A4E09" w:rsidRDefault="002A4E09" w:rsidP="008A0CF5">
      <w:ins w:id="471" w:author="Maximilian Schmitz" w:date="2015-07-06T17:47:00Z">
        <w:r>
          <w:t>Da die Erstellung einer künstlichen Intelligenz für die Spieler auch für Personen ohne größere Programmierkenntnisse möglich sein soll,</w:t>
        </w:r>
      </w:ins>
      <w:ins w:id="472" w:author="Maximilian Schmitz" w:date="2015-07-06T17:49:00Z">
        <w:r>
          <w:t xml:space="preserve"> ist eine Skriptsprache der geeignetere Ansatz.</w:t>
        </w:r>
      </w:ins>
    </w:p>
    <w:p w14:paraId="0B46A8C3" w14:textId="193FF0C1" w:rsidR="008A0CF5" w:rsidRDefault="00D421B5" w:rsidP="00A76D1C">
      <w:pPr>
        <w:pStyle w:val="berschrift3"/>
      </w:pPr>
      <w:bookmarkStart w:id="473" w:name="_Toc422468947"/>
      <w:ins w:id="474" w:author="Maximilian Schmitz" w:date="2015-07-06T18:12:00Z">
        <w:r>
          <w:t>LUA</w:t>
        </w:r>
      </w:ins>
      <w:commentRangeStart w:id="475"/>
      <w:del w:id="476" w:author="Maximilian Schmitz" w:date="2015-07-06T18:12:00Z">
        <w:r w:rsidR="008A0CF5" w:rsidDel="00D421B5">
          <w:delText>Lua</w:delText>
        </w:r>
      </w:del>
      <w:bookmarkEnd w:id="473"/>
      <w:commentRangeEnd w:id="475"/>
      <w:r w:rsidR="006602C5">
        <w:rPr>
          <w:rStyle w:val="Kommentarzeichen"/>
          <w:b w:val="0"/>
        </w:rPr>
        <w:commentReference w:id="475"/>
      </w:r>
    </w:p>
    <w:p w14:paraId="30C50ACC" w14:textId="77777777" w:rsidR="008A0CF5" w:rsidRPr="00E30ACE" w:rsidDel="000E24A9" w:rsidRDefault="008A0CF5" w:rsidP="008A0CF5">
      <w:pPr>
        <w:rPr>
          <w:del w:id="477" w:author="Daene" w:date="2015-01-08T17:05:00Z"/>
        </w:rPr>
      </w:pPr>
      <w:del w:id="478" w:author="Daene" w:date="2015-01-08T17:05:00Z">
        <w:r w:rsidRPr="00E30ACE" w:rsidDel="000E24A9">
          <w:delText>https://en.wikipedia.org/wiki/Lua_%28programming_language%29</w:delText>
        </w:r>
      </w:del>
    </w:p>
    <w:p w14:paraId="0865BCFF" w14:textId="5499A068" w:rsidR="00DB727D" w:rsidRDefault="008A0CF5" w:rsidP="008A0CF5">
      <w:pPr>
        <w:rPr>
          <w:ins w:id="479" w:author="Maximilian Schmitz" w:date="2015-07-06T17:50:00Z"/>
        </w:rPr>
      </w:pPr>
      <w:del w:id="480" w:author="Maximilian Schmitz" w:date="2015-07-06T18:12:00Z">
        <w:r w:rsidDel="00D421B5">
          <w:delText>Lua</w:delText>
        </w:r>
      </w:del>
      <w:ins w:id="481" w:author="Maximilian Schmitz" w:date="2015-07-06T18:12:00Z">
        <w:r w:rsidR="00D421B5">
          <w:t>LUA</w:t>
        </w:r>
      </w:ins>
      <w:r>
        <w:t xml:space="preserve"> ist eine leichtgewichtige S</w:t>
      </w:r>
      <w:ins w:id="482" w:author="Maximilian Schmitz" w:date="2015-07-06T18:12:00Z">
        <w:r w:rsidR="00D421B5">
          <w:t>k</w:t>
        </w:r>
      </w:ins>
      <w:del w:id="483" w:author="Maximilian Schmitz" w:date="2015-07-06T18:12:00Z">
        <w:r w:rsidDel="00D421B5">
          <w:delText>c</w:delText>
        </w:r>
      </w:del>
      <w:r>
        <w:t xml:space="preserve">riptsprache und kann auf verschiedenen Plattformen eingesetzt werden. Dabei bietet </w:t>
      </w:r>
      <w:ins w:id="484" w:author="Maximilian Schmitz" w:date="2015-07-06T18:12:00Z">
        <w:r w:rsidR="00D421B5">
          <w:t xml:space="preserve">LUA </w:t>
        </w:r>
      </w:ins>
      <w:del w:id="485" w:author="Maximilian Schmitz" w:date="2015-07-06T18:12:00Z">
        <w:r w:rsidDel="00D421B5">
          <w:delText xml:space="preserve">Lua </w:delText>
        </w:r>
      </w:del>
      <w:r>
        <w:t>eine Menge von Basisfunktionen die zur Behandlung eines Problems erweitert werden können.</w:t>
      </w:r>
    </w:p>
    <w:p w14:paraId="04DBB27C" w14:textId="64A8F8D2" w:rsidR="00DB727D" w:rsidRDefault="00DB727D" w:rsidP="008A0CF5">
      <w:pPr>
        <w:rPr>
          <w:ins w:id="486" w:author="Maximilian Schmitz" w:date="2015-07-06T17:51:00Z"/>
        </w:rPr>
      </w:pPr>
      <w:ins w:id="487" w:author="Maximilian Schmitz" w:date="2015-07-06T17:50:00Z">
        <w:r>
          <w:t xml:space="preserve">Der Aufbau von </w:t>
        </w:r>
      </w:ins>
      <w:ins w:id="488" w:author="Maximilian Schmitz" w:date="2015-07-06T18:12:00Z">
        <w:r w:rsidR="00D421B5">
          <w:t xml:space="preserve">LUA </w:t>
        </w:r>
      </w:ins>
      <w:ins w:id="489" w:author="Maximilian Schmitz" w:date="2015-07-06T17:50:00Z">
        <w:r>
          <w:t xml:space="preserve">ermöglicht das </w:t>
        </w:r>
        <w:r w:rsidR="00C33097">
          <w:t xml:space="preserve">einfache </w:t>
        </w:r>
      </w:ins>
      <w:ins w:id="490" w:author="Maximilian Schmitz" w:date="2015-07-06T17:51:00Z">
        <w:r w:rsidR="00C33097">
          <w:t>E</w:t>
        </w:r>
      </w:ins>
      <w:ins w:id="491" w:author="Maximilian Schmitz" w:date="2015-07-06T17:50:00Z">
        <w:r w:rsidR="00C33097">
          <w:t xml:space="preserve">inbinden der Skriptsprache in größere Projekte. Das </w:t>
        </w:r>
      </w:ins>
      <w:ins w:id="492" w:author="Maximilian Schmitz" w:date="2015-07-06T17:51:00Z">
        <w:r w:rsidR="00C33097">
          <w:t xml:space="preserve">liegt darin begründet, dass </w:t>
        </w:r>
      </w:ins>
      <w:ins w:id="493" w:author="Maximilian Schmitz" w:date="2015-07-06T18:12:00Z">
        <w:r w:rsidR="00D421B5">
          <w:t xml:space="preserve">LUA </w:t>
        </w:r>
      </w:ins>
      <w:ins w:id="494" w:author="Maximilian Schmitz" w:date="2015-07-06T17:51:00Z">
        <w:r w:rsidR="00C33097">
          <w:t>in reinem ANSI C Code geschrieben ist und die Bibliothek keine weiteren Abhängigkeiten besitzt.</w:t>
        </w:r>
      </w:ins>
    </w:p>
    <w:p w14:paraId="123BF24E" w14:textId="6F4E2F06" w:rsidR="008A0CF5" w:rsidRDefault="00C33097" w:rsidP="008A0CF5">
      <w:pPr>
        <w:rPr>
          <w:ins w:id="495" w:author="Maximilian Schmitz" w:date="2015-07-06T17:53:00Z"/>
        </w:rPr>
      </w:pPr>
      <w:ins w:id="496" w:author="Maximilian Schmitz" w:date="2015-07-06T17:52:00Z">
        <w:r>
          <w:t xml:space="preserve">Zudem ist die Sprache leicht zu erlernen </w:t>
        </w:r>
      </w:ins>
      <w:del w:id="497" w:author="Maximilian Schmitz" w:date="2015-07-06T17:52:00Z">
        <w:r w:rsidR="008A0CF5" w:rsidDel="00C33097">
          <w:delText xml:space="preserve"> Da Lua </w:delText>
        </w:r>
        <w:commentRangeStart w:id="498"/>
        <w:r w:rsidR="008A0CF5" w:rsidDel="00C33097">
          <w:delText xml:space="preserve">leicht einzubinden </w:delText>
        </w:r>
      </w:del>
      <w:commentRangeEnd w:id="498"/>
      <w:r w:rsidR="006602C5">
        <w:rPr>
          <w:rStyle w:val="Kommentarzeichen"/>
        </w:rPr>
        <w:commentReference w:id="498"/>
      </w:r>
      <w:del w:id="499" w:author="Maximilian Schmitz" w:date="2015-07-06T17:52:00Z">
        <w:r w:rsidR="008A0CF5" w:rsidDel="00C33097">
          <w:delText>und zu erlernen ist</w:delText>
        </w:r>
      </w:del>
      <w:ins w:id="500" w:author="Maximilian Schmitz" w:date="2015-07-06T17:52:00Z">
        <w:r>
          <w:t>und</w:t>
        </w:r>
      </w:ins>
      <w:r w:rsidR="008A0CF5">
        <w:t xml:space="preserve"> wird die Sprache bereits in vielen Programmen, unter anderem in Videospielen wie Garrys </w:t>
      </w:r>
      <w:proofErr w:type="spellStart"/>
      <w:r w:rsidR="008A0CF5">
        <w:t>Mod</w:t>
      </w:r>
      <w:proofErr w:type="spellEnd"/>
      <w:r w:rsidR="008A0CF5">
        <w:t xml:space="preserve">, </w:t>
      </w:r>
      <w:commentRangeStart w:id="501"/>
      <w:r w:rsidR="008A0CF5">
        <w:t>eingesetzt</w:t>
      </w:r>
      <w:commentRangeEnd w:id="501"/>
      <w:r w:rsidR="00EE0391">
        <w:rPr>
          <w:rStyle w:val="Kommentarzeichen"/>
        </w:rPr>
        <w:commentReference w:id="501"/>
      </w:r>
      <w:r w:rsidR="008A0CF5">
        <w:t>.</w:t>
      </w:r>
    </w:p>
    <w:p w14:paraId="256EEB13" w14:textId="77777777" w:rsidR="00C33097" w:rsidRDefault="00C33097" w:rsidP="008A0CF5">
      <w:pPr>
        <w:rPr>
          <w:ins w:id="502" w:author="Maximilian Schmitz" w:date="2015-07-06T17:53:00Z"/>
        </w:rPr>
      </w:pPr>
    </w:p>
    <w:p w14:paraId="2B3CEEFA" w14:textId="415E2EFF" w:rsidR="00C33097" w:rsidRDefault="00C33097" w:rsidP="00A76D1C">
      <w:pPr>
        <w:pStyle w:val="berschrift3"/>
        <w:rPr>
          <w:ins w:id="503" w:author="Maximilian Schmitz" w:date="2015-07-06T17:53:00Z"/>
        </w:rPr>
        <w:pPrChange w:id="504" w:author="Maximilian Schmitz" w:date="2015-07-06T22:28:00Z">
          <w:pPr/>
        </w:pPrChange>
      </w:pPr>
      <w:ins w:id="505" w:author="Maximilian Schmitz" w:date="2015-07-06T17:53:00Z">
        <w:r>
          <w:t>Alternative Skriptsprachen</w:t>
        </w:r>
      </w:ins>
    </w:p>
    <w:p w14:paraId="03F3F72D" w14:textId="7187E67B" w:rsidR="00C33097" w:rsidRDefault="00C33097">
      <w:pPr>
        <w:rPr>
          <w:ins w:id="506" w:author="Maximilian Schmitz" w:date="2015-07-06T17:56:00Z"/>
        </w:rPr>
      </w:pPr>
      <w:ins w:id="507" w:author="Maximilian Schmitz" w:date="2015-07-06T17:53:00Z">
        <w:r>
          <w:t xml:space="preserve">Außer </w:t>
        </w:r>
      </w:ins>
      <w:ins w:id="508" w:author="Maximilian Schmitz" w:date="2015-07-06T18:12:00Z">
        <w:r w:rsidR="00D421B5">
          <w:t xml:space="preserve">LUA </w:t>
        </w:r>
      </w:ins>
      <w:ins w:id="509" w:author="Maximilian Schmitz" w:date="2015-07-06T17:53:00Z">
        <w:r>
          <w:t>stehen noch andere Skri</w:t>
        </w:r>
      </w:ins>
      <w:ins w:id="510" w:author="Maximilian Schmitz" w:date="2015-07-06T17:54:00Z">
        <w:r>
          <w:t>p</w:t>
        </w:r>
      </w:ins>
      <w:ins w:id="511" w:author="Maximilian Schmitz" w:date="2015-07-06T17:53:00Z">
        <w:r>
          <w:t xml:space="preserve">tsprachen zur Verfügung. </w:t>
        </w:r>
      </w:ins>
      <w:ins w:id="512" w:author="Maximilian Schmitz" w:date="2015-07-06T17:54:00Z">
        <w:r>
          <w:t xml:space="preserve">Bekannte und wichtige Vertreter sind JavaScript, Python oder Perl. </w:t>
        </w:r>
      </w:ins>
      <w:ins w:id="513" w:author="Maximilian Schmitz" w:date="2015-07-06T17:55:00Z">
        <w:r w:rsidR="001B0871">
          <w:t xml:space="preserve">Diese sind zwar mächtiger als </w:t>
        </w:r>
      </w:ins>
      <w:ins w:id="514" w:author="Maximilian Schmitz" w:date="2015-07-06T18:12:00Z">
        <w:r w:rsidR="00D421B5">
          <w:t>LUA</w:t>
        </w:r>
      </w:ins>
      <w:ins w:id="515" w:author="Maximilian Schmitz" w:date="2015-07-06T17:55:00Z">
        <w:r w:rsidR="001B0871">
          <w:t xml:space="preserve">, aber auch </w:t>
        </w:r>
      </w:ins>
      <w:ins w:id="516" w:author="Maximilian Schmitz" w:date="2015-07-06T17:56:00Z">
        <w:r w:rsidR="001B0871">
          <w:t>dementsprechend</w:t>
        </w:r>
      </w:ins>
      <w:ins w:id="517" w:author="Maximilian Schmitz" w:date="2015-07-06T17:55:00Z">
        <w:r w:rsidR="001B0871">
          <w:t xml:space="preserve"> komplexer.</w:t>
        </w:r>
      </w:ins>
    </w:p>
    <w:p w14:paraId="4C36CE83" w14:textId="7C2C6D1D" w:rsidR="001B0871" w:rsidRPr="00C33097" w:rsidRDefault="001B0871">
      <w:ins w:id="518" w:author="Maximilian Schmitz" w:date="2015-07-06T17:56:00Z">
        <w:r>
          <w:t xml:space="preserve">Da das Augenmerk auf der einfachen Integration und der unproblematischen Verwendung lag, fiel die Entscheidung auf </w:t>
        </w:r>
      </w:ins>
      <w:ins w:id="519" w:author="Maximilian Schmitz" w:date="2015-07-06T18:12:00Z">
        <w:r w:rsidR="00D421B5">
          <w:t>LUA</w:t>
        </w:r>
      </w:ins>
      <w:ins w:id="520" w:author="Maximilian Schmitz" w:date="2015-07-06T17:56:00Z">
        <w:r>
          <w:t>. Hier treten, wie oben genannt, bei der Integration keine weiteren Abhängigke</w:t>
        </w:r>
        <w:r w:rsidR="00D421B5">
          <w:t>itsprobleme auf. Außerdem genügen</w:t>
        </w:r>
        <w:r>
          <w:t xml:space="preserve"> der Umfang und die Möglichkeiten von </w:t>
        </w:r>
      </w:ins>
      <w:ins w:id="521" w:author="Maximilian Schmitz" w:date="2015-07-06T18:12:00Z">
        <w:r w:rsidR="00D421B5">
          <w:t xml:space="preserve">LUA </w:t>
        </w:r>
      </w:ins>
      <w:ins w:id="522" w:author="Maximilian Schmitz" w:date="2015-07-06T17:56:00Z">
        <w:r>
          <w:t>für die Umsetzung des Projektes vollkommen.</w:t>
        </w:r>
      </w:ins>
    </w:p>
    <w:p w14:paraId="20CB44AC" w14:textId="77777777" w:rsidR="00493EDB" w:rsidRDefault="00493EDB" w:rsidP="00493EDB"/>
    <w:p w14:paraId="31164603" w14:textId="77777777" w:rsidR="00493EDB" w:rsidRDefault="00493EDB" w:rsidP="00A76D1C">
      <w:pPr>
        <w:pStyle w:val="berschrift2"/>
      </w:pPr>
      <w:bookmarkStart w:id="523" w:name="_Toc422468948"/>
      <w:r>
        <w:lastRenderedPageBreak/>
        <w:t>Robo Cup</w:t>
      </w:r>
      <w:bookmarkEnd w:id="523"/>
    </w:p>
    <w:p w14:paraId="3E88BE87" w14:textId="77777777" w:rsidR="000B4070" w:rsidRDefault="001463FE" w:rsidP="001463FE">
      <w:pPr>
        <w:rPr>
          <w:ins w:id="524"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525" w:author="Kekeisen Michael" w:date="2015-01-07T23:16:00Z">
        <w:r w:rsidR="002C4A71">
          <w:t xml:space="preserve">es </w:t>
        </w:r>
      </w:ins>
      <w:r>
        <w:t>darum geht Roboter autonom Fußball spielen zu lassen.</w:t>
      </w:r>
      <w:del w:id="526" w:author="Maximilian Schmitz" w:date="2015-06-14T09:52:00Z">
        <w:r w:rsidDel="000B4070">
          <w:br/>
        </w:r>
      </w:del>
    </w:p>
    <w:p w14:paraId="1F0207ED" w14:textId="77777777" w:rsidR="000B4070" w:rsidRDefault="001463FE" w:rsidP="001463FE">
      <w:pPr>
        <w:rPr>
          <w:ins w:id="527" w:author="Maximilian Schmitz" w:date="2015-06-14T09:52:00Z"/>
        </w:rPr>
      </w:pPr>
      <w:r>
        <w:t>In den meisten Kategorien steht das Entwickeln und Konstruieren der Roboter im Vordergrund. Die</w:t>
      </w:r>
      <w:del w:id="528" w:author="Admin" w:date="2015-07-06T13:46:00Z">
        <w:r w:rsidDel="00EE0391">
          <w:delText>se</w:delText>
        </w:r>
      </w:del>
      <w:r>
        <w:t xml:space="preserve"> Kategorien unterscheiden sich in der Größe und den Eigenschaften der Roboter, sowie in der Größe der Teams.</w:t>
      </w:r>
      <w:del w:id="529" w:author="Maximilian Schmitz" w:date="2015-06-14T09:52:00Z">
        <w:r w:rsidDel="000B4070">
          <w:br/>
        </w:r>
      </w:del>
    </w:p>
    <w:p w14:paraId="2BF6E27F" w14:textId="77777777"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r w:rsidR="00867956">
            <w:rPr>
              <w:noProof/>
            </w:rPr>
            <w:t>[1, p. 2f]</w:t>
          </w:r>
          <w:r>
            <w:fldChar w:fldCharType="end"/>
          </w:r>
        </w:sdtContent>
      </w:sdt>
      <w:r>
        <w:t>).</w:t>
      </w:r>
    </w:p>
    <w:p w14:paraId="395BDBFB" w14:textId="77777777" w:rsidR="001463FE" w:rsidRDefault="001463FE" w:rsidP="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sidP="001463FE">
      <w:r>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77777777" w:rsidR="001463FE" w:rsidRDefault="001463FE" w:rsidP="001463FE">
      <w:r>
        <w:t xml:space="preserve">Die 3D-Version bietet eine komplexere </w:t>
      </w:r>
      <w:proofErr w:type="spellStart"/>
      <w:r>
        <w:t>Physikengine</w:t>
      </w:r>
      <w:proofErr w:type="spellEnd"/>
      <w:r>
        <w:t>,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sidP="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r w:rsidR="00867956">
            <w:rPr>
              <w:noProof/>
            </w:rPr>
            <w:t>[1, p. 11]</w:t>
          </w:r>
          <w:r>
            <w:fldChar w:fldCharType="end"/>
          </w:r>
        </w:sdtContent>
      </w:sdt>
      <w:r>
        <w:t xml:space="preserve">). Der Server kontrolliert die Simulation und Implementiert die Regeln und die Physik. Die Spielerintelligenz wird von den Clients realisiert. Pro Spieler wird ein Client benötigt. Die Clients kommunizieren über UDP/IP mit dem </w:t>
      </w:r>
      <w:r>
        <w:lastRenderedPageBreak/>
        <w:t>Server und erhalten so Informationen über das Spiel und können den entsprechenden Spieler steuern.</w:t>
      </w:r>
    </w:p>
    <w:p w14:paraId="54C7613D" w14:textId="77777777" w:rsidR="001463FE" w:rsidRDefault="001463FE" w:rsidP="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rsidP="001463FE"/>
    <w:p w14:paraId="57CF41B5" w14:textId="75E6248F" w:rsidR="001463FE" w:rsidRDefault="001463FE" w:rsidP="001463FE">
      <w:r>
        <w:t xml:space="preserve">Viele Ansätze aus der RoboCup Simulation League können für die Aufgabenstellung </w:t>
      </w:r>
      <w:ins w:id="530"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rsidP="00493EDB"/>
    <w:p w14:paraId="5A7BA0B8" w14:textId="77777777" w:rsidR="00493EDB" w:rsidRDefault="00493EDB" w:rsidP="00A76D1C">
      <w:pPr>
        <w:pStyle w:val="berschrift2"/>
      </w:pPr>
      <w:bookmarkStart w:id="531" w:name="_Toc422468949"/>
      <w:r>
        <w:t>Künstliche Intelligenz</w:t>
      </w:r>
      <w:bookmarkEnd w:id="531"/>
    </w:p>
    <w:p w14:paraId="53D19287" w14:textId="33C5CA79" w:rsidR="001463FE" w:rsidRDefault="001463FE" w:rsidP="001463FE">
      <w:r>
        <w:t xml:space="preserve">Künstliche Intelligenz beschäftigt sich mit </w:t>
      </w:r>
      <w:del w:id="532" w:author="Kekeisen Michael" w:date="2015-01-07T23:18:00Z">
        <w:r w:rsidDel="002C4A71">
          <w:delText xml:space="preserve">Wegen </w:delText>
        </w:r>
      </w:del>
      <w:ins w:id="533"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r w:rsidR="00867956">
            <w:rPr>
              <w:noProof/>
            </w:rPr>
            <w:t>[2, p. 13f]</w:t>
          </w:r>
          <w:r>
            <w:fldChar w:fldCharType="end"/>
          </w:r>
        </w:sdtContent>
      </w:sdt>
      <w:r>
        <w:t xml:space="preserve">). Wobei es nicht direkt um den Vergleich mit der menschlichen Denkweise geht, sondern darum mit den nachgebildeten menschlichen Fähigkeiten </w:t>
      </w:r>
      <w:del w:id="534" w:author="Maximilian Schmitz" w:date="2015-07-06T17:37:00Z">
        <w:r w:rsidDel="00E52F93">
          <w:delText xml:space="preserve">zur Problemlösung die </w:delText>
        </w:r>
        <w:commentRangeStart w:id="535"/>
        <w:r w:rsidDel="00E52F93">
          <w:delText>Leistungsfähigkeit von Computern zu erhöhen</w:delText>
        </w:r>
        <w:commentRangeEnd w:id="535"/>
        <w:r w:rsidR="005F0998" w:rsidDel="00E52F93">
          <w:rPr>
            <w:rStyle w:val="Kommentarzeichen"/>
          </w:rPr>
          <w:commentReference w:id="535"/>
        </w:r>
        <w:r w:rsidDel="00E52F93">
          <w:delText>.</w:delText>
        </w:r>
      </w:del>
      <w:ins w:id="536" w:author="Maximilian Schmitz" w:date="2015-07-06T17:37:00Z">
        <w:r w:rsidR="00E52F93">
          <w:t>komplexe Problemstellungen zu lösen. Dabei handelt es sich um Probleme, die von klassischen Computerprogr</w:t>
        </w:r>
      </w:ins>
      <w:ins w:id="537" w:author="Maximilian Schmitz" w:date="2015-07-06T17:38:00Z">
        <w:r w:rsidR="00E52F93">
          <w:t>ammen nicht bewältigt werden können.</w:t>
        </w:r>
      </w:ins>
    </w:p>
    <w:p w14:paraId="29EF1D29" w14:textId="77777777" w:rsidR="001463FE" w:rsidRDefault="001463FE" w:rsidP="001463FE"/>
    <w:p w14:paraId="553E78BF" w14:textId="77777777" w:rsidR="001463FE" w:rsidRDefault="001463FE" w:rsidP="001463FE">
      <w:r>
        <w:t>Das Feld der künstlichen Intelligenz ist breit aufgestellt und umfasst viele verschiedene Einsatzgebiete.</w:t>
      </w:r>
    </w:p>
    <w:p w14:paraId="58AB22D5" w14:textId="77777777" w:rsidR="001463FE" w:rsidRDefault="001463FE" w:rsidP="001463FE">
      <w:r>
        <w:t xml:space="preserve">Ansätze der künstlichen Intelligenz sind zum Beispiel im Gebiet des Data Mining zu sehen. Mit der Technik soll die Wissensdarstellung und die Wissensverarbeitung </w:t>
      </w:r>
      <w:r>
        <w:lastRenderedPageBreak/>
        <w:t>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sidP="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rsidP="001463FE"/>
    <w:p w14:paraId="21D168D7" w14:textId="0961D2C8" w:rsidR="001463FE" w:rsidRDefault="001463FE" w:rsidP="001463FE">
      <w:r>
        <w:t xml:space="preserve">Oft wird der Begriff künstliche Intelligenz auch mit maschinellem Lernen in Verbindung gebracht. Maschinelles Lernen stellt ein Teilgebiet der künstlichen Intelligenz dar, bei dem Computer auf Basis von vorhandenen Daten neues Wissen </w:t>
      </w:r>
      <w:del w:id="538" w:author="Admin" w:date="2015-07-06T13:57:00Z">
        <w:r w:rsidDel="005E3E9C">
          <w:delText>Generieren</w:delText>
        </w:r>
      </w:del>
      <w:ins w:id="539"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sidP="001463FE">
      <w:r>
        <w:t xml:space="preserve">Dies wird in vielen Fällen mittels künstlicher neuronaler Netze versucht. Sie bilden menschliche </w:t>
      </w:r>
      <w:ins w:id="540" w:author="Admin" w:date="2015-07-06T13:58:00Z">
        <w:r w:rsidR="005E3E9C">
          <w:t>Hirns</w:t>
        </w:r>
      </w:ins>
      <w:del w:id="541"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r w:rsidR="00867956">
            <w:rPr>
              <w:noProof/>
            </w:rPr>
            <w:t>[2, p. 16]</w:t>
          </w:r>
          <w:r>
            <w:fldChar w:fldCharType="end"/>
          </w:r>
        </w:sdtContent>
      </w:sdt>
      <w:r>
        <w:t>).</w:t>
      </w:r>
    </w:p>
    <w:p w14:paraId="67FBA518" w14:textId="77777777" w:rsidR="001463FE" w:rsidRDefault="001463FE" w:rsidP="001463FE"/>
    <w:p w14:paraId="3BF98A5F" w14:textId="77777777"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w:t>
      </w:r>
      <w:r>
        <w:lastRenderedPageBreak/>
        <w:t xml:space="preserve">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rsidP="00493EDB"/>
    <w:p w14:paraId="404F8E84" w14:textId="77777777" w:rsidR="00493EDB" w:rsidRDefault="00493EDB" w:rsidP="00A76D1C">
      <w:pPr>
        <w:pStyle w:val="berschrift2"/>
      </w:pPr>
      <w:bookmarkStart w:id="542" w:name="_Toc422468950"/>
      <w:r>
        <w:t>Zusammenfassung</w:t>
      </w:r>
      <w:bookmarkEnd w:id="542"/>
    </w:p>
    <w:p w14:paraId="0739B85B" w14:textId="77777777" w:rsidR="00BA23E1" w:rsidRDefault="00BA23E1" w:rsidP="00BA23E1">
      <w:pPr>
        <w:rPr>
          <w:ins w:id="543" w:author="Maximilian Schmitz" w:date="2015-07-06T22:26:00Z"/>
        </w:rPr>
      </w:pPr>
      <w:ins w:id="544" w:author="Maximilian Schmitz" w:date="2015-07-06T22:26:00Z">
        <w:r>
          <w:t>Insgesamt kann gesagt werden, dass bereits technologische Grundlagen für die Umsetzung der Aufgabenstellung bestehen.</w:t>
        </w:r>
      </w:ins>
    </w:p>
    <w:p w14:paraId="4C622D56" w14:textId="77777777" w:rsidR="00BA23E1" w:rsidRDefault="00BA23E1" w:rsidP="00BA23E1">
      <w:pPr>
        <w:rPr>
          <w:ins w:id="545" w:author="Maximilian Schmitz" w:date="2015-07-06T22:26:00Z"/>
        </w:rPr>
      </w:pPr>
      <w:ins w:id="546"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rsidP="00BA23E1">
      <w:pPr>
        <w:rPr>
          <w:ins w:id="547" w:author="Maximilian Schmitz" w:date="2015-07-06T22:26:00Z"/>
        </w:rPr>
      </w:pPr>
      <w:ins w:id="548"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rsidP="00BA23E1">
      <w:pPr>
        <w:rPr>
          <w:ins w:id="549" w:author="Maximilian Schmitz" w:date="2015-07-06T22:26:00Z"/>
        </w:rPr>
      </w:pPr>
      <w:ins w:id="550" w:author="Maximilian Schmitz" w:date="2015-07-06T22:26:00Z">
        <w:r>
          <w:t>Das Vorbild, die RoboCup Simulation League, enthält einige Ansätze, die für dieses Projekt geeignet sind.</w:t>
        </w:r>
      </w:ins>
    </w:p>
    <w:p w14:paraId="1A99291C" w14:textId="77777777" w:rsidR="00BA23E1" w:rsidRDefault="00BA23E1" w:rsidP="00BA23E1">
      <w:pPr>
        <w:rPr>
          <w:ins w:id="551" w:author="Maximilian Schmitz" w:date="2015-07-06T22:26:00Z"/>
        </w:rPr>
      </w:pPr>
      <w:ins w:id="552"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rsidP="00493EDB">
      <w:pPr>
        <w:rPr>
          <w:del w:id="553" w:author="Maximilian Schmitz" w:date="2015-07-06T22:26:00Z"/>
        </w:rPr>
      </w:pPr>
      <w:ins w:id="554" w:author="Michael K." w:date="2015-07-06T21:56:00Z">
        <w:del w:id="555"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rsidP="00AC4DD5">
      <w:pPr>
        <w:pStyle w:val="berschrift1"/>
      </w:pPr>
      <w:bookmarkStart w:id="556" w:name="_Toc422468951"/>
      <w:r>
        <w:lastRenderedPageBreak/>
        <w:t>Planung / Struktur</w:t>
      </w:r>
      <w:bookmarkEnd w:id="556"/>
    </w:p>
    <w:p w14:paraId="64A6117F" w14:textId="77777777" w:rsidR="00493EDB" w:rsidRDefault="00493EDB" w:rsidP="00A76D1C">
      <w:pPr>
        <w:pStyle w:val="berschrift2"/>
      </w:pPr>
      <w:bookmarkStart w:id="557" w:name="_Toc422468952"/>
      <w:r>
        <w:t>Projektmanagement</w:t>
      </w:r>
      <w:bookmarkEnd w:id="557"/>
    </w:p>
    <w:p w14:paraId="51FA169E" w14:textId="77777777"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558" w:author="Kekeisen Michael" w:date="2015-01-07T23:19:00Z">
        <w:r w:rsidR="005C4DD2" w:rsidDel="002C4A71">
          <w:delText>wird</w:delText>
        </w:r>
      </w:del>
      <w:ins w:id="559"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560"/>
      <w:r>
        <w:t xml:space="preserve">Auftraggeber </w:t>
      </w:r>
      <w:commentRangeEnd w:id="560"/>
      <w:r w:rsidR="004D1D56">
        <w:rPr>
          <w:rStyle w:val="Kommentarzeichen"/>
        </w:rPr>
        <w:commentReference w:id="560"/>
      </w:r>
      <w:r>
        <w:t xml:space="preserve">statt. Hierbei wird über den aktuellen Stand berichtet und weitere Ziele diskutiert. </w:t>
      </w:r>
      <w:r w:rsidRPr="006F3D3F">
        <w:rPr>
          <w:highlight w:val="yellow"/>
          <w:rPrChange w:id="561" w:author="Maximilian Schmitz" w:date="2015-06-05T06:24:00Z">
            <w:rPr/>
          </w:rPrChange>
        </w:rPr>
        <w:t>(Siehe Anhang XX Meetings-Protokolle)</w:t>
      </w:r>
    </w:p>
    <w:p w14:paraId="4ECD1203" w14:textId="77777777" w:rsidR="00663C59" w:rsidDel="00C126C5" w:rsidRDefault="000A4915" w:rsidP="00493EDB">
      <w:pPr>
        <w:rPr>
          <w:del w:id="562" w:author="Maximilian Schmitz" w:date="2015-06-05T06:24:00Z"/>
        </w:rPr>
      </w:pPr>
      <w:r>
        <w:t xml:space="preserve">Aufgrund dieser agilen Softwareentwicklung entstehen </w:t>
      </w:r>
      <w:commentRangeStart w:id="563"/>
      <w:commentRangeStart w:id="564"/>
      <w:r>
        <w:t>nur grobe Zeitpläne und Meilensteine</w:t>
      </w:r>
      <w:commentRangeEnd w:id="563"/>
      <w:r w:rsidR="004D1D56">
        <w:rPr>
          <w:rStyle w:val="Kommentarzeichen"/>
        </w:rPr>
        <w:commentReference w:id="563"/>
      </w:r>
      <w:commentRangeEnd w:id="564"/>
      <w:r w:rsidR="00480820">
        <w:rPr>
          <w:rStyle w:val="Kommentarzeichen"/>
        </w:rPr>
        <w:commentReference w:id="564"/>
      </w:r>
      <w:r>
        <w:t>.</w:t>
      </w:r>
    </w:p>
    <w:p w14:paraId="2C38CB2B" w14:textId="77777777" w:rsidR="000A4915" w:rsidRDefault="000A4915" w:rsidP="00493EDB"/>
    <w:p w14:paraId="19D70571" w14:textId="77777777" w:rsidR="008D4A71" w:rsidRDefault="008D4A71" w:rsidP="00493EDB"/>
    <w:p w14:paraId="68F88B34" w14:textId="77777777" w:rsidR="00493EDB" w:rsidRDefault="00493EDB" w:rsidP="00A76D1C">
      <w:pPr>
        <w:pStyle w:val="berschrift2"/>
      </w:pPr>
      <w:bookmarkStart w:id="565" w:name="_Toc422468953"/>
      <w:r>
        <w:t>Analyse der Aufgabenstellung</w:t>
      </w:r>
      <w:bookmarkEnd w:id="565"/>
    </w:p>
    <w:p w14:paraId="22012ADA" w14:textId="77777777" w:rsidR="00493EDB" w:rsidRDefault="0003593F" w:rsidP="00493EDB">
      <w:r>
        <w:t xml:space="preserve">Aus der </w:t>
      </w:r>
      <w:ins w:id="566" w:author="Maximilian Schmitz" w:date="2015-06-05T06:23:00Z">
        <w:r w:rsidR="006F3D3F">
          <w:t>v</w:t>
        </w:r>
      </w:ins>
      <w:del w:id="567"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rsidP="00A76D1C">
      <w:pPr>
        <w:pStyle w:val="berschrift3"/>
      </w:pPr>
      <w:bookmarkStart w:id="568" w:name="_Toc422468954"/>
      <w:r>
        <w:t>Muss</w:t>
      </w:r>
      <w:r w:rsidR="00587C32">
        <w:t>-K</w:t>
      </w:r>
      <w:r>
        <w:t>riterien</w:t>
      </w:r>
      <w:bookmarkEnd w:id="568"/>
    </w:p>
    <w:p w14:paraId="1BC0F550" w14:textId="77777777" w:rsidR="00E321B8" w:rsidRDefault="00E321B8" w:rsidP="00E321B8">
      <w:pPr>
        <w:pStyle w:val="Listenabsatz"/>
        <w:numPr>
          <w:ilvl w:val="0"/>
          <w:numId w:val="21"/>
        </w:numPr>
      </w:pPr>
      <w:r>
        <w:t>Simulation eines Fußballspiels</w:t>
      </w:r>
    </w:p>
    <w:p w14:paraId="548FC984" w14:textId="77777777" w:rsidR="00E321B8" w:rsidRDefault="00E321B8" w:rsidP="00E321B8">
      <w:pPr>
        <w:pStyle w:val="Listenabsatz"/>
        <w:numPr>
          <w:ilvl w:val="1"/>
          <w:numId w:val="21"/>
        </w:numPr>
      </w:pPr>
      <w:r>
        <w:t>Physikalische Korrektheit</w:t>
      </w:r>
    </w:p>
    <w:p w14:paraId="2B32A36C" w14:textId="77777777" w:rsidR="00E321B8" w:rsidRDefault="00E321B8" w:rsidP="00E321B8">
      <w:pPr>
        <w:pStyle w:val="Listenabsatz"/>
        <w:numPr>
          <w:ilvl w:val="1"/>
          <w:numId w:val="21"/>
        </w:numPr>
      </w:pPr>
      <w:r>
        <w:t>Einhaltung der Fußballregeln</w:t>
      </w:r>
    </w:p>
    <w:p w14:paraId="50B4313D" w14:textId="77777777" w:rsidR="00C52B2A" w:rsidRDefault="00C52B2A" w:rsidP="00C52B2A">
      <w:pPr>
        <w:pStyle w:val="Listenabsatz"/>
        <w:numPr>
          <w:ilvl w:val="1"/>
          <w:numId w:val="21"/>
        </w:numPr>
      </w:pPr>
      <w:r w:rsidRPr="00C52B2A">
        <w:t>Ausdauersystem</w:t>
      </w:r>
      <w:r>
        <w:t xml:space="preserve"> für Spieler</w:t>
      </w:r>
    </w:p>
    <w:p w14:paraId="2BD1C42F" w14:textId="77777777" w:rsidR="006D630E" w:rsidRDefault="006D630E" w:rsidP="00E321B8">
      <w:pPr>
        <w:pStyle w:val="Listenabsatz"/>
        <w:numPr>
          <w:ilvl w:val="1"/>
          <w:numId w:val="21"/>
        </w:numPr>
      </w:pPr>
      <w:r>
        <w:t>Kompatibel mit Windows und Linux</w:t>
      </w:r>
    </w:p>
    <w:p w14:paraId="295FFC71" w14:textId="77777777" w:rsidR="00E321B8" w:rsidRDefault="00E321B8" w:rsidP="00E321B8">
      <w:pPr>
        <w:pStyle w:val="Listenabsatz"/>
        <w:numPr>
          <w:ilvl w:val="0"/>
          <w:numId w:val="21"/>
        </w:numPr>
      </w:pPr>
      <w:r>
        <w:lastRenderedPageBreak/>
        <w:t>Erstellen einer KI für die Fußballspieler</w:t>
      </w:r>
    </w:p>
    <w:p w14:paraId="62644BD2" w14:textId="77777777" w:rsidR="006D630E" w:rsidRDefault="00587C32" w:rsidP="006D630E">
      <w:pPr>
        <w:pStyle w:val="Listenabsatz"/>
        <w:numPr>
          <w:ilvl w:val="0"/>
          <w:numId w:val="21"/>
        </w:numPr>
      </w:pPr>
      <w:r>
        <w:t>Nachträgliches erstellen neuer KIs</w:t>
      </w:r>
      <w:r w:rsidR="00C52B2A">
        <w:t xml:space="preserve"> ermöglichen</w:t>
      </w:r>
    </w:p>
    <w:p w14:paraId="3CBDB026" w14:textId="77777777" w:rsidR="00E321B8" w:rsidRDefault="00587C32" w:rsidP="00A76D1C">
      <w:pPr>
        <w:pStyle w:val="berschrift3"/>
      </w:pPr>
      <w:bookmarkStart w:id="569" w:name="_Toc422468955"/>
      <w:r>
        <w:t>Soll-Kriterien</w:t>
      </w:r>
      <w:bookmarkEnd w:id="569"/>
    </w:p>
    <w:p w14:paraId="541B7B1E" w14:textId="77777777" w:rsidR="00E321B8" w:rsidRDefault="00C52B2A" w:rsidP="00587C32">
      <w:pPr>
        <w:pStyle w:val="Listenabsatz"/>
        <w:numPr>
          <w:ilvl w:val="0"/>
          <w:numId w:val="22"/>
        </w:numPr>
      </w:pPr>
      <w:r>
        <w:t>Bestrafung der Spieler bei N</w:t>
      </w:r>
      <w:r w:rsidR="00587C32">
        <w:t>ichteinhaltung der Regeln</w:t>
      </w:r>
    </w:p>
    <w:p w14:paraId="3D4F1B85" w14:textId="77777777" w:rsidR="00E321B8" w:rsidRDefault="003A2697" w:rsidP="00493EDB">
      <w:pPr>
        <w:pStyle w:val="Listenabsatz"/>
        <w:numPr>
          <w:ilvl w:val="0"/>
          <w:numId w:val="22"/>
        </w:numPr>
      </w:pPr>
      <w:r>
        <w:t>3D-Darstellung</w:t>
      </w:r>
    </w:p>
    <w:p w14:paraId="1EDF8D31" w14:textId="77777777" w:rsidR="00587C32" w:rsidRDefault="00587C32" w:rsidP="00A76D1C">
      <w:pPr>
        <w:pStyle w:val="berschrift3"/>
      </w:pPr>
      <w:bookmarkStart w:id="570" w:name="_Toc422468956"/>
      <w:r>
        <w:t>Kann-Kriterien</w:t>
      </w:r>
      <w:bookmarkEnd w:id="570"/>
    </w:p>
    <w:p w14:paraId="01385C68" w14:textId="77777777" w:rsidR="00587C32" w:rsidRPr="00587C32" w:rsidRDefault="00587C32" w:rsidP="00587C32">
      <w:pPr>
        <w:pStyle w:val="Listenabsatz"/>
        <w:numPr>
          <w:ilvl w:val="0"/>
          <w:numId w:val="22"/>
        </w:numPr>
      </w:pPr>
      <w:r>
        <w:t>Grafischer Editor zur Erstellung von einer KI</w:t>
      </w:r>
    </w:p>
    <w:p w14:paraId="6A3DBFD2" w14:textId="77777777" w:rsidR="003A2697" w:rsidRDefault="003A2697" w:rsidP="00A76D1C">
      <w:pPr>
        <w:pStyle w:val="berschrift3"/>
      </w:pPr>
      <w:bookmarkStart w:id="571" w:name="_Toc422468957"/>
      <w:r>
        <w:t>Analyse der Kriterien</w:t>
      </w:r>
      <w:bookmarkEnd w:id="571"/>
    </w:p>
    <w:p w14:paraId="5DF4C46A" w14:textId="77777777" w:rsidR="006D630E" w:rsidRDefault="00F54542" w:rsidP="003A2697">
      <w:r>
        <w:t xml:space="preserve">Die Anforderung einer physikalisch korrekten 3D Simulation wird über eine Game-Engine realisiert, da diese eine eingebaute </w:t>
      </w:r>
      <w:commentRangeStart w:id="572"/>
      <w:r>
        <w:t xml:space="preserve">Physik-Engine </w:t>
      </w:r>
      <w:commentRangeEnd w:id="572"/>
      <w:r w:rsidR="004D1D56">
        <w:rPr>
          <w:rStyle w:val="Kommentarzeichen"/>
        </w:rPr>
        <w:commentReference w:id="572"/>
      </w:r>
      <w:r>
        <w:t>besitzen. In diesem Projekt wird die Unreal Engine von „</w:t>
      </w:r>
      <w:proofErr w:type="spellStart"/>
      <w:r>
        <w:t>Epic</w:t>
      </w:r>
      <w:proofErr w:type="spellEnd"/>
      <w:r>
        <w:t xml:space="preserve">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 xml:space="preserve">eie </w:t>
      </w:r>
      <w:commentRangeStart w:id="573"/>
      <w:r w:rsidR="00DE4D7F">
        <w:t>Sk</w:t>
      </w:r>
      <w:r>
        <w:t xml:space="preserve">riptsprache </w:t>
      </w:r>
      <w:commentRangeEnd w:id="573"/>
      <w:r w:rsidR="00F31991">
        <w:rPr>
          <w:rStyle w:val="Kommentarzeichen"/>
        </w:rPr>
        <w:commentReference w:id="573"/>
      </w:r>
      <w:ins w:id="574" w:author="Maximilian Schmitz" w:date="2015-07-06T18:13:00Z">
        <w:r w:rsidR="00D421B5" w:rsidRPr="00D421B5">
          <w:t xml:space="preserve"> </w:t>
        </w:r>
        <w:r w:rsidR="00D421B5">
          <w:t xml:space="preserve">LUA </w:t>
        </w:r>
      </w:ins>
      <w:del w:id="575" w:author="Maximilian Schmitz" w:date="2015-07-06T18:13:00Z">
        <w:r w:rsidDel="00D421B5">
          <w:delText>L</w:delText>
        </w:r>
      </w:del>
      <w:del w:id="576" w:author="Maximilian Schmitz" w:date="2015-07-06T18:11:00Z">
        <w:r w:rsidDel="00DF0DC7">
          <w:delText>UA</w:delText>
        </w:r>
      </w:del>
      <w:del w:id="577"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rsidP="00493EDB"/>
    <w:p w14:paraId="388EBFE2" w14:textId="77777777" w:rsidR="005D608F" w:rsidRDefault="005D608F">
      <w:pPr>
        <w:rPr>
          <w:b/>
          <w:noProof/>
          <w:sz w:val="28"/>
        </w:rPr>
      </w:pPr>
      <w:r>
        <w:br w:type="page"/>
      </w:r>
    </w:p>
    <w:p w14:paraId="57640403" w14:textId="77777777" w:rsidR="00493EDB" w:rsidRDefault="00493EDB" w:rsidP="00A76D1C">
      <w:pPr>
        <w:pStyle w:val="berschrift2"/>
      </w:pPr>
      <w:bookmarkStart w:id="578" w:name="_Ref422318518"/>
      <w:bookmarkStart w:id="579" w:name="_Toc422468958"/>
      <w:r>
        <w:lastRenderedPageBreak/>
        <w:t>Architektur</w:t>
      </w:r>
      <w:bookmarkEnd w:id="578"/>
      <w:bookmarkEnd w:id="579"/>
    </w:p>
    <w:p w14:paraId="32FAC8CC" w14:textId="0134EACC" w:rsidR="006D630E" w:rsidRDefault="005D608F" w:rsidP="00493EDB">
      <w:r>
        <w:t xml:space="preserve">Die Architektur baut auf der Unreal Engine auf und wird aus diesem Grund vollständig in C++ entwickelt. Das Projekt greift auf existierende Technologien wie XML und </w:t>
      </w:r>
      <w:del w:id="580" w:author="Maximilian Schmitz" w:date="2015-07-06T18:11:00Z">
        <w:r w:rsidDel="00DF0DC7">
          <w:delText>L</w:delText>
        </w:r>
      </w:del>
      <w:ins w:id="581" w:author="Maximilian Schmitz" w:date="2015-07-06T18:11:00Z">
        <w:r w:rsidR="00DF0DC7">
          <w:t xml:space="preserve">LUA </w:t>
        </w:r>
      </w:ins>
      <w:del w:id="582" w:author="Maximilian Schmitz" w:date="2015-07-06T18:11:00Z">
        <w:r w:rsidDel="00DF0DC7">
          <w:delText xml:space="preserve">UA </w:delText>
        </w:r>
      </w:del>
      <w:r>
        <w:t>zurück:</w:t>
      </w:r>
    </w:p>
    <w:p w14:paraId="59F60E8D" w14:textId="77777777" w:rsidR="004B4A71" w:rsidRDefault="00BA23E1">
      <w:pPr>
        <w:keepNext/>
        <w:jc w:val="center"/>
        <w:rPr>
          <w:ins w:id="583" w:author="Maximilian Schmitz" w:date="2015-06-15T21:18:00Z"/>
        </w:rPr>
        <w:pPrChange w:id="584" w:author="Maximilian Schmitz" w:date="2015-06-15T21:18: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8.25pt">
            <v:imagedata r:id="rId16" o:title="UnrealCup_Architektur"/>
          </v:shape>
        </w:pict>
      </w:r>
    </w:p>
    <w:p w14:paraId="4F992C43" w14:textId="77777777" w:rsidR="00493EDB" w:rsidRDefault="004B4A71">
      <w:pPr>
        <w:pStyle w:val="Beschriftung"/>
        <w:jc w:val="center"/>
        <w:pPrChange w:id="585" w:author="Maximilian Schmitz" w:date="2015-06-15T21:18:00Z">
          <w:pPr>
            <w:jc w:val="center"/>
          </w:pPr>
        </w:pPrChange>
      </w:pPr>
      <w:bookmarkStart w:id="586" w:name="_Ref422166503"/>
      <w:bookmarkStart w:id="587" w:name="_Toc422468973"/>
      <w:ins w:id="588" w:author="Maximilian Schmitz" w:date="2015-06-15T21:18:00Z">
        <w:r>
          <w:t xml:space="preserve">Abbildung </w:t>
        </w:r>
        <w:r>
          <w:fldChar w:fldCharType="begin"/>
        </w:r>
        <w:r>
          <w:instrText xml:space="preserve"> SEQ Abbildung \* ARABIC </w:instrText>
        </w:r>
      </w:ins>
      <w:r>
        <w:fldChar w:fldCharType="separate"/>
      </w:r>
      <w:ins w:id="589" w:author="Maximilian Schmitz" w:date="2015-06-19T09:20:00Z">
        <w:r w:rsidR="00867956">
          <w:rPr>
            <w:noProof/>
          </w:rPr>
          <w:t>1</w:t>
        </w:r>
      </w:ins>
      <w:ins w:id="590" w:author="Maximilian Schmitz" w:date="2015-06-15T21:18:00Z">
        <w:r>
          <w:fldChar w:fldCharType="end"/>
        </w:r>
        <w:bookmarkEnd w:id="586"/>
        <w:r>
          <w:t>: Architektur Übersicht</w:t>
        </w:r>
      </w:ins>
      <w:bookmarkEnd w:id="587"/>
    </w:p>
    <w:p w14:paraId="4243D58A" w14:textId="77777777" w:rsidR="00E46381" w:rsidRDefault="00E46381" w:rsidP="00493EDB"/>
    <w:p w14:paraId="3F63E8BF" w14:textId="08C363E6" w:rsidR="00D47AE2" w:rsidRDefault="00A06E1D">
      <w:pPr>
        <w:rPr>
          <w:ins w:id="591" w:author="Maximilian Schmitz" w:date="2015-06-04T10:22:00Z"/>
        </w:rPr>
      </w:pPr>
      <w:r>
        <w:t xml:space="preserve">Der wichtigste Teil der Architektur ist die Schnittstelle zwischen den LUA-Skripten und den </w:t>
      </w:r>
      <w:commentRangeStart w:id="592"/>
      <w:del w:id="593" w:author="Maximilian Schmitz" w:date="2015-07-06T17:39:00Z">
        <w:r w:rsidDel="00011F96">
          <w:delText>Robotern</w:delText>
        </w:r>
        <w:commentRangeEnd w:id="592"/>
        <w:r w:rsidR="00F31991" w:rsidDel="00011F96">
          <w:rPr>
            <w:rStyle w:val="Kommentarzeichen"/>
          </w:rPr>
          <w:commentReference w:id="592"/>
        </w:r>
      </w:del>
      <w:ins w:id="594" w:author="Maximilian Schmitz" w:date="2015-07-06T17:39:00Z">
        <w:r w:rsidR="00011F96">
          <w:t>Fußballspielern</w:t>
        </w:r>
      </w:ins>
      <w:r>
        <w:t>. Hierbei müssen 22 Threads für die 22 Spieler mit dem Gamethread synchronisiert werden.</w:t>
      </w:r>
    </w:p>
    <w:p w14:paraId="065F0D31" w14:textId="77777777" w:rsidR="00AB1E79" w:rsidRDefault="00A06E1D">
      <w:pPr>
        <w:rPr>
          <w:ins w:id="595" w:author="Maximilian Schmitz" w:date="2015-07-06T22:27:00Z"/>
        </w:rPr>
      </w:pPr>
      <w:commentRangeStart w:id="596"/>
      <w:del w:id="597" w:author="Maximilian Schmitz" w:date="2015-06-04T10:22:00Z">
        <w:r w:rsidDel="00D47AE2">
          <w:delText xml:space="preserve"> </w:delText>
        </w:r>
        <w:r w:rsidR="00F1001F" w:rsidDel="00D47AE2">
          <w:br/>
        </w:r>
      </w:del>
      <w:r w:rsidR="00F1001F">
        <w:t xml:space="preserve">Um die Schnittstelle zwischen den </w:t>
      </w:r>
      <w:proofErr w:type="spellStart"/>
      <w:r w:rsidR="00F1001F">
        <w:t>Workern</w:t>
      </w:r>
      <w:proofErr w:type="spellEnd"/>
      <w:r w:rsidR="00F1001F">
        <w:t xml:space="preserve"> und dem Hauptthread zu ermöglichen</w:t>
      </w:r>
      <w:ins w:id="598" w:author="Maximilian Schmitz" w:date="2015-06-19T08:41:00Z">
        <w:r w:rsidR="002D4BC8">
          <w:t>,</w:t>
        </w:r>
      </w:ins>
      <w:r w:rsidR="00F1001F">
        <w:t xml:space="preserve"> wird ein vereinfachtes Remote </w:t>
      </w:r>
      <w:proofErr w:type="spellStart"/>
      <w:r w:rsidR="00F1001F">
        <w:t>Procedure</w:t>
      </w:r>
      <w:proofErr w:type="spellEnd"/>
      <w:r w:rsidR="00F1001F">
        <w:t xml:space="preserve"> Call</w:t>
      </w:r>
      <w:r w:rsidR="009D1104">
        <w:t xml:space="preserve"> V</w:t>
      </w:r>
      <w:r w:rsidR="00F1001F">
        <w:t xml:space="preserve">erfahren verwendet. Hierzu wird in der Klasse </w:t>
      </w:r>
      <w:proofErr w:type="spellStart"/>
      <w:r w:rsidR="00F1001F">
        <w:t>RobotWorker</w:t>
      </w:r>
      <w:proofErr w:type="spellEnd"/>
      <w:r w:rsidR="00F1001F">
        <w:t xml:space="preserve"> z.B. </w:t>
      </w:r>
      <w:proofErr w:type="spellStart"/>
      <w:r w:rsidR="00F1001F">
        <w:t>getPosition</w:t>
      </w:r>
      <w:proofErr w:type="spellEnd"/>
      <w:r w:rsidR="00F1001F">
        <w:t xml:space="preserve">() aufgerufen. Der Thread muss angehalten werden, da diese Funktion einen Rückgabeparameter hat. Der gewünschte Funktionsaufruf wird mit </w:t>
      </w:r>
      <w:proofErr w:type="spellStart"/>
      <w:r w:rsidR="00F1001F">
        <w:t>insertCall</w:t>
      </w:r>
      <w:proofErr w:type="spellEnd"/>
      <w:r w:rsidR="00F1001F">
        <w:t xml:space="preserve">() in die </w:t>
      </w:r>
      <w:proofErr w:type="spellStart"/>
      <w:r w:rsidR="00F1001F">
        <w:t>RobotControl</w:t>
      </w:r>
      <w:proofErr w:type="spellEnd"/>
      <w:r w:rsidR="00F1001F">
        <w:t xml:space="preserve">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w:t>
      </w:r>
      <w:proofErr w:type="spellStart"/>
      <w:r w:rsidR="00F1001F">
        <w:t>setReturnValue</w:t>
      </w:r>
      <w:proofErr w:type="spellEnd"/>
      <w:r w:rsidR="00F1001F">
        <w:t xml:space="preserve">() gegeben. Die </w:t>
      </w:r>
      <w:proofErr w:type="spellStart"/>
      <w:r w:rsidR="00F1001F" w:rsidRPr="00F1001F">
        <w:t>Busy</w:t>
      </w:r>
      <w:proofErr w:type="spellEnd"/>
      <w:r w:rsidR="00F1001F" w:rsidRPr="00F1001F">
        <w:t xml:space="preserve">-Waiting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w:t>
      </w:r>
      <w:proofErr w:type="spellStart"/>
      <w:r w:rsidR="009D1104">
        <w:t>RobotWorkers</w:t>
      </w:r>
      <w:proofErr w:type="spellEnd"/>
      <w:r w:rsidR="009D1104">
        <w:t xml:space="preserve"> die LUA Schnittstelle hinzugefügt.</w:t>
      </w:r>
      <w:commentRangeEnd w:id="596"/>
      <w:r w:rsidR="00F31991">
        <w:rPr>
          <w:rStyle w:val="Kommentarzeichen"/>
        </w:rPr>
        <w:commentReference w:id="596"/>
      </w:r>
    </w:p>
    <w:p w14:paraId="15761715" w14:textId="77777777" w:rsidR="00AB1E79" w:rsidRDefault="00AB1E79" w:rsidP="00AB1E79">
      <w:pPr>
        <w:rPr>
          <w:ins w:id="599" w:author="Maximilian Schmitz" w:date="2015-07-06T22:27:00Z"/>
        </w:rPr>
      </w:pPr>
      <w:ins w:id="600" w:author="Maximilian Schmitz" w:date="2015-07-06T22:27:00Z">
        <w:r>
          <w:lastRenderedPageBreak/>
          <w:t xml:space="preserve">In </w:t>
        </w:r>
        <w:r>
          <w:fldChar w:fldCharType="begin"/>
        </w:r>
        <w:r>
          <w:instrText xml:space="preserve"> REF _Ref423984075 \h </w:instrText>
        </w:r>
        <w:r>
          <w:fldChar w:fldCharType="separate"/>
        </w:r>
        <w:r>
          <w:t xml:space="preserve">Abbildung </w:t>
        </w:r>
        <w:r>
          <w:rPr>
            <w:noProof/>
          </w:rPr>
          <w:t>2</w:t>
        </w:r>
        <w:r>
          <w:fldChar w:fldCharType="end"/>
        </w:r>
        <w:r>
          <w:t xml:space="preserve"> ist der Ablauf eines Funktionsaufrufs vom Worker im Hauptthread dargestellt.</w:t>
        </w:r>
      </w:ins>
    </w:p>
    <w:p w14:paraId="6E6033F4" w14:textId="77777777" w:rsidR="00AB1E79" w:rsidRDefault="00AB1E79" w:rsidP="00AB1E79">
      <w:pPr>
        <w:rPr>
          <w:ins w:id="601" w:author="Maximilian Schmitz" w:date="2015-07-06T22:27:00Z"/>
        </w:rPr>
      </w:pPr>
    </w:p>
    <w:p w14:paraId="7BB601BC" w14:textId="6CD8329B" w:rsidR="00AB1E79" w:rsidRDefault="00AB1E79" w:rsidP="00AB1E79">
      <w:pPr>
        <w:keepNext/>
        <w:jc w:val="center"/>
        <w:rPr>
          <w:ins w:id="602" w:author="Maximilian Schmitz" w:date="2015-07-06T22:27:00Z"/>
        </w:rPr>
      </w:pPr>
      <w:ins w:id="603"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Default="00AB1E79" w:rsidP="00AB1E79">
      <w:pPr>
        <w:pStyle w:val="Beschriftung"/>
        <w:jc w:val="left"/>
        <w:rPr>
          <w:ins w:id="604" w:author="Maximilian Schmitz" w:date="2015-07-06T22:27:00Z"/>
        </w:rPr>
      </w:pPr>
      <w:bookmarkStart w:id="605" w:name="_Ref423984075"/>
      <w:ins w:id="606" w:author="Maximilian Schmitz" w:date="2015-07-06T22:27:00Z">
        <w:r>
          <w:t xml:space="preserve">Abbildung </w:t>
        </w:r>
        <w:r>
          <w:fldChar w:fldCharType="begin"/>
        </w:r>
        <w:r>
          <w:instrText xml:space="preserve"> SEQ Abbildung \* ARABIC </w:instrText>
        </w:r>
        <w:r>
          <w:fldChar w:fldCharType="separate"/>
        </w:r>
        <w:r>
          <w:rPr>
            <w:noProof/>
          </w:rPr>
          <w:t>2</w:t>
        </w:r>
        <w:r>
          <w:fldChar w:fldCharType="end"/>
        </w:r>
        <w:bookmarkEnd w:id="605"/>
        <w:r>
          <w:t xml:space="preserve">: Remote </w:t>
        </w:r>
        <w:proofErr w:type="spellStart"/>
        <w:r>
          <w:t>Procedure</w:t>
        </w:r>
        <w:proofErr w:type="spellEnd"/>
        <w:r>
          <w:t xml:space="preserve"> Call Umsetzung</w:t>
        </w:r>
      </w:ins>
    </w:p>
    <w:p w14:paraId="76E4CA84" w14:textId="3D1A4544" w:rsidR="00F1001F" w:rsidRDefault="00C5128C" w:rsidP="00AB1E79">
      <w:pPr>
        <w:rPr>
          <w:ins w:id="607" w:author="Maximilian Schmitz" w:date="2015-06-04T21:09:00Z"/>
        </w:rPr>
      </w:pPr>
      <w:r>
        <w:br/>
        <w:t>Die 22 Threads</w:t>
      </w:r>
      <w:ins w:id="608" w:author="Admin" w:date="2015-07-06T14:10:00Z">
        <w:r w:rsidR="00F31991">
          <w:t xml:space="preserve"> der Spieler</w:t>
        </w:r>
      </w:ins>
      <w:r>
        <w:t xml:space="preserve"> müssen</w:t>
      </w:r>
      <w:ins w:id="609" w:author="Admin" w:date="2015-07-06T14:10:00Z">
        <w:r w:rsidR="00F31991">
          <w:t xml:space="preserve"> </w:t>
        </w:r>
        <w:commentRangeStart w:id="610"/>
        <w:proofErr w:type="spellStart"/>
        <w:r w:rsidR="00F31991">
          <w:t>geschedult</w:t>
        </w:r>
        <w:proofErr w:type="spellEnd"/>
        <w:r w:rsidR="00F31991">
          <w:t xml:space="preserve"> </w:t>
        </w:r>
      </w:ins>
      <w:commentRangeEnd w:id="610"/>
      <w:ins w:id="611" w:author="Admin" w:date="2015-07-06T14:11:00Z">
        <w:r w:rsidR="00F31991">
          <w:rPr>
            <w:rStyle w:val="Kommentarzeichen"/>
          </w:rPr>
          <w:commentReference w:id="610"/>
        </w:r>
      </w:ins>
      <w:ins w:id="612" w:author="Admin" w:date="2015-07-06T14:10:00Z">
        <w:r w:rsidR="00F31991">
          <w:t>und</w:t>
        </w:r>
      </w:ins>
      <w:ins w:id="613" w:author="Admin" w:date="2015-07-06T14:09:00Z">
        <w:r w:rsidR="00F31991">
          <w:t xml:space="preserve"> </w:t>
        </w:r>
      </w:ins>
      <w:del w:id="614"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w:t>
      </w:r>
      <w:proofErr w:type="spellStart"/>
      <w:r>
        <w:t>allowedToRun</w:t>
      </w:r>
      <w:proofErr w:type="spellEnd"/>
      <w:r>
        <w:t xml:space="preserve">()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615"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BA23E1">
      <w:pPr>
        <w:keepNext/>
        <w:rPr>
          <w:ins w:id="616" w:author="Maximilian Schmitz" w:date="2015-06-15T21:17:00Z"/>
        </w:rPr>
        <w:pPrChange w:id="617" w:author="Maximilian Schmitz" w:date="2015-06-15T21:17:00Z">
          <w:pPr/>
        </w:pPrChange>
      </w:pPr>
      <w:r>
        <w:lastRenderedPageBreak/>
        <w:pict w14:anchorId="115E4EFD">
          <v:shape id="_x0000_i1026" type="#_x0000_t75" style="width:467.25pt;height:332.25pt">
            <v:imagedata r:id="rId18" o:title="UnrealCup_5"/>
          </v:shape>
        </w:pict>
      </w:r>
    </w:p>
    <w:p w14:paraId="7364EA9D" w14:textId="77777777" w:rsidR="004B4A71" w:rsidRDefault="004B4A71">
      <w:pPr>
        <w:pStyle w:val="Beschriftung"/>
        <w:rPr>
          <w:ins w:id="618" w:author="Maximilian Schmitz" w:date="2015-06-15T21:17:00Z"/>
        </w:rPr>
      </w:pPr>
      <w:bookmarkStart w:id="619" w:name="_Toc422468974"/>
      <w:ins w:id="620" w:author="Maximilian Schmitz" w:date="2015-06-15T21:17:00Z">
        <w:r>
          <w:t xml:space="preserve">Abbildung </w:t>
        </w:r>
        <w:r>
          <w:fldChar w:fldCharType="begin"/>
        </w:r>
        <w:r>
          <w:instrText xml:space="preserve"> SEQ Abbildung \* ARABIC </w:instrText>
        </w:r>
      </w:ins>
      <w:r>
        <w:fldChar w:fldCharType="separate"/>
      </w:r>
      <w:ins w:id="621" w:author="Maximilian Schmitz" w:date="2015-06-19T09:20:00Z">
        <w:r w:rsidR="00867956">
          <w:rPr>
            <w:noProof/>
          </w:rPr>
          <w:t>2</w:t>
        </w:r>
      </w:ins>
      <w:ins w:id="622" w:author="Maximilian Schmitz" w:date="2015-06-15T21:17:00Z">
        <w:r>
          <w:fldChar w:fldCharType="end"/>
        </w:r>
        <w:r>
          <w:t>: Architektur als Klassendiagramm</w:t>
        </w:r>
        <w:bookmarkEnd w:id="619"/>
      </w:ins>
    </w:p>
    <w:p w14:paraId="01898A97" w14:textId="77777777" w:rsidR="00E64F9C" w:rsidRDefault="00E64F9C">
      <w:r>
        <w:br w:type="page"/>
      </w:r>
    </w:p>
    <w:p w14:paraId="14967895" w14:textId="77777777" w:rsidR="00493EDB" w:rsidRDefault="00493EDB" w:rsidP="00AC4DD5">
      <w:pPr>
        <w:pStyle w:val="berschrift1"/>
      </w:pPr>
      <w:bookmarkStart w:id="623" w:name="_Toc422468959"/>
      <w:r>
        <w:lastRenderedPageBreak/>
        <w:t>Umsetzung</w:t>
      </w:r>
      <w:bookmarkEnd w:id="623"/>
    </w:p>
    <w:p w14:paraId="6B9CA8AB" w14:textId="77777777" w:rsidR="00096735" w:rsidRDefault="00DC17D6" w:rsidP="00A76D1C">
      <w:pPr>
        <w:pStyle w:val="berschrift2"/>
      </w:pPr>
      <w:bookmarkStart w:id="624" w:name="_Toc422468960"/>
      <w:r>
        <w:t>Umsetzung der Simulationsumgebung</w:t>
      </w:r>
      <w:bookmarkEnd w:id="624"/>
    </w:p>
    <w:p w14:paraId="73FFAAD5" w14:textId="77777777" w:rsidR="00DC17D6" w:rsidRDefault="00794EB6" w:rsidP="00A76D1C">
      <w:pPr>
        <w:pStyle w:val="berschrift3"/>
        <w:rPr>
          <w:ins w:id="625" w:author="Maximilian Schmitz" w:date="2015-06-04T10:21:00Z"/>
        </w:rPr>
        <w:pPrChange w:id="626" w:author="Maximilian Schmitz" w:date="2015-07-06T22:28:00Z">
          <w:pPr>
            <w:pStyle w:val="berschrift3"/>
          </w:pPr>
        </w:pPrChange>
      </w:pPr>
      <w:bookmarkStart w:id="627" w:name="_Toc422468961"/>
      <w:r>
        <w:t>Grundsätzliches</w:t>
      </w:r>
      <w:bookmarkEnd w:id="627"/>
    </w:p>
    <w:p w14:paraId="3249959B" w14:textId="77777777" w:rsidR="00D47AE2" w:rsidRDefault="006179F5">
      <w:pPr>
        <w:rPr>
          <w:ins w:id="628" w:author="Maximilian Schmitz" w:date="2015-06-17T15:03:00Z"/>
        </w:rPr>
        <w:pPrChange w:id="629" w:author="Maximilian Schmitz" w:date="2015-06-04T10:21:00Z">
          <w:pPr>
            <w:pStyle w:val="berschrift3"/>
          </w:pPr>
        </w:pPrChange>
      </w:pPr>
      <w:ins w:id="630" w:author="Maximilian Schmitz" w:date="2015-06-17T14:59:00Z">
        <w:r>
          <w:t>Die Umsetzung der Simulationsumgebung basiert auf der Unreal Engine 4</w:t>
        </w:r>
      </w:ins>
      <w:ins w:id="631" w:author="Maximilian Schmitz" w:date="2015-06-17T15:00:00Z">
        <w:r>
          <w:t xml:space="preserve">. Die </w:t>
        </w:r>
      </w:ins>
      <w:ins w:id="632" w:author="Maximilian Schmitz" w:date="2015-06-17T15:01:00Z">
        <w:r>
          <w:t xml:space="preserve">Unreal Engine 4 ist eine </w:t>
        </w:r>
      </w:ins>
      <w:ins w:id="633" w:author="Maximilian Schmitz" w:date="2015-06-17T15:02:00Z">
        <w:r>
          <w:t>Game-Engine</w:t>
        </w:r>
      </w:ins>
      <w:ins w:id="634" w:author="Maximilian Schmitz" w:date="2015-06-17T15:01:00Z">
        <w:r>
          <w:t xml:space="preserve">, also ein Framework um Computerspiele zu erstellen. </w:t>
        </w:r>
      </w:ins>
      <w:ins w:id="635" w:author="Maximilian Schmitz" w:date="2015-06-17T15:02:00Z">
        <w:r>
          <w:t xml:space="preserve">Sie bietet bereits </w:t>
        </w:r>
      </w:ins>
      <w:ins w:id="636" w:author="Maximilian Schmitz" w:date="2015-06-17T15:03:00Z">
        <w:r>
          <w:t>viele vorgefertigte Funktionen an, auf die bei der Eigenentwicklung aufgesetzt werden können.</w:t>
        </w:r>
      </w:ins>
    </w:p>
    <w:p w14:paraId="4BFD2842" w14:textId="77777777" w:rsidR="00CE7C45" w:rsidRDefault="00CE7C45">
      <w:pPr>
        <w:rPr>
          <w:ins w:id="637" w:author="Maximilian Schmitz" w:date="2015-06-17T15:07:00Z"/>
        </w:rPr>
        <w:pPrChange w:id="638" w:author="Maximilian Schmitz" w:date="2015-06-04T10:21:00Z">
          <w:pPr>
            <w:pStyle w:val="berschrift3"/>
          </w:pPr>
        </w:pPrChange>
      </w:pPr>
      <w:ins w:id="639" w:author="Maximilian Schmitz" w:date="2015-06-17T15:03:00Z">
        <w:r>
          <w:t>Der große Vorteil eines solchen Frameworks besteht darin, dass die Entwicklung nicht von Null an begonnen werden muss, sondern au</w:t>
        </w:r>
      </w:ins>
      <w:ins w:id="640" w:author="Maximilian Schmitz" w:date="2015-06-17T15:04:00Z">
        <w:r>
          <w:t xml:space="preserve">f ein breites Spektrum von Basisfunktionen zugegriffen werden kann. </w:t>
        </w:r>
        <w:r w:rsidR="00993018">
          <w:t xml:space="preserve">Gerade im Hinblick auf die Implementierung einer </w:t>
        </w:r>
      </w:ins>
      <w:ins w:id="641"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642" w:author="Maximilian Schmitz" w:date="2015-06-17T15:11:00Z"/>
        </w:rPr>
        <w:pPrChange w:id="643" w:author="Maximilian Schmitz" w:date="2015-06-04T10:21:00Z">
          <w:pPr>
            <w:pStyle w:val="berschrift3"/>
          </w:pPr>
        </w:pPrChange>
      </w:pPr>
      <w:ins w:id="644" w:author="Maximilian Schmitz" w:date="2015-06-17T15:07:00Z">
        <w:r>
          <w:t>Nicht nur bei der Entwicklung bietet</w:t>
        </w:r>
        <w:r w:rsidR="00512263">
          <w:t xml:space="preserve"> ein Framework große Vorteile. D</w:t>
        </w:r>
      </w:ins>
      <w:ins w:id="645" w:author="Maximilian Schmitz" w:date="2015-06-17T15:08:00Z">
        <w:r w:rsidR="00512263">
          <w:t>urch den modularen, komponentenbasierten Aufbau von Frameworks, können eigene Teile einfache</w:t>
        </w:r>
      </w:ins>
      <w:ins w:id="646" w:author="Admin" w:date="2015-07-06T14:14:00Z">
        <w:r w:rsidR="00E34D1B">
          <w:t>r</w:t>
        </w:r>
      </w:ins>
      <w:ins w:id="647" w:author="Maximilian Schmitz" w:date="2015-06-17T15:08:00Z">
        <w:del w:id="648" w:author="Admin" w:date="2015-07-06T14:14:00Z">
          <w:r w:rsidR="00512263" w:rsidDel="00E34D1B">
            <w:delText>s</w:delText>
          </w:r>
        </w:del>
        <w:r w:rsidR="00512263">
          <w:t xml:space="preserve"> und besser getestet werden.</w:t>
        </w:r>
      </w:ins>
      <w:ins w:id="649" w:author="Maximilian Schmitz" w:date="2015-06-17T15:11:00Z">
        <w:r w:rsidR="002020AD">
          <w:t xml:space="preserve"> Das liegt daran, dass bereits eine grundlegende Architektur vorgegeben ist und Schnittstellen klar spezifiziert sind.</w:t>
        </w:r>
      </w:ins>
      <w:ins w:id="650" w:author="Maximilian Schmitz" w:date="2015-06-17T15:08:00Z">
        <w:r w:rsidR="00512263">
          <w:t xml:space="preserve"> </w:t>
        </w:r>
      </w:ins>
      <w:ins w:id="651" w:author="Maximilian Schmitz" w:date="2015-06-17T15:09:00Z">
        <w:r w:rsidR="00512263">
          <w:t xml:space="preserve">Auch die spätere Weiterentwicklung durch andere Teams wird durch die Nutzung </w:t>
        </w:r>
      </w:ins>
      <w:ins w:id="652" w:author="Maximilian Schmitz" w:date="2015-06-17T15:10:00Z">
        <w:r w:rsidR="00512263">
          <w:t>eines Frameworks vereinfacht.</w:t>
        </w:r>
      </w:ins>
    </w:p>
    <w:p w14:paraId="3DEB3084" w14:textId="77777777" w:rsidR="002020AD" w:rsidRDefault="002020AD">
      <w:pPr>
        <w:rPr>
          <w:ins w:id="653" w:author="Maximilian Schmitz" w:date="2015-06-17T15:13:00Z"/>
        </w:rPr>
        <w:pPrChange w:id="654" w:author="Maximilian Schmitz" w:date="2015-06-04T10:21:00Z">
          <w:pPr>
            <w:pStyle w:val="berschrift3"/>
          </w:pPr>
        </w:pPrChange>
      </w:pPr>
      <w:ins w:id="655" w:author="Maximilian Schmitz" w:date="2015-06-17T15:11:00Z">
        <w:r>
          <w:t>Der Einarbeitungsaufwand in ein solches Framework darf nicht unterschätzt werden, da Game-</w:t>
        </w:r>
        <w:proofErr w:type="spellStart"/>
        <w:r>
          <w:t>Engines</w:t>
        </w:r>
        <w:proofErr w:type="spellEnd"/>
        <w:r>
          <w:t xml:space="preserve"> sehr umfangreich sind und deutlich mehr Funktionalität bereitstellen, als</w:t>
        </w:r>
      </w:ins>
      <w:ins w:id="656" w:author="Maximilian Schmitz" w:date="2015-06-17T15:12:00Z">
        <w:r>
          <w:t xml:space="preserve"> für dieses Projekt notwendig ist. </w:t>
        </w:r>
      </w:ins>
      <w:ins w:id="657"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658" w:author="Maximilian Schmitz" w:date="2015-06-17T15:13:00Z"/>
        </w:rPr>
        <w:pPrChange w:id="659" w:author="Maximilian Schmitz" w:date="2015-06-04T10:21:00Z">
          <w:pPr>
            <w:pStyle w:val="berschrift3"/>
          </w:pPr>
        </w:pPrChange>
      </w:pPr>
    </w:p>
    <w:p w14:paraId="5E1E4941" w14:textId="620ADE3C" w:rsidR="00575FED" w:rsidRDefault="001C3431">
      <w:pPr>
        <w:rPr>
          <w:ins w:id="660" w:author="Maximilian Schmitz" w:date="2015-06-17T15:25:00Z"/>
        </w:rPr>
        <w:pPrChange w:id="661" w:author="Maximilian Schmitz" w:date="2015-06-04T10:21:00Z">
          <w:pPr>
            <w:pStyle w:val="berschrift3"/>
          </w:pPr>
        </w:pPrChange>
      </w:pPr>
      <w:ins w:id="662" w:author="Maximilian Schmitz" w:date="2015-06-17T15:13:00Z">
        <w:r>
          <w:t xml:space="preserve">Die Gründe warum auf die Unreal Engine 4 gesetzt wird, wurden bereits im </w:t>
        </w:r>
      </w:ins>
      <w:ins w:id="663" w:author="Maximilian Schmitz" w:date="2015-06-17T15:15:00Z">
        <w:r>
          <w:t>Teil</w:t>
        </w:r>
      </w:ins>
      <w:ins w:id="664" w:author="Maximilian Schmitz" w:date="2015-06-17T15:13:00Z">
        <w:r>
          <w:t xml:space="preserve"> </w:t>
        </w:r>
      </w:ins>
      <w:ins w:id="665" w:author="Maximilian Schmitz" w:date="2015-06-17T15:14:00Z">
        <w:r>
          <w:fldChar w:fldCharType="begin"/>
        </w:r>
        <w:r>
          <w:instrText xml:space="preserve"> REF _Ref422317414 \h </w:instrText>
        </w:r>
      </w:ins>
      <w:r>
        <w:fldChar w:fldCharType="separate"/>
      </w:r>
      <w:ins w:id="666" w:author="Maximilian Schmitz" w:date="2015-06-19T09:20:00Z">
        <w:r w:rsidR="00867956">
          <w:t>Game Engine</w:t>
        </w:r>
      </w:ins>
      <w:ins w:id="667" w:author="Maximilian Schmitz" w:date="2015-06-17T15:14:00Z">
        <w:r>
          <w:fldChar w:fldCharType="end"/>
        </w:r>
        <w:r>
          <w:t xml:space="preserve"> im Kapitel </w:t>
        </w:r>
      </w:ins>
      <w:ins w:id="668" w:author="Maximilian Schmitz" w:date="2015-06-17T15:15:00Z">
        <w:r>
          <w:fldChar w:fldCharType="begin"/>
        </w:r>
        <w:r>
          <w:instrText xml:space="preserve"> REF _Ref422317454 \h </w:instrText>
        </w:r>
      </w:ins>
      <w:r>
        <w:fldChar w:fldCharType="separate"/>
      </w:r>
      <w:ins w:id="669" w:author="Maximilian Schmitz" w:date="2015-06-19T09:20:00Z">
        <w:r w:rsidR="00867956">
          <w:t>Stand der Technik</w:t>
        </w:r>
      </w:ins>
      <w:ins w:id="670" w:author="Maximilian Schmitz" w:date="2015-06-17T15:15:00Z">
        <w:r>
          <w:fldChar w:fldCharType="end"/>
        </w:r>
        <w:r>
          <w:t xml:space="preserve"> angesprochen.</w:t>
        </w:r>
        <w:r w:rsidR="001634F9">
          <w:t xml:space="preserve"> D</w:t>
        </w:r>
      </w:ins>
      <w:ins w:id="671" w:author="Admin" w:date="2015-07-06T14:15:00Z">
        <w:r w:rsidR="00601564">
          <w:t>er</w:t>
        </w:r>
      </w:ins>
      <w:ins w:id="672" w:author="Maximilian Schmitz" w:date="2015-06-17T15:15:00Z">
        <w:del w:id="673" w:author="Admin" w:date="2015-07-06T14:15:00Z">
          <w:r w:rsidR="001634F9" w:rsidDel="00601564">
            <w:delText>ie</w:delText>
          </w:r>
        </w:del>
        <w:r w:rsidR="001634F9">
          <w:t xml:space="preserve"> wichtigste</w:t>
        </w:r>
        <w:del w:id="674" w:author="Admin" w:date="2015-07-06T14:15:00Z">
          <w:r w:rsidR="001634F9" w:rsidDel="00601564">
            <w:delText>n</w:delText>
          </w:r>
        </w:del>
        <w:r w:rsidR="001634F9">
          <w:t xml:space="preserve"> Vorteile </w:t>
        </w:r>
        <w:del w:id="675" w:author="Admin" w:date="2015-07-06T14:15:00Z">
          <w:r w:rsidR="001634F9" w:rsidDel="00601564">
            <w:delText>sind</w:delText>
          </w:r>
        </w:del>
      </w:ins>
      <w:ins w:id="676" w:author="Admin" w:date="2015-07-06T14:15:00Z">
        <w:r w:rsidR="00601564">
          <w:t>ist</w:t>
        </w:r>
      </w:ins>
      <w:ins w:id="677" w:author="Maximilian Schmitz" w:date="2015-06-17T15:15:00Z">
        <w:r w:rsidR="001634F9">
          <w:t xml:space="preserve"> die kostenfreie Verfügbarkeit für studentische Projekte wie dieses. </w:t>
        </w:r>
      </w:ins>
      <w:ins w:id="678" w:author="Maximilian Schmitz" w:date="2015-06-17T15:16:00Z">
        <w:r w:rsidR="001634F9">
          <w:t xml:space="preserve">Zudem ist die Unreal Engine 4 im Gegensatz zu anderen </w:t>
        </w:r>
        <w:proofErr w:type="spellStart"/>
        <w:r w:rsidR="001634F9">
          <w:t>Engines</w:t>
        </w:r>
        <w:proofErr w:type="spellEnd"/>
        <w:r w:rsidR="001634F9">
          <w:t xml:space="preserve"> quelltextoffen. </w:t>
        </w:r>
      </w:ins>
      <w:ins w:id="679" w:author="Maximilian Schmitz" w:date="2015-06-17T15:17:00Z">
        <w:r w:rsidR="001634F9">
          <w:t xml:space="preserve">Ein </w:t>
        </w:r>
        <w:r w:rsidR="001634F9">
          <w:lastRenderedPageBreak/>
          <w:t xml:space="preserve">weiterer Punkt, der sowohl als positiv, als auch negativ gesehen werden kann, ist die Aktualität der Engine. </w:t>
        </w:r>
      </w:ins>
      <w:ins w:id="680" w:author="Maximilian Schmitz" w:date="2015-06-17T15:21:00Z">
        <w:r w:rsidR="004109D3">
          <w:t>Das Framework</w:t>
        </w:r>
      </w:ins>
      <w:ins w:id="681" w:author="Admin" w:date="2015-07-06T14:16:00Z">
        <w:r w:rsidR="00601564">
          <w:t xml:space="preserve"> </w:t>
        </w:r>
      </w:ins>
      <w:ins w:id="682" w:author="Maximilian Schmitz" w:date="2015-06-17T15:21:00Z">
        <w:del w:id="683" w:author="Admin" w:date="2015-07-06T14:16:00Z">
          <w:r w:rsidR="004109D3" w:rsidDel="00601564">
            <w:delText xml:space="preserve"> existiert </w:delText>
          </w:r>
        </w:del>
        <w:r w:rsidR="004109D3">
          <w:t>wu</w:t>
        </w:r>
        <w:r w:rsidR="00477EB9">
          <w:t>rde</w:t>
        </w:r>
      </w:ins>
      <w:ins w:id="684" w:author="Admin" w:date="2015-07-06T14:16:00Z">
        <w:r w:rsidR="00601564">
          <w:t xml:space="preserve"> erstmals</w:t>
        </w:r>
      </w:ins>
      <w:ins w:id="685" w:author="Maximilian Schmitz" w:date="2015-06-17T15:21:00Z">
        <w:r w:rsidR="00477EB9">
          <w:t xml:space="preserve"> im März 2014 veröffentlicht und</w:t>
        </w:r>
      </w:ins>
      <w:ins w:id="686" w:author="Admin" w:date="2015-07-06T14:16:00Z">
        <w:r w:rsidR="00601564">
          <w:t xml:space="preserve"> seither</w:t>
        </w:r>
      </w:ins>
      <w:ins w:id="687" w:author="Maximilian Schmitz" w:date="2015-06-17T15:21:00Z">
        <w:r w:rsidR="00477EB9">
          <w:t xml:space="preserve"> regelmäßig mit Updates versorgt. </w:t>
        </w:r>
      </w:ins>
      <w:ins w:id="688"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689" w:author="Maximilian Schmitz" w:date="2015-06-17T15:24:00Z">
        <w:r w:rsidR="00AA1509">
          <w:t xml:space="preserve"> Auch Anpassungsprobleme durch Updates</w:t>
        </w:r>
      </w:ins>
      <w:ins w:id="690" w:author="Admin" w:date="2015-07-06T14:17:00Z">
        <w:r w:rsidR="00601564">
          <w:t xml:space="preserve"> </w:t>
        </w:r>
      </w:ins>
      <w:ins w:id="691" w:author="Maximilian Schmitz" w:date="2015-06-17T15:24:00Z">
        <w:del w:id="692" w:author="Admin" w:date="2015-07-06T14:19:00Z">
          <w:r w:rsidR="00AA1509" w:rsidDel="00601564">
            <w:delText xml:space="preserve"> </w:delText>
          </w:r>
        </w:del>
        <w:r w:rsidR="00AA1509">
          <w:t>sind ein Thema</w:t>
        </w:r>
      </w:ins>
      <w:ins w:id="693" w:author="Admin" w:date="2015-07-06T14:18:00Z">
        <w:r w:rsidR="00601564">
          <w:t>. Während der Bearbeitung wurden Teilweise die Schnittstellendefinitionen</w:t>
        </w:r>
      </w:ins>
      <w:ins w:id="694" w:author="Admin" w:date="2015-07-06T14:19:00Z">
        <w:r w:rsidR="00601564">
          <w:t xml:space="preserve"> des Frameworks </w:t>
        </w:r>
      </w:ins>
      <w:ins w:id="695" w:author="Admin" w:date="2015-07-06T14:18:00Z">
        <w:r w:rsidR="00601564">
          <w:t xml:space="preserve">geändert. </w:t>
        </w:r>
      </w:ins>
      <w:ins w:id="696" w:author="Maximilian Schmitz" w:date="2015-06-17T15:24:00Z">
        <w:del w:id="697" w:author="Admin" w:date="2015-07-06T14:18:00Z">
          <w:r w:rsidR="00AA1509" w:rsidDel="00601564">
            <w:delText xml:space="preserve"> und während der Bearbeitung aufgetreten.</w:delText>
          </w:r>
        </w:del>
      </w:ins>
    </w:p>
    <w:p w14:paraId="4AED1D47" w14:textId="77777777" w:rsidR="00D374F3" w:rsidRDefault="00D374F3">
      <w:pPr>
        <w:rPr>
          <w:ins w:id="698" w:author="Maximilian Schmitz" w:date="2015-06-17T15:25:00Z"/>
        </w:rPr>
        <w:pPrChange w:id="699" w:author="Maximilian Schmitz" w:date="2015-06-04T10:21:00Z">
          <w:pPr>
            <w:pStyle w:val="berschrift3"/>
          </w:pPr>
        </w:pPrChange>
      </w:pPr>
    </w:p>
    <w:p w14:paraId="05891566" w14:textId="77777777" w:rsidR="00D374F3" w:rsidRDefault="00D374F3">
      <w:pPr>
        <w:rPr>
          <w:ins w:id="700" w:author="Maximilian Schmitz" w:date="2015-06-17T15:28:00Z"/>
        </w:rPr>
        <w:pPrChange w:id="701" w:author="Maximilian Schmitz" w:date="2015-06-04T10:21:00Z">
          <w:pPr>
            <w:pStyle w:val="berschrift3"/>
          </w:pPr>
        </w:pPrChange>
      </w:pPr>
      <w:ins w:id="702" w:author="Maximilian Schmitz" w:date="2015-06-17T15:25:00Z">
        <w:r>
          <w:t>Insgesamt teilt sich die Umsetzung der Simulationsumgebung in drei Teile:</w:t>
        </w:r>
      </w:ins>
    </w:p>
    <w:p w14:paraId="77068D0B" w14:textId="77777777" w:rsidR="00D374F3" w:rsidRDefault="00D374F3">
      <w:pPr>
        <w:rPr>
          <w:ins w:id="703" w:author="Maximilian Schmitz" w:date="2015-06-17T15:28:00Z"/>
        </w:rPr>
        <w:pPrChange w:id="704" w:author="Maximilian Schmitz" w:date="2015-06-04T10:21:00Z">
          <w:pPr>
            <w:pStyle w:val="berschrift3"/>
          </w:pPr>
        </w:pPrChange>
      </w:pPr>
      <w:ins w:id="705" w:author="Maximilian Schmitz" w:date="2015-06-17T15:27:00Z">
        <w:r>
          <w:t xml:space="preserve">Zum einen in die Erstellung des Spielrahmens mit dem Spielfeld und vor allem der Regelimplementierung.  </w:t>
        </w:r>
      </w:ins>
      <w:ins w:id="706" w:author="Maximilian Schmitz" w:date="2015-06-17T15:28:00Z">
        <w:r>
          <w:t>Dieser Teil ist die Steuerungskomponente der Simulationsumgebung.</w:t>
        </w:r>
      </w:ins>
    </w:p>
    <w:p w14:paraId="515DD887" w14:textId="77777777" w:rsidR="00D374F3" w:rsidRDefault="00D374F3">
      <w:pPr>
        <w:rPr>
          <w:ins w:id="707" w:author="Maximilian Schmitz" w:date="2015-06-17T15:30:00Z"/>
        </w:rPr>
        <w:pPrChange w:id="708" w:author="Maximilian Schmitz" w:date="2015-06-04T10:21:00Z">
          <w:pPr>
            <w:pStyle w:val="berschrift3"/>
          </w:pPr>
        </w:pPrChange>
      </w:pPr>
      <w:ins w:id="709" w:author="Maximilian Schmitz" w:date="2015-06-17T15:28:00Z">
        <w:r>
          <w:t xml:space="preserve">Ein weiterer Teil ist die Implementierung der Spieler innerhalb der Simulationsumgebung. </w:t>
        </w:r>
      </w:ins>
      <w:ins w:id="710" w:author="Maximilian Schmitz" w:date="2015-06-17T15:29:00Z">
        <w:r>
          <w:t xml:space="preserve">Hier gehört die Implementierung der Funktionen </w:t>
        </w:r>
        <w:r w:rsidR="003227D0">
          <w:t>der Spieler, auf die über die Sk</w:t>
        </w:r>
        <w:r>
          <w:t>riptschnittstelle zugegriffen werden kann.</w:t>
        </w:r>
      </w:ins>
    </w:p>
    <w:p w14:paraId="1848A4DD" w14:textId="77777777" w:rsidR="003227D0" w:rsidRPr="00201692" w:rsidRDefault="003227D0">
      <w:pPr>
        <w:pPrChange w:id="711" w:author="Maximilian Schmitz" w:date="2015-06-04T10:21:00Z">
          <w:pPr>
            <w:pStyle w:val="berschrift3"/>
          </w:pPr>
        </w:pPrChange>
      </w:pPr>
      <w:ins w:id="712" w:author="Maximilian Schmitz" w:date="2015-06-17T15:30:00Z">
        <w:r>
          <w:t xml:space="preserve">Der letzte Teil ist die Skriptschnittstelle, die die Weitergabe der Spielerfunktionalitäten an die KI-Skripte </w:t>
        </w:r>
      </w:ins>
      <w:ins w:id="713" w:author="Maximilian Schmitz" w:date="2015-06-17T15:32:00Z">
        <w:r>
          <w:t xml:space="preserve">vornimmt. Dazu gehört auch </w:t>
        </w:r>
        <w:proofErr w:type="gramStart"/>
        <w:r>
          <w:t>den</w:t>
        </w:r>
        <w:proofErr w:type="gramEnd"/>
        <w:r>
          <w:t xml:space="preserve"> im Kapitel </w:t>
        </w:r>
      </w:ins>
      <w:ins w:id="714" w:author="Maximilian Schmitz" w:date="2015-06-17T15:33:00Z">
        <w:r>
          <w:fldChar w:fldCharType="begin"/>
        </w:r>
        <w:r>
          <w:instrText xml:space="preserve"> REF _Ref422318518 \h </w:instrText>
        </w:r>
      </w:ins>
      <w:r>
        <w:fldChar w:fldCharType="separate"/>
      </w:r>
      <w:ins w:id="715" w:author="Maximilian Schmitz" w:date="2015-06-19T09:20:00Z">
        <w:r w:rsidR="00867956">
          <w:t>Architektur</w:t>
        </w:r>
      </w:ins>
      <w:ins w:id="716" w:author="Maximilian Schmitz" w:date="2015-06-17T15:33:00Z">
        <w:r>
          <w:fldChar w:fldCharType="end"/>
        </w:r>
        <w:r>
          <w:t xml:space="preserve"> beschriebenen Remote-</w:t>
        </w:r>
        <w:proofErr w:type="spellStart"/>
        <w:r>
          <w:t>Procedure</w:t>
        </w:r>
        <w:proofErr w:type="spellEnd"/>
        <w:r>
          <w:t xml:space="preserve">-Call, der </w:t>
        </w:r>
        <w:r w:rsidR="00D869A0">
          <w:t>die internen Spielerfunktionen im Spiel-Thread aufruft.</w:t>
        </w:r>
      </w:ins>
    </w:p>
    <w:p w14:paraId="35E96264" w14:textId="77777777" w:rsidR="00794EB6" w:rsidRDefault="00794EB6" w:rsidP="00A76D1C">
      <w:pPr>
        <w:pStyle w:val="berschrift3"/>
        <w:rPr>
          <w:ins w:id="717" w:author="Maximilian Schmitz" w:date="2015-06-04T19:48:00Z"/>
        </w:rPr>
        <w:pPrChange w:id="718" w:author="Maximilian Schmitz" w:date="2015-07-06T22:28:00Z">
          <w:pPr>
            <w:pStyle w:val="berschrift3"/>
          </w:pPr>
        </w:pPrChange>
      </w:pPr>
      <w:bookmarkStart w:id="719" w:name="_Toc422468962"/>
      <w:r>
        <w:t>Regel</w:t>
      </w:r>
      <w:ins w:id="720" w:author="Maximilian Schmitz" w:date="2015-06-17T19:42:00Z">
        <w:r w:rsidR="00915AB6">
          <w:t>- und Spiel</w:t>
        </w:r>
      </w:ins>
      <w:r>
        <w:t>implementierung</w:t>
      </w:r>
      <w:bookmarkEnd w:id="719"/>
    </w:p>
    <w:p w14:paraId="55706155" w14:textId="77777777" w:rsidR="00211020" w:rsidRDefault="00915AB6">
      <w:pPr>
        <w:rPr>
          <w:ins w:id="721" w:author="Maximilian Schmitz" w:date="2015-06-17T19:46:00Z"/>
        </w:rPr>
        <w:pPrChange w:id="722" w:author="Maximilian Schmitz" w:date="2015-06-04T19:48:00Z">
          <w:pPr>
            <w:pStyle w:val="berschrift3"/>
          </w:pPr>
        </w:pPrChange>
      </w:pPr>
      <w:ins w:id="723" w:author="Maximilian Schmitz" w:date="2015-06-17T19:45:00Z">
        <w:r>
          <w:t xml:space="preserve">Die Implementierung des Spiels ist untergliedert </w:t>
        </w:r>
      </w:ins>
      <w:ins w:id="724" w:author="Maximilian Schmitz" w:date="2015-06-17T19:46:00Z">
        <w:r>
          <w:t>in die Erstellung eines Spielfeldes und der Programmierung der Spielregeln.</w:t>
        </w:r>
      </w:ins>
    </w:p>
    <w:p w14:paraId="5352CCE6" w14:textId="77777777" w:rsidR="00915AB6" w:rsidRDefault="00313D31">
      <w:pPr>
        <w:rPr>
          <w:ins w:id="725" w:author="Maximilian Schmitz" w:date="2015-06-17T19:50:00Z"/>
        </w:rPr>
        <w:pPrChange w:id="726" w:author="Maximilian Schmitz" w:date="2015-06-04T19:48:00Z">
          <w:pPr>
            <w:pStyle w:val="berschrift3"/>
          </w:pPr>
        </w:pPrChange>
      </w:pPr>
      <w:ins w:id="727" w:author="Maximilian Schmitz" w:date="2015-06-17T19:48:00Z">
        <w:r>
          <w:t xml:space="preserve">Die Erstellung des Spielfeldes ist über den graphischen Editor der Unreal Engine 4 realisiert. Dieser bietet die Möglichkeit </w:t>
        </w:r>
      </w:ins>
      <w:ins w:id="728" w:author="Maximilian Schmitz" w:date="2015-06-17T19:49:00Z">
        <w:r>
          <w:t xml:space="preserve">3D-Objekte zu einer Szene zu verbinden und anzuordnen. </w:t>
        </w:r>
        <w:r w:rsidR="00917479">
          <w:t xml:space="preserve">Das funktioniert per Drag </w:t>
        </w:r>
        <w:proofErr w:type="spellStart"/>
        <w:r w:rsidR="00917479">
          <w:t>and</w:t>
        </w:r>
        <w:proofErr w:type="spellEnd"/>
        <w:r w:rsidR="00917479">
          <w:t xml:space="preserve"> Drop </w:t>
        </w:r>
      </w:ins>
      <w:ins w:id="729"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14:paraId="2A8B7749" w14:textId="5C4E0D74" w:rsidR="00917479" w:rsidRDefault="00917479">
      <w:pPr>
        <w:rPr>
          <w:ins w:id="730" w:author="Maximilian Schmitz" w:date="2015-06-17T19:43:00Z"/>
        </w:rPr>
        <w:pPrChange w:id="731" w:author="Maximilian Schmitz" w:date="2015-06-04T19:48:00Z">
          <w:pPr>
            <w:pStyle w:val="berschrift3"/>
          </w:pPr>
        </w:pPrChange>
      </w:pPr>
      <w:ins w:id="732" w:author="Maximilian Schmitz" w:date="2015-06-17T19:51:00Z">
        <w:r>
          <w:lastRenderedPageBreak/>
          <w:t xml:space="preserve">Zum großen Teil kommen von der Unreal Engine mitgelieferte 3D-Modelle zum Einsatz. </w:t>
        </w:r>
      </w:ins>
      <w:ins w:id="733" w:author="Maximilian Schmitz" w:date="2015-06-17T19:52:00Z">
        <w:r>
          <w:t xml:space="preserve">Stellvertretend seien hier die Spieler </w:t>
        </w:r>
        <w:commentRangeStart w:id="734"/>
        <w:commentRangeStart w:id="735"/>
        <w:del w:id="736" w:author="Admin" w:date="2015-07-06T14:21:00Z">
          <w:r w:rsidDel="00601564">
            <w:delText xml:space="preserve">und die Tore </w:delText>
          </w:r>
        </w:del>
        <w:r>
          <w:t>genannt</w:t>
        </w:r>
      </w:ins>
      <w:commentRangeEnd w:id="734"/>
      <w:r w:rsidR="00601564">
        <w:rPr>
          <w:rStyle w:val="Kommentarzeichen"/>
        </w:rPr>
        <w:commentReference w:id="734"/>
      </w:r>
      <w:commentRangeEnd w:id="735"/>
      <w:r w:rsidR="00480820">
        <w:rPr>
          <w:rStyle w:val="Kommentarzeichen"/>
        </w:rPr>
        <w:commentReference w:id="735"/>
      </w:r>
      <w:ins w:id="737" w:author="Maximilian Schmitz" w:date="2015-06-17T19:52:00Z">
        <w:r>
          <w:t xml:space="preserve">. Auf die 3D-Modelle sind zum Teil spezielle Texturen </w:t>
        </w:r>
      </w:ins>
      <w:ins w:id="738"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739" w:author="Maximilian Schmitz" w:date="2015-06-19T09:20:00Z">
        <w:r w:rsidR="00867956">
          <w:t xml:space="preserve">Abbildung </w:t>
        </w:r>
        <w:r w:rsidR="00867956">
          <w:rPr>
            <w:noProof/>
          </w:rPr>
          <w:t>3</w:t>
        </w:r>
      </w:ins>
      <w:ins w:id="740" w:author="Maximilian Schmitz" w:date="2015-06-17T19:53:00Z">
        <w:r>
          <w:fldChar w:fldCharType="end"/>
        </w:r>
        <w:r>
          <w:t xml:space="preserve"> ist das so entstandene Spielfeld zu sehen.</w:t>
        </w:r>
      </w:ins>
    </w:p>
    <w:p w14:paraId="436BFC4B" w14:textId="77777777" w:rsidR="00915AB6" w:rsidRDefault="00915AB6">
      <w:pPr>
        <w:rPr>
          <w:ins w:id="741" w:author="Maximilian Schmitz" w:date="2015-06-17T19:43:00Z"/>
        </w:rPr>
        <w:pPrChange w:id="742" w:author="Maximilian Schmitz" w:date="2015-06-04T19:48:00Z">
          <w:pPr>
            <w:pStyle w:val="berschrift3"/>
          </w:pPr>
        </w:pPrChange>
      </w:pPr>
    </w:p>
    <w:p w14:paraId="20BA9BBF" w14:textId="77777777" w:rsidR="00313D31" w:rsidRDefault="00915AB6">
      <w:pPr>
        <w:keepNext/>
        <w:rPr>
          <w:ins w:id="743" w:author="Maximilian Schmitz" w:date="2015-06-17T19:47:00Z"/>
        </w:rPr>
        <w:pPrChange w:id="744" w:author="Maximilian Schmitz" w:date="2015-06-17T19:47:00Z">
          <w:pPr/>
        </w:pPrChange>
      </w:pPr>
      <w:ins w:id="745" w:author="Maximilian Schmitz" w:date="2015-06-17T19:44:00Z">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14:paraId="31F5A157" w14:textId="77777777" w:rsidR="00915AB6" w:rsidRDefault="00313D31">
      <w:pPr>
        <w:pStyle w:val="Beschriftung"/>
        <w:rPr>
          <w:ins w:id="746" w:author="Maximilian Schmitz" w:date="2015-06-18T20:06:00Z"/>
        </w:rPr>
        <w:pPrChange w:id="747" w:author="Maximilian Schmitz" w:date="2015-06-17T19:47:00Z">
          <w:pPr>
            <w:pStyle w:val="berschrift3"/>
          </w:pPr>
        </w:pPrChange>
      </w:pPr>
      <w:bookmarkStart w:id="748" w:name="_Ref422334156"/>
      <w:bookmarkStart w:id="749" w:name="_Toc422468975"/>
      <w:ins w:id="750" w:author="Maximilian Schmitz" w:date="2015-06-17T19:47:00Z">
        <w:r>
          <w:t xml:space="preserve">Abbildung </w:t>
        </w:r>
        <w:r>
          <w:fldChar w:fldCharType="begin"/>
        </w:r>
        <w:r>
          <w:instrText xml:space="preserve"> SEQ Abbildung \* ARABIC </w:instrText>
        </w:r>
      </w:ins>
      <w:r>
        <w:fldChar w:fldCharType="separate"/>
      </w:r>
      <w:ins w:id="751" w:author="Maximilian Schmitz" w:date="2015-06-19T09:20:00Z">
        <w:r w:rsidR="00867956">
          <w:rPr>
            <w:noProof/>
          </w:rPr>
          <w:t>3</w:t>
        </w:r>
      </w:ins>
      <w:ins w:id="752" w:author="Maximilian Schmitz" w:date="2015-06-17T19:47:00Z">
        <w:r>
          <w:fldChar w:fldCharType="end"/>
        </w:r>
        <w:bookmarkEnd w:id="748"/>
        <w:r>
          <w:t>: Modelliertes Spielfeld</w:t>
        </w:r>
      </w:ins>
      <w:bookmarkEnd w:id="749"/>
    </w:p>
    <w:p w14:paraId="373B4DDD" w14:textId="77777777" w:rsidR="00270303" w:rsidRDefault="00270303">
      <w:pPr>
        <w:rPr>
          <w:ins w:id="753" w:author="Maximilian Schmitz" w:date="2015-06-18T20:06:00Z"/>
        </w:rPr>
        <w:pPrChange w:id="754" w:author="Maximilian Schmitz" w:date="2015-06-18T20:06:00Z">
          <w:pPr>
            <w:pStyle w:val="berschrift3"/>
          </w:pPr>
        </w:pPrChange>
      </w:pPr>
    </w:p>
    <w:p w14:paraId="7926E728" w14:textId="79FE6313" w:rsidR="00270303" w:rsidRPr="00EC6D6C" w:rsidRDefault="00270303">
      <w:pPr>
        <w:rPr>
          <w:ins w:id="755" w:author="Maximilian Schmitz" w:date="2015-06-17T19:54:00Z"/>
        </w:rPr>
        <w:pPrChange w:id="756" w:author="Maximilian Schmitz" w:date="2015-06-18T20:06:00Z">
          <w:pPr>
            <w:pStyle w:val="berschrift3"/>
          </w:pPr>
        </w:pPrChange>
      </w:pPr>
      <w:ins w:id="757" w:author="Maximilian Schmitz" w:date="2015-06-18T20:06:00Z">
        <w:r>
          <w:t xml:space="preserve">Das Spiel verwendet ein kartesisches Koordinatensystem, dessen Ursprung </w:t>
        </w:r>
      </w:ins>
      <w:ins w:id="758" w:author="Maximilian Schmitz" w:date="2015-06-18T20:08:00Z">
        <w:r>
          <w:t>sich im Mittelpunkt</w:t>
        </w:r>
      </w:ins>
      <w:ins w:id="759" w:author="Admin" w:date="2015-07-06T14:22:00Z">
        <w:r w:rsidR="00601564">
          <w:t>(</w:t>
        </w:r>
        <w:r w:rsidR="00601564" w:rsidRPr="00601564">
          <w:t>Anstoßpunkt</w:t>
        </w:r>
        <w:r w:rsidR="00601564">
          <w:t>)</w:t>
        </w:r>
      </w:ins>
      <w:ins w:id="760" w:author="Maximilian Schmitz" w:date="2015-06-18T20:08:00Z">
        <w:r>
          <w:t xml:space="preserve"> befindet.</w:t>
        </w:r>
      </w:ins>
    </w:p>
    <w:p w14:paraId="647EDB7F" w14:textId="77777777" w:rsidR="00036FA5" w:rsidRPr="00EC6D6C" w:rsidRDefault="00036FA5">
      <w:pPr>
        <w:rPr>
          <w:ins w:id="761" w:author="Maximilian Schmitz" w:date="2015-06-17T19:43:00Z"/>
        </w:rPr>
        <w:pPrChange w:id="762" w:author="Maximilian Schmitz" w:date="2015-06-17T19:54:00Z">
          <w:pPr>
            <w:pStyle w:val="berschrift3"/>
          </w:pPr>
        </w:pPrChange>
      </w:pPr>
    </w:p>
    <w:p w14:paraId="71B77B9D" w14:textId="77777777" w:rsidR="00915AB6" w:rsidRDefault="00D85DF2">
      <w:pPr>
        <w:rPr>
          <w:ins w:id="763" w:author="Maximilian Schmitz" w:date="2015-06-17T19:43:00Z"/>
        </w:rPr>
        <w:pPrChange w:id="764" w:author="Maximilian Schmitz" w:date="2015-06-04T19:48:00Z">
          <w:pPr>
            <w:pStyle w:val="berschrift3"/>
          </w:pPr>
        </w:pPrChange>
      </w:pPr>
      <w:ins w:id="765" w:author="Maximilian Schmitz" w:date="2015-06-17T20:00:00Z">
        <w:r>
          <w:t xml:space="preserve">Die Implementierung der Fußballregeln wird zum einen über die Gestaltung der 3D-Modellierung realisiert. </w:t>
        </w:r>
      </w:ins>
      <w:ins w:id="766" w:author="Maximilian Schmitz" w:date="2015-06-17T20:01:00Z">
        <w:r>
          <w:t xml:space="preserve">Um den Aufwand für die Implementierung der Fußballregeln zu reduzieren, wird mit Banden gespielt. </w:t>
        </w:r>
      </w:ins>
      <w:ins w:id="767" w:author="Maximilian Schmitz" w:date="2015-06-17T20:02:00Z">
        <w:r>
          <w:t xml:space="preserve">Diese wurden als Kollisionsboxen modelliert und umgeben das gesamte Spielfeld. </w:t>
        </w:r>
      </w:ins>
      <w:ins w:id="768" w:author="Maximilian Schmitz" w:date="2015-06-17T20:04:00Z">
        <w:r>
          <w:t xml:space="preserve">Die Kollisionsboxen sind weder für die Spieler, noch für den Ball durchlässig. Alle Objekte prallen daran ab wie es bei einer Bande der Fall wäre. </w:t>
        </w:r>
      </w:ins>
      <w:ins w:id="769" w:author="Maximilian Schmitz" w:date="2015-06-17T20:05:00Z">
        <w:r>
          <w:t xml:space="preserve">Diese Entscheidung wurde getroffen um der Implementierung von Seiten- und Toraus, sowie Einwurf und Eckball aus dem Weg </w:t>
        </w:r>
        <w:r>
          <w:lastRenderedPageBreak/>
          <w:t xml:space="preserve">zu gehen. </w:t>
        </w:r>
      </w:ins>
      <w:ins w:id="770" w:author="Maximilian Schmitz" w:date="2015-06-17T20:06:00Z">
        <w:r>
          <w:t xml:space="preserve">Damit entspricht die Simulation hier den Hallenfußballregeln bei denen ebenfalls Banden zum Einsatz kommen und so die Aus-Regelung nicht zum Tragen kommt. </w:t>
        </w:r>
      </w:ins>
      <w:ins w:id="771" w:author="Maximilian Schmitz" w:date="2015-06-17T20:08:00Z">
        <w:r>
          <w:fldChar w:fldCharType="begin"/>
        </w:r>
        <w:r>
          <w:instrText xml:space="preserve"> REF _Ref422335038 \h </w:instrText>
        </w:r>
      </w:ins>
      <w:r>
        <w:fldChar w:fldCharType="separate"/>
      </w:r>
      <w:ins w:id="772" w:author="Maximilian Schmitz" w:date="2015-06-19T09:20:00Z">
        <w:r w:rsidR="00867956">
          <w:t xml:space="preserve">Abbildung </w:t>
        </w:r>
        <w:r w:rsidR="00867956">
          <w:rPr>
            <w:noProof/>
          </w:rPr>
          <w:t>4</w:t>
        </w:r>
      </w:ins>
      <w:ins w:id="773" w:author="Maximilian Schmitz" w:date="2015-06-17T20:08:00Z">
        <w:r>
          <w:fldChar w:fldCharType="end"/>
        </w:r>
        <w:r>
          <w:t xml:space="preserve"> zeigt das Spielfeld</w:t>
        </w:r>
      </w:ins>
      <w:ins w:id="774" w:author="Maximilian Schmitz" w:date="2015-06-17T20:09:00Z">
        <w:r>
          <w:t xml:space="preserve"> </w:t>
        </w:r>
      </w:ins>
      <w:ins w:id="775" w:author="Maximilian Schmitz" w:date="2015-06-17T20:08:00Z">
        <w:r>
          <w:t>mit den modellierten Kollisionsboxen</w:t>
        </w:r>
      </w:ins>
      <w:ins w:id="776" w:author="Maximilian Schmitz" w:date="2015-06-17T20:09:00Z">
        <w:r w:rsidRPr="00D85DF2">
          <w:t xml:space="preserve"> </w:t>
        </w:r>
        <w:r>
          <w:t>im Editor</w:t>
        </w:r>
      </w:ins>
      <w:ins w:id="777" w:author="Maximilian Schmitz" w:date="2015-06-17T20:08:00Z">
        <w:r>
          <w:t xml:space="preserve">. Diese sind </w:t>
        </w:r>
      </w:ins>
      <w:ins w:id="778" w:author="Maximilian Schmitz" w:date="2015-06-17T20:09:00Z">
        <w:r>
          <w:t>als transparente Rechtecke im Hintergrund zu erkennen.</w:t>
        </w:r>
      </w:ins>
    </w:p>
    <w:p w14:paraId="270E2621" w14:textId="77777777" w:rsidR="00D85DF2" w:rsidRDefault="00915AB6">
      <w:pPr>
        <w:keepNext/>
        <w:rPr>
          <w:ins w:id="779" w:author="Maximilian Schmitz" w:date="2015-06-17T20:08:00Z"/>
        </w:rPr>
        <w:pPrChange w:id="780" w:author="Maximilian Schmitz" w:date="2015-06-17T20:08:00Z">
          <w:pPr/>
        </w:pPrChange>
      </w:pPr>
      <w:ins w:id="781"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782" w:author="Maximilian Schmitz" w:date="2015-06-17T19:55:00Z"/>
        </w:rPr>
        <w:pPrChange w:id="783" w:author="Maximilian Schmitz" w:date="2015-06-17T20:08:00Z">
          <w:pPr>
            <w:pStyle w:val="berschrift3"/>
          </w:pPr>
        </w:pPrChange>
      </w:pPr>
      <w:bookmarkStart w:id="784" w:name="_Ref422335038"/>
      <w:bookmarkStart w:id="785" w:name="_Toc422468976"/>
      <w:ins w:id="786" w:author="Maximilian Schmitz" w:date="2015-06-17T20:08:00Z">
        <w:r>
          <w:t xml:space="preserve">Abbildung </w:t>
        </w:r>
        <w:r>
          <w:fldChar w:fldCharType="begin"/>
        </w:r>
        <w:r>
          <w:instrText xml:space="preserve"> SEQ Abbildung \* ARABIC </w:instrText>
        </w:r>
      </w:ins>
      <w:r>
        <w:fldChar w:fldCharType="separate"/>
      </w:r>
      <w:ins w:id="787" w:author="Maximilian Schmitz" w:date="2015-06-19T09:20:00Z">
        <w:r w:rsidR="00867956">
          <w:rPr>
            <w:noProof/>
          </w:rPr>
          <w:t>4</w:t>
        </w:r>
      </w:ins>
      <w:ins w:id="788" w:author="Maximilian Schmitz" w:date="2015-06-17T20:08:00Z">
        <w:r>
          <w:fldChar w:fldCharType="end"/>
        </w:r>
        <w:bookmarkEnd w:id="784"/>
        <w:r>
          <w:t>: Spielfeld mit Kollisionsboxen</w:t>
        </w:r>
      </w:ins>
      <w:bookmarkEnd w:id="785"/>
    </w:p>
    <w:p w14:paraId="09683D48" w14:textId="77777777" w:rsidR="00036FA5" w:rsidRDefault="00036FA5">
      <w:pPr>
        <w:rPr>
          <w:ins w:id="789" w:author="Maximilian Schmitz" w:date="2015-06-17T19:55:00Z"/>
        </w:rPr>
        <w:pPrChange w:id="790" w:author="Maximilian Schmitz" w:date="2015-06-04T19:48:00Z">
          <w:pPr>
            <w:pStyle w:val="berschrift3"/>
          </w:pPr>
        </w:pPrChange>
      </w:pPr>
    </w:p>
    <w:p w14:paraId="7F039731" w14:textId="77777777" w:rsidR="00036FA5" w:rsidRDefault="00D359A1">
      <w:pPr>
        <w:rPr>
          <w:ins w:id="791" w:author="Maximilian Schmitz" w:date="2015-06-17T20:26:00Z"/>
        </w:rPr>
        <w:pPrChange w:id="792" w:author="Maximilian Schmitz" w:date="2015-06-04T19:48:00Z">
          <w:pPr>
            <w:pStyle w:val="berschrift3"/>
          </w:pPr>
        </w:pPrChange>
      </w:pPr>
      <w:ins w:id="793" w:author="Maximilian Schmitz" w:date="2015-06-17T20:10:00Z">
        <w:r>
          <w:t xml:space="preserve">Weiterhin </w:t>
        </w:r>
      </w:ins>
      <w:ins w:id="794" w:author="Maximilian Schmitz" w:date="2015-06-17T20:25:00Z">
        <w:r w:rsidR="00B93913">
          <w:t xml:space="preserve">ist im Spiel eine Torerkennung und daraufhin das Ausführen eines Anstoß implementiert. </w:t>
        </w:r>
      </w:ins>
      <w:ins w:id="795" w:author="Maximilian Schmitz" w:date="2015-06-17T20:26:00Z">
        <w:r w:rsidR="00B93913">
          <w:t xml:space="preserve">Diese sind in einer für die Unreal Engine spezifischen Technologie, die sich </w:t>
        </w:r>
        <w:proofErr w:type="spellStart"/>
        <w:r w:rsidR="00B93913">
          <w:t>Blueprint</w:t>
        </w:r>
        <w:proofErr w:type="spellEnd"/>
        <w:r w:rsidR="00B93913">
          <w:t xml:space="preserve"> nennt, umgesetzt.</w:t>
        </w:r>
      </w:ins>
    </w:p>
    <w:p w14:paraId="47CC412A" w14:textId="77777777" w:rsidR="00B93913" w:rsidRDefault="00B93913">
      <w:pPr>
        <w:rPr>
          <w:ins w:id="796" w:author="Maximilian Schmitz" w:date="2015-06-17T20:29:00Z"/>
        </w:rPr>
        <w:pPrChange w:id="797" w:author="Maximilian Schmitz" w:date="2015-06-04T19:48:00Z">
          <w:pPr>
            <w:pStyle w:val="berschrift3"/>
          </w:pPr>
        </w:pPrChange>
      </w:pPr>
      <w:proofErr w:type="spellStart"/>
      <w:ins w:id="798" w:author="Maximilian Schmitz" w:date="2015-06-17T20:27:00Z">
        <w:r>
          <w:t>Blueprints</w:t>
        </w:r>
        <w:proofErr w:type="spellEnd"/>
        <w:r>
          <w:t xml:space="preserve"> sind ein Ansatz der grafischen Programmierung. </w:t>
        </w:r>
      </w:ins>
      <w:ins w:id="799" w:author="Maximilian Schmitz" w:date="2015-06-17T20:28:00Z">
        <w:r>
          <w:t xml:space="preserve">Darin lassen sich relativ komfortabel Funktionen modellieren. </w:t>
        </w:r>
      </w:ins>
      <w:ins w:id="800"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801" w:author="Maximilian Schmitz" w:date="2015-06-17T20:43:00Z"/>
        </w:rPr>
        <w:pPrChange w:id="802" w:author="Maximilian Schmitz" w:date="2015-06-04T19:48:00Z">
          <w:pPr>
            <w:pStyle w:val="berschrift3"/>
          </w:pPr>
        </w:pPrChange>
      </w:pPr>
      <w:ins w:id="803" w:author="Maximilian Schmitz" w:date="2015-06-17T20:30:00Z">
        <w:r>
          <w:t xml:space="preserve">Ein </w:t>
        </w:r>
        <w:proofErr w:type="spellStart"/>
        <w:r>
          <w:t>Blueprint</w:t>
        </w:r>
        <w:proofErr w:type="spellEnd"/>
        <w:r>
          <w:t xml:space="preserve"> kann eine oder mehrere logische Funktionalitäten enthalten. </w:t>
        </w:r>
      </w:ins>
      <w:ins w:id="804" w:author="Maximilian Schmitz" w:date="2015-06-17T20:32:00Z">
        <w:r>
          <w:t>Funktionsaufrufe oder Events sind als Rechtecke dargestellt. Verbunden sind diese Rechtecke über verschiedenfarbige Linien. Diese Linien repräsentieren Kontroll</w:t>
        </w:r>
      </w:ins>
      <w:ins w:id="805" w:author="Admin" w:date="2015-07-06T14:25:00Z">
        <w:r w:rsidR="00601564">
          <w:t>-</w:t>
        </w:r>
      </w:ins>
      <w:ins w:id="806" w:author="Maximilian Schmitz" w:date="2015-06-17T20:32:00Z">
        <w:del w:id="807" w:author="Admin" w:date="2015-07-06T14:25:00Z">
          <w:r w:rsidDel="00601564">
            <w:delText>flüssen</w:delText>
          </w:r>
        </w:del>
      </w:ins>
      <w:ins w:id="808" w:author="Admin" w:date="2015-07-06T14:24:00Z">
        <w:r w:rsidR="00601564">
          <w:t xml:space="preserve"> und Datenflüsse</w:t>
        </w:r>
      </w:ins>
      <w:ins w:id="809" w:author="Maximilian Schmitz" w:date="2015-06-17T20:32:00Z">
        <w:r>
          <w:t>. D</w:t>
        </w:r>
      </w:ins>
      <w:ins w:id="810" w:author="Admin" w:date="2015-07-06T14:25:00Z">
        <w:r w:rsidR="00373351">
          <w:t>ie</w:t>
        </w:r>
      </w:ins>
      <w:ins w:id="811" w:author="Maximilian Schmitz" w:date="2015-06-17T20:32:00Z">
        <w:del w:id="812" w:author="Admin" w:date="2015-07-06T14:25:00Z">
          <w:r w:rsidDel="00373351">
            <w:delText>as sind zum einen</w:delText>
          </w:r>
        </w:del>
        <w:r>
          <w:t xml:space="preserve"> </w:t>
        </w:r>
      </w:ins>
      <w:ins w:id="813" w:author="Maximilian Schmitz" w:date="2015-06-17T20:33:00Z">
        <w:r>
          <w:t>Kontrollflüsse</w:t>
        </w:r>
      </w:ins>
      <w:ins w:id="814" w:author="Admin" w:date="2015-07-06T14:25:00Z">
        <w:r w:rsidR="00373351">
          <w:t xml:space="preserve"> bestimmen die Reihenfolge</w:t>
        </w:r>
      </w:ins>
      <w:ins w:id="815" w:author="Maximilian Schmitz" w:date="2015-06-17T20:33:00Z">
        <w:del w:id="816" w:author="Admin" w:date="2015-07-06T14:25:00Z">
          <w:r w:rsidDel="00373351">
            <w:delText>,</w:delText>
          </w:r>
        </w:del>
        <w:r>
          <w:t xml:space="preserve"> d</w:t>
        </w:r>
      </w:ins>
      <w:ins w:id="817" w:author="Admin" w:date="2015-07-06T14:25:00Z">
        <w:r w:rsidR="00373351">
          <w:t>er</w:t>
        </w:r>
      </w:ins>
      <w:ins w:id="818" w:author="Maximilian Schmitz" w:date="2015-06-17T20:33:00Z">
        <w:del w:id="819" w:author="Admin" w:date="2015-07-06T14:25:00Z">
          <w:r w:rsidDel="00373351">
            <w:delText>ie</w:delText>
          </w:r>
        </w:del>
        <w:r>
          <w:t xml:space="preserve"> Methodenaufrufe</w:t>
        </w:r>
        <w:del w:id="820" w:author="Admin" w:date="2015-07-06T14:25:00Z">
          <w:r w:rsidDel="00373351">
            <w:delText xml:space="preserve"> weitergeben</w:delText>
          </w:r>
        </w:del>
        <w:r>
          <w:t xml:space="preserve">. </w:t>
        </w:r>
      </w:ins>
      <w:ins w:id="821" w:author="Maximilian Schmitz" w:date="2015-06-17T20:34:00Z">
        <w:r>
          <w:t xml:space="preserve">Zum anderen </w:t>
        </w:r>
        <w:del w:id="822" w:author="Admin" w:date="2015-07-06T14:27:00Z">
          <w:r w:rsidDel="00373351">
            <w:delText>sind</w:delText>
          </w:r>
        </w:del>
      </w:ins>
      <w:ins w:id="823" w:author="Admin" w:date="2015-07-06T14:27:00Z">
        <w:r w:rsidR="00373351">
          <w:t>werden</w:t>
        </w:r>
      </w:ins>
      <w:ins w:id="824" w:author="Maximilian Schmitz" w:date="2015-06-17T20:34:00Z">
        <w:r>
          <w:t xml:space="preserve"> die</w:t>
        </w:r>
      </w:ins>
      <w:ins w:id="825" w:author="Admin" w:date="2015-07-06T14:26:00Z">
        <w:r w:rsidR="00373351">
          <w:t xml:space="preserve"> </w:t>
        </w:r>
        <w:r w:rsidR="00373351">
          <w:lastRenderedPageBreak/>
          <w:t xml:space="preserve">Datenflüsse zum Austausch von </w:t>
        </w:r>
      </w:ins>
      <w:ins w:id="826" w:author="Maximilian Schmitz" w:date="2015-06-17T20:34:00Z">
        <w:del w:id="827" w:author="Admin" w:date="2015-07-06T14:26:00Z">
          <w:r w:rsidDel="00373351">
            <w:delText xml:space="preserve">se Kontrollflüsse </w:delText>
          </w:r>
        </w:del>
        <w:r>
          <w:t xml:space="preserve">Variablen, </w:t>
        </w:r>
        <w:del w:id="828" w:author="Admin" w:date="2015-07-06T14:27:00Z">
          <w:r w:rsidDel="00373351">
            <w:delText xml:space="preserve">die </w:delText>
          </w:r>
        </w:del>
        <w:r>
          <w:t>als Rückgabewerte einer Funktion</w:t>
        </w:r>
      </w:ins>
      <w:ins w:id="829" w:author="Admin" w:date="2015-07-06T14:27:00Z">
        <w:r w:rsidR="00373351">
          <w:t xml:space="preserve"> oder</w:t>
        </w:r>
      </w:ins>
      <w:ins w:id="830" w:author="Maximilian Schmitz" w:date="2015-06-17T20:34:00Z">
        <w:r>
          <w:t xml:space="preserve"> als Übergabeparameter an eine andere Funktion </w:t>
        </w:r>
      </w:ins>
      <w:ins w:id="831" w:author="Admin" w:date="2015-07-06T14:27:00Z">
        <w:r w:rsidR="00373351">
          <w:t>verwendet</w:t>
        </w:r>
      </w:ins>
      <w:ins w:id="832" w:author="Maximilian Schmitz" w:date="2015-06-17T20:34:00Z">
        <w:del w:id="833" w:author="Admin" w:date="2015-07-06T14:27:00Z">
          <w:r w:rsidDel="00373351">
            <w:delText>übergeben werden</w:delText>
          </w:r>
        </w:del>
        <w:r>
          <w:t xml:space="preserve">. </w:t>
        </w:r>
      </w:ins>
      <w:ins w:id="834" w:author="Maximilian Schmitz" w:date="2015-06-17T20:38:00Z">
        <w:r w:rsidR="0098221C">
          <w:t xml:space="preserve">Verschiedene Farben symbolisieren verschiedene Typen von Variablen. Dadurch ist auch ein komplexes </w:t>
        </w:r>
        <w:proofErr w:type="spellStart"/>
        <w:r w:rsidR="0098221C">
          <w:t>Blueprint</w:t>
        </w:r>
        <w:proofErr w:type="spellEnd"/>
        <w:r w:rsidR="0098221C">
          <w:t xml:space="preserve"> übersichtlich gehalten.</w:t>
        </w:r>
      </w:ins>
    </w:p>
    <w:p w14:paraId="738B82FE" w14:textId="77777777" w:rsidR="0098221C" w:rsidRDefault="0098221C">
      <w:pPr>
        <w:rPr>
          <w:ins w:id="835" w:author="Maximilian Schmitz" w:date="2015-06-17T20:43:00Z"/>
        </w:rPr>
        <w:pPrChange w:id="836" w:author="Maximilian Schmitz" w:date="2015-06-04T19:48:00Z">
          <w:pPr>
            <w:pStyle w:val="berschrift3"/>
          </w:pPr>
        </w:pPrChange>
      </w:pPr>
      <w:ins w:id="837" w:author="Maximilian Schmitz" w:date="2015-06-17T20:44:00Z">
        <w:r>
          <w:t xml:space="preserve">In </w:t>
        </w:r>
      </w:ins>
      <w:ins w:id="838" w:author="Maximilian Schmitz" w:date="2015-06-17T20:45:00Z">
        <w:r>
          <w:fldChar w:fldCharType="begin"/>
        </w:r>
        <w:r>
          <w:instrText xml:space="preserve"> REF _Ref422337232 \h </w:instrText>
        </w:r>
      </w:ins>
      <w:r>
        <w:fldChar w:fldCharType="separate"/>
      </w:r>
      <w:ins w:id="839" w:author="Maximilian Schmitz" w:date="2015-06-19T09:20:00Z">
        <w:r w:rsidR="00867956">
          <w:t xml:space="preserve">Abbildung </w:t>
        </w:r>
        <w:r w:rsidR="00867956">
          <w:rPr>
            <w:noProof/>
          </w:rPr>
          <w:t>5</w:t>
        </w:r>
      </w:ins>
      <w:ins w:id="840" w:author="Maximilian Schmitz" w:date="2015-06-17T20:45:00Z">
        <w:r>
          <w:fldChar w:fldCharType="end"/>
        </w:r>
        <w:r>
          <w:t xml:space="preserve"> ist das </w:t>
        </w:r>
        <w:proofErr w:type="spellStart"/>
        <w:r>
          <w:t>Blueprint</w:t>
        </w:r>
        <w:proofErr w:type="spellEnd"/>
        <w:r>
          <w:t xml:space="preserve"> für die Torerkennung zu sehen. </w:t>
        </w:r>
        <w:r w:rsidR="00C74556">
          <w:t xml:space="preserve">Sobald sich ein Objekt innerhalb der Kollisionsbox des Tors befindet, wird geprüft, ob es sich um den Ball handelt. </w:t>
        </w:r>
      </w:ins>
      <w:ins w:id="841" w:author="Maximilian Schmitz" w:date="2015-06-17T20:46:00Z">
        <w:r w:rsidR="00C74556">
          <w:t xml:space="preserve">Dann wird geprüft welches Team das Tor erzielt hat und die Durchführung eines </w:t>
        </w:r>
      </w:ins>
      <w:ins w:id="842" w:author="Maximilian Schmitz" w:date="2015-06-17T20:47:00Z">
        <w:r w:rsidR="00C74556">
          <w:t>Anstoßes</w:t>
        </w:r>
      </w:ins>
      <w:ins w:id="843" w:author="Maximilian Schmitz" w:date="2015-06-17T20:46:00Z">
        <w:r w:rsidR="00C74556">
          <w:t xml:space="preserve"> angestoßen.</w:t>
        </w:r>
      </w:ins>
    </w:p>
    <w:p w14:paraId="4A2D38F2" w14:textId="77777777" w:rsidR="0098221C" w:rsidRDefault="0098221C">
      <w:pPr>
        <w:keepNext/>
        <w:rPr>
          <w:ins w:id="844" w:author="Maximilian Schmitz" w:date="2015-06-17T20:44:00Z"/>
        </w:rPr>
        <w:pPrChange w:id="845" w:author="Maximilian Schmitz" w:date="2015-06-17T20:44:00Z">
          <w:pPr/>
        </w:pPrChange>
      </w:pPr>
      <w:ins w:id="846"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847" w:author="Maximilian Schmitz" w:date="2015-06-17T20:47:00Z"/>
        </w:rPr>
        <w:pPrChange w:id="848" w:author="Maximilian Schmitz" w:date="2015-06-17T20:44:00Z">
          <w:pPr>
            <w:pStyle w:val="berschrift3"/>
          </w:pPr>
        </w:pPrChange>
      </w:pPr>
      <w:bookmarkStart w:id="849" w:name="_Ref422337232"/>
      <w:bookmarkStart w:id="850" w:name="_Toc422468977"/>
      <w:ins w:id="851" w:author="Maximilian Schmitz" w:date="2015-06-17T20:44:00Z">
        <w:r>
          <w:t xml:space="preserve">Abbildung </w:t>
        </w:r>
        <w:r>
          <w:fldChar w:fldCharType="begin"/>
        </w:r>
        <w:r>
          <w:instrText xml:space="preserve"> SEQ Abbildung \* ARABIC </w:instrText>
        </w:r>
      </w:ins>
      <w:r>
        <w:fldChar w:fldCharType="separate"/>
      </w:r>
      <w:ins w:id="852" w:author="Maximilian Schmitz" w:date="2015-06-19T09:20:00Z">
        <w:r w:rsidR="00867956">
          <w:rPr>
            <w:noProof/>
          </w:rPr>
          <w:t>5</w:t>
        </w:r>
      </w:ins>
      <w:ins w:id="853" w:author="Maximilian Schmitz" w:date="2015-06-17T20:44:00Z">
        <w:r>
          <w:fldChar w:fldCharType="end"/>
        </w:r>
        <w:bookmarkEnd w:id="849"/>
        <w:r>
          <w:t xml:space="preserve">: </w:t>
        </w:r>
        <w:proofErr w:type="spellStart"/>
        <w:r>
          <w:t>Blueprint</w:t>
        </w:r>
        <w:proofErr w:type="spellEnd"/>
        <w:r>
          <w:t xml:space="preserve"> für die Torerkennung</w:t>
        </w:r>
      </w:ins>
      <w:bookmarkEnd w:id="850"/>
    </w:p>
    <w:p w14:paraId="2D7BC68C" w14:textId="77777777" w:rsidR="00C74556" w:rsidRDefault="00C74556">
      <w:pPr>
        <w:rPr>
          <w:ins w:id="854" w:author="Maximilian Schmitz" w:date="2015-06-17T20:47:00Z"/>
        </w:rPr>
        <w:pPrChange w:id="855" w:author="Maximilian Schmitz" w:date="2015-06-17T20:47:00Z">
          <w:pPr>
            <w:pStyle w:val="berschrift3"/>
          </w:pPr>
        </w:pPrChange>
      </w:pPr>
    </w:p>
    <w:p w14:paraId="007CACF9" w14:textId="77777777" w:rsidR="00A75BD7" w:rsidRDefault="00C74556">
      <w:pPr>
        <w:rPr>
          <w:ins w:id="856" w:author="Maximilian Schmitz" w:date="2015-06-18T10:34:00Z"/>
        </w:rPr>
        <w:pPrChange w:id="857" w:author="Maximilian Schmitz" w:date="2015-06-17T20:47:00Z">
          <w:pPr>
            <w:pStyle w:val="berschrift3"/>
          </w:pPr>
        </w:pPrChange>
      </w:pPr>
      <w:ins w:id="858" w:author="Maximilian Schmitz" w:date="2015-06-17T20:51:00Z">
        <w:r>
          <w:t xml:space="preserve">Genauso sind weitere Funktionalitäten, die </w:t>
        </w:r>
      </w:ins>
      <w:ins w:id="859" w:author="Maximilian Schmitz" w:date="2015-06-17T20:52:00Z">
        <w:r>
          <w:t xml:space="preserve">das Zurücksetzen des Balls nach Ablauf eines </w:t>
        </w:r>
        <w:proofErr w:type="spellStart"/>
        <w:r>
          <w:t>Timer</w:t>
        </w:r>
      </w:ins>
      <w:ins w:id="860" w:author="Maximilian Schmitz" w:date="2015-06-17T20:53:00Z">
        <w:r>
          <w:t>s</w:t>
        </w:r>
      </w:ins>
      <w:proofErr w:type="spellEnd"/>
      <w:ins w:id="861" w:author="Maximilian Schmitz" w:date="2015-06-17T20:52:00Z">
        <w:r>
          <w:t xml:space="preserve"> von 10 Sekunden </w:t>
        </w:r>
      </w:ins>
      <w:ins w:id="862" w:author="Maximilian Schmitz" w:date="2015-06-17T20:53:00Z">
        <w:r>
          <w:t>oder die Messung der Spie</w:t>
        </w:r>
        <w:r w:rsidR="00922210">
          <w:t xml:space="preserve">lzeit in </w:t>
        </w:r>
        <w:proofErr w:type="spellStart"/>
        <w:r w:rsidR="00922210">
          <w:t>Blueprints</w:t>
        </w:r>
        <w:proofErr w:type="spellEnd"/>
        <w:r w:rsidR="00922210">
          <w:t xml:space="preserve"> realisiert.</w:t>
        </w:r>
      </w:ins>
    </w:p>
    <w:p w14:paraId="4A048434" w14:textId="77777777" w:rsidR="00922210" w:rsidRDefault="00922210">
      <w:pPr>
        <w:rPr>
          <w:ins w:id="863" w:author="Maximilian Schmitz" w:date="2015-06-18T10:31:00Z"/>
        </w:rPr>
        <w:pPrChange w:id="864" w:author="Maximilian Schmitz" w:date="2015-06-17T20:47:00Z">
          <w:pPr>
            <w:pStyle w:val="berschrift3"/>
          </w:pPr>
        </w:pPrChange>
      </w:pPr>
    </w:p>
    <w:p w14:paraId="2A509E21" w14:textId="77777777" w:rsidR="00922210" w:rsidRDefault="00922210">
      <w:pPr>
        <w:rPr>
          <w:ins w:id="865" w:author="Maximilian Schmitz" w:date="2015-06-18T10:35:00Z"/>
        </w:rPr>
        <w:pPrChange w:id="866" w:author="Maximilian Schmitz" w:date="2015-06-17T20:47:00Z">
          <w:pPr>
            <w:pStyle w:val="berschrift3"/>
          </w:pPr>
        </w:pPrChange>
      </w:pPr>
      <w:ins w:id="867" w:author="Maximilian Schmitz" w:date="2015-06-18T10:31:00Z">
        <w:r>
          <w:t xml:space="preserve">Die Konfiguration des Spiels wird </w:t>
        </w:r>
      </w:ins>
      <w:ins w:id="868" w:author="Maximilian Schmitz" w:date="2015-06-18T10:32:00Z">
        <w:r>
          <w:t xml:space="preserve">aus der Datei </w:t>
        </w:r>
      </w:ins>
      <w:ins w:id="869" w:author="Maximilian Schmitz" w:date="2015-06-18T10:34:00Z">
        <w:r>
          <w:t xml:space="preserve">„Teams.xml“ eingelesen. Darin ist spezifiziert aus welchen XML-Dateien die </w:t>
        </w:r>
      </w:ins>
      <w:ins w:id="870" w:author="Maximilian Schmitz" w:date="2015-06-18T10:35:00Z">
        <w:r>
          <w:t>Konfiguration</w:t>
        </w:r>
      </w:ins>
      <w:ins w:id="871" w:author="Maximilian Schmitz" w:date="2015-06-18T10:34:00Z">
        <w:r>
          <w:t xml:space="preserve"> der beiden Teams gelesen werden soll. </w:t>
        </w:r>
      </w:ins>
      <w:ins w:id="872" w:author="Maximilian Schmitz" w:date="2015-06-18T10:35:00Z">
        <w:r>
          <w:t>Außerdem wird hier die Spieldauer für ein Spiel festgelegt.</w:t>
        </w:r>
      </w:ins>
    </w:p>
    <w:p w14:paraId="71CF11C1" w14:textId="26466517" w:rsidR="00922210" w:rsidRDefault="00922210">
      <w:pPr>
        <w:rPr>
          <w:ins w:id="873" w:author="Maximilian Schmitz" w:date="2015-06-18T10:37:00Z"/>
        </w:rPr>
        <w:pPrChange w:id="874" w:author="Maximilian Schmitz" w:date="2015-06-17T20:47:00Z">
          <w:pPr>
            <w:pStyle w:val="berschrift3"/>
          </w:pPr>
        </w:pPrChange>
      </w:pPr>
      <w:ins w:id="875" w:author="Maximilian Schmitz" w:date="2015-06-18T10:36:00Z">
        <w:r>
          <w:t xml:space="preserve">In den Konfigurationsdateien der einzelnen Teams </w:t>
        </w:r>
      </w:ins>
      <w:ins w:id="876" w:author="Maximilian Schmitz" w:date="2015-06-18T10:37:00Z">
        <w:r w:rsidR="00462BD4">
          <w:t>werden</w:t>
        </w:r>
      </w:ins>
      <w:ins w:id="877" w:author="Maximilian Schmitz" w:date="2015-06-18T10:36:00Z">
        <w:r w:rsidR="00462BD4">
          <w:t xml:space="preserve"> für jeden Spieler ein KI-Skript, ein Name und die Startposition angegeben.</w:t>
        </w:r>
      </w:ins>
      <w:ins w:id="878" w:author="Maximilian Schmitz" w:date="2015-06-18T10:38:00Z">
        <w:r w:rsidR="00462BD4">
          <w:t xml:space="preserve"> </w:t>
        </w:r>
        <w:del w:id="879" w:author="Admin" w:date="2015-07-06T14:29:00Z">
          <w:r w:rsidR="00462BD4" w:rsidDel="00373351">
            <w:fldChar w:fldCharType="begin"/>
          </w:r>
          <w:r w:rsidR="00462BD4" w:rsidDel="00373351">
            <w:delInstrText xml:space="preserve"> REF _Ref422166503 \h </w:delInstrText>
          </w:r>
        </w:del>
      </w:ins>
      <w:del w:id="880" w:author="Admin" w:date="2015-07-06T14:29:00Z">
        <w:r w:rsidR="00462BD4" w:rsidDel="00373351">
          <w:fldChar w:fldCharType="separate"/>
        </w:r>
      </w:del>
      <w:ins w:id="881" w:author="Maximilian Schmitz" w:date="2015-06-19T09:20:00Z">
        <w:del w:id="882" w:author="Admin" w:date="2015-07-06T14:29:00Z">
          <w:r w:rsidR="00867956" w:rsidDel="00373351">
            <w:delText xml:space="preserve">Abbildung </w:delText>
          </w:r>
          <w:r w:rsidR="00867956" w:rsidDel="00373351">
            <w:rPr>
              <w:noProof/>
            </w:rPr>
            <w:delText>1</w:delText>
          </w:r>
        </w:del>
      </w:ins>
      <w:del w:id="883" w:author="Admin" w:date="2015-07-06T14:29:00Z">
        <w:r w:rsidR="00462BD4" w:rsidDel="00373351">
          <w:fldChar w:fldCharType="end"/>
        </w:r>
      </w:del>
      <w:ins w:id="884" w:author="Maximilian Schmitz" w:date="2015-06-18T10:38:00Z">
        <w:r w:rsidR="00462BD4">
          <w:fldChar w:fldCharType="begin"/>
        </w:r>
        <w:r w:rsidR="00462BD4">
          <w:instrText xml:space="preserve"> REF _Ref422387246 \h </w:instrText>
        </w:r>
      </w:ins>
      <w:r w:rsidR="00462BD4">
        <w:fldChar w:fldCharType="separate"/>
      </w:r>
      <w:ins w:id="885" w:author="Maximilian Schmitz" w:date="2015-06-19T09:20:00Z">
        <w:r w:rsidR="00867956">
          <w:t xml:space="preserve">Abbildung </w:t>
        </w:r>
        <w:r w:rsidR="00867956">
          <w:rPr>
            <w:noProof/>
          </w:rPr>
          <w:t>6</w:t>
        </w:r>
      </w:ins>
      <w:ins w:id="886" w:author="Maximilian Schmitz" w:date="2015-06-18T10:38:00Z">
        <w:r w:rsidR="00462BD4">
          <w:fldChar w:fldCharType="end"/>
        </w:r>
        <w:r w:rsidR="00462BD4">
          <w:t xml:space="preserve"> zeigt eine solche </w:t>
        </w:r>
        <w:del w:id="887" w:author="Admin" w:date="2015-07-06T14:30:00Z">
          <w:r w:rsidR="00462BD4" w:rsidDel="00373351">
            <w:delText>Datei</w:delText>
          </w:r>
        </w:del>
      </w:ins>
      <w:ins w:id="888" w:author="Admin" w:date="2015-07-06T14:30:00Z">
        <w:r w:rsidR="00373351">
          <w:t>Teamkonfiguration</w:t>
        </w:r>
      </w:ins>
      <w:ins w:id="889" w:author="Maximilian Schmitz" w:date="2015-06-18T10:38:00Z">
        <w:r w:rsidR="00462BD4">
          <w:t>.</w:t>
        </w:r>
      </w:ins>
    </w:p>
    <w:p w14:paraId="2FE91B0A" w14:textId="77777777" w:rsidR="00462BD4" w:rsidRDefault="00462BD4">
      <w:pPr>
        <w:rPr>
          <w:ins w:id="890" w:author="Maximilian Schmitz" w:date="2015-06-18T10:37:00Z"/>
        </w:rPr>
        <w:pPrChange w:id="891" w:author="Maximilian Schmitz" w:date="2015-06-17T20:47:00Z">
          <w:pPr>
            <w:pStyle w:val="berschrift3"/>
          </w:pPr>
        </w:pPrChange>
      </w:pPr>
    </w:p>
    <w:p w14:paraId="1CBF2747" w14:textId="77777777" w:rsidR="00462BD4" w:rsidRDefault="00462BD4">
      <w:pPr>
        <w:keepNext/>
        <w:rPr>
          <w:ins w:id="892" w:author="Maximilian Schmitz" w:date="2015-06-18T10:38:00Z"/>
        </w:rPr>
        <w:pPrChange w:id="893" w:author="Maximilian Schmitz" w:date="2015-06-18T10:38:00Z">
          <w:pPr/>
        </w:pPrChange>
      </w:pPr>
      <w:ins w:id="894"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895" w:author="Maximilian Schmitz" w:date="2015-06-18T10:38:00Z"/>
        </w:rPr>
        <w:pPrChange w:id="896" w:author="Maximilian Schmitz" w:date="2015-06-18T10:38:00Z">
          <w:pPr>
            <w:pStyle w:val="berschrift3"/>
          </w:pPr>
        </w:pPrChange>
      </w:pPr>
      <w:bookmarkStart w:id="897" w:name="_Ref422387246"/>
      <w:bookmarkStart w:id="898" w:name="_Toc422468978"/>
      <w:ins w:id="899" w:author="Maximilian Schmitz" w:date="2015-06-18T10:38:00Z">
        <w:r>
          <w:t xml:space="preserve">Abbildung </w:t>
        </w:r>
        <w:r>
          <w:fldChar w:fldCharType="begin"/>
        </w:r>
        <w:r>
          <w:instrText xml:space="preserve"> SEQ Abbildung \* ARABIC </w:instrText>
        </w:r>
      </w:ins>
      <w:r>
        <w:fldChar w:fldCharType="separate"/>
      </w:r>
      <w:ins w:id="900" w:author="Maximilian Schmitz" w:date="2015-06-19T09:20:00Z">
        <w:r w:rsidR="00867956">
          <w:rPr>
            <w:noProof/>
          </w:rPr>
          <w:t>6</w:t>
        </w:r>
      </w:ins>
      <w:ins w:id="901" w:author="Maximilian Schmitz" w:date="2015-06-18T10:38:00Z">
        <w:r>
          <w:fldChar w:fldCharType="end"/>
        </w:r>
        <w:bookmarkEnd w:id="897"/>
        <w:r>
          <w:t>: Konfiguration eines Teams</w:t>
        </w:r>
        <w:bookmarkEnd w:id="898"/>
      </w:ins>
    </w:p>
    <w:p w14:paraId="33AD0AA1" w14:textId="3FD8F8E5" w:rsidR="00462BD4" w:rsidRPr="00EC6D6C" w:rsidRDefault="00462BD4">
      <w:pPr>
        <w:rPr>
          <w:ins w:id="902" w:author="Maximilian Schmitz" w:date="2015-06-17T20:53:00Z"/>
        </w:rPr>
        <w:pPrChange w:id="903" w:author="Maximilian Schmitz" w:date="2015-06-18T10:38:00Z">
          <w:pPr>
            <w:pStyle w:val="berschrift3"/>
          </w:pPr>
        </w:pPrChange>
      </w:pPr>
      <w:ins w:id="904" w:author="Maximilian Schmitz" w:date="2015-06-18T10:39:00Z">
        <w:r>
          <w:t xml:space="preserve">Das Auslesen der XML-Dateien erfolgt über einen in C++ realisierten Parser beim Starten des Programms. </w:t>
        </w:r>
      </w:ins>
      <w:ins w:id="905" w:author="Maximilian Schmitz" w:date="2015-06-18T10:41:00Z">
        <w:r>
          <w:t xml:space="preserve">Die Konfiguration über XML-Dateien ist sinnvoll, da XML auch von Menschen gut </w:t>
        </w:r>
        <w:del w:id="906" w:author="Admin" w:date="2015-07-06T14:30:00Z">
          <w:r w:rsidDel="00373351">
            <w:delText>gelesen</w:delText>
          </w:r>
        </w:del>
      </w:ins>
      <w:ins w:id="907" w:author="Admin" w:date="2015-07-06T14:30:00Z">
        <w:r w:rsidR="00373351">
          <w:t>bearbeitet</w:t>
        </w:r>
      </w:ins>
      <w:ins w:id="908" w:author="Maximilian Schmitz" w:date="2015-06-18T10:41:00Z">
        <w:r>
          <w:t xml:space="preserve"> werden kann und weit verbreitet ist. Es wird ermöglicht, dass bei der Erstellung der künstlichen Intelligenzen für jeden Spieler eine spezielle Version erstellt werden kann. </w:t>
        </w:r>
      </w:ins>
      <w:ins w:id="909"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910" w:author="Maximilian Schmitz" w:date="2015-06-17T20:54:00Z"/>
        </w:rPr>
        <w:pPrChange w:id="911" w:author="Maximilian Schmitz" w:date="2015-06-17T20:47:00Z">
          <w:pPr>
            <w:pStyle w:val="berschrift3"/>
          </w:pPr>
        </w:pPrChange>
      </w:pPr>
    </w:p>
    <w:p w14:paraId="3B427273" w14:textId="77777777" w:rsidR="00C74556" w:rsidRPr="00EC6D6C" w:rsidRDefault="00C74556">
      <w:pPr>
        <w:rPr>
          <w:ins w:id="912" w:author="Maximilian Schmitz" w:date="2015-06-17T15:00:00Z"/>
        </w:rPr>
        <w:pPrChange w:id="913" w:author="Maximilian Schmitz" w:date="2015-06-17T20:47:00Z">
          <w:pPr>
            <w:pStyle w:val="berschrift3"/>
          </w:pPr>
        </w:pPrChange>
      </w:pPr>
      <w:ins w:id="914" w:author="Maximilian Schmitz" w:date="2015-06-17T20:54:00Z">
        <w:r>
          <w:t xml:space="preserve">Im Bereich der Regelimplementierung gibt es noch einige Möglichkeiten zur Erweiterung. </w:t>
        </w:r>
      </w:ins>
      <w:ins w:id="915" w:author="Maximilian Schmitz" w:date="2015-06-17T20:55:00Z">
        <w:r>
          <w:t xml:space="preserve">Beispielsweise </w:t>
        </w:r>
        <w:r w:rsidR="00AF56BA">
          <w:t xml:space="preserve">fehlt die Erkennung der Abseitsregel oder die Erkennung von Fouls. Wobei hier </w:t>
        </w:r>
      </w:ins>
      <w:ins w:id="916" w:author="Maximilian Schmitz" w:date="2015-06-17T20:56:00Z">
        <w:r w:rsidR="00AF56BA">
          <w:t xml:space="preserve">vor allem die Erkennung desjenigen Spielers, der ein Foul begeht schwierig zu lösen ist. </w:t>
        </w:r>
      </w:ins>
      <w:ins w:id="917" w:author="Maximilian Schmitz" w:date="2015-06-17T20:57:00Z">
        <w:r w:rsidR="00AF56BA">
          <w:t>Ebenfalls fehlen die oben angesprochenen Seiten- und Toraus Erkennung mit dazugehörigem Einwurf beziehungsweise Eckball.</w:t>
        </w:r>
      </w:ins>
    </w:p>
    <w:p w14:paraId="7F2D8469" w14:textId="77777777" w:rsidR="006179F5" w:rsidRDefault="006179F5" w:rsidP="00A76D1C">
      <w:pPr>
        <w:pStyle w:val="berschrift3"/>
        <w:rPr>
          <w:ins w:id="918" w:author="Maximilian Schmitz" w:date="2015-06-18T20:28:00Z"/>
        </w:rPr>
        <w:pPrChange w:id="919" w:author="Maximilian Schmitz" w:date="2015-07-06T22:28:00Z">
          <w:pPr>
            <w:pStyle w:val="berschrift3"/>
          </w:pPr>
        </w:pPrChange>
      </w:pPr>
      <w:bookmarkStart w:id="920" w:name="_Toc422468963"/>
      <w:ins w:id="921" w:author="Maximilian Schmitz" w:date="2015-06-17T15:00:00Z">
        <w:r>
          <w:t>Spielerimplementierung</w:t>
        </w:r>
      </w:ins>
      <w:bookmarkEnd w:id="920"/>
    </w:p>
    <w:p w14:paraId="103D99CC" w14:textId="77777777" w:rsidR="00F908E2" w:rsidRPr="00321258" w:rsidRDefault="00F908E2">
      <w:pPr>
        <w:rPr>
          <w:ins w:id="922" w:author="Maximilian Schmitz" w:date="2015-06-17T20:54:00Z"/>
        </w:rPr>
        <w:pPrChange w:id="923" w:author="Maximilian Schmitz" w:date="2015-06-18T20:28:00Z">
          <w:pPr>
            <w:pStyle w:val="berschrift3"/>
          </w:pPr>
        </w:pPrChange>
      </w:pPr>
      <w:ins w:id="924" w:author="Maximilian Schmitz" w:date="2015-06-18T20:28:00Z">
        <w:r>
          <w:t xml:space="preserve">In diesem Unterkapitel wird die Umsetzung des menschlichen Fußballspielers in der Simulation beschrieben. </w:t>
        </w:r>
      </w:ins>
      <w:ins w:id="925"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926" w:author="Maximilian Schmitz" w:date="2015-06-18T10:29:00Z"/>
        </w:rPr>
        <w:pPrChange w:id="927" w:author="Maximilian Schmitz" w:date="2015-06-17T20:54:00Z">
          <w:pPr>
            <w:pStyle w:val="berschrift3"/>
          </w:pPr>
        </w:pPrChange>
      </w:pPr>
      <w:ins w:id="928" w:author="Maximilian Schmitz" w:date="2015-06-18T10:27:00Z">
        <w:r>
          <w:t xml:space="preserve">Die Implementierung der Funktionen des Spielers ist zum großen Teil im C++ Code vorgenommen. </w:t>
        </w:r>
      </w:ins>
      <w:ins w:id="929" w:author="Maximilian Schmitz" w:date="2015-06-18T10:29:00Z">
        <w:r>
          <w:t xml:space="preserve">Kleine Teile sind wie die Implementierung der Spielregeln im </w:t>
        </w:r>
        <w:proofErr w:type="spellStart"/>
        <w:r>
          <w:t>Blueprint</w:t>
        </w:r>
        <w:proofErr w:type="spellEnd"/>
        <w:r>
          <w:t xml:space="preserve"> umgesetzt.</w:t>
        </w:r>
      </w:ins>
    </w:p>
    <w:p w14:paraId="4817F668" w14:textId="77777777" w:rsidR="007D3074" w:rsidRDefault="007D3074">
      <w:pPr>
        <w:rPr>
          <w:ins w:id="930" w:author="Maximilian Schmitz" w:date="2015-06-18T10:31:00Z"/>
        </w:rPr>
        <w:pPrChange w:id="931" w:author="Maximilian Schmitz" w:date="2015-06-18T10:31:00Z">
          <w:pPr>
            <w:pStyle w:val="berschrift3"/>
            <w:numPr>
              <w:numId w:val="23"/>
            </w:numPr>
          </w:pPr>
        </w:pPrChange>
      </w:pPr>
      <w:ins w:id="932" w:author="Maximilian Schmitz" w:date="2015-06-18T10:30:00Z">
        <w:r>
          <w:lastRenderedPageBreak/>
          <w:t xml:space="preserve">Die hier beschriebenen Spielerfunktionalitäten können über die </w:t>
        </w:r>
      </w:ins>
      <w:ins w:id="933" w:author="Maximilian Schmitz" w:date="2015-06-18T10:31:00Z">
        <w:r>
          <w:t>Skriptschnittstelle</w:t>
        </w:r>
      </w:ins>
    </w:p>
    <w:p w14:paraId="5A54BC16" w14:textId="77777777" w:rsidR="007D3074" w:rsidRDefault="007D3074">
      <w:pPr>
        <w:rPr>
          <w:ins w:id="934" w:author="Maximilian Schmitz" w:date="2015-06-18T10:44:00Z"/>
        </w:rPr>
        <w:pPrChange w:id="935" w:author="Maximilian Schmitz" w:date="2015-06-18T10:31:00Z">
          <w:pPr>
            <w:pStyle w:val="berschrift3"/>
          </w:pPr>
        </w:pPrChange>
      </w:pPr>
      <w:ins w:id="936" w:author="Maximilian Schmitz" w:date="2015-06-18T10:30:00Z">
        <w:r>
          <w:t xml:space="preserve">durch </w:t>
        </w:r>
      </w:ins>
      <w:ins w:id="937" w:author="Maximilian Schmitz" w:date="2015-06-18T10:31:00Z">
        <w:r>
          <w:t>die künstliche Intelligenz aufgerufen werden.</w:t>
        </w:r>
      </w:ins>
    </w:p>
    <w:p w14:paraId="7FC07CB1" w14:textId="77777777" w:rsidR="00AF627C" w:rsidRDefault="00AF627C">
      <w:pPr>
        <w:rPr>
          <w:ins w:id="938" w:author="Maximilian Schmitz" w:date="2015-06-18T10:44:00Z"/>
        </w:rPr>
        <w:pPrChange w:id="939" w:author="Maximilian Schmitz" w:date="2015-06-18T10:31:00Z">
          <w:pPr>
            <w:pStyle w:val="berschrift3"/>
          </w:pPr>
        </w:pPrChange>
      </w:pPr>
    </w:p>
    <w:p w14:paraId="722B5305" w14:textId="77777777" w:rsidR="00C5179B" w:rsidRDefault="00AF627C">
      <w:pPr>
        <w:rPr>
          <w:ins w:id="940" w:author="Maximilian Schmitz" w:date="2015-07-06T18:04:00Z"/>
        </w:rPr>
        <w:pPrChange w:id="941" w:author="Maximilian Schmitz" w:date="2015-06-18T10:31:00Z">
          <w:pPr>
            <w:pStyle w:val="berschrift3"/>
          </w:pPr>
        </w:pPrChange>
      </w:pPr>
      <w:commentRangeStart w:id="942"/>
      <w:ins w:id="943" w:author="Maximilian Schmitz" w:date="2015-06-18T10:44:00Z">
        <w:r>
          <w:t xml:space="preserve">Die im </w:t>
        </w:r>
        <w:proofErr w:type="spellStart"/>
        <w:r>
          <w:t>Blueprint</w:t>
        </w:r>
        <w:proofErr w:type="spellEnd"/>
        <w:r>
          <w:t xml:space="preserve"> umgesetzten Funktionen</w:t>
        </w:r>
      </w:ins>
      <w:ins w:id="944" w:author="Maximilian Schmitz" w:date="2015-06-18T10:49:00Z">
        <w:r w:rsidR="00FC3779">
          <w:t xml:space="preserve"> sind das Annehmen des Balls, die Erkennung, ob der Spieler den Ball hat und die Bewegung zu einer bestimmten Position. </w:t>
        </w:r>
      </w:ins>
      <w:ins w:id="945" w:author="Maximilian Schmitz" w:date="2015-06-18T10:50:00Z">
        <w:r w:rsidR="00FC3779">
          <w:t xml:space="preserve">Diese Funktionalitäten sind nicht im C++ Code umgesetzt, da sich die Umsetzung hier deutlich komplizierter gestaltet hätte als im </w:t>
        </w:r>
        <w:proofErr w:type="spellStart"/>
        <w:r w:rsidR="00FC3779">
          <w:t>Blueprint</w:t>
        </w:r>
        <w:proofErr w:type="spellEnd"/>
        <w:r w:rsidR="00FC3779">
          <w:t xml:space="preserve">. </w:t>
        </w:r>
      </w:ins>
      <w:ins w:id="946" w:author="Maximilian Schmitz" w:date="2015-06-18T10:51:00Z">
        <w:r w:rsidR="00FC3779">
          <w:t xml:space="preserve">Das liegt vor allem daran, dass auf Objekte zugegriffen werden muss, die innerhalb des verwendeten Basisspielers der Unreal Engine 4 liegen. </w:t>
        </w:r>
      </w:ins>
      <w:ins w:id="947" w:author="Maximilian Schmitz" w:date="2015-06-18T10:53:00Z">
        <w:r w:rsidR="00FC3779">
          <w:t xml:space="preserve">Der Zugriff darauf ist im </w:t>
        </w:r>
        <w:proofErr w:type="spellStart"/>
        <w:r w:rsidR="00FC3779">
          <w:t>Blueprint</w:t>
        </w:r>
        <w:proofErr w:type="spellEnd"/>
        <w:r w:rsidR="00FC3779">
          <w:t xml:space="preserve"> deutlich einfacher gestaltet. Die </w:t>
        </w:r>
        <w:proofErr w:type="spellStart"/>
        <w:r w:rsidR="00FC3779">
          <w:t>Blueprint</w:t>
        </w:r>
        <w:proofErr w:type="spellEnd"/>
        <w:r w:rsidR="00FC3779">
          <w:t>-Funktionen werden durch Events, die von Funktionen im C++ Code gesendet werden, aufgerufen.</w:t>
        </w:r>
      </w:ins>
      <w:ins w:id="948" w:author="Maximilian Schmitz" w:date="2015-07-06T18:02:00Z">
        <w:r w:rsidR="00C5179B">
          <w:t xml:space="preserve"> Für die Ausführung des Spiels macht es keinen Unterschied, ob die Funktionen nativ im C++ Code oder im </w:t>
        </w:r>
        <w:proofErr w:type="spellStart"/>
        <w:r w:rsidR="00C5179B">
          <w:t>Blueprint</w:t>
        </w:r>
        <w:proofErr w:type="spellEnd"/>
        <w:r w:rsidR="00C5179B">
          <w:t xml:space="preserve"> implementiert sind. Die </w:t>
        </w:r>
        <w:proofErr w:type="spellStart"/>
        <w:r w:rsidR="00C5179B">
          <w:t>Blueprints</w:t>
        </w:r>
        <w:proofErr w:type="spellEnd"/>
        <w:r w:rsidR="00C5179B">
          <w:t xml:space="preserve"> werden genau wie der C++ Code </w:t>
        </w:r>
      </w:ins>
      <w:ins w:id="949" w:author="Maximilian Schmitz" w:date="2015-07-06T18:03:00Z">
        <w:r w:rsidR="00C5179B">
          <w:t xml:space="preserve">kompiliert. Durch diese Übersetzung in </w:t>
        </w:r>
        <w:proofErr w:type="spellStart"/>
        <w:r w:rsidR="00C5179B">
          <w:t>Machinencode</w:t>
        </w:r>
        <w:proofErr w:type="spellEnd"/>
        <w:r w:rsidR="00C5179B">
          <w:t xml:space="preserve"> </w:t>
        </w:r>
      </w:ins>
      <w:ins w:id="950" w:author="Maximilian Schmitz" w:date="2015-07-06T18:04:00Z">
        <w:r w:rsidR="00C5179B">
          <w:t>bestehen keinerlei Unterschiede in der Ausführungsgeschwindigkeit wie es bei einer interpretierten Sprache möglich wäre.</w:t>
        </w:r>
      </w:ins>
    </w:p>
    <w:p w14:paraId="167C974D" w14:textId="031CC9BA" w:rsidR="00AF627C" w:rsidRPr="00EC6D6C" w:rsidRDefault="00FC3779">
      <w:pPr>
        <w:rPr>
          <w:ins w:id="951" w:author="Maximilian Schmitz" w:date="2015-06-17T15:00:00Z"/>
        </w:rPr>
        <w:pPrChange w:id="952" w:author="Maximilian Schmitz" w:date="2015-06-18T10:31:00Z">
          <w:pPr>
            <w:pStyle w:val="berschrift3"/>
          </w:pPr>
        </w:pPrChange>
      </w:pPr>
      <w:ins w:id="953" w:author="Maximilian Schmitz" w:date="2015-06-18T10:53:00Z">
        <w:r>
          <w:t xml:space="preserve"> </w:t>
        </w:r>
      </w:ins>
      <w:ins w:id="954" w:author="Maximilian Schmitz" w:date="2015-06-18T10:54:00Z">
        <w:r>
          <w:t xml:space="preserve">In </w:t>
        </w:r>
        <w:r>
          <w:fldChar w:fldCharType="begin"/>
        </w:r>
        <w:r>
          <w:instrText xml:space="preserve"> REF _Ref422388188 \h </w:instrText>
        </w:r>
      </w:ins>
      <w:r>
        <w:fldChar w:fldCharType="separate"/>
      </w:r>
      <w:ins w:id="955" w:author="Maximilian Schmitz" w:date="2015-06-19T09:20:00Z">
        <w:r w:rsidR="00867956">
          <w:t xml:space="preserve">Abbildung </w:t>
        </w:r>
        <w:r w:rsidR="00867956">
          <w:rPr>
            <w:noProof/>
          </w:rPr>
          <w:t>7</w:t>
        </w:r>
      </w:ins>
      <w:ins w:id="956" w:author="Maximilian Schmitz" w:date="2015-06-18T10:54:00Z">
        <w:r>
          <w:fldChar w:fldCharType="end"/>
        </w:r>
        <w:r>
          <w:t xml:space="preserve"> sind Teile der umgesetzten Funktionalitäten zu sehen. Es ist zu erkennen, dass diese Funktionen relativ klein sind. </w:t>
        </w:r>
      </w:ins>
      <w:ins w:id="957" w:author="Maximilian Schmitz" w:date="2015-06-18T10:55:00Z">
        <w:r>
          <w:t>Eine Entsprechung im C++ Code wäre viel größer.</w:t>
        </w:r>
      </w:ins>
      <w:commentRangeEnd w:id="942"/>
      <w:r w:rsidR="00A878FD">
        <w:rPr>
          <w:rStyle w:val="Kommentarzeichen"/>
        </w:rPr>
        <w:commentReference w:id="942"/>
      </w:r>
    </w:p>
    <w:p w14:paraId="44C52855" w14:textId="77777777" w:rsidR="00915AB6" w:rsidRDefault="00915AB6">
      <w:pPr>
        <w:keepNext/>
        <w:rPr>
          <w:ins w:id="958" w:author="Maximilian Schmitz" w:date="2015-06-17T19:44:00Z"/>
        </w:rPr>
        <w:pPrChange w:id="959" w:author="Maximilian Schmitz" w:date="2015-06-17T19:44:00Z">
          <w:pPr/>
        </w:pPrChange>
      </w:pPr>
      <w:ins w:id="960"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961" w:author="Maximilian Schmitz" w:date="2015-06-18T10:55:00Z"/>
        </w:rPr>
        <w:pPrChange w:id="962" w:author="Maximilian Schmitz" w:date="2015-06-17T19:44:00Z">
          <w:pPr>
            <w:pStyle w:val="berschrift3"/>
          </w:pPr>
        </w:pPrChange>
      </w:pPr>
      <w:bookmarkStart w:id="963" w:name="_Ref422388188"/>
      <w:bookmarkStart w:id="964" w:name="_Toc422468979"/>
      <w:ins w:id="965" w:author="Maximilian Schmitz" w:date="2015-06-17T19:44:00Z">
        <w:r>
          <w:t xml:space="preserve">Abbildung </w:t>
        </w:r>
        <w:r>
          <w:fldChar w:fldCharType="begin"/>
        </w:r>
        <w:r>
          <w:instrText xml:space="preserve"> SEQ Abbildung \* ARABIC </w:instrText>
        </w:r>
      </w:ins>
      <w:r>
        <w:fldChar w:fldCharType="separate"/>
      </w:r>
      <w:ins w:id="966" w:author="Maximilian Schmitz" w:date="2015-06-19T09:20:00Z">
        <w:r w:rsidR="00867956">
          <w:rPr>
            <w:noProof/>
          </w:rPr>
          <w:t>7</w:t>
        </w:r>
      </w:ins>
      <w:ins w:id="967" w:author="Maximilian Schmitz" w:date="2015-06-17T19:44:00Z">
        <w:r>
          <w:fldChar w:fldCharType="end"/>
        </w:r>
        <w:bookmarkEnd w:id="963"/>
        <w:r>
          <w:t xml:space="preserve">: </w:t>
        </w:r>
        <w:proofErr w:type="spellStart"/>
        <w:r>
          <w:t>Blueprint</w:t>
        </w:r>
        <w:proofErr w:type="spellEnd"/>
        <w:r>
          <w:t>-Funktionen des Spielers</w:t>
        </w:r>
      </w:ins>
      <w:bookmarkEnd w:id="964"/>
    </w:p>
    <w:p w14:paraId="26BE56FD" w14:textId="77777777" w:rsidR="00467292" w:rsidRDefault="00467292">
      <w:pPr>
        <w:rPr>
          <w:ins w:id="968" w:author="Maximilian Schmitz" w:date="2015-06-18T10:55:00Z"/>
        </w:rPr>
        <w:pPrChange w:id="969" w:author="Maximilian Schmitz" w:date="2015-06-18T10:55:00Z">
          <w:pPr>
            <w:pStyle w:val="berschrift3"/>
          </w:pPr>
        </w:pPrChange>
      </w:pPr>
    </w:p>
    <w:p w14:paraId="6F1BF8D5" w14:textId="77777777" w:rsidR="00E818EB" w:rsidRDefault="00A847DF">
      <w:pPr>
        <w:rPr>
          <w:ins w:id="970" w:author="Maximilian Schmitz" w:date="2015-06-18T20:02:00Z"/>
        </w:rPr>
        <w:pPrChange w:id="971" w:author="Maximilian Schmitz" w:date="2015-06-18T10:55:00Z">
          <w:pPr>
            <w:pStyle w:val="berschrift3"/>
          </w:pPr>
        </w:pPrChange>
      </w:pPr>
      <w:ins w:id="972" w:author="Maximilian Schmitz" w:date="2015-06-18T15:40:00Z">
        <w:r>
          <w:t xml:space="preserve">Die weiteren Funktionen des Spielers sind direkt im C++ Code entwickelt. </w:t>
        </w:r>
      </w:ins>
      <w:ins w:id="973" w:author="Maximilian Schmitz" w:date="2015-06-18T15:41:00Z">
        <w:r>
          <w:t>Diese finden sich</w:t>
        </w:r>
        <w:r w:rsidR="00E818EB">
          <w:t xml:space="preserve"> alle in der Datei „robot.cpp“.</w:t>
        </w:r>
      </w:ins>
    </w:p>
    <w:p w14:paraId="1F25E3D0" w14:textId="77777777" w:rsidR="00270303" w:rsidRDefault="00270303">
      <w:pPr>
        <w:rPr>
          <w:ins w:id="974" w:author="Maximilian Schmitz" w:date="2015-06-18T19:43:00Z"/>
        </w:rPr>
        <w:pPrChange w:id="975" w:author="Maximilian Schmitz" w:date="2015-06-18T10:55:00Z">
          <w:pPr>
            <w:pStyle w:val="berschrift3"/>
          </w:pPr>
        </w:pPrChange>
      </w:pPr>
    </w:p>
    <w:p w14:paraId="0BA173B7" w14:textId="77777777" w:rsidR="00E818EB" w:rsidRDefault="00E818EB">
      <w:pPr>
        <w:rPr>
          <w:ins w:id="976" w:author="Maximilian Schmitz" w:date="2015-06-18T19:46:00Z"/>
        </w:rPr>
        <w:pPrChange w:id="977" w:author="Maximilian Schmitz" w:date="2015-06-18T10:55:00Z">
          <w:pPr>
            <w:pStyle w:val="berschrift3"/>
          </w:pPr>
        </w:pPrChange>
      </w:pPr>
      <w:ins w:id="978"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979" w:author="Maximilian Schmitz" w:date="2015-06-18T19:44:00Z">
        <w:r>
          <w:t xml:space="preserve"> Für diese Funktion werden im C++ Code Berechnungen für die Geschwindigkeit und die Rotation in Bewegungsrichtung durchgeführt.</w:t>
        </w:r>
      </w:ins>
      <w:ins w:id="980" w:author="Maximilian Schmitz" w:date="2015-06-18T19:46:00Z">
        <w:r>
          <w:t xml:space="preserve"> Mit diesen Werten wird dann die Bewegungsfunktion im </w:t>
        </w:r>
        <w:proofErr w:type="spellStart"/>
        <w:r>
          <w:t>Blueprint</w:t>
        </w:r>
        <w:proofErr w:type="spellEnd"/>
        <w:r>
          <w:t xml:space="preserve"> aufgerufen.</w:t>
        </w:r>
      </w:ins>
    </w:p>
    <w:p w14:paraId="4BE0DC17" w14:textId="77777777" w:rsidR="00E818EB" w:rsidRDefault="00E818EB">
      <w:pPr>
        <w:rPr>
          <w:ins w:id="981" w:author="Maximilian Schmitz" w:date="2015-06-18T20:02:00Z"/>
        </w:rPr>
        <w:pPrChange w:id="982" w:author="Maximilian Schmitz" w:date="2015-06-18T10:55:00Z">
          <w:pPr>
            <w:pStyle w:val="berschrift3"/>
          </w:pPr>
        </w:pPrChange>
      </w:pPr>
      <w:ins w:id="983" w:author="Maximilian Schmitz" w:date="2015-06-18T19:46:00Z">
        <w:r>
          <w:t xml:space="preserve">Bei allen </w:t>
        </w:r>
      </w:ins>
      <w:ins w:id="984" w:author="Maximilian Schmitz" w:date="2015-06-18T19:38:00Z">
        <w:r>
          <w:t xml:space="preserve"> </w:t>
        </w:r>
      </w:ins>
      <w:ins w:id="985" w:author="Maximilian Schmitz" w:date="2015-06-18T19:48:00Z">
        <w:r>
          <w:t xml:space="preserve">Bewegungsfunktionen wird der Ausdauerwert des Spielers abhängig von der Geschwindigkeit </w:t>
        </w:r>
        <w:r w:rsidR="00A75BD7">
          <w:t xml:space="preserve">und der zurückzulegenden Distanz </w:t>
        </w:r>
      </w:ins>
      <w:ins w:id="986" w:author="Maximilian Schmitz" w:date="2015-06-18T19:49:00Z">
        <w:r w:rsidR="00A75BD7">
          <w:t>verringert</w:t>
        </w:r>
      </w:ins>
      <w:ins w:id="987" w:author="Maximilian Schmitz" w:date="2015-06-18T19:48:00Z">
        <w:r w:rsidR="00A75BD7">
          <w:t xml:space="preserve">. </w:t>
        </w:r>
      </w:ins>
      <w:ins w:id="988" w:author="Maximilian Schmitz" w:date="2015-06-18T20:01:00Z">
        <w:r w:rsidR="00482F55">
          <w:t xml:space="preserve">Hat der Spieler nicht genug Ausdauer um die Strecke mit der angegebenen Geschwindigkeit zurückzulegen, wird die Geschwindigkeit reduziert. </w:t>
        </w:r>
      </w:ins>
      <w:ins w:id="989" w:author="Maximilian Schmitz" w:date="2015-06-18T19:49:00Z">
        <w:r w:rsidR="00A75BD7">
          <w:t xml:space="preserve">Damit wird verhindert, dass Spieler sich unbegrenzt mit voller Geschwindigkeit über das Spielfeld bewegen. </w:t>
        </w:r>
      </w:ins>
      <w:ins w:id="990" w:author="Maximilian Schmitz" w:date="2015-06-18T19:50:00Z">
        <w:r w:rsidR="00A75BD7">
          <w:lastRenderedPageBreak/>
          <w:t>Diese Entwicklung eines Ausdauersystems ist zum einen in der Aufgabenstellung gefordert und macht zum anderen auch Sinn, da sich die Simulation hier an der Realität eines Fußballspielers orientiert.</w:t>
        </w:r>
      </w:ins>
    </w:p>
    <w:p w14:paraId="0C68496E" w14:textId="77777777" w:rsidR="00270303" w:rsidRDefault="00270303">
      <w:pPr>
        <w:rPr>
          <w:ins w:id="991" w:author="Maximilian Schmitz" w:date="2015-06-18T19:50:00Z"/>
        </w:rPr>
        <w:pPrChange w:id="992" w:author="Maximilian Schmitz" w:date="2015-06-18T10:55:00Z">
          <w:pPr>
            <w:pStyle w:val="berschrift3"/>
          </w:pPr>
        </w:pPrChange>
      </w:pPr>
    </w:p>
    <w:p w14:paraId="17D5CA18" w14:textId="77777777" w:rsidR="00A75BD7" w:rsidRDefault="00A75BD7">
      <w:pPr>
        <w:rPr>
          <w:ins w:id="993" w:author="Maximilian Schmitz" w:date="2015-06-18T20:02:00Z"/>
        </w:rPr>
        <w:pPrChange w:id="994" w:author="Maximilian Schmitz" w:date="2015-06-18T10:55:00Z">
          <w:pPr>
            <w:pStyle w:val="berschrift3"/>
          </w:pPr>
        </w:pPrChange>
      </w:pPr>
      <w:ins w:id="995" w:author="Maximilian Schmitz" w:date="2015-06-18T19:51:00Z">
        <w:r>
          <w:t xml:space="preserve">Der Ausdauerwert des Spielers wird </w:t>
        </w:r>
      </w:ins>
      <w:ins w:id="996" w:author="Maximilian Schmitz" w:date="2015-06-18T19:53:00Z">
        <w:r>
          <w:t>mit einem bestimmten Intervall wieder erhöht.</w:t>
        </w:r>
      </w:ins>
      <w:ins w:id="997" w:author="Maximilian Schmitz" w:date="2015-06-18T19:54:00Z">
        <w:r>
          <w:t xml:space="preserve"> Damit ist eine Erholung des Spielers von einer Anstrengung möglich.</w:t>
        </w:r>
      </w:ins>
    </w:p>
    <w:p w14:paraId="7FB6B8FB" w14:textId="77777777" w:rsidR="00270303" w:rsidRDefault="00270303">
      <w:pPr>
        <w:rPr>
          <w:ins w:id="998" w:author="Maximilian Schmitz" w:date="2015-06-18T19:54:00Z"/>
        </w:rPr>
        <w:pPrChange w:id="999" w:author="Maximilian Schmitz" w:date="2015-06-18T10:55:00Z">
          <w:pPr>
            <w:pStyle w:val="berschrift3"/>
          </w:pPr>
        </w:pPrChange>
      </w:pPr>
    </w:p>
    <w:p w14:paraId="1FE37337" w14:textId="77777777" w:rsidR="00A75BD7" w:rsidRDefault="00A75BD7">
      <w:pPr>
        <w:rPr>
          <w:ins w:id="1000" w:author="Maximilian Schmitz" w:date="2015-06-18T20:02:00Z"/>
        </w:rPr>
        <w:pPrChange w:id="1001" w:author="Maximilian Schmitz" w:date="2015-06-18T10:55:00Z">
          <w:pPr>
            <w:pStyle w:val="berschrift3"/>
          </w:pPr>
        </w:pPrChange>
      </w:pPr>
      <w:ins w:id="1002" w:author="Maximilian Schmitz" w:date="2015-06-18T19:55:00Z">
        <w:r>
          <w:t>Im C++ Code ist die Kick-Funktion, die den Spieler den Ball kicken lässt implementiert.</w:t>
        </w:r>
      </w:ins>
      <w:ins w:id="1003" w:author="Maximilian Schmitz" w:date="2015-06-18T19:56:00Z">
        <w:r>
          <w:t xml:space="preserve"> Diese Funktion </w:t>
        </w:r>
      </w:ins>
      <w:ins w:id="1004" w:author="Maximilian Schmitz" w:date="2015-06-18T19:59:00Z">
        <w:r w:rsidR="00482F55">
          <w:t xml:space="preserve">ruft eine Funktion im </w:t>
        </w:r>
        <w:proofErr w:type="spellStart"/>
        <w:r w:rsidR="00482F55">
          <w:t>Blueprint</w:t>
        </w:r>
        <w:proofErr w:type="spellEnd"/>
        <w:r w:rsidR="00482F55">
          <w:t xml:space="preserve"> des Balls auf, über die eine Kraft auf den Ball eingewirkt wird. Dieser bewegt sich dann aufgrund der simulierten Physik. </w:t>
        </w:r>
      </w:ins>
      <w:ins w:id="1005" w:author="Maximilian Schmitz" w:date="2015-06-18T19:53:00Z">
        <w:r>
          <w:t xml:space="preserve"> </w:t>
        </w:r>
      </w:ins>
      <w:ins w:id="1006" w:author="Maximilian Schmitz" w:date="2015-06-18T20:00:00Z">
        <w:r w:rsidR="00482F55">
          <w:t>Innerhalb der Kick-Funktion wird abhängig von der Stärke des Schusses der Ausdauerwert reduziert.</w:t>
        </w:r>
      </w:ins>
      <w:ins w:id="1007"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1008" w:author="Maximilian Schmitz" w:date="2015-06-18T20:02:00Z"/>
        </w:rPr>
        <w:pPrChange w:id="1009" w:author="Maximilian Schmitz" w:date="2015-06-18T10:55:00Z">
          <w:pPr>
            <w:pStyle w:val="berschrift3"/>
          </w:pPr>
        </w:pPrChange>
      </w:pPr>
    </w:p>
    <w:p w14:paraId="52FE8F84" w14:textId="77777777" w:rsidR="00270303" w:rsidRDefault="00270303">
      <w:pPr>
        <w:rPr>
          <w:ins w:id="1010" w:author="Maximilian Schmitz" w:date="2015-06-18T20:04:00Z"/>
        </w:rPr>
        <w:pPrChange w:id="1011" w:author="Maximilian Schmitz" w:date="2015-06-18T10:55:00Z">
          <w:pPr>
            <w:pStyle w:val="berschrift3"/>
          </w:pPr>
        </w:pPrChange>
      </w:pPr>
      <w:ins w:id="1012" w:author="Maximilian Schmitz" w:date="2015-06-18T20:03:00Z">
        <w:r>
          <w:t xml:space="preserve">Eine weitere Gruppe von Funktionen liefert Positionen von Objekten zurück. </w:t>
        </w:r>
      </w:ins>
      <w:ins w:id="1013" w:author="Maximilian Schmitz" w:date="2015-06-18T20:04:00Z">
        <w:r>
          <w:t>Die Position des Spielers und der beiden Tore sind hierbei zu jeder Zeit bekannt und werden zurückgeliefert.</w:t>
        </w:r>
      </w:ins>
    </w:p>
    <w:p w14:paraId="0AD49C97" w14:textId="77777777" w:rsidR="00270303" w:rsidRDefault="00270303">
      <w:pPr>
        <w:rPr>
          <w:ins w:id="1014" w:author="Maximilian Schmitz" w:date="2015-07-06T18:05:00Z"/>
        </w:rPr>
        <w:pPrChange w:id="1015" w:author="Maximilian Schmitz" w:date="2015-06-18T10:55:00Z">
          <w:pPr>
            <w:pStyle w:val="berschrift3"/>
          </w:pPr>
        </w:pPrChange>
      </w:pPr>
      <w:ins w:id="1016" w:author="Maximilian Schmitz" w:date="2015-06-18T20:04:00Z">
        <w:r>
          <w:t xml:space="preserve">Die Position des Balls und anderer Spieler ist nur bekannt, wenn diese sich im Sichtfeld des Spielers befinden. </w:t>
        </w:r>
      </w:ins>
      <w:ins w:id="1017" w:author="Maximilian Schmitz" w:date="2015-06-18T20:05:00Z">
        <w:r>
          <w:t>Ist das nicht der Fall werden die Spielerpositionen gar nicht zurückgeliefert. Das ist möglich, da diese als Liste zurückgegeben werden. Beim Ball wird hier die Null-Position zurückgegeben.</w:t>
        </w:r>
      </w:ins>
      <w:ins w:id="1018"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1019" w:author="Maximilian Schmitz" w:date="2015-06-18T20:10:00Z">
        <w:r w:rsidR="004C4941">
          <w:t xml:space="preserve">Auch ein negativer Wert ist nicht möglich, da diese Werte durch die Wahl des Koordinatensystems während des Spiels auftreten. </w:t>
        </w:r>
      </w:ins>
      <w:ins w:id="1020"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1021" w:author="Maximilian Schmitz" w:date="2015-06-18T20:27:00Z"/>
        </w:rPr>
        <w:pPrChange w:id="1022" w:author="Maximilian Schmitz" w:date="2015-06-18T10:55:00Z">
          <w:pPr>
            <w:pStyle w:val="berschrift3"/>
          </w:pPr>
        </w:pPrChange>
      </w:pPr>
      <w:ins w:id="1023" w:author="Maximilian Schmitz" w:date="2015-07-06T18:05:00Z">
        <w:r>
          <w:t xml:space="preserve">Die Wahrnehmung des Spielers ist so konfiguriert, dass er alle Objekte </w:t>
        </w:r>
      </w:ins>
      <w:commentRangeStart w:id="1024"/>
      <w:ins w:id="1025" w:author="Maximilian Schmitz" w:date="2015-06-18T20:14:00Z">
        <w:r w:rsidR="00EB2EF1">
          <w:t xml:space="preserve">in einem Radius von 5 Metern </w:t>
        </w:r>
      </w:ins>
      <w:ins w:id="1026" w:author="Maximilian Schmitz" w:date="2015-07-06T18:06:00Z">
        <w:r>
          <w:t>wahrnehmen kann. Diese Wahrnehmung simuliert je nach Position des Objekts die Sinne Hören, Fühlen oder Sehen.</w:t>
        </w:r>
      </w:ins>
      <w:ins w:id="1027" w:author="Maximilian Schmitz" w:date="2015-06-18T20:14:00Z">
        <w:r w:rsidR="00EB2EF1">
          <w:t xml:space="preserve"> Zusätzlich kann er beliebig weit entfernte Objekte in einem Horizontalen Sichtfeld von 120 Grad sehen. </w:t>
        </w:r>
      </w:ins>
      <w:ins w:id="1028" w:author="Maximilian Schmitz" w:date="2015-06-18T20:18:00Z">
        <w:r w:rsidR="00A90563">
          <w:lastRenderedPageBreak/>
          <w:t>Das entspricht nicht unbedingt der menschlichen Realität. Es ist jedoch sehr schwierig das menschliche Sehvermögen zu modellieren.</w:t>
        </w:r>
      </w:ins>
      <w:commentRangeEnd w:id="1024"/>
      <w:r w:rsidR="004F7130">
        <w:rPr>
          <w:rStyle w:val="Kommentarzeichen"/>
        </w:rPr>
        <w:commentReference w:id="1024"/>
      </w:r>
      <w:ins w:id="1029" w:author="Maximilian Schmitz" w:date="2015-06-18T20:18:00Z">
        <w:r w:rsidR="00A90563">
          <w:t xml:space="preserve"> </w:t>
        </w:r>
      </w:ins>
      <w:ins w:id="1030"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1031" w:author="Maximilian Schmitz" w:date="2015-06-18T20:20:00Z">
        <w:r w:rsidR="00A90563">
          <w:t xml:space="preserve">Aus diesen Gründen wurde das Sichtsystem mit 120 Grad modelliert, in dem der Spieler alle Objekte scharf erkennen kann. </w:t>
        </w:r>
      </w:ins>
      <w:ins w:id="1032"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1033" w:author="Maximilian Schmitz" w:date="2015-06-18T20:27:00Z"/>
        </w:rPr>
        <w:pPrChange w:id="1034" w:author="Maximilian Schmitz" w:date="2015-06-18T10:55:00Z">
          <w:pPr>
            <w:pStyle w:val="berschrift3"/>
          </w:pPr>
        </w:pPrChange>
      </w:pPr>
    </w:p>
    <w:p w14:paraId="1EE450A8" w14:textId="77777777" w:rsidR="00EC6D6C" w:rsidRDefault="00EC6D6C">
      <w:pPr>
        <w:rPr>
          <w:ins w:id="1035" w:author="Maximilian Schmitz" w:date="2015-06-18T20:22:00Z"/>
        </w:rPr>
        <w:pPrChange w:id="1036" w:author="Maximilian Schmitz" w:date="2015-06-18T10:55:00Z">
          <w:pPr>
            <w:pStyle w:val="berschrift3"/>
          </w:pPr>
        </w:pPrChange>
      </w:pPr>
      <w:ins w:id="1037" w:author="Maximilian Schmitz" w:date="2015-06-18T20:27:00Z">
        <w:r>
          <w:t xml:space="preserve">Im Spieler sind auch Methoden zur Kommunikation implementiert. </w:t>
        </w:r>
      </w:ins>
      <w:ins w:id="1038" w:author="Maximilian Schmitz" w:date="2015-06-18T20:30:00Z">
        <w:r w:rsidR="00F908E2">
          <w:t xml:space="preserve">Die Spieler besitzen eine Funktion um eine Nachricht zu sprechen. </w:t>
        </w:r>
      </w:ins>
      <w:ins w:id="1039"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1040"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1041" w:author="Maximilian Schmitz" w:date="2015-06-18T20:22:00Z"/>
        </w:rPr>
        <w:pPrChange w:id="1042" w:author="Maximilian Schmitz" w:date="2015-06-18T10:55:00Z">
          <w:pPr>
            <w:pStyle w:val="berschrift3"/>
          </w:pPr>
        </w:pPrChange>
      </w:pPr>
    </w:p>
    <w:p w14:paraId="17F3F736" w14:textId="77777777" w:rsidR="00EC6D6C" w:rsidRDefault="00EC6D6C">
      <w:pPr>
        <w:rPr>
          <w:ins w:id="1043" w:author="Maximilian Schmitz" w:date="2015-06-18T20:24:00Z"/>
        </w:rPr>
        <w:pPrChange w:id="1044" w:author="Maximilian Schmitz" w:date="2015-06-18T10:55:00Z">
          <w:pPr>
            <w:pStyle w:val="berschrift3"/>
          </w:pPr>
        </w:pPrChange>
      </w:pPr>
      <w:ins w:id="1045" w:author="Maximilian Schmitz" w:date="2015-06-18T20:24:00Z">
        <w:r>
          <w:t>Dann besitzt der Spieler noch Funktionen, die die Team-</w:t>
        </w:r>
        <w:proofErr w:type="spellStart"/>
        <w:r>
          <w:t>Id</w:t>
        </w:r>
        <w:proofErr w:type="spellEnd"/>
        <w:r>
          <w:t>, die Spieler-</w:t>
        </w:r>
        <w:proofErr w:type="spellStart"/>
        <w:r>
          <w:t>Id</w:t>
        </w:r>
        <w:proofErr w:type="spellEnd"/>
        <w:r>
          <w:t xml:space="preserve"> innerhalb des Teams und die bereits gespielte Zeit zurückliefern.</w:t>
        </w:r>
      </w:ins>
    </w:p>
    <w:p w14:paraId="055F9023" w14:textId="77777777" w:rsidR="00EC6D6C" w:rsidRDefault="00EC6D6C">
      <w:pPr>
        <w:rPr>
          <w:ins w:id="1046" w:author="Maximilian Schmitz" w:date="2015-06-18T20:25:00Z"/>
        </w:rPr>
        <w:pPrChange w:id="1047" w:author="Maximilian Schmitz" w:date="2015-06-18T10:55:00Z">
          <w:pPr>
            <w:pStyle w:val="berschrift3"/>
          </w:pPr>
        </w:pPrChange>
      </w:pPr>
    </w:p>
    <w:p w14:paraId="3E294710" w14:textId="77777777" w:rsidR="00EC6D6C" w:rsidRPr="00EC6D6C" w:rsidRDefault="00EC6D6C">
      <w:pPr>
        <w:pPrChange w:id="1048" w:author="Maximilian Schmitz" w:date="2015-06-18T10:55:00Z">
          <w:pPr>
            <w:pStyle w:val="berschrift3"/>
          </w:pPr>
        </w:pPrChange>
      </w:pPr>
      <w:ins w:id="1049" w:author="Maximilian Schmitz" w:date="2015-06-18T20:25:00Z">
        <w:r>
          <w:t>Die Funktionen des Spielers, sind Funktionen innerhalb des Spiels. Sie werden über die Skrip</w:t>
        </w:r>
      </w:ins>
      <w:ins w:id="1050" w:author="Maximilian Schmitz" w:date="2015-06-18T20:26:00Z">
        <w:r>
          <w:t>t</w:t>
        </w:r>
      </w:ins>
      <w:ins w:id="1051" w:author="Maximilian Schmitz" w:date="2015-06-18T20:25:00Z">
        <w:r>
          <w:t>schnittstelle an die künstliche Intelligenz weitergereicht und von dort aus aufgerufen</w:t>
        </w:r>
      </w:ins>
      <w:ins w:id="1052" w:author="Maximilian Schmitz" w:date="2015-06-18T20:27:00Z">
        <w:r>
          <w:t>.</w:t>
        </w:r>
      </w:ins>
    </w:p>
    <w:p w14:paraId="5097FB11" w14:textId="77777777" w:rsidR="00DC17D6" w:rsidRDefault="00DC17D6" w:rsidP="00A76D1C">
      <w:pPr>
        <w:pStyle w:val="berschrift3"/>
        <w:rPr>
          <w:ins w:id="1053" w:author="Maximilian Schmitz" w:date="2015-06-04T19:48:00Z"/>
        </w:rPr>
        <w:pPrChange w:id="1054" w:author="Maximilian Schmitz" w:date="2015-07-06T22:28:00Z">
          <w:pPr>
            <w:pStyle w:val="berschrift3"/>
          </w:pPr>
        </w:pPrChange>
      </w:pPr>
      <w:bookmarkStart w:id="1055" w:name="_Ref422041281"/>
      <w:bookmarkStart w:id="1056" w:name="_Ref422043249"/>
      <w:bookmarkStart w:id="1057" w:name="_Toc422468964"/>
      <w:r>
        <w:t>S</w:t>
      </w:r>
      <w:ins w:id="1058" w:author="Maximilian Schmitz" w:date="2015-06-17T15:31:00Z">
        <w:r w:rsidR="003227D0">
          <w:t>k</w:t>
        </w:r>
      </w:ins>
      <w:del w:id="1059" w:author="Maximilian Schmitz" w:date="2015-06-17T15:31:00Z">
        <w:r w:rsidDel="003227D0">
          <w:delText>c</w:delText>
        </w:r>
      </w:del>
      <w:r>
        <w:t>rip</w:t>
      </w:r>
      <w:ins w:id="1060" w:author="Maximilian Schmitz" w:date="2015-06-04T10:21:00Z">
        <w:r w:rsidR="008F74F3">
          <w:t>t</w:t>
        </w:r>
      </w:ins>
      <w:r>
        <w:t>schnittstelle</w:t>
      </w:r>
      <w:bookmarkEnd w:id="1055"/>
      <w:bookmarkEnd w:id="1056"/>
      <w:bookmarkEnd w:id="1057"/>
    </w:p>
    <w:p w14:paraId="7187953D" w14:textId="77777777" w:rsidR="002D4BC8" w:rsidRDefault="002D4BC8">
      <w:pPr>
        <w:rPr>
          <w:ins w:id="1061" w:author="Maximilian Schmitz" w:date="2015-06-19T08:44:00Z"/>
        </w:rPr>
        <w:pPrChange w:id="1062" w:author="Maximilian Schmitz" w:date="2015-06-04T19:48:00Z">
          <w:pPr>
            <w:pStyle w:val="berschrift3"/>
          </w:pPr>
        </w:pPrChange>
      </w:pPr>
      <w:ins w:id="1063" w:author="Maximilian Schmitz" w:date="2015-06-19T08:35:00Z">
        <w:r>
          <w:t xml:space="preserve">Die Skriptschnittstelle ist die </w:t>
        </w:r>
      </w:ins>
      <w:ins w:id="1064" w:author="Maximilian Schmitz" w:date="2015-06-19T08:42:00Z">
        <w:r>
          <w:t>Implementierung</w:t>
        </w:r>
      </w:ins>
      <w:ins w:id="1065" w:author="Maximilian Schmitz" w:date="2015-06-19T08:35:00Z">
        <w:r>
          <w:t xml:space="preserve"> </w:t>
        </w:r>
      </w:ins>
      <w:ins w:id="1066" w:author="Maximilian Schmitz" w:date="2015-06-19T08:42:00Z">
        <w:r>
          <w:t xml:space="preserve">des im Kapitel </w:t>
        </w:r>
        <w:r>
          <w:fldChar w:fldCharType="begin"/>
        </w:r>
        <w:r>
          <w:instrText xml:space="preserve"> REF _Ref422318518 \h </w:instrText>
        </w:r>
      </w:ins>
      <w:r>
        <w:fldChar w:fldCharType="separate"/>
      </w:r>
      <w:ins w:id="1067" w:author="Maximilian Schmitz" w:date="2015-06-19T09:20:00Z">
        <w:r w:rsidR="00867956">
          <w:t>Architektur</w:t>
        </w:r>
      </w:ins>
      <w:ins w:id="1068" w:author="Maximilian Schmitz" w:date="2015-06-19T08:42:00Z">
        <w:r>
          <w:fldChar w:fldCharType="end"/>
        </w:r>
        <w:r>
          <w:t xml:space="preserve"> beschriebenen Remote-</w:t>
        </w:r>
        <w:proofErr w:type="spellStart"/>
        <w:r>
          <w:t>Procedure</w:t>
        </w:r>
        <w:proofErr w:type="spellEnd"/>
        <w:r>
          <w:t>-Calls.</w:t>
        </w:r>
      </w:ins>
    </w:p>
    <w:p w14:paraId="79752BBC" w14:textId="77777777" w:rsidR="002D4BC8" w:rsidRDefault="002D4BC8">
      <w:pPr>
        <w:rPr>
          <w:ins w:id="1069" w:author="Maximilian Schmitz" w:date="2015-06-19T08:47:00Z"/>
        </w:rPr>
        <w:pPrChange w:id="1070" w:author="Maximilian Schmitz" w:date="2015-06-04T19:48:00Z">
          <w:pPr>
            <w:pStyle w:val="berschrift3"/>
          </w:pPr>
        </w:pPrChange>
      </w:pPr>
      <w:ins w:id="1071" w:author="Maximilian Schmitz" w:date="2015-06-19T08:44:00Z">
        <w:r>
          <w:t xml:space="preserve">Die von der künstlichen Intelligenz kommenden Funktionsaufrufe werden in der </w:t>
        </w:r>
      </w:ins>
      <w:ins w:id="1072" w:author="Maximilian Schmitz" w:date="2015-06-19T08:45:00Z">
        <w:r>
          <w:t>„</w:t>
        </w:r>
        <w:proofErr w:type="spellStart"/>
        <w:r>
          <w:t>RobotControl</w:t>
        </w:r>
        <w:proofErr w:type="spellEnd"/>
        <w:r>
          <w:t>“ gespeichert. Von dieser werden sie, wenn Rechenzeit für den Spieler zu Verfügung steht, im Spiel</w:t>
        </w:r>
        <w:del w:id="1073" w:author="Admin" w:date="2015-07-06T14:39:00Z">
          <w:r w:rsidDel="004F7130">
            <w:delText>er</w:delText>
          </w:r>
        </w:del>
        <w:r>
          <w:t xml:space="preserve"> aufgerufen. </w:t>
        </w:r>
      </w:ins>
      <w:ins w:id="1074" w:author="Maximilian Schmitz" w:date="2015-06-19T08:46:00Z">
        <w:r w:rsidR="000246BB">
          <w:t xml:space="preserve">Funktionen, die einen </w:t>
        </w:r>
        <w:r w:rsidR="000246BB">
          <w:lastRenderedPageBreak/>
          <w:t>Rückgabewert erwarten, pausieren die Abarbeitung der künstlichen Intelligenz, bis der Rückgabewert vom Spiel geliefert wird.</w:t>
        </w:r>
      </w:ins>
    </w:p>
    <w:p w14:paraId="1F1BBEC4" w14:textId="77777777" w:rsidR="000246BB" w:rsidRDefault="000246BB">
      <w:pPr>
        <w:rPr>
          <w:ins w:id="1075" w:author="Maximilian Schmitz" w:date="2015-06-19T08:48:00Z"/>
        </w:rPr>
        <w:pPrChange w:id="1076" w:author="Maximilian Schmitz" w:date="2015-06-04T19:48:00Z">
          <w:pPr>
            <w:pStyle w:val="berschrift3"/>
          </w:pPr>
        </w:pPrChange>
      </w:pPr>
      <w:ins w:id="1077" w:author="Maximilian Schmitz" w:date="2015-06-19T08:47:00Z">
        <w:r>
          <w:t xml:space="preserve">Die KI-Skripte werden so </w:t>
        </w:r>
        <w:proofErr w:type="spellStart"/>
        <w:r>
          <w:t>gescheduled</w:t>
        </w:r>
        <w:proofErr w:type="spellEnd"/>
        <w:r>
          <w:t xml:space="preserve">, dass </w:t>
        </w:r>
      </w:ins>
      <w:ins w:id="1078"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079" w:author="Maximilian Schmitz" w:date="2015-06-19T08:49:00Z"/>
        </w:rPr>
        <w:pPrChange w:id="1080" w:author="Maximilian Schmitz" w:date="2015-06-04T19:48:00Z">
          <w:pPr>
            <w:pStyle w:val="berschrift3"/>
          </w:pPr>
        </w:pPrChange>
      </w:pPr>
    </w:p>
    <w:p w14:paraId="61A562D4" w14:textId="2A3FCE75" w:rsidR="000246BB" w:rsidRDefault="000246BB">
      <w:pPr>
        <w:rPr>
          <w:ins w:id="1081" w:author="Maximilian Schmitz" w:date="2015-06-19T09:05:00Z"/>
        </w:rPr>
        <w:pPrChange w:id="1082" w:author="Maximilian Schmitz" w:date="2015-06-04T19:48:00Z">
          <w:pPr>
            <w:pStyle w:val="berschrift3"/>
          </w:pPr>
        </w:pPrChange>
      </w:pPr>
      <w:ins w:id="1083" w:author="Maximilian Schmitz" w:date="2015-06-19T08:54:00Z">
        <w:r>
          <w:t>Die Verwendung des Entwurfsmusters Remote-</w:t>
        </w:r>
        <w:proofErr w:type="spellStart"/>
        <w:r>
          <w:t>Procedure</w:t>
        </w:r>
        <w:proofErr w:type="spellEnd"/>
        <w:r>
          <w:t>-Call macht es notwendig die 22 KI-Threads mit dem Haupt</w:t>
        </w:r>
      </w:ins>
      <w:ins w:id="1084" w:author="Maximilian Schmitz" w:date="2015-06-19T09:02:00Z">
        <w:r w:rsidR="00376E89">
          <w:t>t</w:t>
        </w:r>
      </w:ins>
      <w:ins w:id="1085" w:author="Maximilian Schmitz" w:date="2015-06-19T08:54:00Z">
        <w:r>
          <w:t xml:space="preserve">hread des Spiels zu synchronisieren. </w:t>
        </w:r>
      </w:ins>
      <w:ins w:id="1086" w:author="Maximilian Schmitz" w:date="2015-06-19T08:55:00Z">
        <w:r>
          <w:t xml:space="preserve">Dazu muss ein geeignetes Schutzverfahren verwendet werden. </w:t>
        </w:r>
      </w:ins>
      <w:ins w:id="1087" w:author="Maximilian Schmitz" w:date="2015-06-19T09:01:00Z">
        <w:r w:rsidR="00376E89">
          <w:t>Hierzu wird in der „</w:t>
        </w:r>
        <w:proofErr w:type="spellStart"/>
        <w:r w:rsidR="00376E89">
          <w:t>RobotControl</w:t>
        </w:r>
        <w:proofErr w:type="spellEnd"/>
        <w:r w:rsidR="00376E89">
          <w:t xml:space="preserve">“ eine </w:t>
        </w:r>
        <w:proofErr w:type="spellStart"/>
        <w:r w:rsidR="00376E89">
          <w:t>CriticalSection</w:t>
        </w:r>
        <w:proofErr w:type="spellEnd"/>
        <w:r w:rsidR="00376E89">
          <w:t xml:space="preserve"> verwendet, die den Datenaustausch mit dem Hauptthread </w:t>
        </w:r>
      </w:ins>
      <w:ins w:id="1088" w:author="Maximilian Schmitz" w:date="2015-06-19T09:02:00Z">
        <w:r w:rsidR="00376E89">
          <w:t xml:space="preserve">synchronisiert. </w:t>
        </w:r>
      </w:ins>
      <w:ins w:id="1089" w:author="Maximilian Schmitz" w:date="2015-06-19T09:03:00Z">
        <w:r w:rsidR="00376E89">
          <w:t>Das ist notwendig, um einen sicheren Funktionsaufruf aus den Skripten zu ermöglichen. Ohne Schutzmechanismen</w:t>
        </w:r>
        <w:del w:id="1090" w:author="Michael K." w:date="2015-07-06T22:06:00Z">
          <w:r w:rsidR="00376E89" w:rsidDel="00480820">
            <w:delText>,</w:delText>
          </w:r>
        </w:del>
        <w:r w:rsidR="00376E89">
          <w:t xml:space="preserve"> könnten Daten unkontrolliert verändert werden, da von </w:t>
        </w:r>
      </w:ins>
      <w:ins w:id="1091" w:author="Maximilian Schmitz" w:date="2015-06-19T09:05:00Z">
        <w:r w:rsidR="00376E89">
          <w:t>mehreren</w:t>
        </w:r>
      </w:ins>
      <w:ins w:id="1092" w:author="Maximilian Schmitz" w:date="2015-06-19T09:03:00Z">
        <w:r w:rsidR="00376E89">
          <w:t xml:space="preserve"> Threads gleichzeitig auf gemeinsamen Speicher zugegriffen wird.</w:t>
        </w:r>
      </w:ins>
    </w:p>
    <w:p w14:paraId="20CD5C86" w14:textId="77777777" w:rsidR="00376E89" w:rsidRDefault="00376E89">
      <w:pPr>
        <w:rPr>
          <w:ins w:id="1093" w:author="Maximilian Schmitz" w:date="2015-06-19T09:05:00Z"/>
        </w:rPr>
        <w:pPrChange w:id="1094" w:author="Maximilian Schmitz" w:date="2015-06-04T19:48:00Z">
          <w:pPr>
            <w:pStyle w:val="berschrift3"/>
          </w:pPr>
        </w:pPrChange>
      </w:pPr>
    </w:p>
    <w:p w14:paraId="01633DAD" w14:textId="77777777" w:rsidR="00376E89" w:rsidRDefault="00376E89">
      <w:pPr>
        <w:rPr>
          <w:ins w:id="1095" w:author="Maximilian Schmitz" w:date="2015-06-19T09:08:00Z"/>
        </w:rPr>
        <w:pPrChange w:id="1096" w:author="Maximilian Schmitz" w:date="2015-06-04T19:48:00Z">
          <w:pPr>
            <w:pStyle w:val="berschrift3"/>
          </w:pPr>
        </w:pPrChange>
      </w:pPr>
      <w:ins w:id="1097" w:author="Maximilian Schmitz" w:date="2015-06-19T09:05:00Z">
        <w:r>
          <w:t>Auf der anderen Seite der Skriptschnittstelle ist die Skriptsprache LUA in die Engine eingebunden.</w:t>
        </w:r>
        <w:r w:rsidR="002E3F67">
          <w:t xml:space="preserve"> </w:t>
        </w:r>
      </w:ins>
      <w:ins w:id="1098"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0202B5">
        <w:fldChar w:fldCharType="separate"/>
      </w:r>
      <w:ins w:id="1099" w:author="Maximilian Schmitz" w:date="2015-06-19T09:20:00Z">
        <w:r w:rsidR="00867956">
          <w:t>Scripting-Ansatz</w:t>
        </w:r>
      </w:ins>
      <w:ins w:id="1100" w:author="Maximilian Schmitz" w:date="2015-06-19T09:07:00Z">
        <w:r w:rsidR="000202B5">
          <w:fldChar w:fldCharType="end"/>
        </w:r>
        <w:r w:rsidR="000202B5">
          <w:t xml:space="preserve">. Hauptsächlich sind das der geringe Implementierungsaufwand, die Kompaktheit der </w:t>
        </w:r>
      </w:ins>
      <w:ins w:id="1101" w:author="Maximilian Schmitz" w:date="2015-06-19T09:08:00Z">
        <w:r w:rsidR="000202B5">
          <w:t>Bibliothek</w:t>
        </w:r>
      </w:ins>
      <w:ins w:id="1102" w:author="Maximilian Schmitz" w:date="2015-06-19T09:07:00Z">
        <w:r w:rsidR="000202B5">
          <w:t xml:space="preserve"> und die MIT-Lizenz.</w:t>
        </w:r>
      </w:ins>
    </w:p>
    <w:p w14:paraId="5741C3C7" w14:textId="77777777" w:rsidR="000202B5" w:rsidRDefault="000202B5">
      <w:pPr>
        <w:rPr>
          <w:ins w:id="1103" w:author="Maximilian Schmitz" w:date="2015-06-19T09:13:00Z"/>
        </w:rPr>
        <w:pPrChange w:id="1104" w:author="Maximilian Schmitz" w:date="2015-06-04T19:48:00Z">
          <w:pPr>
            <w:pStyle w:val="berschrift3"/>
          </w:pPr>
        </w:pPrChange>
      </w:pPr>
      <w:ins w:id="1105" w:author="Maximilian Schmitz" w:date="2015-06-19T09:10:00Z">
        <w:r>
          <w:t>Die Einbindung der Skrip</w:t>
        </w:r>
      </w:ins>
      <w:ins w:id="1106" w:author="Maximilian Schmitz" w:date="2015-06-19T09:11:00Z">
        <w:r>
          <w:t>t</w:t>
        </w:r>
      </w:ins>
      <w:ins w:id="1107" w:author="Maximilian Schmitz" w:date="2015-06-19T09:10:00Z">
        <w:r>
          <w:t>bibliothek</w:t>
        </w:r>
      </w:ins>
      <w:ins w:id="1108" w:author="Maximilian Schmitz" w:date="2015-06-19T09:11:00Z">
        <w:r>
          <w:t xml:space="preserve"> findet im „</w:t>
        </w:r>
        <w:proofErr w:type="spellStart"/>
        <w:r>
          <w:t>LUAScriptWorker</w:t>
        </w:r>
        <w:proofErr w:type="spellEnd"/>
        <w:r>
          <w:t>“, der vom allgemeinen „</w:t>
        </w:r>
        <w:proofErr w:type="spellStart"/>
        <w:r>
          <w:t>ScriptWorker</w:t>
        </w:r>
      </w:ins>
      <w:proofErr w:type="spellEnd"/>
      <w:ins w:id="1109" w:author="Maximilian Schmitz" w:date="2015-06-19T09:12:00Z">
        <w:r>
          <w:t xml:space="preserve">“ abgeleitet ist, statt. </w:t>
        </w:r>
        <w:r w:rsidR="00202CE6">
          <w:t>Die Architektur ermöglicht es hier durch andere Ableitungen der Klasse „</w:t>
        </w:r>
        <w:proofErr w:type="spellStart"/>
        <w:r w:rsidR="00202CE6">
          <w:t>ScriptWorker</w:t>
        </w:r>
        <w:proofErr w:type="spellEnd"/>
        <w:r w:rsidR="00202CE6">
          <w:t>“ andere Skriptsprachen zu integrieren.</w:t>
        </w:r>
        <w:r w:rsidR="00486056">
          <w:t xml:space="preserve"> Denkbar </w:t>
        </w:r>
      </w:ins>
      <w:ins w:id="1110" w:author="Maximilian Schmitz" w:date="2015-06-19T09:13:00Z">
        <w:r w:rsidR="00486056">
          <w:t>wären hier mächtigere Sprachen wie JavaScript oder Python.</w:t>
        </w:r>
      </w:ins>
    </w:p>
    <w:p w14:paraId="11009066" w14:textId="77777777" w:rsidR="00486056" w:rsidRDefault="00486056">
      <w:pPr>
        <w:rPr>
          <w:ins w:id="1111" w:author="Maximilian Schmitz" w:date="2015-06-19T09:13:00Z"/>
        </w:rPr>
        <w:pPrChange w:id="1112" w:author="Maximilian Schmitz" w:date="2015-06-04T19:48:00Z">
          <w:pPr>
            <w:pStyle w:val="berschrift3"/>
          </w:pPr>
        </w:pPrChange>
      </w:pPr>
    </w:p>
    <w:p w14:paraId="5DB05598" w14:textId="6F3186F3" w:rsidR="00F73840" w:rsidRDefault="00C64312">
      <w:pPr>
        <w:rPr>
          <w:ins w:id="1113" w:author="Maximilian Schmitz" w:date="2015-06-19T09:22:00Z"/>
        </w:rPr>
      </w:pPr>
      <w:ins w:id="1114" w:author="Maximilian Schmitz" w:date="2015-06-19T09:13:00Z">
        <w:r>
          <w:t>Über den „</w:t>
        </w:r>
        <w:proofErr w:type="spellStart"/>
        <w:r>
          <w:t>LUAScriptworker</w:t>
        </w:r>
        <w:proofErr w:type="spellEnd"/>
        <w:r>
          <w:t xml:space="preserve">“ werden die Funktionen des Spielers zur Verwendung in einem LUA-Skript </w:t>
        </w:r>
        <w:proofErr w:type="spellStart"/>
        <w:r>
          <w:t>gemappt</w:t>
        </w:r>
        <w:proofErr w:type="spellEnd"/>
        <w:r>
          <w:t xml:space="preserve">. </w:t>
        </w:r>
      </w:ins>
      <w:ins w:id="1115" w:author="Maximilian Schmitz" w:date="2015-06-19T09:14:00Z">
        <w:r>
          <w:t xml:space="preserve">Der Austausch von Parametern </w:t>
        </w:r>
        <w:r w:rsidR="00334724">
          <w:t xml:space="preserve">wird über </w:t>
        </w:r>
        <w:del w:id="1116" w:author="Admin" w:date="2015-07-06T14:42:00Z">
          <w:r w:rsidR="00334724" w:rsidDel="004F7130">
            <w:delText>den</w:delText>
          </w:r>
        </w:del>
      </w:ins>
      <w:ins w:id="1117" w:author="Admin" w:date="2015-07-06T14:42:00Z">
        <w:r w:rsidR="004F7130">
          <w:t>einen</w:t>
        </w:r>
      </w:ins>
      <w:ins w:id="1118" w:author="Maximilian Schmitz" w:date="2015-06-19T09:14:00Z">
        <w:r w:rsidR="00334724">
          <w:t xml:space="preserve"> Stack realisiert.</w:t>
        </w:r>
      </w:ins>
      <w:ins w:id="1119"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1120"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1121" w:author="Maximilian Schmitz" w:date="2015-06-19T09:21:00Z">
        <w:r w:rsidR="009C20AF">
          <w:t>In der Skriptsprache LUA ist es möglich, dass eine Funktion mehrere Parameter zurückgibt.</w:t>
        </w:r>
      </w:ins>
      <w:ins w:id="1122" w:author="Maximilian Schmitz" w:date="2015-06-19T09:28:00Z">
        <w:r w:rsidR="00706CBF">
          <w:t xml:space="preserve"> Die Datentypen in der Tabelle sind nicht zwangsweise notwendig, da LUA keine explizite Angabe von Datentypen verwendet. </w:t>
        </w:r>
      </w:ins>
      <w:ins w:id="1123" w:author="Maximilian Schmitz" w:date="2015-06-19T09:29:00Z">
        <w:r w:rsidR="00706CBF">
          <w:t>Der Übersichtlichkeit halber sind sie hier mit angegeben.</w:t>
        </w:r>
      </w:ins>
    </w:p>
    <w:p w14:paraId="50D09F6E" w14:textId="77777777" w:rsidR="003B0213" w:rsidRDefault="003B0213">
      <w:pPr>
        <w:rPr>
          <w:ins w:id="1124" w:author="Maximilian Schmitz" w:date="2015-06-19T09:17:00Z"/>
        </w:rPr>
      </w:pPr>
    </w:p>
    <w:tbl>
      <w:tblPr>
        <w:tblStyle w:val="Gitternetztabelle1hell"/>
        <w:tblW w:w="9453" w:type="dxa"/>
        <w:tblLayout w:type="fixed"/>
        <w:tblLook w:val="04A0" w:firstRow="1" w:lastRow="0" w:firstColumn="1" w:lastColumn="0" w:noHBand="0" w:noVBand="1"/>
        <w:tblPrChange w:id="1125"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126">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127"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28" w:author="Maximilian Schmitz" w:date="2015-06-19T09:39:00Z">
              <w:tcPr>
                <w:tcW w:w="2244" w:type="dxa"/>
                <w:gridSpan w:val="2"/>
              </w:tcPr>
            </w:tcPrChange>
          </w:tcPr>
          <w:p w14:paraId="6E81186C" w14:textId="77777777" w:rsidR="00334724" w:rsidRDefault="00334724">
            <w:pPr>
              <w:cnfStyle w:val="101000000000" w:firstRow="1" w:lastRow="0" w:firstColumn="1" w:lastColumn="0" w:oddVBand="0" w:evenVBand="0" w:oddHBand="0" w:evenHBand="0" w:firstRowFirstColumn="0" w:firstRowLastColumn="0" w:lastRowFirstColumn="0" w:lastRowLastColumn="0"/>
              <w:rPr>
                <w:ins w:id="1129" w:author="Maximilian Schmitz" w:date="2015-06-19T09:15:00Z"/>
              </w:rPr>
            </w:pPr>
            <w:ins w:id="1130" w:author="Maximilian Schmitz" w:date="2015-06-19T09:16:00Z">
              <w:r>
                <w:t>Funktion</w:t>
              </w:r>
            </w:ins>
          </w:p>
        </w:tc>
        <w:tc>
          <w:tcPr>
            <w:tcW w:w="1431" w:type="dxa"/>
            <w:tcPrChange w:id="1131" w:author="Maximilian Schmitz" w:date="2015-06-19T09:39:00Z">
              <w:tcPr>
                <w:tcW w:w="1431" w:type="dxa"/>
                <w:gridSpan w:val="2"/>
              </w:tcPr>
            </w:tcPrChange>
          </w:tcPr>
          <w:p w14:paraId="6992E2CA"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32" w:author="Maximilian Schmitz" w:date="2015-06-19T09:15:00Z"/>
              </w:rPr>
              <w:pPrChange w:id="1133"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134" w:author="Maximilian Schmitz" w:date="2015-06-19T09:16:00Z">
              <w:r>
                <w:t>Übergabeparameter</w:t>
              </w:r>
            </w:ins>
          </w:p>
        </w:tc>
        <w:tc>
          <w:tcPr>
            <w:tcW w:w="1536" w:type="dxa"/>
            <w:tcPrChange w:id="1135" w:author="Maximilian Schmitz" w:date="2015-06-19T09:39:00Z">
              <w:tcPr>
                <w:tcW w:w="1536" w:type="dxa"/>
                <w:gridSpan w:val="2"/>
              </w:tcPr>
            </w:tcPrChange>
          </w:tcPr>
          <w:p w14:paraId="43134D74"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36" w:author="Maximilian Schmitz" w:date="2015-06-19T09:15:00Z"/>
              </w:rPr>
              <w:pPrChange w:id="1137"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1138" w:author="Maximilian Schmitz" w:date="2015-06-19T09:16:00Z">
              <w:r>
                <w:t>Rückgabeparameter</w:t>
              </w:r>
            </w:ins>
          </w:p>
        </w:tc>
        <w:tc>
          <w:tcPr>
            <w:tcW w:w="4242" w:type="dxa"/>
            <w:tcPrChange w:id="1139" w:author="Maximilian Schmitz" w:date="2015-06-19T09:39:00Z">
              <w:tcPr>
                <w:tcW w:w="4242" w:type="dxa"/>
                <w:gridSpan w:val="2"/>
              </w:tcPr>
            </w:tcPrChange>
          </w:tcPr>
          <w:p w14:paraId="568F2E76" w14:textId="77777777" w:rsidR="00334724" w:rsidRDefault="00334724">
            <w:pPr>
              <w:jc w:val="left"/>
              <w:cnfStyle w:val="100000000000" w:firstRow="1" w:lastRow="0" w:firstColumn="0" w:lastColumn="0" w:oddVBand="0" w:evenVBand="0" w:oddHBand="0" w:evenHBand="0" w:firstRowFirstColumn="0" w:firstRowLastColumn="0" w:lastRowFirstColumn="0" w:lastRowLastColumn="0"/>
              <w:rPr>
                <w:ins w:id="1140" w:author="Maximilian Schmitz" w:date="2015-06-19T09:15:00Z"/>
              </w:rPr>
              <w:pPrChange w:id="1141"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1142" w:author="Maximilian Schmitz" w:date="2015-06-19T09:16:00Z">
              <w:r>
                <w:t>Beschreibung</w:t>
              </w:r>
            </w:ins>
          </w:p>
        </w:tc>
      </w:tr>
      <w:tr w:rsidR="00B16FE4" w14:paraId="1F7B4136" w14:textId="77777777" w:rsidTr="00B16FE4">
        <w:tblPrEx>
          <w:tblPrExChange w:id="1143" w:author="Maximilian Schmitz" w:date="2015-06-19T09:39:00Z">
            <w:tblPrEx>
              <w:tblLook w:val="00A0" w:firstRow="1" w:lastRow="0" w:firstColumn="1" w:lastColumn="0" w:noHBand="0" w:noVBand="0"/>
            </w:tblPrEx>
          </w:tblPrExChange>
        </w:tblPrEx>
        <w:trPr>
          <w:ins w:id="114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45" w:author="Maximilian Schmitz" w:date="2015-06-19T09:39:00Z">
              <w:tcPr>
                <w:tcW w:w="2244" w:type="dxa"/>
                <w:gridSpan w:val="2"/>
              </w:tcPr>
            </w:tcPrChange>
          </w:tcPr>
          <w:p w14:paraId="7AB97875" w14:textId="77777777" w:rsidR="002210D9" w:rsidRPr="004C3433" w:rsidRDefault="002210D9" w:rsidP="002210D9">
            <w:pPr>
              <w:rPr>
                <w:ins w:id="1146" w:author="Maximilian Schmitz" w:date="2015-06-19T09:15:00Z"/>
                <w:b w:val="0"/>
                <w:rPrChange w:id="1147" w:author="Maximilian Schmitz" w:date="2015-06-19T09:25:00Z">
                  <w:rPr>
                    <w:ins w:id="1148" w:author="Maximilian Schmitz" w:date="2015-06-19T09:15:00Z"/>
                  </w:rPr>
                </w:rPrChange>
              </w:rPr>
            </w:pPr>
            <w:proofErr w:type="spellStart"/>
            <w:ins w:id="1149" w:author="Maximilian Schmitz" w:date="2015-06-19T09:22:00Z">
              <w:r w:rsidRPr="004C3433">
                <w:t>MoveForward</w:t>
              </w:r>
            </w:ins>
            <w:proofErr w:type="spellEnd"/>
          </w:p>
        </w:tc>
        <w:tc>
          <w:tcPr>
            <w:tcW w:w="1431" w:type="dxa"/>
            <w:tcPrChange w:id="1150" w:author="Maximilian Schmitz" w:date="2015-06-19T09:39:00Z">
              <w:tcPr>
                <w:tcW w:w="1431" w:type="dxa"/>
                <w:gridSpan w:val="2"/>
              </w:tcPr>
            </w:tcPrChange>
          </w:tcPr>
          <w:p w14:paraId="384F1AD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51" w:author="Maximilian Schmitz" w:date="2015-06-19T09:15:00Z"/>
              </w:rPr>
              <w:pPrChange w:id="115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3" w:author="Maximilian Schmitz" w:date="2015-06-19T09:38:00Z">
              <w:r>
                <w:t>Double: Way</w:t>
              </w:r>
            </w:ins>
          </w:p>
        </w:tc>
        <w:tc>
          <w:tcPr>
            <w:tcW w:w="1536" w:type="dxa"/>
            <w:tcPrChange w:id="1154" w:author="Maximilian Schmitz" w:date="2015-06-19T09:39:00Z">
              <w:tcPr>
                <w:tcW w:w="1536" w:type="dxa"/>
                <w:gridSpan w:val="2"/>
              </w:tcPr>
            </w:tcPrChange>
          </w:tcPr>
          <w:p w14:paraId="4DC65B96"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55" w:author="Maximilian Schmitz" w:date="2015-06-19T09:15:00Z"/>
              </w:rPr>
              <w:pPrChange w:id="115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7" w:author="Maximilian Schmitz" w:date="2015-06-19T09:37:00Z">
              <w:r>
                <w:t>-</w:t>
              </w:r>
            </w:ins>
          </w:p>
        </w:tc>
        <w:tc>
          <w:tcPr>
            <w:tcW w:w="4242" w:type="dxa"/>
            <w:tcPrChange w:id="1158" w:author="Maximilian Schmitz" w:date="2015-06-19T09:39:00Z">
              <w:tcPr>
                <w:tcW w:w="4242" w:type="dxa"/>
                <w:gridSpan w:val="2"/>
              </w:tcPr>
            </w:tcPrChange>
          </w:tcPr>
          <w:p w14:paraId="4DB47863"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59" w:author="Maximilian Schmitz" w:date="2015-06-19T09:15:00Z"/>
              </w:rPr>
              <w:pPrChange w:id="1160"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61" w:author="Maximilian Schmitz" w:date="2015-06-19T09:22:00Z">
              <w:r>
                <w:t>Vorwärtsbewegen des Spielers</w:t>
              </w:r>
            </w:ins>
          </w:p>
        </w:tc>
      </w:tr>
      <w:tr w:rsidR="00B16FE4" w14:paraId="4415B706" w14:textId="77777777" w:rsidTr="00B16FE4">
        <w:tblPrEx>
          <w:tblPrExChange w:id="1162" w:author="Maximilian Schmitz" w:date="2015-06-19T09:39:00Z">
            <w:tblPrEx>
              <w:tblLook w:val="00A0" w:firstRow="1" w:lastRow="0" w:firstColumn="1" w:lastColumn="0" w:noHBand="0" w:noVBand="0"/>
            </w:tblPrEx>
          </w:tblPrExChange>
        </w:tblPrEx>
        <w:trPr>
          <w:ins w:id="116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64" w:author="Maximilian Schmitz" w:date="2015-06-19T09:39:00Z">
              <w:tcPr>
                <w:tcW w:w="2244" w:type="dxa"/>
                <w:gridSpan w:val="2"/>
              </w:tcPr>
            </w:tcPrChange>
          </w:tcPr>
          <w:p w14:paraId="568186E3" w14:textId="77777777" w:rsidR="002210D9" w:rsidRPr="004C3433" w:rsidRDefault="002210D9" w:rsidP="002210D9">
            <w:pPr>
              <w:rPr>
                <w:ins w:id="1165" w:author="Maximilian Schmitz" w:date="2015-06-19T09:15:00Z"/>
                <w:b w:val="0"/>
                <w:rPrChange w:id="1166" w:author="Maximilian Schmitz" w:date="2015-06-19T09:25:00Z">
                  <w:rPr>
                    <w:ins w:id="1167" w:author="Maximilian Schmitz" w:date="2015-06-19T09:15:00Z"/>
                  </w:rPr>
                </w:rPrChange>
              </w:rPr>
            </w:pPr>
            <w:proofErr w:type="spellStart"/>
            <w:ins w:id="1168" w:author="Maximilian Schmitz" w:date="2015-06-19T09:22:00Z">
              <w:r w:rsidRPr="004C3433">
                <w:t>MoveTo</w:t>
              </w:r>
            </w:ins>
            <w:proofErr w:type="spellEnd"/>
          </w:p>
        </w:tc>
        <w:tc>
          <w:tcPr>
            <w:tcW w:w="1431" w:type="dxa"/>
            <w:tcPrChange w:id="1169" w:author="Maximilian Schmitz" w:date="2015-06-19T09:39:00Z">
              <w:tcPr>
                <w:tcW w:w="1431" w:type="dxa"/>
                <w:gridSpan w:val="2"/>
              </w:tcPr>
            </w:tcPrChange>
          </w:tcPr>
          <w:p w14:paraId="42209D3D"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70" w:author="Maximilian Schmitz" w:date="2015-06-19T09:15:00Z"/>
              </w:rPr>
              <w:pPrChange w:id="117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72" w:author="Maximilian Schmitz" w:date="2015-06-19T09:38:00Z">
              <w:r>
                <w:t xml:space="preserve">Double: </w:t>
              </w:r>
              <w:proofErr w:type="spellStart"/>
              <w:r>
                <w:t>PosX</w:t>
              </w:r>
              <w:proofErr w:type="spellEnd"/>
              <w:r>
                <w:t xml:space="preserve">, </w:t>
              </w:r>
              <w:proofErr w:type="spellStart"/>
              <w:r>
                <w:t>PosY</w:t>
              </w:r>
              <w:proofErr w:type="spellEnd"/>
              <w:r>
                <w:t>, Speed</w:t>
              </w:r>
            </w:ins>
          </w:p>
        </w:tc>
        <w:tc>
          <w:tcPr>
            <w:tcW w:w="1536" w:type="dxa"/>
            <w:tcPrChange w:id="1173" w:author="Maximilian Schmitz" w:date="2015-06-19T09:39:00Z">
              <w:tcPr>
                <w:tcW w:w="1536" w:type="dxa"/>
                <w:gridSpan w:val="2"/>
              </w:tcPr>
            </w:tcPrChange>
          </w:tcPr>
          <w:p w14:paraId="783D00C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74" w:author="Maximilian Schmitz" w:date="2015-06-19T09:15:00Z"/>
              </w:rPr>
              <w:pPrChange w:id="117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76" w:author="Maximilian Schmitz" w:date="2015-06-19T09:37:00Z">
              <w:r>
                <w:t>-</w:t>
              </w:r>
            </w:ins>
          </w:p>
        </w:tc>
        <w:tc>
          <w:tcPr>
            <w:tcW w:w="4242" w:type="dxa"/>
            <w:tcPrChange w:id="1177" w:author="Maximilian Schmitz" w:date="2015-06-19T09:39:00Z">
              <w:tcPr>
                <w:tcW w:w="4242" w:type="dxa"/>
                <w:gridSpan w:val="2"/>
              </w:tcPr>
            </w:tcPrChange>
          </w:tcPr>
          <w:p w14:paraId="5753C768"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78" w:author="Maximilian Schmitz" w:date="2015-06-19T09:15:00Z"/>
              </w:rPr>
              <w:pPrChange w:id="1179"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80" w:author="Maximilian Schmitz" w:date="2015-06-19T09:22:00Z">
              <w:r>
                <w:t>Spieler an eine bestimmte Position bewegen</w:t>
              </w:r>
            </w:ins>
          </w:p>
        </w:tc>
      </w:tr>
      <w:tr w:rsidR="00B16FE4" w14:paraId="7E6C0054" w14:textId="77777777" w:rsidTr="00B16FE4">
        <w:tblPrEx>
          <w:tblPrExChange w:id="1181" w:author="Maximilian Schmitz" w:date="2015-06-19T09:39:00Z">
            <w:tblPrEx>
              <w:tblLook w:val="00A0" w:firstRow="1" w:lastRow="0" w:firstColumn="1" w:lastColumn="0" w:noHBand="0" w:noVBand="0"/>
            </w:tblPrEx>
          </w:tblPrExChange>
        </w:tblPrEx>
        <w:trPr>
          <w:ins w:id="118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183" w:author="Maximilian Schmitz" w:date="2015-06-19T09:39:00Z">
              <w:tcPr>
                <w:tcW w:w="2244" w:type="dxa"/>
                <w:gridSpan w:val="2"/>
              </w:tcPr>
            </w:tcPrChange>
          </w:tcPr>
          <w:p w14:paraId="101B3DA5" w14:textId="77777777" w:rsidR="002210D9" w:rsidRPr="004C3433" w:rsidRDefault="002210D9" w:rsidP="002210D9">
            <w:pPr>
              <w:rPr>
                <w:ins w:id="1184" w:author="Maximilian Schmitz" w:date="2015-06-19T09:15:00Z"/>
                <w:b w:val="0"/>
                <w:rPrChange w:id="1185" w:author="Maximilian Schmitz" w:date="2015-06-19T09:25:00Z">
                  <w:rPr>
                    <w:ins w:id="1186" w:author="Maximilian Schmitz" w:date="2015-06-19T09:15:00Z"/>
                  </w:rPr>
                </w:rPrChange>
              </w:rPr>
            </w:pPr>
            <w:proofErr w:type="spellStart"/>
            <w:ins w:id="1187" w:author="Maximilian Schmitz" w:date="2015-06-19T09:22:00Z">
              <w:r w:rsidRPr="004C3433">
                <w:t>Rotate</w:t>
              </w:r>
            </w:ins>
            <w:proofErr w:type="spellEnd"/>
          </w:p>
        </w:tc>
        <w:tc>
          <w:tcPr>
            <w:tcW w:w="1431" w:type="dxa"/>
            <w:tcPrChange w:id="1188" w:author="Maximilian Schmitz" w:date="2015-06-19T09:39:00Z">
              <w:tcPr>
                <w:tcW w:w="1431" w:type="dxa"/>
                <w:gridSpan w:val="2"/>
              </w:tcPr>
            </w:tcPrChange>
          </w:tcPr>
          <w:p w14:paraId="00189BF7"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89" w:author="Maximilian Schmitz" w:date="2015-06-19T09:15:00Z"/>
              </w:rPr>
              <w:pPrChange w:id="119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91" w:author="Maximilian Schmitz" w:date="2015-06-19T09:38:00Z">
              <w:r>
                <w:t>Double: Angle</w:t>
              </w:r>
            </w:ins>
          </w:p>
        </w:tc>
        <w:tc>
          <w:tcPr>
            <w:tcW w:w="1536" w:type="dxa"/>
            <w:tcPrChange w:id="1192" w:author="Maximilian Schmitz" w:date="2015-06-19T09:39:00Z">
              <w:tcPr>
                <w:tcW w:w="1536" w:type="dxa"/>
                <w:gridSpan w:val="2"/>
              </w:tcPr>
            </w:tcPrChange>
          </w:tcPr>
          <w:p w14:paraId="4B240EF9"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193" w:author="Maximilian Schmitz" w:date="2015-06-19T09:15:00Z"/>
              </w:rPr>
              <w:pPrChange w:id="119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95" w:author="Maximilian Schmitz" w:date="2015-06-19T09:37:00Z">
              <w:r>
                <w:t>-</w:t>
              </w:r>
            </w:ins>
          </w:p>
        </w:tc>
        <w:tc>
          <w:tcPr>
            <w:tcW w:w="4242" w:type="dxa"/>
            <w:tcPrChange w:id="1196" w:author="Maximilian Schmitz" w:date="2015-06-19T09:39:00Z">
              <w:tcPr>
                <w:tcW w:w="4242" w:type="dxa"/>
                <w:gridSpan w:val="2"/>
              </w:tcPr>
            </w:tcPrChange>
          </w:tcPr>
          <w:p w14:paraId="415F41CC"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197" w:author="Maximilian Schmitz" w:date="2015-06-19T09:15:00Z"/>
              </w:rPr>
              <w:pPrChange w:id="1198"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199" w:author="Maximilian Schmitz" w:date="2015-06-19T09:23:00Z">
              <w:r>
                <w:t>Spieler um seine Achse drehen</w:t>
              </w:r>
            </w:ins>
          </w:p>
        </w:tc>
      </w:tr>
      <w:tr w:rsidR="00B16FE4" w14:paraId="0378F403" w14:textId="77777777" w:rsidTr="00B16FE4">
        <w:tblPrEx>
          <w:tblPrExChange w:id="1200" w:author="Maximilian Schmitz" w:date="2015-06-19T09:39:00Z">
            <w:tblPrEx>
              <w:tblLook w:val="00A0" w:firstRow="1" w:lastRow="0" w:firstColumn="1" w:lastColumn="0" w:noHBand="0" w:noVBand="0"/>
            </w:tblPrEx>
          </w:tblPrExChange>
        </w:tblPrEx>
        <w:trPr>
          <w:ins w:id="120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202" w:author="Maximilian Schmitz" w:date="2015-06-19T09:39:00Z">
              <w:tcPr>
                <w:tcW w:w="2244" w:type="dxa"/>
                <w:gridSpan w:val="2"/>
              </w:tcPr>
            </w:tcPrChange>
          </w:tcPr>
          <w:p w14:paraId="105592D3" w14:textId="77777777" w:rsidR="002210D9" w:rsidRPr="004C3433" w:rsidRDefault="002210D9" w:rsidP="002210D9">
            <w:pPr>
              <w:rPr>
                <w:ins w:id="1203" w:author="Maximilian Schmitz" w:date="2015-06-19T09:15:00Z"/>
                <w:b w:val="0"/>
                <w:rPrChange w:id="1204" w:author="Maximilian Schmitz" w:date="2015-06-19T09:25:00Z">
                  <w:rPr>
                    <w:ins w:id="1205" w:author="Maximilian Schmitz" w:date="2015-06-19T09:15:00Z"/>
                  </w:rPr>
                </w:rPrChange>
              </w:rPr>
            </w:pPr>
            <w:ins w:id="1206" w:author="Maximilian Schmitz" w:date="2015-06-19T09:22:00Z">
              <w:r w:rsidRPr="004C3433">
                <w:t>Kick</w:t>
              </w:r>
            </w:ins>
          </w:p>
        </w:tc>
        <w:tc>
          <w:tcPr>
            <w:tcW w:w="1431" w:type="dxa"/>
            <w:tcPrChange w:id="1207" w:author="Maximilian Schmitz" w:date="2015-06-19T09:39:00Z">
              <w:tcPr>
                <w:tcW w:w="1431" w:type="dxa"/>
                <w:gridSpan w:val="2"/>
              </w:tcPr>
            </w:tcPrChange>
          </w:tcPr>
          <w:p w14:paraId="3DEE6951" w14:textId="77777777"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1208" w:author="Maximilian Schmitz" w:date="2015-06-19T09:15:00Z"/>
                <w:lang w:val="en-GB"/>
                <w:rPrChange w:id="1209" w:author="Maximilian Schmitz" w:date="2015-06-19T09:38:00Z">
                  <w:rPr>
                    <w:ins w:id="1210" w:author="Maximilian Schmitz" w:date="2015-06-19T09:15:00Z"/>
                  </w:rPr>
                </w:rPrChange>
              </w:rPr>
              <w:pPrChange w:id="1211"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1212" w:author="Maximilian Schmitz" w:date="2015-06-19T09:37:00Z">
              <w:r w:rsidRPr="005D1843">
                <w:rPr>
                  <w:lang w:val="en-GB"/>
                  <w:rPrChange w:id="1213" w:author="Maximilian Schmitz" w:date="2015-06-19T09:38:00Z">
                    <w:rPr/>
                  </w:rPrChange>
                </w:rPr>
                <w:t xml:space="preserve">Double: </w:t>
              </w:r>
              <w:proofErr w:type="spellStart"/>
              <w:r w:rsidRPr="005D1843">
                <w:rPr>
                  <w:lang w:val="en-GB"/>
                  <w:rPrChange w:id="1214" w:author="Maximilian Schmitz" w:date="2015-06-19T09:38:00Z">
                    <w:rPr/>
                  </w:rPrChange>
                </w:rPr>
                <w:t>DirX</w:t>
              </w:r>
              <w:proofErr w:type="spellEnd"/>
              <w:r w:rsidRPr="005D1843">
                <w:rPr>
                  <w:lang w:val="en-GB"/>
                  <w:rPrChange w:id="1215" w:author="Maximilian Schmitz" w:date="2015-06-19T09:38:00Z">
                    <w:rPr/>
                  </w:rPrChange>
                </w:rPr>
                <w:t xml:space="preserve">, </w:t>
              </w:r>
              <w:proofErr w:type="spellStart"/>
              <w:r w:rsidRPr="005D1843">
                <w:rPr>
                  <w:lang w:val="en-GB"/>
                  <w:rPrChange w:id="1216" w:author="Maximilian Schmitz" w:date="2015-06-19T09:38:00Z">
                    <w:rPr/>
                  </w:rPrChange>
                </w:rPr>
                <w:t>DirY</w:t>
              </w:r>
              <w:proofErr w:type="spellEnd"/>
              <w:r w:rsidRPr="005D1843">
                <w:rPr>
                  <w:lang w:val="en-GB"/>
                  <w:rPrChange w:id="1217" w:author="Maximilian Schmitz" w:date="2015-06-19T09:38:00Z">
                    <w:rPr/>
                  </w:rPrChange>
                </w:rPr>
                <w:t xml:space="preserve">, </w:t>
              </w:r>
              <w:proofErr w:type="spellStart"/>
              <w:r w:rsidRPr="005D1843">
                <w:rPr>
                  <w:lang w:val="en-GB"/>
                  <w:rPrChange w:id="1218" w:author="Maximilian Schmitz" w:date="2015-06-19T09:38:00Z">
                    <w:rPr/>
                  </w:rPrChange>
                </w:rPr>
                <w:t>DirZ</w:t>
              </w:r>
            </w:ins>
            <w:proofErr w:type="spellEnd"/>
            <w:ins w:id="1219" w:author="Maximilian Schmitz" w:date="2015-06-19T09:38:00Z">
              <w:r w:rsidRPr="005D1843">
                <w:rPr>
                  <w:lang w:val="en-GB"/>
                  <w:rPrChange w:id="1220" w:author="Maximilian Schmitz" w:date="2015-06-19T09:38:00Z">
                    <w:rPr/>
                  </w:rPrChange>
                </w:rPr>
                <w:t>, Force</w:t>
              </w:r>
            </w:ins>
          </w:p>
        </w:tc>
        <w:tc>
          <w:tcPr>
            <w:tcW w:w="1536" w:type="dxa"/>
            <w:tcPrChange w:id="1221" w:author="Maximilian Schmitz" w:date="2015-06-19T09:39:00Z">
              <w:tcPr>
                <w:tcW w:w="1536" w:type="dxa"/>
                <w:gridSpan w:val="2"/>
              </w:tcPr>
            </w:tcPrChange>
          </w:tcPr>
          <w:p w14:paraId="7E4B18E5"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22" w:author="Maximilian Schmitz" w:date="2015-06-19T09:15:00Z"/>
              </w:rPr>
              <w:pPrChange w:id="122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24" w:author="Maximilian Schmitz" w:date="2015-06-19T09:36:00Z">
              <w:r>
                <w:t>-</w:t>
              </w:r>
            </w:ins>
          </w:p>
        </w:tc>
        <w:tc>
          <w:tcPr>
            <w:tcW w:w="4242" w:type="dxa"/>
            <w:tcPrChange w:id="1225" w:author="Maximilian Schmitz" w:date="2015-06-19T09:39:00Z">
              <w:tcPr>
                <w:tcW w:w="4242" w:type="dxa"/>
                <w:gridSpan w:val="2"/>
              </w:tcPr>
            </w:tcPrChange>
          </w:tcPr>
          <w:p w14:paraId="22070C8B" w14:textId="77777777" w:rsidR="002210D9" w:rsidRDefault="002210D9">
            <w:pPr>
              <w:jc w:val="left"/>
              <w:cnfStyle w:val="000000000000" w:firstRow="0" w:lastRow="0" w:firstColumn="0" w:lastColumn="0" w:oddVBand="0" w:evenVBand="0" w:oddHBand="0" w:evenHBand="0" w:firstRowFirstColumn="0" w:firstRowLastColumn="0" w:lastRowFirstColumn="0" w:lastRowLastColumn="0"/>
              <w:rPr>
                <w:ins w:id="1226" w:author="Maximilian Schmitz" w:date="2015-06-19T09:15:00Z"/>
              </w:rPr>
              <w:pPrChange w:id="1227"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28" w:author="Maximilian Schmitz" w:date="2015-06-19T09:23:00Z">
              <w:r>
                <w:t>Den Ball in eine Richtung kicken</w:t>
              </w:r>
            </w:ins>
          </w:p>
        </w:tc>
      </w:tr>
      <w:tr w:rsidR="00B16FE4" w14:paraId="0D718C3F" w14:textId="77777777" w:rsidTr="00B16FE4">
        <w:tblPrEx>
          <w:tblPrExChange w:id="1229" w:author="Maximilian Schmitz" w:date="2015-06-19T09:39:00Z">
            <w:tblPrEx>
              <w:tblLook w:val="00A0" w:firstRow="1" w:lastRow="0" w:firstColumn="1" w:lastColumn="0" w:noHBand="0" w:noVBand="0"/>
            </w:tblPrEx>
          </w:tblPrExChange>
        </w:tblPrEx>
        <w:trPr>
          <w:ins w:id="123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231" w:author="Maximilian Schmitz" w:date="2015-06-19T09:39:00Z">
              <w:tcPr>
                <w:tcW w:w="2244" w:type="dxa"/>
                <w:gridSpan w:val="2"/>
              </w:tcPr>
            </w:tcPrChange>
          </w:tcPr>
          <w:p w14:paraId="5235BD74" w14:textId="77777777" w:rsidR="002210D9" w:rsidRPr="004C3433" w:rsidRDefault="002210D9" w:rsidP="002210D9">
            <w:pPr>
              <w:rPr>
                <w:ins w:id="1232" w:author="Maximilian Schmitz" w:date="2015-06-19T09:15:00Z"/>
                <w:b w:val="0"/>
                <w:rPrChange w:id="1233" w:author="Maximilian Schmitz" w:date="2015-06-19T09:25:00Z">
                  <w:rPr>
                    <w:ins w:id="1234" w:author="Maximilian Schmitz" w:date="2015-06-19T09:15:00Z"/>
                  </w:rPr>
                </w:rPrChange>
              </w:rPr>
            </w:pPr>
            <w:proofErr w:type="spellStart"/>
            <w:ins w:id="1235" w:author="Maximilian Schmitz" w:date="2015-06-19T09:22:00Z">
              <w:r w:rsidRPr="004C3433">
                <w:t>StopBall</w:t>
              </w:r>
            </w:ins>
            <w:proofErr w:type="spellEnd"/>
          </w:p>
        </w:tc>
        <w:tc>
          <w:tcPr>
            <w:tcW w:w="1431" w:type="dxa"/>
            <w:tcPrChange w:id="1236" w:author="Maximilian Schmitz" w:date="2015-06-19T09:39:00Z">
              <w:tcPr>
                <w:tcW w:w="1431" w:type="dxa"/>
                <w:gridSpan w:val="2"/>
              </w:tcPr>
            </w:tcPrChange>
          </w:tcPr>
          <w:p w14:paraId="72B1E4FA"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37" w:author="Maximilian Schmitz" w:date="2015-06-19T09:15:00Z"/>
              </w:rPr>
              <w:pPrChange w:id="123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39" w:author="Maximilian Schmitz" w:date="2015-06-19T09:37:00Z">
              <w:r>
                <w:t>-</w:t>
              </w:r>
            </w:ins>
          </w:p>
        </w:tc>
        <w:tc>
          <w:tcPr>
            <w:tcW w:w="1536" w:type="dxa"/>
            <w:tcPrChange w:id="1240" w:author="Maximilian Schmitz" w:date="2015-06-19T09:39:00Z">
              <w:tcPr>
                <w:tcW w:w="1536" w:type="dxa"/>
                <w:gridSpan w:val="2"/>
              </w:tcPr>
            </w:tcPrChange>
          </w:tcPr>
          <w:p w14:paraId="2DAA42DB" w14:textId="77777777" w:rsidR="002210D9" w:rsidRDefault="005D1843">
            <w:pPr>
              <w:jc w:val="left"/>
              <w:cnfStyle w:val="000000000000" w:firstRow="0" w:lastRow="0" w:firstColumn="0" w:lastColumn="0" w:oddVBand="0" w:evenVBand="0" w:oddHBand="0" w:evenHBand="0" w:firstRowFirstColumn="0" w:firstRowLastColumn="0" w:lastRowFirstColumn="0" w:lastRowLastColumn="0"/>
              <w:rPr>
                <w:ins w:id="1241" w:author="Maximilian Schmitz" w:date="2015-06-19T09:15:00Z"/>
              </w:rPr>
              <w:pPrChange w:id="124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43" w:author="Maximilian Schmitz" w:date="2015-06-19T09:36:00Z">
              <w:r>
                <w:t>-</w:t>
              </w:r>
            </w:ins>
          </w:p>
        </w:tc>
        <w:tc>
          <w:tcPr>
            <w:tcW w:w="4242" w:type="dxa"/>
            <w:tcPrChange w:id="1244" w:author="Maximilian Schmitz" w:date="2015-06-19T09:39:00Z">
              <w:tcPr>
                <w:tcW w:w="4242" w:type="dxa"/>
                <w:gridSpan w:val="2"/>
              </w:tcPr>
            </w:tcPrChange>
          </w:tcPr>
          <w:p w14:paraId="77D3A518"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45" w:author="Maximilian Schmitz" w:date="2015-06-19T09:15:00Z"/>
              </w:rPr>
              <w:pPrChange w:id="1246"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1247" w:author="Maximilian Schmitz" w:date="2015-06-19T09:23:00Z">
              <w:r>
                <w:t>Den Ball stoppen</w:t>
              </w:r>
            </w:ins>
          </w:p>
        </w:tc>
      </w:tr>
      <w:tr w:rsidR="00B16FE4" w14:paraId="2CCDBD54" w14:textId="77777777" w:rsidTr="00B16FE4">
        <w:tblPrEx>
          <w:tblPrExChange w:id="1248" w:author="Maximilian Schmitz" w:date="2015-06-19T09:39:00Z">
            <w:tblPrEx>
              <w:tblLook w:val="00A0" w:firstRow="1" w:lastRow="0" w:firstColumn="1" w:lastColumn="0" w:noHBand="0" w:noVBand="0"/>
            </w:tblPrEx>
          </w:tblPrExChange>
        </w:tblPrEx>
        <w:trPr>
          <w:ins w:id="1249"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250" w:author="Maximilian Schmitz" w:date="2015-06-19T09:39:00Z">
              <w:tcPr>
                <w:tcW w:w="2244" w:type="dxa"/>
                <w:gridSpan w:val="2"/>
              </w:tcPr>
            </w:tcPrChange>
          </w:tcPr>
          <w:p w14:paraId="581E108C" w14:textId="77777777" w:rsidR="002210D9" w:rsidRPr="004C3433" w:rsidRDefault="002210D9" w:rsidP="002210D9">
            <w:pPr>
              <w:rPr>
                <w:ins w:id="1251" w:author="Maximilian Schmitz" w:date="2015-06-19T09:22:00Z"/>
                <w:b w:val="0"/>
                <w:rPrChange w:id="1252" w:author="Maximilian Schmitz" w:date="2015-06-19T09:25:00Z">
                  <w:rPr>
                    <w:ins w:id="1253" w:author="Maximilian Schmitz" w:date="2015-06-19T09:22:00Z"/>
                  </w:rPr>
                </w:rPrChange>
              </w:rPr>
            </w:pPr>
            <w:proofErr w:type="spellStart"/>
            <w:ins w:id="1254" w:author="Maximilian Schmitz" w:date="2015-06-19T09:22:00Z">
              <w:r w:rsidRPr="004C3433">
                <w:t>Speak</w:t>
              </w:r>
              <w:proofErr w:type="spellEnd"/>
            </w:ins>
          </w:p>
        </w:tc>
        <w:tc>
          <w:tcPr>
            <w:tcW w:w="1431" w:type="dxa"/>
            <w:tcPrChange w:id="1255" w:author="Maximilian Schmitz" w:date="2015-06-19T09:39:00Z">
              <w:tcPr>
                <w:tcW w:w="1431" w:type="dxa"/>
                <w:gridSpan w:val="2"/>
              </w:tcPr>
            </w:tcPrChange>
          </w:tcPr>
          <w:p w14:paraId="146DA58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56" w:author="Maximilian Schmitz" w:date="2015-06-19T09:22:00Z"/>
              </w:rPr>
              <w:pPrChange w:id="125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58" w:author="Maximilian Schmitz" w:date="2015-06-19T09:28:00Z">
              <w:r>
                <w:t xml:space="preserve">String: </w:t>
              </w:r>
            </w:ins>
            <w:ins w:id="1259" w:author="Maximilian Schmitz" w:date="2015-06-19T09:33:00Z">
              <w:r w:rsidR="0042223A">
                <w:t>Message</w:t>
              </w:r>
            </w:ins>
          </w:p>
        </w:tc>
        <w:tc>
          <w:tcPr>
            <w:tcW w:w="1536" w:type="dxa"/>
            <w:tcPrChange w:id="1260" w:author="Maximilian Schmitz" w:date="2015-06-19T09:39:00Z">
              <w:tcPr>
                <w:tcW w:w="1536" w:type="dxa"/>
                <w:gridSpan w:val="2"/>
              </w:tcPr>
            </w:tcPrChange>
          </w:tcPr>
          <w:p w14:paraId="4D73D747"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61" w:author="Maximilian Schmitz" w:date="2015-06-19T09:22:00Z"/>
              </w:rPr>
              <w:pPrChange w:id="126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63" w:author="Maximilian Schmitz" w:date="2015-06-19T09:28:00Z">
              <w:r>
                <w:t>-</w:t>
              </w:r>
            </w:ins>
          </w:p>
        </w:tc>
        <w:tc>
          <w:tcPr>
            <w:tcW w:w="4242" w:type="dxa"/>
            <w:tcPrChange w:id="1264" w:author="Maximilian Schmitz" w:date="2015-06-19T09:39:00Z">
              <w:tcPr>
                <w:tcW w:w="4242" w:type="dxa"/>
                <w:gridSpan w:val="2"/>
              </w:tcPr>
            </w:tcPrChange>
          </w:tcPr>
          <w:p w14:paraId="70169136"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65" w:author="Maximilian Schmitz" w:date="2015-06-19T09:22:00Z"/>
              </w:rPr>
              <w:pPrChange w:id="1266"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67" w:author="Maximilian Schmitz" w:date="2015-06-19T09:23:00Z">
              <w:r>
                <w:t>Mit anderen Spielern kommunizieren</w:t>
              </w:r>
            </w:ins>
          </w:p>
        </w:tc>
      </w:tr>
      <w:tr w:rsidR="00B16FE4" w14:paraId="285CEBED" w14:textId="77777777" w:rsidTr="00B16FE4">
        <w:tblPrEx>
          <w:tblPrExChange w:id="1268" w:author="Maximilian Schmitz" w:date="2015-06-19T09:39:00Z">
            <w:tblPrEx>
              <w:tblLook w:val="00A0" w:firstRow="1" w:lastRow="0" w:firstColumn="1" w:lastColumn="0" w:noHBand="0" w:noVBand="0"/>
            </w:tblPrEx>
          </w:tblPrExChange>
        </w:tblPrEx>
        <w:trPr>
          <w:ins w:id="1269"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270" w:author="Maximilian Schmitz" w:date="2015-06-19T09:39:00Z">
              <w:tcPr>
                <w:tcW w:w="2244" w:type="dxa"/>
                <w:gridSpan w:val="2"/>
              </w:tcPr>
            </w:tcPrChange>
          </w:tcPr>
          <w:p w14:paraId="6BE50AF7" w14:textId="77777777" w:rsidR="002210D9" w:rsidRPr="004C3433" w:rsidRDefault="002210D9" w:rsidP="002210D9">
            <w:pPr>
              <w:rPr>
                <w:ins w:id="1271" w:author="Maximilian Schmitz" w:date="2015-06-19T09:22:00Z"/>
                <w:b w:val="0"/>
                <w:rPrChange w:id="1272" w:author="Maximilian Schmitz" w:date="2015-06-19T09:25:00Z">
                  <w:rPr>
                    <w:ins w:id="1273" w:author="Maximilian Schmitz" w:date="2015-06-19T09:22:00Z"/>
                  </w:rPr>
                </w:rPrChange>
              </w:rPr>
            </w:pPr>
            <w:ins w:id="1274" w:author="Maximilian Schmitz" w:date="2015-06-19T09:22:00Z">
              <w:r w:rsidRPr="004C3433">
                <w:t>Listen</w:t>
              </w:r>
            </w:ins>
          </w:p>
        </w:tc>
        <w:tc>
          <w:tcPr>
            <w:tcW w:w="1431" w:type="dxa"/>
            <w:tcPrChange w:id="1275" w:author="Maximilian Schmitz" w:date="2015-06-19T09:39:00Z">
              <w:tcPr>
                <w:tcW w:w="1431" w:type="dxa"/>
                <w:gridSpan w:val="2"/>
              </w:tcPr>
            </w:tcPrChange>
          </w:tcPr>
          <w:p w14:paraId="4CE2A290"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76" w:author="Maximilian Schmitz" w:date="2015-06-19T09:22:00Z"/>
              </w:rPr>
              <w:pPrChange w:id="127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78" w:author="Maximilian Schmitz" w:date="2015-06-19T09:27:00Z">
              <w:r>
                <w:t>-</w:t>
              </w:r>
            </w:ins>
          </w:p>
        </w:tc>
        <w:tc>
          <w:tcPr>
            <w:tcW w:w="1536" w:type="dxa"/>
            <w:tcPrChange w:id="1279" w:author="Maximilian Schmitz" w:date="2015-06-19T09:39:00Z">
              <w:tcPr>
                <w:tcW w:w="1536" w:type="dxa"/>
                <w:gridSpan w:val="2"/>
              </w:tcPr>
            </w:tcPrChange>
          </w:tcPr>
          <w:p w14:paraId="2D833978" w14:textId="77777777" w:rsidR="002210D9" w:rsidRDefault="00706CBF">
            <w:pPr>
              <w:jc w:val="left"/>
              <w:cnfStyle w:val="000000000000" w:firstRow="0" w:lastRow="0" w:firstColumn="0" w:lastColumn="0" w:oddVBand="0" w:evenVBand="0" w:oddHBand="0" w:evenHBand="0" w:firstRowFirstColumn="0" w:firstRowLastColumn="0" w:lastRowFirstColumn="0" w:lastRowLastColumn="0"/>
              <w:rPr>
                <w:ins w:id="1280" w:author="Maximilian Schmitz" w:date="2015-06-19T09:22:00Z"/>
              </w:rPr>
              <w:pPrChange w:id="128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82" w:author="Maximilian Schmitz" w:date="2015-06-19T09:27:00Z">
              <w:r>
                <w:t xml:space="preserve">String: </w:t>
              </w:r>
            </w:ins>
            <w:ins w:id="1283" w:author="Maximilian Schmitz" w:date="2015-06-19T09:32:00Z">
              <w:r w:rsidR="0042223A">
                <w:t>Message</w:t>
              </w:r>
            </w:ins>
          </w:p>
        </w:tc>
        <w:tc>
          <w:tcPr>
            <w:tcW w:w="4242" w:type="dxa"/>
            <w:tcPrChange w:id="1284" w:author="Maximilian Schmitz" w:date="2015-06-19T09:39:00Z">
              <w:tcPr>
                <w:tcW w:w="4242" w:type="dxa"/>
                <w:gridSpan w:val="2"/>
              </w:tcPr>
            </w:tcPrChange>
          </w:tcPr>
          <w:p w14:paraId="1E406B31" w14:textId="77777777"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1285" w:author="Maximilian Schmitz" w:date="2015-06-19T09:22:00Z"/>
              </w:rPr>
              <w:pPrChange w:id="1286"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1287" w:author="Maximilian Schmitz" w:date="2015-06-19T09:23:00Z">
              <w:r>
                <w:t>Hören, ob ein anderer Spieler kommuniziert</w:t>
              </w:r>
            </w:ins>
          </w:p>
        </w:tc>
      </w:tr>
      <w:tr w:rsidR="004C3433" w14:paraId="7378BCC0" w14:textId="77777777" w:rsidTr="00B16FE4">
        <w:tblPrEx>
          <w:tblPrExChange w:id="1288" w:author="Maximilian Schmitz" w:date="2015-06-19T09:39:00Z">
            <w:tblPrEx>
              <w:tblW w:w="0" w:type="auto"/>
            </w:tblPrEx>
          </w:tblPrExChange>
        </w:tblPrEx>
        <w:trPr>
          <w:ins w:id="1289" w:author="Maximilian Schmitz" w:date="2015-06-19T09:24:00Z"/>
          <w:trPrChange w:id="129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91" w:author="Maximilian Schmitz" w:date="2015-06-19T09:39:00Z">
              <w:tcPr>
                <w:tcW w:w="2079" w:type="dxa"/>
              </w:tcPr>
            </w:tcPrChange>
          </w:tcPr>
          <w:p w14:paraId="0FD3B49F" w14:textId="77777777" w:rsidR="004C3433" w:rsidRPr="00D62BC2" w:rsidRDefault="004C3433" w:rsidP="004C3433">
            <w:pPr>
              <w:rPr>
                <w:ins w:id="1292" w:author="Maximilian Schmitz" w:date="2015-06-19T09:24:00Z"/>
              </w:rPr>
            </w:pPr>
            <w:proofErr w:type="spellStart"/>
            <w:ins w:id="1293" w:author="Maximilian Schmitz" w:date="2015-06-19T09:25:00Z">
              <w:r>
                <w:rPr>
                  <w:b w:val="0"/>
                </w:rPr>
                <w:t>AllowedToRun</w:t>
              </w:r>
            </w:ins>
            <w:proofErr w:type="spellEnd"/>
          </w:p>
        </w:tc>
        <w:tc>
          <w:tcPr>
            <w:tcW w:w="1431" w:type="dxa"/>
            <w:tcPrChange w:id="1294" w:author="Maximilian Schmitz" w:date="2015-06-19T09:39:00Z">
              <w:tcPr>
                <w:tcW w:w="1431" w:type="dxa"/>
                <w:gridSpan w:val="2"/>
              </w:tcPr>
            </w:tcPrChange>
          </w:tcPr>
          <w:p w14:paraId="47C5033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95" w:author="Maximilian Schmitz" w:date="2015-06-19T09:24:00Z"/>
              </w:rPr>
              <w:pPrChange w:id="129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297" w:author="Maximilian Schmitz" w:date="2015-06-19T09:30:00Z">
              <w:r>
                <w:t>-</w:t>
              </w:r>
            </w:ins>
          </w:p>
        </w:tc>
        <w:tc>
          <w:tcPr>
            <w:tcW w:w="1536" w:type="dxa"/>
            <w:tcPrChange w:id="1298" w:author="Maximilian Schmitz" w:date="2015-06-19T09:39:00Z">
              <w:tcPr>
                <w:tcW w:w="1418" w:type="dxa"/>
                <w:gridSpan w:val="2"/>
              </w:tcPr>
            </w:tcPrChange>
          </w:tcPr>
          <w:p w14:paraId="6C192B72"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299" w:author="Maximilian Schmitz" w:date="2015-06-19T09:24:00Z"/>
              </w:rPr>
              <w:pPrChange w:id="130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01" w:author="Maximilian Schmitz" w:date="2015-06-19T09:30:00Z">
              <w:r>
                <w:t xml:space="preserve">Boolean: </w:t>
              </w:r>
              <w:proofErr w:type="spellStart"/>
              <w:r>
                <w:t>Active</w:t>
              </w:r>
            </w:ins>
            <w:proofErr w:type="spellEnd"/>
          </w:p>
        </w:tc>
        <w:tc>
          <w:tcPr>
            <w:tcW w:w="4242" w:type="dxa"/>
            <w:tcPrChange w:id="1302" w:author="Maximilian Schmitz" w:date="2015-06-19T09:39:00Z">
              <w:tcPr>
                <w:tcW w:w="4360" w:type="dxa"/>
                <w:gridSpan w:val="2"/>
              </w:tcPr>
            </w:tcPrChange>
          </w:tcPr>
          <w:p w14:paraId="1CA4A5C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03" w:author="Maximilian Schmitz" w:date="2015-06-19T09:24:00Z"/>
              </w:rPr>
            </w:pPr>
            <w:ins w:id="1304" w:author="Maximilian Schmitz" w:date="2015-06-19T09:25:00Z">
              <w:r>
                <w:t>Gibt zurück, ob die künstliche Intelligenz ausgeführt werden darf</w:t>
              </w:r>
            </w:ins>
          </w:p>
        </w:tc>
      </w:tr>
      <w:tr w:rsidR="004C3433" w14:paraId="0D5F19E5" w14:textId="77777777" w:rsidTr="00B16FE4">
        <w:tblPrEx>
          <w:tblPrExChange w:id="1305" w:author="Maximilian Schmitz" w:date="2015-06-19T09:39:00Z">
            <w:tblPrEx>
              <w:tblW w:w="0" w:type="auto"/>
            </w:tblPrEx>
          </w:tblPrExChange>
        </w:tblPrEx>
        <w:trPr>
          <w:ins w:id="1306" w:author="Maximilian Schmitz" w:date="2015-06-19T09:25:00Z"/>
          <w:trPrChange w:id="130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08" w:author="Maximilian Schmitz" w:date="2015-06-19T09:39:00Z">
              <w:tcPr>
                <w:tcW w:w="2079" w:type="dxa"/>
              </w:tcPr>
            </w:tcPrChange>
          </w:tcPr>
          <w:p w14:paraId="79EDFC72" w14:textId="77777777" w:rsidR="004C3433" w:rsidRDefault="004C3433" w:rsidP="004C3433">
            <w:pPr>
              <w:rPr>
                <w:ins w:id="1309" w:author="Maximilian Schmitz" w:date="2015-06-19T09:25:00Z"/>
                <w:b w:val="0"/>
              </w:rPr>
            </w:pPr>
            <w:proofErr w:type="spellStart"/>
            <w:ins w:id="1310" w:author="Maximilian Schmitz" w:date="2015-06-19T09:25:00Z">
              <w:r>
                <w:rPr>
                  <w:b w:val="0"/>
                </w:rPr>
                <w:t>TimePlayed</w:t>
              </w:r>
              <w:proofErr w:type="spellEnd"/>
            </w:ins>
          </w:p>
        </w:tc>
        <w:tc>
          <w:tcPr>
            <w:tcW w:w="1431" w:type="dxa"/>
            <w:tcPrChange w:id="1311" w:author="Maximilian Schmitz" w:date="2015-06-19T09:39:00Z">
              <w:tcPr>
                <w:tcW w:w="1431" w:type="dxa"/>
                <w:gridSpan w:val="2"/>
              </w:tcPr>
            </w:tcPrChange>
          </w:tcPr>
          <w:p w14:paraId="39FA946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12" w:author="Maximilian Schmitz" w:date="2015-06-19T09:25:00Z"/>
              </w:rPr>
              <w:pPrChange w:id="131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14" w:author="Maximilian Schmitz" w:date="2015-06-19T09:36:00Z">
              <w:r>
                <w:t>-</w:t>
              </w:r>
            </w:ins>
          </w:p>
        </w:tc>
        <w:tc>
          <w:tcPr>
            <w:tcW w:w="1536" w:type="dxa"/>
            <w:tcPrChange w:id="1315" w:author="Maximilian Schmitz" w:date="2015-06-19T09:39:00Z">
              <w:tcPr>
                <w:tcW w:w="1418" w:type="dxa"/>
                <w:gridSpan w:val="2"/>
              </w:tcPr>
            </w:tcPrChange>
          </w:tcPr>
          <w:p w14:paraId="5D1D12E8"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16" w:author="Maximilian Schmitz" w:date="2015-06-19T09:25:00Z"/>
              </w:rPr>
              <w:pPrChange w:id="131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18" w:author="Maximilian Schmitz" w:date="2015-06-19T09:36:00Z">
              <w:r>
                <w:t xml:space="preserve">Double: </w:t>
              </w:r>
              <w:proofErr w:type="spellStart"/>
              <w:r>
                <w:t>TimePlayed</w:t>
              </w:r>
            </w:ins>
            <w:proofErr w:type="spellEnd"/>
          </w:p>
        </w:tc>
        <w:tc>
          <w:tcPr>
            <w:tcW w:w="4242" w:type="dxa"/>
            <w:tcPrChange w:id="1319" w:author="Maximilian Schmitz" w:date="2015-06-19T09:39:00Z">
              <w:tcPr>
                <w:tcW w:w="4360" w:type="dxa"/>
                <w:gridSpan w:val="2"/>
              </w:tcPr>
            </w:tcPrChange>
          </w:tcPr>
          <w:p w14:paraId="3F6B2B0B"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20" w:author="Maximilian Schmitz" w:date="2015-06-19T09:25:00Z"/>
              </w:rPr>
            </w:pPr>
            <w:ins w:id="1321" w:author="Maximilian Schmitz" w:date="2015-06-19T09:25:00Z">
              <w:r>
                <w:t>Gibt die aktuelle Spielzeit in Prozent zurück</w:t>
              </w:r>
            </w:ins>
          </w:p>
        </w:tc>
      </w:tr>
      <w:tr w:rsidR="004C3433" w14:paraId="3A27694D" w14:textId="77777777" w:rsidTr="00B16FE4">
        <w:tblPrEx>
          <w:tblPrExChange w:id="1322" w:author="Maximilian Schmitz" w:date="2015-06-19T09:39:00Z">
            <w:tblPrEx>
              <w:tblW w:w="0" w:type="auto"/>
            </w:tblPrEx>
          </w:tblPrExChange>
        </w:tblPrEx>
        <w:trPr>
          <w:ins w:id="1323" w:author="Maximilian Schmitz" w:date="2015-06-19T09:25:00Z"/>
          <w:trPrChange w:id="132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25" w:author="Maximilian Schmitz" w:date="2015-06-19T09:39:00Z">
              <w:tcPr>
                <w:tcW w:w="2079" w:type="dxa"/>
              </w:tcPr>
            </w:tcPrChange>
          </w:tcPr>
          <w:p w14:paraId="147111F4" w14:textId="77777777" w:rsidR="004C3433" w:rsidRDefault="004C3433" w:rsidP="004C3433">
            <w:pPr>
              <w:rPr>
                <w:ins w:id="1326" w:author="Maximilian Schmitz" w:date="2015-06-19T09:25:00Z"/>
                <w:b w:val="0"/>
              </w:rPr>
            </w:pPr>
            <w:proofErr w:type="spellStart"/>
            <w:ins w:id="1327" w:author="Maximilian Schmitz" w:date="2015-06-19T09:25:00Z">
              <w:r>
                <w:rPr>
                  <w:b w:val="0"/>
                </w:rPr>
                <w:t>IsKickoff</w:t>
              </w:r>
              <w:proofErr w:type="spellEnd"/>
            </w:ins>
          </w:p>
        </w:tc>
        <w:tc>
          <w:tcPr>
            <w:tcW w:w="1431" w:type="dxa"/>
            <w:tcPrChange w:id="1328" w:author="Maximilian Schmitz" w:date="2015-06-19T09:39:00Z">
              <w:tcPr>
                <w:tcW w:w="1431" w:type="dxa"/>
                <w:gridSpan w:val="2"/>
              </w:tcPr>
            </w:tcPrChange>
          </w:tcPr>
          <w:p w14:paraId="50CA741D"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29" w:author="Maximilian Schmitz" w:date="2015-06-19T09:25:00Z"/>
              </w:rPr>
              <w:pPrChange w:id="133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31" w:author="Maximilian Schmitz" w:date="2015-06-19T09:36:00Z">
              <w:r>
                <w:t>-</w:t>
              </w:r>
            </w:ins>
          </w:p>
        </w:tc>
        <w:tc>
          <w:tcPr>
            <w:tcW w:w="1536" w:type="dxa"/>
            <w:tcPrChange w:id="1332" w:author="Maximilian Schmitz" w:date="2015-06-19T09:39:00Z">
              <w:tcPr>
                <w:tcW w:w="1418" w:type="dxa"/>
                <w:gridSpan w:val="2"/>
              </w:tcPr>
            </w:tcPrChange>
          </w:tcPr>
          <w:p w14:paraId="01D55867"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33" w:author="Maximilian Schmitz" w:date="2015-06-19T09:25:00Z"/>
              </w:rPr>
              <w:pPrChange w:id="133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35" w:author="Maximilian Schmitz" w:date="2015-06-19T09:36:00Z">
              <w:r>
                <w:t>Boolean: Kickoff</w:t>
              </w:r>
            </w:ins>
          </w:p>
        </w:tc>
        <w:tc>
          <w:tcPr>
            <w:tcW w:w="4242" w:type="dxa"/>
            <w:tcPrChange w:id="1336" w:author="Maximilian Schmitz" w:date="2015-06-19T09:39:00Z">
              <w:tcPr>
                <w:tcW w:w="4360" w:type="dxa"/>
                <w:gridSpan w:val="2"/>
              </w:tcPr>
            </w:tcPrChange>
          </w:tcPr>
          <w:p w14:paraId="70AD0F0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37" w:author="Maximilian Schmitz" w:date="2015-06-19T09:25:00Z"/>
              </w:rPr>
            </w:pPr>
            <w:ins w:id="1338" w:author="Maximilian Schmitz" w:date="2015-06-19T09:25:00Z">
              <w:r>
                <w:t>Gibt zurück, ob ein Anstoß stattfindet</w:t>
              </w:r>
            </w:ins>
          </w:p>
        </w:tc>
      </w:tr>
      <w:tr w:rsidR="004C3433" w14:paraId="4A423DDB" w14:textId="77777777" w:rsidTr="00B16FE4">
        <w:tblPrEx>
          <w:tblPrExChange w:id="1339" w:author="Maximilian Schmitz" w:date="2015-06-19T09:39:00Z">
            <w:tblPrEx>
              <w:tblW w:w="0" w:type="auto"/>
            </w:tblPrEx>
          </w:tblPrExChange>
        </w:tblPrEx>
        <w:trPr>
          <w:ins w:id="1340" w:author="Maximilian Schmitz" w:date="2015-06-19T09:25:00Z"/>
          <w:trPrChange w:id="134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42" w:author="Maximilian Schmitz" w:date="2015-06-19T09:39:00Z">
              <w:tcPr>
                <w:tcW w:w="2079" w:type="dxa"/>
              </w:tcPr>
            </w:tcPrChange>
          </w:tcPr>
          <w:p w14:paraId="14FF7808" w14:textId="77777777" w:rsidR="004C3433" w:rsidRDefault="004C3433" w:rsidP="004C3433">
            <w:pPr>
              <w:rPr>
                <w:ins w:id="1343" w:author="Maximilian Schmitz" w:date="2015-06-19T09:25:00Z"/>
                <w:b w:val="0"/>
              </w:rPr>
            </w:pPr>
            <w:proofErr w:type="spellStart"/>
            <w:ins w:id="1344" w:author="Maximilian Schmitz" w:date="2015-06-19T09:25:00Z">
              <w:r>
                <w:rPr>
                  <w:b w:val="0"/>
                </w:rPr>
                <w:t>GetTeamId</w:t>
              </w:r>
              <w:proofErr w:type="spellEnd"/>
            </w:ins>
          </w:p>
        </w:tc>
        <w:tc>
          <w:tcPr>
            <w:tcW w:w="1431" w:type="dxa"/>
            <w:tcPrChange w:id="1345" w:author="Maximilian Schmitz" w:date="2015-06-19T09:39:00Z">
              <w:tcPr>
                <w:tcW w:w="1431" w:type="dxa"/>
                <w:gridSpan w:val="2"/>
              </w:tcPr>
            </w:tcPrChange>
          </w:tcPr>
          <w:p w14:paraId="27AC8235"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46" w:author="Maximilian Schmitz" w:date="2015-06-19T09:25:00Z"/>
              </w:rPr>
              <w:pPrChange w:id="134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48" w:author="Maximilian Schmitz" w:date="2015-06-19T09:35:00Z">
              <w:r>
                <w:t>-</w:t>
              </w:r>
            </w:ins>
          </w:p>
        </w:tc>
        <w:tc>
          <w:tcPr>
            <w:tcW w:w="1536" w:type="dxa"/>
            <w:tcPrChange w:id="1349" w:author="Maximilian Schmitz" w:date="2015-06-19T09:39:00Z">
              <w:tcPr>
                <w:tcW w:w="1418" w:type="dxa"/>
                <w:gridSpan w:val="2"/>
              </w:tcPr>
            </w:tcPrChange>
          </w:tcPr>
          <w:p w14:paraId="200BE0AE"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350" w:author="Maximilian Schmitz" w:date="2015-06-19T09:25:00Z"/>
              </w:rPr>
              <w:pPrChange w:id="135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proofErr w:type="spellStart"/>
            <w:ins w:id="1352" w:author="Maximilian Schmitz" w:date="2015-06-19T09:36:00Z">
              <w:r>
                <w:t>Int</w:t>
              </w:r>
              <w:proofErr w:type="spellEnd"/>
              <w:r>
                <w:t>: Team-</w:t>
              </w:r>
              <w:proofErr w:type="spellStart"/>
              <w:r>
                <w:t>Id</w:t>
              </w:r>
            </w:ins>
            <w:proofErr w:type="spellEnd"/>
          </w:p>
        </w:tc>
        <w:tc>
          <w:tcPr>
            <w:tcW w:w="4242" w:type="dxa"/>
            <w:tcPrChange w:id="1353" w:author="Maximilian Schmitz" w:date="2015-06-19T09:39:00Z">
              <w:tcPr>
                <w:tcW w:w="4360" w:type="dxa"/>
                <w:gridSpan w:val="2"/>
              </w:tcPr>
            </w:tcPrChange>
          </w:tcPr>
          <w:p w14:paraId="02B73A3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54" w:author="Maximilian Schmitz" w:date="2015-06-19T09:25:00Z"/>
              </w:rPr>
            </w:pPr>
            <w:ins w:id="1355" w:author="Maximilian Schmitz" w:date="2015-06-19T09:25:00Z">
              <w:r>
                <w:t>Gibt die Team-</w:t>
              </w:r>
              <w:proofErr w:type="spellStart"/>
              <w:r>
                <w:t>Id</w:t>
              </w:r>
              <w:proofErr w:type="spellEnd"/>
              <w:r>
                <w:t xml:space="preserve"> des Spielers zurück</w:t>
              </w:r>
            </w:ins>
          </w:p>
        </w:tc>
      </w:tr>
      <w:tr w:rsidR="004C3433" w14:paraId="0943C5F2" w14:textId="77777777" w:rsidTr="00B16FE4">
        <w:tblPrEx>
          <w:tblPrExChange w:id="1356" w:author="Maximilian Schmitz" w:date="2015-06-19T09:39:00Z">
            <w:tblPrEx>
              <w:tblW w:w="0" w:type="auto"/>
            </w:tblPrEx>
          </w:tblPrExChange>
        </w:tblPrEx>
        <w:trPr>
          <w:ins w:id="1357" w:author="Maximilian Schmitz" w:date="2015-06-19T09:25:00Z"/>
          <w:trPrChange w:id="135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59" w:author="Maximilian Schmitz" w:date="2015-06-19T09:39:00Z">
              <w:tcPr>
                <w:tcW w:w="2079" w:type="dxa"/>
              </w:tcPr>
            </w:tcPrChange>
          </w:tcPr>
          <w:p w14:paraId="6A4BD286" w14:textId="77777777" w:rsidR="004C3433" w:rsidRDefault="004C3433" w:rsidP="004C3433">
            <w:pPr>
              <w:rPr>
                <w:ins w:id="1360" w:author="Maximilian Schmitz" w:date="2015-06-19T09:25:00Z"/>
                <w:b w:val="0"/>
              </w:rPr>
            </w:pPr>
            <w:proofErr w:type="spellStart"/>
            <w:ins w:id="1361" w:author="Maximilian Schmitz" w:date="2015-06-19T09:25:00Z">
              <w:r>
                <w:rPr>
                  <w:b w:val="0"/>
                </w:rPr>
                <w:t>HasBall</w:t>
              </w:r>
              <w:proofErr w:type="spellEnd"/>
            </w:ins>
          </w:p>
        </w:tc>
        <w:tc>
          <w:tcPr>
            <w:tcW w:w="1431" w:type="dxa"/>
            <w:tcPrChange w:id="1362" w:author="Maximilian Schmitz" w:date="2015-06-19T09:39:00Z">
              <w:tcPr>
                <w:tcW w:w="1431" w:type="dxa"/>
                <w:gridSpan w:val="2"/>
              </w:tcPr>
            </w:tcPrChange>
          </w:tcPr>
          <w:p w14:paraId="79D858F6"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63" w:author="Maximilian Schmitz" w:date="2015-06-19T09:25:00Z"/>
              </w:rPr>
              <w:pPrChange w:id="136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65" w:author="Maximilian Schmitz" w:date="2015-06-19T09:32:00Z">
              <w:r>
                <w:t>-</w:t>
              </w:r>
            </w:ins>
          </w:p>
        </w:tc>
        <w:tc>
          <w:tcPr>
            <w:tcW w:w="1536" w:type="dxa"/>
            <w:tcPrChange w:id="1366" w:author="Maximilian Schmitz" w:date="2015-06-19T09:39:00Z">
              <w:tcPr>
                <w:tcW w:w="1418" w:type="dxa"/>
                <w:gridSpan w:val="2"/>
              </w:tcPr>
            </w:tcPrChange>
          </w:tcPr>
          <w:p w14:paraId="7BD9BFFD" w14:textId="77777777" w:rsidR="0042223A" w:rsidRDefault="0042223A">
            <w:pPr>
              <w:jc w:val="left"/>
              <w:cnfStyle w:val="000000000000" w:firstRow="0" w:lastRow="0" w:firstColumn="0" w:lastColumn="0" w:oddVBand="0" w:evenVBand="0" w:oddHBand="0" w:evenHBand="0" w:firstRowFirstColumn="0" w:firstRowLastColumn="0" w:lastRowFirstColumn="0" w:lastRowLastColumn="0"/>
              <w:rPr>
                <w:ins w:id="1367" w:author="Maximilian Schmitz" w:date="2015-06-19T09:25:00Z"/>
              </w:rPr>
              <w:pPrChange w:id="136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69" w:author="Maximilian Schmitz" w:date="2015-06-19T09:32:00Z">
              <w:r>
                <w:t xml:space="preserve">Boolean: </w:t>
              </w:r>
              <w:proofErr w:type="spellStart"/>
              <w:r>
                <w:t>HasBall</w:t>
              </w:r>
            </w:ins>
            <w:proofErr w:type="spellEnd"/>
          </w:p>
        </w:tc>
        <w:tc>
          <w:tcPr>
            <w:tcW w:w="4242" w:type="dxa"/>
            <w:tcPrChange w:id="1370" w:author="Maximilian Schmitz" w:date="2015-06-19T09:39:00Z">
              <w:tcPr>
                <w:tcW w:w="4360" w:type="dxa"/>
                <w:gridSpan w:val="2"/>
              </w:tcPr>
            </w:tcPrChange>
          </w:tcPr>
          <w:p w14:paraId="6BA73908"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71" w:author="Maximilian Schmitz" w:date="2015-06-19T09:25:00Z"/>
              </w:rPr>
            </w:pPr>
            <w:ins w:id="1372" w:author="Maximilian Schmitz" w:date="2015-06-19T09:25:00Z">
              <w:r>
                <w:t>Gibt zurück, ob der Spieler am Ball ist</w:t>
              </w:r>
            </w:ins>
          </w:p>
        </w:tc>
      </w:tr>
      <w:tr w:rsidR="004C3433" w14:paraId="3F3010F5" w14:textId="77777777" w:rsidTr="00B16FE4">
        <w:tblPrEx>
          <w:tblPrExChange w:id="1373" w:author="Maximilian Schmitz" w:date="2015-06-19T09:39:00Z">
            <w:tblPrEx>
              <w:tblW w:w="0" w:type="auto"/>
            </w:tblPrEx>
          </w:tblPrExChange>
        </w:tblPrEx>
        <w:trPr>
          <w:ins w:id="1374" w:author="Maximilian Schmitz" w:date="2015-06-19T09:25:00Z"/>
          <w:trPrChange w:id="137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76" w:author="Maximilian Schmitz" w:date="2015-06-19T09:39:00Z">
              <w:tcPr>
                <w:tcW w:w="2079" w:type="dxa"/>
              </w:tcPr>
            </w:tcPrChange>
          </w:tcPr>
          <w:p w14:paraId="080D86E5" w14:textId="77777777" w:rsidR="004C3433" w:rsidRDefault="004C3433" w:rsidP="004C3433">
            <w:pPr>
              <w:rPr>
                <w:ins w:id="1377" w:author="Maximilian Schmitz" w:date="2015-06-19T09:25:00Z"/>
                <w:b w:val="0"/>
              </w:rPr>
            </w:pPr>
            <w:proofErr w:type="spellStart"/>
            <w:ins w:id="1378" w:author="Maximilian Schmitz" w:date="2015-06-19T09:25:00Z">
              <w:r>
                <w:rPr>
                  <w:b w:val="0"/>
                </w:rPr>
                <w:t>GetStamina</w:t>
              </w:r>
              <w:proofErr w:type="spellEnd"/>
            </w:ins>
          </w:p>
        </w:tc>
        <w:tc>
          <w:tcPr>
            <w:tcW w:w="1431" w:type="dxa"/>
            <w:tcPrChange w:id="1379" w:author="Maximilian Schmitz" w:date="2015-06-19T09:39:00Z">
              <w:tcPr>
                <w:tcW w:w="1431" w:type="dxa"/>
                <w:gridSpan w:val="2"/>
              </w:tcPr>
            </w:tcPrChange>
          </w:tcPr>
          <w:p w14:paraId="09FCB897" w14:textId="77777777" w:rsidR="004C3433" w:rsidRDefault="00F7642F">
            <w:pPr>
              <w:jc w:val="left"/>
              <w:cnfStyle w:val="000000000000" w:firstRow="0" w:lastRow="0" w:firstColumn="0" w:lastColumn="0" w:oddVBand="0" w:evenVBand="0" w:oddHBand="0" w:evenHBand="0" w:firstRowFirstColumn="0" w:firstRowLastColumn="0" w:lastRowFirstColumn="0" w:lastRowLastColumn="0"/>
              <w:rPr>
                <w:ins w:id="1380" w:author="Maximilian Schmitz" w:date="2015-06-19T09:25:00Z"/>
              </w:rPr>
              <w:pPrChange w:id="138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82" w:author="Maximilian Schmitz" w:date="2015-06-19T09:31:00Z">
              <w:r>
                <w:t>-</w:t>
              </w:r>
            </w:ins>
          </w:p>
        </w:tc>
        <w:tc>
          <w:tcPr>
            <w:tcW w:w="1536" w:type="dxa"/>
            <w:tcPrChange w:id="1383" w:author="Maximilian Schmitz" w:date="2015-06-19T09:39:00Z">
              <w:tcPr>
                <w:tcW w:w="1418" w:type="dxa"/>
                <w:gridSpan w:val="2"/>
              </w:tcPr>
            </w:tcPrChange>
          </w:tcPr>
          <w:p w14:paraId="3F423194" w14:textId="77777777" w:rsidR="00F7642F" w:rsidRDefault="00F7642F">
            <w:pPr>
              <w:jc w:val="left"/>
              <w:cnfStyle w:val="000000000000" w:firstRow="0" w:lastRow="0" w:firstColumn="0" w:lastColumn="0" w:oddVBand="0" w:evenVBand="0" w:oddHBand="0" w:evenHBand="0" w:firstRowFirstColumn="0" w:firstRowLastColumn="0" w:lastRowFirstColumn="0" w:lastRowLastColumn="0"/>
              <w:rPr>
                <w:ins w:id="1384" w:author="Maximilian Schmitz" w:date="2015-06-19T09:25:00Z"/>
              </w:rPr>
              <w:pPrChange w:id="138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86" w:author="Maximilian Schmitz" w:date="2015-06-19T09:31:00Z">
              <w:r>
                <w:t>Double: Stamina</w:t>
              </w:r>
            </w:ins>
          </w:p>
        </w:tc>
        <w:tc>
          <w:tcPr>
            <w:tcW w:w="4242" w:type="dxa"/>
            <w:tcPrChange w:id="1387" w:author="Maximilian Schmitz" w:date="2015-06-19T09:39:00Z">
              <w:tcPr>
                <w:tcW w:w="4360" w:type="dxa"/>
                <w:gridSpan w:val="2"/>
              </w:tcPr>
            </w:tcPrChange>
          </w:tcPr>
          <w:p w14:paraId="6974C17F"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388" w:author="Maximilian Schmitz" w:date="2015-06-19T09:25:00Z"/>
              </w:rPr>
            </w:pPr>
            <w:ins w:id="1389" w:author="Maximilian Schmitz" w:date="2015-06-19T09:25:00Z">
              <w:r>
                <w:t>Gibt die aktuelle Ausdauer des Spielers zurück</w:t>
              </w:r>
            </w:ins>
          </w:p>
        </w:tc>
      </w:tr>
      <w:tr w:rsidR="004C3433" w14:paraId="43D553FF" w14:textId="77777777" w:rsidTr="00B16FE4">
        <w:tblPrEx>
          <w:tblPrExChange w:id="1390" w:author="Maximilian Schmitz" w:date="2015-06-19T09:39:00Z">
            <w:tblPrEx>
              <w:tblW w:w="0" w:type="auto"/>
            </w:tblPrEx>
          </w:tblPrExChange>
        </w:tblPrEx>
        <w:trPr>
          <w:ins w:id="1391" w:author="Maximilian Schmitz" w:date="2015-06-19T09:25:00Z"/>
          <w:trPrChange w:id="139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93" w:author="Maximilian Schmitz" w:date="2015-06-19T09:39:00Z">
              <w:tcPr>
                <w:tcW w:w="2079" w:type="dxa"/>
              </w:tcPr>
            </w:tcPrChange>
          </w:tcPr>
          <w:p w14:paraId="32076F75" w14:textId="77777777" w:rsidR="004C3433" w:rsidRDefault="004C3433" w:rsidP="004C3433">
            <w:pPr>
              <w:rPr>
                <w:ins w:id="1394" w:author="Maximilian Schmitz" w:date="2015-06-19T09:25:00Z"/>
                <w:b w:val="0"/>
              </w:rPr>
            </w:pPr>
            <w:proofErr w:type="spellStart"/>
            <w:ins w:id="1395" w:author="Maximilian Schmitz" w:date="2015-06-19T09:25:00Z">
              <w:r>
                <w:rPr>
                  <w:b w:val="0"/>
                </w:rPr>
                <w:t>GetOwnLocation</w:t>
              </w:r>
              <w:proofErr w:type="spellEnd"/>
            </w:ins>
          </w:p>
        </w:tc>
        <w:tc>
          <w:tcPr>
            <w:tcW w:w="1431" w:type="dxa"/>
            <w:tcPrChange w:id="1396" w:author="Maximilian Schmitz" w:date="2015-06-19T09:39:00Z">
              <w:tcPr>
                <w:tcW w:w="1431" w:type="dxa"/>
                <w:gridSpan w:val="2"/>
              </w:tcPr>
            </w:tcPrChange>
          </w:tcPr>
          <w:p w14:paraId="624B96EC"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397" w:author="Maximilian Schmitz" w:date="2015-06-19T09:25:00Z"/>
              </w:rPr>
              <w:pPrChange w:id="139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399" w:author="Maximilian Schmitz" w:date="2015-06-19T09:32:00Z">
              <w:r>
                <w:t>-</w:t>
              </w:r>
            </w:ins>
          </w:p>
        </w:tc>
        <w:tc>
          <w:tcPr>
            <w:tcW w:w="1536" w:type="dxa"/>
            <w:tcPrChange w:id="1400" w:author="Maximilian Schmitz" w:date="2015-06-19T09:39:00Z">
              <w:tcPr>
                <w:tcW w:w="1418" w:type="dxa"/>
                <w:gridSpan w:val="2"/>
              </w:tcPr>
            </w:tcPrChange>
          </w:tcPr>
          <w:p w14:paraId="08E9B72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01" w:author="Maximilian Schmitz" w:date="2015-06-19T09:25:00Z"/>
              </w:rPr>
              <w:pPrChange w:id="140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03"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404" w:author="Maximilian Schmitz" w:date="2015-06-19T09:39:00Z">
              <w:tcPr>
                <w:tcW w:w="4360" w:type="dxa"/>
                <w:gridSpan w:val="2"/>
              </w:tcPr>
            </w:tcPrChange>
          </w:tcPr>
          <w:p w14:paraId="0923F75D"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05" w:author="Maximilian Schmitz" w:date="2015-06-19T09:25:00Z"/>
              </w:rPr>
            </w:pPr>
            <w:ins w:id="1406" w:author="Maximilian Schmitz" w:date="2015-06-19T09:25:00Z">
              <w:r>
                <w:t>Gibt die aktuelle Position des Spielers zurück</w:t>
              </w:r>
            </w:ins>
          </w:p>
        </w:tc>
      </w:tr>
      <w:tr w:rsidR="004C3433" w14:paraId="30ED9F00" w14:textId="77777777" w:rsidTr="00B16FE4">
        <w:tblPrEx>
          <w:tblPrExChange w:id="1407" w:author="Maximilian Schmitz" w:date="2015-06-19T09:39:00Z">
            <w:tblPrEx>
              <w:tblW w:w="0" w:type="auto"/>
            </w:tblPrEx>
          </w:tblPrExChange>
        </w:tblPrEx>
        <w:trPr>
          <w:ins w:id="1408" w:author="Maximilian Schmitz" w:date="2015-06-19T09:25:00Z"/>
          <w:trPrChange w:id="140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10" w:author="Maximilian Schmitz" w:date="2015-06-19T09:39:00Z">
              <w:tcPr>
                <w:tcW w:w="2079" w:type="dxa"/>
              </w:tcPr>
            </w:tcPrChange>
          </w:tcPr>
          <w:p w14:paraId="6A0433BA" w14:textId="77777777" w:rsidR="004C3433" w:rsidRDefault="004C3433" w:rsidP="004C3433">
            <w:pPr>
              <w:rPr>
                <w:ins w:id="1411" w:author="Maximilian Schmitz" w:date="2015-06-19T09:25:00Z"/>
                <w:b w:val="0"/>
              </w:rPr>
            </w:pPr>
            <w:proofErr w:type="spellStart"/>
            <w:ins w:id="1412" w:author="Maximilian Schmitz" w:date="2015-06-19T09:25:00Z">
              <w:r>
                <w:rPr>
                  <w:b w:val="0"/>
                </w:rPr>
                <w:t>GetBallLocation</w:t>
              </w:r>
              <w:proofErr w:type="spellEnd"/>
            </w:ins>
          </w:p>
        </w:tc>
        <w:tc>
          <w:tcPr>
            <w:tcW w:w="1431" w:type="dxa"/>
            <w:tcPrChange w:id="1413" w:author="Maximilian Schmitz" w:date="2015-06-19T09:39:00Z">
              <w:tcPr>
                <w:tcW w:w="1431" w:type="dxa"/>
                <w:gridSpan w:val="2"/>
              </w:tcPr>
            </w:tcPrChange>
          </w:tcPr>
          <w:p w14:paraId="3E415B7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14" w:author="Maximilian Schmitz" w:date="2015-06-19T09:25:00Z"/>
              </w:rPr>
              <w:pPrChange w:id="141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16" w:author="Maximilian Schmitz" w:date="2015-06-19T09:32:00Z">
              <w:r>
                <w:t>-</w:t>
              </w:r>
            </w:ins>
          </w:p>
        </w:tc>
        <w:tc>
          <w:tcPr>
            <w:tcW w:w="1536" w:type="dxa"/>
            <w:tcPrChange w:id="1417" w:author="Maximilian Schmitz" w:date="2015-06-19T09:39:00Z">
              <w:tcPr>
                <w:tcW w:w="1418" w:type="dxa"/>
                <w:gridSpan w:val="2"/>
              </w:tcPr>
            </w:tcPrChange>
          </w:tcPr>
          <w:p w14:paraId="6C5E7F21"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18" w:author="Maximilian Schmitz" w:date="2015-06-19T09:25:00Z"/>
              </w:rPr>
              <w:pPrChange w:id="141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20"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421" w:author="Maximilian Schmitz" w:date="2015-06-19T09:39:00Z">
              <w:tcPr>
                <w:tcW w:w="4360" w:type="dxa"/>
                <w:gridSpan w:val="2"/>
              </w:tcPr>
            </w:tcPrChange>
          </w:tcPr>
          <w:p w14:paraId="003FF6D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22" w:author="Maximilian Schmitz" w:date="2015-06-19T09:25:00Z"/>
              </w:rPr>
            </w:pPr>
            <w:ins w:id="1423" w:author="Maximilian Schmitz" w:date="2015-06-19T09:25:00Z">
              <w:r>
                <w:t>Gibt die aktuelle Ballposition zurück, wenn sichtbar</w:t>
              </w:r>
            </w:ins>
          </w:p>
        </w:tc>
      </w:tr>
      <w:tr w:rsidR="004C3433" w14:paraId="23F69839" w14:textId="77777777" w:rsidTr="00B16FE4">
        <w:tblPrEx>
          <w:tblPrExChange w:id="1424" w:author="Maximilian Schmitz" w:date="2015-06-19T09:39:00Z">
            <w:tblPrEx>
              <w:tblW w:w="0" w:type="auto"/>
            </w:tblPrEx>
          </w:tblPrExChange>
        </w:tblPrEx>
        <w:trPr>
          <w:ins w:id="1425" w:author="Maximilian Schmitz" w:date="2015-06-19T09:25:00Z"/>
          <w:trPrChange w:id="142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27" w:author="Maximilian Schmitz" w:date="2015-06-19T09:39:00Z">
              <w:tcPr>
                <w:tcW w:w="2079" w:type="dxa"/>
              </w:tcPr>
            </w:tcPrChange>
          </w:tcPr>
          <w:p w14:paraId="26F9975F" w14:textId="77777777" w:rsidR="004C3433" w:rsidRDefault="004C3433" w:rsidP="004C3433">
            <w:pPr>
              <w:rPr>
                <w:ins w:id="1428" w:author="Maximilian Schmitz" w:date="2015-06-19T09:25:00Z"/>
                <w:b w:val="0"/>
              </w:rPr>
            </w:pPr>
            <w:proofErr w:type="spellStart"/>
            <w:ins w:id="1429" w:author="Maximilian Schmitz" w:date="2015-06-19T09:25:00Z">
              <w:r>
                <w:rPr>
                  <w:b w:val="0"/>
                </w:rPr>
                <w:t>GetVisiblePlayers</w:t>
              </w:r>
              <w:proofErr w:type="spellEnd"/>
            </w:ins>
          </w:p>
        </w:tc>
        <w:tc>
          <w:tcPr>
            <w:tcW w:w="1431" w:type="dxa"/>
            <w:tcPrChange w:id="1430" w:author="Maximilian Schmitz" w:date="2015-06-19T09:39:00Z">
              <w:tcPr>
                <w:tcW w:w="1431" w:type="dxa"/>
                <w:gridSpan w:val="2"/>
              </w:tcPr>
            </w:tcPrChange>
          </w:tcPr>
          <w:p w14:paraId="5030ED9B" w14:textId="77777777" w:rsidR="004C3433" w:rsidRDefault="00E81113">
            <w:pPr>
              <w:jc w:val="left"/>
              <w:cnfStyle w:val="000000000000" w:firstRow="0" w:lastRow="0" w:firstColumn="0" w:lastColumn="0" w:oddVBand="0" w:evenVBand="0" w:oddHBand="0" w:evenHBand="0" w:firstRowFirstColumn="0" w:firstRowLastColumn="0" w:lastRowFirstColumn="0" w:lastRowLastColumn="0"/>
              <w:rPr>
                <w:ins w:id="1431" w:author="Maximilian Schmitz" w:date="2015-06-19T09:25:00Z"/>
              </w:rPr>
              <w:pPrChange w:id="143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33" w:author="Maximilian Schmitz" w:date="2015-06-19T09:35:00Z">
              <w:r>
                <w:t>-</w:t>
              </w:r>
            </w:ins>
          </w:p>
        </w:tc>
        <w:tc>
          <w:tcPr>
            <w:tcW w:w="1536" w:type="dxa"/>
            <w:tcPrChange w:id="1434" w:author="Maximilian Schmitz" w:date="2015-06-19T09:39:00Z">
              <w:tcPr>
                <w:tcW w:w="1418" w:type="dxa"/>
                <w:gridSpan w:val="2"/>
              </w:tcPr>
            </w:tcPrChange>
          </w:tcPr>
          <w:p w14:paraId="001821D6" w14:textId="77777777"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435" w:author="Maximilian Schmitz" w:date="2015-06-19T09:25:00Z"/>
                <w:lang w:val="en-GB"/>
                <w:rPrChange w:id="1436" w:author="Maximilian Schmitz" w:date="2015-06-19T09:35:00Z">
                  <w:rPr>
                    <w:ins w:id="1437" w:author="Maximilian Schmitz" w:date="2015-06-19T09:25:00Z"/>
                  </w:rPr>
                </w:rPrChange>
              </w:rPr>
              <w:pPrChange w:id="143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39" w:author="Maximilian Schmitz" w:date="2015-06-19T09:33:00Z">
              <w:r w:rsidRPr="00E81113">
                <w:rPr>
                  <w:lang w:val="en-GB"/>
                  <w:rPrChange w:id="1440" w:author="Maximilian Schmitz" w:date="2015-06-19T09:35:00Z">
                    <w:rPr/>
                  </w:rPrChange>
                </w:rPr>
                <w:t>Array[</w:t>
              </w:r>
              <w:proofErr w:type="spellStart"/>
              <w:r w:rsidRPr="00E81113">
                <w:rPr>
                  <w:lang w:val="en-GB"/>
                  <w:rPrChange w:id="1441" w:author="Maximilian Schmitz" w:date="2015-06-19T09:35:00Z">
                    <w:rPr/>
                  </w:rPrChange>
                </w:rPr>
                <w:t>Int</w:t>
              </w:r>
              <w:proofErr w:type="spellEnd"/>
              <w:r w:rsidRPr="00E81113">
                <w:rPr>
                  <w:lang w:val="en-GB"/>
                  <w:rPrChange w:id="1442" w:author="Maximilian Schmitz" w:date="2015-06-19T09:35:00Z">
                    <w:rPr/>
                  </w:rPrChange>
                </w:rPr>
                <w:t xml:space="preserve"> Team-Id; </w:t>
              </w:r>
              <w:proofErr w:type="spellStart"/>
              <w:r w:rsidRPr="00E81113">
                <w:rPr>
                  <w:lang w:val="en-GB"/>
                  <w:rPrChange w:id="1443" w:author="Maximilian Schmitz" w:date="2015-06-19T09:35:00Z">
                    <w:rPr/>
                  </w:rPrChange>
                </w:rPr>
                <w:t>Int</w:t>
              </w:r>
              <w:proofErr w:type="spellEnd"/>
              <w:r w:rsidRPr="00E81113">
                <w:rPr>
                  <w:lang w:val="en-GB"/>
                  <w:rPrChange w:id="1444" w:author="Maximilian Schmitz" w:date="2015-06-19T09:35:00Z">
                    <w:rPr/>
                  </w:rPrChange>
                </w:rPr>
                <w:t xml:space="preserve"> Player-Id; Double </w:t>
              </w:r>
              <w:proofErr w:type="spellStart"/>
              <w:r w:rsidRPr="00E81113">
                <w:rPr>
                  <w:lang w:val="en-GB"/>
                  <w:rPrChange w:id="1445" w:author="Maximilian Schmitz" w:date="2015-06-19T09:35:00Z">
                    <w:rPr/>
                  </w:rPrChange>
                </w:rPr>
                <w:t>PosX</w:t>
              </w:r>
              <w:proofErr w:type="spellEnd"/>
              <w:r w:rsidRPr="00E81113">
                <w:rPr>
                  <w:lang w:val="en-GB"/>
                  <w:rPrChange w:id="1446" w:author="Maximilian Schmitz" w:date="2015-06-19T09:35:00Z">
                    <w:rPr/>
                  </w:rPrChange>
                </w:rPr>
                <w:t xml:space="preserve">; Double </w:t>
              </w:r>
              <w:proofErr w:type="spellStart"/>
              <w:r w:rsidRPr="00E81113">
                <w:rPr>
                  <w:lang w:val="en-GB"/>
                  <w:rPrChange w:id="1447" w:author="Maximilian Schmitz" w:date="2015-06-19T09:35:00Z">
                    <w:rPr/>
                  </w:rPrChange>
                </w:rPr>
                <w:t>PosY</w:t>
              </w:r>
              <w:proofErr w:type="spellEnd"/>
              <w:r w:rsidRPr="00E81113">
                <w:rPr>
                  <w:lang w:val="en-GB"/>
                  <w:rPrChange w:id="1448" w:author="Maximilian Schmitz" w:date="2015-06-19T09:35:00Z">
                    <w:rPr/>
                  </w:rPrChange>
                </w:rPr>
                <w:t>]</w:t>
              </w:r>
            </w:ins>
          </w:p>
        </w:tc>
        <w:tc>
          <w:tcPr>
            <w:tcW w:w="4242" w:type="dxa"/>
            <w:tcPrChange w:id="1449" w:author="Maximilian Schmitz" w:date="2015-06-19T09:39:00Z">
              <w:tcPr>
                <w:tcW w:w="4360" w:type="dxa"/>
                <w:gridSpan w:val="2"/>
              </w:tcPr>
            </w:tcPrChange>
          </w:tcPr>
          <w:p w14:paraId="38D6D001"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50" w:author="Maximilian Schmitz" w:date="2015-06-19T09:25:00Z"/>
              </w:rPr>
            </w:pPr>
            <w:ins w:id="1451" w:author="Maximilian Schmitz" w:date="2015-06-19T09:25:00Z">
              <w:r>
                <w:t>Gibt Positionen der sichtbaren Spieler</w:t>
              </w:r>
            </w:ins>
            <w:ins w:id="1452" w:author="Maximilian Schmitz" w:date="2015-06-19T09:26:00Z">
              <w:r>
                <w:t xml:space="preserve"> zurück</w:t>
              </w:r>
            </w:ins>
          </w:p>
        </w:tc>
      </w:tr>
      <w:tr w:rsidR="004C3433" w14:paraId="6AF4B94A" w14:textId="77777777" w:rsidTr="00B16FE4">
        <w:tblPrEx>
          <w:tblPrExChange w:id="1453" w:author="Maximilian Schmitz" w:date="2015-06-19T09:39:00Z">
            <w:tblPrEx>
              <w:tblW w:w="0" w:type="auto"/>
            </w:tblPrEx>
          </w:tblPrExChange>
        </w:tblPrEx>
        <w:trPr>
          <w:ins w:id="1454" w:author="Maximilian Schmitz" w:date="2015-06-19T09:25:00Z"/>
          <w:trPrChange w:id="145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56" w:author="Maximilian Schmitz" w:date="2015-06-19T09:39:00Z">
              <w:tcPr>
                <w:tcW w:w="2079" w:type="dxa"/>
              </w:tcPr>
            </w:tcPrChange>
          </w:tcPr>
          <w:p w14:paraId="463A8C5D" w14:textId="77777777" w:rsidR="004C3433" w:rsidRDefault="004C3433" w:rsidP="004C3433">
            <w:pPr>
              <w:rPr>
                <w:ins w:id="1457" w:author="Maximilian Schmitz" w:date="2015-06-19T09:25:00Z"/>
                <w:b w:val="0"/>
              </w:rPr>
            </w:pPr>
            <w:ins w:id="1458" w:author="Maximilian Schmitz" w:date="2015-06-19T09:25:00Z">
              <w:r>
                <w:rPr>
                  <w:b w:val="0"/>
                </w:rPr>
                <w:t>GetGoal1Position</w:t>
              </w:r>
            </w:ins>
          </w:p>
        </w:tc>
        <w:tc>
          <w:tcPr>
            <w:tcW w:w="1431" w:type="dxa"/>
            <w:tcPrChange w:id="1459" w:author="Maximilian Schmitz" w:date="2015-06-19T09:39:00Z">
              <w:tcPr>
                <w:tcW w:w="1431" w:type="dxa"/>
                <w:gridSpan w:val="2"/>
              </w:tcPr>
            </w:tcPrChange>
          </w:tcPr>
          <w:p w14:paraId="4F279477"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60" w:author="Maximilian Schmitz" w:date="2015-06-19T09:25:00Z"/>
              </w:rPr>
              <w:pPrChange w:id="146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62" w:author="Maximilian Schmitz" w:date="2015-06-19T09:31:00Z">
              <w:r>
                <w:t>-</w:t>
              </w:r>
            </w:ins>
          </w:p>
        </w:tc>
        <w:tc>
          <w:tcPr>
            <w:tcW w:w="1536" w:type="dxa"/>
            <w:tcPrChange w:id="1463" w:author="Maximilian Schmitz" w:date="2015-06-19T09:39:00Z">
              <w:tcPr>
                <w:tcW w:w="1418" w:type="dxa"/>
                <w:gridSpan w:val="2"/>
              </w:tcPr>
            </w:tcPrChange>
          </w:tcPr>
          <w:p w14:paraId="3C777A6A"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64" w:author="Maximilian Schmitz" w:date="2015-06-19T09:25:00Z"/>
              </w:rPr>
              <w:pPrChange w:id="1465"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466" w:author="Maximilian Schmitz" w:date="2015-06-19T09:31:00Z">
              <w:r>
                <w:t xml:space="preserve">Double: </w:t>
              </w:r>
              <w:proofErr w:type="spellStart"/>
              <w:r>
                <w:t>PosX</w:t>
              </w:r>
              <w:proofErr w:type="spellEnd"/>
              <w:r>
                <w:t xml:space="preserve">, </w:t>
              </w:r>
            </w:ins>
            <w:proofErr w:type="spellStart"/>
            <w:ins w:id="1467" w:author="Maximilian Schmitz" w:date="2015-06-19T09:36:00Z">
              <w:r w:rsidR="00E81113">
                <w:lastRenderedPageBreak/>
                <w:t>P</w:t>
              </w:r>
            </w:ins>
            <w:ins w:id="1468" w:author="Maximilian Schmitz" w:date="2015-06-19T09:31:00Z">
              <w:r>
                <w:t>osY</w:t>
              </w:r>
              <w:proofErr w:type="spellEnd"/>
              <w:r>
                <w:t xml:space="preserve">, </w:t>
              </w:r>
              <w:proofErr w:type="spellStart"/>
              <w:r>
                <w:t>PosZ</w:t>
              </w:r>
            </w:ins>
            <w:proofErr w:type="spellEnd"/>
          </w:p>
        </w:tc>
        <w:tc>
          <w:tcPr>
            <w:tcW w:w="4242" w:type="dxa"/>
            <w:tcPrChange w:id="1469" w:author="Maximilian Schmitz" w:date="2015-06-19T09:39:00Z">
              <w:tcPr>
                <w:tcW w:w="4360" w:type="dxa"/>
                <w:gridSpan w:val="2"/>
              </w:tcPr>
            </w:tcPrChange>
          </w:tcPr>
          <w:p w14:paraId="4E9FFE89"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70" w:author="Maximilian Schmitz" w:date="2015-06-19T09:25:00Z"/>
              </w:rPr>
            </w:pPr>
            <w:ins w:id="1471" w:author="Maximilian Schmitz" w:date="2015-06-19T09:26:00Z">
              <w:r>
                <w:lastRenderedPageBreak/>
                <w:t>Gibt die Position des 1. Tors zurück</w:t>
              </w:r>
            </w:ins>
          </w:p>
        </w:tc>
      </w:tr>
      <w:tr w:rsidR="004C3433" w14:paraId="59D7FEC0" w14:textId="77777777" w:rsidTr="00B16FE4">
        <w:tblPrEx>
          <w:tblPrExChange w:id="1472" w:author="Maximilian Schmitz" w:date="2015-06-19T09:39:00Z">
            <w:tblPrEx>
              <w:tblW w:w="0" w:type="auto"/>
            </w:tblPrEx>
          </w:tblPrExChange>
        </w:tblPrEx>
        <w:trPr>
          <w:ins w:id="1473" w:author="Maximilian Schmitz" w:date="2015-06-19T09:25:00Z"/>
          <w:trPrChange w:id="147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75" w:author="Maximilian Schmitz" w:date="2015-06-19T09:39:00Z">
              <w:tcPr>
                <w:tcW w:w="2079" w:type="dxa"/>
              </w:tcPr>
            </w:tcPrChange>
          </w:tcPr>
          <w:p w14:paraId="49753ED3" w14:textId="77777777" w:rsidR="004C3433" w:rsidRDefault="004C3433" w:rsidP="004C3433">
            <w:pPr>
              <w:rPr>
                <w:ins w:id="1476" w:author="Maximilian Schmitz" w:date="2015-06-19T09:25:00Z"/>
                <w:b w:val="0"/>
              </w:rPr>
            </w:pPr>
            <w:ins w:id="1477" w:author="Maximilian Schmitz" w:date="2015-06-19T09:25:00Z">
              <w:r>
                <w:rPr>
                  <w:b w:val="0"/>
                </w:rPr>
                <w:lastRenderedPageBreak/>
                <w:t>GetGoal2Position</w:t>
              </w:r>
            </w:ins>
          </w:p>
        </w:tc>
        <w:tc>
          <w:tcPr>
            <w:tcW w:w="1431" w:type="dxa"/>
            <w:tcPrChange w:id="1478" w:author="Maximilian Schmitz" w:date="2015-06-19T09:39:00Z">
              <w:tcPr>
                <w:tcW w:w="1431" w:type="dxa"/>
                <w:gridSpan w:val="2"/>
              </w:tcPr>
            </w:tcPrChange>
          </w:tcPr>
          <w:p w14:paraId="31F7F0B5"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79" w:author="Maximilian Schmitz" w:date="2015-06-19T09:25:00Z"/>
              </w:rPr>
              <w:pPrChange w:id="148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81" w:author="Maximilian Schmitz" w:date="2015-06-19T09:32:00Z">
              <w:r>
                <w:t>-</w:t>
              </w:r>
            </w:ins>
          </w:p>
        </w:tc>
        <w:tc>
          <w:tcPr>
            <w:tcW w:w="1536" w:type="dxa"/>
            <w:tcPrChange w:id="1482" w:author="Maximilian Schmitz" w:date="2015-06-19T09:39:00Z">
              <w:tcPr>
                <w:tcW w:w="1418" w:type="dxa"/>
                <w:gridSpan w:val="2"/>
              </w:tcPr>
            </w:tcPrChange>
          </w:tcPr>
          <w:p w14:paraId="0FDA113F" w14:textId="77777777" w:rsidR="004C3433" w:rsidRDefault="0042223A">
            <w:pPr>
              <w:jc w:val="left"/>
              <w:cnfStyle w:val="000000000000" w:firstRow="0" w:lastRow="0" w:firstColumn="0" w:lastColumn="0" w:oddVBand="0" w:evenVBand="0" w:oddHBand="0" w:evenHBand="0" w:firstRowFirstColumn="0" w:firstRowLastColumn="0" w:lastRowFirstColumn="0" w:lastRowLastColumn="0"/>
              <w:rPr>
                <w:ins w:id="1483" w:author="Maximilian Schmitz" w:date="2015-06-19T09:25:00Z"/>
              </w:rPr>
              <w:pPrChange w:id="148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485" w:author="Maximilian Schmitz" w:date="2015-06-19T09:32:00Z">
              <w:r>
                <w:t xml:space="preserve">Double: </w:t>
              </w:r>
              <w:proofErr w:type="spellStart"/>
              <w:r>
                <w:t>PosX</w:t>
              </w:r>
              <w:proofErr w:type="spellEnd"/>
              <w:r>
                <w:t xml:space="preserve">, </w:t>
              </w:r>
              <w:proofErr w:type="spellStart"/>
              <w:r>
                <w:t>PosY</w:t>
              </w:r>
              <w:proofErr w:type="spellEnd"/>
              <w:r>
                <w:t xml:space="preserve">, </w:t>
              </w:r>
              <w:proofErr w:type="spellStart"/>
              <w:r>
                <w:t>PosZ</w:t>
              </w:r>
            </w:ins>
            <w:proofErr w:type="spellEnd"/>
          </w:p>
        </w:tc>
        <w:tc>
          <w:tcPr>
            <w:tcW w:w="4242" w:type="dxa"/>
            <w:tcPrChange w:id="1486" w:author="Maximilian Schmitz" w:date="2015-06-19T09:39:00Z">
              <w:tcPr>
                <w:tcW w:w="4360" w:type="dxa"/>
                <w:gridSpan w:val="2"/>
              </w:tcPr>
            </w:tcPrChange>
          </w:tcPr>
          <w:p w14:paraId="3BD447EC" w14:textId="77777777"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487" w:author="Maximilian Schmitz" w:date="2015-06-19T09:25:00Z"/>
              </w:rPr>
            </w:pPr>
            <w:ins w:id="1488" w:author="Maximilian Schmitz" w:date="2015-06-19T09:26:00Z">
              <w:r>
                <w:t>Gibt die Position des 2. Tors zurück</w:t>
              </w:r>
            </w:ins>
          </w:p>
        </w:tc>
      </w:tr>
    </w:tbl>
    <w:p w14:paraId="4E54F9AB" w14:textId="77777777" w:rsidR="00334724" w:rsidRDefault="00F73840">
      <w:pPr>
        <w:pStyle w:val="Beschriftung"/>
        <w:rPr>
          <w:ins w:id="1489" w:author="Maximilian Schmitz" w:date="2015-06-19T09:40:00Z"/>
        </w:rPr>
        <w:pPrChange w:id="1490" w:author="Maximilian Schmitz" w:date="2015-06-19T09:18:00Z">
          <w:pPr>
            <w:pStyle w:val="berschrift3"/>
          </w:pPr>
        </w:pPrChange>
      </w:pPr>
      <w:bookmarkStart w:id="1491" w:name="_Ref422468984"/>
      <w:bookmarkStart w:id="1492" w:name="_Toc422468981"/>
      <w:ins w:id="1493" w:author="Maximilian Schmitz" w:date="2015-06-19T09:18:00Z">
        <w:r>
          <w:t xml:space="preserve">Tabelle </w:t>
        </w:r>
        <w:r>
          <w:fldChar w:fldCharType="begin"/>
        </w:r>
        <w:r>
          <w:instrText xml:space="preserve"> SEQ Tabelle \* ARABIC </w:instrText>
        </w:r>
      </w:ins>
      <w:r>
        <w:fldChar w:fldCharType="separate"/>
      </w:r>
      <w:ins w:id="1494" w:author="Maximilian Schmitz" w:date="2015-06-19T09:20:00Z">
        <w:r w:rsidR="00867956">
          <w:rPr>
            <w:noProof/>
          </w:rPr>
          <w:t>1</w:t>
        </w:r>
      </w:ins>
      <w:ins w:id="1495" w:author="Maximilian Schmitz" w:date="2015-06-19T09:18:00Z">
        <w:r>
          <w:fldChar w:fldCharType="end"/>
        </w:r>
        <w:bookmarkEnd w:id="1491"/>
        <w:r>
          <w:t xml:space="preserve">: </w:t>
        </w:r>
        <w:r w:rsidRPr="000358A4">
          <w:t>Funktionen im LUA-Skript</w:t>
        </w:r>
      </w:ins>
      <w:bookmarkEnd w:id="1492"/>
    </w:p>
    <w:p w14:paraId="2CFB00DF" w14:textId="77777777" w:rsidR="00B16FE4" w:rsidRDefault="00B16FE4">
      <w:pPr>
        <w:rPr>
          <w:ins w:id="1496" w:author="Maximilian Schmitz" w:date="2015-06-19T09:41:00Z"/>
        </w:rPr>
        <w:pPrChange w:id="1497" w:author="Maximilian Schmitz" w:date="2015-06-19T09:40:00Z">
          <w:pPr>
            <w:pStyle w:val="berschrift3"/>
          </w:pPr>
        </w:pPrChange>
      </w:pPr>
    </w:p>
    <w:p w14:paraId="345D2622" w14:textId="77777777" w:rsidR="00B16FE4" w:rsidRDefault="00B16FE4">
      <w:pPr>
        <w:rPr>
          <w:ins w:id="1498" w:author="Maximilian Schmitz" w:date="2015-06-19T09:43:00Z"/>
        </w:rPr>
        <w:pPrChange w:id="1499" w:author="Maximilian Schmitz" w:date="2015-06-19T09:40:00Z">
          <w:pPr>
            <w:pStyle w:val="berschrift3"/>
          </w:pPr>
        </w:pPrChange>
      </w:pPr>
      <w:ins w:id="1500" w:author="Maximilian Schmitz" w:date="2015-06-19T09:41:00Z">
        <w:r>
          <w:t xml:space="preserve">Alle Funktionen, die über das LUA-Skript aufgerufen werden, rufen Funktionen des implementierten Spielers auf. </w:t>
        </w:r>
      </w:ins>
      <w:ins w:id="1501" w:author="Maximilian Schmitz" w:date="2015-06-19T09:42:00Z">
        <w:r>
          <w:t xml:space="preserve">Im </w:t>
        </w:r>
      </w:ins>
      <w:ins w:id="1502" w:author="Maximilian Schmitz" w:date="2015-06-19T09:43:00Z">
        <w:r w:rsidR="00417BF0">
          <w:t>Weiteren</w:t>
        </w:r>
      </w:ins>
      <w:ins w:id="1503"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504" w:author="Maximilian Schmitz" w:date="2015-06-19T09:40:00Z"/>
        </w:rPr>
        <w:pPrChange w:id="1505" w:author="Maximilian Schmitz" w:date="2015-06-19T09:40:00Z">
          <w:pPr>
            <w:pStyle w:val="berschrift3"/>
          </w:pPr>
        </w:pPrChange>
      </w:pPr>
    </w:p>
    <w:p w14:paraId="52C4F6DD" w14:textId="77777777" w:rsidR="00B16FE4" w:rsidRDefault="00B16FE4">
      <w:pPr>
        <w:rPr>
          <w:ins w:id="1506" w:author="Maximilian Schmitz" w:date="2015-06-19T09:40:00Z"/>
        </w:rPr>
        <w:pPrChange w:id="1507" w:author="Maximilian Schmitz" w:date="2015-06-19T09:40:00Z">
          <w:pPr>
            <w:pStyle w:val="berschrift3"/>
          </w:pPr>
        </w:pPrChange>
      </w:pPr>
      <w:ins w:id="1508" w:author="Maximilian Schmitz" w:date="2015-06-19T09:40:00Z">
        <w:r>
          <w:t>Über die Funktion „</w:t>
        </w:r>
        <w:proofErr w:type="spellStart"/>
        <w:r>
          <w:t>MoveForward</w:t>
        </w:r>
        <w:proofErr w:type="spellEnd"/>
        <w:r>
          <w:t>“ wird der Spieler um eine angegebene Strecke vorwärts bewegt.</w:t>
        </w:r>
      </w:ins>
    </w:p>
    <w:p w14:paraId="693F70CC" w14:textId="77777777" w:rsidR="00B16FE4" w:rsidRDefault="00B16FE4">
      <w:pPr>
        <w:rPr>
          <w:ins w:id="1509" w:author="Maximilian Schmitz" w:date="2015-06-19T09:43:00Z"/>
        </w:rPr>
        <w:pPrChange w:id="1510" w:author="Maximilian Schmitz" w:date="2015-06-19T09:40:00Z">
          <w:pPr>
            <w:pStyle w:val="berschrift3"/>
          </w:pPr>
        </w:pPrChange>
      </w:pPr>
      <w:ins w:id="1511" w:author="Maximilian Schmitz" w:date="2015-06-19T09:41:00Z">
        <w:r>
          <w:t>Die Funktion</w:t>
        </w:r>
      </w:ins>
      <w:ins w:id="1512" w:author="Maximilian Schmitz" w:date="2015-06-19T09:43:00Z">
        <w:r w:rsidR="00417BF0">
          <w:t xml:space="preserve"> „</w:t>
        </w:r>
        <w:proofErr w:type="spellStart"/>
        <w:r w:rsidR="00417BF0">
          <w:t>MoveTo</w:t>
        </w:r>
        <w:proofErr w:type="spellEnd"/>
        <w:r w:rsidR="00417BF0">
          <w:t>“ bewegt den Spieler mit einer angegebenen Geschwindigkeit an eine angegebene Position.</w:t>
        </w:r>
      </w:ins>
    </w:p>
    <w:p w14:paraId="41D72D42" w14:textId="77777777" w:rsidR="00417BF0" w:rsidRDefault="00417BF0">
      <w:pPr>
        <w:rPr>
          <w:ins w:id="1513" w:author="Maximilian Schmitz" w:date="2015-06-19T09:50:00Z"/>
        </w:rPr>
        <w:pPrChange w:id="1514" w:author="Maximilian Schmitz" w:date="2015-06-19T09:40:00Z">
          <w:pPr>
            <w:pStyle w:val="berschrift3"/>
          </w:pPr>
        </w:pPrChange>
      </w:pPr>
      <w:ins w:id="1515" w:author="Maximilian Schmitz" w:date="2015-06-19T09:44:00Z">
        <w:r>
          <w:t>Mit „</w:t>
        </w:r>
        <w:proofErr w:type="spellStart"/>
        <w:r>
          <w:t>Rotate</w:t>
        </w:r>
        <w:proofErr w:type="spellEnd"/>
        <w:r>
          <w:t xml:space="preserve">“ wird der Spieler in eine angegebene Richtung gedreht. </w:t>
        </w:r>
      </w:ins>
      <w:ins w:id="1516" w:author="Maximilian Schmitz" w:date="2015-06-19T09:45:00Z">
        <w:r w:rsidR="006D2F66">
          <w:t xml:space="preserve">Der Drehwinkel muss als absoluter Winkel angegeben werden. Eine Drehung relativ zur letzten Rotation ist nicht möglich. </w:t>
        </w:r>
      </w:ins>
      <w:ins w:id="1517"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518" w:author="Maximilian Schmitz" w:date="2015-06-19T09:57:00Z"/>
        </w:rPr>
        <w:pPrChange w:id="1519" w:author="Maximilian Schmitz" w:date="2015-06-19T09:40:00Z">
          <w:pPr>
            <w:pStyle w:val="berschrift3"/>
          </w:pPr>
        </w:pPrChange>
      </w:pPr>
      <w:ins w:id="1520" w:author="Maximilian Schmitz" w:date="2015-06-19T09:50:00Z">
        <w:r>
          <w:t xml:space="preserve">Die Funktion „Kick“ lässt den Spieler den Ball in eine angegebene Richtung mit </w:t>
        </w:r>
      </w:ins>
      <w:ins w:id="1521" w:author="Maximilian Schmitz" w:date="2015-06-19T09:51:00Z">
        <w:r>
          <w:t>angegebener</w:t>
        </w:r>
      </w:ins>
      <w:ins w:id="1522" w:author="Maximilian Schmitz" w:date="2015-06-19T09:50:00Z">
        <w:r>
          <w:t xml:space="preserve"> Kraft kicken. </w:t>
        </w:r>
      </w:ins>
      <w:ins w:id="1523" w:author="Maximilian Schmitz" w:date="2015-06-19T09:51:00Z">
        <w:r>
          <w:t xml:space="preserve">Die Kraft wird im Bereich von 0 bis 100 Prozent angegeben. </w:t>
        </w:r>
      </w:ins>
      <w:ins w:id="1524" w:author="Maximilian Schmitz" w:date="2015-06-19T09:55:00Z">
        <w:r>
          <w:t xml:space="preserve">Der Richtungsvektor ist in den definierten Achsenrichtungen des globalen Koordinatensystems anzugeben. </w:t>
        </w:r>
      </w:ins>
      <w:ins w:id="1525" w:author="Maximilian Schmitz" w:date="2015-06-19T09:56:00Z">
        <w:r>
          <w:t xml:space="preserve">Die Funktion kann nur aufgerufen werden, wenn der Spieler </w:t>
        </w:r>
      </w:ins>
      <w:ins w:id="1526" w:author="Maximilian Schmitz" w:date="2015-06-19T09:57:00Z">
        <w:r>
          <w:t>in Ballbesitz ist.</w:t>
        </w:r>
      </w:ins>
    </w:p>
    <w:p w14:paraId="72327268" w14:textId="77777777" w:rsidR="00FB75CB" w:rsidRDefault="00FB75CB">
      <w:pPr>
        <w:rPr>
          <w:ins w:id="1527" w:author="Maximilian Schmitz" w:date="2015-06-19T09:57:00Z"/>
        </w:rPr>
        <w:pPrChange w:id="1528" w:author="Maximilian Schmitz" w:date="2015-06-19T09:40:00Z">
          <w:pPr>
            <w:pStyle w:val="berschrift3"/>
          </w:pPr>
        </w:pPrChange>
      </w:pPr>
      <w:ins w:id="1529" w:author="Maximilian Schmitz" w:date="2015-06-19T09:57:00Z">
        <w:r>
          <w:t>Über die Funktion „</w:t>
        </w:r>
        <w:proofErr w:type="spellStart"/>
        <w:r>
          <w:t>StopBall</w:t>
        </w:r>
        <w:proofErr w:type="spellEnd"/>
        <w:r>
          <w:t>“ nimmt der Spieler den Ball an, wenn dieser in der Nähe ist.</w:t>
        </w:r>
      </w:ins>
    </w:p>
    <w:p w14:paraId="145BFE30" w14:textId="77777777" w:rsidR="00FB75CB" w:rsidRDefault="00C76A6C">
      <w:pPr>
        <w:rPr>
          <w:ins w:id="1530" w:author="Maximilian Schmitz" w:date="2015-06-19T10:01:00Z"/>
        </w:rPr>
        <w:pPrChange w:id="1531" w:author="Maximilian Schmitz" w:date="2015-06-19T09:40:00Z">
          <w:pPr>
            <w:pStyle w:val="berschrift3"/>
          </w:pPr>
        </w:pPrChange>
      </w:pPr>
      <w:ins w:id="1532" w:author="Maximilian Schmitz" w:date="2015-06-19T09:58:00Z">
        <w:r>
          <w:t>Die Funktion „</w:t>
        </w:r>
        <w:proofErr w:type="spellStart"/>
        <w:r>
          <w:t>Speak</w:t>
        </w:r>
        <w:proofErr w:type="spellEnd"/>
        <w:r>
          <w:t xml:space="preserve">“ lässt den Spieler </w:t>
        </w:r>
      </w:ins>
      <w:ins w:id="1533"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534" w:author="Maximilian Schmitz" w:date="2015-06-19T10:02:00Z"/>
        </w:rPr>
        <w:pPrChange w:id="1535" w:author="Maximilian Schmitz" w:date="2015-06-19T09:40:00Z">
          <w:pPr>
            <w:pStyle w:val="berschrift3"/>
          </w:pPr>
        </w:pPrChange>
      </w:pPr>
      <w:ins w:id="1536" w:author="Maximilian Schmitz" w:date="2015-06-19T10:02:00Z">
        <w:r>
          <w:t>Die Funktion „</w:t>
        </w:r>
        <w:proofErr w:type="spellStart"/>
        <w:r>
          <w:t>AllowedToRun</w:t>
        </w:r>
        <w:proofErr w:type="spellEnd"/>
        <w:r>
          <w:t>“ gibt wahr zurück, sobald das Spiel bereit ist und das LUA-Skript ausgeführt werden kann.</w:t>
        </w:r>
      </w:ins>
    </w:p>
    <w:p w14:paraId="507A883A" w14:textId="77777777" w:rsidR="00C76A6C" w:rsidRDefault="00C76A6C">
      <w:pPr>
        <w:rPr>
          <w:ins w:id="1537" w:author="Maximilian Schmitz" w:date="2015-06-19T10:03:00Z"/>
        </w:rPr>
        <w:pPrChange w:id="1538" w:author="Maximilian Schmitz" w:date="2015-06-19T09:40:00Z">
          <w:pPr>
            <w:pStyle w:val="berschrift3"/>
          </w:pPr>
        </w:pPrChange>
      </w:pPr>
      <w:ins w:id="1539" w:author="Maximilian Schmitz" w:date="2015-06-19T10:03:00Z">
        <w:r>
          <w:lastRenderedPageBreak/>
          <w:t>Über die Funktion „</w:t>
        </w:r>
        <w:proofErr w:type="spellStart"/>
        <w:r w:rsidRPr="00C76A6C">
          <w:t>TimePlayed</w:t>
        </w:r>
        <w:proofErr w:type="spellEnd"/>
        <w:r>
          <w:t>“ wird die aktuelle Spielzeit in Prozent abgefragt.</w:t>
        </w:r>
      </w:ins>
    </w:p>
    <w:p w14:paraId="07C9008D" w14:textId="77777777" w:rsidR="00C76A6C" w:rsidRDefault="00C76A6C">
      <w:pPr>
        <w:rPr>
          <w:ins w:id="1540" w:author="Maximilian Schmitz" w:date="2015-06-19T10:04:00Z"/>
        </w:rPr>
        <w:pPrChange w:id="1541" w:author="Maximilian Schmitz" w:date="2015-06-19T09:40:00Z">
          <w:pPr>
            <w:pStyle w:val="berschrift3"/>
          </w:pPr>
        </w:pPrChange>
      </w:pPr>
      <w:ins w:id="1542" w:author="Maximilian Schmitz" w:date="2015-06-19T10:04:00Z">
        <w:r>
          <w:t>Mit der Funktion „</w:t>
        </w:r>
        <w:proofErr w:type="spellStart"/>
        <w:r>
          <w:t>IsKickoff</w:t>
        </w:r>
        <w:proofErr w:type="spellEnd"/>
        <w:r>
          <w:t>“ muss geprüft werden, ob ein Anstoß stattfindet. Falls das der Fall ist, muss die künstliche Intelligenz darauf reagieren.</w:t>
        </w:r>
      </w:ins>
    </w:p>
    <w:p w14:paraId="4526CEC7" w14:textId="77777777" w:rsidR="00C76A6C" w:rsidRDefault="00C76A6C">
      <w:pPr>
        <w:rPr>
          <w:ins w:id="1543" w:author="Maximilian Schmitz" w:date="2015-06-19T10:05:00Z"/>
        </w:rPr>
        <w:pPrChange w:id="1544" w:author="Maximilian Schmitz" w:date="2015-06-19T09:40:00Z">
          <w:pPr>
            <w:pStyle w:val="berschrift3"/>
          </w:pPr>
        </w:pPrChange>
      </w:pPr>
      <w:ins w:id="1545" w:author="Maximilian Schmitz" w:date="2015-06-19T10:05:00Z">
        <w:r>
          <w:t>Die Funktion „</w:t>
        </w:r>
        <w:proofErr w:type="spellStart"/>
        <w:r>
          <w:t>GetTeamId</w:t>
        </w:r>
        <w:proofErr w:type="spellEnd"/>
        <w:r>
          <w:t xml:space="preserve">“ gibt die </w:t>
        </w:r>
        <w:proofErr w:type="spellStart"/>
        <w:r>
          <w:t>Id</w:t>
        </w:r>
        <w:proofErr w:type="spellEnd"/>
        <w:r>
          <w:t xml:space="preserve"> des Teams zurück, zu dem der Spieler gehört.</w:t>
        </w:r>
      </w:ins>
    </w:p>
    <w:p w14:paraId="7CD792EA" w14:textId="77777777" w:rsidR="00C76A6C" w:rsidRDefault="00C76A6C">
      <w:pPr>
        <w:rPr>
          <w:ins w:id="1546" w:author="Maximilian Schmitz" w:date="2015-06-19T10:06:00Z"/>
        </w:rPr>
        <w:pPrChange w:id="1547" w:author="Maximilian Schmitz" w:date="2015-06-19T09:40:00Z">
          <w:pPr>
            <w:pStyle w:val="berschrift3"/>
          </w:pPr>
        </w:pPrChange>
      </w:pPr>
      <w:ins w:id="1548" w:author="Maximilian Schmitz" w:date="2015-06-19T10:06:00Z">
        <w:r>
          <w:t>Über „</w:t>
        </w:r>
        <w:proofErr w:type="spellStart"/>
        <w:r>
          <w:t>HasBall</w:t>
        </w:r>
        <w:proofErr w:type="spellEnd"/>
        <w:r>
          <w:t>“ kann geprüft werden, ob der Spieler in Ballbesitz ist.</w:t>
        </w:r>
      </w:ins>
    </w:p>
    <w:p w14:paraId="752C070D" w14:textId="77777777" w:rsidR="00C76A6C" w:rsidRDefault="00C76A6C">
      <w:pPr>
        <w:rPr>
          <w:ins w:id="1549" w:author="Maximilian Schmitz" w:date="2015-06-19T10:06:00Z"/>
        </w:rPr>
        <w:pPrChange w:id="1550" w:author="Maximilian Schmitz" w:date="2015-06-19T09:40:00Z">
          <w:pPr>
            <w:pStyle w:val="berschrift3"/>
          </w:pPr>
        </w:pPrChange>
      </w:pPr>
      <w:ins w:id="1551" w:author="Maximilian Schmitz" w:date="2015-06-19T10:06:00Z">
        <w:r>
          <w:t>Die Funktion „</w:t>
        </w:r>
        <w:proofErr w:type="spellStart"/>
        <w:r>
          <w:t>GetStamina</w:t>
        </w:r>
        <w:proofErr w:type="spellEnd"/>
        <w:r>
          <w:t>“ liefert den aktuellen Ausdauerwert des Spielers in Prozent zurück.</w:t>
        </w:r>
      </w:ins>
    </w:p>
    <w:p w14:paraId="35177B3B" w14:textId="77777777" w:rsidR="00C76A6C" w:rsidRDefault="00C76A6C">
      <w:pPr>
        <w:rPr>
          <w:ins w:id="1552" w:author="Maximilian Schmitz" w:date="2015-06-19T10:09:00Z"/>
        </w:rPr>
        <w:pPrChange w:id="1553" w:author="Maximilian Schmitz" w:date="2015-06-19T09:40:00Z">
          <w:pPr>
            <w:pStyle w:val="berschrift3"/>
          </w:pPr>
        </w:pPrChange>
      </w:pPr>
      <w:ins w:id="1554" w:author="Maximilian Schmitz" w:date="2015-06-19T10:07:00Z">
        <w:r>
          <w:t>Mit der Funktion „</w:t>
        </w:r>
        <w:proofErr w:type="spellStart"/>
        <w:r>
          <w:t>GetOwnLocation</w:t>
        </w:r>
        <w:proofErr w:type="spellEnd"/>
        <w:r>
          <w:t xml:space="preserve">“ wird die aktuelle Position des Spielers abgefragt. </w:t>
        </w:r>
      </w:ins>
      <w:ins w:id="1555" w:author="Maximilian Schmitz" w:date="2015-06-19T10:08:00Z">
        <w:r w:rsidR="0072334D">
          <w:t>Die Rückgabeparameter sind die Spielerposition in X-, Y- und Z-Richtung des globalen Koordinatensystems.</w:t>
        </w:r>
      </w:ins>
    </w:p>
    <w:p w14:paraId="60DF4380" w14:textId="77777777" w:rsidR="00D56143" w:rsidRDefault="00D56143">
      <w:pPr>
        <w:rPr>
          <w:ins w:id="1556" w:author="Maximilian Schmitz" w:date="2015-06-19T10:10:00Z"/>
        </w:rPr>
        <w:pPrChange w:id="1557" w:author="Maximilian Schmitz" w:date="2015-06-19T09:40:00Z">
          <w:pPr>
            <w:pStyle w:val="berschrift3"/>
          </w:pPr>
        </w:pPrChange>
      </w:pPr>
      <w:ins w:id="1558" w:author="Maximilian Schmitz" w:date="2015-06-19T10:10:00Z">
        <w:r>
          <w:t>Die Funktion „</w:t>
        </w:r>
        <w:proofErr w:type="spellStart"/>
        <w:r>
          <w:t>GetBallLocation</w:t>
        </w:r>
        <w:proofErr w:type="spellEnd"/>
        <w:r>
          <w:t>“ gibt die Position des Balls in X-, Y- und Z-Richtung zurück, falls dieser vom Spieler gesehen wird. Anderenfalls sind alle Rückgabewerte 0.</w:t>
        </w:r>
      </w:ins>
    </w:p>
    <w:p w14:paraId="702D60C3" w14:textId="77777777" w:rsidR="00D56143" w:rsidRDefault="00D56143">
      <w:pPr>
        <w:rPr>
          <w:ins w:id="1559" w:author="Maximilian Schmitz" w:date="2015-06-19T10:12:00Z"/>
        </w:rPr>
        <w:pPrChange w:id="1560" w:author="Maximilian Schmitz" w:date="2015-06-19T09:40:00Z">
          <w:pPr>
            <w:pStyle w:val="berschrift3"/>
          </w:pPr>
        </w:pPrChange>
      </w:pPr>
      <w:ins w:id="1561" w:author="Maximilian Schmitz" w:date="2015-06-19T10:11:00Z">
        <w:r>
          <w:t>Die Funktion „</w:t>
        </w:r>
        <w:proofErr w:type="spellStart"/>
        <w:r>
          <w:t>GetVisiblePlayers</w:t>
        </w:r>
        <w:proofErr w:type="spellEnd"/>
        <w:r>
          <w:t xml:space="preserve">“ liefert ein Array der vom Spieler sichtbaren Mitspieler zurück. </w:t>
        </w:r>
      </w:ins>
      <w:ins w:id="1562" w:author="Maximilian Schmitz" w:date="2015-06-19T10:12:00Z">
        <w:r>
          <w:t>Für jeden gesehenen Spieler gibt es eine Zeile in diesem Array. Diese besteht aus der Team-</w:t>
        </w:r>
        <w:proofErr w:type="spellStart"/>
        <w:r>
          <w:t>Id</w:t>
        </w:r>
        <w:proofErr w:type="spellEnd"/>
        <w:r>
          <w:t xml:space="preserve"> des Spielers, der Player-</w:t>
        </w:r>
        <w:proofErr w:type="spellStart"/>
        <w:r>
          <w:t>Id</w:t>
        </w:r>
        <w:proofErr w:type="spellEnd"/>
        <w:r>
          <w:t xml:space="preserve"> innerhalb des Teams und der Position in X- und Y-Richtung.</w:t>
        </w:r>
      </w:ins>
    </w:p>
    <w:p w14:paraId="17E5FBD3" w14:textId="77777777" w:rsidR="00D56143" w:rsidRDefault="00D56143">
      <w:pPr>
        <w:rPr>
          <w:ins w:id="1563" w:author="Maximilian Schmitz" w:date="2015-06-19T09:46:00Z"/>
        </w:rPr>
        <w:pPrChange w:id="1564" w:author="Maximilian Schmitz" w:date="2015-06-19T09:40:00Z">
          <w:pPr>
            <w:pStyle w:val="berschrift3"/>
          </w:pPr>
        </w:pPrChange>
      </w:pPr>
      <w:ins w:id="1565" w:author="Maximilian Schmitz" w:date="2015-06-19T10:13:00Z">
        <w:r>
          <w:t>Die Funktionen „GetGoal1Position“ und „GetGoal2Position“ geben die Positionen der beiden Tore auf dem S</w:t>
        </w:r>
      </w:ins>
      <w:ins w:id="1566" w:author="Maximilian Schmitz" w:date="2015-06-19T10:14:00Z">
        <w:r>
          <w:t>pielfeld zurück.</w:t>
        </w:r>
      </w:ins>
    </w:p>
    <w:p w14:paraId="6CFA7F2D" w14:textId="77777777" w:rsidR="006D2F66" w:rsidRDefault="006D2F66">
      <w:pPr>
        <w:rPr>
          <w:ins w:id="1567" w:author="Maximilian Schmitz" w:date="2015-06-19T09:46:00Z"/>
        </w:rPr>
        <w:pPrChange w:id="1568" w:author="Maximilian Schmitz" w:date="2015-06-19T09:40:00Z">
          <w:pPr>
            <w:pStyle w:val="berschrift3"/>
          </w:pPr>
        </w:pPrChange>
      </w:pPr>
    </w:p>
    <w:p w14:paraId="60EDE405" w14:textId="77777777" w:rsidR="006D2F66" w:rsidRPr="00321258" w:rsidRDefault="006D2F66">
      <w:pPr>
        <w:pPrChange w:id="1569" w:author="Maximilian Schmitz" w:date="2015-06-19T09:40:00Z">
          <w:pPr>
            <w:pStyle w:val="berschrift3"/>
          </w:pPr>
        </w:pPrChange>
      </w:pPr>
      <w:ins w:id="1570" w:author="Maximilian Schmitz" w:date="2015-06-19T09:46:00Z">
        <w:r>
          <w:t>Die aufgeführten Funktionen stehen im LUA-Skript zur Verfügung und können zur Entwicklung einer künstlichen Intelligenz verwendet werden.</w:t>
        </w:r>
      </w:ins>
      <w:ins w:id="1571" w:author="Maximilian Schmitz" w:date="2015-06-19T09:47:00Z">
        <w:r w:rsidR="007F6F48">
          <w:t xml:space="preserve"> Diese wird im nachfolgenden Kapitel beschrieben.</w:t>
        </w:r>
      </w:ins>
    </w:p>
    <w:p w14:paraId="21518BA1" w14:textId="77777777" w:rsidR="00DC17D6" w:rsidRDefault="00DC17D6" w:rsidP="00DC17D6"/>
    <w:p w14:paraId="506663F9" w14:textId="77777777" w:rsidR="00DC17D6" w:rsidRDefault="00DC17D6" w:rsidP="00A76D1C">
      <w:pPr>
        <w:pStyle w:val="berschrift2"/>
        <w:rPr>
          <w:ins w:id="1572" w:author="Maximilian Schmitz" w:date="2015-06-04T10:34:00Z"/>
        </w:rPr>
      </w:pPr>
      <w:bookmarkStart w:id="1573" w:name="_Toc422468965"/>
      <w:r>
        <w:t>Entwicklung der künstlichen Intelligenz</w:t>
      </w:r>
      <w:bookmarkEnd w:id="1573"/>
    </w:p>
    <w:p w14:paraId="0316220D" w14:textId="77777777" w:rsidR="00E12CD0" w:rsidRDefault="00C210CA">
      <w:pPr>
        <w:rPr>
          <w:ins w:id="1574" w:author="Maximilian Schmitz" w:date="2015-06-04T10:59:00Z"/>
        </w:rPr>
        <w:pPrChange w:id="1575" w:author="Maximilian Schmitz" w:date="2015-06-04T10:34:00Z">
          <w:pPr>
            <w:pStyle w:val="berschrift2"/>
          </w:pPr>
        </w:pPrChange>
      </w:pPr>
      <w:ins w:id="1576"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577" w:author="Maximilian Schmitz" w:date="2015-06-04T10:53:00Z">
        <w:r w:rsidR="003A2403">
          <w:t xml:space="preserve"> und menschlichem Verhalten </w:t>
        </w:r>
      </w:ins>
      <w:ins w:id="1578" w:author="Maximilian Schmitz" w:date="2015-06-04T10:50:00Z">
        <w:r w:rsidR="003A2403">
          <w:t xml:space="preserve">in Computerprogrammen (vgl. </w:t>
        </w:r>
      </w:ins>
      <w:customXmlInsRangeStart w:id="1579" w:author="Maximilian Schmitz" w:date="2015-06-04T10:56:00Z"/>
      <w:sdt>
        <w:sdtPr>
          <w:id w:val="996455497"/>
          <w:citation/>
        </w:sdtPr>
        <w:sdtEndPr/>
        <w:sdtContent>
          <w:customXmlInsRangeEnd w:id="1579"/>
          <w:ins w:id="1580" w:author="Maximilian Schmitz" w:date="2015-06-04T10:56:00Z">
            <w:r w:rsidR="003A2403">
              <w:fldChar w:fldCharType="begin"/>
            </w:r>
          </w:ins>
          <w:ins w:id="1581" w:author="Maximilian Schmitz" w:date="2015-06-04T10:57:00Z">
            <w:r w:rsidR="003A2403">
              <w:instrText xml:space="preserve">CITATION Nor04 \p 17f. \l 1031 </w:instrText>
            </w:r>
          </w:ins>
          <w:r w:rsidR="003A2403">
            <w:fldChar w:fldCharType="separate"/>
          </w:r>
          <w:ins w:id="1582" w:author="Maximilian Schmitz" w:date="2015-06-19T09:20:00Z">
            <w:r w:rsidR="00867956">
              <w:rPr>
                <w:noProof/>
              </w:rPr>
              <w:t>[3, p. 17f.]</w:t>
            </w:r>
          </w:ins>
          <w:ins w:id="1583" w:author="Maximilian Schmitz" w:date="2015-06-04T10:56:00Z">
            <w:r w:rsidR="003A2403">
              <w:fldChar w:fldCharType="end"/>
            </w:r>
          </w:ins>
          <w:customXmlInsRangeStart w:id="1584" w:author="Maximilian Schmitz" w:date="2015-06-04T10:56:00Z"/>
        </w:sdtContent>
      </w:sdt>
      <w:customXmlInsRangeEnd w:id="1584"/>
      <w:ins w:id="1585" w:author="Maximilian Schmitz" w:date="2015-06-04T10:56:00Z">
        <w:r w:rsidR="003A2403">
          <w:t>).</w:t>
        </w:r>
      </w:ins>
    </w:p>
    <w:p w14:paraId="0324F0FE" w14:textId="77777777" w:rsidR="00FD106D" w:rsidRDefault="003A2403">
      <w:pPr>
        <w:rPr>
          <w:ins w:id="1586" w:author="Maximilian Schmitz" w:date="2015-06-04T20:57:00Z"/>
        </w:rPr>
        <w:pPrChange w:id="1587" w:author="Maximilian Schmitz" w:date="2015-06-04T10:34:00Z">
          <w:pPr>
            <w:pStyle w:val="berschrift2"/>
          </w:pPr>
        </w:pPrChange>
      </w:pPr>
      <w:ins w:id="1588" w:author="Maximilian Schmitz" w:date="2015-06-04T10:58:00Z">
        <w:r>
          <w:lastRenderedPageBreak/>
          <w:t>Im speziellen Fall hier geht es darum, die Intelligenz und das Verhalten eines Fußballspielers bzw. einer ganzen Fußballmannschaft nachzubilden.</w:t>
        </w:r>
      </w:ins>
      <w:ins w:id="1589" w:author="Maximilian Schmitz" w:date="2015-06-04T10:59:00Z">
        <w:r w:rsidR="00E12CD0">
          <w:t xml:space="preserve"> </w:t>
        </w:r>
      </w:ins>
      <w:ins w:id="1590"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591" w:author="Maximilian Schmitz" w:date="2015-06-04T11:09:00Z">
        <w:r w:rsidR="004D7C7E">
          <w:t>die</w:t>
        </w:r>
      </w:ins>
      <w:ins w:id="1592" w:author="Maximilian Schmitz" w:date="2015-06-04T11:06:00Z">
        <w:r w:rsidR="004D7C7E">
          <w:t xml:space="preserve"> Mannschaft ergänzen.</w:t>
        </w:r>
      </w:ins>
      <w:ins w:id="1593" w:author="Maximilian Schmitz" w:date="2015-06-04T11:09:00Z">
        <w:r w:rsidR="00457DF0">
          <w:t xml:space="preserve"> </w:t>
        </w:r>
      </w:ins>
      <w:ins w:id="1594" w:author="Maximilian Schmitz" w:date="2015-06-04T11:10:00Z">
        <w:r w:rsidR="00457DF0">
          <w:t>Da Fußball ein M</w:t>
        </w:r>
        <w:r w:rsidR="00FD106D">
          <w:t xml:space="preserve">annschaftssport ist, ist diese Zusammenarbeit der einzelnen Spieler ein zentraler Punkt für die </w:t>
        </w:r>
      </w:ins>
      <w:ins w:id="1595" w:author="Maximilian Schmitz" w:date="2015-06-04T11:11:00Z">
        <w:r w:rsidR="00FD106D">
          <w:t>E</w:t>
        </w:r>
      </w:ins>
      <w:ins w:id="1596" w:author="Maximilian Schmitz" w:date="2015-06-04T11:10:00Z">
        <w:r w:rsidR="00FD106D">
          <w:t>ntwicklung der künstlichen Intelligenz.</w:t>
        </w:r>
      </w:ins>
    </w:p>
    <w:p w14:paraId="3B3DF075" w14:textId="77777777" w:rsidR="005D4339" w:rsidRDefault="005D4339">
      <w:pPr>
        <w:rPr>
          <w:ins w:id="1597" w:author="Maximilian Schmitz" w:date="2015-06-04T20:29:00Z"/>
        </w:rPr>
        <w:pPrChange w:id="1598" w:author="Maximilian Schmitz" w:date="2015-06-04T10:34:00Z">
          <w:pPr>
            <w:pStyle w:val="berschrift2"/>
          </w:pPr>
        </w:pPrChange>
      </w:pPr>
    </w:p>
    <w:p w14:paraId="523E7B1C" w14:textId="2789C297" w:rsidR="009C4199" w:rsidDel="00480820" w:rsidRDefault="00EC44E1">
      <w:pPr>
        <w:rPr>
          <w:ins w:id="1599" w:author="Maximilian Schmitz" w:date="2015-06-04T21:04:00Z"/>
          <w:del w:id="1600" w:author="Michael K." w:date="2015-07-06T22:09:00Z"/>
        </w:rPr>
        <w:pPrChange w:id="1601" w:author="Maximilian Schmitz" w:date="2015-06-04T10:34:00Z">
          <w:pPr>
            <w:pStyle w:val="berschrift2"/>
          </w:pPr>
        </w:pPrChange>
      </w:pPr>
      <w:ins w:id="1602" w:author="Maximilian Schmitz" w:date="2015-06-04T20:30:00Z">
        <w:r>
          <w:t xml:space="preserve">Eine Simulation der Fußballmannschaft kann daher als ein verteiltes, wissensverarbeitendes System </w:t>
        </w:r>
      </w:ins>
      <w:ins w:id="1603" w:author="Maximilian Schmitz" w:date="2015-06-04T20:31:00Z">
        <w:r>
          <w:t>angesehen werden.</w:t>
        </w:r>
        <w:r w:rsidR="00052E5C">
          <w:t xml:space="preserve"> </w:t>
        </w:r>
      </w:ins>
      <w:ins w:id="1604"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605" w:author="Maximilian Schmitz" w:date="2015-06-04T20:49:00Z">
        <w:r w:rsidR="00E60B91">
          <w:t xml:space="preserve"> Zudem wird oft die Forderung gestellt, dass ein verteiltes System für den Benutzer nicht als solches erkennbar sein darf. </w:t>
        </w:r>
      </w:ins>
      <w:ins w:id="1606" w:author="Maximilian Schmitz" w:date="2015-06-04T20:50:00Z">
        <w:r w:rsidR="00E60B91">
          <w:t xml:space="preserve">Das bedeutet, der Benutzer sieht nur ein einzelnes System und </w:t>
        </w:r>
        <w:r w:rsidR="004239A1">
          <w:t xml:space="preserve">kann die individuellen Systeme nicht erkennen. </w:t>
        </w:r>
        <w:r w:rsidR="004239A1" w:rsidRPr="004239A1">
          <w:rPr>
            <w:highlight w:val="yellow"/>
            <w:rPrChange w:id="1607" w:author="Maximilian Schmitz" w:date="2015-06-04T20:51:00Z">
              <w:rPr/>
            </w:rPrChange>
          </w:rPr>
          <w:t>&lt;</w:t>
        </w:r>
      </w:ins>
      <w:ins w:id="1608" w:author="Maximilian Schmitz" w:date="2015-06-04T20:51:00Z">
        <w:r w:rsidR="004239A1">
          <w:rPr>
            <w:highlight w:val="yellow"/>
          </w:rPr>
          <w:t xml:space="preserve">TODO: </w:t>
        </w:r>
      </w:ins>
      <w:ins w:id="1609" w:author="Maximilian Schmitz" w:date="2015-06-04T20:50:00Z">
        <w:r w:rsidR="004239A1" w:rsidRPr="00201692">
          <w:rPr>
            <w:highlight w:val="yellow"/>
          </w:rPr>
          <w:t xml:space="preserve">Quellen </w:t>
        </w:r>
      </w:ins>
      <w:ins w:id="1610" w:author="Maximilian Schmitz" w:date="2015-06-04T20:51:00Z">
        <w:r w:rsidR="004239A1" w:rsidRPr="004239A1">
          <w:rPr>
            <w:highlight w:val="yellow"/>
          </w:rPr>
          <w:sym w:font="Wingdings" w:char="F0E0"/>
        </w:r>
      </w:ins>
      <w:ins w:id="1611" w:author="Maximilian Schmitz" w:date="2015-06-04T20:50:00Z">
        <w:r w:rsidR="004239A1" w:rsidRPr="004239A1">
          <w:rPr>
            <w:highlight w:val="yellow"/>
            <w:rPrChange w:id="1612" w:author="Maximilian Schmitz" w:date="2015-06-04T20:51:00Z">
              <w:rPr/>
            </w:rPrChange>
          </w:rPr>
          <w:t xml:space="preserve"> </w:t>
        </w:r>
      </w:ins>
      <w:ins w:id="1613" w:author="Maximilian Schmitz" w:date="2015-06-04T20:51:00Z">
        <w:r w:rsidR="004239A1" w:rsidRPr="004239A1">
          <w:rPr>
            <w:highlight w:val="yellow"/>
            <w:rPrChange w:id="1614" w:author="Maximilian Schmitz" w:date="2015-06-04T20:51:00Z">
              <w:rPr/>
            </w:rPrChange>
          </w:rPr>
          <w:t xml:space="preserve">Andrew </w:t>
        </w:r>
      </w:ins>
      <w:ins w:id="1615" w:author="Maximilian Schmitz" w:date="2015-06-04T20:50:00Z">
        <w:r w:rsidR="004239A1" w:rsidRPr="004239A1">
          <w:rPr>
            <w:highlight w:val="yellow"/>
            <w:rPrChange w:id="1616" w:author="Maximilian Schmitz" w:date="2015-06-04T20:51:00Z">
              <w:rPr/>
            </w:rPrChange>
          </w:rPr>
          <w:t xml:space="preserve">Tannenbaum, </w:t>
        </w:r>
      </w:ins>
      <w:ins w:id="1617" w:author="Maximilian Schmitz" w:date="2015-06-04T20:51:00Z">
        <w:r w:rsidR="004239A1" w:rsidRPr="004239A1">
          <w:rPr>
            <w:highlight w:val="yellow"/>
            <w:rPrChange w:id="1618" w:author="Maximilian Schmitz" w:date="2015-06-04T20:51:00Z">
              <w:rPr/>
            </w:rPrChange>
          </w:rPr>
          <w:t>Peter Löhr&gt;</w:t>
        </w:r>
      </w:ins>
      <w:ins w:id="1619" w:author="Maximilian Schmitz" w:date="2015-06-04T20:52:00Z">
        <w:r w:rsidR="004239A1">
          <w:t xml:space="preserve"> Die Umsetzung einer Fußballmannschaft in künstlicher Intelligenz erfüllt im Fall dieser Studienarbeit die allgemeine Definition. Jeder Spieler wird durch einen eigenständigen </w:t>
        </w:r>
        <w:del w:id="1620" w:author="Admin" w:date="2015-07-06T14:47:00Z">
          <w:r w:rsidR="004239A1" w:rsidDel="0041383A">
            <w:delText>Prozess</w:delText>
          </w:r>
        </w:del>
      </w:ins>
      <w:ins w:id="1621" w:author="Admin" w:date="2015-07-06T14:47:00Z">
        <w:r w:rsidR="0041383A">
          <w:t>Thread</w:t>
        </w:r>
      </w:ins>
      <w:ins w:id="1622" w:author="Maximilian Schmitz" w:date="2015-06-04T20:52:00Z">
        <w:r w:rsidR="004239A1">
          <w:t xml:space="preserve"> repräsentiert. Die Kommunikation mit der Simulationsumgebung erfolgt über entfernte Funktionsaufrufe. Eine Kommunikation der Spieler untereinander ist ebenfalls über </w:t>
        </w:r>
      </w:ins>
      <w:ins w:id="1623" w:author="Maximilian Schmitz" w:date="2015-06-04T20:55:00Z">
        <w:r w:rsidR="004239A1">
          <w:t>entfernte</w:t>
        </w:r>
      </w:ins>
      <w:ins w:id="1624" w:author="Maximilian Schmitz" w:date="2015-06-04T20:52:00Z">
        <w:r w:rsidR="004239A1">
          <w:t xml:space="preserve"> Funktionsaufrufe über die Simulationsumgebung möglich. </w:t>
        </w:r>
      </w:ins>
      <w:ins w:id="1625" w:author="Maximilian Schmitz" w:date="2015-06-04T20:55:00Z">
        <w:r w:rsidR="004239A1">
          <w:t>Es besteht also kein gemeinsamer Speicher. Dass die einzelnen Prozesse ein gemeinsames</w:t>
        </w:r>
      </w:ins>
      <w:ins w:id="1626"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627" w:author="Maximilian Schmitz" w:date="2015-06-04T20:57:00Z">
        <w:r w:rsidR="00531F63">
          <w:t xml:space="preserve">Die Forderung nach der Erkennbarkeit der einzelnen Prozesse ist schwer zu beantworten. Auf der einen Seite ist jeder Spieler klar als Individuum </w:t>
        </w:r>
      </w:ins>
      <w:ins w:id="1628" w:author="Maximilian Schmitz" w:date="2015-06-04T20:58:00Z">
        <w:r w:rsidR="00531F63">
          <w:t xml:space="preserve">mit individuellem Verhalten </w:t>
        </w:r>
      </w:ins>
      <w:ins w:id="1629" w:author="Maximilian Schmitz" w:date="2015-06-04T20:57:00Z">
        <w:r w:rsidR="00531F63">
          <w:t>zu erkennen</w:t>
        </w:r>
      </w:ins>
      <w:ins w:id="1630" w:author="Maximilian Schmitz" w:date="2015-06-04T20:58:00Z">
        <w:r w:rsidR="00531F63">
          <w:t xml:space="preserve">. Auf der anderen Seite </w:t>
        </w:r>
        <w:r w:rsidR="00531F63">
          <w:lastRenderedPageBreak/>
          <w:t>ist bei korrekter Implementierung der künstlichen Intelligenzen das Verhalten als Mannschaft deutlich zu sehen.</w:t>
        </w:r>
      </w:ins>
    </w:p>
    <w:p w14:paraId="4205C5BA" w14:textId="77777777" w:rsidR="00027EFB" w:rsidRDefault="00027EFB">
      <w:pPr>
        <w:rPr>
          <w:ins w:id="1631" w:author="Maximilian Schmitz" w:date="2015-06-04T21:01:00Z"/>
        </w:rPr>
        <w:pPrChange w:id="1632" w:author="Maximilian Schmitz" w:date="2015-06-04T10:34:00Z">
          <w:pPr>
            <w:pStyle w:val="berschrift2"/>
          </w:pPr>
        </w:pPrChange>
      </w:pPr>
    </w:p>
    <w:p w14:paraId="727F4144" w14:textId="77777777" w:rsidR="00FD106D" w:rsidRDefault="009C4199">
      <w:pPr>
        <w:rPr>
          <w:ins w:id="1633" w:author="Maximilian Schmitz" w:date="2015-06-04T11:29:00Z"/>
        </w:rPr>
        <w:pPrChange w:id="1634" w:author="Maximilian Schmitz" w:date="2015-06-04T10:34:00Z">
          <w:pPr>
            <w:pStyle w:val="berschrift2"/>
          </w:pPr>
        </w:pPrChange>
      </w:pPr>
      <w:ins w:id="1635" w:author="Maximilian Schmitz" w:date="2015-06-04T21:01:00Z">
        <w:r>
          <w:t xml:space="preserve">Nach der Betrachtung als </w:t>
        </w:r>
      </w:ins>
      <w:ins w:id="1636" w:author="Maximilian Schmitz" w:date="2015-06-04T21:02:00Z">
        <w:r>
          <w:t>verteiltes, wissensverarbeitendes</w:t>
        </w:r>
      </w:ins>
      <w:ins w:id="1637" w:author="Maximilian Schmitz" w:date="2015-06-04T21:01:00Z">
        <w:r>
          <w:t xml:space="preserve"> System, muss ein geeigneter Ansatz gefunden werden um dieses umzusetzen.</w:t>
        </w:r>
      </w:ins>
      <w:ins w:id="1638" w:author="Maximilian Schmitz" w:date="2015-06-04T21:02:00Z">
        <w:r>
          <w:t xml:space="preserve"> </w:t>
        </w:r>
      </w:ins>
      <w:ins w:id="1639" w:author="Maximilian Schmitz" w:date="2015-06-04T11:12:00Z">
        <w:r w:rsidR="00FD106D">
          <w:t xml:space="preserve">Im Gebiet der </w:t>
        </w:r>
      </w:ins>
      <w:ins w:id="1640" w:author="Maximilian Schmitz" w:date="2015-06-04T11:13:00Z">
        <w:r w:rsidR="00FD106D">
          <w:t xml:space="preserve">computerbasierten Wissensverarbeitung </w:t>
        </w:r>
      </w:ins>
      <w:ins w:id="1641" w:author="Maximilian Schmitz" w:date="2015-06-04T11:12:00Z">
        <w:r w:rsidR="00FD106D">
          <w:t xml:space="preserve">stehen verschiedene Ansätze </w:t>
        </w:r>
      </w:ins>
      <w:ins w:id="1642" w:author="Maximilian Schmitz" w:date="2015-06-04T11:13:00Z">
        <w:r w:rsidR="00FD106D">
          <w:t>zur Entwicklung von intelligentem Verhalten zur Verfügung.</w:t>
        </w:r>
      </w:ins>
    </w:p>
    <w:p w14:paraId="16F7BF99" w14:textId="77777777" w:rsidR="00A76AC5" w:rsidRDefault="00915CC7">
      <w:pPr>
        <w:rPr>
          <w:ins w:id="1643" w:author="Maximilian Schmitz" w:date="2015-06-04T11:38:00Z"/>
        </w:rPr>
        <w:pPrChange w:id="1644" w:author="Maximilian Schmitz" w:date="2015-06-04T10:34:00Z">
          <w:pPr>
            <w:pStyle w:val="berschrift2"/>
          </w:pPr>
        </w:pPrChange>
      </w:pPr>
      <w:ins w:id="1645"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397E07A8" w14:textId="77777777" w:rsidR="002F66B8" w:rsidRDefault="00A76AC5">
      <w:pPr>
        <w:rPr>
          <w:ins w:id="1646" w:author="Maximilian Schmitz" w:date="2015-06-04T21:07:00Z"/>
        </w:rPr>
        <w:pPrChange w:id="1647" w:author="Maximilian Schmitz" w:date="2015-06-04T10:34:00Z">
          <w:pPr>
            <w:pStyle w:val="berschrift2"/>
          </w:pPr>
        </w:pPrChange>
      </w:pPr>
      <w:ins w:id="1648" w:author="Maximilian Schmitz" w:date="2015-06-04T11:38:00Z">
        <w:r>
          <w:t xml:space="preserve">Im Gegensatz dazu kommen implizite Ansätze ohne eine explizite Definition von Regeln aus. </w:t>
        </w:r>
      </w:ins>
      <w:ins w:id="1649"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1650" w:author="Maximilian Schmitz" w:date="2015-06-04T20:26:00Z">
        <w:r w:rsidR="00660FAA">
          <w:t>Netz</w:t>
        </w:r>
      </w:ins>
      <w:ins w:id="1651" w:author="Maximilian Schmitz" w:date="2015-06-04T19:57:00Z">
        <w:r w:rsidR="00716ACB">
          <w:t xml:space="preserve">. </w:t>
        </w:r>
      </w:ins>
      <w:ins w:id="1652" w:author="Maximilian Schmitz" w:date="2015-06-04T20:26:00Z">
        <w:r w:rsidR="00660FAA">
          <w:t xml:space="preserve">Neuronale Netze </w:t>
        </w:r>
      </w:ins>
      <w:ins w:id="1653" w:author="Maximilian Schmitz" w:date="2015-06-04T20:27:00Z">
        <w:r w:rsidR="00660FAA">
          <w:t xml:space="preserve">bilden die </w:t>
        </w:r>
        <w:proofErr w:type="spellStart"/>
        <w:r w:rsidR="00660FAA">
          <w:t>Neuronenstruktur</w:t>
        </w:r>
        <w:proofErr w:type="spellEnd"/>
        <w:r w:rsidR="00660FAA">
          <w:t xml:space="preserve"> des menschlichen Gehirns nach. </w:t>
        </w:r>
        <w:r w:rsidR="00FC10CC">
          <w:t>Es werden die Neuronen mit ihren Verbindungen, den Synapsen, simuliert.</w:t>
        </w:r>
      </w:ins>
      <w:ins w:id="1654" w:author="Maximilian Schmitz" w:date="2015-06-04T20:29:00Z">
        <w:r w:rsidR="006E5783">
          <w:t xml:space="preserve"> </w:t>
        </w:r>
      </w:ins>
      <w:ins w:id="1655" w:author="Maximilian Schmitz" w:date="2015-06-04T20:28:00Z">
        <w:r w:rsidR="006E5783">
          <w:t xml:space="preserve">Neuronale Netze und andere implizite Ansätze werden </w:t>
        </w:r>
      </w:ins>
      <w:ins w:id="1656" w:author="Maximilian Schmitz" w:date="2015-06-04T20:29:00Z">
        <w:r w:rsidR="006E5783">
          <w:t>in diesem Dokument nicht weiter betrachtet, da sie für diese Studienarbeit zu weit führen würden.</w:t>
        </w:r>
      </w:ins>
      <w:ins w:id="1657" w:author="Maximilian Schmitz" w:date="2015-06-04T21:04:00Z">
        <w:r w:rsidR="00C872C7">
          <w:t xml:space="preserve"> </w:t>
        </w:r>
        <w:r w:rsidR="00EB4EF0">
          <w:t xml:space="preserve">Außerdem ist </w:t>
        </w:r>
      </w:ins>
      <w:ins w:id="1658"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659" w:author="Maximilian Schmitz" w:date="2015-06-04T21:08:00Z"/>
        </w:rPr>
        <w:pPrChange w:id="1660" w:author="Maximilian Schmitz" w:date="2015-06-04T10:34:00Z">
          <w:pPr>
            <w:pStyle w:val="berschrift2"/>
          </w:pPr>
        </w:pPrChange>
      </w:pPr>
    </w:p>
    <w:p w14:paraId="0229AA68" w14:textId="78CAAD51" w:rsidR="00EB4EF0" w:rsidDel="009D51C3" w:rsidRDefault="00EB4EF0">
      <w:pPr>
        <w:rPr>
          <w:del w:id="1661" w:author="Maximilian Schmitz" w:date="2015-06-05T06:53:00Z"/>
        </w:rPr>
        <w:pPrChange w:id="1662" w:author="Maximilian Schmitz" w:date="2015-06-05T06:53:00Z">
          <w:pPr>
            <w:pStyle w:val="berschrift1"/>
          </w:pPr>
        </w:pPrChange>
      </w:pPr>
      <w:ins w:id="1663" w:author="Maximilian Schmitz" w:date="2015-06-04T21:08:00Z">
        <w:r>
          <w:t xml:space="preserve">Im </w:t>
        </w:r>
      </w:ins>
      <w:ins w:id="1664" w:author="Maximilian Schmitz" w:date="2015-06-04T21:09:00Z">
        <w:r w:rsidR="00B3716F">
          <w:t>W</w:t>
        </w:r>
      </w:ins>
      <w:ins w:id="1665" w:author="Maximilian Schmitz" w:date="2015-06-04T21:08:00Z">
        <w:r>
          <w:t xml:space="preserve">eiteren spielen daher nur noch explizite, wissensverarbeitende Systeme eine Rolle. </w:t>
        </w:r>
      </w:ins>
      <w:ins w:id="1666" w:author="Maximilian Schmitz" w:date="2015-06-05T07:04:00Z">
        <w:r w:rsidR="006E1E5F">
          <w:t xml:space="preserve">Ansätze die auf reiner </w:t>
        </w:r>
      </w:ins>
      <w:ins w:id="1667" w:author="Maximilian Schmitz" w:date="2015-06-05T07:14:00Z">
        <w:r w:rsidR="00CD30B3">
          <w:t>Logik</w:t>
        </w:r>
      </w:ins>
      <w:ins w:id="1668" w:author="Maximilian Schmitz" w:date="2015-06-05T07:04:00Z">
        <w:r w:rsidR="006E1E5F">
          <w:t xml:space="preserve"> basieren sind wegen der Implementierung problematisch. Durch die implementierte </w:t>
        </w:r>
      </w:ins>
      <w:ins w:id="1669" w:author="Maximilian Schmitz" w:date="2015-06-17T15:31:00Z">
        <w:r w:rsidR="003227D0">
          <w:t xml:space="preserve">Skriptschnittstelle </w:t>
        </w:r>
      </w:ins>
      <w:ins w:id="1670" w:author="Maximilian Schmitz" w:date="2015-06-05T07:05:00Z">
        <w:r w:rsidR="00011F96">
          <w:t>wird mit LUA-Sk</w:t>
        </w:r>
        <w:r w:rsidR="006E1E5F">
          <w:t>ript eine prozedurale Sprache verwendet. Darin lassen sich logische Aussagen und Regeln nur schwer formulieren.</w:t>
        </w:r>
      </w:ins>
      <w:ins w:id="1671" w:author="Maximilian Schmitz" w:date="2015-06-05T07:06:00Z">
        <w:r w:rsidR="001550E6">
          <w:t xml:space="preserve"> Deklarative Sprachen wie Prolog </w:t>
        </w:r>
      </w:ins>
      <w:ins w:id="1672" w:author="Maximilian Schmitz" w:date="2015-06-05T07:08:00Z">
        <w:r w:rsidR="001550E6">
          <w:t>oder Lisp sind zum Umsetzen von Aussagenlogik deutlich besser geeignet.</w:t>
        </w:r>
      </w:ins>
      <w:ins w:id="1673" w:author="Maximilian Schmitz" w:date="2015-06-05T07:10:00Z">
        <w:r w:rsidR="00CC1C24">
          <w:t xml:space="preserve"> Das gilt auch für die Prädikatenlogik.</w:t>
        </w:r>
      </w:ins>
    </w:p>
    <w:p w14:paraId="137B11A1" w14:textId="77777777" w:rsidR="00FC5721" w:rsidRDefault="00FC5721">
      <w:pPr>
        <w:rPr>
          <w:ins w:id="1674" w:author="Maximilian Schmitz" w:date="2015-06-05T07:11:00Z"/>
        </w:rPr>
        <w:pPrChange w:id="1675" w:author="Maximilian Schmitz" w:date="2015-06-05T06:53:00Z">
          <w:pPr>
            <w:pStyle w:val="berschrift1"/>
          </w:pPr>
        </w:pPrChange>
      </w:pPr>
    </w:p>
    <w:p w14:paraId="736009A8" w14:textId="77777777" w:rsidR="001033A1" w:rsidRDefault="005E6029">
      <w:pPr>
        <w:tabs>
          <w:tab w:val="right" w:pos="9072"/>
        </w:tabs>
        <w:rPr>
          <w:ins w:id="1676" w:author="Maximilian Schmitz" w:date="2015-06-14T10:31:00Z"/>
        </w:rPr>
        <w:pPrChange w:id="1677" w:author="Maximilian Schmitz" w:date="2015-06-05T07:16:00Z">
          <w:pPr>
            <w:pStyle w:val="berschrift1"/>
          </w:pPr>
        </w:pPrChange>
      </w:pPr>
      <w:ins w:id="1678" w:author="Maximilian Schmitz" w:date="2015-06-05T07:12:00Z">
        <w:r>
          <w:t>In dieser Studienarbeit wurde mit einfachen Entscheidungsbäumen gearbeitet.</w:t>
        </w:r>
        <w:r w:rsidR="00CD30B3">
          <w:t xml:space="preserve"> </w:t>
        </w:r>
      </w:ins>
      <w:ins w:id="1679" w:author="Maximilian Schmitz" w:date="2015-06-05T07:19:00Z">
        <w:r w:rsidR="00575101">
          <w:t xml:space="preserve">Die Entscheidungen basieren auf Daten, die die Spieler von der Simulationsumgebung erhalten. </w:t>
        </w:r>
      </w:ins>
      <w:ins w:id="1680"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681" w:author="Maximilian Schmitz" w:date="2015-06-14T11:10:00Z"/>
        </w:rPr>
        <w:pPrChange w:id="1682" w:author="Maximilian Schmitz" w:date="2015-06-05T07:16:00Z">
          <w:pPr>
            <w:pStyle w:val="berschrift1"/>
          </w:pPr>
        </w:pPrChange>
      </w:pPr>
      <w:ins w:id="1683" w:author="Maximilian Schmitz" w:date="2015-06-14T10:32:00Z">
        <w:r>
          <w:t xml:space="preserve">Wie im Kapitel </w:t>
        </w:r>
      </w:ins>
      <w:ins w:id="1684" w:author="Maximilian Schmitz" w:date="2015-06-17T15:31:00Z">
        <w:r w:rsidR="003227D0">
          <w:t xml:space="preserve">Skriptschnittstelle </w:t>
        </w:r>
      </w:ins>
      <w:ins w:id="1685" w:author="Maximilian Schmitz" w:date="2015-06-14T10:32:00Z">
        <w:r>
          <w:t xml:space="preserve">bereits beschrieben, stehen für die Programmierung der künstlichen Intelligenz </w:t>
        </w:r>
      </w:ins>
      <w:ins w:id="1686" w:author="Maximilian Schmitz" w:date="2015-06-14T10:33:00Z">
        <w:r>
          <w:t xml:space="preserve">wichtige Informationen über den aktuellen </w:t>
        </w:r>
      </w:ins>
      <w:ins w:id="1687" w:author="Maximilian Schmitz" w:date="2015-06-14T10:34:00Z">
        <w:r w:rsidR="003A3B00">
          <w:t>Spielstatus</w:t>
        </w:r>
      </w:ins>
      <w:ins w:id="1688" w:author="Maximilian Schmitz" w:date="2015-06-14T10:33:00Z">
        <w:r>
          <w:t xml:space="preserve"> zur Verfügung.</w:t>
        </w:r>
      </w:ins>
      <w:ins w:id="1689" w:author="Maximilian Schmitz" w:date="2015-06-14T10:34:00Z">
        <w:r w:rsidR="003A3B00">
          <w:t xml:space="preserve"> </w:t>
        </w:r>
      </w:ins>
      <w:ins w:id="1690" w:author="Maximilian Schmitz" w:date="2015-06-14T10:47:00Z">
        <w:r w:rsidR="003474E5">
          <w:t xml:space="preserve">In folgender Tabelle ist eine Übersicht über die von der </w:t>
        </w:r>
      </w:ins>
      <w:ins w:id="1691" w:author="Maximilian Schmitz" w:date="2015-06-17T15:31:00Z">
        <w:r w:rsidR="003227D0">
          <w:t xml:space="preserve">Skriptschnittstelle </w:t>
        </w:r>
      </w:ins>
      <w:ins w:id="1692" w:author="Maximilian Schmitz" w:date="2015-06-14T10:47:00Z">
        <w:r w:rsidR="003474E5">
          <w:t>angebotenen Funktionen zu sehen</w:t>
        </w:r>
      </w:ins>
      <w:ins w:id="1693" w:author="Maximilian Schmitz" w:date="2015-06-14T11:04:00Z">
        <w:r w:rsidR="00D62BC2">
          <w:t xml:space="preserve">. Eine ausführliche Übersicht mit Übergabeparametern und Verwendungshinweisen findet sich im Kapitel </w:t>
        </w:r>
      </w:ins>
      <w:ins w:id="1694" w:author="Maximilian Schmitz" w:date="2015-06-17T15:31:00Z">
        <w:r w:rsidR="003227D0">
          <w:t>Skriptschnittstelle</w:t>
        </w:r>
      </w:ins>
      <w:ins w:id="1695" w:author="Maximilian Schmitz" w:date="2015-06-14T11:05:00Z">
        <w:r w:rsidR="00D62BC2">
          <w:t>.</w:t>
        </w:r>
      </w:ins>
    </w:p>
    <w:p w14:paraId="538F1D7F" w14:textId="77777777" w:rsidR="00842C5C" w:rsidRDefault="00842C5C">
      <w:pPr>
        <w:tabs>
          <w:tab w:val="right" w:pos="9072"/>
        </w:tabs>
        <w:rPr>
          <w:ins w:id="1696" w:author="Maximilian Schmitz" w:date="2015-06-14T10:35:00Z"/>
        </w:rPr>
        <w:pPrChange w:id="1697" w:author="Maximilian Schmitz" w:date="2015-06-05T07:16:00Z">
          <w:pPr>
            <w:pStyle w:val="berschrift1"/>
          </w:pPr>
        </w:pPrChange>
      </w:pPr>
    </w:p>
    <w:tbl>
      <w:tblPr>
        <w:tblStyle w:val="Gitternetztabelle1hell"/>
        <w:tblW w:w="9421" w:type="dxa"/>
        <w:tblLook w:val="04A0" w:firstRow="1" w:lastRow="0" w:firstColumn="1" w:lastColumn="0" w:noHBand="0" w:noVBand="1"/>
        <w:tblPrChange w:id="1698" w:author="Maximilian Schmitz" w:date="2015-06-14T11:01:00Z">
          <w:tblPr>
            <w:tblStyle w:val="Tabellenraster"/>
            <w:tblW w:w="0" w:type="auto"/>
            <w:tblLook w:val="04A0" w:firstRow="1" w:lastRow="0" w:firstColumn="1" w:lastColumn="0" w:noHBand="0" w:noVBand="1"/>
          </w:tblPr>
        </w:tblPrChange>
      </w:tblPr>
      <w:tblGrid>
        <w:gridCol w:w="2244"/>
        <w:gridCol w:w="7177"/>
        <w:tblGridChange w:id="1699">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700" w:author="Maximilian Schmitz" w:date="2015-06-14T10:36:00Z"/>
          <w:trPrChange w:id="170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02" w:author="Maximilian Schmitz" w:date="2015-06-14T11:01:00Z">
              <w:tcPr>
                <w:tcW w:w="4606" w:type="dxa"/>
                <w:gridSpan w:val="4"/>
              </w:tcPr>
            </w:tcPrChange>
          </w:tcPr>
          <w:p w14:paraId="346B6C40" w14:textId="77777777"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703" w:author="Maximilian Schmitz" w:date="2015-06-14T10:36:00Z"/>
              </w:rPr>
            </w:pPr>
            <w:ins w:id="1704" w:author="Maximilian Schmitz" w:date="2015-06-14T10:36:00Z">
              <w:r>
                <w:t>Funktion</w:t>
              </w:r>
            </w:ins>
          </w:p>
        </w:tc>
        <w:tc>
          <w:tcPr>
            <w:tcW w:w="7177" w:type="dxa"/>
            <w:tcPrChange w:id="1705" w:author="Maximilian Schmitz" w:date="2015-06-14T11:01:00Z">
              <w:tcPr>
                <w:tcW w:w="4606" w:type="dxa"/>
              </w:tcPr>
            </w:tcPrChange>
          </w:tcPr>
          <w:p w14:paraId="1824A84C" w14:textId="77777777"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706" w:author="Maximilian Schmitz" w:date="2015-06-14T10:36:00Z"/>
              </w:rPr>
            </w:pPr>
            <w:ins w:id="1707" w:author="Maximilian Schmitz" w:date="2015-06-14T10:36:00Z">
              <w:r>
                <w:t>Beschreibung</w:t>
              </w:r>
            </w:ins>
          </w:p>
        </w:tc>
      </w:tr>
      <w:tr w:rsidR="00457E53" w14:paraId="461407DC" w14:textId="77777777" w:rsidTr="00D62BC2">
        <w:trPr>
          <w:ins w:id="1708" w:author="Maximilian Schmitz" w:date="2015-06-14T10:36:00Z"/>
          <w:trPrChange w:id="170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10" w:author="Maximilian Schmitz" w:date="2015-06-14T11:01:00Z">
              <w:tcPr>
                <w:tcW w:w="1809" w:type="dxa"/>
              </w:tcPr>
            </w:tcPrChange>
          </w:tcPr>
          <w:p w14:paraId="63F8F5EE" w14:textId="77777777" w:rsidR="00457E53" w:rsidRPr="00457E53" w:rsidRDefault="00457E53">
            <w:pPr>
              <w:tabs>
                <w:tab w:val="right" w:pos="9072"/>
              </w:tabs>
              <w:rPr>
                <w:ins w:id="1711" w:author="Maximilian Schmitz" w:date="2015-06-14T10:36:00Z"/>
                <w:b w:val="0"/>
                <w:rPrChange w:id="1712" w:author="Maximilian Schmitz" w:date="2015-06-14T10:36:00Z">
                  <w:rPr>
                    <w:ins w:id="1713" w:author="Maximilian Schmitz" w:date="2015-06-14T10:36:00Z"/>
                  </w:rPr>
                </w:rPrChange>
              </w:rPr>
            </w:pPr>
            <w:proofErr w:type="spellStart"/>
            <w:ins w:id="1714" w:author="Maximilian Schmitz" w:date="2015-06-14T10:41:00Z">
              <w:r>
                <w:rPr>
                  <w:b w:val="0"/>
                </w:rPr>
                <w:t>AllowedToRun</w:t>
              </w:r>
            </w:ins>
            <w:proofErr w:type="spellEnd"/>
          </w:p>
        </w:tc>
        <w:tc>
          <w:tcPr>
            <w:tcW w:w="7177" w:type="dxa"/>
            <w:tcPrChange w:id="1715" w:author="Maximilian Schmitz" w:date="2015-06-14T11:01:00Z">
              <w:tcPr>
                <w:tcW w:w="7403" w:type="dxa"/>
                <w:gridSpan w:val="4"/>
              </w:tcPr>
            </w:tcPrChange>
          </w:tcPr>
          <w:p w14:paraId="60FF8812"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16" w:author="Maximilian Schmitz" w:date="2015-06-14T10:36:00Z"/>
              </w:rPr>
            </w:pPr>
            <w:ins w:id="1717" w:author="Maximilian Schmitz" w:date="2015-06-14T10:43:00Z">
              <w:r>
                <w:t xml:space="preserve">Gibt zurück, ob </w:t>
              </w:r>
            </w:ins>
            <w:ins w:id="1718" w:author="Maximilian Schmitz" w:date="2015-06-14T10:44:00Z">
              <w:r>
                <w:t>die künstliche Intelligenz ausgeführt werden darf</w:t>
              </w:r>
            </w:ins>
          </w:p>
        </w:tc>
      </w:tr>
      <w:tr w:rsidR="00457E53" w14:paraId="1CF13E37" w14:textId="77777777" w:rsidTr="00D62BC2">
        <w:tblPrEx>
          <w:tblPrExChange w:id="171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20" w:author="Maximilian Schmitz" w:date="2015-06-14T10:37:00Z"/>
          <w:trPrChange w:id="172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22" w:author="Maximilian Schmitz" w:date="2015-06-14T11:01:00Z">
              <w:tcPr>
                <w:tcW w:w="2093" w:type="dxa"/>
                <w:gridSpan w:val="2"/>
              </w:tcPr>
            </w:tcPrChange>
          </w:tcPr>
          <w:p w14:paraId="097E5D4A" w14:textId="77777777" w:rsidR="00457E53" w:rsidRDefault="00457E53">
            <w:pPr>
              <w:tabs>
                <w:tab w:val="right" w:pos="9072"/>
              </w:tabs>
              <w:rPr>
                <w:ins w:id="1723" w:author="Maximilian Schmitz" w:date="2015-06-14T10:37:00Z"/>
                <w:b w:val="0"/>
              </w:rPr>
            </w:pPr>
            <w:proofErr w:type="spellStart"/>
            <w:ins w:id="1724" w:author="Maximilian Schmitz" w:date="2015-06-14T10:38:00Z">
              <w:r>
                <w:rPr>
                  <w:b w:val="0"/>
                </w:rPr>
                <w:t>TimePlayed</w:t>
              </w:r>
            </w:ins>
            <w:proofErr w:type="spellEnd"/>
          </w:p>
        </w:tc>
        <w:tc>
          <w:tcPr>
            <w:tcW w:w="7177" w:type="dxa"/>
            <w:tcPrChange w:id="1725" w:author="Maximilian Schmitz" w:date="2015-06-14T11:01:00Z">
              <w:tcPr>
                <w:tcW w:w="7195" w:type="dxa"/>
                <w:gridSpan w:val="4"/>
              </w:tcPr>
            </w:tcPrChange>
          </w:tcPr>
          <w:p w14:paraId="4FCD959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26" w:author="Maximilian Schmitz" w:date="2015-06-14T10:37:00Z"/>
              </w:rPr>
            </w:pPr>
            <w:ins w:id="1727" w:author="Maximilian Schmitz" w:date="2015-06-14T10:44:00Z">
              <w:r>
                <w:t>Gibt die aktuelle Spielzeit in Prozent zurück</w:t>
              </w:r>
            </w:ins>
          </w:p>
        </w:tc>
      </w:tr>
      <w:tr w:rsidR="00457E53" w14:paraId="7DCCDE06" w14:textId="77777777" w:rsidTr="00D62BC2">
        <w:tblPrEx>
          <w:tblPrExChange w:id="172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29" w:author="Maximilian Schmitz" w:date="2015-06-14T10:38:00Z"/>
          <w:trPrChange w:id="173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31" w:author="Maximilian Schmitz" w:date="2015-06-14T11:01:00Z">
              <w:tcPr>
                <w:tcW w:w="2093" w:type="dxa"/>
                <w:gridSpan w:val="2"/>
              </w:tcPr>
            </w:tcPrChange>
          </w:tcPr>
          <w:p w14:paraId="6DEC94D3" w14:textId="77777777" w:rsidR="00457E53" w:rsidRDefault="00457E53">
            <w:pPr>
              <w:tabs>
                <w:tab w:val="right" w:pos="9072"/>
              </w:tabs>
              <w:rPr>
                <w:ins w:id="1732" w:author="Maximilian Schmitz" w:date="2015-06-14T10:38:00Z"/>
                <w:b w:val="0"/>
              </w:rPr>
            </w:pPr>
            <w:proofErr w:type="spellStart"/>
            <w:ins w:id="1733" w:author="Maximilian Schmitz" w:date="2015-06-14T10:42:00Z">
              <w:r>
                <w:rPr>
                  <w:b w:val="0"/>
                </w:rPr>
                <w:t>IsKickoff</w:t>
              </w:r>
            </w:ins>
            <w:proofErr w:type="spellEnd"/>
          </w:p>
        </w:tc>
        <w:tc>
          <w:tcPr>
            <w:tcW w:w="7177" w:type="dxa"/>
            <w:tcPrChange w:id="1734" w:author="Maximilian Schmitz" w:date="2015-06-14T11:01:00Z">
              <w:tcPr>
                <w:tcW w:w="7195" w:type="dxa"/>
                <w:gridSpan w:val="4"/>
              </w:tcPr>
            </w:tcPrChange>
          </w:tcPr>
          <w:p w14:paraId="2816627B"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35" w:author="Maximilian Schmitz" w:date="2015-06-14T10:38:00Z"/>
              </w:rPr>
            </w:pPr>
            <w:ins w:id="1736" w:author="Maximilian Schmitz" w:date="2015-06-14T10:44:00Z">
              <w:r>
                <w:t>Gibt zurück, ob ein Anstoß stattfindet</w:t>
              </w:r>
            </w:ins>
          </w:p>
        </w:tc>
      </w:tr>
      <w:tr w:rsidR="00457E53" w14:paraId="12BB4BCC" w14:textId="77777777" w:rsidTr="00D62BC2">
        <w:tblPrEx>
          <w:tblPrExChange w:id="173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38" w:author="Maximilian Schmitz" w:date="2015-06-14T10:38:00Z"/>
          <w:trPrChange w:id="173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40" w:author="Maximilian Schmitz" w:date="2015-06-14T11:01:00Z">
              <w:tcPr>
                <w:tcW w:w="2093" w:type="dxa"/>
                <w:gridSpan w:val="2"/>
              </w:tcPr>
            </w:tcPrChange>
          </w:tcPr>
          <w:p w14:paraId="376E881D" w14:textId="77777777" w:rsidR="00457E53" w:rsidRDefault="00457E53">
            <w:pPr>
              <w:tabs>
                <w:tab w:val="right" w:pos="9072"/>
              </w:tabs>
              <w:rPr>
                <w:ins w:id="1741" w:author="Maximilian Schmitz" w:date="2015-06-14T10:38:00Z"/>
                <w:b w:val="0"/>
              </w:rPr>
            </w:pPr>
            <w:proofErr w:type="spellStart"/>
            <w:ins w:id="1742" w:author="Maximilian Schmitz" w:date="2015-06-14T10:42:00Z">
              <w:r>
                <w:rPr>
                  <w:b w:val="0"/>
                </w:rPr>
                <w:t>GetTeamId</w:t>
              </w:r>
            </w:ins>
            <w:proofErr w:type="spellEnd"/>
          </w:p>
        </w:tc>
        <w:tc>
          <w:tcPr>
            <w:tcW w:w="7177" w:type="dxa"/>
            <w:tcPrChange w:id="1743" w:author="Maximilian Schmitz" w:date="2015-06-14T11:01:00Z">
              <w:tcPr>
                <w:tcW w:w="7195" w:type="dxa"/>
                <w:gridSpan w:val="4"/>
              </w:tcPr>
            </w:tcPrChange>
          </w:tcPr>
          <w:p w14:paraId="266884CC"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44" w:author="Maximilian Schmitz" w:date="2015-06-14T10:38:00Z"/>
              </w:rPr>
            </w:pPr>
            <w:ins w:id="1745" w:author="Maximilian Schmitz" w:date="2015-06-14T10:44:00Z">
              <w:r>
                <w:t>Gibt die Team-</w:t>
              </w:r>
              <w:proofErr w:type="spellStart"/>
              <w:r>
                <w:t>Id</w:t>
              </w:r>
              <w:proofErr w:type="spellEnd"/>
              <w:r>
                <w:t xml:space="preserve"> des Spielers zurück</w:t>
              </w:r>
            </w:ins>
          </w:p>
        </w:tc>
      </w:tr>
      <w:tr w:rsidR="00457E53" w14:paraId="18E4ACCE" w14:textId="77777777" w:rsidTr="00D62BC2">
        <w:tblPrEx>
          <w:tblPrExChange w:id="174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47" w:author="Maximilian Schmitz" w:date="2015-06-14T10:40:00Z"/>
          <w:trPrChange w:id="174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49" w:author="Maximilian Schmitz" w:date="2015-06-14T11:01:00Z">
              <w:tcPr>
                <w:tcW w:w="2093" w:type="dxa"/>
                <w:gridSpan w:val="2"/>
              </w:tcPr>
            </w:tcPrChange>
          </w:tcPr>
          <w:p w14:paraId="365781BD" w14:textId="77777777" w:rsidR="00457E53" w:rsidRDefault="00457E53">
            <w:pPr>
              <w:tabs>
                <w:tab w:val="right" w:pos="9072"/>
              </w:tabs>
              <w:rPr>
                <w:ins w:id="1750" w:author="Maximilian Schmitz" w:date="2015-06-14T10:40:00Z"/>
                <w:b w:val="0"/>
              </w:rPr>
            </w:pPr>
            <w:proofErr w:type="spellStart"/>
            <w:ins w:id="1751" w:author="Maximilian Schmitz" w:date="2015-06-14T10:42:00Z">
              <w:r>
                <w:rPr>
                  <w:b w:val="0"/>
                </w:rPr>
                <w:t>HasBall</w:t>
              </w:r>
            </w:ins>
            <w:proofErr w:type="spellEnd"/>
          </w:p>
        </w:tc>
        <w:tc>
          <w:tcPr>
            <w:tcW w:w="7177" w:type="dxa"/>
            <w:tcPrChange w:id="1752" w:author="Maximilian Schmitz" w:date="2015-06-14T11:01:00Z">
              <w:tcPr>
                <w:tcW w:w="7195" w:type="dxa"/>
                <w:gridSpan w:val="4"/>
              </w:tcPr>
            </w:tcPrChange>
          </w:tcPr>
          <w:p w14:paraId="5619051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53" w:author="Maximilian Schmitz" w:date="2015-06-14T10:40:00Z"/>
              </w:rPr>
            </w:pPr>
            <w:ins w:id="1754" w:author="Maximilian Schmitz" w:date="2015-06-14T10:45:00Z">
              <w:r>
                <w:t>Gibt zurück, ob der Spieler am Ball ist</w:t>
              </w:r>
            </w:ins>
          </w:p>
        </w:tc>
      </w:tr>
      <w:tr w:rsidR="00457E53" w14:paraId="6685ED6D" w14:textId="77777777" w:rsidTr="00D62BC2">
        <w:tblPrEx>
          <w:tblPrExChange w:id="1755"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56"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757" w:author="Maximilian Schmitz" w:date="2015-06-14T11:01:00Z">
              <w:tcPr>
                <w:tcW w:w="2244" w:type="dxa"/>
                <w:gridSpan w:val="3"/>
              </w:tcPr>
            </w:tcPrChange>
          </w:tcPr>
          <w:p w14:paraId="17C61AD4" w14:textId="77777777" w:rsidR="00457E53" w:rsidRDefault="00457E53">
            <w:pPr>
              <w:tabs>
                <w:tab w:val="right" w:pos="9072"/>
              </w:tabs>
              <w:rPr>
                <w:ins w:id="1758" w:author="Maximilian Schmitz" w:date="2015-06-14T10:42:00Z"/>
                <w:b w:val="0"/>
              </w:rPr>
            </w:pPr>
            <w:proofErr w:type="spellStart"/>
            <w:ins w:id="1759" w:author="Maximilian Schmitz" w:date="2015-06-14T10:42:00Z">
              <w:r>
                <w:rPr>
                  <w:b w:val="0"/>
                </w:rPr>
                <w:t>GetStamina</w:t>
              </w:r>
              <w:proofErr w:type="spellEnd"/>
            </w:ins>
          </w:p>
        </w:tc>
        <w:tc>
          <w:tcPr>
            <w:tcW w:w="7177" w:type="dxa"/>
            <w:tcPrChange w:id="1760" w:author="Maximilian Schmitz" w:date="2015-06-14T11:01:00Z">
              <w:tcPr>
                <w:tcW w:w="7177" w:type="dxa"/>
                <w:gridSpan w:val="4"/>
              </w:tcPr>
            </w:tcPrChange>
          </w:tcPr>
          <w:p w14:paraId="25FFEF24"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61" w:author="Maximilian Schmitz" w:date="2015-06-14T10:42:00Z"/>
              </w:rPr>
            </w:pPr>
            <w:ins w:id="1762" w:author="Maximilian Schmitz" w:date="2015-06-14T10:45:00Z">
              <w:r>
                <w:t>Gibt die aktuelle Ausdauer des Spielers zurück</w:t>
              </w:r>
            </w:ins>
          </w:p>
        </w:tc>
      </w:tr>
      <w:tr w:rsidR="00457E53" w14:paraId="174F9A72" w14:textId="77777777" w:rsidTr="00D62BC2">
        <w:tblPrEx>
          <w:tblPrExChange w:id="176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64" w:author="Maximilian Schmitz" w:date="2015-06-14T10:39:00Z"/>
          <w:trPrChange w:id="176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66" w:author="Maximilian Schmitz" w:date="2015-06-14T11:01:00Z">
              <w:tcPr>
                <w:tcW w:w="2093" w:type="dxa"/>
                <w:gridSpan w:val="2"/>
              </w:tcPr>
            </w:tcPrChange>
          </w:tcPr>
          <w:p w14:paraId="3AF25506" w14:textId="77777777" w:rsidR="00457E53" w:rsidRDefault="00457E53">
            <w:pPr>
              <w:tabs>
                <w:tab w:val="right" w:pos="9072"/>
              </w:tabs>
              <w:rPr>
                <w:ins w:id="1767" w:author="Maximilian Schmitz" w:date="2015-06-14T10:39:00Z"/>
                <w:b w:val="0"/>
              </w:rPr>
            </w:pPr>
            <w:proofErr w:type="spellStart"/>
            <w:ins w:id="1768" w:author="Maximilian Schmitz" w:date="2015-06-14T10:41:00Z">
              <w:r>
                <w:rPr>
                  <w:b w:val="0"/>
                </w:rPr>
                <w:t>GetOwnLocation</w:t>
              </w:r>
            </w:ins>
            <w:proofErr w:type="spellEnd"/>
          </w:p>
        </w:tc>
        <w:tc>
          <w:tcPr>
            <w:tcW w:w="7177" w:type="dxa"/>
            <w:tcPrChange w:id="1769" w:author="Maximilian Schmitz" w:date="2015-06-14T11:01:00Z">
              <w:tcPr>
                <w:tcW w:w="7195" w:type="dxa"/>
                <w:gridSpan w:val="4"/>
              </w:tcPr>
            </w:tcPrChange>
          </w:tcPr>
          <w:p w14:paraId="7DB4ACA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70" w:author="Maximilian Schmitz" w:date="2015-06-14T10:39:00Z"/>
              </w:rPr>
            </w:pPr>
            <w:ins w:id="1771" w:author="Maximilian Schmitz" w:date="2015-06-14T10:45:00Z">
              <w:r>
                <w:t>Gibt die aktuelle Position des Spielers zurück</w:t>
              </w:r>
            </w:ins>
          </w:p>
        </w:tc>
      </w:tr>
      <w:tr w:rsidR="00457E53" w14:paraId="7A5D96DD" w14:textId="77777777" w:rsidTr="00D62BC2">
        <w:tblPrEx>
          <w:tblPrExChange w:id="177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73" w:author="Maximilian Schmitz" w:date="2015-06-14T10:39:00Z"/>
          <w:trPrChange w:id="177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75" w:author="Maximilian Schmitz" w:date="2015-06-14T11:01:00Z">
              <w:tcPr>
                <w:tcW w:w="2093" w:type="dxa"/>
                <w:gridSpan w:val="2"/>
              </w:tcPr>
            </w:tcPrChange>
          </w:tcPr>
          <w:p w14:paraId="63E4C7ED" w14:textId="77777777" w:rsidR="00457E53" w:rsidRDefault="00457E53">
            <w:pPr>
              <w:tabs>
                <w:tab w:val="right" w:pos="9072"/>
              </w:tabs>
              <w:rPr>
                <w:ins w:id="1776" w:author="Maximilian Schmitz" w:date="2015-06-14T10:39:00Z"/>
                <w:b w:val="0"/>
              </w:rPr>
            </w:pPr>
            <w:proofErr w:type="spellStart"/>
            <w:ins w:id="1777" w:author="Maximilian Schmitz" w:date="2015-06-14T10:39:00Z">
              <w:r>
                <w:rPr>
                  <w:b w:val="0"/>
                </w:rPr>
                <w:t>GetBallLocation</w:t>
              </w:r>
              <w:proofErr w:type="spellEnd"/>
            </w:ins>
          </w:p>
        </w:tc>
        <w:tc>
          <w:tcPr>
            <w:tcW w:w="7177" w:type="dxa"/>
            <w:tcPrChange w:id="1778" w:author="Maximilian Schmitz" w:date="2015-06-14T11:01:00Z">
              <w:tcPr>
                <w:tcW w:w="7195" w:type="dxa"/>
                <w:gridSpan w:val="4"/>
              </w:tcPr>
            </w:tcPrChange>
          </w:tcPr>
          <w:p w14:paraId="5AD6B7FF"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79" w:author="Maximilian Schmitz" w:date="2015-06-14T10:39:00Z"/>
              </w:rPr>
            </w:pPr>
            <w:ins w:id="1780" w:author="Maximilian Schmitz" w:date="2015-06-14T10:46:00Z">
              <w:r>
                <w:t>Gibt die aktuelle Ballposition zurück, wenn sichtbar</w:t>
              </w:r>
            </w:ins>
          </w:p>
        </w:tc>
      </w:tr>
      <w:tr w:rsidR="00457E53" w14:paraId="71DBA39E" w14:textId="77777777" w:rsidTr="00D62BC2">
        <w:tblPrEx>
          <w:tblPrExChange w:id="178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82" w:author="Maximilian Schmitz" w:date="2015-06-14T10:39:00Z"/>
          <w:trPrChange w:id="178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84" w:author="Maximilian Schmitz" w:date="2015-06-14T11:01:00Z">
              <w:tcPr>
                <w:tcW w:w="2093" w:type="dxa"/>
                <w:gridSpan w:val="2"/>
              </w:tcPr>
            </w:tcPrChange>
          </w:tcPr>
          <w:p w14:paraId="73718555" w14:textId="77777777" w:rsidR="00457E53" w:rsidRDefault="00457E53">
            <w:pPr>
              <w:tabs>
                <w:tab w:val="right" w:pos="9072"/>
              </w:tabs>
              <w:rPr>
                <w:ins w:id="1785" w:author="Maximilian Schmitz" w:date="2015-06-14T10:39:00Z"/>
                <w:b w:val="0"/>
              </w:rPr>
            </w:pPr>
            <w:proofErr w:type="spellStart"/>
            <w:ins w:id="1786" w:author="Maximilian Schmitz" w:date="2015-06-14T10:39:00Z">
              <w:r>
                <w:rPr>
                  <w:b w:val="0"/>
                </w:rPr>
                <w:t>GetVisiblePlayers</w:t>
              </w:r>
              <w:proofErr w:type="spellEnd"/>
            </w:ins>
          </w:p>
        </w:tc>
        <w:tc>
          <w:tcPr>
            <w:tcW w:w="7177" w:type="dxa"/>
            <w:tcPrChange w:id="1787" w:author="Maximilian Schmitz" w:date="2015-06-14T11:01:00Z">
              <w:tcPr>
                <w:tcW w:w="7195" w:type="dxa"/>
                <w:gridSpan w:val="4"/>
              </w:tcPr>
            </w:tcPrChange>
          </w:tcPr>
          <w:p w14:paraId="65150131"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88" w:author="Maximilian Schmitz" w:date="2015-06-14T10:39:00Z"/>
              </w:rPr>
            </w:pPr>
            <w:ins w:id="1789" w:author="Maximilian Schmitz" w:date="2015-06-14T10:46:00Z">
              <w:r>
                <w:t>Gibt Positionen der sichtbaren Spieler zurück</w:t>
              </w:r>
            </w:ins>
          </w:p>
        </w:tc>
      </w:tr>
      <w:tr w:rsidR="00457E53" w14:paraId="73909D51" w14:textId="77777777" w:rsidTr="00D62BC2">
        <w:tblPrEx>
          <w:tblPrExChange w:id="179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791" w:author="Maximilian Schmitz" w:date="2015-06-14T10:39:00Z"/>
          <w:trPrChange w:id="179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793" w:author="Maximilian Schmitz" w:date="2015-06-14T11:01:00Z">
              <w:tcPr>
                <w:tcW w:w="2093" w:type="dxa"/>
                <w:gridSpan w:val="2"/>
              </w:tcPr>
            </w:tcPrChange>
          </w:tcPr>
          <w:p w14:paraId="1220D70B" w14:textId="77777777" w:rsidR="00457E53" w:rsidRDefault="00457E53">
            <w:pPr>
              <w:tabs>
                <w:tab w:val="right" w:pos="9072"/>
              </w:tabs>
              <w:rPr>
                <w:ins w:id="1794" w:author="Maximilian Schmitz" w:date="2015-06-14T10:39:00Z"/>
                <w:b w:val="0"/>
              </w:rPr>
            </w:pPr>
            <w:ins w:id="1795" w:author="Maximilian Schmitz" w:date="2015-06-14T10:39:00Z">
              <w:r>
                <w:rPr>
                  <w:b w:val="0"/>
                </w:rPr>
                <w:t>GetGoal</w:t>
              </w:r>
            </w:ins>
            <w:ins w:id="1796" w:author="Maximilian Schmitz" w:date="2015-06-14T10:40:00Z">
              <w:r>
                <w:rPr>
                  <w:b w:val="0"/>
                </w:rPr>
                <w:t>1</w:t>
              </w:r>
            </w:ins>
            <w:ins w:id="1797" w:author="Maximilian Schmitz" w:date="2015-06-14T10:39:00Z">
              <w:r>
                <w:rPr>
                  <w:b w:val="0"/>
                </w:rPr>
                <w:t>Position</w:t>
              </w:r>
            </w:ins>
          </w:p>
        </w:tc>
        <w:tc>
          <w:tcPr>
            <w:tcW w:w="7177" w:type="dxa"/>
            <w:tcPrChange w:id="1798" w:author="Maximilian Schmitz" w:date="2015-06-14T11:01:00Z">
              <w:tcPr>
                <w:tcW w:w="7195" w:type="dxa"/>
                <w:gridSpan w:val="4"/>
              </w:tcPr>
            </w:tcPrChange>
          </w:tcPr>
          <w:p w14:paraId="10E6712E" w14:textId="77777777"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799" w:author="Maximilian Schmitz" w:date="2015-06-14T10:39:00Z"/>
              </w:rPr>
            </w:pPr>
            <w:ins w:id="1800" w:author="Maximilian Schmitz" w:date="2015-06-14T10:46:00Z">
              <w:r>
                <w:t xml:space="preserve">Gibt die Position des 1. Tors </w:t>
              </w:r>
              <w:r w:rsidR="00557673">
                <w:t>zurück</w:t>
              </w:r>
            </w:ins>
          </w:p>
        </w:tc>
      </w:tr>
      <w:tr w:rsidR="00457E53" w14:paraId="2553F01F" w14:textId="77777777" w:rsidTr="00D62BC2">
        <w:tblPrEx>
          <w:tblPrExChange w:id="180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802" w:author="Maximilian Schmitz" w:date="2015-06-14T10:39:00Z"/>
          <w:trPrChange w:id="180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04" w:author="Maximilian Schmitz" w:date="2015-06-14T11:01:00Z">
              <w:tcPr>
                <w:tcW w:w="2093" w:type="dxa"/>
                <w:gridSpan w:val="2"/>
              </w:tcPr>
            </w:tcPrChange>
          </w:tcPr>
          <w:p w14:paraId="0DF021B1" w14:textId="77777777" w:rsidR="00457E53" w:rsidRDefault="00457E53">
            <w:pPr>
              <w:tabs>
                <w:tab w:val="right" w:pos="9072"/>
              </w:tabs>
              <w:rPr>
                <w:ins w:id="1805" w:author="Maximilian Schmitz" w:date="2015-06-14T10:39:00Z"/>
                <w:b w:val="0"/>
              </w:rPr>
            </w:pPr>
            <w:ins w:id="1806" w:author="Maximilian Schmitz" w:date="2015-06-14T10:39:00Z">
              <w:r>
                <w:rPr>
                  <w:b w:val="0"/>
                </w:rPr>
                <w:t>GetGoal</w:t>
              </w:r>
            </w:ins>
            <w:ins w:id="1807" w:author="Maximilian Schmitz" w:date="2015-06-14T10:40:00Z">
              <w:r>
                <w:rPr>
                  <w:b w:val="0"/>
                </w:rPr>
                <w:t>2</w:t>
              </w:r>
            </w:ins>
            <w:ins w:id="1808" w:author="Maximilian Schmitz" w:date="2015-06-14T10:39:00Z">
              <w:r>
                <w:rPr>
                  <w:b w:val="0"/>
                </w:rPr>
                <w:t>Position</w:t>
              </w:r>
            </w:ins>
          </w:p>
        </w:tc>
        <w:tc>
          <w:tcPr>
            <w:tcW w:w="7177" w:type="dxa"/>
            <w:tcPrChange w:id="1809" w:author="Maximilian Schmitz" w:date="2015-06-14T11:01:00Z">
              <w:tcPr>
                <w:tcW w:w="7195" w:type="dxa"/>
                <w:gridSpan w:val="4"/>
              </w:tcPr>
            </w:tcPrChange>
          </w:tcPr>
          <w:p w14:paraId="5049411E" w14:textId="77777777"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810" w:author="Maximilian Schmitz" w:date="2015-06-14T10:39:00Z"/>
              </w:rPr>
              <w:pPrChange w:id="1811"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12" w:author="Maximilian Schmitz" w:date="2015-06-14T10:46:00Z">
              <w:r>
                <w:t>Gibt die Position des 2</w:t>
              </w:r>
              <w:r w:rsidR="00557673">
                <w:t>. Tors zurück</w:t>
              </w:r>
            </w:ins>
          </w:p>
        </w:tc>
      </w:tr>
    </w:tbl>
    <w:p w14:paraId="202F8F09" w14:textId="77777777" w:rsidR="00457E53" w:rsidRDefault="00D62BC2">
      <w:pPr>
        <w:pStyle w:val="Beschriftung"/>
        <w:rPr>
          <w:ins w:id="1813" w:author="Maximilian Schmitz" w:date="2015-06-14T21:17:00Z"/>
        </w:rPr>
        <w:pPrChange w:id="1814" w:author="Maximilian Schmitz" w:date="2015-06-14T11:03:00Z">
          <w:pPr>
            <w:pStyle w:val="berschrift1"/>
          </w:pPr>
        </w:pPrChange>
      </w:pPr>
      <w:bookmarkStart w:id="1815" w:name="_Toc422468982"/>
      <w:ins w:id="1816" w:author="Maximilian Schmitz" w:date="2015-06-14T11:03:00Z">
        <w:r>
          <w:t xml:space="preserve">Tabelle </w:t>
        </w:r>
      </w:ins>
      <w:ins w:id="1817" w:author="Maximilian Schmitz" w:date="2015-06-19T09:18:00Z">
        <w:r w:rsidR="00F73840">
          <w:fldChar w:fldCharType="begin"/>
        </w:r>
        <w:r w:rsidR="00F73840">
          <w:instrText xml:space="preserve"> SEQ Tabelle \* ARABIC </w:instrText>
        </w:r>
      </w:ins>
      <w:r w:rsidR="00F73840">
        <w:fldChar w:fldCharType="separate"/>
      </w:r>
      <w:ins w:id="1818" w:author="Maximilian Schmitz" w:date="2015-06-19T09:20:00Z">
        <w:r w:rsidR="00867956">
          <w:rPr>
            <w:noProof/>
          </w:rPr>
          <w:t>2</w:t>
        </w:r>
      </w:ins>
      <w:ins w:id="1819" w:author="Maximilian Schmitz" w:date="2015-06-19T09:18:00Z">
        <w:r w:rsidR="00F73840">
          <w:fldChar w:fldCharType="end"/>
        </w:r>
      </w:ins>
      <w:ins w:id="1820" w:author="Maximilian Schmitz" w:date="2015-06-14T11:03:00Z">
        <w:r>
          <w:t xml:space="preserve">: Passive Funktionen der </w:t>
        </w:r>
      </w:ins>
      <w:ins w:id="1821" w:author="Maximilian Schmitz" w:date="2015-06-17T15:32:00Z">
        <w:r w:rsidR="003227D0">
          <w:t>Skriptschnittstelle</w:t>
        </w:r>
      </w:ins>
      <w:bookmarkEnd w:id="1815"/>
    </w:p>
    <w:p w14:paraId="5B8F0178" w14:textId="77777777" w:rsidR="00201692" w:rsidRPr="00915AB6" w:rsidRDefault="00201692">
      <w:pPr>
        <w:rPr>
          <w:ins w:id="1822" w:author="Maximilian Schmitz" w:date="2015-06-14T10:47:00Z"/>
        </w:rPr>
        <w:pPrChange w:id="1823" w:author="Maximilian Schmitz" w:date="2015-06-14T21:17:00Z">
          <w:pPr>
            <w:pStyle w:val="berschrift1"/>
          </w:pPr>
        </w:pPrChange>
      </w:pPr>
    </w:p>
    <w:p w14:paraId="18383116" w14:textId="77777777" w:rsidR="003474E5" w:rsidRDefault="003474E5">
      <w:pPr>
        <w:tabs>
          <w:tab w:val="right" w:pos="9072"/>
        </w:tabs>
        <w:rPr>
          <w:ins w:id="1824" w:author="Maximilian Schmitz" w:date="2015-06-14T10:50:00Z"/>
        </w:rPr>
        <w:pPrChange w:id="1825" w:author="Maximilian Schmitz" w:date="2015-06-05T07:16:00Z">
          <w:pPr>
            <w:pStyle w:val="berschrift1"/>
          </w:pPr>
        </w:pPrChange>
      </w:pPr>
      <w:ins w:id="1826" w:author="Maximilian Schmitz" w:date="2015-06-14T10:48:00Z">
        <w:r>
          <w:t>Es ist zu sehen, dass der künstlichen Intelligenz Informationen über das Spiel selbst in Form der aktuellen Spielzeit oder der Information über den</w:t>
        </w:r>
      </w:ins>
      <w:ins w:id="1827" w:author="Maximilian Schmitz" w:date="2015-06-14T10:49:00Z">
        <w:r>
          <w:t xml:space="preserve"> </w:t>
        </w:r>
      </w:ins>
      <w:ins w:id="1828" w:author="Maximilian Schmitz" w:date="2015-06-14T10:48:00Z">
        <w:r>
          <w:t xml:space="preserve">Anstoß </w:t>
        </w:r>
      </w:ins>
      <w:ins w:id="1829"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830" w:author="Maximilian Schmitz" w:date="2015-06-14T10:53:00Z"/>
        </w:rPr>
        <w:pPrChange w:id="1831" w:author="Maximilian Schmitz" w:date="2015-06-05T07:16:00Z">
          <w:pPr>
            <w:pStyle w:val="berschrift1"/>
          </w:pPr>
        </w:pPrChange>
      </w:pPr>
      <w:ins w:id="1832" w:author="Maximilian Schmitz" w:date="2015-06-14T10:50:00Z">
        <w:r>
          <w:lastRenderedPageBreak/>
          <w:t xml:space="preserve">Besonders wichtig um Entscheidungen treffen zu können sind die Daten über den Spieler selbst. </w:t>
        </w:r>
      </w:ins>
      <w:ins w:id="1833" w:author="Maximilian Schmitz" w:date="2015-06-14T10:51:00Z">
        <w:r>
          <w:t xml:space="preserve">Dazu gehören seine Teamzugehörigkeit, sein aktueller Ausdauerwert und seine aktuelle Position auf dem Spielfeld. </w:t>
        </w:r>
      </w:ins>
      <w:ins w:id="1834" w:author="Maximilian Schmitz" w:date="2015-06-14T10:52:00Z">
        <w:r w:rsidR="00A97A7C">
          <w:t xml:space="preserve">Außerdem werden noch Informationen über vom Spieler gesehene Objekte bereitgestellt. </w:t>
        </w:r>
      </w:ins>
      <w:ins w:id="1835"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836" w:author="Maximilian Schmitz" w:date="2015-06-14T10:55:00Z"/>
        </w:rPr>
        <w:pPrChange w:id="1837" w:author="Maximilian Schmitz" w:date="2015-06-05T07:16:00Z">
          <w:pPr>
            <w:pStyle w:val="berschrift1"/>
          </w:pPr>
        </w:pPrChange>
      </w:pPr>
      <w:ins w:id="1838" w:author="Maximilian Schmitz" w:date="2015-06-14T10:54:00Z">
        <w:r>
          <w:t>Auf Basis dieser Informationen kann die künstliche Intelligenz weitere Daten wie die Aufstellung der Teammitglieder oder die Bewegun</w:t>
        </w:r>
      </w:ins>
      <w:ins w:id="1839" w:author="Maximilian Schmitz" w:date="2015-06-14T10:55:00Z">
        <w:r>
          <w:t>g</w:t>
        </w:r>
      </w:ins>
      <w:ins w:id="1840" w:author="Maximilian Schmitz" w:date="2015-06-14T10:54:00Z">
        <w:r>
          <w:t>srichtung des Balls ableiten.</w:t>
        </w:r>
      </w:ins>
      <w:ins w:id="1841"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842" w:author="Maximilian Schmitz" w:date="2015-06-14T10:56:00Z"/>
        </w:rPr>
        <w:pPrChange w:id="1843" w:author="Maximilian Schmitz" w:date="2015-06-05T07:16:00Z">
          <w:pPr>
            <w:pStyle w:val="berschrift1"/>
          </w:pPr>
        </w:pPrChange>
      </w:pPr>
    </w:p>
    <w:p w14:paraId="7890FFAD" w14:textId="77777777" w:rsidR="00D62BC2" w:rsidRDefault="00D62BC2">
      <w:pPr>
        <w:tabs>
          <w:tab w:val="right" w:pos="9072"/>
        </w:tabs>
        <w:rPr>
          <w:ins w:id="1844" w:author="Maximilian Schmitz" w:date="2015-06-14T11:10:00Z"/>
        </w:rPr>
        <w:pPrChange w:id="1845" w:author="Maximilian Schmitz" w:date="2015-06-14T11:10:00Z">
          <w:pPr/>
        </w:pPrChange>
      </w:pPr>
      <w:ins w:id="1846" w:author="Maximilian Schmitz" w:date="2015-06-14T10:57:00Z">
        <w:r>
          <w:t xml:space="preserve">Abgesehen von den Informationen bietet die </w:t>
        </w:r>
      </w:ins>
      <w:ins w:id="1847" w:author="Maximilian Schmitz" w:date="2015-06-17T15:32:00Z">
        <w:r w:rsidR="003227D0">
          <w:t xml:space="preserve">Skriptschnittstelle </w:t>
        </w:r>
      </w:ins>
      <w:ins w:id="1848" w:author="Maximilian Schmitz" w:date="2015-06-14T10:57:00Z">
        <w:r>
          <w:t xml:space="preserve">natürlich auch die Möglichkeit Aktionen des Spielers über die künstliche Intelligenz zu steuern. </w:t>
        </w:r>
      </w:ins>
      <w:ins w:id="1849" w:author="Maximilian Schmitz" w:date="2015-06-14T10:58:00Z">
        <w:r>
          <w:t xml:space="preserve">In der nachfolgenden Tabelle sind die zu Verfügung stehenden Funktionen aufgelistet. </w:t>
        </w:r>
      </w:ins>
      <w:ins w:id="1850" w:author="Maximilian Schmitz" w:date="2015-06-14T11:05:00Z">
        <w:r>
          <w:t xml:space="preserve">Die ausführliche Übersicht ist wieder im Kapitel </w:t>
        </w:r>
      </w:ins>
      <w:ins w:id="1851" w:author="Maximilian Schmitz" w:date="2015-06-17T15:32:00Z">
        <w:r w:rsidR="003227D0">
          <w:t xml:space="preserve">Skriptschnittstelle </w:t>
        </w:r>
      </w:ins>
      <w:ins w:id="1852" w:author="Maximilian Schmitz" w:date="2015-06-14T11:06:00Z">
        <w:r>
          <w:t>zu finden.</w:t>
        </w:r>
      </w:ins>
    </w:p>
    <w:p w14:paraId="6DAD7573" w14:textId="77777777" w:rsidR="00842C5C" w:rsidRDefault="00842C5C">
      <w:pPr>
        <w:tabs>
          <w:tab w:val="right" w:pos="9072"/>
        </w:tabs>
        <w:rPr>
          <w:ins w:id="1853" w:author="Maximilian Schmitz" w:date="2015-06-14T11:03:00Z"/>
        </w:rPr>
        <w:pPrChange w:id="1854" w:author="Maximilian Schmitz" w:date="2015-06-14T11:10:00Z">
          <w:pPr/>
        </w:pPrChange>
      </w:pPr>
    </w:p>
    <w:tbl>
      <w:tblPr>
        <w:tblStyle w:val="Gitternetztabelle1hell"/>
        <w:tblW w:w="9464" w:type="dxa"/>
        <w:tblLook w:val="04A0" w:firstRow="1" w:lastRow="0" w:firstColumn="1" w:lastColumn="0" w:noHBand="0" w:noVBand="1"/>
        <w:tblPrChange w:id="1855" w:author="Maximilian Schmitz" w:date="2015-06-14T11:01:00Z">
          <w:tblPr>
            <w:tblStyle w:val="Tabellenraster"/>
            <w:tblW w:w="0" w:type="auto"/>
            <w:tblLook w:val="04A0" w:firstRow="1" w:lastRow="0" w:firstColumn="1" w:lastColumn="0" w:noHBand="0" w:noVBand="1"/>
          </w:tblPr>
        </w:tblPrChange>
      </w:tblPr>
      <w:tblGrid>
        <w:gridCol w:w="1817"/>
        <w:gridCol w:w="7647"/>
        <w:tblGridChange w:id="1856">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857"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58" w:author="Maximilian Schmitz" w:date="2015-06-14T11:01:00Z">
              <w:tcPr>
                <w:tcW w:w="3070" w:type="dxa"/>
              </w:tcPr>
            </w:tcPrChange>
          </w:tcPr>
          <w:p w14:paraId="327FA24E" w14:textId="77777777"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859" w:author="Maximilian Schmitz" w:date="2015-06-14T10:58:00Z"/>
              </w:rPr>
            </w:pPr>
            <w:ins w:id="1860" w:author="Maximilian Schmitz" w:date="2015-06-14T10:58:00Z">
              <w:r>
                <w:t>Funktion</w:t>
              </w:r>
            </w:ins>
          </w:p>
        </w:tc>
        <w:tc>
          <w:tcPr>
            <w:tcW w:w="7647" w:type="dxa"/>
            <w:tcPrChange w:id="1861" w:author="Maximilian Schmitz" w:date="2015-06-14T11:01:00Z">
              <w:tcPr>
                <w:tcW w:w="3071" w:type="dxa"/>
              </w:tcPr>
            </w:tcPrChange>
          </w:tcPr>
          <w:p w14:paraId="658268F8" w14:textId="77777777"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862" w:author="Maximilian Schmitz" w:date="2015-06-14T10:58:00Z"/>
              </w:rPr>
            </w:pPr>
            <w:ins w:id="1863" w:author="Maximilian Schmitz" w:date="2015-06-14T10:58:00Z">
              <w:r>
                <w:t>Beschreibung</w:t>
              </w:r>
            </w:ins>
          </w:p>
        </w:tc>
      </w:tr>
      <w:tr w:rsidR="00D62BC2" w14:paraId="726C0A0D" w14:textId="77777777" w:rsidTr="00D62BC2">
        <w:trPr>
          <w:ins w:id="1864"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865" w:author="Maximilian Schmitz" w:date="2015-06-14T11:01:00Z">
              <w:tcPr>
                <w:tcW w:w="3070" w:type="dxa"/>
              </w:tcPr>
            </w:tcPrChange>
          </w:tcPr>
          <w:p w14:paraId="7D57E634" w14:textId="77777777" w:rsidR="00D62BC2" w:rsidRPr="00D62BC2" w:rsidRDefault="00D62BC2">
            <w:pPr>
              <w:tabs>
                <w:tab w:val="right" w:pos="9072"/>
              </w:tabs>
              <w:rPr>
                <w:ins w:id="1866" w:author="Maximilian Schmitz" w:date="2015-06-14T10:58:00Z"/>
                <w:b w:val="0"/>
                <w:rPrChange w:id="1867" w:author="Maximilian Schmitz" w:date="2015-06-14T11:01:00Z">
                  <w:rPr>
                    <w:ins w:id="1868" w:author="Maximilian Schmitz" w:date="2015-06-14T10:58:00Z"/>
                  </w:rPr>
                </w:rPrChange>
              </w:rPr>
            </w:pPr>
            <w:proofErr w:type="spellStart"/>
            <w:ins w:id="1869" w:author="Maximilian Schmitz" w:date="2015-06-14T10:59:00Z">
              <w:r w:rsidRPr="00D62BC2">
                <w:t>MoveForward</w:t>
              </w:r>
            </w:ins>
            <w:proofErr w:type="spellEnd"/>
          </w:p>
        </w:tc>
        <w:tc>
          <w:tcPr>
            <w:tcW w:w="7647" w:type="dxa"/>
            <w:tcPrChange w:id="1870" w:author="Maximilian Schmitz" w:date="2015-06-14T11:01:00Z">
              <w:tcPr>
                <w:tcW w:w="3071" w:type="dxa"/>
              </w:tcPr>
            </w:tcPrChange>
          </w:tcPr>
          <w:p w14:paraId="30276575"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71" w:author="Maximilian Schmitz" w:date="2015-06-14T10:58:00Z"/>
              </w:rPr>
            </w:pPr>
            <w:ins w:id="1872" w:author="Maximilian Schmitz" w:date="2015-06-14T11:06:00Z">
              <w:r>
                <w:t>Vorwärtsbewegen des Spielers</w:t>
              </w:r>
            </w:ins>
          </w:p>
        </w:tc>
      </w:tr>
      <w:tr w:rsidR="00D62BC2" w14:paraId="79FD42EA" w14:textId="77777777" w:rsidTr="00D62BC2">
        <w:trPr>
          <w:ins w:id="1873"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74" w:author="Maximilian Schmitz" w:date="2015-06-14T11:01:00Z">
              <w:tcPr>
                <w:tcW w:w="3070" w:type="dxa"/>
              </w:tcPr>
            </w:tcPrChange>
          </w:tcPr>
          <w:p w14:paraId="35CA78AE" w14:textId="77777777" w:rsidR="00D62BC2" w:rsidRPr="00D62BC2" w:rsidRDefault="00D62BC2">
            <w:pPr>
              <w:tabs>
                <w:tab w:val="right" w:pos="9072"/>
              </w:tabs>
              <w:rPr>
                <w:ins w:id="1875" w:author="Maximilian Schmitz" w:date="2015-06-14T10:59:00Z"/>
                <w:b w:val="0"/>
                <w:rPrChange w:id="1876" w:author="Maximilian Schmitz" w:date="2015-06-14T11:01:00Z">
                  <w:rPr>
                    <w:ins w:id="1877" w:author="Maximilian Schmitz" w:date="2015-06-14T10:59:00Z"/>
                  </w:rPr>
                </w:rPrChange>
              </w:rPr>
            </w:pPr>
            <w:proofErr w:type="spellStart"/>
            <w:ins w:id="1878" w:author="Maximilian Schmitz" w:date="2015-06-14T10:59:00Z">
              <w:r w:rsidRPr="00D62BC2">
                <w:t>MoveTo</w:t>
              </w:r>
              <w:proofErr w:type="spellEnd"/>
            </w:ins>
          </w:p>
        </w:tc>
        <w:tc>
          <w:tcPr>
            <w:tcW w:w="7647" w:type="dxa"/>
            <w:tcPrChange w:id="1879" w:author="Maximilian Schmitz" w:date="2015-06-14T11:01:00Z">
              <w:tcPr>
                <w:tcW w:w="3071" w:type="dxa"/>
              </w:tcPr>
            </w:tcPrChange>
          </w:tcPr>
          <w:p w14:paraId="33846AA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80" w:author="Maximilian Schmitz" w:date="2015-06-14T10:59:00Z"/>
              </w:rPr>
            </w:pPr>
            <w:ins w:id="1881" w:author="Maximilian Schmitz" w:date="2015-06-14T11:07:00Z">
              <w:r>
                <w:t>Spieler an eine bestimmte Position bewegen</w:t>
              </w:r>
            </w:ins>
          </w:p>
        </w:tc>
      </w:tr>
      <w:tr w:rsidR="00D62BC2" w14:paraId="4407E74C" w14:textId="77777777" w:rsidTr="00D62BC2">
        <w:trPr>
          <w:ins w:id="188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83" w:author="Maximilian Schmitz" w:date="2015-06-14T11:01:00Z">
              <w:tcPr>
                <w:tcW w:w="3070" w:type="dxa"/>
              </w:tcPr>
            </w:tcPrChange>
          </w:tcPr>
          <w:p w14:paraId="03FD0392" w14:textId="77777777" w:rsidR="00D62BC2" w:rsidRPr="00D62BC2" w:rsidRDefault="00D62BC2">
            <w:pPr>
              <w:tabs>
                <w:tab w:val="right" w:pos="9072"/>
              </w:tabs>
              <w:rPr>
                <w:ins w:id="1884" w:author="Maximilian Schmitz" w:date="2015-06-14T10:59:00Z"/>
                <w:b w:val="0"/>
                <w:rPrChange w:id="1885" w:author="Maximilian Schmitz" w:date="2015-06-14T11:01:00Z">
                  <w:rPr>
                    <w:ins w:id="1886" w:author="Maximilian Schmitz" w:date="2015-06-14T10:59:00Z"/>
                  </w:rPr>
                </w:rPrChange>
              </w:rPr>
            </w:pPr>
            <w:proofErr w:type="spellStart"/>
            <w:ins w:id="1887" w:author="Maximilian Schmitz" w:date="2015-06-14T10:59:00Z">
              <w:r w:rsidRPr="00D62BC2">
                <w:t>Rotate</w:t>
              </w:r>
              <w:proofErr w:type="spellEnd"/>
            </w:ins>
          </w:p>
        </w:tc>
        <w:tc>
          <w:tcPr>
            <w:tcW w:w="7647" w:type="dxa"/>
            <w:tcPrChange w:id="1888" w:author="Maximilian Schmitz" w:date="2015-06-14T11:01:00Z">
              <w:tcPr>
                <w:tcW w:w="3071" w:type="dxa"/>
              </w:tcPr>
            </w:tcPrChange>
          </w:tcPr>
          <w:p w14:paraId="1C7EB58F"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89" w:author="Maximilian Schmitz" w:date="2015-06-14T10:59:00Z"/>
              </w:rPr>
            </w:pPr>
            <w:ins w:id="1890" w:author="Maximilian Schmitz" w:date="2015-06-14T11:07:00Z">
              <w:r>
                <w:t>Spieler um seine Achse drehen</w:t>
              </w:r>
            </w:ins>
          </w:p>
        </w:tc>
      </w:tr>
      <w:tr w:rsidR="00D62BC2" w14:paraId="65712D0F" w14:textId="77777777" w:rsidTr="00D62BC2">
        <w:trPr>
          <w:ins w:id="189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92" w:author="Maximilian Schmitz" w:date="2015-06-14T11:01:00Z">
              <w:tcPr>
                <w:tcW w:w="3070" w:type="dxa"/>
              </w:tcPr>
            </w:tcPrChange>
          </w:tcPr>
          <w:p w14:paraId="7E4118DC" w14:textId="77777777" w:rsidR="00D62BC2" w:rsidRPr="00D62BC2" w:rsidRDefault="00D62BC2">
            <w:pPr>
              <w:tabs>
                <w:tab w:val="right" w:pos="9072"/>
              </w:tabs>
              <w:rPr>
                <w:ins w:id="1893" w:author="Maximilian Schmitz" w:date="2015-06-14T10:59:00Z"/>
                <w:b w:val="0"/>
                <w:rPrChange w:id="1894" w:author="Maximilian Schmitz" w:date="2015-06-14T11:01:00Z">
                  <w:rPr>
                    <w:ins w:id="1895" w:author="Maximilian Schmitz" w:date="2015-06-14T10:59:00Z"/>
                  </w:rPr>
                </w:rPrChange>
              </w:rPr>
            </w:pPr>
            <w:ins w:id="1896" w:author="Maximilian Schmitz" w:date="2015-06-14T10:59:00Z">
              <w:r w:rsidRPr="00D62BC2">
                <w:t>Kick</w:t>
              </w:r>
            </w:ins>
          </w:p>
        </w:tc>
        <w:tc>
          <w:tcPr>
            <w:tcW w:w="7647" w:type="dxa"/>
            <w:tcPrChange w:id="1897" w:author="Maximilian Schmitz" w:date="2015-06-14T11:01:00Z">
              <w:tcPr>
                <w:tcW w:w="3071" w:type="dxa"/>
              </w:tcPr>
            </w:tcPrChange>
          </w:tcPr>
          <w:p w14:paraId="2263B05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898" w:author="Maximilian Schmitz" w:date="2015-06-14T10:59:00Z"/>
              </w:rPr>
            </w:pPr>
            <w:ins w:id="1899" w:author="Maximilian Schmitz" w:date="2015-06-14T11:07:00Z">
              <w:r>
                <w:t>Den Ball in eine Richtung kicken</w:t>
              </w:r>
            </w:ins>
          </w:p>
        </w:tc>
      </w:tr>
      <w:tr w:rsidR="00D62BC2" w14:paraId="7E0F1F55" w14:textId="77777777" w:rsidTr="00D62BC2">
        <w:trPr>
          <w:ins w:id="190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901" w:author="Maximilian Schmitz" w:date="2015-06-14T11:01:00Z">
              <w:tcPr>
                <w:tcW w:w="3070" w:type="dxa"/>
              </w:tcPr>
            </w:tcPrChange>
          </w:tcPr>
          <w:p w14:paraId="41DA736A" w14:textId="77777777" w:rsidR="00D62BC2" w:rsidRPr="00D62BC2" w:rsidRDefault="00D62BC2">
            <w:pPr>
              <w:tabs>
                <w:tab w:val="right" w:pos="9072"/>
              </w:tabs>
              <w:rPr>
                <w:ins w:id="1902" w:author="Maximilian Schmitz" w:date="2015-06-14T10:59:00Z"/>
                <w:b w:val="0"/>
                <w:rPrChange w:id="1903" w:author="Maximilian Schmitz" w:date="2015-06-14T11:01:00Z">
                  <w:rPr>
                    <w:ins w:id="1904" w:author="Maximilian Schmitz" w:date="2015-06-14T10:59:00Z"/>
                  </w:rPr>
                </w:rPrChange>
              </w:rPr>
            </w:pPr>
            <w:proofErr w:type="spellStart"/>
            <w:ins w:id="1905" w:author="Maximilian Schmitz" w:date="2015-06-14T10:59:00Z">
              <w:r w:rsidRPr="00D62BC2">
                <w:t>StopBall</w:t>
              </w:r>
              <w:proofErr w:type="spellEnd"/>
            </w:ins>
          </w:p>
        </w:tc>
        <w:tc>
          <w:tcPr>
            <w:tcW w:w="7647" w:type="dxa"/>
            <w:tcPrChange w:id="1906" w:author="Maximilian Schmitz" w:date="2015-06-14T11:01:00Z">
              <w:tcPr>
                <w:tcW w:w="3071" w:type="dxa"/>
              </w:tcPr>
            </w:tcPrChange>
          </w:tcPr>
          <w:p w14:paraId="748A709D"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07" w:author="Maximilian Schmitz" w:date="2015-06-14T10:59:00Z"/>
              </w:rPr>
            </w:pPr>
            <w:ins w:id="1908" w:author="Maximilian Schmitz" w:date="2015-06-14T11:08:00Z">
              <w:r>
                <w:t>Den Ball stoppen</w:t>
              </w:r>
            </w:ins>
          </w:p>
        </w:tc>
      </w:tr>
      <w:tr w:rsidR="00D62BC2" w14:paraId="76D2E6FA" w14:textId="77777777" w:rsidTr="00D62BC2">
        <w:trPr>
          <w:ins w:id="190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910" w:author="Maximilian Schmitz" w:date="2015-06-14T11:01:00Z">
              <w:tcPr>
                <w:tcW w:w="3070" w:type="dxa"/>
              </w:tcPr>
            </w:tcPrChange>
          </w:tcPr>
          <w:p w14:paraId="2531FA17" w14:textId="77777777" w:rsidR="00D62BC2" w:rsidRPr="00D62BC2" w:rsidRDefault="00D62BC2">
            <w:pPr>
              <w:tabs>
                <w:tab w:val="right" w:pos="9072"/>
              </w:tabs>
              <w:rPr>
                <w:ins w:id="1911" w:author="Maximilian Schmitz" w:date="2015-06-14T10:59:00Z"/>
                <w:b w:val="0"/>
                <w:rPrChange w:id="1912" w:author="Maximilian Schmitz" w:date="2015-06-14T11:01:00Z">
                  <w:rPr>
                    <w:ins w:id="1913" w:author="Maximilian Schmitz" w:date="2015-06-14T10:59:00Z"/>
                  </w:rPr>
                </w:rPrChange>
              </w:rPr>
            </w:pPr>
            <w:proofErr w:type="spellStart"/>
            <w:ins w:id="1914" w:author="Maximilian Schmitz" w:date="2015-06-14T11:00:00Z">
              <w:r w:rsidRPr="00D62BC2">
                <w:t>Speak</w:t>
              </w:r>
            </w:ins>
            <w:proofErr w:type="spellEnd"/>
          </w:p>
        </w:tc>
        <w:tc>
          <w:tcPr>
            <w:tcW w:w="7647" w:type="dxa"/>
            <w:tcPrChange w:id="1915" w:author="Maximilian Schmitz" w:date="2015-06-14T11:01:00Z">
              <w:tcPr>
                <w:tcW w:w="3071" w:type="dxa"/>
              </w:tcPr>
            </w:tcPrChange>
          </w:tcPr>
          <w:p w14:paraId="095401BA" w14:textId="77777777"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916" w:author="Maximilian Schmitz" w:date="2015-06-14T10:59:00Z"/>
              </w:rPr>
            </w:pPr>
            <w:ins w:id="1917" w:author="Maximilian Schmitz" w:date="2015-06-14T11:09:00Z">
              <w:r>
                <w:t>Mit anderen Spielern kommunizieren</w:t>
              </w:r>
            </w:ins>
          </w:p>
        </w:tc>
      </w:tr>
      <w:tr w:rsidR="00D62BC2" w14:paraId="4EAA432B" w14:textId="77777777" w:rsidTr="00D62BC2">
        <w:trPr>
          <w:ins w:id="1918"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919" w:author="Maximilian Schmitz" w:date="2015-06-14T11:01:00Z">
              <w:tcPr>
                <w:tcW w:w="3070" w:type="dxa"/>
              </w:tcPr>
            </w:tcPrChange>
          </w:tcPr>
          <w:p w14:paraId="13F3FDAF" w14:textId="77777777" w:rsidR="00D62BC2" w:rsidRPr="00D62BC2" w:rsidRDefault="00D62BC2">
            <w:pPr>
              <w:tabs>
                <w:tab w:val="right" w:pos="9072"/>
              </w:tabs>
              <w:rPr>
                <w:ins w:id="1920" w:author="Maximilian Schmitz" w:date="2015-06-14T11:00:00Z"/>
                <w:b w:val="0"/>
                <w:rPrChange w:id="1921" w:author="Maximilian Schmitz" w:date="2015-06-14T11:01:00Z">
                  <w:rPr>
                    <w:ins w:id="1922" w:author="Maximilian Schmitz" w:date="2015-06-14T11:00:00Z"/>
                  </w:rPr>
                </w:rPrChange>
              </w:rPr>
            </w:pPr>
            <w:ins w:id="1923" w:author="Maximilian Schmitz" w:date="2015-06-14T11:00:00Z">
              <w:r w:rsidRPr="00D62BC2">
                <w:t>Listen</w:t>
              </w:r>
            </w:ins>
          </w:p>
        </w:tc>
        <w:tc>
          <w:tcPr>
            <w:tcW w:w="7647" w:type="dxa"/>
            <w:tcPrChange w:id="1924" w:author="Maximilian Schmitz" w:date="2015-06-14T11:01:00Z">
              <w:tcPr>
                <w:tcW w:w="3071" w:type="dxa"/>
              </w:tcPr>
            </w:tcPrChange>
          </w:tcPr>
          <w:p w14:paraId="1257D59A" w14:textId="77777777"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925" w:author="Maximilian Schmitz" w:date="2015-06-14T11:00:00Z"/>
              </w:rPr>
              <w:pPrChange w:id="1926"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27"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928" w:author="Maximilian Schmitz" w:date="2015-06-14T21:17:00Z"/>
        </w:rPr>
        <w:pPrChange w:id="1929" w:author="Maximilian Schmitz" w:date="2015-06-14T11:04:00Z">
          <w:pPr>
            <w:pStyle w:val="berschrift1"/>
          </w:pPr>
        </w:pPrChange>
      </w:pPr>
      <w:bookmarkStart w:id="1930" w:name="_Toc422468983"/>
      <w:ins w:id="1931" w:author="Maximilian Schmitz" w:date="2015-06-14T11:04:00Z">
        <w:r>
          <w:t xml:space="preserve">Tabelle </w:t>
        </w:r>
      </w:ins>
      <w:ins w:id="1932" w:author="Maximilian Schmitz" w:date="2015-06-19T09:18:00Z">
        <w:r w:rsidR="00F73840">
          <w:fldChar w:fldCharType="begin"/>
        </w:r>
        <w:r w:rsidR="00F73840">
          <w:instrText xml:space="preserve"> SEQ Tabelle \* ARABIC </w:instrText>
        </w:r>
      </w:ins>
      <w:r w:rsidR="00F73840">
        <w:fldChar w:fldCharType="separate"/>
      </w:r>
      <w:ins w:id="1933" w:author="Maximilian Schmitz" w:date="2015-06-19T09:20:00Z">
        <w:r w:rsidR="00867956">
          <w:rPr>
            <w:noProof/>
          </w:rPr>
          <w:t>3</w:t>
        </w:r>
      </w:ins>
      <w:ins w:id="1934" w:author="Maximilian Schmitz" w:date="2015-06-19T09:18:00Z">
        <w:r w:rsidR="00F73840">
          <w:fldChar w:fldCharType="end"/>
        </w:r>
      </w:ins>
      <w:ins w:id="1935" w:author="Maximilian Schmitz" w:date="2015-06-14T11:04:00Z">
        <w:r>
          <w:t xml:space="preserve">: Aktive Funktionen der </w:t>
        </w:r>
      </w:ins>
      <w:ins w:id="1936" w:author="Maximilian Schmitz" w:date="2015-06-17T15:32:00Z">
        <w:r w:rsidR="003227D0">
          <w:t>Skriptschnittstelle</w:t>
        </w:r>
      </w:ins>
      <w:bookmarkEnd w:id="1930"/>
    </w:p>
    <w:p w14:paraId="460BB0A3" w14:textId="77777777" w:rsidR="00201692" w:rsidRPr="00915AB6" w:rsidRDefault="00201692">
      <w:pPr>
        <w:rPr>
          <w:ins w:id="1937" w:author="Maximilian Schmitz" w:date="2015-06-14T11:09:00Z"/>
        </w:rPr>
        <w:pPrChange w:id="1938" w:author="Maximilian Schmitz" w:date="2015-06-14T21:17:00Z">
          <w:pPr>
            <w:pStyle w:val="berschrift1"/>
          </w:pPr>
        </w:pPrChange>
      </w:pPr>
    </w:p>
    <w:p w14:paraId="49843E3F" w14:textId="77777777" w:rsidR="007119C0" w:rsidRDefault="00201692">
      <w:pPr>
        <w:rPr>
          <w:ins w:id="1939" w:author="Maximilian Schmitz" w:date="2015-06-14T21:09:00Z"/>
        </w:rPr>
        <w:pPrChange w:id="1940" w:author="Maximilian Schmitz" w:date="2015-06-14T11:09:00Z">
          <w:pPr>
            <w:pStyle w:val="berschrift1"/>
          </w:pPr>
        </w:pPrChange>
      </w:pPr>
      <w:ins w:id="1941"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942" w:author="Maximilian Schmitz" w:date="2015-06-14T21:09:00Z"/>
        </w:rPr>
        <w:pPrChange w:id="1943" w:author="Maximilian Schmitz" w:date="2015-06-14T11:09:00Z">
          <w:pPr>
            <w:pStyle w:val="berschrift1"/>
          </w:pPr>
        </w:pPrChange>
      </w:pPr>
      <w:ins w:id="1944" w:author="Maximilian Schmitz" w:date="2015-06-14T21:09:00Z">
        <w:r>
          <w:lastRenderedPageBreak/>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945" w:author="Maximilian Schmitz" w:date="2015-06-14T21:13:00Z"/>
        </w:rPr>
        <w:pPrChange w:id="1946" w:author="Maximilian Schmitz" w:date="2015-06-14T11:09:00Z">
          <w:pPr>
            <w:pStyle w:val="berschrift1"/>
          </w:pPr>
        </w:pPrChange>
      </w:pPr>
      <w:ins w:id="1947" w:author="Maximilian Schmitz" w:date="2015-06-14T21:12:00Z">
        <w:r>
          <w:t xml:space="preserve">Auch die Kommunikation zwischen den Spielern </w:t>
        </w:r>
      </w:ins>
      <w:ins w:id="1948"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1949" w:author="Maximilian Schmitz" w:date="2015-06-14T21:16:00Z"/>
        </w:rPr>
        <w:pPrChange w:id="1950" w:author="Maximilian Schmitz" w:date="2015-06-14T11:09:00Z">
          <w:pPr>
            <w:pStyle w:val="berschrift1"/>
          </w:pPr>
        </w:pPrChange>
      </w:pPr>
    </w:p>
    <w:p w14:paraId="0C7F866D" w14:textId="77777777" w:rsidR="00D176AD" w:rsidRDefault="000036F2">
      <w:pPr>
        <w:rPr>
          <w:ins w:id="1951" w:author="Maximilian Schmitz" w:date="2015-06-14T21:36:00Z"/>
        </w:rPr>
        <w:pPrChange w:id="1952" w:author="Maximilian Schmitz" w:date="2015-06-14T11:09:00Z">
          <w:pPr>
            <w:pStyle w:val="berschrift1"/>
          </w:pPr>
        </w:pPrChange>
      </w:pPr>
      <w:ins w:id="1953" w:author="Maximilian Schmitz" w:date="2015-06-14T21:30:00Z">
        <w:r>
          <w:t xml:space="preserve">Mit den oben vorgestellten Funktionen </w:t>
        </w:r>
      </w:ins>
      <w:ins w:id="1954"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955" w:author="Maximilian Schmitz" w:date="2015-06-14T21:36:00Z">
        <w:r w:rsidR="00D176AD">
          <w:t>dieser Daten kann entschieden werden welche Aktion des Spielers ausgelöst werden sollte.</w:t>
        </w:r>
      </w:ins>
    </w:p>
    <w:p w14:paraId="1354B5E1" w14:textId="77777777" w:rsidR="00201692" w:rsidRDefault="00D176AD">
      <w:pPr>
        <w:rPr>
          <w:ins w:id="1956" w:author="Maximilian Schmitz" w:date="2015-06-14T21:44:00Z"/>
        </w:rPr>
        <w:pPrChange w:id="1957" w:author="Maximilian Schmitz" w:date="2015-06-14T11:09:00Z">
          <w:pPr>
            <w:pStyle w:val="berschrift1"/>
          </w:pPr>
        </w:pPrChange>
      </w:pPr>
      <w:ins w:id="1958" w:author="Maximilian Schmitz" w:date="2015-06-14T21:36:00Z">
        <w:r>
          <w:t xml:space="preserve">Der Vorteil eines Entscheidungsbaums liegt darin, dass er einfach verständlich und nachvollziehbar ist. Somit lässt er sich auch verhältnismäßig leicht formulieren. </w:t>
        </w:r>
      </w:ins>
      <w:ins w:id="1959" w:author="Maximilian Schmitz" w:date="2015-06-14T21:38:00Z">
        <w:r>
          <w:t xml:space="preserve">Dieser Vorteil relativiert sich allerdings durch die Tatsache, dass auch Entscheidungsbäume bei steigender Komplexität an Übersichtlichkeit verlieren. </w:t>
        </w:r>
      </w:ins>
      <w:ins w:id="1960" w:author="Maximilian Schmitz" w:date="2015-06-14T21:39:00Z">
        <w:r>
          <w:t xml:space="preserve">Vor allem dadurch, dass hier nicht nur binäre Entscheidungsbäume eingesetzt werden, lassen </w:t>
        </w:r>
      </w:ins>
      <w:ins w:id="1961" w:author="Maximilian Schmitz" w:date="2015-06-14T21:42:00Z">
        <w:r>
          <w:t>unüberschaubare, stark verzweigte Bäume zu. Binäre Entscheidungsbäume verzweig</w:t>
        </w:r>
        <w:r w:rsidR="00E71BBD">
          <w:t>en sich an jedem Kno</w:t>
        </w:r>
        <w:r>
          <w:t>ten in genau zwei Richtungen</w:t>
        </w:r>
      </w:ins>
      <w:ins w:id="1962" w:author="Maximilian Schmitz" w:date="2015-06-14T21:44:00Z">
        <w:r w:rsidR="00E71BBD">
          <w:t>.</w:t>
        </w:r>
      </w:ins>
      <w:ins w:id="1963" w:author="Maximilian Schmitz" w:date="2015-06-14T21:46:00Z">
        <w:r w:rsidR="00E71BBD">
          <w:t xml:space="preserve"> Dadurch entstehen in der Regel </w:t>
        </w:r>
      </w:ins>
      <w:ins w:id="1964" w:author="Maximilian Schmitz" w:date="2015-06-14T21:47:00Z">
        <w:r w:rsidR="00E71BBD">
          <w:t>schmale, tiefe Bäume.</w:t>
        </w:r>
      </w:ins>
    </w:p>
    <w:p w14:paraId="33D227A5" w14:textId="77777777" w:rsidR="00E71BBD" w:rsidRDefault="00E71BBD">
      <w:pPr>
        <w:rPr>
          <w:ins w:id="1965" w:author="Maximilian Schmitz" w:date="2015-06-14T21:47:00Z"/>
        </w:rPr>
        <w:pPrChange w:id="1966" w:author="Maximilian Schmitz" w:date="2015-06-14T11:09:00Z">
          <w:pPr>
            <w:pStyle w:val="berschrift1"/>
          </w:pPr>
        </w:pPrChange>
      </w:pPr>
      <w:ins w:id="1967" w:author="Maximilian Schmitz" w:date="2015-06-14T21:45:00Z">
        <w:r>
          <w:t xml:space="preserve">Die hier für die Entscheidungen herangezogenen Informationen </w:t>
        </w:r>
      </w:ins>
      <w:ins w:id="1968" w:author="Maximilian Schmitz" w:date="2015-06-14T21:46:00Z">
        <w:r>
          <w:t xml:space="preserve">lassen </w:t>
        </w:r>
      </w:ins>
      <w:ins w:id="1969"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1970" w:author="Maximilian Schmitz" w:date="2015-06-14T21:48:00Z"/>
        </w:rPr>
        <w:pPrChange w:id="1971" w:author="Maximilian Schmitz" w:date="2015-06-14T11:09:00Z">
          <w:pPr>
            <w:pStyle w:val="berschrift1"/>
          </w:pPr>
        </w:pPrChange>
      </w:pPr>
    </w:p>
    <w:p w14:paraId="79BFA3B9" w14:textId="77777777" w:rsidR="00986767" w:rsidRDefault="003D5A6B">
      <w:pPr>
        <w:rPr>
          <w:ins w:id="1972" w:author="Maximilian Schmitz" w:date="2015-06-15T21:20:00Z"/>
        </w:rPr>
        <w:pPrChange w:id="1973" w:author="Maximilian Schmitz" w:date="2015-06-14T11:09:00Z">
          <w:pPr>
            <w:pStyle w:val="berschrift1"/>
          </w:pPr>
        </w:pPrChange>
      </w:pPr>
      <w:ins w:id="1974" w:author="Maximilian Schmitz" w:date="2015-06-14T21:48:00Z">
        <w:r>
          <w:t xml:space="preserve">Im Folgenden wird beispielhaft ein Teil eines Entscheidungsbaums vorgestellt, der feststellt, </w:t>
        </w:r>
      </w:ins>
      <w:ins w:id="1975"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976" w:author="Maximilian Schmitz" w:date="2015-06-19T09:20:00Z">
        <w:r w:rsidR="00867956">
          <w:t xml:space="preserve">Abbildung </w:t>
        </w:r>
        <w:r w:rsidR="00867956">
          <w:rPr>
            <w:noProof/>
          </w:rPr>
          <w:t>1</w:t>
        </w:r>
      </w:ins>
      <w:ins w:id="1977"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1978" w:author="Maximilian Schmitz" w:date="2015-06-16T21:37:00Z"/>
        </w:rPr>
        <w:pPrChange w:id="1979" w:author="Maximilian Schmitz" w:date="2015-06-14T11:09:00Z">
          <w:pPr>
            <w:pStyle w:val="berschrift1"/>
          </w:pPr>
        </w:pPrChange>
      </w:pPr>
      <w:ins w:id="1980" w:author="Maximilian Schmitz" w:date="2015-06-16T21:24:00Z">
        <w:r>
          <w:lastRenderedPageBreak/>
          <w:t>Zunächst wird geprüft, ob der Ball in einer bestimmten Entfernung zum Spieler ist. Der Spieler soll daraufhin den Ball annehmen</w:t>
        </w:r>
      </w:ins>
      <w:ins w:id="1981" w:author="Maximilian Schmitz" w:date="2015-06-16T21:25:00Z">
        <w:r>
          <w:t xml:space="preserve">. </w:t>
        </w:r>
      </w:ins>
      <w:ins w:id="1982"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983" w:author="Maximilian Schmitz" w:date="2015-06-16T21:33:00Z">
        <w:r w:rsidR="004267D3">
          <w:t xml:space="preserve">die Position </w:t>
        </w:r>
      </w:ins>
      <w:ins w:id="1984" w:author="Maximilian Schmitz" w:date="2015-06-16T21:34:00Z">
        <w:r w:rsidR="004267D3">
          <w:t>des am nächsten zum Tor gelegenen Spielers</w:t>
        </w:r>
      </w:ins>
      <w:ins w:id="1985" w:author="Maximilian Schmitz" w:date="2015-06-16T21:33:00Z">
        <w:r w:rsidR="004267D3">
          <w:t xml:space="preserve"> gespeichert. Diese Position wird für einen späteren Pass benötigt.</w:t>
        </w:r>
      </w:ins>
      <w:ins w:id="1986" w:author="Maximilian Schmitz" w:date="2015-06-16T21:35:00Z">
        <w:r w:rsidR="004267D3">
          <w:t xml:space="preserve"> Die Überlegung dabei ist, dass ein Spieler</w:t>
        </w:r>
      </w:ins>
      <w:ins w:id="1987" w:author="Maximilian Schmitz" w:date="2015-06-16T21:36:00Z">
        <w:r w:rsidR="004267D3">
          <w:t>,</w:t>
        </w:r>
      </w:ins>
      <w:ins w:id="1988" w:author="Maximilian Schmitz" w:date="2015-06-16T21:35:00Z">
        <w:r w:rsidR="004267D3">
          <w:t xml:space="preserve"> der schon näher am gegnerischen Tor steht,</w:t>
        </w:r>
      </w:ins>
      <w:ins w:id="1989" w:author="Maximilian Schmitz" w:date="2015-06-16T21:36:00Z">
        <w:r w:rsidR="004267D3">
          <w:t xml:space="preserve"> nicht mehr </w:t>
        </w:r>
        <w:proofErr w:type="spellStart"/>
        <w:r w:rsidR="004267D3">
          <w:t>so weit</w:t>
        </w:r>
        <w:proofErr w:type="spellEnd"/>
        <w:r w:rsidR="004267D3">
          <w:t xml:space="preserve"> laufen muss mit dem Ball</w:t>
        </w:r>
      </w:ins>
      <w:ins w:id="1990" w:author="Maximilian Schmitz" w:date="2015-06-16T21:37:00Z">
        <w:r w:rsidR="004267D3">
          <w:t>. Dabei sinkt das Risiko den Ball zu verlieren und somit steigt die Chance ein Tor zu erzielen.</w:t>
        </w:r>
      </w:ins>
    </w:p>
    <w:p w14:paraId="34C1372B" w14:textId="77777777" w:rsidR="004267D3" w:rsidRDefault="004267D3">
      <w:pPr>
        <w:rPr>
          <w:ins w:id="1991" w:author="Maximilian Schmitz" w:date="2015-06-16T21:45:00Z"/>
        </w:rPr>
        <w:pPrChange w:id="1992" w:author="Maximilian Schmitz" w:date="2015-06-14T11:09:00Z">
          <w:pPr>
            <w:pStyle w:val="berschrift1"/>
          </w:pPr>
        </w:pPrChange>
      </w:pPr>
      <w:ins w:id="1993" w:author="Maximilian Schmitz" w:date="2015-06-16T21:37:00Z">
        <w:r>
          <w:t xml:space="preserve">Wenn ermittelt wird, dass der Spieler bereits </w:t>
        </w:r>
      </w:ins>
      <w:ins w:id="1994" w:author="Maximilian Schmitz" w:date="2015-06-16T21:38:00Z">
        <w:r>
          <w:t>derjenige</w:t>
        </w:r>
      </w:ins>
      <w:ins w:id="1995" w:author="Maximilian Schmitz" w:date="2015-06-16T21:37:00Z">
        <w:r>
          <w:t xml:space="preserve"> ist, der am näch</w:t>
        </w:r>
      </w:ins>
      <w:ins w:id="1996" w:author="Maximilian Schmitz" w:date="2015-06-16T21:38:00Z">
        <w:r>
          <w:t>s</w:t>
        </w:r>
      </w:ins>
      <w:ins w:id="1997" w:author="Maximilian Schmitz" w:date="2015-06-16T21:37:00Z">
        <w:r>
          <w:t>ten am Tor ist</w:t>
        </w:r>
      </w:ins>
      <w:ins w:id="1998" w:author="Maximilian Schmitz" w:date="2015-06-16T21:40:00Z">
        <w:r>
          <w:t xml:space="preserve">, wird geprüft, ob ein gegnerischer Spieler in unmittelbarer Nähe befindet. </w:t>
        </w:r>
      </w:ins>
      <w:ins w:id="1999"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2000" w:author="Maximilian Schmitz" w:date="2015-06-16T21:44:00Z">
        <w:r w:rsidR="00F776C9">
          <w:t>der hier gesteuerte Spieler.</w:t>
        </w:r>
      </w:ins>
    </w:p>
    <w:p w14:paraId="736E367F" w14:textId="77777777" w:rsidR="00AA653A" w:rsidRDefault="00AA653A">
      <w:pPr>
        <w:rPr>
          <w:ins w:id="2001" w:author="Maximilian Schmitz" w:date="2015-06-16T21:47:00Z"/>
        </w:rPr>
        <w:pPrChange w:id="2002" w:author="Maximilian Schmitz" w:date="2015-06-14T11:09:00Z">
          <w:pPr>
            <w:pStyle w:val="berschrift1"/>
          </w:pPr>
        </w:pPrChange>
      </w:pPr>
      <w:ins w:id="2003"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2004" w:author="Maximilian Schmitz" w:date="2015-06-15T21:16:00Z"/>
        </w:rPr>
        <w:pPrChange w:id="2005" w:author="Maximilian Schmitz" w:date="2015-06-14T11:09:00Z">
          <w:pPr>
            <w:pStyle w:val="berschrift1"/>
          </w:pPr>
        </w:pPrChange>
      </w:pPr>
      <w:ins w:id="2006" w:author="Maximilian Schmitz" w:date="2015-06-16T21:47:00Z">
        <w:r>
          <w:t xml:space="preserve">Wenn der Spieler nicht abspielen soll, prüft er seine Distanz zum Tor und wagt daraufhin einen Torschuss oder </w:t>
        </w:r>
      </w:ins>
      <w:ins w:id="2007" w:author="Maximilian Schmitz" w:date="2015-06-16T21:48:00Z">
        <w:r>
          <w:t>spielt den Ball leicht Richtung Tor um dann nachzulaufen.</w:t>
        </w:r>
      </w:ins>
    </w:p>
    <w:p w14:paraId="00E2E2E4" w14:textId="77777777" w:rsidR="004B4A71" w:rsidRDefault="00BA23E1">
      <w:pPr>
        <w:keepNext/>
        <w:rPr>
          <w:ins w:id="2008" w:author="Maximilian Schmitz" w:date="2015-06-15T21:17:00Z"/>
        </w:rPr>
        <w:pPrChange w:id="2009" w:author="Maximilian Schmitz" w:date="2015-06-15T21:17:00Z">
          <w:pPr/>
        </w:pPrChange>
      </w:pPr>
      <w:ins w:id="2010" w:author="Maximilian Schmitz" w:date="2015-06-15T21:16:00Z">
        <w:r>
          <w:lastRenderedPageBreak/>
          <w:pict w14:anchorId="005BC6E2">
            <v:shape id="_x0000_i1027" type="#_x0000_t75" style="width:453.75pt;height:511.5pt">
              <v:imagedata r:id="rId25" o:title="Unbenannt"/>
            </v:shape>
          </w:pict>
        </w:r>
      </w:ins>
    </w:p>
    <w:p w14:paraId="1B26F097" w14:textId="77777777" w:rsidR="004B4A71" w:rsidRDefault="004B4A71">
      <w:pPr>
        <w:pStyle w:val="Beschriftung"/>
        <w:rPr>
          <w:ins w:id="2011" w:author="Maximilian Schmitz" w:date="2015-06-16T21:49:00Z"/>
        </w:rPr>
        <w:pPrChange w:id="2012" w:author="Maximilian Schmitz" w:date="2015-06-15T21:17:00Z">
          <w:pPr>
            <w:pStyle w:val="berschrift1"/>
          </w:pPr>
        </w:pPrChange>
      </w:pPr>
      <w:bookmarkStart w:id="2013" w:name="_Toc422468980"/>
      <w:ins w:id="2014" w:author="Maximilian Schmitz" w:date="2015-06-15T21:17:00Z">
        <w:r>
          <w:t xml:space="preserve">Abbildung </w:t>
        </w:r>
        <w:r>
          <w:fldChar w:fldCharType="begin"/>
        </w:r>
        <w:r>
          <w:instrText xml:space="preserve"> SEQ Abbildung \* ARABIC </w:instrText>
        </w:r>
      </w:ins>
      <w:r>
        <w:fldChar w:fldCharType="separate"/>
      </w:r>
      <w:ins w:id="2015" w:author="Maximilian Schmitz" w:date="2015-06-19T09:20:00Z">
        <w:r w:rsidR="00867956">
          <w:rPr>
            <w:noProof/>
          </w:rPr>
          <w:t>8</w:t>
        </w:r>
      </w:ins>
      <w:ins w:id="2016" w:author="Maximilian Schmitz" w:date="2015-06-15T21:17:00Z">
        <w:r>
          <w:fldChar w:fldCharType="end"/>
        </w:r>
        <w:r>
          <w:t>: Beispiel einer künstlichen Intelligenz</w:t>
        </w:r>
      </w:ins>
      <w:bookmarkEnd w:id="2013"/>
    </w:p>
    <w:p w14:paraId="3FE88754" w14:textId="77777777" w:rsidR="000226C9" w:rsidRDefault="000226C9">
      <w:pPr>
        <w:rPr>
          <w:ins w:id="2017" w:author="Maximilian Schmitz" w:date="2015-06-16T21:49:00Z"/>
        </w:rPr>
        <w:pPrChange w:id="2018" w:author="Maximilian Schmitz" w:date="2015-06-16T21:49:00Z">
          <w:pPr>
            <w:pStyle w:val="berschrift1"/>
          </w:pPr>
        </w:pPrChange>
      </w:pPr>
    </w:p>
    <w:p w14:paraId="569C88E1" w14:textId="77777777" w:rsidR="000226C9" w:rsidRDefault="000226C9">
      <w:pPr>
        <w:rPr>
          <w:ins w:id="2019" w:author="Maximilian Schmitz" w:date="2015-06-16T21:54:00Z"/>
        </w:rPr>
        <w:pPrChange w:id="2020" w:author="Maximilian Schmitz" w:date="2015-06-16T21:49:00Z">
          <w:pPr>
            <w:pStyle w:val="berschrift1"/>
          </w:pPr>
        </w:pPrChange>
      </w:pPr>
      <w:ins w:id="2021" w:author="Maximilian Schmitz" w:date="2015-06-16T21:49:00Z">
        <w:r>
          <w:t xml:space="preserve">Der oben beschriebene Entscheidungsbaum ist verhältnismäßig klein und übersichtlich. Außerdem arbeitet er nur </w:t>
        </w:r>
      </w:ins>
      <w:ins w:id="2022" w:author="Maximilian Schmitz" w:date="2015-06-16T21:50:00Z">
        <w:r>
          <w:t xml:space="preserve">eine einzelne Situation ab. Um die gesamt Intelligenz des Spielers zu beschreiben sind deutlich mehr Prüfungen zu machen und </w:t>
        </w:r>
        <w:r>
          <w:lastRenderedPageBreak/>
          <w:t xml:space="preserve">mehr </w:t>
        </w:r>
      </w:ins>
      <w:ins w:id="2023" w:author="Maximilian Schmitz" w:date="2015-06-16T21:52:00Z">
        <w:r>
          <w:t xml:space="preserve">Informationen zu berücksichtigt. </w:t>
        </w:r>
      </w:ins>
      <w:ins w:id="2024" w:author="Maximilian Schmitz" w:date="2015-06-16T21:53:00Z">
        <w:r w:rsidR="00A12EBB">
          <w:t>Der oben gezeigt Ausschnitt ist deshalb nur als Beispiel für einen möglichen Entscheidungsbaum zu sehen und soll die grundlegende</w:t>
        </w:r>
      </w:ins>
      <w:ins w:id="2025" w:author="Maximilian Schmitz" w:date="2015-06-16T21:54:00Z">
        <w:r w:rsidR="009E1F6B">
          <w:t>n Möglichkeiten demonstrieren.</w:t>
        </w:r>
      </w:ins>
      <w:ins w:id="2026" w:author="Maximilian Schmitz" w:date="2015-06-16T21:57:00Z">
        <w:r w:rsidR="00FA6895">
          <w:t xml:space="preserve"> Dieses Beispiel berücksichtigt zwar schon Interaktionen zwischen den Spielern, es kann aber noch nicht von einer gemeins</w:t>
        </w:r>
      </w:ins>
      <w:ins w:id="2027" w:author="Maximilian Schmitz" w:date="2015-06-16T21:58:00Z">
        <w:r w:rsidR="00FA6895">
          <w:t>amen Strategie oder gar von einer verteilten künstlichen Intelligenz gesprochen werden.</w:t>
        </w:r>
      </w:ins>
    </w:p>
    <w:p w14:paraId="4E3BFC59" w14:textId="77777777" w:rsidR="004C35F2" w:rsidRDefault="004C35F2">
      <w:pPr>
        <w:rPr>
          <w:ins w:id="2028" w:author="Maximilian Schmitz" w:date="2015-06-16T21:54:00Z"/>
        </w:rPr>
        <w:pPrChange w:id="2029" w:author="Maximilian Schmitz" w:date="2015-06-16T21:49:00Z">
          <w:pPr>
            <w:pStyle w:val="berschrift1"/>
          </w:pPr>
        </w:pPrChange>
      </w:pPr>
    </w:p>
    <w:p w14:paraId="6E4CCFA6" w14:textId="77777777" w:rsidR="004C35F2" w:rsidRPr="00915AB6" w:rsidRDefault="004C35F2">
      <w:pPr>
        <w:rPr>
          <w:ins w:id="2030" w:author="Maximilian Schmitz" w:date="2015-06-05T06:51:00Z"/>
        </w:rPr>
        <w:pPrChange w:id="2031" w:author="Maximilian Schmitz" w:date="2015-06-16T21:49:00Z">
          <w:pPr>
            <w:pStyle w:val="berschrift1"/>
          </w:pPr>
        </w:pPrChange>
      </w:pPr>
      <w:ins w:id="2032"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rsidP="00AC4DD5">
      <w:pPr>
        <w:pStyle w:val="berschrift1"/>
        <w:rPr>
          <w:ins w:id="2033" w:author="Michael K." w:date="2015-07-02T13:52:00Z"/>
        </w:rPr>
      </w:pPr>
      <w:r w:rsidRPr="00FC5721">
        <w:br w:type="page"/>
      </w:r>
      <w:bookmarkStart w:id="2034" w:name="_Toc422468966"/>
      <w:r w:rsidR="003D51AD">
        <w:lastRenderedPageBreak/>
        <w:t>Ausblick</w:t>
      </w:r>
      <w:bookmarkEnd w:id="2034"/>
    </w:p>
    <w:p w14:paraId="57585324" w14:textId="2AB40E2D" w:rsidR="003971A1" w:rsidRDefault="003971A1">
      <w:pPr>
        <w:rPr>
          <w:ins w:id="2035" w:author="Michael K." w:date="2015-07-02T13:54:00Z"/>
        </w:rPr>
        <w:pPrChange w:id="2036" w:author="Michael K." w:date="2015-07-02T13:52:00Z">
          <w:pPr>
            <w:pStyle w:val="berschrift1"/>
            <w:numPr>
              <w:numId w:val="0"/>
            </w:numPr>
          </w:pPr>
        </w:pPrChange>
      </w:pPr>
      <w:ins w:id="2037" w:author="Michael K." w:date="2015-07-02T13:52:00Z">
        <w:r>
          <w:t xml:space="preserve">Im folgenden Kapitel wird aufgezeigt, welche Erweiterungsmöglichkeiten es für zukünftige Studienarbeiten gibt, </w:t>
        </w:r>
      </w:ins>
      <w:ins w:id="2038" w:author="Michael K." w:date="2015-07-02T13:54:00Z">
        <w:r>
          <w:t xml:space="preserve">welche sich mit dem Thema </w:t>
        </w:r>
        <w:proofErr w:type="spellStart"/>
        <w:r>
          <w:t>Unreal</w:t>
        </w:r>
      </w:ins>
      <w:ins w:id="2039" w:author="Admin" w:date="2015-07-06T14:55:00Z">
        <w:r w:rsidR="0041383A">
          <w:t>C</w:t>
        </w:r>
      </w:ins>
      <w:ins w:id="2040" w:author="Michael K." w:date="2015-07-02T13:54:00Z">
        <w:del w:id="2041" w:author="Admin" w:date="2015-07-06T14:55:00Z">
          <w:r w:rsidDel="0041383A">
            <w:delText>c</w:delText>
          </w:r>
        </w:del>
        <w:r>
          <w:t>up</w:t>
        </w:r>
        <w:proofErr w:type="spellEnd"/>
        <w:r>
          <w:t xml:space="preserve"> beschäftigen.</w:t>
        </w:r>
      </w:ins>
    </w:p>
    <w:p w14:paraId="727A7CEB" w14:textId="77777777" w:rsidR="003971A1" w:rsidRPr="003971A1" w:rsidRDefault="003971A1">
      <w:pPr>
        <w:pPrChange w:id="2042" w:author="Michael K." w:date="2015-07-02T13:52:00Z">
          <w:pPr>
            <w:pStyle w:val="berschrift1"/>
            <w:numPr>
              <w:numId w:val="0"/>
            </w:numPr>
          </w:pPr>
        </w:pPrChange>
      </w:pPr>
    </w:p>
    <w:p w14:paraId="60173257" w14:textId="77777777" w:rsidR="00321258" w:rsidRDefault="00321258" w:rsidP="00321258">
      <w:pPr>
        <w:rPr>
          <w:ins w:id="2043" w:author="Michael K." w:date="2015-07-01T14:39:00Z"/>
        </w:rPr>
      </w:pPr>
      <w:commentRangeStart w:id="2044"/>
      <w:ins w:id="2045" w:author="Michael K." w:date="2015-07-01T14:39:00Z">
        <w:r>
          <w:t>Regeln</w:t>
        </w:r>
      </w:ins>
      <w:commentRangeEnd w:id="2044"/>
      <w:r w:rsidR="0041383A">
        <w:rPr>
          <w:rStyle w:val="Kommentarzeichen"/>
        </w:rPr>
        <w:commentReference w:id="2044"/>
      </w:r>
      <w:ins w:id="2046" w:author="Michael K." w:date="2015-07-01T14:39:00Z">
        <w:r>
          <w:t>:</w:t>
        </w:r>
      </w:ins>
    </w:p>
    <w:p w14:paraId="74F30DE4" w14:textId="77777777" w:rsidR="00321258" w:rsidRDefault="00321258" w:rsidP="00321258">
      <w:pPr>
        <w:rPr>
          <w:ins w:id="2047" w:author="Michael K." w:date="2015-07-01T14:39:00Z"/>
        </w:rPr>
      </w:pPr>
      <w:ins w:id="2048"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2049" w:author="Michael K." w:date="2015-07-01T14:40:00Z">
        <w:r>
          <w:t>läuft</w:t>
        </w:r>
      </w:ins>
      <w:ins w:id="2050"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rsidP="00321258">
      <w:pPr>
        <w:rPr>
          <w:ins w:id="2051" w:author="Michael K." w:date="2015-07-01T14:39:00Z"/>
        </w:rPr>
      </w:pPr>
    </w:p>
    <w:p w14:paraId="714BC0B9" w14:textId="77777777" w:rsidR="00321258" w:rsidRDefault="00321258" w:rsidP="00321258">
      <w:pPr>
        <w:rPr>
          <w:ins w:id="2052" w:author="Michael K." w:date="2015-07-01T14:39:00Z"/>
        </w:rPr>
      </w:pPr>
      <w:ins w:id="2053" w:author="Michael K." w:date="2015-07-01T14:39:00Z">
        <w:r>
          <w:t>Grafik:</w:t>
        </w:r>
      </w:ins>
    </w:p>
    <w:p w14:paraId="022D700C" w14:textId="77777777" w:rsidR="00321258" w:rsidRDefault="00321258" w:rsidP="00321258">
      <w:pPr>
        <w:rPr>
          <w:ins w:id="2054" w:author="Michael K." w:date="2015-07-01T14:54:00Z"/>
        </w:rPr>
      </w:pPr>
      <w:ins w:id="2055" w:author="Michael K." w:date="2015-07-01T14:39:00Z">
        <w:r>
          <w:t xml:space="preserve">Da bei der Entwicklung des </w:t>
        </w:r>
        <w:proofErr w:type="spellStart"/>
        <w:r>
          <w:t>UnrealCups</w:t>
        </w:r>
        <w:proofErr w:type="spellEnd"/>
        <w:r>
          <w:t xml:space="preserve"> die Funktionalität der Anwendung im Vordergrund stand ist die Optik noch eher zweckgemäß. </w:t>
        </w:r>
      </w:ins>
      <w:ins w:id="2056" w:author="Michael K." w:date="2015-07-01T14:41:00Z">
        <w:r>
          <w:t xml:space="preserve">Die verwendete Unreal Engine 4 </w:t>
        </w:r>
      </w:ins>
      <w:ins w:id="2057" w:author="Michael K." w:date="2015-07-01T14:44:00Z">
        <w:r>
          <w:t>ist eines der neusten und fortschrittlichsten Produkte im Bereich der Spiele</w:t>
        </w:r>
      </w:ins>
      <w:ins w:id="2058" w:author="Michael K." w:date="2015-07-01T14:45:00Z">
        <w:r>
          <w:t>-</w:t>
        </w:r>
        <w:proofErr w:type="spellStart"/>
        <w:r>
          <w:t>Engines</w:t>
        </w:r>
        <w:proofErr w:type="spellEnd"/>
        <w:r>
          <w:t xml:space="preserve"> und bietet daher die Möglichkeit aufwendige Effekte, Animationen und </w:t>
        </w:r>
      </w:ins>
      <w:ins w:id="2059" w:author="Michael K." w:date="2015-07-01T14:46:00Z">
        <w:r>
          <w:t>detaillierte</w:t>
        </w:r>
      </w:ins>
      <w:ins w:id="2060" w:author="Michael K." w:date="2015-07-01T14:45:00Z">
        <w:r>
          <w:t xml:space="preserve"> Umgebungen </w:t>
        </w:r>
      </w:ins>
      <w:ins w:id="2061" w:author="Michael K." w:date="2015-07-01T14:44:00Z">
        <w:r>
          <w:t xml:space="preserve"> </w:t>
        </w:r>
      </w:ins>
      <w:ins w:id="2062" w:author="Michael K." w:date="2015-07-01T14:46:00Z">
        <w:r>
          <w:t>darzustellen. So könnte das Aussehen der Spieler individuell gestaltet werden, jeweils mit aufwendiger Simulation der Haare oder realistische Bewegungen seines Triko</w:t>
        </w:r>
      </w:ins>
      <w:ins w:id="2063" w:author="Michael K." w:date="2015-07-01T14:47:00Z">
        <w:r>
          <w:t>t</w:t>
        </w:r>
      </w:ins>
      <w:ins w:id="2064" w:author="Michael K." w:date="2015-07-01T14:46:00Z">
        <w:r>
          <w:t xml:space="preserve">s. </w:t>
        </w:r>
      </w:ins>
      <w:ins w:id="2065" w:author="Michael K." w:date="2015-07-01T14:47:00Z">
        <w:r>
          <w:t xml:space="preserve">Sogenannte </w:t>
        </w:r>
        <w:proofErr w:type="spellStart"/>
        <w:r>
          <w:t>Shadereffekte</w:t>
        </w:r>
        <w:proofErr w:type="spellEnd"/>
        <w:r>
          <w:t xml:space="preserve"> können die Beleuchtung und die allgemeine Lichtstimmung drastisch beeinflussen </w:t>
        </w:r>
      </w:ins>
      <w:ins w:id="2066" w:author="Michael K." w:date="2015-07-01T14:48:00Z">
        <w:r>
          <w:t>und</w:t>
        </w:r>
      </w:ins>
      <w:ins w:id="2067" w:author="Michael K." w:date="2015-07-01T14:47:00Z">
        <w:r>
          <w:t xml:space="preserve"> </w:t>
        </w:r>
      </w:ins>
      <w:ins w:id="2068" w:author="Michael K." w:date="2015-07-01T14:48:00Z">
        <w:r>
          <w:t xml:space="preserve">so ein realistischeres Spielgefühl vermitteln. Mit dem Ausbau der Umgebung auf ein vollwertiges Fußballstadium </w:t>
        </w:r>
      </w:ins>
      <w:ins w:id="2069" w:author="Michael K." w:date="2015-07-01T14:49:00Z">
        <w:r w:rsidR="00230FED">
          <w:t xml:space="preserve">können in diesem Zuge die statische Lichtquelle durch dynamische, wie z.B. die </w:t>
        </w:r>
      </w:ins>
      <w:ins w:id="2070" w:author="Michael K." w:date="2015-07-01T14:50:00Z">
        <w:r w:rsidR="00230FED">
          <w:t xml:space="preserve">Beleuchtung des Stadiums, ersetzt werden. Dies sorgt </w:t>
        </w:r>
        <w:r w:rsidR="00230FED">
          <w:lastRenderedPageBreak/>
          <w:t xml:space="preserve">dafür, dass die Lichtverhältnisse realistisch nach dem tatsächlichen Streuradius der einzelnen Lichtquellen berechnet werden und somit z.B. auch </w:t>
        </w:r>
      </w:ins>
      <w:ins w:id="2071" w:author="Michael K." w:date="2015-07-01T14:51:00Z">
        <w:r w:rsidR="00230FED">
          <w:t>mehrerer</w:t>
        </w:r>
      </w:ins>
      <w:ins w:id="2072" w:author="Michael K." w:date="2015-07-01T14:50:00Z">
        <w:r w:rsidR="00230FED">
          <w:t xml:space="preserve"> </w:t>
        </w:r>
      </w:ins>
      <w:ins w:id="2073" w:author="Michael K." w:date="2015-07-01T14:51:00Z">
        <w:r w:rsidR="00230FED">
          <w:t>Schatten geworfen werden.</w:t>
        </w:r>
      </w:ins>
    </w:p>
    <w:p w14:paraId="24303322" w14:textId="77777777" w:rsidR="00230FED" w:rsidRDefault="00230FED" w:rsidP="00321258">
      <w:pPr>
        <w:rPr>
          <w:ins w:id="2074" w:author="Michael K." w:date="2015-07-01T14:51:00Z"/>
        </w:rPr>
      </w:pPr>
      <w:ins w:id="2075" w:author="Michael K." w:date="2015-07-01T14:54:00Z">
        <w:r>
          <w:t xml:space="preserve">Ein weiterer wichtiger Punkt bei einer möglichst glaubhaften Simulation sind die Bewegungen der einzelnen </w:t>
        </w:r>
      </w:ins>
      <w:ins w:id="2076" w:author="Michael K." w:date="2015-07-01T14:55:00Z">
        <w:r>
          <w:t>A</w:t>
        </w:r>
        <w:r w:rsidRPr="00230FED">
          <w:t>kteure</w:t>
        </w:r>
      </w:ins>
      <w:ins w:id="2077" w:author="Michael K." w:date="2015-07-01T14:54:00Z">
        <w:r>
          <w:t xml:space="preserve">, </w:t>
        </w:r>
      </w:ins>
      <w:ins w:id="2078" w:author="Michael K." w:date="2015-07-01T14:55:00Z">
        <w:r w:rsidR="003B6537">
          <w:t xml:space="preserve">in unserem Fall die Spieler. </w:t>
        </w:r>
      </w:ins>
      <w:ins w:id="2079" w:author="Michael K." w:date="2015-07-01T19:37:00Z">
        <w:r w:rsidR="003B6537">
          <w:t>Diese besitzen aktuell hauptsächlich Laufanimationen</w:t>
        </w:r>
      </w:ins>
      <w:ins w:id="2080" w:author="Michael K." w:date="2015-07-01T19:38:00Z">
        <w:r w:rsidR="00980EC9">
          <w:t xml:space="preserve">. </w:t>
        </w:r>
      </w:ins>
      <w:ins w:id="2081" w:author="Michael K." w:date="2015-07-02T12:33:00Z">
        <w:r w:rsidR="006440B1">
          <w:t>Weitere Animationen für die einzelnen Aktionen der Spieler sind möglich und würden z.B. die Effizient</w:t>
        </w:r>
        <w:r w:rsidR="00F40141">
          <w:t xml:space="preserve"> des Torwarts </w:t>
        </w:r>
      </w:ins>
      <w:ins w:id="2082" w:author="Michael K." w:date="2015-07-02T12:36:00Z">
        <w:r w:rsidR="00F40141">
          <w:t xml:space="preserve">durch die Möglichkeit von komplexen Sprungaktionen </w:t>
        </w:r>
      </w:ins>
      <w:ins w:id="2083" w:author="Michael K." w:date="2015-07-02T12:33:00Z">
        <w:r w:rsidR="00F40141">
          <w:t>deutlich erhöhen</w:t>
        </w:r>
      </w:ins>
      <w:ins w:id="2084" w:author="Michael K." w:date="2015-07-02T12:36:00Z">
        <w:r w:rsidR="00F40141">
          <w:t>.</w:t>
        </w:r>
      </w:ins>
    </w:p>
    <w:p w14:paraId="682670B9" w14:textId="77777777" w:rsidR="00321258" w:rsidRDefault="00321258" w:rsidP="00321258">
      <w:pPr>
        <w:rPr>
          <w:ins w:id="2085" w:author="Michael K." w:date="2015-07-02T13:55:00Z"/>
        </w:rPr>
      </w:pPr>
    </w:p>
    <w:p w14:paraId="25BF6417" w14:textId="77777777" w:rsidR="003971A1" w:rsidRDefault="003971A1" w:rsidP="00321258">
      <w:pPr>
        <w:rPr>
          <w:ins w:id="2086" w:author="Michael K." w:date="2015-07-01T14:44:00Z"/>
        </w:rPr>
      </w:pPr>
      <w:ins w:id="2087" w:author="Michael K." w:date="2015-07-02T13:55:00Z">
        <w:r>
          <w:t>Bedienung:</w:t>
        </w:r>
      </w:ins>
    </w:p>
    <w:p w14:paraId="3A6F9C00" w14:textId="7DD67C12" w:rsidR="00D0056B" w:rsidRDefault="00D0056B" w:rsidP="00321258">
      <w:pPr>
        <w:rPr>
          <w:ins w:id="2088" w:author="Michael K." w:date="2015-07-02T13:59:00Z"/>
        </w:rPr>
      </w:pPr>
      <w:ins w:id="2089" w:author="Michael K." w:date="2015-07-02T12:37:00Z">
        <w:r>
          <w:t xml:space="preserve">Ein Punkt, in dem der </w:t>
        </w:r>
        <w:proofErr w:type="spellStart"/>
        <w:r>
          <w:t>Unreal</w:t>
        </w:r>
      </w:ins>
      <w:ins w:id="2090" w:author="Admin" w:date="2015-07-06T14:58:00Z">
        <w:r w:rsidR="00D47FB4">
          <w:t>C</w:t>
        </w:r>
      </w:ins>
      <w:ins w:id="2091" w:author="Michael K." w:date="2015-07-02T12:37:00Z">
        <w:del w:id="2092" w:author="Admin" w:date="2015-07-06T14:57:00Z">
          <w:r w:rsidDel="00D47FB4">
            <w:delText>c</w:delText>
          </w:r>
        </w:del>
        <w:r>
          <w:t>up</w:t>
        </w:r>
        <w:proofErr w:type="spellEnd"/>
        <w:r>
          <w:t xml:space="preserve"> erweitert werden könnte ist die sogenannte Usability. </w:t>
        </w:r>
      </w:ins>
      <w:ins w:id="2093"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094" w:author="Michael K." w:date="2015-07-02T13:59:00Z">
        <w:r w:rsidR="00962E1A">
          <w:t>zu kontrollieren.</w:t>
        </w:r>
      </w:ins>
    </w:p>
    <w:p w14:paraId="66C07713" w14:textId="77777777" w:rsidR="00962E1A" w:rsidRDefault="00962E1A" w:rsidP="00321258">
      <w:pPr>
        <w:rPr>
          <w:ins w:id="2095" w:author="Michael K." w:date="2015-07-02T14:00:00Z"/>
        </w:rPr>
      </w:pPr>
    </w:p>
    <w:p w14:paraId="00A51442" w14:textId="77777777" w:rsidR="00962E1A" w:rsidRDefault="00962E1A" w:rsidP="00321258">
      <w:pPr>
        <w:rPr>
          <w:ins w:id="2096" w:author="Michael K." w:date="2015-07-02T14:00:00Z"/>
        </w:rPr>
      </w:pPr>
      <w:ins w:id="2097" w:author="Michael K." w:date="2015-07-02T14:00:00Z">
        <w:r>
          <w:t>Alternative Skriptsprachen:</w:t>
        </w:r>
      </w:ins>
    </w:p>
    <w:p w14:paraId="5806E138" w14:textId="4407A98B" w:rsidR="00962E1A" w:rsidRDefault="00962E1A" w:rsidP="00321258">
      <w:pPr>
        <w:rPr>
          <w:ins w:id="2098" w:author="Michael K." w:date="2015-07-02T14:06:00Z"/>
        </w:rPr>
      </w:pPr>
      <w:ins w:id="2099" w:author="Michael K." w:date="2015-07-02T14:00:00Z">
        <w:r>
          <w:t>Durch die Verwendete Architektur ist es möglich, neue Schnittstellen zu anderen Skriptsprachen zu implementieren.</w:t>
        </w:r>
      </w:ins>
      <w:ins w:id="2100" w:author="Michael K." w:date="2015-07-02T14:04:00Z">
        <w:r>
          <w:t xml:space="preserve"> </w:t>
        </w:r>
      </w:ins>
      <w:ins w:id="2101" w:author="Michael K." w:date="2015-07-02T14:05:00Z">
        <w:r>
          <w:t xml:space="preserve">Beispiele wären hier </w:t>
        </w:r>
        <w:proofErr w:type="spellStart"/>
        <w:r>
          <w:t>Phyton</w:t>
        </w:r>
        <w:proofErr w:type="spellEnd"/>
        <w:r>
          <w:t xml:space="preserve"> oder sogar Java</w:t>
        </w:r>
      </w:ins>
      <w:ins w:id="2102" w:author="Maximilian Schmitz" w:date="2015-07-06T17:42:00Z">
        <w:r w:rsidR="009038E4">
          <w:t>S</w:t>
        </w:r>
      </w:ins>
      <w:ins w:id="2103" w:author="Michael K." w:date="2015-07-02T14:05:00Z">
        <w:del w:id="2104" w:author="Maximilian Schmitz" w:date="2015-07-06T17:42:00Z">
          <w:r w:rsidDel="009038E4">
            <w:delText>s</w:delText>
          </w:r>
        </w:del>
        <w:r>
          <w:t xml:space="preserve">cript.  Dadurch kann eine größere Zielgruppe erreicht werden, da die Hürde des </w:t>
        </w:r>
      </w:ins>
      <w:ins w:id="2105" w:author="Michael K." w:date="2015-07-02T14:06:00Z">
        <w:r>
          <w:t>Lernens</w:t>
        </w:r>
      </w:ins>
      <w:ins w:id="2106" w:author="Michael K." w:date="2015-07-02T14:05:00Z">
        <w:r>
          <w:t xml:space="preserve"> einer neuen Skriptsprache entfällt.</w:t>
        </w:r>
      </w:ins>
      <w:ins w:id="2107" w:author="Michael K." w:date="2015-07-02T14:04:00Z">
        <w:r>
          <w:t xml:space="preserve"> </w:t>
        </w:r>
      </w:ins>
    </w:p>
    <w:p w14:paraId="1AFB18DC" w14:textId="77777777" w:rsidR="00C73DE4" w:rsidRDefault="00C73DE4" w:rsidP="00321258">
      <w:pPr>
        <w:rPr>
          <w:ins w:id="2108" w:author="Michael K." w:date="2015-07-02T14:06:00Z"/>
        </w:rPr>
      </w:pPr>
    </w:p>
    <w:p w14:paraId="2DF56400" w14:textId="77777777" w:rsidR="00C73DE4" w:rsidRDefault="00C73DE4" w:rsidP="00321258">
      <w:pPr>
        <w:rPr>
          <w:ins w:id="2109" w:author="Michael K." w:date="2015-07-02T14:06:00Z"/>
        </w:rPr>
      </w:pPr>
      <w:ins w:id="2110" w:author="Michael K." w:date="2015-07-02T14:06:00Z">
        <w:r>
          <w:t>Komplexere KIs:</w:t>
        </w:r>
      </w:ins>
    </w:p>
    <w:p w14:paraId="3A0A10B1" w14:textId="77777777" w:rsidR="00BB6D24" w:rsidRPr="00BB6D24" w:rsidRDefault="0007038A" w:rsidP="00BB6D24">
      <w:ins w:id="2111" w:author="Michael K." w:date="2015-07-02T14:18:00Z">
        <w:r>
          <w:t xml:space="preserve">Die mit dem Spiel eingereichten KIs haben einen nur sehr eingeschränkten Umfang. So spielen z.B. alle Spieler einer Mannschaft mit der gleichen Logik. </w:t>
        </w:r>
      </w:ins>
      <w:ins w:id="2112" w:author="Michael K." w:date="2015-07-02T14:21:00Z">
        <w:r>
          <w:t xml:space="preserve">Es wäre möglich die einzelnen Spieler mit unterschiedlichen KIs </w:t>
        </w:r>
      </w:ins>
      <w:ins w:id="2113" w:author="Michael K." w:date="2015-07-02T14:22:00Z">
        <w:r>
          <w:t xml:space="preserve">für die jeweiligen Positionen auszustatten. </w:t>
        </w:r>
      </w:ins>
      <w:ins w:id="2114" w:author="Michael K." w:date="2015-07-02T15:08:00Z">
        <w:r w:rsidR="00AC4DD5">
          <w:t>Dadurch können Rollen wie Torwart, Mittelfeldspieler oder Stürmer ermöglicht werden</w:t>
        </w:r>
      </w:ins>
    </w:p>
    <w:p w14:paraId="2F2F3516" w14:textId="77777777" w:rsidR="002D643B" w:rsidRDefault="00B317AE" w:rsidP="00AC4DD5">
      <w:pPr>
        <w:pStyle w:val="berschrift1"/>
        <w:rPr>
          <w:ins w:id="2115" w:author="Michael K." w:date="2015-07-02T15:13:00Z"/>
        </w:rPr>
      </w:pPr>
      <w:r>
        <w:br w:type="page"/>
      </w:r>
      <w:bookmarkStart w:id="2116" w:name="_Toc422468967"/>
      <w:r w:rsidR="002D643B">
        <w:lastRenderedPageBreak/>
        <w:t>Fazit</w:t>
      </w:r>
      <w:bookmarkEnd w:id="2116"/>
    </w:p>
    <w:p w14:paraId="59CBD621" w14:textId="0255D0A2" w:rsidR="00D613CB" w:rsidDel="00E966B4" w:rsidRDefault="00683D1B">
      <w:pPr>
        <w:rPr>
          <w:del w:id="2117" w:author="Michael K." w:date="2015-07-06T19:52:00Z"/>
        </w:rPr>
        <w:pPrChange w:id="2118" w:author="Michael K." w:date="2015-07-02T15:13:00Z">
          <w:pPr>
            <w:pStyle w:val="berschrift1"/>
            <w:numPr>
              <w:numId w:val="0"/>
            </w:numPr>
          </w:pPr>
        </w:pPrChange>
      </w:pPr>
      <w:ins w:id="2119" w:author="Michael K." w:date="2015-07-06T19:53:00Z">
        <w:r>
          <w:t xml:space="preserve">Der </w:t>
        </w:r>
      </w:ins>
      <w:proofErr w:type="spellStart"/>
      <w:ins w:id="2120" w:author="Michael K." w:date="2015-07-06T19:52:00Z">
        <w:r>
          <w:t>UnrealCup</w:t>
        </w:r>
        <w:proofErr w:type="spellEnd"/>
        <w:r>
          <w:t xml:space="preserve"> ist trotz der thematischen und auch namentlichen Nähe zum RoboCup </w:t>
        </w:r>
      </w:ins>
      <w:proofErr w:type="spellStart"/>
      <w:ins w:id="2121" w:author="Michael K." w:date="2015-07-06T20:17:00Z">
        <w:r w:rsidR="00620C68">
          <w:t>schießlich</w:t>
        </w:r>
        <w:proofErr w:type="spellEnd"/>
        <w:r w:rsidR="00620C68">
          <w:t xml:space="preserve"> </w:t>
        </w:r>
      </w:ins>
      <w:ins w:id="2122" w:author="Michael K." w:date="2015-07-06T19:52:00Z">
        <w:r>
          <w:t>ein eigenständiges Projekt</w:t>
        </w:r>
      </w:ins>
      <w:ins w:id="2123" w:author="Michael K." w:date="2015-07-06T19:54:00Z">
        <w:r>
          <w:t xml:space="preserve"> mit völlig unterschiedlichen Zielen geworden. </w:t>
        </w:r>
      </w:ins>
      <w:ins w:id="2124" w:author="Michael K." w:date="2015-07-06T20:17:00Z">
        <w:r w:rsidR="00620C68">
          <w:t xml:space="preserve">Besonders positiv ist die Verwendung </w:t>
        </w:r>
      </w:ins>
      <w:ins w:id="2125" w:author="Michael K." w:date="2015-07-06T20:20:00Z">
        <w:r w:rsidR="00620C68">
          <w:t xml:space="preserve">modernster Technologien in Form der Unreal Engine zu erwähnen. Hierbei </w:t>
        </w:r>
      </w:ins>
      <w:ins w:id="2126" w:author="Michael K." w:date="2015-07-06T20:23:00Z">
        <w:r w:rsidR="00550B80">
          <w:t xml:space="preserve">entstand </w:t>
        </w:r>
        <w:r w:rsidR="00E966B4">
          <w:t xml:space="preserve">ein erfrischender Gegensatz zu den sonst vermittelten Technologien, da diese im Laufe der Projektzeit wiederholt </w:t>
        </w:r>
      </w:ins>
      <w:ins w:id="2127" w:author="Michael K." w:date="2015-07-06T21:22:00Z">
        <w:r w:rsidR="00E966B4">
          <w:t>Updates</w:t>
        </w:r>
      </w:ins>
      <w:ins w:id="2128" w:author="Michael K." w:date="2015-07-06T20:23:00Z">
        <w:r w:rsidR="00E966B4">
          <w:t xml:space="preserve"> er</w:t>
        </w:r>
      </w:ins>
      <w:ins w:id="2129" w:author="Michael K." w:date="2015-07-06T21:22:00Z">
        <w:r w:rsidR="00E966B4">
          <w:t xml:space="preserve">fahren hat und </w:t>
        </w:r>
      </w:ins>
      <w:ins w:id="2130" w:author="Michael K." w:date="2015-07-06T21:46:00Z">
        <w:r w:rsidR="001F48E6">
          <w:t xml:space="preserve">so </w:t>
        </w:r>
      </w:ins>
      <w:ins w:id="2131" w:author="Michael K." w:date="2015-07-06T21:22:00Z">
        <w:r w:rsidR="00E966B4">
          <w:t>die Entwicklung mitverfolg</w:t>
        </w:r>
      </w:ins>
      <w:ins w:id="2132" w:author="Michael K." w:date="2015-07-06T21:46:00Z">
        <w:r w:rsidR="001F48E6">
          <w:t>t werden</w:t>
        </w:r>
      </w:ins>
      <w:ins w:id="2133" w:author="Michael K." w:date="2015-07-06T21:22:00Z">
        <w:r w:rsidR="00E966B4">
          <w:t xml:space="preserve"> konnte.</w:t>
        </w:r>
      </w:ins>
    </w:p>
    <w:p w14:paraId="0043122A" w14:textId="77777777" w:rsidR="00E966B4" w:rsidRDefault="00E966B4">
      <w:pPr>
        <w:rPr>
          <w:ins w:id="2134" w:author="Michael K." w:date="2015-07-06T21:26:00Z"/>
        </w:rPr>
        <w:pPrChange w:id="2135" w:author="Michael K." w:date="2015-07-02T15:13:00Z">
          <w:pPr>
            <w:pStyle w:val="berschrift1"/>
            <w:numPr>
              <w:numId w:val="0"/>
            </w:numPr>
          </w:pPr>
        </w:pPrChange>
      </w:pPr>
    </w:p>
    <w:p w14:paraId="281C9207" w14:textId="5A91FCB9" w:rsidR="00E966B4" w:rsidRDefault="00E966B4">
      <w:pPr>
        <w:rPr>
          <w:ins w:id="2136" w:author="Michael K." w:date="2015-07-06T21:30:00Z"/>
        </w:rPr>
        <w:pPrChange w:id="2137" w:author="Michael K." w:date="2015-07-02T15:13:00Z">
          <w:pPr>
            <w:pStyle w:val="berschrift1"/>
            <w:numPr>
              <w:numId w:val="0"/>
            </w:numPr>
          </w:pPr>
        </w:pPrChange>
      </w:pPr>
      <w:ins w:id="2138" w:author="Michael K." w:date="2015-07-06T21:26:00Z">
        <w:r>
          <w:t xml:space="preserve">Ein kleines </w:t>
        </w:r>
      </w:ins>
      <w:ins w:id="2139" w:author="Michael K." w:date="2015-07-06T21:27:00Z">
        <w:r>
          <w:t xml:space="preserve">Highlight </w:t>
        </w:r>
      </w:ins>
      <w:ins w:id="2140" w:author="Michael K." w:date="2015-07-06T21:28:00Z">
        <w:r>
          <w:t xml:space="preserve">war die Teilnahme des Microsofts </w:t>
        </w:r>
        <w:proofErr w:type="spellStart"/>
        <w:r>
          <w:t>Imagine</w:t>
        </w:r>
        <w:proofErr w:type="spellEnd"/>
        <w:r>
          <w:t xml:space="preserve"> </w:t>
        </w:r>
        <w:proofErr w:type="spellStart"/>
        <w:r>
          <w:t>Cup’s</w:t>
        </w:r>
        <w:proofErr w:type="spellEnd"/>
        <w:r>
          <w:t xml:space="preserve"> 2015 in der Kategorie Gaming. Hierbei sind wir mit Prof. Dr. </w:t>
        </w:r>
        <w:proofErr w:type="spellStart"/>
        <w:r>
          <w:t>Judt</w:t>
        </w:r>
        <w:proofErr w:type="spellEnd"/>
        <w:r>
          <w:t xml:space="preserve"> als Mentor angetreten und haben den dritten Platz im </w:t>
        </w:r>
      </w:ins>
      <w:ins w:id="2141" w:author="Michael K." w:date="2015-07-06T21:29:00Z">
        <w:r>
          <w:t>Deutschland</w:t>
        </w:r>
      </w:ins>
      <w:ins w:id="2142" w:author="Michael K." w:date="2015-07-06T21:28:00Z">
        <w:r>
          <w:t xml:space="preserve"> Finale </w:t>
        </w:r>
      </w:ins>
      <w:ins w:id="2143" w:author="Michael K." w:date="2015-07-06T21:29:00Z">
        <w:r>
          <w:t>erreicht.</w:t>
        </w:r>
      </w:ins>
      <w:ins w:id="2144" w:author="Michael K." w:date="2015-07-06T21:30:00Z">
        <w:r>
          <w:t xml:space="preserve"> Diese Teilnahme führte zwar zu Mehraufwand in Form von Dokumenten und Videos, welche </w:t>
        </w:r>
        <w:r w:rsidR="00103CE3">
          <w:t xml:space="preserve">aber teilweise in diese Dokumentation mit </w:t>
        </w:r>
      </w:ins>
      <w:ins w:id="2145" w:author="Michael K." w:date="2015-07-06T21:37:00Z">
        <w:r w:rsidR="00103CE3">
          <w:t>einflossen</w:t>
        </w:r>
      </w:ins>
      <w:ins w:id="2146" w:author="Michael K." w:date="2015-07-06T21:30:00Z">
        <w:r w:rsidR="00103CE3">
          <w:t xml:space="preserve">. </w:t>
        </w:r>
      </w:ins>
    </w:p>
    <w:p w14:paraId="2F97EFCC" w14:textId="77777777" w:rsidR="00103CE3" w:rsidRDefault="00103CE3">
      <w:pPr>
        <w:rPr>
          <w:ins w:id="2147" w:author="Michael K." w:date="2015-07-06T21:37:00Z"/>
        </w:rPr>
        <w:pPrChange w:id="2148" w:author="Michael K." w:date="2015-07-02T15:13:00Z">
          <w:pPr>
            <w:pStyle w:val="berschrift1"/>
            <w:numPr>
              <w:numId w:val="0"/>
            </w:numPr>
          </w:pPr>
        </w:pPrChange>
      </w:pPr>
    </w:p>
    <w:p w14:paraId="63937380" w14:textId="1FF2F24D" w:rsidR="00222D37" w:rsidRDefault="00103CE3">
      <w:pPr>
        <w:rPr>
          <w:ins w:id="2149" w:author="Michael K." w:date="2015-07-06T21:46:00Z"/>
        </w:rPr>
        <w:pPrChange w:id="2150" w:author="Michael K." w:date="2015-07-02T15:13:00Z">
          <w:pPr>
            <w:pStyle w:val="berschrift1"/>
            <w:numPr>
              <w:numId w:val="0"/>
            </w:numPr>
          </w:pPr>
        </w:pPrChange>
      </w:pPr>
      <w:ins w:id="2151" w:author="Michael K." w:date="2015-07-06T21:37:00Z">
        <w:r>
          <w:t xml:space="preserve">Des Weiteren war es </w:t>
        </w:r>
      </w:ins>
      <w:ins w:id="2152" w:author="Michael K." w:date="2015-07-06T21:40:00Z">
        <w:r>
          <w:t xml:space="preserve">Möglich Vorlesungsinhalte im Laufe des Projektes anzuwenden: Dazu gehören die Basislogikvorlesungen von Prof. Fahr, </w:t>
        </w:r>
      </w:ins>
      <w:ins w:id="2153" w:author="Michael K." w:date="2015-07-06T21:43:00Z">
        <w:r w:rsidR="00222D37">
          <w:t xml:space="preserve">welche bei der Einbindung und Erstellung der künstlichen Intelligenz </w:t>
        </w:r>
      </w:ins>
      <w:ins w:id="2154" w:author="Michael K." w:date="2015-07-06T21:44:00Z">
        <w:r w:rsidR="00222D37">
          <w:t xml:space="preserve">von Hilfe </w:t>
        </w:r>
        <w:bookmarkStart w:id="2155" w:name="_GoBack"/>
        <w:bookmarkEnd w:id="2155"/>
        <w:r w:rsidR="00222D37">
          <w:t xml:space="preserve">waren. Auch die Design Pattern </w:t>
        </w:r>
      </w:ins>
      <w:ins w:id="2156" w:author="Michael K." w:date="2015-07-06T21:45:00Z">
        <w:r w:rsidR="00222D37">
          <w:t xml:space="preserve">aus der Vorlesung </w:t>
        </w:r>
        <w:r w:rsidR="00222D37" w:rsidRPr="00222D37">
          <w:t>Software Engineering</w:t>
        </w:r>
      </w:ins>
      <w:ins w:id="2157" w:author="Michael K." w:date="2015-07-06T21:44:00Z">
        <w:r w:rsidR="00222D37">
          <w:t xml:space="preserve"> von Prof. Dr. </w:t>
        </w:r>
        <w:proofErr w:type="spellStart"/>
        <w:r w:rsidR="00222D37">
          <w:t>Judt</w:t>
        </w:r>
        <w:proofErr w:type="spellEnd"/>
        <w:r w:rsidR="00222D37">
          <w:t xml:space="preserve"> wurden eingesetzt. </w:t>
        </w:r>
      </w:ins>
    </w:p>
    <w:p w14:paraId="1CFE1812" w14:textId="77777777" w:rsidR="001F48E6" w:rsidRDefault="001F48E6">
      <w:pPr>
        <w:rPr>
          <w:ins w:id="2158" w:author="Michael K." w:date="2015-07-06T21:46:00Z"/>
        </w:rPr>
        <w:pPrChange w:id="2159" w:author="Michael K." w:date="2015-07-02T15:13:00Z">
          <w:pPr>
            <w:pStyle w:val="berschrift1"/>
            <w:numPr>
              <w:numId w:val="0"/>
            </w:numPr>
          </w:pPr>
        </w:pPrChange>
      </w:pPr>
    </w:p>
    <w:p w14:paraId="5AEE237C" w14:textId="05C1245A" w:rsidR="001F48E6" w:rsidRDefault="001F48E6">
      <w:pPr>
        <w:rPr>
          <w:ins w:id="2160" w:author="Michael K." w:date="2015-07-06T21:43:00Z"/>
        </w:rPr>
        <w:pPrChange w:id="2161" w:author="Michael K." w:date="2015-07-02T15:13:00Z">
          <w:pPr>
            <w:pStyle w:val="berschrift1"/>
            <w:numPr>
              <w:numId w:val="0"/>
            </w:numPr>
          </w:pPr>
        </w:pPrChange>
      </w:pPr>
      <w:ins w:id="2162" w:author="Michael K." w:date="2015-07-06T21:46:00Z">
        <w:r>
          <w:t xml:space="preserve">Im Rückblick sind wir mit unserem Fortschritt zufrieden: Das Spiel ist lauffähig, bietet alle Basisfunktionalitäten und bietet noch viel für </w:t>
        </w:r>
      </w:ins>
      <w:ins w:id="2163" w:author="Michael K." w:date="2015-07-06T21:47:00Z">
        <w:r>
          <w:t>zukünftige Entwicklungen.</w:t>
        </w:r>
      </w:ins>
    </w:p>
    <w:p w14:paraId="1D3E5C71" w14:textId="77777777" w:rsidR="00E966B4" w:rsidRPr="00AC4DD5" w:rsidRDefault="00E966B4">
      <w:pPr>
        <w:rPr>
          <w:ins w:id="2164" w:author="Michael K." w:date="2015-07-06T21:23:00Z"/>
        </w:rPr>
        <w:pPrChange w:id="2165" w:author="Michael K." w:date="2015-07-02T15:13:00Z">
          <w:pPr>
            <w:pStyle w:val="berschrift1"/>
            <w:numPr>
              <w:numId w:val="0"/>
            </w:numPr>
          </w:pPr>
        </w:pPrChange>
      </w:pPr>
    </w:p>
    <w:p w14:paraId="456F39EC" w14:textId="77777777" w:rsidR="003F4884" w:rsidRDefault="003F4884" w:rsidP="0082406E"/>
    <w:p w14:paraId="570DF9AF" w14:textId="77777777"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2166" w:name="_Toc422468968" w:displacedByCustomXml="next"/>
    <w:sdt>
      <w:sdtPr>
        <w:rPr>
          <w:b w:val="0"/>
          <w:kern w:val="0"/>
          <w:sz w:val="24"/>
        </w:rPr>
        <w:id w:val="-2062934921"/>
        <w:docPartObj>
          <w:docPartGallery w:val="Bibliographies"/>
          <w:docPartUnique/>
        </w:docPartObj>
      </w:sdtPr>
      <w:sdtEndPr/>
      <w:sdtContent>
        <w:p w14:paraId="4E309E71" w14:textId="77777777" w:rsidR="00235CFC" w:rsidRDefault="00235CFC" w:rsidP="00AC4DD5">
          <w:pPr>
            <w:pStyle w:val="berschrift1"/>
            <w:numPr>
              <w:ilvl w:val="0"/>
              <w:numId w:val="0"/>
            </w:numPr>
          </w:pPr>
          <w:r>
            <w:t>Literaturverzeichnis</w:t>
          </w:r>
          <w:bookmarkEnd w:id="2166"/>
        </w:p>
        <w:sdt>
          <w:sdtPr>
            <w:id w:val="111145805"/>
            <w:bibliography/>
          </w:sdtPr>
          <w:sdtEndPr/>
          <w:sdtContent>
            <w:p w14:paraId="3A3B3629" w14:textId="77777777"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14:paraId="4BCDA9B9" w14:textId="77777777">
                <w:trPr>
                  <w:divId w:val="2087801645"/>
                  <w:tblCellSpacing w:w="15" w:type="dxa"/>
                  <w:ins w:id="2167" w:author="Maximilian Schmitz" w:date="2015-06-19T09:20:00Z"/>
                </w:trPr>
                <w:tc>
                  <w:tcPr>
                    <w:tcW w:w="50" w:type="pct"/>
                    <w:hideMark/>
                  </w:tcPr>
                  <w:p w14:paraId="0C9985F5" w14:textId="77777777" w:rsidR="00867956" w:rsidRDefault="00867956">
                    <w:pPr>
                      <w:pStyle w:val="Literaturverzeichnis"/>
                      <w:rPr>
                        <w:ins w:id="2168" w:author="Maximilian Schmitz" w:date="2015-06-19T09:20:00Z"/>
                        <w:noProof/>
                        <w:szCs w:val="24"/>
                      </w:rPr>
                    </w:pPr>
                    <w:ins w:id="2169" w:author="Maximilian Schmitz" w:date="2015-06-19T09:20:00Z">
                      <w:r>
                        <w:rPr>
                          <w:noProof/>
                        </w:rPr>
                        <w:t xml:space="preserve">[1] </w:t>
                      </w:r>
                    </w:ins>
                  </w:p>
                </w:tc>
                <w:tc>
                  <w:tcPr>
                    <w:tcW w:w="0" w:type="auto"/>
                    <w:hideMark/>
                  </w:tcPr>
                  <w:p w14:paraId="78B4D148" w14:textId="77777777" w:rsidR="00867956" w:rsidRPr="00867956" w:rsidRDefault="00867956">
                    <w:pPr>
                      <w:pStyle w:val="Literaturverzeichnis"/>
                      <w:rPr>
                        <w:ins w:id="2170" w:author="Maximilian Schmitz" w:date="2015-06-19T09:20:00Z"/>
                        <w:noProof/>
                        <w:lang w:val="en-GB"/>
                        <w:rPrChange w:id="2171" w:author="Maximilian Schmitz" w:date="2015-06-19T09:20:00Z">
                          <w:rPr>
                            <w:ins w:id="2172" w:author="Maximilian Schmitz" w:date="2015-06-19T09:20:00Z"/>
                            <w:noProof/>
                          </w:rPr>
                        </w:rPrChange>
                      </w:rPr>
                    </w:pPr>
                    <w:ins w:id="2173" w:author="Maximilian Schmitz" w:date="2015-06-19T09:20:00Z">
                      <w:r w:rsidRPr="00867956">
                        <w:rPr>
                          <w:noProof/>
                          <w:lang w:val="en-GB"/>
                          <w:rPrChange w:id="2174" w:author="Maximilian Schmitz" w:date="2015-06-19T09:20:00Z">
                            <w:rPr>
                              <w:noProof/>
                            </w:rPr>
                          </w:rPrChange>
                        </w:rPr>
                        <w:t>RoboCup Federation, „RoboCup Soccer Server Users Manual,“ RoboCup Federation, 2003.</w:t>
                      </w:r>
                    </w:ins>
                  </w:p>
                </w:tc>
              </w:tr>
              <w:tr w:rsidR="00867956" w14:paraId="0F4B1563" w14:textId="77777777">
                <w:trPr>
                  <w:divId w:val="2087801645"/>
                  <w:tblCellSpacing w:w="15" w:type="dxa"/>
                  <w:ins w:id="2175" w:author="Maximilian Schmitz" w:date="2015-06-19T09:20:00Z"/>
                </w:trPr>
                <w:tc>
                  <w:tcPr>
                    <w:tcW w:w="50" w:type="pct"/>
                    <w:hideMark/>
                  </w:tcPr>
                  <w:p w14:paraId="2BF4EDB5" w14:textId="77777777" w:rsidR="00867956" w:rsidRDefault="00867956">
                    <w:pPr>
                      <w:pStyle w:val="Literaturverzeichnis"/>
                      <w:rPr>
                        <w:ins w:id="2176" w:author="Maximilian Schmitz" w:date="2015-06-19T09:20:00Z"/>
                        <w:noProof/>
                      </w:rPr>
                    </w:pPr>
                    <w:ins w:id="2177" w:author="Maximilian Schmitz" w:date="2015-06-19T09:20:00Z">
                      <w:r>
                        <w:rPr>
                          <w:noProof/>
                        </w:rPr>
                        <w:t xml:space="preserve">[2] </w:t>
                      </w:r>
                    </w:ins>
                  </w:p>
                </w:tc>
                <w:tc>
                  <w:tcPr>
                    <w:tcW w:w="0" w:type="auto"/>
                    <w:hideMark/>
                  </w:tcPr>
                  <w:p w14:paraId="6E5007E0" w14:textId="77777777" w:rsidR="00867956" w:rsidRDefault="00867956">
                    <w:pPr>
                      <w:pStyle w:val="Literaturverzeichnis"/>
                      <w:rPr>
                        <w:ins w:id="2178" w:author="Maximilian Schmitz" w:date="2015-06-19T09:20:00Z"/>
                        <w:noProof/>
                      </w:rPr>
                    </w:pPr>
                    <w:ins w:id="2179" w:author="Maximilian Schmitz" w:date="2015-06-19T09:20:00Z">
                      <w:r>
                        <w:rPr>
                          <w:noProof/>
                        </w:rPr>
                        <w:t xml:space="preserve">Lämmel, U., Cleve, J., Künstliche Intelligenz, München: Hanser, 2012. </w:t>
                      </w:r>
                    </w:ins>
                  </w:p>
                </w:tc>
              </w:tr>
              <w:tr w:rsidR="00867956" w14:paraId="009CC0EC" w14:textId="77777777">
                <w:trPr>
                  <w:divId w:val="2087801645"/>
                  <w:tblCellSpacing w:w="15" w:type="dxa"/>
                  <w:ins w:id="2180" w:author="Maximilian Schmitz" w:date="2015-06-19T09:20:00Z"/>
                </w:trPr>
                <w:tc>
                  <w:tcPr>
                    <w:tcW w:w="50" w:type="pct"/>
                    <w:hideMark/>
                  </w:tcPr>
                  <w:p w14:paraId="4E8037ED" w14:textId="77777777" w:rsidR="00867956" w:rsidRDefault="00867956">
                    <w:pPr>
                      <w:pStyle w:val="Literaturverzeichnis"/>
                      <w:rPr>
                        <w:ins w:id="2181" w:author="Maximilian Schmitz" w:date="2015-06-19T09:20:00Z"/>
                        <w:noProof/>
                      </w:rPr>
                    </w:pPr>
                    <w:ins w:id="2182" w:author="Maximilian Schmitz" w:date="2015-06-19T09:20:00Z">
                      <w:r>
                        <w:rPr>
                          <w:noProof/>
                        </w:rPr>
                        <w:t xml:space="preserve">[3] </w:t>
                      </w:r>
                    </w:ins>
                  </w:p>
                </w:tc>
                <w:tc>
                  <w:tcPr>
                    <w:tcW w:w="0" w:type="auto"/>
                    <w:hideMark/>
                  </w:tcPr>
                  <w:p w14:paraId="27EE6B72" w14:textId="77777777" w:rsidR="00867956" w:rsidRDefault="00867956">
                    <w:pPr>
                      <w:pStyle w:val="Literaturverzeichnis"/>
                      <w:rPr>
                        <w:ins w:id="2183" w:author="Maximilian Schmitz" w:date="2015-06-19T09:20:00Z"/>
                        <w:noProof/>
                      </w:rPr>
                    </w:pPr>
                    <w:ins w:id="2184" w:author="Maximilian Schmitz" w:date="2015-06-19T09:20:00Z">
                      <w:r>
                        <w:rPr>
                          <w:noProof/>
                        </w:rPr>
                        <w:t xml:space="preserve">Norvig, R., Russel, S., Künstliche Intelligenz - Ein moderner Ansatz - 2. Auflage, München: Pearson Studium, 2004. </w:t>
                      </w:r>
                    </w:ins>
                  </w:p>
                </w:tc>
              </w:tr>
            </w:tbl>
            <w:p w14:paraId="18A1BC4F" w14:textId="77777777" w:rsidR="00867956" w:rsidRDefault="00867956">
              <w:pPr>
                <w:divId w:val="2087801645"/>
                <w:rPr>
                  <w:ins w:id="2185" w:author="Maximilian Schmitz" w:date="2015-06-19T09:20:00Z"/>
                  <w:noProof/>
                </w:rPr>
              </w:pPr>
            </w:p>
            <w:p w14:paraId="0FC1DA60" w14:textId="77777777" w:rsidR="00915AB6" w:rsidDel="00867956" w:rsidRDefault="00915AB6" w:rsidP="00652DA6">
              <w:pPr>
                <w:rPr>
                  <w:del w:id="2186" w:author="Maximilian Schmitz" w:date="2015-06-19T09:20:00Z"/>
                  <w:rFonts w:ascii="Times New Roman" w:hAnsi="Times New Roman"/>
                  <w:noProof/>
                  <w:sz w:val="20"/>
                </w:rPr>
              </w:pPr>
            </w:p>
            <w:p w14:paraId="1AE35248" w14:textId="77777777" w:rsidR="00C5187B" w:rsidDel="00915AB6" w:rsidRDefault="00C5187B" w:rsidP="00652DA6">
              <w:pPr>
                <w:rPr>
                  <w:del w:id="2187" w:author="Maximilian Schmitz" w:date="2015-06-17T19:42:00Z"/>
                  <w:rFonts w:ascii="Times New Roman" w:hAnsi="Times New Roman"/>
                  <w:noProof/>
                  <w:sz w:val="20"/>
                </w:rPr>
              </w:pPr>
            </w:p>
            <w:p w14:paraId="1DD8553C" w14:textId="77777777" w:rsidR="00B50FE7" w:rsidDel="00C5187B" w:rsidRDefault="00B50FE7" w:rsidP="00652DA6">
              <w:pPr>
                <w:rPr>
                  <w:del w:id="2188" w:author="Maximilian Schmitz" w:date="2015-06-14T11:10:00Z"/>
                  <w:rFonts w:ascii="Times New Roman" w:hAnsi="Times New Roman"/>
                  <w:noProof/>
                  <w:sz w:val="20"/>
                </w:rPr>
              </w:pPr>
            </w:p>
            <w:p w14:paraId="0F4A9C0E" w14:textId="77777777" w:rsidR="00AE076F" w:rsidDel="00B50FE7" w:rsidRDefault="00AE076F" w:rsidP="00652DA6">
              <w:pPr>
                <w:rPr>
                  <w:del w:id="2189"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14:paraId="2B01A964" w14:textId="77777777">
                <w:trPr>
                  <w:divId w:val="528494875"/>
                  <w:tblCellSpacing w:w="15" w:type="dxa"/>
                  <w:del w:id="2190" w:author="Maximilian Schmitz" w:date="2015-01-08T20:23:00Z"/>
                </w:trPr>
                <w:tc>
                  <w:tcPr>
                    <w:tcW w:w="50" w:type="pct"/>
                    <w:hideMark/>
                  </w:tcPr>
                  <w:p w14:paraId="3C51783A" w14:textId="77777777" w:rsidR="00AE076F" w:rsidDel="00B50FE7" w:rsidRDefault="00AE076F">
                    <w:pPr>
                      <w:pStyle w:val="Literaturverzeichnis"/>
                      <w:rPr>
                        <w:del w:id="2191" w:author="Maximilian Schmitz" w:date="2015-01-08T20:23:00Z"/>
                        <w:noProof/>
                        <w:szCs w:val="24"/>
                      </w:rPr>
                    </w:pPr>
                    <w:del w:id="2192" w:author="Maximilian Schmitz" w:date="2015-01-08T20:23:00Z">
                      <w:r w:rsidDel="00B50FE7">
                        <w:rPr>
                          <w:noProof/>
                        </w:rPr>
                        <w:delText xml:space="preserve">[1] </w:delText>
                      </w:r>
                    </w:del>
                  </w:p>
                </w:tc>
                <w:tc>
                  <w:tcPr>
                    <w:tcW w:w="0" w:type="auto"/>
                    <w:hideMark/>
                  </w:tcPr>
                  <w:p w14:paraId="1C7E0E92" w14:textId="77777777" w:rsidR="00AE076F" w:rsidRPr="002B27C9" w:rsidDel="00B50FE7" w:rsidRDefault="00AE076F">
                    <w:pPr>
                      <w:pStyle w:val="Literaturverzeichnis"/>
                      <w:rPr>
                        <w:del w:id="2193" w:author="Maximilian Schmitz" w:date="2015-01-08T20:23:00Z"/>
                        <w:noProof/>
                      </w:rPr>
                    </w:pPr>
                    <w:del w:id="2194" w:author="Maximilian Schmitz" w:date="2015-01-08T20:23:00Z">
                      <w:r w:rsidRPr="002B27C9" w:rsidDel="00B50FE7">
                        <w:rPr>
                          <w:noProof/>
                        </w:rPr>
                        <w:delText>RoboCup Federation, „RoboCup Soccer Server Users Manual,“ RoboCup Federation, 2003.</w:delText>
                      </w:r>
                    </w:del>
                  </w:p>
                </w:tc>
              </w:tr>
              <w:tr w:rsidR="00AE076F" w:rsidDel="00B50FE7" w14:paraId="03BFFD4A" w14:textId="77777777">
                <w:trPr>
                  <w:divId w:val="528494875"/>
                  <w:tblCellSpacing w:w="15" w:type="dxa"/>
                  <w:del w:id="2195" w:author="Maximilian Schmitz" w:date="2015-01-08T20:23:00Z"/>
                </w:trPr>
                <w:tc>
                  <w:tcPr>
                    <w:tcW w:w="50" w:type="pct"/>
                    <w:hideMark/>
                  </w:tcPr>
                  <w:p w14:paraId="79CC3D90" w14:textId="77777777" w:rsidR="00AE076F" w:rsidDel="00B50FE7" w:rsidRDefault="00AE076F">
                    <w:pPr>
                      <w:pStyle w:val="Literaturverzeichnis"/>
                      <w:rPr>
                        <w:del w:id="2196" w:author="Maximilian Schmitz" w:date="2015-01-08T20:23:00Z"/>
                        <w:noProof/>
                      </w:rPr>
                    </w:pPr>
                    <w:del w:id="2197" w:author="Maximilian Schmitz" w:date="2015-01-08T20:23:00Z">
                      <w:r w:rsidDel="00B50FE7">
                        <w:rPr>
                          <w:noProof/>
                        </w:rPr>
                        <w:delText xml:space="preserve">[2] </w:delText>
                      </w:r>
                    </w:del>
                  </w:p>
                </w:tc>
                <w:tc>
                  <w:tcPr>
                    <w:tcW w:w="0" w:type="auto"/>
                    <w:hideMark/>
                  </w:tcPr>
                  <w:p w14:paraId="2B62AE28" w14:textId="77777777" w:rsidR="00AE076F" w:rsidDel="00B50FE7" w:rsidRDefault="00AE076F">
                    <w:pPr>
                      <w:pStyle w:val="Literaturverzeichnis"/>
                      <w:rPr>
                        <w:del w:id="2198" w:author="Maximilian Schmitz" w:date="2015-01-08T20:23:00Z"/>
                        <w:noProof/>
                      </w:rPr>
                    </w:pPr>
                    <w:del w:id="2199" w:author="Maximilian Schmitz" w:date="2015-01-08T20:23:00Z">
                      <w:r w:rsidDel="00B50FE7">
                        <w:rPr>
                          <w:noProof/>
                        </w:rPr>
                        <w:delText xml:space="preserve">Lämmel, U., Cleve, J., Künstliche Intelligenz, München: Hanser, 2012. </w:delText>
                      </w:r>
                    </w:del>
                  </w:p>
                </w:tc>
              </w:tr>
            </w:tbl>
            <w:p w14:paraId="7764C1AB" w14:textId="77777777" w:rsidR="00AE076F" w:rsidDel="00B50FE7" w:rsidRDefault="00AE076F">
              <w:pPr>
                <w:divId w:val="528494875"/>
                <w:rPr>
                  <w:del w:id="2200" w:author="Maximilian Schmitz" w:date="2015-01-08T20:23:00Z"/>
                  <w:noProof/>
                </w:rPr>
              </w:pPr>
            </w:p>
            <w:p w14:paraId="6F66A964" w14:textId="77777777" w:rsidR="00235CFC" w:rsidRDefault="00235CFC" w:rsidP="00652DA6">
              <w:r>
                <w:rPr>
                  <w:b/>
                  <w:bCs/>
                </w:rPr>
                <w:fldChar w:fldCharType="end"/>
              </w:r>
            </w:p>
          </w:sdtContent>
        </w:sdt>
      </w:sdtContent>
    </w:sdt>
    <w:p w14:paraId="507D4D4D" w14:textId="77777777" w:rsidR="00235CFC" w:rsidRPr="00235CFC" w:rsidRDefault="00235CFC" w:rsidP="00235CFC">
      <w:pPr>
        <w:spacing w:line="240" w:lineRule="auto"/>
      </w:pPr>
      <w:r>
        <w:br w:type="page"/>
      </w:r>
    </w:p>
    <w:p w14:paraId="720B5311" w14:textId="77777777" w:rsidR="00C55980" w:rsidRDefault="00C55980" w:rsidP="00AC4DD5">
      <w:pPr>
        <w:pStyle w:val="berschrift1"/>
        <w:numPr>
          <w:ilvl w:val="0"/>
          <w:numId w:val="0"/>
        </w:numPr>
      </w:pPr>
      <w:bookmarkStart w:id="2201" w:name="_Toc422468969"/>
      <w:r>
        <w:lastRenderedPageBreak/>
        <w:t>Abbildungsverzeichnis</w:t>
      </w:r>
      <w:bookmarkEnd w:id="2201"/>
    </w:p>
    <w:p w14:paraId="377EBA0C" w14:textId="77777777" w:rsidR="00867956" w:rsidRDefault="00986767">
      <w:pPr>
        <w:pStyle w:val="Abbildungsverzeichnis"/>
        <w:rPr>
          <w:ins w:id="2202"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2203"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2204" w:author="Maximilian Schmitz" w:date="2015-06-19T09:20:00Z">
        <w:r w:rsidR="00867956">
          <w:rPr>
            <w:webHidden/>
          </w:rPr>
          <w:t>12</w:t>
        </w:r>
        <w:r w:rsidR="00867956">
          <w:rPr>
            <w:webHidden/>
          </w:rPr>
          <w:fldChar w:fldCharType="end"/>
        </w:r>
        <w:r w:rsidR="00867956" w:rsidRPr="00741953">
          <w:rPr>
            <w:rStyle w:val="Hyperlink"/>
          </w:rPr>
          <w:fldChar w:fldCharType="end"/>
        </w:r>
      </w:ins>
    </w:p>
    <w:p w14:paraId="13B43667" w14:textId="77777777" w:rsidR="00867956" w:rsidRDefault="00867956">
      <w:pPr>
        <w:pStyle w:val="Abbildungsverzeichnis"/>
        <w:rPr>
          <w:ins w:id="2205" w:author="Maximilian Schmitz" w:date="2015-06-19T09:20:00Z"/>
          <w:rFonts w:asciiTheme="minorHAnsi" w:eastAsiaTheme="minorEastAsia" w:hAnsiTheme="minorHAnsi" w:cstheme="minorBidi"/>
          <w:sz w:val="22"/>
          <w:szCs w:val="22"/>
        </w:rPr>
      </w:pPr>
      <w:ins w:id="2206"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2207" w:author="Maximilian Schmitz" w:date="2015-06-19T09:20:00Z">
        <w:r>
          <w:rPr>
            <w:webHidden/>
          </w:rPr>
          <w:t>13</w:t>
        </w:r>
        <w:r>
          <w:rPr>
            <w:webHidden/>
          </w:rPr>
          <w:fldChar w:fldCharType="end"/>
        </w:r>
        <w:r w:rsidRPr="00741953">
          <w:rPr>
            <w:rStyle w:val="Hyperlink"/>
          </w:rPr>
          <w:fldChar w:fldCharType="end"/>
        </w:r>
      </w:ins>
    </w:p>
    <w:p w14:paraId="0397D14F" w14:textId="77777777" w:rsidR="00867956" w:rsidRDefault="00867956">
      <w:pPr>
        <w:pStyle w:val="Abbildungsverzeichnis"/>
        <w:rPr>
          <w:ins w:id="2208" w:author="Maximilian Schmitz" w:date="2015-06-19T09:20:00Z"/>
          <w:rFonts w:asciiTheme="minorHAnsi" w:eastAsiaTheme="minorEastAsia" w:hAnsiTheme="minorHAnsi" w:cstheme="minorBidi"/>
          <w:sz w:val="22"/>
          <w:szCs w:val="22"/>
        </w:rPr>
      </w:pPr>
      <w:ins w:id="2209"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2210" w:author="Maximilian Schmitz" w:date="2015-06-19T09:20:00Z">
        <w:r>
          <w:rPr>
            <w:webHidden/>
          </w:rPr>
          <w:t>16</w:t>
        </w:r>
        <w:r>
          <w:rPr>
            <w:webHidden/>
          </w:rPr>
          <w:fldChar w:fldCharType="end"/>
        </w:r>
        <w:r w:rsidRPr="00741953">
          <w:rPr>
            <w:rStyle w:val="Hyperlink"/>
          </w:rPr>
          <w:fldChar w:fldCharType="end"/>
        </w:r>
      </w:ins>
    </w:p>
    <w:p w14:paraId="7245668A" w14:textId="77777777" w:rsidR="00867956" w:rsidRDefault="00867956">
      <w:pPr>
        <w:pStyle w:val="Abbildungsverzeichnis"/>
        <w:rPr>
          <w:ins w:id="2211" w:author="Maximilian Schmitz" w:date="2015-06-19T09:20:00Z"/>
          <w:rFonts w:asciiTheme="minorHAnsi" w:eastAsiaTheme="minorEastAsia" w:hAnsiTheme="minorHAnsi" w:cstheme="minorBidi"/>
          <w:sz w:val="22"/>
          <w:szCs w:val="22"/>
        </w:rPr>
      </w:pPr>
      <w:ins w:id="2212"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2213" w:author="Maximilian Schmitz" w:date="2015-06-19T09:20:00Z">
        <w:r>
          <w:rPr>
            <w:webHidden/>
          </w:rPr>
          <w:t>17</w:t>
        </w:r>
        <w:r>
          <w:rPr>
            <w:webHidden/>
          </w:rPr>
          <w:fldChar w:fldCharType="end"/>
        </w:r>
        <w:r w:rsidRPr="00741953">
          <w:rPr>
            <w:rStyle w:val="Hyperlink"/>
          </w:rPr>
          <w:fldChar w:fldCharType="end"/>
        </w:r>
      </w:ins>
    </w:p>
    <w:p w14:paraId="6B7BA7BA" w14:textId="77777777" w:rsidR="00867956" w:rsidRDefault="00867956">
      <w:pPr>
        <w:pStyle w:val="Abbildungsverzeichnis"/>
        <w:rPr>
          <w:ins w:id="2214" w:author="Maximilian Schmitz" w:date="2015-06-19T09:20:00Z"/>
          <w:rFonts w:asciiTheme="minorHAnsi" w:eastAsiaTheme="minorEastAsia" w:hAnsiTheme="minorHAnsi" w:cstheme="minorBidi"/>
          <w:sz w:val="22"/>
          <w:szCs w:val="22"/>
        </w:rPr>
      </w:pPr>
      <w:ins w:id="2215"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2216" w:author="Maximilian Schmitz" w:date="2015-06-19T09:20:00Z">
        <w:r>
          <w:rPr>
            <w:webHidden/>
          </w:rPr>
          <w:t>18</w:t>
        </w:r>
        <w:r>
          <w:rPr>
            <w:webHidden/>
          </w:rPr>
          <w:fldChar w:fldCharType="end"/>
        </w:r>
        <w:r w:rsidRPr="00741953">
          <w:rPr>
            <w:rStyle w:val="Hyperlink"/>
          </w:rPr>
          <w:fldChar w:fldCharType="end"/>
        </w:r>
      </w:ins>
    </w:p>
    <w:p w14:paraId="01DE847C" w14:textId="77777777" w:rsidR="00867956" w:rsidRDefault="00867956">
      <w:pPr>
        <w:pStyle w:val="Abbildungsverzeichnis"/>
        <w:rPr>
          <w:ins w:id="2217" w:author="Maximilian Schmitz" w:date="2015-06-19T09:20:00Z"/>
          <w:rFonts w:asciiTheme="minorHAnsi" w:eastAsiaTheme="minorEastAsia" w:hAnsiTheme="minorHAnsi" w:cstheme="minorBidi"/>
          <w:sz w:val="22"/>
          <w:szCs w:val="22"/>
        </w:rPr>
      </w:pPr>
      <w:ins w:id="2218"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2219" w:author="Maximilian Schmitz" w:date="2015-06-19T09:20:00Z">
        <w:r>
          <w:rPr>
            <w:webHidden/>
          </w:rPr>
          <w:t>19</w:t>
        </w:r>
        <w:r>
          <w:rPr>
            <w:webHidden/>
          </w:rPr>
          <w:fldChar w:fldCharType="end"/>
        </w:r>
        <w:r w:rsidRPr="00741953">
          <w:rPr>
            <w:rStyle w:val="Hyperlink"/>
          </w:rPr>
          <w:fldChar w:fldCharType="end"/>
        </w:r>
      </w:ins>
    </w:p>
    <w:p w14:paraId="508D2A8A" w14:textId="77777777" w:rsidR="00867956" w:rsidRDefault="00867956">
      <w:pPr>
        <w:pStyle w:val="Abbildungsverzeichnis"/>
        <w:rPr>
          <w:ins w:id="2220" w:author="Maximilian Schmitz" w:date="2015-06-19T09:20:00Z"/>
          <w:rFonts w:asciiTheme="minorHAnsi" w:eastAsiaTheme="minorEastAsia" w:hAnsiTheme="minorHAnsi" w:cstheme="minorBidi"/>
          <w:sz w:val="22"/>
          <w:szCs w:val="22"/>
        </w:rPr>
      </w:pPr>
      <w:ins w:id="2221"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2222" w:author="Maximilian Schmitz" w:date="2015-06-19T09:20:00Z">
        <w:r>
          <w:rPr>
            <w:webHidden/>
          </w:rPr>
          <w:t>20</w:t>
        </w:r>
        <w:r>
          <w:rPr>
            <w:webHidden/>
          </w:rPr>
          <w:fldChar w:fldCharType="end"/>
        </w:r>
        <w:r w:rsidRPr="00741953">
          <w:rPr>
            <w:rStyle w:val="Hyperlink"/>
          </w:rPr>
          <w:fldChar w:fldCharType="end"/>
        </w:r>
      </w:ins>
    </w:p>
    <w:p w14:paraId="52A5D164" w14:textId="77777777" w:rsidR="00867956" w:rsidRDefault="00867956">
      <w:pPr>
        <w:pStyle w:val="Abbildungsverzeichnis"/>
        <w:rPr>
          <w:ins w:id="2223" w:author="Maximilian Schmitz" w:date="2015-06-19T09:20:00Z"/>
          <w:rFonts w:asciiTheme="minorHAnsi" w:eastAsiaTheme="minorEastAsia" w:hAnsiTheme="minorHAnsi" w:cstheme="minorBidi"/>
          <w:sz w:val="22"/>
          <w:szCs w:val="22"/>
        </w:rPr>
      </w:pPr>
      <w:ins w:id="2224"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2225" w:author="Maximilian Schmitz" w:date="2015-06-19T09:20:00Z">
        <w:r>
          <w:rPr>
            <w:webHidden/>
          </w:rPr>
          <w:t>30</w:t>
        </w:r>
        <w:r>
          <w:rPr>
            <w:webHidden/>
          </w:rPr>
          <w:fldChar w:fldCharType="end"/>
        </w:r>
        <w:r w:rsidRPr="00741953">
          <w:rPr>
            <w:rStyle w:val="Hyperlink"/>
          </w:rPr>
          <w:fldChar w:fldCharType="end"/>
        </w:r>
      </w:ins>
    </w:p>
    <w:p w14:paraId="3E5ED154" w14:textId="77777777" w:rsidR="00037140" w:rsidRDefault="00E64F9C" w:rsidP="00C55980">
      <w:pPr>
        <w:rPr>
          <w:ins w:id="2226" w:author="Maximilian Schmitz" w:date="2015-06-19T09:19:00Z"/>
          <w:b/>
          <w:bCs/>
          <w:noProof/>
        </w:rPr>
      </w:pPr>
      <w:del w:id="2227"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228" w:author="Maximilian Schmitz" w:date="2015-06-19T09:19:00Z"/>
          <w:b/>
          <w:kern w:val="28"/>
          <w:sz w:val="32"/>
        </w:rPr>
      </w:pPr>
      <w:ins w:id="2229" w:author="Maximilian Schmitz" w:date="2015-06-19T09:19:00Z">
        <w:r>
          <w:br w:type="page"/>
        </w:r>
      </w:ins>
    </w:p>
    <w:p w14:paraId="2263B5F9" w14:textId="77777777" w:rsidR="0033512B" w:rsidDel="0033512B" w:rsidRDefault="0033512B">
      <w:pPr>
        <w:pStyle w:val="berschrift1"/>
        <w:numPr>
          <w:ilvl w:val="0"/>
          <w:numId w:val="0"/>
        </w:numPr>
        <w:rPr>
          <w:del w:id="2230" w:author="Maximilian Schmitz" w:date="2015-06-19T09:19:00Z"/>
        </w:rPr>
        <w:pPrChange w:id="2231" w:author="Michael K." w:date="2015-07-02T15:13:00Z">
          <w:pPr/>
        </w:pPrChange>
      </w:pPr>
      <w:bookmarkStart w:id="2232" w:name="_Toc422468970"/>
      <w:ins w:id="2233" w:author="Maximilian Schmitz" w:date="2015-06-19T09:19:00Z">
        <w:r>
          <w:lastRenderedPageBreak/>
          <w:t>Tabellenverzeichnis</w:t>
        </w:r>
      </w:ins>
      <w:bookmarkEnd w:id="2232"/>
    </w:p>
    <w:p w14:paraId="6648D9C3" w14:textId="77777777" w:rsidR="00037140" w:rsidDel="0033512B" w:rsidRDefault="00037140">
      <w:pPr>
        <w:pStyle w:val="berschrift1"/>
        <w:numPr>
          <w:ilvl w:val="0"/>
          <w:numId w:val="0"/>
        </w:numPr>
        <w:rPr>
          <w:del w:id="2234" w:author="Maximilian Schmitz" w:date="2015-06-19T09:19:00Z"/>
        </w:rPr>
        <w:pPrChange w:id="2235" w:author="Michael K." w:date="2015-07-02T15:13:00Z">
          <w:pPr/>
        </w:pPrChange>
      </w:pPr>
      <w:del w:id="2236" w:author="Maximilian Schmitz" w:date="2015-06-19T09:19:00Z">
        <w:r w:rsidDel="0033512B">
          <w:br w:type="page"/>
        </w:r>
      </w:del>
    </w:p>
    <w:p w14:paraId="13D6F28C" w14:textId="77777777" w:rsidR="0033512B" w:rsidRPr="0033512B" w:rsidRDefault="0033512B">
      <w:pPr>
        <w:pStyle w:val="berschrift1"/>
        <w:numPr>
          <w:ilvl w:val="0"/>
          <w:numId w:val="0"/>
        </w:numPr>
        <w:rPr>
          <w:ins w:id="2237" w:author="Maximilian Schmitz" w:date="2015-06-19T09:19:00Z"/>
          <w:rFonts w:eastAsiaTheme="minorEastAsia"/>
          <w:rPrChange w:id="2238" w:author="Maximilian Schmitz" w:date="2015-06-19T09:19:00Z">
            <w:rPr>
              <w:ins w:id="2239" w:author="Maximilian Schmitz" w:date="2015-06-19T09:19:00Z"/>
            </w:rPr>
          </w:rPrChange>
        </w:rPr>
        <w:pPrChange w:id="2240" w:author="Michael K." w:date="2015-07-02T15:13:00Z">
          <w:pPr>
            <w:pStyle w:val="Abbildungsverzeichnis"/>
          </w:pPr>
        </w:pPrChange>
      </w:pPr>
    </w:p>
    <w:p w14:paraId="38239D22" w14:textId="77777777" w:rsidR="00867956" w:rsidRDefault="0033512B">
      <w:pPr>
        <w:pStyle w:val="Abbildungsverzeichnis"/>
        <w:rPr>
          <w:ins w:id="2241" w:author="Maximilian Schmitz" w:date="2015-06-19T09:20:00Z"/>
          <w:rFonts w:asciiTheme="minorHAnsi" w:eastAsiaTheme="minorEastAsia" w:hAnsiTheme="minorHAnsi" w:cstheme="minorBidi"/>
          <w:sz w:val="22"/>
          <w:szCs w:val="22"/>
        </w:rPr>
      </w:pPr>
      <w:ins w:id="2242" w:author="Maximilian Schmitz" w:date="2015-06-19T09:19:00Z">
        <w:r>
          <w:fldChar w:fldCharType="begin"/>
        </w:r>
        <w:r>
          <w:instrText xml:space="preserve"> TOC \h \z \c "Tabelle" </w:instrText>
        </w:r>
      </w:ins>
      <w:r>
        <w:fldChar w:fldCharType="separate"/>
      </w:r>
      <w:ins w:id="2243"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2244" w:author="Maximilian Schmitz" w:date="2015-06-19T09:20:00Z">
        <w:r w:rsidR="00867956">
          <w:rPr>
            <w:webHidden/>
          </w:rPr>
          <w:t>24</w:t>
        </w:r>
        <w:r w:rsidR="00867956">
          <w:rPr>
            <w:webHidden/>
          </w:rPr>
          <w:fldChar w:fldCharType="end"/>
        </w:r>
        <w:r w:rsidR="00867956" w:rsidRPr="00FF3A84">
          <w:rPr>
            <w:rStyle w:val="Hyperlink"/>
          </w:rPr>
          <w:fldChar w:fldCharType="end"/>
        </w:r>
      </w:ins>
    </w:p>
    <w:p w14:paraId="494FE4A3" w14:textId="77777777" w:rsidR="00867956" w:rsidRDefault="00867956">
      <w:pPr>
        <w:pStyle w:val="Abbildungsverzeichnis"/>
        <w:rPr>
          <w:ins w:id="2245" w:author="Maximilian Schmitz" w:date="2015-06-19T09:20:00Z"/>
          <w:rFonts w:asciiTheme="minorHAnsi" w:eastAsiaTheme="minorEastAsia" w:hAnsiTheme="minorHAnsi" w:cstheme="minorBidi"/>
          <w:sz w:val="22"/>
          <w:szCs w:val="22"/>
        </w:rPr>
      </w:pPr>
      <w:ins w:id="2246"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2247" w:author="Maximilian Schmitz" w:date="2015-06-19T09:20:00Z">
        <w:r>
          <w:rPr>
            <w:webHidden/>
          </w:rPr>
          <w:t>27</w:t>
        </w:r>
        <w:r>
          <w:rPr>
            <w:webHidden/>
          </w:rPr>
          <w:fldChar w:fldCharType="end"/>
        </w:r>
        <w:r w:rsidRPr="00FF3A84">
          <w:rPr>
            <w:rStyle w:val="Hyperlink"/>
          </w:rPr>
          <w:fldChar w:fldCharType="end"/>
        </w:r>
      </w:ins>
    </w:p>
    <w:p w14:paraId="19031F67" w14:textId="77777777" w:rsidR="00867956" w:rsidRDefault="00867956">
      <w:pPr>
        <w:pStyle w:val="Abbildungsverzeichnis"/>
        <w:rPr>
          <w:ins w:id="2248" w:author="Maximilian Schmitz" w:date="2015-06-19T09:20:00Z"/>
          <w:rFonts w:asciiTheme="minorHAnsi" w:eastAsiaTheme="minorEastAsia" w:hAnsiTheme="minorHAnsi" w:cstheme="minorBidi"/>
          <w:sz w:val="22"/>
          <w:szCs w:val="22"/>
        </w:rPr>
      </w:pPr>
      <w:ins w:id="2249"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2250" w:author="Maximilian Schmitz" w:date="2015-06-19T09:20:00Z">
        <w:r>
          <w:rPr>
            <w:webHidden/>
          </w:rPr>
          <w:t>28</w:t>
        </w:r>
        <w:r>
          <w:rPr>
            <w:webHidden/>
          </w:rPr>
          <w:fldChar w:fldCharType="end"/>
        </w:r>
        <w:r w:rsidRPr="00FF3A84">
          <w:rPr>
            <w:rStyle w:val="Hyperlink"/>
          </w:rPr>
          <w:fldChar w:fldCharType="end"/>
        </w:r>
      </w:ins>
    </w:p>
    <w:p w14:paraId="27D87242" w14:textId="77777777" w:rsidR="0033512B" w:rsidRDefault="0033512B">
      <w:pPr>
        <w:jc w:val="left"/>
        <w:rPr>
          <w:ins w:id="2251" w:author="Maximilian Schmitz" w:date="2015-06-19T09:18:00Z"/>
          <w:b/>
          <w:kern w:val="28"/>
          <w:sz w:val="32"/>
        </w:rPr>
      </w:pPr>
      <w:ins w:id="2252" w:author="Maximilian Schmitz" w:date="2015-06-19T09:19:00Z">
        <w:r>
          <w:fldChar w:fldCharType="end"/>
        </w:r>
      </w:ins>
      <w:ins w:id="2253" w:author="Maximilian Schmitz" w:date="2015-06-19T09:18:00Z">
        <w:r>
          <w:br w:type="page"/>
        </w:r>
      </w:ins>
    </w:p>
    <w:p w14:paraId="35A41E87" w14:textId="77777777" w:rsidR="00C55980" w:rsidRDefault="00037140" w:rsidP="00AC4DD5">
      <w:pPr>
        <w:pStyle w:val="berschrift1"/>
        <w:numPr>
          <w:ilvl w:val="0"/>
          <w:numId w:val="0"/>
        </w:numPr>
      </w:pPr>
      <w:bookmarkStart w:id="2254" w:name="_Toc422468971"/>
      <w:r>
        <w:lastRenderedPageBreak/>
        <w:t>Abkürzungsverzeichnis</w:t>
      </w:r>
      <w:bookmarkEnd w:id="2254"/>
    </w:p>
    <w:p w14:paraId="7433DEA2" w14:textId="77777777" w:rsidR="000272B7" w:rsidRDefault="000272B7" w:rsidP="0036571F">
      <w:pPr>
        <w:tabs>
          <w:tab w:val="left" w:pos="1701"/>
        </w:tabs>
        <w:rPr>
          <w:lang w:val="fr-FR"/>
        </w:rPr>
      </w:pPr>
    </w:p>
    <w:p w14:paraId="04F0D288" w14:textId="77777777" w:rsidR="00E64F9C" w:rsidRPr="00CE0563" w:rsidRDefault="00E64F9C">
      <w:r>
        <w:rPr>
          <w:lang w:val="fr-FR"/>
        </w:rPr>
        <w:br w:type="page"/>
      </w:r>
    </w:p>
    <w:p w14:paraId="25C9719E" w14:textId="77777777" w:rsidR="00E64F9C" w:rsidRPr="005245B9" w:rsidRDefault="00E64F9C" w:rsidP="00AC4DD5">
      <w:pPr>
        <w:pStyle w:val="berschrift1"/>
        <w:numPr>
          <w:ilvl w:val="0"/>
          <w:numId w:val="0"/>
        </w:numPr>
        <w:rPr>
          <w:lang w:val="fr-FR"/>
        </w:rPr>
      </w:pPr>
      <w:bookmarkStart w:id="2255" w:name="_Toc422468972"/>
      <w:r w:rsidRPr="00CE0563">
        <w:lastRenderedPageBreak/>
        <w:t>Glossar</w:t>
      </w:r>
      <w:bookmarkEnd w:id="2255"/>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Admin" w:date="2015-07-06T13:16:00Z" w:initials="A">
    <w:p w14:paraId="268E30ED" w14:textId="77777777" w:rsidR="00D613CB" w:rsidRDefault="00D613CB">
      <w:pPr>
        <w:pStyle w:val="Kommentartext"/>
      </w:pPr>
      <w:r>
        <w:rPr>
          <w:rStyle w:val="Kommentarzeichen"/>
        </w:rPr>
        <w:annotationRef/>
      </w:r>
      <w:r>
        <w:t>Würde ich hier vermutlich raus lassen</w:t>
      </w:r>
    </w:p>
  </w:comment>
  <w:comment w:id="463" w:author="Admin" w:date="2015-07-06T13:40:00Z" w:initials="A">
    <w:p w14:paraId="786DE922" w14:textId="0D1C89D8" w:rsidR="00D613CB" w:rsidRDefault="00D613CB">
      <w:pPr>
        <w:pStyle w:val="Kommentartext"/>
      </w:pPr>
      <w:r>
        <w:rPr>
          <w:rStyle w:val="Kommentarzeichen"/>
        </w:rPr>
        <w:annotationRef/>
      </w:r>
      <w:r>
        <w:t xml:space="preserve">Allernativen besprechen, z.B. </w:t>
      </w:r>
      <w:proofErr w:type="spellStart"/>
      <w:r>
        <w:t>Clinet</w:t>
      </w:r>
      <w:proofErr w:type="spellEnd"/>
      <w:r>
        <w:t xml:space="preserve"> - Server?</w:t>
      </w:r>
    </w:p>
  </w:comment>
  <w:comment w:id="475" w:author="Admin" w:date="2015-07-06T13:41:00Z" w:initials="A">
    <w:p w14:paraId="308F9E12" w14:textId="3051D65C" w:rsidR="00D613CB" w:rsidRDefault="00D613CB">
      <w:pPr>
        <w:pStyle w:val="Kommentartext"/>
      </w:pPr>
      <w:r>
        <w:rPr>
          <w:rStyle w:val="Kommentarzeichen"/>
        </w:rPr>
        <w:annotationRef/>
      </w:r>
      <w:r>
        <w:t>Alternative Script Sprachen wie JS, Python, Perl… Technologie Entscheidung?</w:t>
      </w:r>
    </w:p>
  </w:comment>
  <w:comment w:id="498" w:author="Admin" w:date="2015-07-06T13:44:00Z" w:initials="A">
    <w:p w14:paraId="2EBC50FB" w14:textId="4A347B2D" w:rsidR="00D613CB" w:rsidRDefault="00D613CB">
      <w:pPr>
        <w:pStyle w:val="Kommentartext"/>
      </w:pPr>
      <w:r>
        <w:rPr>
          <w:rStyle w:val="Kommentarzeichen"/>
        </w:rPr>
        <w:annotationRef/>
      </w:r>
      <w:r>
        <w:t>Warum?</w:t>
      </w:r>
      <w:r>
        <w:br/>
        <w:t>Aufbau von LUA? Reiner ANSI C Code ohne externe Abhängigkeiten</w:t>
      </w:r>
    </w:p>
  </w:comment>
  <w:comment w:id="501" w:author="Admin" w:date="2015-07-06T13:44:00Z" w:initials="A">
    <w:p w14:paraId="05CD271F" w14:textId="22252729" w:rsidR="00D613CB" w:rsidRDefault="00D613CB">
      <w:pPr>
        <w:pStyle w:val="Kommentartext"/>
      </w:pPr>
      <w:r>
        <w:rPr>
          <w:rStyle w:val="Kommentarzeichen"/>
        </w:rPr>
        <w:annotationRef/>
      </w:r>
      <w:r>
        <w:t xml:space="preserve">Etwas zum Ursprung </w:t>
      </w:r>
      <w:proofErr w:type="spellStart"/>
      <w:r>
        <w:t>luas</w:t>
      </w:r>
      <w:proofErr w:type="spellEnd"/>
      <w:r>
        <w:t xml:space="preserve"> oder sonst was die 2-3 Sätze hier sind einfach zu wenig!</w:t>
      </w:r>
    </w:p>
  </w:comment>
  <w:comment w:id="535" w:author="Admin" w:date="2015-07-06T13:51:00Z" w:initials="A">
    <w:p w14:paraId="38C6A1E3" w14:textId="7F77EC4C" w:rsidR="00D613CB" w:rsidRDefault="00D613CB">
      <w:pPr>
        <w:pStyle w:val="Kommentartext"/>
      </w:pPr>
      <w:r>
        <w:rPr>
          <w:rStyle w:val="Kommentarzeichen"/>
        </w:rPr>
        <w:annotationRef/>
      </w:r>
      <w:r>
        <w:t>Na ja etwas komisch ausgedrückt. Evtl. die kognitive Fähigkeit von Computern zu ermöglichen oder so was…</w:t>
      </w:r>
    </w:p>
  </w:comment>
  <w:comment w:id="560" w:author="Admin" w:date="2015-07-06T14:01:00Z" w:initials="A">
    <w:p w14:paraId="2338AF66" w14:textId="0C42976E" w:rsidR="00D613CB" w:rsidRDefault="00D613CB">
      <w:pPr>
        <w:pStyle w:val="Kommentartext"/>
      </w:pPr>
      <w:r>
        <w:t xml:space="preserve">In Klammer evtl. </w:t>
      </w:r>
      <w:r>
        <w:rPr>
          <w:rStyle w:val="Kommentarzeichen"/>
        </w:rPr>
        <w:annotationRef/>
      </w:r>
      <w:r>
        <w:t>(Betreuer Herr Fahr)?</w:t>
      </w:r>
    </w:p>
  </w:comment>
  <w:comment w:id="563" w:author="Admin" w:date="2015-07-06T14:02:00Z" w:initials="A">
    <w:p w14:paraId="5B3ABF46" w14:textId="37220125" w:rsidR="00480820" w:rsidRDefault="00D613CB">
      <w:pPr>
        <w:pStyle w:val="Kommentartext"/>
      </w:pPr>
      <w:r>
        <w:rPr>
          <w:rStyle w:val="Kommentarzeichen"/>
        </w:rPr>
        <w:annotationRef/>
      </w:r>
      <w:r>
        <w:t>Diagramm?</w:t>
      </w:r>
    </w:p>
  </w:comment>
  <w:comment w:id="564" w:author="Michael K." w:date="2015-07-06T22:03:00Z" w:initials="MK">
    <w:p w14:paraId="4FFD4CC6" w14:textId="6D170C16" w:rsidR="00480820" w:rsidRDefault="00480820">
      <w:pPr>
        <w:pStyle w:val="Kommentartext"/>
      </w:pPr>
      <w:r>
        <w:rPr>
          <w:rStyle w:val="Kommentarzeichen"/>
        </w:rPr>
        <w:annotationRef/>
      </w:r>
      <w:r>
        <w:t>Excel Meilenstein bisschen erweitern wird’s auch tun?</w:t>
      </w:r>
    </w:p>
  </w:comment>
  <w:comment w:id="572" w:author="Admin" w:date="2015-07-06T14:03:00Z" w:initials="A">
    <w:p w14:paraId="0774F42E" w14:textId="08164C8F" w:rsidR="00D613CB" w:rsidRDefault="00D613CB">
      <w:pPr>
        <w:pStyle w:val="Kommentartext"/>
      </w:pPr>
      <w:r>
        <w:rPr>
          <w:rStyle w:val="Kommentarzeichen"/>
        </w:rPr>
        <w:annotationRef/>
      </w:r>
      <w:r>
        <w:t>Einheitliche Schreibweise !!!</w:t>
      </w:r>
    </w:p>
  </w:comment>
  <w:comment w:id="573" w:author="Admin" w:date="2015-07-06T14:06:00Z" w:initials="A">
    <w:p w14:paraId="4C93DF2C" w14:textId="7F60E419" w:rsidR="00D613CB" w:rsidRDefault="00D613CB">
      <w:pPr>
        <w:pStyle w:val="Kommentartext"/>
      </w:pPr>
      <w:r>
        <w:rPr>
          <w:rStyle w:val="Kommentarzeichen"/>
        </w:rPr>
        <w:annotationRef/>
      </w:r>
      <w:r>
        <w:t xml:space="preserve">Einheitliche </w:t>
      </w:r>
      <w:proofErr w:type="spellStart"/>
      <w:r>
        <w:t>schreibweise</w:t>
      </w:r>
      <w:proofErr w:type="spellEnd"/>
      <w:r>
        <w:t>! Skript oder Script!!!</w:t>
      </w:r>
    </w:p>
  </w:comment>
  <w:comment w:id="592" w:author="Admin" w:date="2015-07-06T14:07:00Z" w:initials="A">
    <w:p w14:paraId="431B96E2" w14:textId="5FE5D0D0" w:rsidR="00D613CB" w:rsidRDefault="00D613CB">
      <w:pPr>
        <w:pStyle w:val="Kommentartext"/>
      </w:pPr>
      <w:r>
        <w:rPr>
          <w:rStyle w:val="Kommentarzeichen"/>
        </w:rPr>
        <w:annotationRef/>
      </w:r>
      <w:r>
        <w:t>Zu vor immer Fußballspieler jetzt sind es Roboter?</w:t>
      </w:r>
    </w:p>
  </w:comment>
  <w:comment w:id="596" w:author="Admin" w:date="2015-07-06T14:08:00Z" w:initials="A">
    <w:p w14:paraId="0E8897A7" w14:textId="2E6704B2" w:rsidR="00D613CB" w:rsidRDefault="00D613CB">
      <w:pPr>
        <w:pStyle w:val="Kommentartext"/>
      </w:pPr>
      <w:r>
        <w:rPr>
          <w:rStyle w:val="Kommentarzeichen"/>
        </w:rPr>
        <w:annotationRef/>
      </w:r>
      <w:r>
        <w:t>Hier bitte eine Grafik dazu erstellen, so versteht das ja keiner :D</w:t>
      </w:r>
    </w:p>
  </w:comment>
  <w:comment w:id="610" w:author="Admin" w:date="2015-07-06T14:11:00Z" w:initials="A">
    <w:p w14:paraId="131B5124" w14:textId="3E897BF6" w:rsidR="00D613CB" w:rsidRDefault="00D613CB">
      <w:pPr>
        <w:pStyle w:val="Kommentartext"/>
      </w:pPr>
      <w:r>
        <w:rPr>
          <w:rStyle w:val="Kommentarzeichen"/>
        </w:rPr>
        <w:annotationRef/>
      </w:r>
      <w:r>
        <w:t>Schreibt man das so?</w:t>
      </w:r>
    </w:p>
  </w:comment>
  <w:comment w:id="734" w:author="Admin" w:date="2015-07-06T14:21:00Z" w:initials="A">
    <w:p w14:paraId="28379DEE" w14:textId="78B289B3" w:rsidR="00480820" w:rsidRDefault="00D613CB">
      <w:pPr>
        <w:pStyle w:val="Kommentartext"/>
      </w:pPr>
      <w:r>
        <w:rPr>
          <w:rStyle w:val="Kommentarzeichen"/>
        </w:rPr>
        <w:annotationRef/>
      </w:r>
      <w:r>
        <w:t>Tore sind nicht aus UE!</w:t>
      </w:r>
    </w:p>
  </w:comment>
  <w:comment w:id="735" w:author="Michael K." w:date="2015-07-06T22:04:00Z" w:initials="MK">
    <w:p w14:paraId="74599AD9" w14:textId="49BC5C4B" w:rsidR="00480820" w:rsidRDefault="00480820">
      <w:pPr>
        <w:pStyle w:val="Kommentartext"/>
      </w:pPr>
      <w:r>
        <w:rPr>
          <w:rStyle w:val="Kommentarzeichen"/>
        </w:rPr>
        <w:annotationRef/>
      </w:r>
      <w:r>
        <w:t xml:space="preserve">Feld auch nicht, die Banner auch nicht wirklich? Also ergo nur </w:t>
      </w:r>
      <w:proofErr w:type="spellStart"/>
      <w:r>
        <w:t>spieler</w:t>
      </w:r>
      <w:proofErr w:type="spellEnd"/>
      <w:r>
        <w:t xml:space="preserve"> und ball?</w:t>
      </w:r>
    </w:p>
  </w:comment>
  <w:comment w:id="942" w:author="Admin" w:date="2015-07-06T14:33:00Z" w:initials="A">
    <w:p w14:paraId="5F53C59E" w14:textId="76433E01" w:rsidR="00D613CB" w:rsidRDefault="00D613CB">
      <w:pPr>
        <w:pStyle w:val="Kommentartext"/>
      </w:pPr>
      <w:r>
        <w:rPr>
          <w:rStyle w:val="Kommentarzeichen"/>
        </w:rPr>
        <w:annotationRef/>
      </w:r>
      <w:r>
        <w:t xml:space="preserve">Hier sollte noch rein das die </w:t>
      </w:r>
      <w:proofErr w:type="spellStart"/>
      <w:r>
        <w:t>Blueprints</w:t>
      </w:r>
      <w:proofErr w:type="spellEnd"/>
      <w:r>
        <w:t xml:space="preserve"> auch kompiliert werden und somit im Spiel kein Unterschied mehr vorhanden ist wo die Funktionen implementiert sind</w:t>
      </w:r>
    </w:p>
  </w:comment>
  <w:comment w:id="1024" w:author="Admin" w:date="2015-07-06T14:37:00Z" w:initials="A">
    <w:p w14:paraId="0BE4377C" w14:textId="60BDBA4B" w:rsidR="00D613CB" w:rsidRDefault="00D613CB">
      <w:pPr>
        <w:pStyle w:val="Kommentartext"/>
      </w:pPr>
      <w:r>
        <w:rPr>
          <w:rStyle w:val="Kommentarzeichen"/>
        </w:rPr>
        <w:annotationRef/>
      </w:r>
      <w:r>
        <w:rPr>
          <w:rStyle w:val="Kommentarzeichen"/>
        </w:rPr>
        <w:t>Die 5 Meter sind ja mehr so was wie hören oder fühlen ^^… müsste man evtl. noch mit rein bringen</w:t>
      </w:r>
    </w:p>
  </w:comment>
  <w:comment w:id="2044" w:author="Admin" w:date="2015-07-06T14:54:00Z" w:initials="A">
    <w:p w14:paraId="6AFAE70E" w14:textId="4044CE88" w:rsidR="00D613CB" w:rsidRDefault="00D613CB">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786DE922" w15:done="0"/>
  <w15:commentEx w15:paraId="308F9E12" w15:done="0"/>
  <w15:commentEx w15:paraId="2EBC50FB" w15:done="0"/>
  <w15:commentEx w15:paraId="05CD271F" w15:done="0"/>
  <w15:commentEx w15:paraId="38C6A1E3" w15:done="0"/>
  <w15:commentEx w15:paraId="2338AF66" w15:done="0"/>
  <w15:commentEx w15:paraId="5B3ABF46" w15:done="0"/>
  <w15:commentEx w15:paraId="4FFD4CC6" w15:paraIdParent="5B3ABF46" w15:done="0"/>
  <w15:commentEx w15:paraId="0774F42E" w15:done="0"/>
  <w15:commentEx w15:paraId="4C93DF2C" w15:done="0"/>
  <w15:commentEx w15:paraId="431B96E2" w15:done="0"/>
  <w15:commentEx w15:paraId="0E8897A7" w15:done="0"/>
  <w15:commentEx w15:paraId="131B5124" w15:done="0"/>
  <w15:commentEx w15:paraId="28379DEE" w15:done="0"/>
  <w15:commentEx w15:paraId="74599AD9" w15:paraIdParent="28379DEE" w15:done="0"/>
  <w15:commentEx w15:paraId="5F53C59E" w15:done="0"/>
  <w15:commentEx w15:paraId="0BE4377C"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201EA2" w14:textId="77777777" w:rsidR="00D73E96" w:rsidRDefault="00D73E96" w:rsidP="00081F4B">
      <w:pPr>
        <w:spacing w:line="240" w:lineRule="auto"/>
      </w:pPr>
      <w:r>
        <w:separator/>
      </w:r>
    </w:p>
  </w:endnote>
  <w:endnote w:type="continuationSeparator" w:id="0">
    <w:p w14:paraId="59AC8D54" w14:textId="77777777" w:rsidR="00D73E96" w:rsidRDefault="00D73E96"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D613CB" w:rsidRDefault="00D613CB">
        <w:pPr>
          <w:pStyle w:val="Fuzeile"/>
          <w:jc w:val="right"/>
        </w:pPr>
        <w:r>
          <w:fldChar w:fldCharType="begin"/>
        </w:r>
        <w:r>
          <w:instrText>PAGE   \* MERGEFORMAT</w:instrText>
        </w:r>
        <w:r>
          <w:fldChar w:fldCharType="separate"/>
        </w:r>
        <w:r w:rsidR="00A76D1C">
          <w:rPr>
            <w:noProof/>
          </w:rPr>
          <w:t>19</w:t>
        </w:r>
        <w:r>
          <w:fldChar w:fldCharType="end"/>
        </w:r>
      </w:p>
    </w:sdtContent>
  </w:sdt>
  <w:p w14:paraId="04BA6742" w14:textId="77777777" w:rsidR="00D613CB" w:rsidRDefault="00D613C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D613CB" w:rsidRDefault="00D613CB">
    <w:pPr>
      <w:pStyle w:val="Fuzeile"/>
      <w:jc w:val="right"/>
    </w:pPr>
  </w:p>
  <w:p w14:paraId="6043DAC7" w14:textId="77777777" w:rsidR="00D613CB" w:rsidRDefault="00D613CB">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450057"/>
      <w:docPartObj>
        <w:docPartGallery w:val="Page Numbers (Bottom of Page)"/>
        <w:docPartUnique/>
      </w:docPartObj>
    </w:sdtPr>
    <w:sdtEndPr/>
    <w:sdtContent>
      <w:p w14:paraId="0CE1E659" w14:textId="77777777" w:rsidR="00D613CB" w:rsidRDefault="00D613CB">
        <w:pPr>
          <w:pStyle w:val="Fuzeile"/>
          <w:jc w:val="right"/>
        </w:pPr>
        <w:r>
          <w:fldChar w:fldCharType="begin"/>
        </w:r>
        <w:r>
          <w:instrText>PAGE   \* MERGEFORMAT</w:instrText>
        </w:r>
        <w:r>
          <w:fldChar w:fldCharType="separate"/>
        </w:r>
        <w:r w:rsidR="00A76D1C">
          <w:rPr>
            <w:noProof/>
          </w:rPr>
          <w:t>I</w:t>
        </w:r>
        <w:r>
          <w:fldChar w:fldCharType="end"/>
        </w:r>
      </w:p>
    </w:sdtContent>
  </w:sdt>
  <w:p w14:paraId="514E9DF3" w14:textId="77777777" w:rsidR="00D613CB" w:rsidRDefault="00D613CB">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122375"/>
      <w:docPartObj>
        <w:docPartGallery w:val="Page Numbers (Bottom of Page)"/>
        <w:docPartUnique/>
      </w:docPartObj>
    </w:sdtPr>
    <w:sdtEndPr/>
    <w:sdtContent>
      <w:p w14:paraId="23834251" w14:textId="77777777" w:rsidR="00D613CB" w:rsidRDefault="00D613CB">
        <w:pPr>
          <w:pStyle w:val="Fuzeile"/>
          <w:jc w:val="right"/>
        </w:pPr>
        <w:r>
          <w:fldChar w:fldCharType="begin"/>
        </w:r>
        <w:r>
          <w:instrText>PAGE   \* MERGEFORMAT</w:instrText>
        </w:r>
        <w:r>
          <w:fldChar w:fldCharType="separate"/>
        </w:r>
        <w:r w:rsidR="00A76D1C">
          <w:rPr>
            <w:noProof/>
          </w:rPr>
          <w:t>I</w:t>
        </w:r>
        <w:r>
          <w:fldChar w:fldCharType="end"/>
        </w:r>
      </w:p>
    </w:sdtContent>
  </w:sdt>
  <w:p w14:paraId="7D93E7FA" w14:textId="77777777" w:rsidR="00D613CB" w:rsidRDefault="00D613C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5F50A" w14:textId="77777777" w:rsidR="00D73E96" w:rsidRDefault="00D73E96" w:rsidP="00081F4B">
      <w:pPr>
        <w:spacing w:line="240" w:lineRule="auto"/>
      </w:pPr>
      <w:r>
        <w:separator/>
      </w:r>
    </w:p>
  </w:footnote>
  <w:footnote w:type="continuationSeparator" w:id="0">
    <w:p w14:paraId="1B656B95" w14:textId="77777777" w:rsidR="00D73E96" w:rsidRDefault="00D73E96"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D613CB" w:rsidRDefault="00D613CB">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D613CB" w:rsidRDefault="00D613CB">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BB80B5DE"/>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4093"/>
    <w:rsid w:val="004540A2"/>
    <w:rsid w:val="00455744"/>
    <w:rsid w:val="0045602A"/>
    <w:rsid w:val="00457009"/>
    <w:rsid w:val="00457DF0"/>
    <w:rsid w:val="00457E53"/>
    <w:rsid w:val="004610D9"/>
    <w:rsid w:val="00462BD4"/>
    <w:rsid w:val="00463A2E"/>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3068"/>
    <w:rsid w:val="00C970E6"/>
    <w:rsid w:val="00C976BA"/>
    <w:rsid w:val="00CA025A"/>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613CB"/>
    <w:rsid w:val="00D6281A"/>
    <w:rsid w:val="00D62BC2"/>
    <w:rsid w:val="00D62E7C"/>
    <w:rsid w:val="00D62FDB"/>
    <w:rsid w:val="00D6780A"/>
    <w:rsid w:val="00D711CA"/>
    <w:rsid w:val="00D711D1"/>
    <w:rsid w:val="00D729CA"/>
    <w:rsid w:val="00D73E96"/>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AC4DD5"/>
    <w:pPr>
      <w:keepNext/>
      <w:numPr>
        <w:numId w:val="16"/>
      </w:numPr>
      <w:tabs>
        <w:tab w:val="left" w:pos="426"/>
      </w:tabs>
      <w:spacing w:before="360" w:after="60"/>
      <w:ind w:right="113"/>
      <w:outlineLvl w:val="0"/>
      <w:pPrChange w:id="0" w:author="Michael K." w:date="2015-07-02T15:13:00Z">
        <w:pPr>
          <w:keepNext/>
          <w:numPr>
            <w:numId w:val="16"/>
          </w:numPr>
          <w:tabs>
            <w:tab w:val="left" w:pos="426"/>
          </w:tabs>
          <w:spacing w:before="360" w:after="60" w:line="360" w:lineRule="auto"/>
          <w:ind w:right="113"/>
          <w:jc w:val="both"/>
          <w:outlineLvl w:val="0"/>
        </w:pPr>
      </w:pPrChange>
    </w:pPr>
    <w:rPr>
      <w:b/>
      <w:kern w:val="28"/>
      <w:sz w:val="32"/>
      <w:rPrChange w:id="0" w:author="Michael K." w:date="2015-07-02T15:13: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Maximilian Schmitz" w:date="2015-07-06T22:27:00Z">
        <w:pPr>
          <w:keepNext/>
          <w:numPr>
            <w:ilvl w:val="1"/>
            <w:numId w:val="16"/>
          </w:numPr>
          <w:tabs>
            <w:tab w:val="left" w:pos="567"/>
          </w:tabs>
          <w:spacing w:line="360" w:lineRule="auto"/>
          <w:ind w:left="142"/>
          <w:jc w:val="both"/>
          <w:outlineLvl w:val="1"/>
        </w:pPr>
      </w:pPrChange>
    </w:pPr>
    <w:rPr>
      <w:b/>
      <w:noProof/>
      <w:sz w:val="28"/>
      <w:rPrChange w:id="1" w:author="Maximilian Schmitz"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Maximilian Schmitz" w:date="2015-07-06T22:28:00Z">
        <w:pPr>
          <w:keepNext/>
          <w:numPr>
            <w:ilvl w:val="2"/>
            <w:numId w:val="16"/>
          </w:numPr>
          <w:tabs>
            <w:tab w:val="num" w:pos="340"/>
            <w:tab w:val="left" w:pos="709"/>
          </w:tabs>
          <w:spacing w:before="240" w:after="60" w:line="360" w:lineRule="auto"/>
          <w:jc w:val="both"/>
          <w:outlineLvl w:val="2"/>
        </w:pPr>
      </w:pPrChange>
    </w:pPr>
    <w:rPr>
      <w:b/>
      <w:rPrChange w:id="2" w:author="Maximilian Schmitz"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AC4DD5"/>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71B71607-EE8C-4B02-AD10-A2947013D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9641</Words>
  <Characters>60741</Characters>
  <Application>Microsoft Office Word</Application>
  <DocSecurity>0</DocSecurity>
  <Lines>506</Lines>
  <Paragraphs>140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70242</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833</cp:revision>
  <cp:lastPrinted>2014-08-27T20:09:00Z</cp:lastPrinted>
  <dcterms:created xsi:type="dcterms:W3CDTF">2014-07-28T08:46:00Z</dcterms:created>
  <dcterms:modified xsi:type="dcterms:W3CDTF">2015-07-06T20:30:00Z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