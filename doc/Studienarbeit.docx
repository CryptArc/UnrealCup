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4CF85DB7" w:rsidR="00317701" w:rsidRPr="0049393E" w:rsidRDefault="001E1044">
            <w:pPr>
              <w:jc w:val="center"/>
            </w:pPr>
            <w:r>
              <w:t>10</w:t>
            </w:r>
            <w:r w:rsidR="00B50FE7" w:rsidRPr="0049393E">
              <w:t>.0</w:t>
            </w:r>
            <w:r>
              <w:t>7</w:t>
            </w:r>
            <w:r w:rsidR="00B50FE7" w:rsidRPr="0049393E">
              <w:t>.2015</w:t>
            </w:r>
          </w:p>
          <w:p w14:paraId="62C70A01" w14:textId="77777777" w:rsidR="00317701" w:rsidRDefault="00317701"/>
          <w:p w14:paraId="08D7A67A" w14:textId="2557F77A" w:rsidR="00317701" w:rsidRDefault="00317701">
            <w:pPr>
              <w:tabs>
                <w:tab w:val="left" w:pos="4820"/>
              </w:tabs>
              <w:ind w:left="268"/>
            </w:pPr>
            <w:r>
              <w:t>Bearbeitungszeitraum</w:t>
            </w:r>
            <w:r>
              <w:tab/>
            </w:r>
            <w:r w:rsidR="001A7683">
              <w:t>13.10</w:t>
            </w:r>
            <w:r>
              <w:t xml:space="preserve">.2014 – </w:t>
            </w:r>
            <w:r w:rsidR="001E1044">
              <w:t>10</w:t>
            </w:r>
            <w:r>
              <w:t>.</w:t>
            </w:r>
            <w:r w:rsidR="004B0411">
              <w:t>0</w:t>
            </w:r>
            <w:r w:rsidR="001E1044">
              <w:t>7</w:t>
            </w:r>
            <w:r>
              <w:t>.2015</w:t>
            </w:r>
          </w:p>
          <w:p w14:paraId="541A4F31" w14:textId="3ABDCC27" w:rsidR="00317701" w:rsidRPr="004E76E5" w:rsidRDefault="00317701">
            <w:pPr>
              <w:tabs>
                <w:tab w:val="left" w:pos="4820"/>
              </w:tabs>
              <w:ind w:left="268"/>
              <w:rPr>
                <w:color w:val="FF0000"/>
              </w:rPr>
            </w:pPr>
            <w:r>
              <w:t>Matrikelnummer</w:t>
            </w:r>
            <w:r>
              <w:tab/>
            </w:r>
            <w:r w:rsidR="000E1901">
              <w:rPr>
                <w:rStyle w:val="5yl5"/>
              </w:rPr>
              <w:t>4468889</w:t>
            </w:r>
            <w:r w:rsidR="000E1901" w:rsidRPr="0049393E">
              <w:t>,</w:t>
            </w:r>
          </w:p>
          <w:p w14:paraId="105CDF79" w14:textId="1E4DBCED"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r w:rsidR="000E24A9" w:rsidRPr="0049393E">
              <w:t>6014276</w:t>
            </w:r>
            <w:r w:rsidR="001E1044">
              <w:t>,</w:t>
            </w:r>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594EE820" w14:textId="18CA7760" w:rsidR="00317701" w:rsidRDefault="00317701">
            <w:pPr>
              <w:tabs>
                <w:tab w:val="left" w:pos="4820"/>
              </w:tabs>
              <w:ind w:left="268"/>
            </w:pPr>
            <w:r>
              <w:tab/>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1" w:name="_Toc424193731"/>
      <w:r w:rsidRPr="000D5298">
        <w:t>Eidesstattliche Erklärung</w:t>
      </w:r>
      <w:bookmarkEnd w:id="1"/>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1AF58E31" w:rsidR="00384E0F" w:rsidRPr="0049393E" w:rsidRDefault="00EC1852">
      <w:pPr>
        <w:rPr>
          <w:rFonts w:cs="Arial"/>
          <w:snapToGrid w:val="0"/>
          <w:szCs w:val="22"/>
        </w:rPr>
      </w:pPr>
      <w:r w:rsidRPr="0049393E">
        <w:rPr>
          <w:rFonts w:cs="Arial"/>
          <w:snapToGrid w:val="0"/>
          <w:szCs w:val="22"/>
        </w:rPr>
        <w:t>Immenstaad</w:t>
      </w:r>
      <w:r w:rsidR="00384E0F" w:rsidRPr="0049393E">
        <w:rPr>
          <w:rFonts w:cs="Arial"/>
          <w:snapToGrid w:val="0"/>
          <w:szCs w:val="22"/>
        </w:rPr>
        <w:t xml:space="preserve">, den </w:t>
      </w:r>
      <w:r w:rsidRPr="0049393E">
        <w:rPr>
          <w:rFonts w:cs="Arial"/>
          <w:snapToGrid w:val="0"/>
          <w:szCs w:val="22"/>
        </w:rPr>
        <w:t>10</w:t>
      </w:r>
      <w:r w:rsidR="002347FA" w:rsidRPr="0049393E">
        <w:rPr>
          <w:rFonts w:cs="Arial"/>
          <w:snapToGrid w:val="0"/>
          <w:szCs w:val="22"/>
        </w:rPr>
        <w:t>.</w:t>
      </w:r>
      <w:r w:rsidRPr="0049393E">
        <w:rPr>
          <w:rFonts w:cs="Arial"/>
          <w:snapToGrid w:val="0"/>
          <w:szCs w:val="22"/>
        </w:rPr>
        <w:t>07</w:t>
      </w:r>
      <w:r w:rsidR="002347FA" w:rsidRPr="0049393E">
        <w:rPr>
          <w:rFonts w:cs="Arial"/>
          <w:snapToGrid w:val="0"/>
          <w:szCs w:val="22"/>
        </w:rPr>
        <w:t>.2015</w:t>
      </w:r>
    </w:p>
    <w:p w14:paraId="325E99A0" w14:textId="77777777" w:rsidR="00384E0F" w:rsidRPr="004E76E5" w:rsidRDefault="00384E0F">
      <w:pPr>
        <w:rPr>
          <w:rFonts w:cs="Arial"/>
          <w:snapToGrid w:val="0"/>
          <w:color w:val="FF0000"/>
        </w:rPr>
      </w:pPr>
    </w:p>
    <w:p w14:paraId="785C2632" w14:textId="595CA339" w:rsidR="00407A24" w:rsidRDefault="00407A24">
      <w:pPr>
        <w:rPr>
          <w:b/>
          <w:kern w:val="28"/>
          <w:sz w:val="32"/>
        </w:rPr>
      </w:pPr>
      <w:r>
        <w:br w:type="page"/>
      </w:r>
    </w:p>
    <w:p w14:paraId="02323165" w14:textId="77777777" w:rsidR="00407A24" w:rsidRDefault="00407A24">
      <w:pPr>
        <w:pStyle w:val="berschrift1"/>
        <w:numPr>
          <w:ilvl w:val="0"/>
          <w:numId w:val="0"/>
        </w:numPr>
        <w:rPr>
          <w:color w:val="FF0000"/>
        </w:rPr>
      </w:pPr>
      <w:bookmarkStart w:id="2" w:name="_Toc424193732"/>
      <w:r>
        <w:lastRenderedPageBreak/>
        <w:t>Kurzfassung</w:t>
      </w:r>
      <w:bookmarkEnd w:id="2"/>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3"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4"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r w:rsidR="004540A2">
        <w:t xml:space="preserve"> Entwurf für einen</w:t>
      </w:r>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5"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 w:author="Maximilian Schmitz" w:date="2015-07-08T15:22:00Z">
        <w:r w:rsidDel="003E190E">
          <w:br/>
        </w:r>
      </w:del>
    </w:p>
    <w:p w14:paraId="2A8D4D3D" w14:textId="6D7E70D1" w:rsidR="00EC1852" w:rsidRDefault="00627263">
      <w:r>
        <w:t>Der UnrealCup-Simulator besitzt also Ähnlichkeiten zur Simulation League des bekannten RoboCups, hebt sich allerdings durch diverse Alleinstellungsmerkmale wie eine moderne Grafik</w:t>
      </w:r>
      <w:r w:rsidR="004540A2">
        <w:t xml:space="preserve"> und</w:t>
      </w:r>
      <w:r>
        <w:t xml:space="preserve"> realitätsnahe Physik von vergleichbaren Projekten ab.</w:t>
      </w:r>
    </w:p>
    <w:p w14:paraId="6D50F403" w14:textId="77777777" w:rsidR="00EC1852" w:rsidRDefault="00EC1852">
      <w:pPr>
        <w:jc w:val="left"/>
      </w:pPr>
      <w:r>
        <w:br w:type="page"/>
      </w:r>
    </w:p>
    <w:p w14:paraId="55AE0B4D" w14:textId="77777777" w:rsidR="00EC1852" w:rsidRPr="003E190E" w:rsidRDefault="00EC1852">
      <w:pPr>
        <w:pStyle w:val="berschrift1"/>
        <w:numPr>
          <w:ilvl w:val="0"/>
          <w:numId w:val="0"/>
        </w:numPr>
        <w:rPr>
          <w:lang w:val="en-GB"/>
          <w:rPrChange w:id="7" w:author="Maximilian Schmitz" w:date="2015-07-08T15:22:00Z">
            <w:rPr/>
          </w:rPrChange>
        </w:rPr>
      </w:pPr>
      <w:bookmarkStart w:id="8" w:name="_Toc424193733"/>
      <w:r w:rsidRPr="003E190E">
        <w:rPr>
          <w:lang w:val="en-GB"/>
          <w:rPrChange w:id="9" w:author="Maximilian Schmitz" w:date="2015-07-08T15:22:00Z">
            <w:rPr/>
          </w:rPrChange>
        </w:rPr>
        <w:lastRenderedPageBreak/>
        <w:t>Abstract</w:t>
      </w:r>
      <w:bookmarkEnd w:id="8"/>
    </w:p>
    <w:p w14:paraId="0EACE721" w14:textId="77777777" w:rsidR="00EC1852" w:rsidRPr="00D2465B" w:rsidRDefault="00EC1852">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1A2B9184" w14:textId="77777777" w:rsidR="00EC1852" w:rsidRPr="009C2155" w:rsidRDefault="00EC1852">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p>
    <w:p w14:paraId="147A3518" w14:textId="77777777" w:rsidR="00EC1852" w:rsidRPr="009C2155" w:rsidRDefault="00EC1852">
      <w:pPr>
        <w:rPr>
          <w:rFonts w:ascii="Segoe UI Light" w:hAnsi="Segoe UI Light" w:cs="Segoe UI Light"/>
          <w:color w:val="000000"/>
          <w:lang w:val="en-US"/>
        </w:rPr>
      </w:pPr>
    </w:p>
    <w:p w14:paraId="2F539FC7" w14:textId="77777777" w:rsidR="00EC1852" w:rsidRPr="00D2465B" w:rsidRDefault="00EC1852">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p>
    <w:p w14:paraId="362568C4" w14:textId="77777777" w:rsidR="00EC1852" w:rsidRPr="00D2465B" w:rsidRDefault="00EC1852">
      <w:pPr>
        <w:rPr>
          <w:rFonts w:ascii="Segoe UI Light" w:hAnsi="Segoe UI Light" w:cs="Segoe UI Light"/>
          <w:color w:val="000000"/>
          <w:lang w:val="en-US"/>
        </w:rPr>
      </w:pPr>
    </w:p>
    <w:p w14:paraId="5430E804" w14:textId="77777777" w:rsidR="00EC1852" w:rsidRPr="00D2465B" w:rsidRDefault="00EC1852">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p>
    <w:p w14:paraId="44982CB5" w14:textId="77777777" w:rsidR="00627263" w:rsidRPr="003E190E" w:rsidRDefault="00627263">
      <w:pPr>
        <w:rPr>
          <w:lang w:val="en-GB"/>
          <w:rPrChange w:id="10" w:author="Maximilian Schmitz" w:date="2015-07-08T15:22:00Z">
            <w:rPr/>
          </w:rPrChange>
        </w:rPr>
      </w:pPr>
    </w:p>
    <w:p w14:paraId="09D8DD87" w14:textId="77777777" w:rsidR="00407A24" w:rsidRPr="003E190E" w:rsidRDefault="00407A24">
      <w:pPr>
        <w:rPr>
          <w:lang w:val="en-GB"/>
          <w:rPrChange w:id="11" w:author="Maximilian Schmitz" w:date="2015-07-08T15:22:00Z">
            <w:rPr/>
          </w:rPrChange>
        </w:rPr>
      </w:pPr>
      <w:r w:rsidRPr="003E190E">
        <w:rPr>
          <w:lang w:val="en-GB"/>
          <w:rPrChange w:id="12" w:author="Maximilian Schmitz" w:date="2015-07-08T15:22:00Z">
            <w:rPr/>
          </w:rPrChange>
        </w:rPr>
        <w:br w:type="page"/>
      </w:r>
    </w:p>
    <w:p w14:paraId="2A08D0EC" w14:textId="77777777" w:rsidR="00D421B5" w:rsidRPr="003F6CF5" w:rsidRDefault="00D421B5">
      <w:pPr>
        <w:pStyle w:val="berschrift1"/>
        <w:numPr>
          <w:ilvl w:val="0"/>
          <w:numId w:val="0"/>
        </w:numPr>
      </w:pPr>
      <w:bookmarkStart w:id="13" w:name="_Toc424193734"/>
      <w:r w:rsidRPr="003F6CF5">
        <w:lastRenderedPageBreak/>
        <w:t>Inhalt</w:t>
      </w:r>
      <w:bookmarkEnd w:id="13"/>
    </w:p>
    <w:p w14:paraId="3EC78E80" w14:textId="77777777" w:rsidR="00191017"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193731" w:history="1">
        <w:r w:rsidR="00191017" w:rsidRPr="00973F55">
          <w:rPr>
            <w:rStyle w:val="Hyperlink"/>
            <w:noProof/>
          </w:rPr>
          <w:t>Eidesstattliche Erklärung</w:t>
        </w:r>
        <w:r w:rsidR="00191017">
          <w:rPr>
            <w:noProof/>
            <w:webHidden/>
          </w:rPr>
          <w:tab/>
        </w:r>
        <w:r w:rsidR="00191017">
          <w:rPr>
            <w:noProof/>
            <w:webHidden/>
          </w:rPr>
          <w:fldChar w:fldCharType="begin"/>
        </w:r>
        <w:r w:rsidR="00191017">
          <w:rPr>
            <w:noProof/>
            <w:webHidden/>
          </w:rPr>
          <w:instrText xml:space="preserve"> PAGEREF _Toc424193731 \h </w:instrText>
        </w:r>
        <w:r w:rsidR="00191017">
          <w:rPr>
            <w:noProof/>
            <w:webHidden/>
          </w:rPr>
        </w:r>
        <w:r w:rsidR="00191017">
          <w:rPr>
            <w:noProof/>
            <w:webHidden/>
          </w:rPr>
          <w:fldChar w:fldCharType="separate"/>
        </w:r>
        <w:r w:rsidR="00191017">
          <w:rPr>
            <w:noProof/>
            <w:webHidden/>
          </w:rPr>
          <w:t>I</w:t>
        </w:r>
        <w:r w:rsidR="00191017">
          <w:rPr>
            <w:noProof/>
            <w:webHidden/>
          </w:rPr>
          <w:fldChar w:fldCharType="end"/>
        </w:r>
      </w:hyperlink>
    </w:p>
    <w:p w14:paraId="08B29773"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32" w:history="1">
        <w:r w:rsidR="00191017" w:rsidRPr="00973F55">
          <w:rPr>
            <w:rStyle w:val="Hyperlink"/>
            <w:noProof/>
          </w:rPr>
          <w:t>Kurzfassung</w:t>
        </w:r>
        <w:r w:rsidR="00191017">
          <w:rPr>
            <w:noProof/>
            <w:webHidden/>
          </w:rPr>
          <w:tab/>
        </w:r>
        <w:r w:rsidR="00191017">
          <w:rPr>
            <w:noProof/>
            <w:webHidden/>
          </w:rPr>
          <w:fldChar w:fldCharType="begin"/>
        </w:r>
        <w:r w:rsidR="00191017">
          <w:rPr>
            <w:noProof/>
            <w:webHidden/>
          </w:rPr>
          <w:instrText xml:space="preserve"> PAGEREF _Toc424193732 \h </w:instrText>
        </w:r>
        <w:r w:rsidR="00191017">
          <w:rPr>
            <w:noProof/>
            <w:webHidden/>
          </w:rPr>
        </w:r>
        <w:r w:rsidR="00191017">
          <w:rPr>
            <w:noProof/>
            <w:webHidden/>
          </w:rPr>
          <w:fldChar w:fldCharType="separate"/>
        </w:r>
        <w:r w:rsidR="00191017">
          <w:rPr>
            <w:noProof/>
            <w:webHidden/>
          </w:rPr>
          <w:t>II</w:t>
        </w:r>
        <w:r w:rsidR="00191017">
          <w:rPr>
            <w:noProof/>
            <w:webHidden/>
          </w:rPr>
          <w:fldChar w:fldCharType="end"/>
        </w:r>
      </w:hyperlink>
    </w:p>
    <w:p w14:paraId="4668CD2D"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33" w:history="1">
        <w:r w:rsidR="00191017" w:rsidRPr="00973F55">
          <w:rPr>
            <w:rStyle w:val="Hyperlink"/>
            <w:noProof/>
            <w:lang w:val="en-GB"/>
          </w:rPr>
          <w:t>Abstract</w:t>
        </w:r>
        <w:r w:rsidR="00191017">
          <w:rPr>
            <w:noProof/>
            <w:webHidden/>
          </w:rPr>
          <w:tab/>
        </w:r>
        <w:r w:rsidR="00191017">
          <w:rPr>
            <w:noProof/>
            <w:webHidden/>
          </w:rPr>
          <w:fldChar w:fldCharType="begin"/>
        </w:r>
        <w:r w:rsidR="00191017">
          <w:rPr>
            <w:noProof/>
            <w:webHidden/>
          </w:rPr>
          <w:instrText xml:space="preserve"> PAGEREF _Toc424193733 \h </w:instrText>
        </w:r>
        <w:r w:rsidR="00191017">
          <w:rPr>
            <w:noProof/>
            <w:webHidden/>
          </w:rPr>
        </w:r>
        <w:r w:rsidR="00191017">
          <w:rPr>
            <w:noProof/>
            <w:webHidden/>
          </w:rPr>
          <w:fldChar w:fldCharType="separate"/>
        </w:r>
        <w:r w:rsidR="00191017">
          <w:rPr>
            <w:noProof/>
            <w:webHidden/>
          </w:rPr>
          <w:t>III</w:t>
        </w:r>
        <w:r w:rsidR="00191017">
          <w:rPr>
            <w:noProof/>
            <w:webHidden/>
          </w:rPr>
          <w:fldChar w:fldCharType="end"/>
        </w:r>
      </w:hyperlink>
    </w:p>
    <w:p w14:paraId="3D940C3E"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34" w:history="1">
        <w:r w:rsidR="00191017" w:rsidRPr="00973F55">
          <w:rPr>
            <w:rStyle w:val="Hyperlink"/>
            <w:noProof/>
          </w:rPr>
          <w:t>Inhalt</w:t>
        </w:r>
        <w:r w:rsidR="00191017">
          <w:rPr>
            <w:noProof/>
            <w:webHidden/>
          </w:rPr>
          <w:tab/>
        </w:r>
        <w:r w:rsidR="00191017">
          <w:rPr>
            <w:noProof/>
            <w:webHidden/>
          </w:rPr>
          <w:fldChar w:fldCharType="begin"/>
        </w:r>
        <w:r w:rsidR="00191017">
          <w:rPr>
            <w:noProof/>
            <w:webHidden/>
          </w:rPr>
          <w:instrText xml:space="preserve"> PAGEREF _Toc424193734 \h </w:instrText>
        </w:r>
        <w:r w:rsidR="00191017">
          <w:rPr>
            <w:noProof/>
            <w:webHidden/>
          </w:rPr>
        </w:r>
        <w:r w:rsidR="00191017">
          <w:rPr>
            <w:noProof/>
            <w:webHidden/>
          </w:rPr>
          <w:fldChar w:fldCharType="separate"/>
        </w:r>
        <w:r w:rsidR="00191017">
          <w:rPr>
            <w:noProof/>
            <w:webHidden/>
          </w:rPr>
          <w:t>IV</w:t>
        </w:r>
        <w:r w:rsidR="00191017">
          <w:rPr>
            <w:noProof/>
            <w:webHidden/>
          </w:rPr>
          <w:fldChar w:fldCharType="end"/>
        </w:r>
      </w:hyperlink>
    </w:p>
    <w:p w14:paraId="73A678A4"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35" w:history="1">
        <w:r w:rsidR="00191017" w:rsidRPr="00973F55">
          <w:rPr>
            <w:rStyle w:val="Hyperlink"/>
            <w:noProof/>
          </w:rPr>
          <w:t>1</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Einleitung</w:t>
        </w:r>
        <w:r w:rsidR="00191017">
          <w:rPr>
            <w:noProof/>
            <w:webHidden/>
          </w:rPr>
          <w:tab/>
        </w:r>
        <w:r w:rsidR="00191017">
          <w:rPr>
            <w:noProof/>
            <w:webHidden/>
          </w:rPr>
          <w:fldChar w:fldCharType="begin"/>
        </w:r>
        <w:r w:rsidR="00191017">
          <w:rPr>
            <w:noProof/>
            <w:webHidden/>
          </w:rPr>
          <w:instrText xml:space="preserve"> PAGEREF _Toc424193735 \h </w:instrText>
        </w:r>
        <w:r w:rsidR="00191017">
          <w:rPr>
            <w:noProof/>
            <w:webHidden/>
          </w:rPr>
        </w:r>
        <w:r w:rsidR="00191017">
          <w:rPr>
            <w:noProof/>
            <w:webHidden/>
          </w:rPr>
          <w:fldChar w:fldCharType="separate"/>
        </w:r>
        <w:r w:rsidR="00191017">
          <w:rPr>
            <w:noProof/>
            <w:webHidden/>
          </w:rPr>
          <w:t>1</w:t>
        </w:r>
        <w:r w:rsidR="00191017">
          <w:rPr>
            <w:noProof/>
            <w:webHidden/>
          </w:rPr>
          <w:fldChar w:fldCharType="end"/>
        </w:r>
      </w:hyperlink>
    </w:p>
    <w:p w14:paraId="546F2EC7"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36" w:history="1">
        <w:r w:rsidR="00191017" w:rsidRPr="00973F55">
          <w:rPr>
            <w:rStyle w:val="Hyperlink"/>
            <w:noProof/>
          </w:rPr>
          <w:t>2</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Aufgabenstellung</w:t>
        </w:r>
        <w:r w:rsidR="00191017">
          <w:rPr>
            <w:noProof/>
            <w:webHidden/>
          </w:rPr>
          <w:tab/>
        </w:r>
        <w:r w:rsidR="00191017">
          <w:rPr>
            <w:noProof/>
            <w:webHidden/>
          </w:rPr>
          <w:fldChar w:fldCharType="begin"/>
        </w:r>
        <w:r w:rsidR="00191017">
          <w:rPr>
            <w:noProof/>
            <w:webHidden/>
          </w:rPr>
          <w:instrText xml:space="preserve"> PAGEREF _Toc424193736 \h </w:instrText>
        </w:r>
        <w:r w:rsidR="00191017">
          <w:rPr>
            <w:noProof/>
            <w:webHidden/>
          </w:rPr>
        </w:r>
        <w:r w:rsidR="00191017">
          <w:rPr>
            <w:noProof/>
            <w:webHidden/>
          </w:rPr>
          <w:fldChar w:fldCharType="separate"/>
        </w:r>
        <w:r w:rsidR="00191017">
          <w:rPr>
            <w:noProof/>
            <w:webHidden/>
          </w:rPr>
          <w:t>2</w:t>
        </w:r>
        <w:r w:rsidR="00191017">
          <w:rPr>
            <w:noProof/>
            <w:webHidden/>
          </w:rPr>
          <w:fldChar w:fldCharType="end"/>
        </w:r>
      </w:hyperlink>
    </w:p>
    <w:p w14:paraId="4862643B"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37" w:history="1">
        <w:r w:rsidR="00191017" w:rsidRPr="00973F55">
          <w:rPr>
            <w:rStyle w:val="Hyperlink"/>
            <w:noProof/>
          </w:rPr>
          <w:t>3</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Stand der Technik</w:t>
        </w:r>
        <w:r w:rsidR="00191017">
          <w:rPr>
            <w:noProof/>
            <w:webHidden/>
          </w:rPr>
          <w:tab/>
        </w:r>
        <w:r w:rsidR="00191017">
          <w:rPr>
            <w:noProof/>
            <w:webHidden/>
          </w:rPr>
          <w:fldChar w:fldCharType="begin"/>
        </w:r>
        <w:r w:rsidR="00191017">
          <w:rPr>
            <w:noProof/>
            <w:webHidden/>
          </w:rPr>
          <w:instrText xml:space="preserve"> PAGEREF _Toc424193737 \h </w:instrText>
        </w:r>
        <w:r w:rsidR="00191017">
          <w:rPr>
            <w:noProof/>
            <w:webHidden/>
          </w:rPr>
        </w:r>
        <w:r w:rsidR="00191017">
          <w:rPr>
            <w:noProof/>
            <w:webHidden/>
          </w:rPr>
          <w:fldChar w:fldCharType="separate"/>
        </w:r>
        <w:r w:rsidR="00191017">
          <w:rPr>
            <w:noProof/>
            <w:webHidden/>
          </w:rPr>
          <w:t>3</w:t>
        </w:r>
        <w:r w:rsidR="00191017">
          <w:rPr>
            <w:noProof/>
            <w:webHidden/>
          </w:rPr>
          <w:fldChar w:fldCharType="end"/>
        </w:r>
      </w:hyperlink>
    </w:p>
    <w:p w14:paraId="01AC0068"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38" w:history="1">
        <w:r w:rsidR="00191017" w:rsidRPr="00973F55">
          <w:rPr>
            <w:rStyle w:val="Hyperlink"/>
            <w:noProof/>
          </w:rPr>
          <w:t>3.1</w:t>
        </w:r>
        <w:r w:rsidR="00191017">
          <w:rPr>
            <w:rFonts w:asciiTheme="minorHAnsi" w:eastAsiaTheme="minorEastAsia" w:hAnsiTheme="minorHAnsi" w:cstheme="minorBidi"/>
            <w:smallCaps w:val="0"/>
            <w:noProof/>
            <w:sz w:val="22"/>
            <w:szCs w:val="22"/>
          </w:rPr>
          <w:tab/>
        </w:r>
        <w:r w:rsidR="00191017" w:rsidRPr="00973F55">
          <w:rPr>
            <w:rStyle w:val="Hyperlink"/>
            <w:noProof/>
          </w:rPr>
          <w:t>Einleitung</w:t>
        </w:r>
        <w:r w:rsidR="00191017">
          <w:rPr>
            <w:noProof/>
            <w:webHidden/>
          </w:rPr>
          <w:tab/>
        </w:r>
        <w:r w:rsidR="00191017">
          <w:rPr>
            <w:noProof/>
            <w:webHidden/>
          </w:rPr>
          <w:fldChar w:fldCharType="begin"/>
        </w:r>
        <w:r w:rsidR="00191017">
          <w:rPr>
            <w:noProof/>
            <w:webHidden/>
          </w:rPr>
          <w:instrText xml:space="preserve"> PAGEREF _Toc424193738 \h </w:instrText>
        </w:r>
        <w:r w:rsidR="00191017">
          <w:rPr>
            <w:noProof/>
            <w:webHidden/>
          </w:rPr>
        </w:r>
        <w:r w:rsidR="00191017">
          <w:rPr>
            <w:noProof/>
            <w:webHidden/>
          </w:rPr>
          <w:fldChar w:fldCharType="separate"/>
        </w:r>
        <w:r w:rsidR="00191017">
          <w:rPr>
            <w:noProof/>
            <w:webHidden/>
          </w:rPr>
          <w:t>3</w:t>
        </w:r>
        <w:r w:rsidR="00191017">
          <w:rPr>
            <w:noProof/>
            <w:webHidden/>
          </w:rPr>
          <w:fldChar w:fldCharType="end"/>
        </w:r>
      </w:hyperlink>
    </w:p>
    <w:p w14:paraId="3E984882"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39" w:history="1">
        <w:r w:rsidR="00191017" w:rsidRPr="00973F55">
          <w:rPr>
            <w:rStyle w:val="Hyperlink"/>
            <w:noProof/>
          </w:rPr>
          <w:t>3.2</w:t>
        </w:r>
        <w:r w:rsidR="00191017">
          <w:rPr>
            <w:rFonts w:asciiTheme="minorHAnsi" w:eastAsiaTheme="minorEastAsia" w:hAnsiTheme="minorHAnsi" w:cstheme="minorBidi"/>
            <w:smallCaps w:val="0"/>
            <w:noProof/>
            <w:sz w:val="22"/>
            <w:szCs w:val="22"/>
          </w:rPr>
          <w:tab/>
        </w:r>
        <w:r w:rsidR="00191017" w:rsidRPr="00973F55">
          <w:rPr>
            <w:rStyle w:val="Hyperlink"/>
            <w:noProof/>
          </w:rPr>
          <w:t>Game Engine</w:t>
        </w:r>
        <w:r w:rsidR="00191017">
          <w:rPr>
            <w:noProof/>
            <w:webHidden/>
          </w:rPr>
          <w:tab/>
        </w:r>
        <w:r w:rsidR="00191017">
          <w:rPr>
            <w:noProof/>
            <w:webHidden/>
          </w:rPr>
          <w:fldChar w:fldCharType="begin"/>
        </w:r>
        <w:r w:rsidR="00191017">
          <w:rPr>
            <w:noProof/>
            <w:webHidden/>
          </w:rPr>
          <w:instrText xml:space="preserve"> PAGEREF _Toc424193739 \h </w:instrText>
        </w:r>
        <w:r w:rsidR="00191017">
          <w:rPr>
            <w:noProof/>
            <w:webHidden/>
          </w:rPr>
        </w:r>
        <w:r w:rsidR="00191017">
          <w:rPr>
            <w:noProof/>
            <w:webHidden/>
          </w:rPr>
          <w:fldChar w:fldCharType="separate"/>
        </w:r>
        <w:r w:rsidR="00191017">
          <w:rPr>
            <w:noProof/>
            <w:webHidden/>
          </w:rPr>
          <w:t>3</w:t>
        </w:r>
        <w:r w:rsidR="00191017">
          <w:rPr>
            <w:noProof/>
            <w:webHidden/>
          </w:rPr>
          <w:fldChar w:fldCharType="end"/>
        </w:r>
      </w:hyperlink>
    </w:p>
    <w:p w14:paraId="73227BF1"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0" w:history="1">
        <w:r w:rsidR="00191017" w:rsidRPr="00973F55">
          <w:rPr>
            <w:rStyle w:val="Hyperlink"/>
            <w:noProof/>
          </w:rPr>
          <w:t>3.2.1</w:t>
        </w:r>
        <w:r w:rsidR="00191017">
          <w:rPr>
            <w:rFonts w:asciiTheme="minorHAnsi" w:eastAsiaTheme="minorEastAsia" w:hAnsiTheme="minorHAnsi" w:cstheme="minorBidi"/>
            <w:i w:val="0"/>
            <w:iCs w:val="0"/>
            <w:noProof/>
            <w:sz w:val="22"/>
            <w:szCs w:val="22"/>
          </w:rPr>
          <w:tab/>
        </w:r>
        <w:r w:rsidR="00191017" w:rsidRPr="00973F55">
          <w:rPr>
            <w:rStyle w:val="Hyperlink"/>
            <w:noProof/>
          </w:rPr>
          <w:t>Grundsätzliches</w:t>
        </w:r>
        <w:r w:rsidR="00191017">
          <w:rPr>
            <w:noProof/>
            <w:webHidden/>
          </w:rPr>
          <w:tab/>
        </w:r>
        <w:r w:rsidR="00191017">
          <w:rPr>
            <w:noProof/>
            <w:webHidden/>
          </w:rPr>
          <w:fldChar w:fldCharType="begin"/>
        </w:r>
        <w:r w:rsidR="00191017">
          <w:rPr>
            <w:noProof/>
            <w:webHidden/>
          </w:rPr>
          <w:instrText xml:space="preserve"> PAGEREF _Toc424193740 \h </w:instrText>
        </w:r>
        <w:r w:rsidR="00191017">
          <w:rPr>
            <w:noProof/>
            <w:webHidden/>
          </w:rPr>
        </w:r>
        <w:r w:rsidR="00191017">
          <w:rPr>
            <w:noProof/>
            <w:webHidden/>
          </w:rPr>
          <w:fldChar w:fldCharType="separate"/>
        </w:r>
        <w:r w:rsidR="00191017">
          <w:rPr>
            <w:noProof/>
            <w:webHidden/>
          </w:rPr>
          <w:t>3</w:t>
        </w:r>
        <w:r w:rsidR="00191017">
          <w:rPr>
            <w:noProof/>
            <w:webHidden/>
          </w:rPr>
          <w:fldChar w:fldCharType="end"/>
        </w:r>
      </w:hyperlink>
    </w:p>
    <w:p w14:paraId="0CF9BFCB"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1" w:history="1">
        <w:r w:rsidR="00191017" w:rsidRPr="00973F55">
          <w:rPr>
            <w:rStyle w:val="Hyperlink"/>
            <w:noProof/>
          </w:rPr>
          <w:t>3.2.2</w:t>
        </w:r>
        <w:r w:rsidR="00191017">
          <w:rPr>
            <w:rFonts w:asciiTheme="minorHAnsi" w:eastAsiaTheme="minorEastAsia" w:hAnsiTheme="minorHAnsi" w:cstheme="minorBidi"/>
            <w:i w:val="0"/>
            <w:iCs w:val="0"/>
            <w:noProof/>
            <w:sz w:val="22"/>
            <w:szCs w:val="22"/>
          </w:rPr>
          <w:tab/>
        </w:r>
        <w:r w:rsidR="00191017" w:rsidRPr="00973F55">
          <w:rPr>
            <w:rStyle w:val="Hyperlink"/>
            <w:noProof/>
          </w:rPr>
          <w:t>Source Engine</w:t>
        </w:r>
        <w:r w:rsidR="00191017">
          <w:rPr>
            <w:noProof/>
            <w:webHidden/>
          </w:rPr>
          <w:tab/>
        </w:r>
        <w:r w:rsidR="00191017">
          <w:rPr>
            <w:noProof/>
            <w:webHidden/>
          </w:rPr>
          <w:fldChar w:fldCharType="begin"/>
        </w:r>
        <w:r w:rsidR="00191017">
          <w:rPr>
            <w:noProof/>
            <w:webHidden/>
          </w:rPr>
          <w:instrText xml:space="preserve"> PAGEREF _Toc424193741 \h </w:instrText>
        </w:r>
        <w:r w:rsidR="00191017">
          <w:rPr>
            <w:noProof/>
            <w:webHidden/>
          </w:rPr>
        </w:r>
        <w:r w:rsidR="00191017">
          <w:rPr>
            <w:noProof/>
            <w:webHidden/>
          </w:rPr>
          <w:fldChar w:fldCharType="separate"/>
        </w:r>
        <w:r w:rsidR="00191017">
          <w:rPr>
            <w:noProof/>
            <w:webHidden/>
          </w:rPr>
          <w:t>3</w:t>
        </w:r>
        <w:r w:rsidR="00191017">
          <w:rPr>
            <w:noProof/>
            <w:webHidden/>
          </w:rPr>
          <w:fldChar w:fldCharType="end"/>
        </w:r>
      </w:hyperlink>
    </w:p>
    <w:p w14:paraId="643F904E"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2" w:history="1">
        <w:r w:rsidR="00191017" w:rsidRPr="00973F55">
          <w:rPr>
            <w:rStyle w:val="Hyperlink"/>
            <w:noProof/>
          </w:rPr>
          <w:t>3.2.3</w:t>
        </w:r>
        <w:r w:rsidR="00191017">
          <w:rPr>
            <w:rFonts w:asciiTheme="minorHAnsi" w:eastAsiaTheme="minorEastAsia" w:hAnsiTheme="minorHAnsi" w:cstheme="minorBidi"/>
            <w:i w:val="0"/>
            <w:iCs w:val="0"/>
            <w:noProof/>
            <w:sz w:val="22"/>
            <w:szCs w:val="22"/>
          </w:rPr>
          <w:tab/>
        </w:r>
        <w:r w:rsidR="00191017" w:rsidRPr="00973F55">
          <w:rPr>
            <w:rStyle w:val="Hyperlink"/>
            <w:noProof/>
          </w:rPr>
          <w:t>Unity</w:t>
        </w:r>
        <w:r w:rsidR="00191017">
          <w:rPr>
            <w:noProof/>
            <w:webHidden/>
          </w:rPr>
          <w:tab/>
        </w:r>
        <w:r w:rsidR="00191017">
          <w:rPr>
            <w:noProof/>
            <w:webHidden/>
          </w:rPr>
          <w:fldChar w:fldCharType="begin"/>
        </w:r>
        <w:r w:rsidR="00191017">
          <w:rPr>
            <w:noProof/>
            <w:webHidden/>
          </w:rPr>
          <w:instrText xml:space="preserve"> PAGEREF _Toc424193742 \h </w:instrText>
        </w:r>
        <w:r w:rsidR="00191017">
          <w:rPr>
            <w:noProof/>
            <w:webHidden/>
          </w:rPr>
        </w:r>
        <w:r w:rsidR="00191017">
          <w:rPr>
            <w:noProof/>
            <w:webHidden/>
          </w:rPr>
          <w:fldChar w:fldCharType="separate"/>
        </w:r>
        <w:r w:rsidR="00191017">
          <w:rPr>
            <w:noProof/>
            <w:webHidden/>
          </w:rPr>
          <w:t>4</w:t>
        </w:r>
        <w:r w:rsidR="00191017">
          <w:rPr>
            <w:noProof/>
            <w:webHidden/>
          </w:rPr>
          <w:fldChar w:fldCharType="end"/>
        </w:r>
      </w:hyperlink>
    </w:p>
    <w:p w14:paraId="758FFE10"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3" w:history="1">
        <w:r w:rsidR="00191017" w:rsidRPr="00973F55">
          <w:rPr>
            <w:rStyle w:val="Hyperlink"/>
            <w:noProof/>
            <w:lang w:val="en-US"/>
          </w:rPr>
          <w:t>3.2.4</w:t>
        </w:r>
        <w:r w:rsidR="00191017">
          <w:rPr>
            <w:rFonts w:asciiTheme="minorHAnsi" w:eastAsiaTheme="minorEastAsia" w:hAnsiTheme="minorHAnsi" w:cstheme="minorBidi"/>
            <w:i w:val="0"/>
            <w:iCs w:val="0"/>
            <w:noProof/>
            <w:sz w:val="22"/>
            <w:szCs w:val="22"/>
          </w:rPr>
          <w:tab/>
        </w:r>
        <w:r w:rsidR="00191017" w:rsidRPr="00973F55">
          <w:rPr>
            <w:rStyle w:val="Hyperlink"/>
            <w:noProof/>
            <w:lang w:val="en-US"/>
          </w:rPr>
          <w:t>Unreal Engine 4</w:t>
        </w:r>
        <w:r w:rsidR="00191017">
          <w:rPr>
            <w:noProof/>
            <w:webHidden/>
          </w:rPr>
          <w:tab/>
        </w:r>
        <w:r w:rsidR="00191017">
          <w:rPr>
            <w:noProof/>
            <w:webHidden/>
          </w:rPr>
          <w:fldChar w:fldCharType="begin"/>
        </w:r>
        <w:r w:rsidR="00191017">
          <w:rPr>
            <w:noProof/>
            <w:webHidden/>
          </w:rPr>
          <w:instrText xml:space="preserve"> PAGEREF _Toc424193743 \h </w:instrText>
        </w:r>
        <w:r w:rsidR="00191017">
          <w:rPr>
            <w:noProof/>
            <w:webHidden/>
          </w:rPr>
        </w:r>
        <w:r w:rsidR="00191017">
          <w:rPr>
            <w:noProof/>
            <w:webHidden/>
          </w:rPr>
          <w:fldChar w:fldCharType="separate"/>
        </w:r>
        <w:r w:rsidR="00191017">
          <w:rPr>
            <w:noProof/>
            <w:webHidden/>
          </w:rPr>
          <w:t>4</w:t>
        </w:r>
        <w:r w:rsidR="00191017">
          <w:rPr>
            <w:noProof/>
            <w:webHidden/>
          </w:rPr>
          <w:fldChar w:fldCharType="end"/>
        </w:r>
      </w:hyperlink>
    </w:p>
    <w:p w14:paraId="3012A413"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4" w:history="1">
        <w:r w:rsidR="00191017" w:rsidRPr="00973F55">
          <w:rPr>
            <w:rStyle w:val="Hyperlink"/>
            <w:noProof/>
          </w:rPr>
          <w:t>3.2.5</w:t>
        </w:r>
        <w:r w:rsidR="00191017">
          <w:rPr>
            <w:rFonts w:asciiTheme="minorHAnsi" w:eastAsiaTheme="minorEastAsia" w:hAnsiTheme="minorHAnsi" w:cstheme="minorBidi"/>
            <w:i w:val="0"/>
            <w:iCs w:val="0"/>
            <w:noProof/>
            <w:sz w:val="22"/>
            <w:szCs w:val="22"/>
          </w:rPr>
          <w:tab/>
        </w:r>
        <w:r w:rsidR="00191017" w:rsidRPr="00973F55">
          <w:rPr>
            <w:rStyle w:val="Hyperlink"/>
            <w:noProof/>
          </w:rPr>
          <w:t>Verwendung im Projekt</w:t>
        </w:r>
        <w:r w:rsidR="00191017">
          <w:rPr>
            <w:noProof/>
            <w:webHidden/>
          </w:rPr>
          <w:tab/>
        </w:r>
        <w:r w:rsidR="00191017">
          <w:rPr>
            <w:noProof/>
            <w:webHidden/>
          </w:rPr>
          <w:fldChar w:fldCharType="begin"/>
        </w:r>
        <w:r w:rsidR="00191017">
          <w:rPr>
            <w:noProof/>
            <w:webHidden/>
          </w:rPr>
          <w:instrText xml:space="preserve"> PAGEREF _Toc424193744 \h </w:instrText>
        </w:r>
        <w:r w:rsidR="00191017">
          <w:rPr>
            <w:noProof/>
            <w:webHidden/>
          </w:rPr>
        </w:r>
        <w:r w:rsidR="00191017">
          <w:rPr>
            <w:noProof/>
            <w:webHidden/>
          </w:rPr>
          <w:fldChar w:fldCharType="separate"/>
        </w:r>
        <w:r w:rsidR="00191017">
          <w:rPr>
            <w:noProof/>
            <w:webHidden/>
          </w:rPr>
          <w:t>5</w:t>
        </w:r>
        <w:r w:rsidR="00191017">
          <w:rPr>
            <w:noProof/>
            <w:webHidden/>
          </w:rPr>
          <w:fldChar w:fldCharType="end"/>
        </w:r>
      </w:hyperlink>
    </w:p>
    <w:p w14:paraId="562D34E8"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45" w:history="1">
        <w:r w:rsidR="00191017" w:rsidRPr="00973F55">
          <w:rPr>
            <w:rStyle w:val="Hyperlink"/>
            <w:noProof/>
          </w:rPr>
          <w:t>3.3</w:t>
        </w:r>
        <w:r w:rsidR="00191017">
          <w:rPr>
            <w:rFonts w:asciiTheme="minorHAnsi" w:eastAsiaTheme="minorEastAsia" w:hAnsiTheme="minorHAnsi" w:cstheme="minorBidi"/>
            <w:smallCaps w:val="0"/>
            <w:noProof/>
            <w:sz w:val="22"/>
            <w:szCs w:val="22"/>
          </w:rPr>
          <w:tab/>
        </w:r>
        <w:r w:rsidR="00191017" w:rsidRPr="00973F55">
          <w:rPr>
            <w:rStyle w:val="Hyperlink"/>
            <w:noProof/>
          </w:rPr>
          <w:t>Scripting-Ansatz</w:t>
        </w:r>
        <w:r w:rsidR="00191017">
          <w:rPr>
            <w:noProof/>
            <w:webHidden/>
          </w:rPr>
          <w:tab/>
        </w:r>
        <w:r w:rsidR="00191017">
          <w:rPr>
            <w:noProof/>
            <w:webHidden/>
          </w:rPr>
          <w:fldChar w:fldCharType="begin"/>
        </w:r>
        <w:r w:rsidR="00191017">
          <w:rPr>
            <w:noProof/>
            <w:webHidden/>
          </w:rPr>
          <w:instrText xml:space="preserve"> PAGEREF _Toc424193745 \h </w:instrText>
        </w:r>
        <w:r w:rsidR="00191017">
          <w:rPr>
            <w:noProof/>
            <w:webHidden/>
          </w:rPr>
        </w:r>
        <w:r w:rsidR="00191017">
          <w:rPr>
            <w:noProof/>
            <w:webHidden/>
          </w:rPr>
          <w:fldChar w:fldCharType="separate"/>
        </w:r>
        <w:r w:rsidR="00191017">
          <w:rPr>
            <w:noProof/>
            <w:webHidden/>
          </w:rPr>
          <w:t>5</w:t>
        </w:r>
        <w:r w:rsidR="00191017">
          <w:rPr>
            <w:noProof/>
            <w:webHidden/>
          </w:rPr>
          <w:fldChar w:fldCharType="end"/>
        </w:r>
      </w:hyperlink>
    </w:p>
    <w:p w14:paraId="1F53977A"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6" w:history="1">
        <w:r w:rsidR="00191017" w:rsidRPr="00973F55">
          <w:rPr>
            <w:rStyle w:val="Hyperlink"/>
            <w:noProof/>
          </w:rPr>
          <w:t>3.3.1</w:t>
        </w:r>
        <w:r w:rsidR="00191017">
          <w:rPr>
            <w:rFonts w:asciiTheme="minorHAnsi" w:eastAsiaTheme="minorEastAsia" w:hAnsiTheme="minorHAnsi" w:cstheme="minorBidi"/>
            <w:i w:val="0"/>
            <w:iCs w:val="0"/>
            <w:noProof/>
            <w:sz w:val="22"/>
            <w:szCs w:val="22"/>
          </w:rPr>
          <w:tab/>
        </w:r>
        <w:r w:rsidR="00191017" w:rsidRPr="00973F55">
          <w:rPr>
            <w:rStyle w:val="Hyperlink"/>
            <w:noProof/>
          </w:rPr>
          <w:t>Grundsätzliches</w:t>
        </w:r>
        <w:r w:rsidR="00191017">
          <w:rPr>
            <w:noProof/>
            <w:webHidden/>
          </w:rPr>
          <w:tab/>
        </w:r>
        <w:r w:rsidR="00191017">
          <w:rPr>
            <w:noProof/>
            <w:webHidden/>
          </w:rPr>
          <w:fldChar w:fldCharType="begin"/>
        </w:r>
        <w:r w:rsidR="00191017">
          <w:rPr>
            <w:noProof/>
            <w:webHidden/>
          </w:rPr>
          <w:instrText xml:space="preserve"> PAGEREF _Toc424193746 \h </w:instrText>
        </w:r>
        <w:r w:rsidR="00191017">
          <w:rPr>
            <w:noProof/>
            <w:webHidden/>
          </w:rPr>
        </w:r>
        <w:r w:rsidR="00191017">
          <w:rPr>
            <w:noProof/>
            <w:webHidden/>
          </w:rPr>
          <w:fldChar w:fldCharType="separate"/>
        </w:r>
        <w:r w:rsidR="00191017">
          <w:rPr>
            <w:noProof/>
            <w:webHidden/>
          </w:rPr>
          <w:t>5</w:t>
        </w:r>
        <w:r w:rsidR="00191017">
          <w:rPr>
            <w:noProof/>
            <w:webHidden/>
          </w:rPr>
          <w:fldChar w:fldCharType="end"/>
        </w:r>
      </w:hyperlink>
    </w:p>
    <w:p w14:paraId="64E6EC13"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7" w:history="1">
        <w:r w:rsidR="00191017" w:rsidRPr="00973F55">
          <w:rPr>
            <w:rStyle w:val="Hyperlink"/>
            <w:noProof/>
          </w:rPr>
          <w:t>3.3.2</w:t>
        </w:r>
        <w:r w:rsidR="00191017">
          <w:rPr>
            <w:rFonts w:asciiTheme="minorHAnsi" w:eastAsiaTheme="minorEastAsia" w:hAnsiTheme="minorHAnsi" w:cstheme="minorBidi"/>
            <w:i w:val="0"/>
            <w:iCs w:val="0"/>
            <w:noProof/>
            <w:sz w:val="22"/>
            <w:szCs w:val="22"/>
          </w:rPr>
          <w:tab/>
        </w:r>
        <w:r w:rsidR="00191017" w:rsidRPr="00973F55">
          <w:rPr>
            <w:rStyle w:val="Hyperlink"/>
            <w:noProof/>
          </w:rPr>
          <w:t>LUA</w:t>
        </w:r>
        <w:r w:rsidR="00191017">
          <w:rPr>
            <w:noProof/>
            <w:webHidden/>
          </w:rPr>
          <w:tab/>
        </w:r>
        <w:r w:rsidR="00191017">
          <w:rPr>
            <w:noProof/>
            <w:webHidden/>
          </w:rPr>
          <w:fldChar w:fldCharType="begin"/>
        </w:r>
        <w:r w:rsidR="00191017">
          <w:rPr>
            <w:noProof/>
            <w:webHidden/>
          </w:rPr>
          <w:instrText xml:space="preserve"> PAGEREF _Toc424193747 \h </w:instrText>
        </w:r>
        <w:r w:rsidR="00191017">
          <w:rPr>
            <w:noProof/>
            <w:webHidden/>
          </w:rPr>
        </w:r>
        <w:r w:rsidR="00191017">
          <w:rPr>
            <w:noProof/>
            <w:webHidden/>
          </w:rPr>
          <w:fldChar w:fldCharType="separate"/>
        </w:r>
        <w:r w:rsidR="00191017">
          <w:rPr>
            <w:noProof/>
            <w:webHidden/>
          </w:rPr>
          <w:t>6</w:t>
        </w:r>
        <w:r w:rsidR="00191017">
          <w:rPr>
            <w:noProof/>
            <w:webHidden/>
          </w:rPr>
          <w:fldChar w:fldCharType="end"/>
        </w:r>
      </w:hyperlink>
    </w:p>
    <w:p w14:paraId="09FB7D0E"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48" w:history="1">
        <w:r w:rsidR="00191017" w:rsidRPr="00973F55">
          <w:rPr>
            <w:rStyle w:val="Hyperlink"/>
            <w:noProof/>
          </w:rPr>
          <w:t>3.3.3</w:t>
        </w:r>
        <w:r w:rsidR="00191017">
          <w:rPr>
            <w:rFonts w:asciiTheme="minorHAnsi" w:eastAsiaTheme="minorEastAsia" w:hAnsiTheme="minorHAnsi" w:cstheme="minorBidi"/>
            <w:i w:val="0"/>
            <w:iCs w:val="0"/>
            <w:noProof/>
            <w:sz w:val="22"/>
            <w:szCs w:val="22"/>
          </w:rPr>
          <w:tab/>
        </w:r>
        <w:r w:rsidR="00191017" w:rsidRPr="00973F55">
          <w:rPr>
            <w:rStyle w:val="Hyperlink"/>
            <w:noProof/>
          </w:rPr>
          <w:t>Alternative Skriptsprachen</w:t>
        </w:r>
        <w:r w:rsidR="00191017">
          <w:rPr>
            <w:noProof/>
            <w:webHidden/>
          </w:rPr>
          <w:tab/>
        </w:r>
        <w:r w:rsidR="00191017">
          <w:rPr>
            <w:noProof/>
            <w:webHidden/>
          </w:rPr>
          <w:fldChar w:fldCharType="begin"/>
        </w:r>
        <w:r w:rsidR="00191017">
          <w:rPr>
            <w:noProof/>
            <w:webHidden/>
          </w:rPr>
          <w:instrText xml:space="preserve"> PAGEREF _Toc424193748 \h </w:instrText>
        </w:r>
        <w:r w:rsidR="00191017">
          <w:rPr>
            <w:noProof/>
            <w:webHidden/>
          </w:rPr>
        </w:r>
        <w:r w:rsidR="00191017">
          <w:rPr>
            <w:noProof/>
            <w:webHidden/>
          </w:rPr>
          <w:fldChar w:fldCharType="separate"/>
        </w:r>
        <w:r w:rsidR="00191017">
          <w:rPr>
            <w:noProof/>
            <w:webHidden/>
          </w:rPr>
          <w:t>7</w:t>
        </w:r>
        <w:r w:rsidR="00191017">
          <w:rPr>
            <w:noProof/>
            <w:webHidden/>
          </w:rPr>
          <w:fldChar w:fldCharType="end"/>
        </w:r>
      </w:hyperlink>
    </w:p>
    <w:p w14:paraId="0FF947FF"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49" w:history="1">
        <w:r w:rsidR="00191017" w:rsidRPr="00973F55">
          <w:rPr>
            <w:rStyle w:val="Hyperlink"/>
            <w:noProof/>
          </w:rPr>
          <w:t>3.4</w:t>
        </w:r>
        <w:r w:rsidR="00191017">
          <w:rPr>
            <w:rFonts w:asciiTheme="minorHAnsi" w:eastAsiaTheme="minorEastAsia" w:hAnsiTheme="minorHAnsi" w:cstheme="minorBidi"/>
            <w:smallCaps w:val="0"/>
            <w:noProof/>
            <w:sz w:val="22"/>
            <w:szCs w:val="22"/>
          </w:rPr>
          <w:tab/>
        </w:r>
        <w:r w:rsidR="00191017" w:rsidRPr="00973F55">
          <w:rPr>
            <w:rStyle w:val="Hyperlink"/>
            <w:noProof/>
          </w:rPr>
          <w:t>Robo Cup</w:t>
        </w:r>
        <w:r w:rsidR="00191017">
          <w:rPr>
            <w:noProof/>
            <w:webHidden/>
          </w:rPr>
          <w:tab/>
        </w:r>
        <w:r w:rsidR="00191017">
          <w:rPr>
            <w:noProof/>
            <w:webHidden/>
          </w:rPr>
          <w:fldChar w:fldCharType="begin"/>
        </w:r>
        <w:r w:rsidR="00191017">
          <w:rPr>
            <w:noProof/>
            <w:webHidden/>
          </w:rPr>
          <w:instrText xml:space="preserve"> PAGEREF _Toc424193749 \h </w:instrText>
        </w:r>
        <w:r w:rsidR="00191017">
          <w:rPr>
            <w:noProof/>
            <w:webHidden/>
          </w:rPr>
        </w:r>
        <w:r w:rsidR="00191017">
          <w:rPr>
            <w:noProof/>
            <w:webHidden/>
          </w:rPr>
          <w:fldChar w:fldCharType="separate"/>
        </w:r>
        <w:r w:rsidR="00191017">
          <w:rPr>
            <w:noProof/>
            <w:webHidden/>
          </w:rPr>
          <w:t>7</w:t>
        </w:r>
        <w:r w:rsidR="00191017">
          <w:rPr>
            <w:noProof/>
            <w:webHidden/>
          </w:rPr>
          <w:fldChar w:fldCharType="end"/>
        </w:r>
      </w:hyperlink>
    </w:p>
    <w:p w14:paraId="694BC72B"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50" w:history="1">
        <w:r w:rsidR="00191017" w:rsidRPr="00973F55">
          <w:rPr>
            <w:rStyle w:val="Hyperlink"/>
            <w:noProof/>
          </w:rPr>
          <w:t>3.5</w:t>
        </w:r>
        <w:r w:rsidR="00191017">
          <w:rPr>
            <w:rFonts w:asciiTheme="minorHAnsi" w:eastAsiaTheme="minorEastAsia" w:hAnsiTheme="minorHAnsi" w:cstheme="minorBidi"/>
            <w:smallCaps w:val="0"/>
            <w:noProof/>
            <w:sz w:val="22"/>
            <w:szCs w:val="22"/>
          </w:rPr>
          <w:tab/>
        </w:r>
        <w:r w:rsidR="00191017" w:rsidRPr="00973F55">
          <w:rPr>
            <w:rStyle w:val="Hyperlink"/>
            <w:noProof/>
          </w:rPr>
          <w:t>Künstliche Intelligenz</w:t>
        </w:r>
        <w:r w:rsidR="00191017">
          <w:rPr>
            <w:noProof/>
            <w:webHidden/>
          </w:rPr>
          <w:tab/>
        </w:r>
        <w:r w:rsidR="00191017">
          <w:rPr>
            <w:noProof/>
            <w:webHidden/>
          </w:rPr>
          <w:fldChar w:fldCharType="begin"/>
        </w:r>
        <w:r w:rsidR="00191017">
          <w:rPr>
            <w:noProof/>
            <w:webHidden/>
          </w:rPr>
          <w:instrText xml:space="preserve"> PAGEREF _Toc424193750 \h </w:instrText>
        </w:r>
        <w:r w:rsidR="00191017">
          <w:rPr>
            <w:noProof/>
            <w:webHidden/>
          </w:rPr>
        </w:r>
        <w:r w:rsidR="00191017">
          <w:rPr>
            <w:noProof/>
            <w:webHidden/>
          </w:rPr>
          <w:fldChar w:fldCharType="separate"/>
        </w:r>
        <w:r w:rsidR="00191017">
          <w:rPr>
            <w:noProof/>
            <w:webHidden/>
          </w:rPr>
          <w:t>8</w:t>
        </w:r>
        <w:r w:rsidR="00191017">
          <w:rPr>
            <w:noProof/>
            <w:webHidden/>
          </w:rPr>
          <w:fldChar w:fldCharType="end"/>
        </w:r>
      </w:hyperlink>
    </w:p>
    <w:p w14:paraId="1B24AC0B"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51" w:history="1">
        <w:r w:rsidR="00191017" w:rsidRPr="00973F55">
          <w:rPr>
            <w:rStyle w:val="Hyperlink"/>
            <w:noProof/>
          </w:rPr>
          <w:t>3.6</w:t>
        </w:r>
        <w:r w:rsidR="00191017">
          <w:rPr>
            <w:rFonts w:asciiTheme="minorHAnsi" w:eastAsiaTheme="minorEastAsia" w:hAnsiTheme="minorHAnsi" w:cstheme="minorBidi"/>
            <w:smallCaps w:val="0"/>
            <w:noProof/>
            <w:sz w:val="22"/>
            <w:szCs w:val="22"/>
          </w:rPr>
          <w:tab/>
        </w:r>
        <w:r w:rsidR="00191017" w:rsidRPr="00973F55">
          <w:rPr>
            <w:rStyle w:val="Hyperlink"/>
            <w:noProof/>
          </w:rPr>
          <w:t>Zusammenfassung</w:t>
        </w:r>
        <w:r w:rsidR="00191017">
          <w:rPr>
            <w:noProof/>
            <w:webHidden/>
          </w:rPr>
          <w:tab/>
        </w:r>
        <w:r w:rsidR="00191017">
          <w:rPr>
            <w:noProof/>
            <w:webHidden/>
          </w:rPr>
          <w:fldChar w:fldCharType="begin"/>
        </w:r>
        <w:r w:rsidR="00191017">
          <w:rPr>
            <w:noProof/>
            <w:webHidden/>
          </w:rPr>
          <w:instrText xml:space="preserve"> PAGEREF _Toc424193751 \h </w:instrText>
        </w:r>
        <w:r w:rsidR="00191017">
          <w:rPr>
            <w:noProof/>
            <w:webHidden/>
          </w:rPr>
        </w:r>
        <w:r w:rsidR="00191017">
          <w:rPr>
            <w:noProof/>
            <w:webHidden/>
          </w:rPr>
          <w:fldChar w:fldCharType="separate"/>
        </w:r>
        <w:r w:rsidR="00191017">
          <w:rPr>
            <w:noProof/>
            <w:webHidden/>
          </w:rPr>
          <w:t>10</w:t>
        </w:r>
        <w:r w:rsidR="00191017">
          <w:rPr>
            <w:noProof/>
            <w:webHidden/>
          </w:rPr>
          <w:fldChar w:fldCharType="end"/>
        </w:r>
      </w:hyperlink>
    </w:p>
    <w:p w14:paraId="68E8D94A"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52" w:history="1">
        <w:r w:rsidR="00191017" w:rsidRPr="00973F55">
          <w:rPr>
            <w:rStyle w:val="Hyperlink"/>
            <w:noProof/>
          </w:rPr>
          <w:t>4</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Planung / Struktur</w:t>
        </w:r>
        <w:r w:rsidR="00191017">
          <w:rPr>
            <w:noProof/>
            <w:webHidden/>
          </w:rPr>
          <w:tab/>
        </w:r>
        <w:r w:rsidR="00191017">
          <w:rPr>
            <w:noProof/>
            <w:webHidden/>
          </w:rPr>
          <w:fldChar w:fldCharType="begin"/>
        </w:r>
        <w:r w:rsidR="00191017">
          <w:rPr>
            <w:noProof/>
            <w:webHidden/>
          </w:rPr>
          <w:instrText xml:space="preserve"> PAGEREF _Toc424193752 \h </w:instrText>
        </w:r>
        <w:r w:rsidR="00191017">
          <w:rPr>
            <w:noProof/>
            <w:webHidden/>
          </w:rPr>
        </w:r>
        <w:r w:rsidR="00191017">
          <w:rPr>
            <w:noProof/>
            <w:webHidden/>
          </w:rPr>
          <w:fldChar w:fldCharType="separate"/>
        </w:r>
        <w:r w:rsidR="00191017">
          <w:rPr>
            <w:noProof/>
            <w:webHidden/>
          </w:rPr>
          <w:t>11</w:t>
        </w:r>
        <w:r w:rsidR="00191017">
          <w:rPr>
            <w:noProof/>
            <w:webHidden/>
          </w:rPr>
          <w:fldChar w:fldCharType="end"/>
        </w:r>
      </w:hyperlink>
    </w:p>
    <w:p w14:paraId="47E4EE08"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53" w:history="1">
        <w:r w:rsidR="00191017" w:rsidRPr="00973F55">
          <w:rPr>
            <w:rStyle w:val="Hyperlink"/>
            <w:noProof/>
          </w:rPr>
          <w:t>4.1</w:t>
        </w:r>
        <w:r w:rsidR="00191017">
          <w:rPr>
            <w:rFonts w:asciiTheme="minorHAnsi" w:eastAsiaTheme="minorEastAsia" w:hAnsiTheme="minorHAnsi" w:cstheme="minorBidi"/>
            <w:smallCaps w:val="0"/>
            <w:noProof/>
            <w:sz w:val="22"/>
            <w:szCs w:val="22"/>
          </w:rPr>
          <w:tab/>
        </w:r>
        <w:r w:rsidR="00191017" w:rsidRPr="00973F55">
          <w:rPr>
            <w:rStyle w:val="Hyperlink"/>
            <w:noProof/>
          </w:rPr>
          <w:t>Projektmanagement</w:t>
        </w:r>
        <w:r w:rsidR="00191017">
          <w:rPr>
            <w:noProof/>
            <w:webHidden/>
          </w:rPr>
          <w:tab/>
        </w:r>
        <w:r w:rsidR="00191017">
          <w:rPr>
            <w:noProof/>
            <w:webHidden/>
          </w:rPr>
          <w:fldChar w:fldCharType="begin"/>
        </w:r>
        <w:r w:rsidR="00191017">
          <w:rPr>
            <w:noProof/>
            <w:webHidden/>
          </w:rPr>
          <w:instrText xml:space="preserve"> PAGEREF _Toc424193753 \h </w:instrText>
        </w:r>
        <w:r w:rsidR="00191017">
          <w:rPr>
            <w:noProof/>
            <w:webHidden/>
          </w:rPr>
        </w:r>
        <w:r w:rsidR="00191017">
          <w:rPr>
            <w:noProof/>
            <w:webHidden/>
          </w:rPr>
          <w:fldChar w:fldCharType="separate"/>
        </w:r>
        <w:r w:rsidR="00191017">
          <w:rPr>
            <w:noProof/>
            <w:webHidden/>
          </w:rPr>
          <w:t>11</w:t>
        </w:r>
        <w:r w:rsidR="00191017">
          <w:rPr>
            <w:noProof/>
            <w:webHidden/>
          </w:rPr>
          <w:fldChar w:fldCharType="end"/>
        </w:r>
      </w:hyperlink>
    </w:p>
    <w:p w14:paraId="348C964D"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54" w:history="1">
        <w:r w:rsidR="00191017" w:rsidRPr="00973F55">
          <w:rPr>
            <w:rStyle w:val="Hyperlink"/>
            <w:noProof/>
          </w:rPr>
          <w:t>4.2</w:t>
        </w:r>
        <w:r w:rsidR="00191017">
          <w:rPr>
            <w:rFonts w:asciiTheme="minorHAnsi" w:eastAsiaTheme="minorEastAsia" w:hAnsiTheme="minorHAnsi" w:cstheme="minorBidi"/>
            <w:smallCaps w:val="0"/>
            <w:noProof/>
            <w:sz w:val="22"/>
            <w:szCs w:val="22"/>
          </w:rPr>
          <w:tab/>
        </w:r>
        <w:r w:rsidR="00191017" w:rsidRPr="00973F55">
          <w:rPr>
            <w:rStyle w:val="Hyperlink"/>
            <w:noProof/>
          </w:rPr>
          <w:t>Analyse der Aufgabenstellung</w:t>
        </w:r>
        <w:r w:rsidR="00191017">
          <w:rPr>
            <w:noProof/>
            <w:webHidden/>
          </w:rPr>
          <w:tab/>
        </w:r>
        <w:r w:rsidR="00191017">
          <w:rPr>
            <w:noProof/>
            <w:webHidden/>
          </w:rPr>
          <w:fldChar w:fldCharType="begin"/>
        </w:r>
        <w:r w:rsidR="00191017">
          <w:rPr>
            <w:noProof/>
            <w:webHidden/>
          </w:rPr>
          <w:instrText xml:space="preserve"> PAGEREF _Toc424193754 \h </w:instrText>
        </w:r>
        <w:r w:rsidR="00191017">
          <w:rPr>
            <w:noProof/>
            <w:webHidden/>
          </w:rPr>
        </w:r>
        <w:r w:rsidR="00191017">
          <w:rPr>
            <w:noProof/>
            <w:webHidden/>
          </w:rPr>
          <w:fldChar w:fldCharType="separate"/>
        </w:r>
        <w:r w:rsidR="00191017">
          <w:rPr>
            <w:noProof/>
            <w:webHidden/>
          </w:rPr>
          <w:t>12</w:t>
        </w:r>
        <w:r w:rsidR="00191017">
          <w:rPr>
            <w:noProof/>
            <w:webHidden/>
          </w:rPr>
          <w:fldChar w:fldCharType="end"/>
        </w:r>
      </w:hyperlink>
    </w:p>
    <w:p w14:paraId="106EE94F"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55" w:history="1">
        <w:r w:rsidR="00191017" w:rsidRPr="00973F55">
          <w:rPr>
            <w:rStyle w:val="Hyperlink"/>
            <w:noProof/>
          </w:rPr>
          <w:t>4.2.1</w:t>
        </w:r>
        <w:r w:rsidR="00191017">
          <w:rPr>
            <w:rFonts w:asciiTheme="minorHAnsi" w:eastAsiaTheme="minorEastAsia" w:hAnsiTheme="minorHAnsi" w:cstheme="minorBidi"/>
            <w:i w:val="0"/>
            <w:iCs w:val="0"/>
            <w:noProof/>
            <w:sz w:val="22"/>
            <w:szCs w:val="22"/>
          </w:rPr>
          <w:tab/>
        </w:r>
        <w:r w:rsidR="00191017" w:rsidRPr="00973F55">
          <w:rPr>
            <w:rStyle w:val="Hyperlink"/>
            <w:noProof/>
          </w:rPr>
          <w:t>Muss-Kriterien</w:t>
        </w:r>
        <w:r w:rsidR="00191017">
          <w:rPr>
            <w:noProof/>
            <w:webHidden/>
          </w:rPr>
          <w:tab/>
        </w:r>
        <w:r w:rsidR="00191017">
          <w:rPr>
            <w:noProof/>
            <w:webHidden/>
          </w:rPr>
          <w:fldChar w:fldCharType="begin"/>
        </w:r>
        <w:r w:rsidR="00191017">
          <w:rPr>
            <w:noProof/>
            <w:webHidden/>
          </w:rPr>
          <w:instrText xml:space="preserve"> PAGEREF _Toc424193755 \h </w:instrText>
        </w:r>
        <w:r w:rsidR="00191017">
          <w:rPr>
            <w:noProof/>
            <w:webHidden/>
          </w:rPr>
        </w:r>
        <w:r w:rsidR="00191017">
          <w:rPr>
            <w:noProof/>
            <w:webHidden/>
          </w:rPr>
          <w:fldChar w:fldCharType="separate"/>
        </w:r>
        <w:r w:rsidR="00191017">
          <w:rPr>
            <w:noProof/>
            <w:webHidden/>
          </w:rPr>
          <w:t>12</w:t>
        </w:r>
        <w:r w:rsidR="00191017">
          <w:rPr>
            <w:noProof/>
            <w:webHidden/>
          </w:rPr>
          <w:fldChar w:fldCharType="end"/>
        </w:r>
      </w:hyperlink>
    </w:p>
    <w:p w14:paraId="09F92D4E"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56" w:history="1">
        <w:r w:rsidR="00191017" w:rsidRPr="00973F55">
          <w:rPr>
            <w:rStyle w:val="Hyperlink"/>
            <w:noProof/>
          </w:rPr>
          <w:t>4.2.2</w:t>
        </w:r>
        <w:r w:rsidR="00191017">
          <w:rPr>
            <w:rFonts w:asciiTheme="minorHAnsi" w:eastAsiaTheme="minorEastAsia" w:hAnsiTheme="minorHAnsi" w:cstheme="minorBidi"/>
            <w:i w:val="0"/>
            <w:iCs w:val="0"/>
            <w:noProof/>
            <w:sz w:val="22"/>
            <w:szCs w:val="22"/>
          </w:rPr>
          <w:tab/>
        </w:r>
        <w:r w:rsidR="00191017" w:rsidRPr="00973F55">
          <w:rPr>
            <w:rStyle w:val="Hyperlink"/>
            <w:noProof/>
          </w:rPr>
          <w:t>Soll-Kriterien</w:t>
        </w:r>
        <w:r w:rsidR="00191017">
          <w:rPr>
            <w:noProof/>
            <w:webHidden/>
          </w:rPr>
          <w:tab/>
        </w:r>
        <w:r w:rsidR="00191017">
          <w:rPr>
            <w:noProof/>
            <w:webHidden/>
          </w:rPr>
          <w:fldChar w:fldCharType="begin"/>
        </w:r>
        <w:r w:rsidR="00191017">
          <w:rPr>
            <w:noProof/>
            <w:webHidden/>
          </w:rPr>
          <w:instrText xml:space="preserve"> PAGEREF _Toc424193756 \h </w:instrText>
        </w:r>
        <w:r w:rsidR="00191017">
          <w:rPr>
            <w:noProof/>
            <w:webHidden/>
          </w:rPr>
        </w:r>
        <w:r w:rsidR="00191017">
          <w:rPr>
            <w:noProof/>
            <w:webHidden/>
          </w:rPr>
          <w:fldChar w:fldCharType="separate"/>
        </w:r>
        <w:r w:rsidR="00191017">
          <w:rPr>
            <w:noProof/>
            <w:webHidden/>
          </w:rPr>
          <w:t>12</w:t>
        </w:r>
        <w:r w:rsidR="00191017">
          <w:rPr>
            <w:noProof/>
            <w:webHidden/>
          </w:rPr>
          <w:fldChar w:fldCharType="end"/>
        </w:r>
      </w:hyperlink>
    </w:p>
    <w:p w14:paraId="374BC641"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57" w:history="1">
        <w:r w:rsidR="00191017" w:rsidRPr="00973F55">
          <w:rPr>
            <w:rStyle w:val="Hyperlink"/>
            <w:noProof/>
          </w:rPr>
          <w:t>4.2.3</w:t>
        </w:r>
        <w:r w:rsidR="00191017">
          <w:rPr>
            <w:rFonts w:asciiTheme="minorHAnsi" w:eastAsiaTheme="minorEastAsia" w:hAnsiTheme="minorHAnsi" w:cstheme="minorBidi"/>
            <w:i w:val="0"/>
            <w:iCs w:val="0"/>
            <w:noProof/>
            <w:sz w:val="22"/>
            <w:szCs w:val="22"/>
          </w:rPr>
          <w:tab/>
        </w:r>
        <w:r w:rsidR="00191017" w:rsidRPr="00973F55">
          <w:rPr>
            <w:rStyle w:val="Hyperlink"/>
            <w:noProof/>
          </w:rPr>
          <w:t>Kann-Kriterien</w:t>
        </w:r>
        <w:r w:rsidR="00191017">
          <w:rPr>
            <w:noProof/>
            <w:webHidden/>
          </w:rPr>
          <w:tab/>
        </w:r>
        <w:r w:rsidR="00191017">
          <w:rPr>
            <w:noProof/>
            <w:webHidden/>
          </w:rPr>
          <w:fldChar w:fldCharType="begin"/>
        </w:r>
        <w:r w:rsidR="00191017">
          <w:rPr>
            <w:noProof/>
            <w:webHidden/>
          </w:rPr>
          <w:instrText xml:space="preserve"> PAGEREF _Toc424193757 \h </w:instrText>
        </w:r>
        <w:r w:rsidR="00191017">
          <w:rPr>
            <w:noProof/>
            <w:webHidden/>
          </w:rPr>
        </w:r>
        <w:r w:rsidR="00191017">
          <w:rPr>
            <w:noProof/>
            <w:webHidden/>
          </w:rPr>
          <w:fldChar w:fldCharType="separate"/>
        </w:r>
        <w:r w:rsidR="00191017">
          <w:rPr>
            <w:noProof/>
            <w:webHidden/>
          </w:rPr>
          <w:t>13</w:t>
        </w:r>
        <w:r w:rsidR="00191017">
          <w:rPr>
            <w:noProof/>
            <w:webHidden/>
          </w:rPr>
          <w:fldChar w:fldCharType="end"/>
        </w:r>
      </w:hyperlink>
    </w:p>
    <w:p w14:paraId="710178F0"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58" w:history="1">
        <w:r w:rsidR="00191017" w:rsidRPr="00973F55">
          <w:rPr>
            <w:rStyle w:val="Hyperlink"/>
            <w:noProof/>
          </w:rPr>
          <w:t>4.2.4</w:t>
        </w:r>
        <w:r w:rsidR="00191017">
          <w:rPr>
            <w:rFonts w:asciiTheme="minorHAnsi" w:eastAsiaTheme="minorEastAsia" w:hAnsiTheme="minorHAnsi" w:cstheme="minorBidi"/>
            <w:i w:val="0"/>
            <w:iCs w:val="0"/>
            <w:noProof/>
            <w:sz w:val="22"/>
            <w:szCs w:val="22"/>
          </w:rPr>
          <w:tab/>
        </w:r>
        <w:r w:rsidR="00191017" w:rsidRPr="00973F55">
          <w:rPr>
            <w:rStyle w:val="Hyperlink"/>
            <w:noProof/>
          </w:rPr>
          <w:t>Analyse der Kriterien</w:t>
        </w:r>
        <w:r w:rsidR="00191017">
          <w:rPr>
            <w:noProof/>
            <w:webHidden/>
          </w:rPr>
          <w:tab/>
        </w:r>
        <w:r w:rsidR="00191017">
          <w:rPr>
            <w:noProof/>
            <w:webHidden/>
          </w:rPr>
          <w:fldChar w:fldCharType="begin"/>
        </w:r>
        <w:r w:rsidR="00191017">
          <w:rPr>
            <w:noProof/>
            <w:webHidden/>
          </w:rPr>
          <w:instrText xml:space="preserve"> PAGEREF _Toc424193758 \h </w:instrText>
        </w:r>
        <w:r w:rsidR="00191017">
          <w:rPr>
            <w:noProof/>
            <w:webHidden/>
          </w:rPr>
        </w:r>
        <w:r w:rsidR="00191017">
          <w:rPr>
            <w:noProof/>
            <w:webHidden/>
          </w:rPr>
          <w:fldChar w:fldCharType="separate"/>
        </w:r>
        <w:r w:rsidR="00191017">
          <w:rPr>
            <w:noProof/>
            <w:webHidden/>
          </w:rPr>
          <w:t>13</w:t>
        </w:r>
        <w:r w:rsidR="00191017">
          <w:rPr>
            <w:noProof/>
            <w:webHidden/>
          </w:rPr>
          <w:fldChar w:fldCharType="end"/>
        </w:r>
      </w:hyperlink>
    </w:p>
    <w:p w14:paraId="60897A69"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59" w:history="1">
        <w:r w:rsidR="00191017" w:rsidRPr="00973F55">
          <w:rPr>
            <w:rStyle w:val="Hyperlink"/>
            <w:noProof/>
          </w:rPr>
          <w:t>4.3</w:t>
        </w:r>
        <w:r w:rsidR="00191017">
          <w:rPr>
            <w:rFonts w:asciiTheme="minorHAnsi" w:eastAsiaTheme="minorEastAsia" w:hAnsiTheme="minorHAnsi" w:cstheme="minorBidi"/>
            <w:smallCaps w:val="0"/>
            <w:noProof/>
            <w:sz w:val="22"/>
            <w:szCs w:val="22"/>
          </w:rPr>
          <w:tab/>
        </w:r>
        <w:r w:rsidR="00191017" w:rsidRPr="00973F55">
          <w:rPr>
            <w:rStyle w:val="Hyperlink"/>
            <w:noProof/>
          </w:rPr>
          <w:t>Architektur</w:t>
        </w:r>
        <w:r w:rsidR="00191017">
          <w:rPr>
            <w:noProof/>
            <w:webHidden/>
          </w:rPr>
          <w:tab/>
        </w:r>
        <w:r w:rsidR="00191017">
          <w:rPr>
            <w:noProof/>
            <w:webHidden/>
          </w:rPr>
          <w:fldChar w:fldCharType="begin"/>
        </w:r>
        <w:r w:rsidR="00191017">
          <w:rPr>
            <w:noProof/>
            <w:webHidden/>
          </w:rPr>
          <w:instrText xml:space="preserve"> PAGEREF _Toc424193759 \h </w:instrText>
        </w:r>
        <w:r w:rsidR="00191017">
          <w:rPr>
            <w:noProof/>
            <w:webHidden/>
          </w:rPr>
        </w:r>
        <w:r w:rsidR="00191017">
          <w:rPr>
            <w:noProof/>
            <w:webHidden/>
          </w:rPr>
          <w:fldChar w:fldCharType="separate"/>
        </w:r>
        <w:r w:rsidR="00191017">
          <w:rPr>
            <w:noProof/>
            <w:webHidden/>
          </w:rPr>
          <w:t>14</w:t>
        </w:r>
        <w:r w:rsidR="00191017">
          <w:rPr>
            <w:noProof/>
            <w:webHidden/>
          </w:rPr>
          <w:fldChar w:fldCharType="end"/>
        </w:r>
      </w:hyperlink>
    </w:p>
    <w:p w14:paraId="1529E54A"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60" w:history="1">
        <w:r w:rsidR="00191017" w:rsidRPr="00973F55">
          <w:rPr>
            <w:rStyle w:val="Hyperlink"/>
            <w:noProof/>
          </w:rPr>
          <w:t>5</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Umsetzung</w:t>
        </w:r>
        <w:r w:rsidR="00191017">
          <w:rPr>
            <w:noProof/>
            <w:webHidden/>
          </w:rPr>
          <w:tab/>
        </w:r>
        <w:r w:rsidR="00191017">
          <w:rPr>
            <w:noProof/>
            <w:webHidden/>
          </w:rPr>
          <w:fldChar w:fldCharType="begin"/>
        </w:r>
        <w:r w:rsidR="00191017">
          <w:rPr>
            <w:noProof/>
            <w:webHidden/>
          </w:rPr>
          <w:instrText xml:space="preserve"> PAGEREF _Toc424193760 \h </w:instrText>
        </w:r>
        <w:r w:rsidR="00191017">
          <w:rPr>
            <w:noProof/>
            <w:webHidden/>
          </w:rPr>
        </w:r>
        <w:r w:rsidR="00191017">
          <w:rPr>
            <w:noProof/>
            <w:webHidden/>
          </w:rPr>
          <w:fldChar w:fldCharType="separate"/>
        </w:r>
        <w:r w:rsidR="00191017">
          <w:rPr>
            <w:noProof/>
            <w:webHidden/>
          </w:rPr>
          <w:t>17</w:t>
        </w:r>
        <w:r w:rsidR="00191017">
          <w:rPr>
            <w:noProof/>
            <w:webHidden/>
          </w:rPr>
          <w:fldChar w:fldCharType="end"/>
        </w:r>
      </w:hyperlink>
    </w:p>
    <w:p w14:paraId="034E04E1"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61" w:history="1">
        <w:r w:rsidR="00191017" w:rsidRPr="00973F55">
          <w:rPr>
            <w:rStyle w:val="Hyperlink"/>
            <w:noProof/>
          </w:rPr>
          <w:t>5.1</w:t>
        </w:r>
        <w:r w:rsidR="00191017">
          <w:rPr>
            <w:rFonts w:asciiTheme="minorHAnsi" w:eastAsiaTheme="minorEastAsia" w:hAnsiTheme="minorHAnsi" w:cstheme="minorBidi"/>
            <w:smallCaps w:val="0"/>
            <w:noProof/>
            <w:sz w:val="22"/>
            <w:szCs w:val="22"/>
          </w:rPr>
          <w:tab/>
        </w:r>
        <w:r w:rsidR="00191017" w:rsidRPr="00973F55">
          <w:rPr>
            <w:rStyle w:val="Hyperlink"/>
            <w:noProof/>
          </w:rPr>
          <w:t>Umsetzung der Simulationsumgebung</w:t>
        </w:r>
        <w:r w:rsidR="00191017">
          <w:rPr>
            <w:noProof/>
            <w:webHidden/>
          </w:rPr>
          <w:tab/>
        </w:r>
        <w:r w:rsidR="00191017">
          <w:rPr>
            <w:noProof/>
            <w:webHidden/>
          </w:rPr>
          <w:fldChar w:fldCharType="begin"/>
        </w:r>
        <w:r w:rsidR="00191017">
          <w:rPr>
            <w:noProof/>
            <w:webHidden/>
          </w:rPr>
          <w:instrText xml:space="preserve"> PAGEREF _Toc424193761 \h </w:instrText>
        </w:r>
        <w:r w:rsidR="00191017">
          <w:rPr>
            <w:noProof/>
            <w:webHidden/>
          </w:rPr>
        </w:r>
        <w:r w:rsidR="00191017">
          <w:rPr>
            <w:noProof/>
            <w:webHidden/>
          </w:rPr>
          <w:fldChar w:fldCharType="separate"/>
        </w:r>
        <w:r w:rsidR="00191017">
          <w:rPr>
            <w:noProof/>
            <w:webHidden/>
          </w:rPr>
          <w:t>17</w:t>
        </w:r>
        <w:r w:rsidR="00191017">
          <w:rPr>
            <w:noProof/>
            <w:webHidden/>
          </w:rPr>
          <w:fldChar w:fldCharType="end"/>
        </w:r>
      </w:hyperlink>
    </w:p>
    <w:p w14:paraId="631DD9AB"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62" w:history="1">
        <w:r w:rsidR="00191017" w:rsidRPr="00973F55">
          <w:rPr>
            <w:rStyle w:val="Hyperlink"/>
            <w:noProof/>
          </w:rPr>
          <w:t>5.1.1</w:t>
        </w:r>
        <w:r w:rsidR="00191017">
          <w:rPr>
            <w:rFonts w:asciiTheme="minorHAnsi" w:eastAsiaTheme="minorEastAsia" w:hAnsiTheme="minorHAnsi" w:cstheme="minorBidi"/>
            <w:i w:val="0"/>
            <w:iCs w:val="0"/>
            <w:noProof/>
            <w:sz w:val="22"/>
            <w:szCs w:val="22"/>
          </w:rPr>
          <w:tab/>
        </w:r>
        <w:r w:rsidR="00191017" w:rsidRPr="00973F55">
          <w:rPr>
            <w:rStyle w:val="Hyperlink"/>
            <w:noProof/>
          </w:rPr>
          <w:t>Grundsätzliches</w:t>
        </w:r>
        <w:r w:rsidR="00191017">
          <w:rPr>
            <w:noProof/>
            <w:webHidden/>
          </w:rPr>
          <w:tab/>
        </w:r>
        <w:r w:rsidR="00191017">
          <w:rPr>
            <w:noProof/>
            <w:webHidden/>
          </w:rPr>
          <w:fldChar w:fldCharType="begin"/>
        </w:r>
        <w:r w:rsidR="00191017">
          <w:rPr>
            <w:noProof/>
            <w:webHidden/>
          </w:rPr>
          <w:instrText xml:space="preserve"> PAGEREF _Toc424193762 \h </w:instrText>
        </w:r>
        <w:r w:rsidR="00191017">
          <w:rPr>
            <w:noProof/>
            <w:webHidden/>
          </w:rPr>
        </w:r>
        <w:r w:rsidR="00191017">
          <w:rPr>
            <w:noProof/>
            <w:webHidden/>
          </w:rPr>
          <w:fldChar w:fldCharType="separate"/>
        </w:r>
        <w:r w:rsidR="00191017">
          <w:rPr>
            <w:noProof/>
            <w:webHidden/>
          </w:rPr>
          <w:t>17</w:t>
        </w:r>
        <w:r w:rsidR="00191017">
          <w:rPr>
            <w:noProof/>
            <w:webHidden/>
          </w:rPr>
          <w:fldChar w:fldCharType="end"/>
        </w:r>
      </w:hyperlink>
    </w:p>
    <w:p w14:paraId="0B345C3A"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63" w:history="1">
        <w:r w:rsidR="00191017" w:rsidRPr="00973F55">
          <w:rPr>
            <w:rStyle w:val="Hyperlink"/>
            <w:noProof/>
          </w:rPr>
          <w:t>5.1.2</w:t>
        </w:r>
        <w:r w:rsidR="00191017">
          <w:rPr>
            <w:rFonts w:asciiTheme="minorHAnsi" w:eastAsiaTheme="minorEastAsia" w:hAnsiTheme="minorHAnsi" w:cstheme="minorBidi"/>
            <w:i w:val="0"/>
            <w:iCs w:val="0"/>
            <w:noProof/>
            <w:sz w:val="22"/>
            <w:szCs w:val="22"/>
          </w:rPr>
          <w:tab/>
        </w:r>
        <w:r w:rsidR="00191017" w:rsidRPr="00973F55">
          <w:rPr>
            <w:rStyle w:val="Hyperlink"/>
            <w:noProof/>
          </w:rPr>
          <w:t>Regel- und Spielimplementierung</w:t>
        </w:r>
        <w:r w:rsidR="00191017">
          <w:rPr>
            <w:noProof/>
            <w:webHidden/>
          </w:rPr>
          <w:tab/>
        </w:r>
        <w:r w:rsidR="00191017">
          <w:rPr>
            <w:noProof/>
            <w:webHidden/>
          </w:rPr>
          <w:fldChar w:fldCharType="begin"/>
        </w:r>
        <w:r w:rsidR="00191017">
          <w:rPr>
            <w:noProof/>
            <w:webHidden/>
          </w:rPr>
          <w:instrText xml:space="preserve"> PAGEREF _Toc424193763 \h </w:instrText>
        </w:r>
        <w:r w:rsidR="00191017">
          <w:rPr>
            <w:noProof/>
            <w:webHidden/>
          </w:rPr>
        </w:r>
        <w:r w:rsidR="00191017">
          <w:rPr>
            <w:noProof/>
            <w:webHidden/>
          </w:rPr>
          <w:fldChar w:fldCharType="separate"/>
        </w:r>
        <w:r w:rsidR="00191017">
          <w:rPr>
            <w:noProof/>
            <w:webHidden/>
          </w:rPr>
          <w:t>18</w:t>
        </w:r>
        <w:r w:rsidR="00191017">
          <w:rPr>
            <w:noProof/>
            <w:webHidden/>
          </w:rPr>
          <w:fldChar w:fldCharType="end"/>
        </w:r>
      </w:hyperlink>
    </w:p>
    <w:p w14:paraId="72C2E526"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64" w:history="1">
        <w:r w:rsidR="00191017" w:rsidRPr="00973F55">
          <w:rPr>
            <w:rStyle w:val="Hyperlink"/>
            <w:noProof/>
          </w:rPr>
          <w:t>5.1.3</w:t>
        </w:r>
        <w:r w:rsidR="00191017">
          <w:rPr>
            <w:rFonts w:asciiTheme="minorHAnsi" w:eastAsiaTheme="minorEastAsia" w:hAnsiTheme="minorHAnsi" w:cstheme="minorBidi"/>
            <w:i w:val="0"/>
            <w:iCs w:val="0"/>
            <w:noProof/>
            <w:sz w:val="22"/>
            <w:szCs w:val="22"/>
          </w:rPr>
          <w:tab/>
        </w:r>
        <w:r w:rsidR="00191017" w:rsidRPr="00973F55">
          <w:rPr>
            <w:rStyle w:val="Hyperlink"/>
            <w:noProof/>
          </w:rPr>
          <w:t>Spielerimplementierung</w:t>
        </w:r>
        <w:r w:rsidR="00191017">
          <w:rPr>
            <w:noProof/>
            <w:webHidden/>
          </w:rPr>
          <w:tab/>
        </w:r>
        <w:r w:rsidR="00191017">
          <w:rPr>
            <w:noProof/>
            <w:webHidden/>
          </w:rPr>
          <w:fldChar w:fldCharType="begin"/>
        </w:r>
        <w:r w:rsidR="00191017">
          <w:rPr>
            <w:noProof/>
            <w:webHidden/>
          </w:rPr>
          <w:instrText xml:space="preserve"> PAGEREF _Toc424193764 \h </w:instrText>
        </w:r>
        <w:r w:rsidR="00191017">
          <w:rPr>
            <w:noProof/>
            <w:webHidden/>
          </w:rPr>
        </w:r>
        <w:r w:rsidR="00191017">
          <w:rPr>
            <w:noProof/>
            <w:webHidden/>
          </w:rPr>
          <w:fldChar w:fldCharType="separate"/>
        </w:r>
        <w:r w:rsidR="00191017">
          <w:rPr>
            <w:noProof/>
            <w:webHidden/>
          </w:rPr>
          <w:t>22</w:t>
        </w:r>
        <w:r w:rsidR="00191017">
          <w:rPr>
            <w:noProof/>
            <w:webHidden/>
          </w:rPr>
          <w:fldChar w:fldCharType="end"/>
        </w:r>
      </w:hyperlink>
    </w:p>
    <w:p w14:paraId="39DDD8F8" w14:textId="77777777" w:rsidR="00191017" w:rsidRDefault="00D264B9">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93765" w:history="1">
        <w:r w:rsidR="00191017" w:rsidRPr="00973F55">
          <w:rPr>
            <w:rStyle w:val="Hyperlink"/>
            <w:noProof/>
          </w:rPr>
          <w:t>5.1.4</w:t>
        </w:r>
        <w:r w:rsidR="00191017">
          <w:rPr>
            <w:rFonts w:asciiTheme="minorHAnsi" w:eastAsiaTheme="minorEastAsia" w:hAnsiTheme="minorHAnsi" w:cstheme="minorBidi"/>
            <w:i w:val="0"/>
            <w:iCs w:val="0"/>
            <w:noProof/>
            <w:sz w:val="22"/>
            <w:szCs w:val="22"/>
          </w:rPr>
          <w:tab/>
        </w:r>
        <w:r w:rsidR="00191017" w:rsidRPr="00973F55">
          <w:rPr>
            <w:rStyle w:val="Hyperlink"/>
            <w:noProof/>
          </w:rPr>
          <w:t>Skriptschnittstelle</w:t>
        </w:r>
        <w:r w:rsidR="00191017">
          <w:rPr>
            <w:noProof/>
            <w:webHidden/>
          </w:rPr>
          <w:tab/>
        </w:r>
        <w:r w:rsidR="00191017">
          <w:rPr>
            <w:noProof/>
            <w:webHidden/>
          </w:rPr>
          <w:fldChar w:fldCharType="begin"/>
        </w:r>
        <w:r w:rsidR="00191017">
          <w:rPr>
            <w:noProof/>
            <w:webHidden/>
          </w:rPr>
          <w:instrText xml:space="preserve"> PAGEREF _Toc424193765 \h </w:instrText>
        </w:r>
        <w:r w:rsidR="00191017">
          <w:rPr>
            <w:noProof/>
            <w:webHidden/>
          </w:rPr>
        </w:r>
        <w:r w:rsidR="00191017">
          <w:rPr>
            <w:noProof/>
            <w:webHidden/>
          </w:rPr>
          <w:fldChar w:fldCharType="separate"/>
        </w:r>
        <w:r w:rsidR="00191017">
          <w:rPr>
            <w:noProof/>
            <w:webHidden/>
          </w:rPr>
          <w:t>26</w:t>
        </w:r>
        <w:r w:rsidR="00191017">
          <w:rPr>
            <w:noProof/>
            <w:webHidden/>
          </w:rPr>
          <w:fldChar w:fldCharType="end"/>
        </w:r>
      </w:hyperlink>
    </w:p>
    <w:p w14:paraId="0ED966CE"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66" w:history="1">
        <w:r w:rsidR="00191017" w:rsidRPr="00973F55">
          <w:rPr>
            <w:rStyle w:val="Hyperlink"/>
            <w:noProof/>
          </w:rPr>
          <w:t>5.2</w:t>
        </w:r>
        <w:r w:rsidR="00191017">
          <w:rPr>
            <w:rFonts w:asciiTheme="minorHAnsi" w:eastAsiaTheme="minorEastAsia" w:hAnsiTheme="minorHAnsi" w:cstheme="minorBidi"/>
            <w:smallCaps w:val="0"/>
            <w:noProof/>
            <w:sz w:val="22"/>
            <w:szCs w:val="22"/>
          </w:rPr>
          <w:tab/>
        </w:r>
        <w:r w:rsidR="00191017" w:rsidRPr="00973F55">
          <w:rPr>
            <w:rStyle w:val="Hyperlink"/>
            <w:noProof/>
          </w:rPr>
          <w:t>Entwicklung der künstlichen Intelligenz</w:t>
        </w:r>
        <w:r w:rsidR="00191017">
          <w:rPr>
            <w:noProof/>
            <w:webHidden/>
          </w:rPr>
          <w:tab/>
        </w:r>
        <w:r w:rsidR="00191017">
          <w:rPr>
            <w:noProof/>
            <w:webHidden/>
          </w:rPr>
          <w:fldChar w:fldCharType="begin"/>
        </w:r>
        <w:r w:rsidR="00191017">
          <w:rPr>
            <w:noProof/>
            <w:webHidden/>
          </w:rPr>
          <w:instrText xml:space="preserve"> PAGEREF _Toc424193766 \h </w:instrText>
        </w:r>
        <w:r w:rsidR="00191017">
          <w:rPr>
            <w:noProof/>
            <w:webHidden/>
          </w:rPr>
        </w:r>
        <w:r w:rsidR="00191017">
          <w:rPr>
            <w:noProof/>
            <w:webHidden/>
          </w:rPr>
          <w:fldChar w:fldCharType="separate"/>
        </w:r>
        <w:r w:rsidR="00191017">
          <w:rPr>
            <w:noProof/>
            <w:webHidden/>
          </w:rPr>
          <w:t>31</w:t>
        </w:r>
        <w:r w:rsidR="00191017">
          <w:rPr>
            <w:noProof/>
            <w:webHidden/>
          </w:rPr>
          <w:fldChar w:fldCharType="end"/>
        </w:r>
      </w:hyperlink>
    </w:p>
    <w:p w14:paraId="4549B5F7"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67" w:history="1">
        <w:r w:rsidR="00191017" w:rsidRPr="00973F55">
          <w:rPr>
            <w:rStyle w:val="Hyperlink"/>
            <w:noProof/>
          </w:rPr>
          <w:t>5.3</w:t>
        </w:r>
        <w:r w:rsidR="00191017">
          <w:rPr>
            <w:rFonts w:asciiTheme="minorHAnsi" w:eastAsiaTheme="minorEastAsia" w:hAnsiTheme="minorHAnsi" w:cstheme="minorBidi"/>
            <w:smallCaps w:val="0"/>
            <w:noProof/>
            <w:sz w:val="22"/>
            <w:szCs w:val="22"/>
          </w:rPr>
          <w:tab/>
        </w:r>
        <w:r w:rsidR="00191017" w:rsidRPr="00973F55">
          <w:rPr>
            <w:rStyle w:val="Hyperlink"/>
            <w:noProof/>
          </w:rPr>
          <w:t>Grafischer Editor</w:t>
        </w:r>
        <w:r w:rsidR="00191017">
          <w:rPr>
            <w:noProof/>
            <w:webHidden/>
          </w:rPr>
          <w:tab/>
        </w:r>
        <w:r w:rsidR="00191017">
          <w:rPr>
            <w:noProof/>
            <w:webHidden/>
          </w:rPr>
          <w:fldChar w:fldCharType="begin"/>
        </w:r>
        <w:r w:rsidR="00191017">
          <w:rPr>
            <w:noProof/>
            <w:webHidden/>
          </w:rPr>
          <w:instrText xml:space="preserve"> PAGEREF _Toc424193767 \h </w:instrText>
        </w:r>
        <w:r w:rsidR="00191017">
          <w:rPr>
            <w:noProof/>
            <w:webHidden/>
          </w:rPr>
        </w:r>
        <w:r w:rsidR="00191017">
          <w:rPr>
            <w:noProof/>
            <w:webHidden/>
          </w:rPr>
          <w:fldChar w:fldCharType="separate"/>
        </w:r>
        <w:r w:rsidR="00191017">
          <w:rPr>
            <w:noProof/>
            <w:webHidden/>
          </w:rPr>
          <w:t>38</w:t>
        </w:r>
        <w:r w:rsidR="00191017">
          <w:rPr>
            <w:noProof/>
            <w:webHidden/>
          </w:rPr>
          <w:fldChar w:fldCharType="end"/>
        </w:r>
      </w:hyperlink>
    </w:p>
    <w:p w14:paraId="37D6A95C"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68" w:history="1">
        <w:r w:rsidR="00191017" w:rsidRPr="00973F55">
          <w:rPr>
            <w:rStyle w:val="Hyperlink"/>
            <w:noProof/>
          </w:rPr>
          <w:t>6</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Ausblick</w:t>
        </w:r>
        <w:r w:rsidR="00191017">
          <w:rPr>
            <w:noProof/>
            <w:webHidden/>
          </w:rPr>
          <w:tab/>
        </w:r>
        <w:r w:rsidR="00191017">
          <w:rPr>
            <w:noProof/>
            <w:webHidden/>
          </w:rPr>
          <w:fldChar w:fldCharType="begin"/>
        </w:r>
        <w:r w:rsidR="00191017">
          <w:rPr>
            <w:noProof/>
            <w:webHidden/>
          </w:rPr>
          <w:instrText xml:space="preserve"> PAGEREF _Toc424193768 \h </w:instrText>
        </w:r>
        <w:r w:rsidR="00191017">
          <w:rPr>
            <w:noProof/>
            <w:webHidden/>
          </w:rPr>
        </w:r>
        <w:r w:rsidR="00191017">
          <w:rPr>
            <w:noProof/>
            <w:webHidden/>
          </w:rPr>
          <w:fldChar w:fldCharType="separate"/>
        </w:r>
        <w:r w:rsidR="00191017">
          <w:rPr>
            <w:noProof/>
            <w:webHidden/>
          </w:rPr>
          <w:t>40</w:t>
        </w:r>
        <w:r w:rsidR="00191017">
          <w:rPr>
            <w:noProof/>
            <w:webHidden/>
          </w:rPr>
          <w:fldChar w:fldCharType="end"/>
        </w:r>
      </w:hyperlink>
    </w:p>
    <w:p w14:paraId="412C0617" w14:textId="77777777" w:rsidR="00191017" w:rsidRDefault="00D264B9">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93769" w:history="1">
        <w:r w:rsidR="00191017" w:rsidRPr="00973F55">
          <w:rPr>
            <w:rStyle w:val="Hyperlink"/>
            <w:noProof/>
          </w:rPr>
          <w:t>7</w:t>
        </w:r>
        <w:r w:rsidR="00191017">
          <w:rPr>
            <w:rFonts w:asciiTheme="minorHAnsi" w:eastAsiaTheme="minorEastAsia" w:hAnsiTheme="minorHAnsi" w:cstheme="minorBidi"/>
            <w:b w:val="0"/>
            <w:bCs w:val="0"/>
            <w:caps w:val="0"/>
            <w:noProof/>
            <w:sz w:val="22"/>
            <w:szCs w:val="22"/>
          </w:rPr>
          <w:tab/>
        </w:r>
        <w:r w:rsidR="00191017" w:rsidRPr="00973F55">
          <w:rPr>
            <w:rStyle w:val="Hyperlink"/>
            <w:noProof/>
          </w:rPr>
          <w:t>Fazit</w:t>
        </w:r>
        <w:r w:rsidR="00191017">
          <w:rPr>
            <w:noProof/>
            <w:webHidden/>
          </w:rPr>
          <w:tab/>
        </w:r>
        <w:r w:rsidR="00191017">
          <w:rPr>
            <w:noProof/>
            <w:webHidden/>
          </w:rPr>
          <w:fldChar w:fldCharType="begin"/>
        </w:r>
        <w:r w:rsidR="00191017">
          <w:rPr>
            <w:noProof/>
            <w:webHidden/>
          </w:rPr>
          <w:instrText xml:space="preserve"> PAGEREF _Toc424193769 \h </w:instrText>
        </w:r>
        <w:r w:rsidR="00191017">
          <w:rPr>
            <w:noProof/>
            <w:webHidden/>
          </w:rPr>
        </w:r>
        <w:r w:rsidR="00191017">
          <w:rPr>
            <w:noProof/>
            <w:webHidden/>
          </w:rPr>
          <w:fldChar w:fldCharType="separate"/>
        </w:r>
        <w:r w:rsidR="00191017">
          <w:rPr>
            <w:noProof/>
            <w:webHidden/>
          </w:rPr>
          <w:t>42</w:t>
        </w:r>
        <w:r w:rsidR="00191017">
          <w:rPr>
            <w:noProof/>
            <w:webHidden/>
          </w:rPr>
          <w:fldChar w:fldCharType="end"/>
        </w:r>
      </w:hyperlink>
    </w:p>
    <w:p w14:paraId="50F267C3"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70" w:history="1">
        <w:r w:rsidR="00191017" w:rsidRPr="00973F55">
          <w:rPr>
            <w:rStyle w:val="Hyperlink"/>
            <w:noProof/>
          </w:rPr>
          <w:t>7.1</w:t>
        </w:r>
        <w:r w:rsidR="00191017">
          <w:rPr>
            <w:rFonts w:asciiTheme="minorHAnsi" w:eastAsiaTheme="minorEastAsia" w:hAnsiTheme="minorHAnsi" w:cstheme="minorBidi"/>
            <w:smallCaps w:val="0"/>
            <w:noProof/>
            <w:sz w:val="22"/>
            <w:szCs w:val="22"/>
          </w:rPr>
          <w:tab/>
        </w:r>
        <w:r w:rsidR="00191017" w:rsidRPr="00973F55">
          <w:rPr>
            <w:rStyle w:val="Hyperlink"/>
            <w:noProof/>
          </w:rPr>
          <w:t>Bewertung der Ergebnisse</w:t>
        </w:r>
        <w:r w:rsidR="00191017">
          <w:rPr>
            <w:noProof/>
            <w:webHidden/>
          </w:rPr>
          <w:tab/>
        </w:r>
        <w:r w:rsidR="00191017">
          <w:rPr>
            <w:noProof/>
            <w:webHidden/>
          </w:rPr>
          <w:fldChar w:fldCharType="begin"/>
        </w:r>
        <w:r w:rsidR="00191017">
          <w:rPr>
            <w:noProof/>
            <w:webHidden/>
          </w:rPr>
          <w:instrText xml:space="preserve"> PAGEREF _Toc424193770 \h </w:instrText>
        </w:r>
        <w:r w:rsidR="00191017">
          <w:rPr>
            <w:noProof/>
            <w:webHidden/>
          </w:rPr>
        </w:r>
        <w:r w:rsidR="00191017">
          <w:rPr>
            <w:noProof/>
            <w:webHidden/>
          </w:rPr>
          <w:fldChar w:fldCharType="separate"/>
        </w:r>
        <w:r w:rsidR="00191017">
          <w:rPr>
            <w:noProof/>
            <w:webHidden/>
          </w:rPr>
          <w:t>42</w:t>
        </w:r>
        <w:r w:rsidR="00191017">
          <w:rPr>
            <w:noProof/>
            <w:webHidden/>
          </w:rPr>
          <w:fldChar w:fldCharType="end"/>
        </w:r>
      </w:hyperlink>
    </w:p>
    <w:p w14:paraId="7E8381A6" w14:textId="77777777" w:rsidR="00191017" w:rsidRDefault="00D264B9">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93771" w:history="1">
        <w:r w:rsidR="00191017" w:rsidRPr="00973F55">
          <w:rPr>
            <w:rStyle w:val="Hyperlink"/>
            <w:noProof/>
          </w:rPr>
          <w:t>7.2</w:t>
        </w:r>
        <w:r w:rsidR="00191017">
          <w:rPr>
            <w:rFonts w:asciiTheme="minorHAnsi" w:eastAsiaTheme="minorEastAsia" w:hAnsiTheme="minorHAnsi" w:cstheme="minorBidi"/>
            <w:smallCaps w:val="0"/>
            <w:noProof/>
            <w:sz w:val="22"/>
            <w:szCs w:val="22"/>
          </w:rPr>
          <w:tab/>
        </w:r>
        <w:r w:rsidR="00191017" w:rsidRPr="00973F55">
          <w:rPr>
            <w:rStyle w:val="Hyperlink"/>
            <w:noProof/>
          </w:rPr>
          <w:t>Persönliches Fazit</w:t>
        </w:r>
        <w:r w:rsidR="00191017">
          <w:rPr>
            <w:noProof/>
            <w:webHidden/>
          </w:rPr>
          <w:tab/>
        </w:r>
        <w:r w:rsidR="00191017">
          <w:rPr>
            <w:noProof/>
            <w:webHidden/>
          </w:rPr>
          <w:fldChar w:fldCharType="begin"/>
        </w:r>
        <w:r w:rsidR="00191017">
          <w:rPr>
            <w:noProof/>
            <w:webHidden/>
          </w:rPr>
          <w:instrText xml:space="preserve"> PAGEREF _Toc424193771 \h </w:instrText>
        </w:r>
        <w:r w:rsidR="00191017">
          <w:rPr>
            <w:noProof/>
            <w:webHidden/>
          </w:rPr>
        </w:r>
        <w:r w:rsidR="00191017">
          <w:rPr>
            <w:noProof/>
            <w:webHidden/>
          </w:rPr>
          <w:fldChar w:fldCharType="separate"/>
        </w:r>
        <w:r w:rsidR="00191017">
          <w:rPr>
            <w:noProof/>
            <w:webHidden/>
          </w:rPr>
          <w:t>44</w:t>
        </w:r>
        <w:r w:rsidR="00191017">
          <w:rPr>
            <w:noProof/>
            <w:webHidden/>
          </w:rPr>
          <w:fldChar w:fldCharType="end"/>
        </w:r>
      </w:hyperlink>
    </w:p>
    <w:p w14:paraId="1611A708"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72" w:history="1">
        <w:r w:rsidR="00191017" w:rsidRPr="00973F55">
          <w:rPr>
            <w:rStyle w:val="Hyperlink"/>
            <w:noProof/>
          </w:rPr>
          <w:t>Literaturverzeichnis</w:t>
        </w:r>
        <w:r w:rsidR="00191017">
          <w:rPr>
            <w:noProof/>
            <w:webHidden/>
          </w:rPr>
          <w:tab/>
        </w:r>
        <w:r w:rsidR="00191017">
          <w:rPr>
            <w:noProof/>
            <w:webHidden/>
          </w:rPr>
          <w:fldChar w:fldCharType="begin"/>
        </w:r>
        <w:r w:rsidR="00191017">
          <w:rPr>
            <w:noProof/>
            <w:webHidden/>
          </w:rPr>
          <w:instrText xml:space="preserve"> PAGEREF _Toc424193772 \h </w:instrText>
        </w:r>
        <w:r w:rsidR="00191017">
          <w:rPr>
            <w:noProof/>
            <w:webHidden/>
          </w:rPr>
        </w:r>
        <w:r w:rsidR="00191017">
          <w:rPr>
            <w:noProof/>
            <w:webHidden/>
          </w:rPr>
          <w:fldChar w:fldCharType="separate"/>
        </w:r>
        <w:r w:rsidR="00191017">
          <w:rPr>
            <w:noProof/>
            <w:webHidden/>
          </w:rPr>
          <w:t>I</w:t>
        </w:r>
        <w:r w:rsidR="00191017">
          <w:rPr>
            <w:noProof/>
            <w:webHidden/>
          </w:rPr>
          <w:fldChar w:fldCharType="end"/>
        </w:r>
      </w:hyperlink>
    </w:p>
    <w:p w14:paraId="3E419CC6"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73" w:history="1">
        <w:r w:rsidR="00191017" w:rsidRPr="00973F55">
          <w:rPr>
            <w:rStyle w:val="Hyperlink"/>
            <w:noProof/>
          </w:rPr>
          <w:t>Abbildungsverzeichnis</w:t>
        </w:r>
        <w:r w:rsidR="00191017">
          <w:rPr>
            <w:noProof/>
            <w:webHidden/>
          </w:rPr>
          <w:tab/>
        </w:r>
        <w:r w:rsidR="00191017">
          <w:rPr>
            <w:noProof/>
            <w:webHidden/>
          </w:rPr>
          <w:fldChar w:fldCharType="begin"/>
        </w:r>
        <w:r w:rsidR="00191017">
          <w:rPr>
            <w:noProof/>
            <w:webHidden/>
          </w:rPr>
          <w:instrText xml:space="preserve"> PAGEREF _Toc424193773 \h </w:instrText>
        </w:r>
        <w:r w:rsidR="00191017">
          <w:rPr>
            <w:noProof/>
            <w:webHidden/>
          </w:rPr>
        </w:r>
        <w:r w:rsidR="00191017">
          <w:rPr>
            <w:noProof/>
            <w:webHidden/>
          </w:rPr>
          <w:fldChar w:fldCharType="separate"/>
        </w:r>
        <w:r w:rsidR="00191017">
          <w:rPr>
            <w:noProof/>
            <w:webHidden/>
          </w:rPr>
          <w:t>III</w:t>
        </w:r>
        <w:r w:rsidR="00191017">
          <w:rPr>
            <w:noProof/>
            <w:webHidden/>
          </w:rPr>
          <w:fldChar w:fldCharType="end"/>
        </w:r>
      </w:hyperlink>
    </w:p>
    <w:p w14:paraId="76281A9D"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74" w:history="1">
        <w:r w:rsidR="00191017" w:rsidRPr="00973F55">
          <w:rPr>
            <w:rStyle w:val="Hyperlink"/>
            <w:noProof/>
          </w:rPr>
          <w:t>Tabellenverzeichnis</w:t>
        </w:r>
        <w:r w:rsidR="00191017">
          <w:rPr>
            <w:noProof/>
            <w:webHidden/>
          </w:rPr>
          <w:tab/>
        </w:r>
        <w:r w:rsidR="00191017">
          <w:rPr>
            <w:noProof/>
            <w:webHidden/>
          </w:rPr>
          <w:fldChar w:fldCharType="begin"/>
        </w:r>
        <w:r w:rsidR="00191017">
          <w:rPr>
            <w:noProof/>
            <w:webHidden/>
          </w:rPr>
          <w:instrText xml:space="preserve"> PAGEREF _Toc424193774 \h </w:instrText>
        </w:r>
        <w:r w:rsidR="00191017">
          <w:rPr>
            <w:noProof/>
            <w:webHidden/>
          </w:rPr>
        </w:r>
        <w:r w:rsidR="00191017">
          <w:rPr>
            <w:noProof/>
            <w:webHidden/>
          </w:rPr>
          <w:fldChar w:fldCharType="separate"/>
        </w:r>
        <w:r w:rsidR="00191017">
          <w:rPr>
            <w:noProof/>
            <w:webHidden/>
          </w:rPr>
          <w:t>IV</w:t>
        </w:r>
        <w:r w:rsidR="00191017">
          <w:rPr>
            <w:noProof/>
            <w:webHidden/>
          </w:rPr>
          <w:fldChar w:fldCharType="end"/>
        </w:r>
      </w:hyperlink>
    </w:p>
    <w:p w14:paraId="7B91EC32"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75" w:history="1">
        <w:r w:rsidR="00191017" w:rsidRPr="00973F55">
          <w:rPr>
            <w:rStyle w:val="Hyperlink"/>
            <w:noProof/>
          </w:rPr>
          <w:t>Abkürzungsverzeichnis</w:t>
        </w:r>
        <w:r w:rsidR="00191017">
          <w:rPr>
            <w:noProof/>
            <w:webHidden/>
          </w:rPr>
          <w:tab/>
        </w:r>
        <w:r w:rsidR="00191017">
          <w:rPr>
            <w:noProof/>
            <w:webHidden/>
          </w:rPr>
          <w:fldChar w:fldCharType="begin"/>
        </w:r>
        <w:r w:rsidR="00191017">
          <w:rPr>
            <w:noProof/>
            <w:webHidden/>
          </w:rPr>
          <w:instrText xml:space="preserve"> PAGEREF _Toc424193775 \h </w:instrText>
        </w:r>
        <w:r w:rsidR="00191017">
          <w:rPr>
            <w:noProof/>
            <w:webHidden/>
          </w:rPr>
        </w:r>
        <w:r w:rsidR="00191017">
          <w:rPr>
            <w:noProof/>
            <w:webHidden/>
          </w:rPr>
          <w:fldChar w:fldCharType="separate"/>
        </w:r>
        <w:r w:rsidR="00191017">
          <w:rPr>
            <w:noProof/>
            <w:webHidden/>
          </w:rPr>
          <w:t>V</w:t>
        </w:r>
        <w:r w:rsidR="00191017">
          <w:rPr>
            <w:noProof/>
            <w:webHidden/>
          </w:rPr>
          <w:fldChar w:fldCharType="end"/>
        </w:r>
      </w:hyperlink>
    </w:p>
    <w:p w14:paraId="281F4169" w14:textId="77777777" w:rsidR="00191017" w:rsidRDefault="00D264B9">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93776" w:history="1">
        <w:r w:rsidR="00191017" w:rsidRPr="00973F55">
          <w:rPr>
            <w:rStyle w:val="Hyperlink"/>
            <w:noProof/>
          </w:rPr>
          <w:t>Glossar</w:t>
        </w:r>
        <w:r w:rsidR="00191017">
          <w:rPr>
            <w:noProof/>
            <w:webHidden/>
          </w:rPr>
          <w:tab/>
        </w:r>
        <w:r w:rsidR="00191017">
          <w:rPr>
            <w:noProof/>
            <w:webHidden/>
          </w:rPr>
          <w:fldChar w:fldCharType="begin"/>
        </w:r>
        <w:r w:rsidR="00191017">
          <w:rPr>
            <w:noProof/>
            <w:webHidden/>
          </w:rPr>
          <w:instrText xml:space="preserve"> PAGEREF _Toc424193776 \h </w:instrText>
        </w:r>
        <w:r w:rsidR="00191017">
          <w:rPr>
            <w:noProof/>
            <w:webHidden/>
          </w:rPr>
        </w:r>
        <w:r w:rsidR="00191017">
          <w:rPr>
            <w:noProof/>
            <w:webHidden/>
          </w:rPr>
          <w:fldChar w:fldCharType="separate"/>
        </w:r>
        <w:r w:rsidR="00191017">
          <w:rPr>
            <w:noProof/>
            <w:webHidden/>
          </w:rPr>
          <w:t>VI</w:t>
        </w:r>
        <w:r w:rsidR="00191017">
          <w:rPr>
            <w:noProof/>
            <w:webHidden/>
          </w:rPr>
          <w:fldChar w:fldCharType="end"/>
        </w:r>
      </w:hyperlink>
    </w:p>
    <w:p w14:paraId="28274DA7" w14:textId="77777777" w:rsidR="00067648" w:rsidDel="00191017" w:rsidRDefault="00067648">
      <w:pPr>
        <w:pStyle w:val="Verzeichnis1"/>
        <w:tabs>
          <w:tab w:val="right" w:leader="dot" w:pos="9062"/>
        </w:tabs>
        <w:rPr>
          <w:del w:id="14" w:author="Admin" w:date="2015-07-09T08:26:00Z"/>
          <w:rFonts w:asciiTheme="minorHAnsi" w:eastAsiaTheme="minorEastAsia" w:hAnsiTheme="minorHAnsi" w:cstheme="minorBidi"/>
          <w:b w:val="0"/>
          <w:bCs w:val="0"/>
          <w:caps w:val="0"/>
          <w:noProof/>
          <w:sz w:val="22"/>
          <w:szCs w:val="22"/>
        </w:rPr>
      </w:pPr>
      <w:del w:id="15" w:author="Admin" w:date="2015-07-09T08:26:00Z">
        <w:r w:rsidRPr="00191017" w:rsidDel="00191017">
          <w:rPr>
            <w:rStyle w:val="Hyperlink"/>
            <w:b w:val="0"/>
            <w:bCs w:val="0"/>
            <w:caps w:val="0"/>
            <w:noProof/>
          </w:rPr>
          <w:delText>Eidesstattliche Erklärung</w:delText>
        </w:r>
        <w:r w:rsidDel="00191017">
          <w:rPr>
            <w:noProof/>
            <w:webHidden/>
          </w:rPr>
          <w:tab/>
          <w:delText>I</w:delText>
        </w:r>
      </w:del>
    </w:p>
    <w:p w14:paraId="06DAB565" w14:textId="77777777" w:rsidR="00067648" w:rsidDel="00191017" w:rsidRDefault="00067648">
      <w:pPr>
        <w:pStyle w:val="Verzeichnis1"/>
        <w:tabs>
          <w:tab w:val="right" w:leader="dot" w:pos="9062"/>
        </w:tabs>
        <w:rPr>
          <w:del w:id="16" w:author="Admin" w:date="2015-07-09T08:26:00Z"/>
          <w:rFonts w:asciiTheme="minorHAnsi" w:eastAsiaTheme="minorEastAsia" w:hAnsiTheme="minorHAnsi" w:cstheme="minorBidi"/>
          <w:b w:val="0"/>
          <w:bCs w:val="0"/>
          <w:caps w:val="0"/>
          <w:noProof/>
          <w:sz w:val="22"/>
          <w:szCs w:val="22"/>
        </w:rPr>
      </w:pPr>
      <w:del w:id="17" w:author="Admin" w:date="2015-07-09T08:26:00Z">
        <w:r w:rsidRPr="00191017" w:rsidDel="00191017">
          <w:rPr>
            <w:rStyle w:val="Hyperlink"/>
            <w:b w:val="0"/>
            <w:bCs w:val="0"/>
            <w:caps w:val="0"/>
            <w:noProof/>
          </w:rPr>
          <w:delText>Kurzfassung</w:delText>
        </w:r>
        <w:r w:rsidDel="00191017">
          <w:rPr>
            <w:noProof/>
            <w:webHidden/>
          </w:rPr>
          <w:tab/>
          <w:delText>II</w:delText>
        </w:r>
      </w:del>
    </w:p>
    <w:p w14:paraId="0F6DA03D" w14:textId="77777777" w:rsidR="00067648" w:rsidDel="00191017" w:rsidRDefault="00067648">
      <w:pPr>
        <w:pStyle w:val="Verzeichnis1"/>
        <w:tabs>
          <w:tab w:val="right" w:leader="dot" w:pos="9062"/>
        </w:tabs>
        <w:rPr>
          <w:del w:id="18" w:author="Admin" w:date="2015-07-09T08:26:00Z"/>
          <w:rFonts w:asciiTheme="minorHAnsi" w:eastAsiaTheme="minorEastAsia" w:hAnsiTheme="minorHAnsi" w:cstheme="minorBidi"/>
          <w:b w:val="0"/>
          <w:bCs w:val="0"/>
          <w:caps w:val="0"/>
          <w:noProof/>
          <w:sz w:val="22"/>
          <w:szCs w:val="22"/>
        </w:rPr>
      </w:pPr>
      <w:del w:id="19" w:author="Admin" w:date="2015-07-09T08:26:00Z">
        <w:r w:rsidRPr="00191017" w:rsidDel="00191017">
          <w:rPr>
            <w:rStyle w:val="Hyperlink"/>
            <w:b w:val="0"/>
            <w:bCs w:val="0"/>
            <w:caps w:val="0"/>
            <w:noProof/>
            <w:lang w:val="en-GB"/>
          </w:rPr>
          <w:delText>Abstract</w:delText>
        </w:r>
        <w:r w:rsidDel="00191017">
          <w:rPr>
            <w:noProof/>
            <w:webHidden/>
          </w:rPr>
          <w:tab/>
          <w:delText>III</w:delText>
        </w:r>
      </w:del>
    </w:p>
    <w:p w14:paraId="7BA8EEA4" w14:textId="77777777" w:rsidR="00067648" w:rsidDel="00191017" w:rsidRDefault="00067648">
      <w:pPr>
        <w:pStyle w:val="Verzeichnis1"/>
        <w:tabs>
          <w:tab w:val="right" w:leader="dot" w:pos="9062"/>
        </w:tabs>
        <w:rPr>
          <w:del w:id="20" w:author="Admin" w:date="2015-07-09T08:26:00Z"/>
          <w:rFonts w:asciiTheme="minorHAnsi" w:eastAsiaTheme="minorEastAsia" w:hAnsiTheme="minorHAnsi" w:cstheme="minorBidi"/>
          <w:b w:val="0"/>
          <w:bCs w:val="0"/>
          <w:caps w:val="0"/>
          <w:noProof/>
          <w:sz w:val="22"/>
          <w:szCs w:val="22"/>
        </w:rPr>
      </w:pPr>
      <w:del w:id="21" w:author="Admin" w:date="2015-07-09T08:26:00Z">
        <w:r w:rsidRPr="00191017" w:rsidDel="00191017">
          <w:rPr>
            <w:rStyle w:val="Hyperlink"/>
            <w:b w:val="0"/>
            <w:bCs w:val="0"/>
            <w:caps w:val="0"/>
            <w:noProof/>
          </w:rPr>
          <w:delText>Inhalt</w:delText>
        </w:r>
        <w:r w:rsidDel="00191017">
          <w:rPr>
            <w:noProof/>
            <w:webHidden/>
          </w:rPr>
          <w:tab/>
          <w:delText>IV</w:delText>
        </w:r>
      </w:del>
    </w:p>
    <w:p w14:paraId="1AD80969" w14:textId="77777777" w:rsidR="00067648" w:rsidDel="00191017" w:rsidRDefault="00067648">
      <w:pPr>
        <w:pStyle w:val="Verzeichnis1"/>
        <w:tabs>
          <w:tab w:val="left" w:pos="480"/>
          <w:tab w:val="right" w:leader="dot" w:pos="9062"/>
        </w:tabs>
        <w:rPr>
          <w:del w:id="22" w:author="Admin" w:date="2015-07-09T08:26:00Z"/>
          <w:rFonts w:asciiTheme="minorHAnsi" w:eastAsiaTheme="minorEastAsia" w:hAnsiTheme="minorHAnsi" w:cstheme="minorBidi"/>
          <w:b w:val="0"/>
          <w:bCs w:val="0"/>
          <w:caps w:val="0"/>
          <w:noProof/>
          <w:sz w:val="22"/>
          <w:szCs w:val="22"/>
        </w:rPr>
      </w:pPr>
      <w:del w:id="23" w:author="Admin" w:date="2015-07-09T08:26:00Z">
        <w:r w:rsidRPr="00191017" w:rsidDel="00191017">
          <w:rPr>
            <w:rStyle w:val="Hyperlink"/>
            <w:b w:val="0"/>
            <w:bCs w:val="0"/>
            <w:caps w:val="0"/>
            <w:noProof/>
          </w:rPr>
          <w:delText>1</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Einleitung</w:delText>
        </w:r>
        <w:r w:rsidDel="00191017">
          <w:rPr>
            <w:noProof/>
            <w:webHidden/>
          </w:rPr>
          <w:tab/>
          <w:delText>1</w:delText>
        </w:r>
      </w:del>
    </w:p>
    <w:p w14:paraId="6CEDB01F" w14:textId="77777777" w:rsidR="00067648" w:rsidDel="00191017" w:rsidRDefault="00067648">
      <w:pPr>
        <w:pStyle w:val="Verzeichnis1"/>
        <w:tabs>
          <w:tab w:val="left" w:pos="480"/>
          <w:tab w:val="right" w:leader="dot" w:pos="9062"/>
        </w:tabs>
        <w:rPr>
          <w:del w:id="24" w:author="Admin" w:date="2015-07-09T08:26:00Z"/>
          <w:rFonts w:asciiTheme="minorHAnsi" w:eastAsiaTheme="minorEastAsia" w:hAnsiTheme="minorHAnsi" w:cstheme="minorBidi"/>
          <w:b w:val="0"/>
          <w:bCs w:val="0"/>
          <w:caps w:val="0"/>
          <w:noProof/>
          <w:sz w:val="22"/>
          <w:szCs w:val="22"/>
        </w:rPr>
      </w:pPr>
      <w:del w:id="25" w:author="Admin" w:date="2015-07-09T08:26:00Z">
        <w:r w:rsidRPr="00191017" w:rsidDel="00191017">
          <w:rPr>
            <w:rStyle w:val="Hyperlink"/>
            <w:b w:val="0"/>
            <w:bCs w:val="0"/>
            <w:caps w:val="0"/>
            <w:noProof/>
          </w:rPr>
          <w:delText>2</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Aufgabenstellung</w:delText>
        </w:r>
        <w:r w:rsidDel="00191017">
          <w:rPr>
            <w:noProof/>
            <w:webHidden/>
          </w:rPr>
          <w:tab/>
          <w:delText>2</w:delText>
        </w:r>
      </w:del>
    </w:p>
    <w:p w14:paraId="758A9131" w14:textId="77777777" w:rsidR="00067648" w:rsidDel="00191017" w:rsidRDefault="00067648">
      <w:pPr>
        <w:pStyle w:val="Verzeichnis1"/>
        <w:tabs>
          <w:tab w:val="left" w:pos="480"/>
          <w:tab w:val="right" w:leader="dot" w:pos="9062"/>
        </w:tabs>
        <w:rPr>
          <w:del w:id="26" w:author="Admin" w:date="2015-07-09T08:26:00Z"/>
          <w:rFonts w:asciiTheme="minorHAnsi" w:eastAsiaTheme="minorEastAsia" w:hAnsiTheme="minorHAnsi" w:cstheme="minorBidi"/>
          <w:b w:val="0"/>
          <w:bCs w:val="0"/>
          <w:caps w:val="0"/>
          <w:noProof/>
          <w:sz w:val="22"/>
          <w:szCs w:val="22"/>
        </w:rPr>
      </w:pPr>
      <w:del w:id="27" w:author="Admin" w:date="2015-07-09T08:26:00Z">
        <w:r w:rsidRPr="00191017" w:rsidDel="00191017">
          <w:rPr>
            <w:rStyle w:val="Hyperlink"/>
            <w:b w:val="0"/>
            <w:bCs w:val="0"/>
            <w:caps w:val="0"/>
            <w:noProof/>
          </w:rPr>
          <w:delText>3</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Stand der Technik</w:delText>
        </w:r>
        <w:r w:rsidDel="00191017">
          <w:rPr>
            <w:noProof/>
            <w:webHidden/>
          </w:rPr>
          <w:tab/>
          <w:delText>3</w:delText>
        </w:r>
      </w:del>
    </w:p>
    <w:p w14:paraId="5FF0EF6C" w14:textId="77777777" w:rsidR="00067648" w:rsidDel="00191017" w:rsidRDefault="00067648">
      <w:pPr>
        <w:pStyle w:val="Verzeichnis2"/>
        <w:tabs>
          <w:tab w:val="left" w:pos="720"/>
          <w:tab w:val="right" w:leader="dot" w:pos="9062"/>
        </w:tabs>
        <w:rPr>
          <w:del w:id="28" w:author="Admin" w:date="2015-07-09T08:26:00Z"/>
          <w:rFonts w:asciiTheme="minorHAnsi" w:eastAsiaTheme="minorEastAsia" w:hAnsiTheme="minorHAnsi" w:cstheme="minorBidi"/>
          <w:smallCaps w:val="0"/>
          <w:noProof/>
          <w:sz w:val="22"/>
          <w:szCs w:val="22"/>
        </w:rPr>
      </w:pPr>
      <w:del w:id="29" w:author="Admin" w:date="2015-07-09T08:26:00Z">
        <w:r w:rsidRPr="00191017" w:rsidDel="00191017">
          <w:rPr>
            <w:rStyle w:val="Hyperlink"/>
            <w:smallCaps w:val="0"/>
            <w:noProof/>
          </w:rPr>
          <w:delText>3.1</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Einleitung</w:delText>
        </w:r>
        <w:r w:rsidDel="00191017">
          <w:rPr>
            <w:noProof/>
            <w:webHidden/>
          </w:rPr>
          <w:tab/>
          <w:delText>3</w:delText>
        </w:r>
      </w:del>
    </w:p>
    <w:p w14:paraId="391DEE5B" w14:textId="77777777" w:rsidR="00067648" w:rsidDel="00191017" w:rsidRDefault="00067648">
      <w:pPr>
        <w:pStyle w:val="Verzeichnis2"/>
        <w:tabs>
          <w:tab w:val="left" w:pos="720"/>
          <w:tab w:val="right" w:leader="dot" w:pos="9062"/>
        </w:tabs>
        <w:rPr>
          <w:del w:id="30" w:author="Admin" w:date="2015-07-09T08:26:00Z"/>
          <w:rFonts w:asciiTheme="minorHAnsi" w:eastAsiaTheme="minorEastAsia" w:hAnsiTheme="minorHAnsi" w:cstheme="minorBidi"/>
          <w:smallCaps w:val="0"/>
          <w:noProof/>
          <w:sz w:val="22"/>
          <w:szCs w:val="22"/>
        </w:rPr>
      </w:pPr>
      <w:del w:id="31" w:author="Admin" w:date="2015-07-09T08:26:00Z">
        <w:r w:rsidRPr="00191017" w:rsidDel="00191017">
          <w:rPr>
            <w:rStyle w:val="Hyperlink"/>
            <w:smallCaps w:val="0"/>
            <w:noProof/>
          </w:rPr>
          <w:delText>3.2</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Game Engine</w:delText>
        </w:r>
        <w:r w:rsidDel="00191017">
          <w:rPr>
            <w:noProof/>
            <w:webHidden/>
          </w:rPr>
          <w:tab/>
          <w:delText>3</w:delText>
        </w:r>
      </w:del>
    </w:p>
    <w:p w14:paraId="4C4DF705" w14:textId="77777777" w:rsidR="00067648" w:rsidDel="00191017" w:rsidRDefault="00067648">
      <w:pPr>
        <w:pStyle w:val="Verzeichnis3"/>
        <w:tabs>
          <w:tab w:val="left" w:pos="1200"/>
          <w:tab w:val="right" w:leader="dot" w:pos="9062"/>
        </w:tabs>
        <w:rPr>
          <w:del w:id="32" w:author="Admin" w:date="2015-07-09T08:26:00Z"/>
          <w:rFonts w:asciiTheme="minorHAnsi" w:eastAsiaTheme="minorEastAsia" w:hAnsiTheme="minorHAnsi" w:cstheme="minorBidi"/>
          <w:i w:val="0"/>
          <w:iCs w:val="0"/>
          <w:noProof/>
          <w:sz w:val="22"/>
          <w:szCs w:val="22"/>
        </w:rPr>
      </w:pPr>
      <w:del w:id="33" w:author="Admin" w:date="2015-07-09T08:26:00Z">
        <w:r w:rsidRPr="00191017" w:rsidDel="00191017">
          <w:rPr>
            <w:rStyle w:val="Hyperlink"/>
            <w:i w:val="0"/>
            <w:iCs w:val="0"/>
            <w:noProof/>
          </w:rPr>
          <w:delText>3.2.1</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Grundsätzliches</w:delText>
        </w:r>
        <w:r w:rsidDel="00191017">
          <w:rPr>
            <w:noProof/>
            <w:webHidden/>
          </w:rPr>
          <w:tab/>
          <w:delText>3</w:delText>
        </w:r>
      </w:del>
    </w:p>
    <w:p w14:paraId="660A4C1D" w14:textId="77777777" w:rsidR="00067648" w:rsidDel="00191017" w:rsidRDefault="00067648">
      <w:pPr>
        <w:pStyle w:val="Verzeichnis3"/>
        <w:tabs>
          <w:tab w:val="left" w:pos="1200"/>
          <w:tab w:val="right" w:leader="dot" w:pos="9062"/>
        </w:tabs>
        <w:rPr>
          <w:del w:id="34" w:author="Admin" w:date="2015-07-09T08:26:00Z"/>
          <w:rFonts w:asciiTheme="minorHAnsi" w:eastAsiaTheme="minorEastAsia" w:hAnsiTheme="minorHAnsi" w:cstheme="minorBidi"/>
          <w:i w:val="0"/>
          <w:iCs w:val="0"/>
          <w:noProof/>
          <w:sz w:val="22"/>
          <w:szCs w:val="22"/>
        </w:rPr>
      </w:pPr>
      <w:del w:id="35" w:author="Admin" w:date="2015-07-09T08:26:00Z">
        <w:r w:rsidRPr="00191017" w:rsidDel="00191017">
          <w:rPr>
            <w:rStyle w:val="Hyperlink"/>
            <w:i w:val="0"/>
            <w:iCs w:val="0"/>
            <w:noProof/>
          </w:rPr>
          <w:delText>3.2.2</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Source Engine</w:delText>
        </w:r>
        <w:r w:rsidDel="00191017">
          <w:rPr>
            <w:noProof/>
            <w:webHidden/>
          </w:rPr>
          <w:tab/>
          <w:delText>3</w:delText>
        </w:r>
      </w:del>
    </w:p>
    <w:p w14:paraId="3416D173" w14:textId="77777777" w:rsidR="00067648" w:rsidDel="00191017" w:rsidRDefault="00067648">
      <w:pPr>
        <w:pStyle w:val="Verzeichnis3"/>
        <w:tabs>
          <w:tab w:val="left" w:pos="1200"/>
          <w:tab w:val="right" w:leader="dot" w:pos="9062"/>
        </w:tabs>
        <w:rPr>
          <w:del w:id="36" w:author="Admin" w:date="2015-07-09T08:26:00Z"/>
          <w:rFonts w:asciiTheme="minorHAnsi" w:eastAsiaTheme="minorEastAsia" w:hAnsiTheme="minorHAnsi" w:cstheme="minorBidi"/>
          <w:i w:val="0"/>
          <w:iCs w:val="0"/>
          <w:noProof/>
          <w:sz w:val="22"/>
          <w:szCs w:val="22"/>
        </w:rPr>
      </w:pPr>
      <w:del w:id="37" w:author="Admin" w:date="2015-07-09T08:26:00Z">
        <w:r w:rsidRPr="00191017" w:rsidDel="00191017">
          <w:rPr>
            <w:rStyle w:val="Hyperlink"/>
            <w:i w:val="0"/>
            <w:iCs w:val="0"/>
            <w:noProof/>
          </w:rPr>
          <w:delText>3.2.3</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Unity</w:delText>
        </w:r>
        <w:r w:rsidDel="00191017">
          <w:rPr>
            <w:noProof/>
            <w:webHidden/>
          </w:rPr>
          <w:tab/>
          <w:delText>4</w:delText>
        </w:r>
      </w:del>
    </w:p>
    <w:p w14:paraId="6A6DE53E" w14:textId="77777777" w:rsidR="00067648" w:rsidDel="00191017" w:rsidRDefault="00067648">
      <w:pPr>
        <w:pStyle w:val="Verzeichnis3"/>
        <w:tabs>
          <w:tab w:val="left" w:pos="1200"/>
          <w:tab w:val="right" w:leader="dot" w:pos="9062"/>
        </w:tabs>
        <w:rPr>
          <w:del w:id="38" w:author="Admin" w:date="2015-07-09T08:26:00Z"/>
          <w:rFonts w:asciiTheme="minorHAnsi" w:eastAsiaTheme="minorEastAsia" w:hAnsiTheme="minorHAnsi" w:cstheme="minorBidi"/>
          <w:i w:val="0"/>
          <w:iCs w:val="0"/>
          <w:noProof/>
          <w:sz w:val="22"/>
          <w:szCs w:val="22"/>
        </w:rPr>
      </w:pPr>
      <w:del w:id="39" w:author="Admin" w:date="2015-07-09T08:26:00Z">
        <w:r w:rsidRPr="00191017" w:rsidDel="00191017">
          <w:rPr>
            <w:rStyle w:val="Hyperlink"/>
            <w:i w:val="0"/>
            <w:iCs w:val="0"/>
            <w:noProof/>
            <w:lang w:val="en-US"/>
          </w:rPr>
          <w:delText>3.2.4</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lang w:val="en-US"/>
          </w:rPr>
          <w:delText>Unreal Engine 4</w:delText>
        </w:r>
        <w:r w:rsidDel="00191017">
          <w:rPr>
            <w:noProof/>
            <w:webHidden/>
          </w:rPr>
          <w:tab/>
          <w:delText>4</w:delText>
        </w:r>
      </w:del>
    </w:p>
    <w:p w14:paraId="15006BC5" w14:textId="77777777" w:rsidR="00067648" w:rsidDel="00191017" w:rsidRDefault="00067648">
      <w:pPr>
        <w:pStyle w:val="Verzeichnis3"/>
        <w:tabs>
          <w:tab w:val="left" w:pos="1200"/>
          <w:tab w:val="right" w:leader="dot" w:pos="9062"/>
        </w:tabs>
        <w:rPr>
          <w:del w:id="40" w:author="Admin" w:date="2015-07-09T08:26:00Z"/>
          <w:rFonts w:asciiTheme="minorHAnsi" w:eastAsiaTheme="minorEastAsia" w:hAnsiTheme="minorHAnsi" w:cstheme="minorBidi"/>
          <w:i w:val="0"/>
          <w:iCs w:val="0"/>
          <w:noProof/>
          <w:sz w:val="22"/>
          <w:szCs w:val="22"/>
        </w:rPr>
      </w:pPr>
      <w:del w:id="41" w:author="Admin" w:date="2015-07-09T08:26:00Z">
        <w:r w:rsidRPr="00191017" w:rsidDel="00191017">
          <w:rPr>
            <w:rStyle w:val="Hyperlink"/>
            <w:i w:val="0"/>
            <w:iCs w:val="0"/>
            <w:noProof/>
          </w:rPr>
          <w:delText>3.2.5</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Verwendung im Projekt</w:delText>
        </w:r>
        <w:r w:rsidDel="00191017">
          <w:rPr>
            <w:noProof/>
            <w:webHidden/>
          </w:rPr>
          <w:tab/>
          <w:delText>5</w:delText>
        </w:r>
      </w:del>
    </w:p>
    <w:p w14:paraId="4C331BCA" w14:textId="77777777" w:rsidR="00067648" w:rsidDel="00191017" w:rsidRDefault="00067648">
      <w:pPr>
        <w:pStyle w:val="Verzeichnis2"/>
        <w:tabs>
          <w:tab w:val="left" w:pos="720"/>
          <w:tab w:val="right" w:leader="dot" w:pos="9062"/>
        </w:tabs>
        <w:rPr>
          <w:del w:id="42" w:author="Admin" w:date="2015-07-09T08:26:00Z"/>
          <w:rFonts w:asciiTheme="minorHAnsi" w:eastAsiaTheme="minorEastAsia" w:hAnsiTheme="minorHAnsi" w:cstheme="minorBidi"/>
          <w:smallCaps w:val="0"/>
          <w:noProof/>
          <w:sz w:val="22"/>
          <w:szCs w:val="22"/>
        </w:rPr>
      </w:pPr>
      <w:del w:id="43" w:author="Admin" w:date="2015-07-09T08:26:00Z">
        <w:r w:rsidRPr="00191017" w:rsidDel="00191017">
          <w:rPr>
            <w:rStyle w:val="Hyperlink"/>
            <w:smallCaps w:val="0"/>
            <w:noProof/>
          </w:rPr>
          <w:delText>3.3</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Scripting-Ansatz</w:delText>
        </w:r>
        <w:r w:rsidDel="00191017">
          <w:rPr>
            <w:noProof/>
            <w:webHidden/>
          </w:rPr>
          <w:tab/>
          <w:delText>5</w:delText>
        </w:r>
      </w:del>
    </w:p>
    <w:p w14:paraId="5FBDE933" w14:textId="77777777" w:rsidR="00067648" w:rsidDel="00191017" w:rsidRDefault="00067648">
      <w:pPr>
        <w:pStyle w:val="Verzeichnis3"/>
        <w:tabs>
          <w:tab w:val="left" w:pos="1200"/>
          <w:tab w:val="right" w:leader="dot" w:pos="9062"/>
        </w:tabs>
        <w:rPr>
          <w:del w:id="44" w:author="Admin" w:date="2015-07-09T08:26:00Z"/>
          <w:rFonts w:asciiTheme="minorHAnsi" w:eastAsiaTheme="minorEastAsia" w:hAnsiTheme="minorHAnsi" w:cstheme="minorBidi"/>
          <w:i w:val="0"/>
          <w:iCs w:val="0"/>
          <w:noProof/>
          <w:sz w:val="22"/>
          <w:szCs w:val="22"/>
        </w:rPr>
      </w:pPr>
      <w:del w:id="45" w:author="Admin" w:date="2015-07-09T08:26:00Z">
        <w:r w:rsidRPr="00191017" w:rsidDel="00191017">
          <w:rPr>
            <w:rStyle w:val="Hyperlink"/>
            <w:i w:val="0"/>
            <w:iCs w:val="0"/>
            <w:noProof/>
          </w:rPr>
          <w:delText>3.3.1</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Grundsätzliches</w:delText>
        </w:r>
        <w:r w:rsidDel="00191017">
          <w:rPr>
            <w:noProof/>
            <w:webHidden/>
          </w:rPr>
          <w:tab/>
          <w:delText>5</w:delText>
        </w:r>
      </w:del>
    </w:p>
    <w:p w14:paraId="13A83B0C" w14:textId="77777777" w:rsidR="00067648" w:rsidDel="00191017" w:rsidRDefault="00067648">
      <w:pPr>
        <w:pStyle w:val="Verzeichnis3"/>
        <w:tabs>
          <w:tab w:val="left" w:pos="1200"/>
          <w:tab w:val="right" w:leader="dot" w:pos="9062"/>
        </w:tabs>
        <w:rPr>
          <w:del w:id="46" w:author="Admin" w:date="2015-07-09T08:26:00Z"/>
          <w:rFonts w:asciiTheme="minorHAnsi" w:eastAsiaTheme="minorEastAsia" w:hAnsiTheme="minorHAnsi" w:cstheme="minorBidi"/>
          <w:i w:val="0"/>
          <w:iCs w:val="0"/>
          <w:noProof/>
          <w:sz w:val="22"/>
          <w:szCs w:val="22"/>
        </w:rPr>
      </w:pPr>
      <w:del w:id="47" w:author="Admin" w:date="2015-07-09T08:26:00Z">
        <w:r w:rsidRPr="00191017" w:rsidDel="00191017">
          <w:rPr>
            <w:rStyle w:val="Hyperlink"/>
            <w:i w:val="0"/>
            <w:iCs w:val="0"/>
            <w:noProof/>
          </w:rPr>
          <w:delText>3.3.2</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LUA</w:delText>
        </w:r>
        <w:r w:rsidDel="00191017">
          <w:rPr>
            <w:noProof/>
            <w:webHidden/>
          </w:rPr>
          <w:tab/>
          <w:delText>6</w:delText>
        </w:r>
      </w:del>
    </w:p>
    <w:p w14:paraId="37EDF5F4" w14:textId="77777777" w:rsidR="00067648" w:rsidDel="00191017" w:rsidRDefault="00067648">
      <w:pPr>
        <w:pStyle w:val="Verzeichnis3"/>
        <w:tabs>
          <w:tab w:val="left" w:pos="1200"/>
          <w:tab w:val="right" w:leader="dot" w:pos="9062"/>
        </w:tabs>
        <w:rPr>
          <w:del w:id="48" w:author="Admin" w:date="2015-07-09T08:26:00Z"/>
          <w:rFonts w:asciiTheme="minorHAnsi" w:eastAsiaTheme="minorEastAsia" w:hAnsiTheme="minorHAnsi" w:cstheme="minorBidi"/>
          <w:i w:val="0"/>
          <w:iCs w:val="0"/>
          <w:noProof/>
          <w:sz w:val="22"/>
          <w:szCs w:val="22"/>
        </w:rPr>
      </w:pPr>
      <w:del w:id="49" w:author="Admin" w:date="2015-07-09T08:26:00Z">
        <w:r w:rsidRPr="00191017" w:rsidDel="00191017">
          <w:rPr>
            <w:rStyle w:val="Hyperlink"/>
            <w:i w:val="0"/>
            <w:iCs w:val="0"/>
            <w:noProof/>
          </w:rPr>
          <w:delText>3.3.3</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Alternative Skriptsprachen</w:delText>
        </w:r>
        <w:r w:rsidDel="00191017">
          <w:rPr>
            <w:noProof/>
            <w:webHidden/>
          </w:rPr>
          <w:tab/>
          <w:delText>7</w:delText>
        </w:r>
      </w:del>
    </w:p>
    <w:p w14:paraId="3F016D21" w14:textId="77777777" w:rsidR="00067648" w:rsidDel="00191017" w:rsidRDefault="00067648">
      <w:pPr>
        <w:pStyle w:val="Verzeichnis2"/>
        <w:tabs>
          <w:tab w:val="left" w:pos="720"/>
          <w:tab w:val="right" w:leader="dot" w:pos="9062"/>
        </w:tabs>
        <w:rPr>
          <w:del w:id="50" w:author="Admin" w:date="2015-07-09T08:26:00Z"/>
          <w:rFonts w:asciiTheme="minorHAnsi" w:eastAsiaTheme="minorEastAsia" w:hAnsiTheme="minorHAnsi" w:cstheme="minorBidi"/>
          <w:smallCaps w:val="0"/>
          <w:noProof/>
          <w:sz w:val="22"/>
          <w:szCs w:val="22"/>
        </w:rPr>
      </w:pPr>
      <w:del w:id="51" w:author="Admin" w:date="2015-07-09T08:26:00Z">
        <w:r w:rsidRPr="00191017" w:rsidDel="00191017">
          <w:rPr>
            <w:rStyle w:val="Hyperlink"/>
            <w:smallCaps w:val="0"/>
            <w:noProof/>
          </w:rPr>
          <w:delText>3.4</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Robo Cup</w:delText>
        </w:r>
        <w:r w:rsidDel="00191017">
          <w:rPr>
            <w:noProof/>
            <w:webHidden/>
          </w:rPr>
          <w:tab/>
          <w:delText>7</w:delText>
        </w:r>
      </w:del>
    </w:p>
    <w:p w14:paraId="34C45C83" w14:textId="77777777" w:rsidR="00067648" w:rsidDel="00191017" w:rsidRDefault="00067648">
      <w:pPr>
        <w:pStyle w:val="Verzeichnis2"/>
        <w:tabs>
          <w:tab w:val="left" w:pos="720"/>
          <w:tab w:val="right" w:leader="dot" w:pos="9062"/>
        </w:tabs>
        <w:rPr>
          <w:del w:id="52" w:author="Admin" w:date="2015-07-09T08:26:00Z"/>
          <w:rFonts w:asciiTheme="minorHAnsi" w:eastAsiaTheme="minorEastAsia" w:hAnsiTheme="minorHAnsi" w:cstheme="minorBidi"/>
          <w:smallCaps w:val="0"/>
          <w:noProof/>
          <w:sz w:val="22"/>
          <w:szCs w:val="22"/>
        </w:rPr>
      </w:pPr>
      <w:del w:id="53" w:author="Admin" w:date="2015-07-09T08:26:00Z">
        <w:r w:rsidRPr="00191017" w:rsidDel="00191017">
          <w:rPr>
            <w:rStyle w:val="Hyperlink"/>
            <w:smallCaps w:val="0"/>
            <w:noProof/>
          </w:rPr>
          <w:delText>3.5</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Künstliche Intelligenz</w:delText>
        </w:r>
        <w:r w:rsidDel="00191017">
          <w:rPr>
            <w:noProof/>
            <w:webHidden/>
          </w:rPr>
          <w:tab/>
          <w:delText>8</w:delText>
        </w:r>
      </w:del>
    </w:p>
    <w:p w14:paraId="6C1DD90A" w14:textId="77777777" w:rsidR="00067648" w:rsidDel="00191017" w:rsidRDefault="00067648">
      <w:pPr>
        <w:pStyle w:val="Verzeichnis2"/>
        <w:tabs>
          <w:tab w:val="left" w:pos="720"/>
          <w:tab w:val="right" w:leader="dot" w:pos="9062"/>
        </w:tabs>
        <w:rPr>
          <w:del w:id="54" w:author="Admin" w:date="2015-07-09T08:26:00Z"/>
          <w:rFonts w:asciiTheme="minorHAnsi" w:eastAsiaTheme="minorEastAsia" w:hAnsiTheme="minorHAnsi" w:cstheme="minorBidi"/>
          <w:smallCaps w:val="0"/>
          <w:noProof/>
          <w:sz w:val="22"/>
          <w:szCs w:val="22"/>
        </w:rPr>
      </w:pPr>
      <w:del w:id="55" w:author="Admin" w:date="2015-07-09T08:26:00Z">
        <w:r w:rsidRPr="00191017" w:rsidDel="00191017">
          <w:rPr>
            <w:rStyle w:val="Hyperlink"/>
            <w:smallCaps w:val="0"/>
            <w:noProof/>
          </w:rPr>
          <w:delText>3.6</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Zusammenfassung</w:delText>
        </w:r>
        <w:r w:rsidDel="00191017">
          <w:rPr>
            <w:noProof/>
            <w:webHidden/>
          </w:rPr>
          <w:tab/>
          <w:delText>10</w:delText>
        </w:r>
      </w:del>
    </w:p>
    <w:p w14:paraId="501C5176" w14:textId="77777777" w:rsidR="00067648" w:rsidDel="00191017" w:rsidRDefault="00067648">
      <w:pPr>
        <w:pStyle w:val="Verzeichnis1"/>
        <w:tabs>
          <w:tab w:val="left" w:pos="480"/>
          <w:tab w:val="right" w:leader="dot" w:pos="9062"/>
        </w:tabs>
        <w:rPr>
          <w:del w:id="56" w:author="Admin" w:date="2015-07-09T08:26:00Z"/>
          <w:rFonts w:asciiTheme="minorHAnsi" w:eastAsiaTheme="minorEastAsia" w:hAnsiTheme="minorHAnsi" w:cstheme="minorBidi"/>
          <w:b w:val="0"/>
          <w:bCs w:val="0"/>
          <w:caps w:val="0"/>
          <w:noProof/>
          <w:sz w:val="22"/>
          <w:szCs w:val="22"/>
        </w:rPr>
      </w:pPr>
      <w:del w:id="57" w:author="Admin" w:date="2015-07-09T08:26:00Z">
        <w:r w:rsidRPr="00191017" w:rsidDel="00191017">
          <w:rPr>
            <w:rStyle w:val="Hyperlink"/>
            <w:b w:val="0"/>
            <w:bCs w:val="0"/>
            <w:caps w:val="0"/>
            <w:noProof/>
          </w:rPr>
          <w:delText>4</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Planung / Struktur</w:delText>
        </w:r>
        <w:r w:rsidDel="00191017">
          <w:rPr>
            <w:noProof/>
            <w:webHidden/>
          </w:rPr>
          <w:tab/>
          <w:delText>11</w:delText>
        </w:r>
      </w:del>
    </w:p>
    <w:p w14:paraId="696E0D62" w14:textId="77777777" w:rsidR="00067648" w:rsidDel="00191017" w:rsidRDefault="00067648">
      <w:pPr>
        <w:pStyle w:val="Verzeichnis2"/>
        <w:tabs>
          <w:tab w:val="left" w:pos="720"/>
          <w:tab w:val="right" w:leader="dot" w:pos="9062"/>
        </w:tabs>
        <w:rPr>
          <w:del w:id="58" w:author="Admin" w:date="2015-07-09T08:26:00Z"/>
          <w:rFonts w:asciiTheme="minorHAnsi" w:eastAsiaTheme="minorEastAsia" w:hAnsiTheme="minorHAnsi" w:cstheme="minorBidi"/>
          <w:smallCaps w:val="0"/>
          <w:noProof/>
          <w:sz w:val="22"/>
          <w:szCs w:val="22"/>
        </w:rPr>
      </w:pPr>
      <w:del w:id="59" w:author="Admin" w:date="2015-07-09T08:26:00Z">
        <w:r w:rsidRPr="00191017" w:rsidDel="00191017">
          <w:rPr>
            <w:rStyle w:val="Hyperlink"/>
            <w:smallCaps w:val="0"/>
            <w:noProof/>
          </w:rPr>
          <w:delText>4.1</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Projektmanagement</w:delText>
        </w:r>
        <w:r w:rsidDel="00191017">
          <w:rPr>
            <w:noProof/>
            <w:webHidden/>
          </w:rPr>
          <w:tab/>
          <w:delText>11</w:delText>
        </w:r>
      </w:del>
    </w:p>
    <w:p w14:paraId="3E04498F" w14:textId="77777777" w:rsidR="00067648" w:rsidDel="00191017" w:rsidRDefault="00067648">
      <w:pPr>
        <w:pStyle w:val="Verzeichnis2"/>
        <w:tabs>
          <w:tab w:val="left" w:pos="720"/>
          <w:tab w:val="right" w:leader="dot" w:pos="9062"/>
        </w:tabs>
        <w:rPr>
          <w:del w:id="60" w:author="Admin" w:date="2015-07-09T08:26:00Z"/>
          <w:rFonts w:asciiTheme="minorHAnsi" w:eastAsiaTheme="minorEastAsia" w:hAnsiTheme="minorHAnsi" w:cstheme="minorBidi"/>
          <w:smallCaps w:val="0"/>
          <w:noProof/>
          <w:sz w:val="22"/>
          <w:szCs w:val="22"/>
        </w:rPr>
      </w:pPr>
      <w:del w:id="61" w:author="Admin" w:date="2015-07-09T08:26:00Z">
        <w:r w:rsidRPr="00191017" w:rsidDel="00191017">
          <w:rPr>
            <w:rStyle w:val="Hyperlink"/>
            <w:smallCaps w:val="0"/>
            <w:noProof/>
          </w:rPr>
          <w:delText>4.2</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Analyse der Aufgabenstellung</w:delText>
        </w:r>
        <w:r w:rsidDel="00191017">
          <w:rPr>
            <w:noProof/>
            <w:webHidden/>
          </w:rPr>
          <w:tab/>
          <w:delText>11</w:delText>
        </w:r>
      </w:del>
    </w:p>
    <w:p w14:paraId="4586CE70" w14:textId="77777777" w:rsidR="00067648" w:rsidDel="00191017" w:rsidRDefault="00067648">
      <w:pPr>
        <w:pStyle w:val="Verzeichnis3"/>
        <w:tabs>
          <w:tab w:val="left" w:pos="1200"/>
          <w:tab w:val="right" w:leader="dot" w:pos="9062"/>
        </w:tabs>
        <w:rPr>
          <w:del w:id="62" w:author="Admin" w:date="2015-07-09T08:26:00Z"/>
          <w:rFonts w:asciiTheme="minorHAnsi" w:eastAsiaTheme="minorEastAsia" w:hAnsiTheme="minorHAnsi" w:cstheme="minorBidi"/>
          <w:i w:val="0"/>
          <w:iCs w:val="0"/>
          <w:noProof/>
          <w:sz w:val="22"/>
          <w:szCs w:val="22"/>
        </w:rPr>
      </w:pPr>
      <w:del w:id="63" w:author="Admin" w:date="2015-07-09T08:26:00Z">
        <w:r w:rsidRPr="00191017" w:rsidDel="00191017">
          <w:rPr>
            <w:rStyle w:val="Hyperlink"/>
            <w:i w:val="0"/>
            <w:iCs w:val="0"/>
            <w:noProof/>
          </w:rPr>
          <w:delText>4.2.1</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Muss-Kriterien</w:delText>
        </w:r>
        <w:r w:rsidDel="00191017">
          <w:rPr>
            <w:noProof/>
            <w:webHidden/>
          </w:rPr>
          <w:tab/>
          <w:delText>11</w:delText>
        </w:r>
      </w:del>
    </w:p>
    <w:p w14:paraId="5FAA7035" w14:textId="77777777" w:rsidR="00067648" w:rsidDel="00191017" w:rsidRDefault="00067648">
      <w:pPr>
        <w:pStyle w:val="Verzeichnis3"/>
        <w:tabs>
          <w:tab w:val="left" w:pos="1200"/>
          <w:tab w:val="right" w:leader="dot" w:pos="9062"/>
        </w:tabs>
        <w:rPr>
          <w:del w:id="64" w:author="Admin" w:date="2015-07-09T08:26:00Z"/>
          <w:rFonts w:asciiTheme="minorHAnsi" w:eastAsiaTheme="minorEastAsia" w:hAnsiTheme="minorHAnsi" w:cstheme="minorBidi"/>
          <w:i w:val="0"/>
          <w:iCs w:val="0"/>
          <w:noProof/>
          <w:sz w:val="22"/>
          <w:szCs w:val="22"/>
        </w:rPr>
      </w:pPr>
      <w:del w:id="65" w:author="Admin" w:date="2015-07-09T08:26:00Z">
        <w:r w:rsidRPr="00191017" w:rsidDel="00191017">
          <w:rPr>
            <w:rStyle w:val="Hyperlink"/>
            <w:i w:val="0"/>
            <w:iCs w:val="0"/>
            <w:noProof/>
          </w:rPr>
          <w:delText>4.2.2</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Soll-Kriterien</w:delText>
        </w:r>
        <w:r w:rsidDel="00191017">
          <w:rPr>
            <w:noProof/>
            <w:webHidden/>
          </w:rPr>
          <w:tab/>
          <w:delText>12</w:delText>
        </w:r>
      </w:del>
    </w:p>
    <w:p w14:paraId="289F9312" w14:textId="77777777" w:rsidR="00067648" w:rsidDel="00191017" w:rsidRDefault="00067648">
      <w:pPr>
        <w:pStyle w:val="Verzeichnis3"/>
        <w:tabs>
          <w:tab w:val="left" w:pos="1200"/>
          <w:tab w:val="right" w:leader="dot" w:pos="9062"/>
        </w:tabs>
        <w:rPr>
          <w:del w:id="66" w:author="Admin" w:date="2015-07-09T08:26:00Z"/>
          <w:rFonts w:asciiTheme="minorHAnsi" w:eastAsiaTheme="minorEastAsia" w:hAnsiTheme="minorHAnsi" w:cstheme="minorBidi"/>
          <w:i w:val="0"/>
          <w:iCs w:val="0"/>
          <w:noProof/>
          <w:sz w:val="22"/>
          <w:szCs w:val="22"/>
        </w:rPr>
      </w:pPr>
      <w:del w:id="67" w:author="Admin" w:date="2015-07-09T08:26:00Z">
        <w:r w:rsidRPr="00191017" w:rsidDel="00191017">
          <w:rPr>
            <w:rStyle w:val="Hyperlink"/>
            <w:i w:val="0"/>
            <w:iCs w:val="0"/>
            <w:noProof/>
          </w:rPr>
          <w:delText>4.2.3</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Kann-Kriterien</w:delText>
        </w:r>
        <w:r w:rsidDel="00191017">
          <w:rPr>
            <w:noProof/>
            <w:webHidden/>
          </w:rPr>
          <w:tab/>
          <w:delText>12</w:delText>
        </w:r>
      </w:del>
    </w:p>
    <w:p w14:paraId="0CD9F002" w14:textId="77777777" w:rsidR="00067648" w:rsidDel="00191017" w:rsidRDefault="00067648">
      <w:pPr>
        <w:pStyle w:val="Verzeichnis3"/>
        <w:tabs>
          <w:tab w:val="left" w:pos="1200"/>
          <w:tab w:val="right" w:leader="dot" w:pos="9062"/>
        </w:tabs>
        <w:rPr>
          <w:del w:id="68" w:author="Admin" w:date="2015-07-09T08:26:00Z"/>
          <w:rFonts w:asciiTheme="minorHAnsi" w:eastAsiaTheme="minorEastAsia" w:hAnsiTheme="minorHAnsi" w:cstheme="minorBidi"/>
          <w:i w:val="0"/>
          <w:iCs w:val="0"/>
          <w:noProof/>
          <w:sz w:val="22"/>
          <w:szCs w:val="22"/>
        </w:rPr>
      </w:pPr>
      <w:del w:id="69" w:author="Admin" w:date="2015-07-09T08:26:00Z">
        <w:r w:rsidRPr="00191017" w:rsidDel="00191017">
          <w:rPr>
            <w:rStyle w:val="Hyperlink"/>
            <w:i w:val="0"/>
            <w:iCs w:val="0"/>
            <w:noProof/>
          </w:rPr>
          <w:delText>4.2.4</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Analyse der Kriterien</w:delText>
        </w:r>
        <w:r w:rsidDel="00191017">
          <w:rPr>
            <w:noProof/>
            <w:webHidden/>
          </w:rPr>
          <w:tab/>
          <w:delText>12</w:delText>
        </w:r>
      </w:del>
    </w:p>
    <w:p w14:paraId="1FD947BB" w14:textId="77777777" w:rsidR="00067648" w:rsidDel="00191017" w:rsidRDefault="00067648">
      <w:pPr>
        <w:pStyle w:val="Verzeichnis2"/>
        <w:tabs>
          <w:tab w:val="left" w:pos="720"/>
          <w:tab w:val="right" w:leader="dot" w:pos="9062"/>
        </w:tabs>
        <w:rPr>
          <w:del w:id="70" w:author="Admin" w:date="2015-07-09T08:26:00Z"/>
          <w:rFonts w:asciiTheme="minorHAnsi" w:eastAsiaTheme="minorEastAsia" w:hAnsiTheme="minorHAnsi" w:cstheme="minorBidi"/>
          <w:smallCaps w:val="0"/>
          <w:noProof/>
          <w:sz w:val="22"/>
          <w:szCs w:val="22"/>
        </w:rPr>
      </w:pPr>
      <w:del w:id="71" w:author="Admin" w:date="2015-07-09T08:26:00Z">
        <w:r w:rsidRPr="00191017" w:rsidDel="00191017">
          <w:rPr>
            <w:rStyle w:val="Hyperlink"/>
            <w:smallCaps w:val="0"/>
            <w:noProof/>
          </w:rPr>
          <w:delText>4.3</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Architektur</w:delText>
        </w:r>
        <w:r w:rsidDel="00191017">
          <w:rPr>
            <w:noProof/>
            <w:webHidden/>
          </w:rPr>
          <w:tab/>
          <w:delText>13</w:delText>
        </w:r>
      </w:del>
    </w:p>
    <w:p w14:paraId="6DA1A3F4" w14:textId="77777777" w:rsidR="00067648" w:rsidDel="00191017" w:rsidRDefault="00067648">
      <w:pPr>
        <w:pStyle w:val="Verzeichnis1"/>
        <w:tabs>
          <w:tab w:val="left" w:pos="480"/>
          <w:tab w:val="right" w:leader="dot" w:pos="9062"/>
        </w:tabs>
        <w:rPr>
          <w:del w:id="72" w:author="Admin" w:date="2015-07-09T08:26:00Z"/>
          <w:rFonts w:asciiTheme="minorHAnsi" w:eastAsiaTheme="minorEastAsia" w:hAnsiTheme="minorHAnsi" w:cstheme="minorBidi"/>
          <w:b w:val="0"/>
          <w:bCs w:val="0"/>
          <w:caps w:val="0"/>
          <w:noProof/>
          <w:sz w:val="22"/>
          <w:szCs w:val="22"/>
        </w:rPr>
      </w:pPr>
      <w:del w:id="73" w:author="Admin" w:date="2015-07-09T08:26:00Z">
        <w:r w:rsidRPr="00191017" w:rsidDel="00191017">
          <w:rPr>
            <w:rStyle w:val="Hyperlink"/>
            <w:b w:val="0"/>
            <w:bCs w:val="0"/>
            <w:caps w:val="0"/>
            <w:noProof/>
          </w:rPr>
          <w:delText>5</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Umsetzung</w:delText>
        </w:r>
        <w:r w:rsidDel="00191017">
          <w:rPr>
            <w:noProof/>
            <w:webHidden/>
          </w:rPr>
          <w:tab/>
          <w:delText>16</w:delText>
        </w:r>
      </w:del>
    </w:p>
    <w:p w14:paraId="6D1BAB5E" w14:textId="77777777" w:rsidR="00067648" w:rsidDel="00191017" w:rsidRDefault="00067648">
      <w:pPr>
        <w:pStyle w:val="Verzeichnis2"/>
        <w:tabs>
          <w:tab w:val="left" w:pos="720"/>
          <w:tab w:val="right" w:leader="dot" w:pos="9062"/>
        </w:tabs>
        <w:rPr>
          <w:del w:id="74" w:author="Admin" w:date="2015-07-09T08:26:00Z"/>
          <w:rFonts w:asciiTheme="minorHAnsi" w:eastAsiaTheme="minorEastAsia" w:hAnsiTheme="minorHAnsi" w:cstheme="minorBidi"/>
          <w:smallCaps w:val="0"/>
          <w:noProof/>
          <w:sz w:val="22"/>
          <w:szCs w:val="22"/>
        </w:rPr>
      </w:pPr>
      <w:del w:id="75" w:author="Admin" w:date="2015-07-09T08:26:00Z">
        <w:r w:rsidRPr="00191017" w:rsidDel="00191017">
          <w:rPr>
            <w:rStyle w:val="Hyperlink"/>
            <w:smallCaps w:val="0"/>
            <w:noProof/>
          </w:rPr>
          <w:delText>5.1</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Umsetzung der Simulationsumgebung</w:delText>
        </w:r>
        <w:r w:rsidDel="00191017">
          <w:rPr>
            <w:noProof/>
            <w:webHidden/>
          </w:rPr>
          <w:tab/>
          <w:delText>16</w:delText>
        </w:r>
      </w:del>
    </w:p>
    <w:p w14:paraId="598A2C5C" w14:textId="77777777" w:rsidR="00067648" w:rsidDel="00191017" w:rsidRDefault="00067648">
      <w:pPr>
        <w:pStyle w:val="Verzeichnis3"/>
        <w:tabs>
          <w:tab w:val="left" w:pos="1200"/>
          <w:tab w:val="right" w:leader="dot" w:pos="9062"/>
        </w:tabs>
        <w:rPr>
          <w:del w:id="76" w:author="Admin" w:date="2015-07-09T08:26:00Z"/>
          <w:rFonts w:asciiTheme="minorHAnsi" w:eastAsiaTheme="minorEastAsia" w:hAnsiTheme="minorHAnsi" w:cstheme="minorBidi"/>
          <w:i w:val="0"/>
          <w:iCs w:val="0"/>
          <w:noProof/>
          <w:sz w:val="22"/>
          <w:szCs w:val="22"/>
        </w:rPr>
      </w:pPr>
      <w:del w:id="77" w:author="Admin" w:date="2015-07-09T08:26:00Z">
        <w:r w:rsidRPr="00191017" w:rsidDel="00191017">
          <w:rPr>
            <w:rStyle w:val="Hyperlink"/>
            <w:i w:val="0"/>
            <w:iCs w:val="0"/>
            <w:noProof/>
          </w:rPr>
          <w:delText>5.1.1</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Grundsätzliches</w:delText>
        </w:r>
        <w:r w:rsidDel="00191017">
          <w:rPr>
            <w:noProof/>
            <w:webHidden/>
          </w:rPr>
          <w:tab/>
          <w:delText>16</w:delText>
        </w:r>
      </w:del>
    </w:p>
    <w:p w14:paraId="24D49EF7" w14:textId="77777777" w:rsidR="00067648" w:rsidDel="00191017" w:rsidRDefault="00067648">
      <w:pPr>
        <w:pStyle w:val="Verzeichnis3"/>
        <w:tabs>
          <w:tab w:val="left" w:pos="1200"/>
          <w:tab w:val="right" w:leader="dot" w:pos="9062"/>
        </w:tabs>
        <w:rPr>
          <w:del w:id="78" w:author="Admin" w:date="2015-07-09T08:26:00Z"/>
          <w:rFonts w:asciiTheme="minorHAnsi" w:eastAsiaTheme="minorEastAsia" w:hAnsiTheme="minorHAnsi" w:cstheme="minorBidi"/>
          <w:i w:val="0"/>
          <w:iCs w:val="0"/>
          <w:noProof/>
          <w:sz w:val="22"/>
          <w:szCs w:val="22"/>
        </w:rPr>
      </w:pPr>
      <w:del w:id="79" w:author="Admin" w:date="2015-07-09T08:26:00Z">
        <w:r w:rsidRPr="00191017" w:rsidDel="00191017">
          <w:rPr>
            <w:rStyle w:val="Hyperlink"/>
            <w:i w:val="0"/>
            <w:iCs w:val="0"/>
            <w:noProof/>
          </w:rPr>
          <w:delText>5.1.2</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Regel- und Spielimplementierung</w:delText>
        </w:r>
        <w:r w:rsidDel="00191017">
          <w:rPr>
            <w:noProof/>
            <w:webHidden/>
          </w:rPr>
          <w:tab/>
          <w:delText>17</w:delText>
        </w:r>
      </w:del>
    </w:p>
    <w:p w14:paraId="0BE31F88" w14:textId="77777777" w:rsidR="00067648" w:rsidDel="00191017" w:rsidRDefault="00067648">
      <w:pPr>
        <w:pStyle w:val="Verzeichnis3"/>
        <w:tabs>
          <w:tab w:val="left" w:pos="1200"/>
          <w:tab w:val="right" w:leader="dot" w:pos="9062"/>
        </w:tabs>
        <w:rPr>
          <w:del w:id="80" w:author="Admin" w:date="2015-07-09T08:26:00Z"/>
          <w:rFonts w:asciiTheme="minorHAnsi" w:eastAsiaTheme="minorEastAsia" w:hAnsiTheme="minorHAnsi" w:cstheme="minorBidi"/>
          <w:i w:val="0"/>
          <w:iCs w:val="0"/>
          <w:noProof/>
          <w:sz w:val="22"/>
          <w:szCs w:val="22"/>
        </w:rPr>
      </w:pPr>
      <w:del w:id="81" w:author="Admin" w:date="2015-07-09T08:26:00Z">
        <w:r w:rsidRPr="00191017" w:rsidDel="00191017">
          <w:rPr>
            <w:rStyle w:val="Hyperlink"/>
            <w:i w:val="0"/>
            <w:iCs w:val="0"/>
            <w:noProof/>
          </w:rPr>
          <w:delText>5.1.3</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Spielerimplementierung</w:delText>
        </w:r>
        <w:r w:rsidDel="00191017">
          <w:rPr>
            <w:noProof/>
            <w:webHidden/>
          </w:rPr>
          <w:tab/>
          <w:delText>21</w:delText>
        </w:r>
      </w:del>
    </w:p>
    <w:p w14:paraId="233D67EB" w14:textId="77777777" w:rsidR="00067648" w:rsidDel="00191017" w:rsidRDefault="00067648">
      <w:pPr>
        <w:pStyle w:val="Verzeichnis3"/>
        <w:tabs>
          <w:tab w:val="left" w:pos="1200"/>
          <w:tab w:val="right" w:leader="dot" w:pos="9062"/>
        </w:tabs>
        <w:rPr>
          <w:del w:id="82" w:author="Admin" w:date="2015-07-09T08:26:00Z"/>
          <w:rFonts w:asciiTheme="minorHAnsi" w:eastAsiaTheme="minorEastAsia" w:hAnsiTheme="minorHAnsi" w:cstheme="minorBidi"/>
          <w:i w:val="0"/>
          <w:iCs w:val="0"/>
          <w:noProof/>
          <w:sz w:val="22"/>
          <w:szCs w:val="22"/>
        </w:rPr>
      </w:pPr>
      <w:del w:id="83" w:author="Admin" w:date="2015-07-09T08:26:00Z">
        <w:r w:rsidRPr="00191017" w:rsidDel="00191017">
          <w:rPr>
            <w:rStyle w:val="Hyperlink"/>
            <w:i w:val="0"/>
            <w:iCs w:val="0"/>
            <w:noProof/>
          </w:rPr>
          <w:delText>5.1.4</w:delText>
        </w:r>
        <w:r w:rsidDel="00191017">
          <w:rPr>
            <w:rFonts w:asciiTheme="minorHAnsi" w:eastAsiaTheme="minorEastAsia" w:hAnsiTheme="minorHAnsi" w:cstheme="minorBidi"/>
            <w:i w:val="0"/>
            <w:iCs w:val="0"/>
            <w:noProof/>
            <w:sz w:val="22"/>
            <w:szCs w:val="22"/>
          </w:rPr>
          <w:tab/>
        </w:r>
        <w:r w:rsidRPr="00191017" w:rsidDel="00191017">
          <w:rPr>
            <w:rStyle w:val="Hyperlink"/>
            <w:i w:val="0"/>
            <w:iCs w:val="0"/>
            <w:noProof/>
          </w:rPr>
          <w:delText>Skriptschnittstelle</w:delText>
        </w:r>
        <w:r w:rsidDel="00191017">
          <w:rPr>
            <w:noProof/>
            <w:webHidden/>
          </w:rPr>
          <w:tab/>
          <w:delText>25</w:delText>
        </w:r>
      </w:del>
    </w:p>
    <w:p w14:paraId="05C86F1A" w14:textId="77777777" w:rsidR="00067648" w:rsidDel="00191017" w:rsidRDefault="00067648">
      <w:pPr>
        <w:pStyle w:val="Verzeichnis2"/>
        <w:tabs>
          <w:tab w:val="left" w:pos="720"/>
          <w:tab w:val="right" w:leader="dot" w:pos="9062"/>
        </w:tabs>
        <w:rPr>
          <w:del w:id="84" w:author="Admin" w:date="2015-07-09T08:26:00Z"/>
          <w:rFonts w:asciiTheme="minorHAnsi" w:eastAsiaTheme="minorEastAsia" w:hAnsiTheme="minorHAnsi" w:cstheme="minorBidi"/>
          <w:smallCaps w:val="0"/>
          <w:noProof/>
          <w:sz w:val="22"/>
          <w:szCs w:val="22"/>
        </w:rPr>
      </w:pPr>
      <w:del w:id="85" w:author="Admin" w:date="2015-07-09T08:26:00Z">
        <w:r w:rsidRPr="00191017" w:rsidDel="00191017">
          <w:rPr>
            <w:rStyle w:val="Hyperlink"/>
            <w:smallCaps w:val="0"/>
            <w:noProof/>
          </w:rPr>
          <w:delText>5.2</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Entwicklung der künstlichen Intelligenz</w:delText>
        </w:r>
        <w:r w:rsidDel="00191017">
          <w:rPr>
            <w:noProof/>
            <w:webHidden/>
          </w:rPr>
          <w:tab/>
          <w:delText>30</w:delText>
        </w:r>
      </w:del>
    </w:p>
    <w:p w14:paraId="755AEBEB" w14:textId="77777777" w:rsidR="00067648" w:rsidDel="00191017" w:rsidRDefault="00067648">
      <w:pPr>
        <w:pStyle w:val="Verzeichnis1"/>
        <w:tabs>
          <w:tab w:val="left" w:pos="480"/>
          <w:tab w:val="right" w:leader="dot" w:pos="9062"/>
        </w:tabs>
        <w:rPr>
          <w:del w:id="86" w:author="Admin" w:date="2015-07-09T08:26:00Z"/>
          <w:rFonts w:asciiTheme="minorHAnsi" w:eastAsiaTheme="minorEastAsia" w:hAnsiTheme="minorHAnsi" w:cstheme="minorBidi"/>
          <w:b w:val="0"/>
          <w:bCs w:val="0"/>
          <w:caps w:val="0"/>
          <w:noProof/>
          <w:sz w:val="22"/>
          <w:szCs w:val="22"/>
        </w:rPr>
      </w:pPr>
      <w:del w:id="87" w:author="Admin" w:date="2015-07-09T08:26:00Z">
        <w:r w:rsidRPr="00191017" w:rsidDel="00191017">
          <w:rPr>
            <w:rStyle w:val="Hyperlink"/>
            <w:b w:val="0"/>
            <w:bCs w:val="0"/>
            <w:caps w:val="0"/>
            <w:noProof/>
          </w:rPr>
          <w:delText>6</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Ausblick</w:delText>
        </w:r>
        <w:r w:rsidDel="00191017">
          <w:rPr>
            <w:noProof/>
            <w:webHidden/>
          </w:rPr>
          <w:tab/>
          <w:delText>38</w:delText>
        </w:r>
      </w:del>
    </w:p>
    <w:p w14:paraId="3C198E68" w14:textId="77777777" w:rsidR="00067648" w:rsidDel="00191017" w:rsidRDefault="00067648">
      <w:pPr>
        <w:pStyle w:val="Verzeichnis1"/>
        <w:tabs>
          <w:tab w:val="left" w:pos="480"/>
          <w:tab w:val="right" w:leader="dot" w:pos="9062"/>
        </w:tabs>
        <w:rPr>
          <w:del w:id="88" w:author="Admin" w:date="2015-07-09T08:26:00Z"/>
          <w:rFonts w:asciiTheme="minorHAnsi" w:eastAsiaTheme="minorEastAsia" w:hAnsiTheme="minorHAnsi" w:cstheme="minorBidi"/>
          <w:b w:val="0"/>
          <w:bCs w:val="0"/>
          <w:caps w:val="0"/>
          <w:noProof/>
          <w:sz w:val="22"/>
          <w:szCs w:val="22"/>
        </w:rPr>
      </w:pPr>
      <w:del w:id="89" w:author="Admin" w:date="2015-07-09T08:26:00Z">
        <w:r w:rsidRPr="00191017" w:rsidDel="00191017">
          <w:rPr>
            <w:rStyle w:val="Hyperlink"/>
            <w:b w:val="0"/>
            <w:bCs w:val="0"/>
            <w:caps w:val="0"/>
            <w:noProof/>
          </w:rPr>
          <w:delText>7</w:delText>
        </w:r>
        <w:r w:rsidDel="00191017">
          <w:rPr>
            <w:rFonts w:asciiTheme="minorHAnsi" w:eastAsiaTheme="minorEastAsia" w:hAnsiTheme="minorHAnsi" w:cstheme="minorBidi"/>
            <w:b w:val="0"/>
            <w:bCs w:val="0"/>
            <w:caps w:val="0"/>
            <w:noProof/>
            <w:sz w:val="22"/>
            <w:szCs w:val="22"/>
          </w:rPr>
          <w:tab/>
        </w:r>
        <w:r w:rsidRPr="00191017" w:rsidDel="00191017">
          <w:rPr>
            <w:rStyle w:val="Hyperlink"/>
            <w:b w:val="0"/>
            <w:bCs w:val="0"/>
            <w:caps w:val="0"/>
            <w:noProof/>
          </w:rPr>
          <w:delText>Fazit</w:delText>
        </w:r>
        <w:r w:rsidDel="00191017">
          <w:rPr>
            <w:noProof/>
            <w:webHidden/>
          </w:rPr>
          <w:tab/>
          <w:delText>40</w:delText>
        </w:r>
      </w:del>
    </w:p>
    <w:p w14:paraId="3B790552" w14:textId="77777777" w:rsidR="00067648" w:rsidDel="00191017" w:rsidRDefault="00067648">
      <w:pPr>
        <w:pStyle w:val="Verzeichnis2"/>
        <w:tabs>
          <w:tab w:val="left" w:pos="720"/>
          <w:tab w:val="right" w:leader="dot" w:pos="9062"/>
        </w:tabs>
        <w:rPr>
          <w:del w:id="90" w:author="Admin" w:date="2015-07-09T08:26:00Z"/>
          <w:rFonts w:asciiTheme="minorHAnsi" w:eastAsiaTheme="minorEastAsia" w:hAnsiTheme="minorHAnsi" w:cstheme="minorBidi"/>
          <w:smallCaps w:val="0"/>
          <w:noProof/>
          <w:sz w:val="22"/>
          <w:szCs w:val="22"/>
        </w:rPr>
      </w:pPr>
      <w:del w:id="91" w:author="Admin" w:date="2015-07-09T08:26:00Z">
        <w:r w:rsidRPr="00191017" w:rsidDel="00191017">
          <w:rPr>
            <w:rStyle w:val="Hyperlink"/>
            <w:smallCaps w:val="0"/>
            <w:noProof/>
          </w:rPr>
          <w:delText>7.1</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Bewertung der Ergebnisse</w:delText>
        </w:r>
        <w:r w:rsidDel="00191017">
          <w:rPr>
            <w:noProof/>
            <w:webHidden/>
          </w:rPr>
          <w:tab/>
          <w:delText>40</w:delText>
        </w:r>
      </w:del>
    </w:p>
    <w:p w14:paraId="2CCDF6F4" w14:textId="77777777" w:rsidR="00067648" w:rsidDel="00191017" w:rsidRDefault="00067648">
      <w:pPr>
        <w:pStyle w:val="Verzeichnis2"/>
        <w:tabs>
          <w:tab w:val="left" w:pos="720"/>
          <w:tab w:val="right" w:leader="dot" w:pos="9062"/>
        </w:tabs>
        <w:rPr>
          <w:del w:id="92" w:author="Admin" w:date="2015-07-09T08:26:00Z"/>
          <w:rFonts w:asciiTheme="minorHAnsi" w:eastAsiaTheme="minorEastAsia" w:hAnsiTheme="minorHAnsi" w:cstheme="minorBidi"/>
          <w:smallCaps w:val="0"/>
          <w:noProof/>
          <w:sz w:val="22"/>
          <w:szCs w:val="22"/>
        </w:rPr>
      </w:pPr>
      <w:del w:id="93" w:author="Admin" w:date="2015-07-09T08:26:00Z">
        <w:r w:rsidRPr="00191017" w:rsidDel="00191017">
          <w:rPr>
            <w:rStyle w:val="Hyperlink"/>
            <w:smallCaps w:val="0"/>
            <w:noProof/>
          </w:rPr>
          <w:delText>7.2</w:delText>
        </w:r>
        <w:r w:rsidDel="00191017">
          <w:rPr>
            <w:rFonts w:asciiTheme="minorHAnsi" w:eastAsiaTheme="minorEastAsia" w:hAnsiTheme="minorHAnsi" w:cstheme="minorBidi"/>
            <w:smallCaps w:val="0"/>
            <w:noProof/>
            <w:sz w:val="22"/>
            <w:szCs w:val="22"/>
          </w:rPr>
          <w:tab/>
        </w:r>
        <w:r w:rsidRPr="00191017" w:rsidDel="00191017">
          <w:rPr>
            <w:rStyle w:val="Hyperlink"/>
            <w:smallCaps w:val="0"/>
            <w:noProof/>
          </w:rPr>
          <w:delText>Persönliches Fazit</w:delText>
        </w:r>
        <w:r w:rsidDel="00191017">
          <w:rPr>
            <w:noProof/>
            <w:webHidden/>
          </w:rPr>
          <w:tab/>
          <w:delText>40</w:delText>
        </w:r>
      </w:del>
    </w:p>
    <w:p w14:paraId="7487B226" w14:textId="77777777" w:rsidR="00067648" w:rsidDel="00191017" w:rsidRDefault="00067648">
      <w:pPr>
        <w:pStyle w:val="Verzeichnis1"/>
        <w:tabs>
          <w:tab w:val="right" w:leader="dot" w:pos="9062"/>
        </w:tabs>
        <w:rPr>
          <w:del w:id="94" w:author="Admin" w:date="2015-07-09T08:26:00Z"/>
          <w:rFonts w:asciiTheme="minorHAnsi" w:eastAsiaTheme="minorEastAsia" w:hAnsiTheme="minorHAnsi" w:cstheme="minorBidi"/>
          <w:b w:val="0"/>
          <w:bCs w:val="0"/>
          <w:caps w:val="0"/>
          <w:noProof/>
          <w:sz w:val="22"/>
          <w:szCs w:val="22"/>
        </w:rPr>
      </w:pPr>
      <w:del w:id="95" w:author="Admin" w:date="2015-07-09T08:26:00Z">
        <w:r w:rsidRPr="00191017" w:rsidDel="00191017">
          <w:rPr>
            <w:rStyle w:val="Hyperlink"/>
            <w:b w:val="0"/>
            <w:bCs w:val="0"/>
            <w:caps w:val="0"/>
            <w:noProof/>
          </w:rPr>
          <w:delText>Literaturverzeichnis</w:delText>
        </w:r>
        <w:r w:rsidDel="00191017">
          <w:rPr>
            <w:noProof/>
            <w:webHidden/>
          </w:rPr>
          <w:tab/>
          <w:delText>I</w:delText>
        </w:r>
      </w:del>
    </w:p>
    <w:p w14:paraId="14CA4EE6" w14:textId="77777777" w:rsidR="00067648" w:rsidDel="00191017" w:rsidRDefault="00067648">
      <w:pPr>
        <w:pStyle w:val="Verzeichnis1"/>
        <w:tabs>
          <w:tab w:val="right" w:leader="dot" w:pos="9062"/>
        </w:tabs>
        <w:rPr>
          <w:del w:id="96" w:author="Admin" w:date="2015-07-09T08:26:00Z"/>
          <w:rFonts w:asciiTheme="minorHAnsi" w:eastAsiaTheme="minorEastAsia" w:hAnsiTheme="minorHAnsi" w:cstheme="minorBidi"/>
          <w:b w:val="0"/>
          <w:bCs w:val="0"/>
          <w:caps w:val="0"/>
          <w:noProof/>
          <w:sz w:val="22"/>
          <w:szCs w:val="22"/>
        </w:rPr>
      </w:pPr>
      <w:del w:id="97" w:author="Admin" w:date="2015-07-09T08:26:00Z">
        <w:r w:rsidRPr="00191017" w:rsidDel="00191017">
          <w:rPr>
            <w:rStyle w:val="Hyperlink"/>
            <w:b w:val="0"/>
            <w:bCs w:val="0"/>
            <w:caps w:val="0"/>
            <w:noProof/>
          </w:rPr>
          <w:delText>Abbildungsverzeichnis</w:delText>
        </w:r>
        <w:r w:rsidDel="00191017">
          <w:rPr>
            <w:noProof/>
            <w:webHidden/>
          </w:rPr>
          <w:tab/>
          <w:delText>IV</w:delText>
        </w:r>
      </w:del>
    </w:p>
    <w:p w14:paraId="30418108" w14:textId="77777777" w:rsidR="00067648" w:rsidDel="00191017" w:rsidRDefault="00067648">
      <w:pPr>
        <w:pStyle w:val="Verzeichnis1"/>
        <w:tabs>
          <w:tab w:val="right" w:leader="dot" w:pos="9062"/>
        </w:tabs>
        <w:rPr>
          <w:del w:id="98" w:author="Admin" w:date="2015-07-09T08:26:00Z"/>
          <w:rFonts w:asciiTheme="minorHAnsi" w:eastAsiaTheme="minorEastAsia" w:hAnsiTheme="minorHAnsi" w:cstheme="minorBidi"/>
          <w:b w:val="0"/>
          <w:bCs w:val="0"/>
          <w:caps w:val="0"/>
          <w:noProof/>
          <w:sz w:val="22"/>
          <w:szCs w:val="22"/>
        </w:rPr>
      </w:pPr>
      <w:del w:id="99" w:author="Admin" w:date="2015-07-09T08:26:00Z">
        <w:r w:rsidRPr="00191017" w:rsidDel="00191017">
          <w:rPr>
            <w:rStyle w:val="Hyperlink"/>
            <w:b w:val="0"/>
            <w:bCs w:val="0"/>
            <w:caps w:val="0"/>
            <w:noProof/>
          </w:rPr>
          <w:delText>Tabellenverzeichnis</w:delText>
        </w:r>
        <w:r w:rsidDel="00191017">
          <w:rPr>
            <w:noProof/>
            <w:webHidden/>
          </w:rPr>
          <w:tab/>
          <w:delText>V</w:delText>
        </w:r>
      </w:del>
    </w:p>
    <w:p w14:paraId="5BFFE194" w14:textId="77777777" w:rsidR="00067648" w:rsidDel="00191017" w:rsidRDefault="00067648">
      <w:pPr>
        <w:pStyle w:val="Verzeichnis1"/>
        <w:tabs>
          <w:tab w:val="right" w:leader="dot" w:pos="9062"/>
        </w:tabs>
        <w:rPr>
          <w:del w:id="100" w:author="Admin" w:date="2015-07-09T08:26:00Z"/>
          <w:rFonts w:asciiTheme="minorHAnsi" w:eastAsiaTheme="minorEastAsia" w:hAnsiTheme="minorHAnsi" w:cstheme="minorBidi"/>
          <w:b w:val="0"/>
          <w:bCs w:val="0"/>
          <w:caps w:val="0"/>
          <w:noProof/>
          <w:sz w:val="22"/>
          <w:szCs w:val="22"/>
        </w:rPr>
      </w:pPr>
      <w:del w:id="101" w:author="Admin" w:date="2015-07-09T08:26:00Z">
        <w:r w:rsidRPr="00191017" w:rsidDel="00191017">
          <w:rPr>
            <w:rStyle w:val="Hyperlink"/>
            <w:b w:val="0"/>
            <w:bCs w:val="0"/>
            <w:caps w:val="0"/>
            <w:noProof/>
          </w:rPr>
          <w:delText>Abkürzungsverzeichnis</w:delText>
        </w:r>
        <w:r w:rsidDel="00191017">
          <w:rPr>
            <w:noProof/>
            <w:webHidden/>
          </w:rPr>
          <w:tab/>
          <w:delText>VI</w:delText>
        </w:r>
      </w:del>
    </w:p>
    <w:p w14:paraId="027DC429" w14:textId="77777777" w:rsidR="00067648" w:rsidDel="00191017" w:rsidRDefault="00067648">
      <w:pPr>
        <w:pStyle w:val="Verzeichnis1"/>
        <w:tabs>
          <w:tab w:val="right" w:leader="dot" w:pos="9062"/>
        </w:tabs>
        <w:rPr>
          <w:del w:id="102" w:author="Admin" w:date="2015-07-09T08:26:00Z"/>
          <w:rFonts w:asciiTheme="minorHAnsi" w:eastAsiaTheme="minorEastAsia" w:hAnsiTheme="minorHAnsi" w:cstheme="minorBidi"/>
          <w:b w:val="0"/>
          <w:bCs w:val="0"/>
          <w:caps w:val="0"/>
          <w:noProof/>
          <w:sz w:val="22"/>
          <w:szCs w:val="22"/>
        </w:rPr>
      </w:pPr>
      <w:del w:id="103" w:author="Admin" w:date="2015-07-09T08:26:00Z">
        <w:r w:rsidRPr="00191017" w:rsidDel="00191017">
          <w:rPr>
            <w:rStyle w:val="Hyperlink"/>
            <w:b w:val="0"/>
            <w:bCs w:val="0"/>
            <w:caps w:val="0"/>
            <w:noProof/>
          </w:rPr>
          <w:delText>Glossar</w:delText>
        </w:r>
        <w:r w:rsidDel="00191017">
          <w:rPr>
            <w:noProof/>
            <w:webHidden/>
          </w:rPr>
          <w:tab/>
          <w:delText>VII</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2"/>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AB6CB8" w14:textId="528BC26A" w:rsidR="000D5298" w:rsidRPr="00EC1852" w:rsidRDefault="00BE23E9">
      <w:pPr>
        <w:pStyle w:val="berschrift1"/>
        <w:pPrChange w:id="104" w:author="Admin" w:date="2015-07-08T13:36:00Z">
          <w:pPr>
            <w:pStyle w:val="berschrift1"/>
            <w:numPr>
              <w:numId w:val="17"/>
            </w:numPr>
          </w:pPr>
        </w:pPrChange>
      </w:pPr>
      <w:bookmarkStart w:id="105" w:name="_Toc424109319"/>
      <w:bookmarkStart w:id="106" w:name="_Toc424119107"/>
      <w:bookmarkStart w:id="107" w:name="_Toc424132692"/>
      <w:bookmarkStart w:id="108" w:name="_Toc424147937"/>
      <w:bookmarkStart w:id="109" w:name="_Toc424149142"/>
      <w:bookmarkStart w:id="110" w:name="_Toc424149253"/>
      <w:bookmarkStart w:id="111" w:name="_Toc424109320"/>
      <w:bookmarkStart w:id="112" w:name="_Toc424119108"/>
      <w:bookmarkStart w:id="113" w:name="_Toc424132693"/>
      <w:bookmarkStart w:id="114" w:name="_Toc424147938"/>
      <w:bookmarkStart w:id="115" w:name="_Toc424149143"/>
      <w:bookmarkStart w:id="116" w:name="_Toc424149254"/>
      <w:bookmarkStart w:id="117" w:name="_Toc424109323"/>
      <w:bookmarkStart w:id="118" w:name="_Toc424119111"/>
      <w:bookmarkStart w:id="119" w:name="_Toc424132696"/>
      <w:bookmarkStart w:id="120" w:name="_Toc424147941"/>
      <w:bookmarkStart w:id="121" w:name="_Toc424149146"/>
      <w:bookmarkStart w:id="122" w:name="_Toc424149257"/>
      <w:bookmarkStart w:id="123" w:name="_Toc424109324"/>
      <w:bookmarkStart w:id="124" w:name="_Toc424119112"/>
      <w:bookmarkStart w:id="125" w:name="_Toc424132697"/>
      <w:bookmarkStart w:id="126" w:name="_Toc424147942"/>
      <w:bookmarkStart w:id="127" w:name="_Toc424149147"/>
      <w:bookmarkStart w:id="128" w:name="_Toc424149258"/>
      <w:bookmarkStart w:id="129" w:name="_Toc424109325"/>
      <w:bookmarkStart w:id="130" w:name="_Toc424119113"/>
      <w:bookmarkStart w:id="131" w:name="_Toc424132698"/>
      <w:bookmarkStart w:id="132" w:name="_Toc424147943"/>
      <w:bookmarkStart w:id="133" w:name="_Toc424149148"/>
      <w:bookmarkStart w:id="134" w:name="_Toc424149259"/>
      <w:bookmarkStart w:id="135" w:name="_Toc424109327"/>
      <w:bookmarkStart w:id="136" w:name="_Toc424119115"/>
      <w:bookmarkStart w:id="137" w:name="_Toc424132700"/>
      <w:bookmarkStart w:id="138" w:name="_Toc424147945"/>
      <w:bookmarkStart w:id="139" w:name="_Toc424149150"/>
      <w:bookmarkStart w:id="140" w:name="_Toc424149261"/>
      <w:bookmarkStart w:id="141" w:name="_Toc424109328"/>
      <w:bookmarkStart w:id="142" w:name="_Toc424119116"/>
      <w:bookmarkStart w:id="143" w:name="_Toc424132701"/>
      <w:bookmarkStart w:id="144" w:name="_Toc424147946"/>
      <w:bookmarkStart w:id="145" w:name="_Toc424149151"/>
      <w:bookmarkStart w:id="146" w:name="_Toc424149262"/>
      <w:bookmarkStart w:id="147" w:name="_Toc424109329"/>
      <w:bookmarkStart w:id="148" w:name="_Toc424119117"/>
      <w:bookmarkStart w:id="149" w:name="_Toc424132702"/>
      <w:bookmarkStart w:id="150" w:name="_Toc424147947"/>
      <w:bookmarkStart w:id="151" w:name="_Toc424149152"/>
      <w:bookmarkStart w:id="152" w:name="_Toc424149263"/>
      <w:bookmarkStart w:id="153" w:name="_Toc424109370"/>
      <w:bookmarkStart w:id="154" w:name="_Toc424119158"/>
      <w:bookmarkStart w:id="155" w:name="_Toc424132743"/>
      <w:bookmarkStart w:id="156" w:name="_Toc424147988"/>
      <w:bookmarkStart w:id="157" w:name="_Toc424149193"/>
      <w:bookmarkStart w:id="158" w:name="_Toc424149304"/>
      <w:bookmarkStart w:id="159" w:name="_Toc424109371"/>
      <w:bookmarkStart w:id="160" w:name="_Toc424119159"/>
      <w:bookmarkStart w:id="161" w:name="_Toc424132744"/>
      <w:bookmarkStart w:id="162" w:name="_Toc424147989"/>
      <w:bookmarkStart w:id="163" w:name="_Toc424149194"/>
      <w:bookmarkStart w:id="164" w:name="_Toc424149305"/>
      <w:bookmarkStart w:id="165" w:name="_Toc424193735"/>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EC1852">
        <w:lastRenderedPageBreak/>
        <w:t>Einleitung</w:t>
      </w:r>
      <w:bookmarkEnd w:id="165"/>
    </w:p>
    <w:p w14:paraId="53768C6F" w14:textId="70DBBA13" w:rsidR="00945897" w:rsidRDefault="00945897">
      <w:r>
        <w:t>Simulationen wie die Robo</w:t>
      </w:r>
      <w:ins w:id="166" w:author="Admin" w:date="2015-07-07T13:47:00Z">
        <w:r w:rsidR="00765681">
          <w:t>C</w:t>
        </w:r>
      </w:ins>
      <w:del w:id="167"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56AE49FA" w:rsidR="00945897" w:rsidRDefault="00945897">
      <w:r>
        <w:t>D</w:t>
      </w:r>
      <w:r w:rsidR="003B7EDC">
        <w:t>as fertige Projekt soll auch dem</w:t>
      </w:r>
      <w:r>
        <w:t xml:space="preserve"> Spieler ein Gefühl für Logik vermitteln, die von der Aufmachung von Robo</w:t>
      </w:r>
      <w:r w:rsidR="00765681">
        <w:t>C</w:t>
      </w:r>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68" w:name="_Toc424193736"/>
      <w:r w:rsidRPr="00EC1852">
        <w:lastRenderedPageBreak/>
        <w:t>Aufgabenstellung</w:t>
      </w:r>
      <w:bookmarkEnd w:id="168"/>
    </w:p>
    <w:p w14:paraId="7F0718B3" w14:textId="7758E41E"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r w:rsidR="00011EF1">
        <w:t>m</w:t>
      </w:r>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r w:rsidR="004540A2">
        <w:t xml:space="preserve"> mehrfach</w:t>
      </w:r>
      <w:r>
        <w:t xml:space="preserve"> in kurzer Zeit mit maximaler Kraft kickt.</w:t>
      </w:r>
    </w:p>
    <w:p w14:paraId="4E4B7AE5" w14:textId="77777777" w:rsidR="00945897" w:rsidRDefault="00945897"/>
    <w:p w14:paraId="40B68460" w14:textId="1CFA84EE" w:rsidR="00945897" w:rsidRDefault="00945897">
      <w:r>
        <w:t xml:space="preserve">Die Simulation </w:t>
      </w:r>
      <w:r w:rsidR="004540A2">
        <w:t>soll</w:t>
      </w:r>
      <w:r>
        <w:t xml:space="preserve"> komplett dreidimensional und </w:t>
      </w:r>
      <w:r w:rsidR="004540A2">
        <w:t>mit</w:t>
      </w:r>
      <w:r>
        <w:t xml:space="preserve"> animierte</w:t>
      </w:r>
      <w:r w:rsidR="004540A2">
        <w:t>n</w:t>
      </w:r>
      <w:r>
        <w:t xml:space="preserve"> Fußballspieler</w:t>
      </w:r>
      <w:r w:rsidR="004540A2">
        <w:t xml:space="preserve"> gestaltet werden.</w:t>
      </w:r>
      <w:r>
        <w:t xml:space="preserve"> </w:t>
      </w:r>
      <w:r w:rsidR="004540A2">
        <w:t>W</w:t>
      </w:r>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69" w:name="_Ref422317454"/>
      <w:bookmarkStart w:id="170" w:name="_Toc424193737"/>
      <w:r w:rsidR="00493EDB">
        <w:lastRenderedPageBreak/>
        <w:t>Stand der Technik</w:t>
      </w:r>
      <w:bookmarkEnd w:id="169"/>
      <w:bookmarkEnd w:id="170"/>
    </w:p>
    <w:p w14:paraId="5C3AA0A0" w14:textId="77777777" w:rsidR="008A0CF5" w:rsidRDefault="008A0CF5">
      <w:pPr>
        <w:pStyle w:val="berschrift2"/>
      </w:pPr>
      <w:bookmarkStart w:id="171" w:name="_Toc406781343"/>
      <w:bookmarkStart w:id="172" w:name="_Toc424193738"/>
      <w:r>
        <w:t>Einleitung</w:t>
      </w:r>
      <w:bookmarkEnd w:id="171"/>
      <w:bookmarkEnd w:id="172"/>
    </w:p>
    <w:p w14:paraId="04B5323F" w14:textId="5BB8BEB5" w:rsidR="008A0CF5" w:rsidRDefault="008A0CF5">
      <w:r>
        <w:t xml:space="preserve">Die Arbeit baut auf unterschiedlichen Technologien auf, deren Verständnis für die Projektbearbeitung unumgänglich ist. Da die Simulation, wie sie in Kapitel 2 beschrieben </w:t>
      </w:r>
      <w:r w:rsidR="00EB1E9F">
        <w:t>ist</w:t>
      </w:r>
      <w:r>
        <w:t>, nicht im gegebenen Zeitrahmen von Grund auf Programmiert werden kann, muss eine Game</w:t>
      </w:r>
      <w:ins w:id="173" w:author="Maximilian Schmitz" w:date="2015-07-08T16:32:00Z">
        <w:r w:rsidR="007E5D8C">
          <w:t xml:space="preserve"> </w:t>
        </w:r>
      </w:ins>
      <w:del w:id="174" w:author="Maximilian Schmitz" w:date="2015-07-08T16:32:00Z">
        <w:r w:rsidDel="007E5D8C">
          <w:delText>-</w:delText>
        </w:r>
      </w:del>
      <w:r>
        <w:t>Engine gewählt werden, die Grundlagen wie die 3D-Animation oder die Physik-Berechnungen bereitstellt.</w:t>
      </w:r>
      <w:r w:rsidR="00692C03">
        <w:t xml:space="preserve"> </w:t>
      </w:r>
      <w:r>
        <w:t>Des Weiteren muss eine Technologie gewählt werden, die die Steuerung der Charaktere über im Voraus erstellte Abläufe erlaubt.</w:t>
      </w:r>
    </w:p>
    <w:p w14:paraId="017E1988" w14:textId="77777777" w:rsidR="008A0CF5" w:rsidRDefault="008A0CF5">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75" w:name="_Ref422317407"/>
      <w:bookmarkStart w:id="176" w:name="_Ref422317414"/>
      <w:bookmarkStart w:id="177" w:name="_Toc424193739"/>
      <w:r>
        <w:t>Game Engine</w:t>
      </w:r>
      <w:bookmarkEnd w:id="175"/>
      <w:bookmarkEnd w:id="176"/>
      <w:bookmarkEnd w:id="177"/>
    </w:p>
    <w:p w14:paraId="16934930" w14:textId="77777777" w:rsidR="008A0CF5" w:rsidRDefault="008A0CF5">
      <w:pPr>
        <w:pStyle w:val="berschrift3"/>
      </w:pPr>
      <w:bookmarkStart w:id="178" w:name="_Toc424193740"/>
      <w:r>
        <w:t>Grundsätzliches</w:t>
      </w:r>
      <w:bookmarkEnd w:id="178"/>
    </w:p>
    <w:p w14:paraId="2B6B6AD0" w14:textId="02135C45" w:rsidR="008A0CF5" w:rsidRDefault="008A0CF5">
      <w:r>
        <w:t>Wie in Kapitel 3.1 angesprochen ist eine Game</w:t>
      </w:r>
      <w:ins w:id="179" w:author="Maximilian Schmitz" w:date="2015-07-08T16:33:00Z">
        <w:r w:rsidR="007E5D8C">
          <w:t xml:space="preserve"> </w:t>
        </w:r>
      </w:ins>
      <w:del w:id="180" w:author="Maximilian Schmitz" w:date="2015-07-08T16:33:00Z">
        <w:r w:rsidDel="007E5D8C">
          <w:delText>-</w:delText>
        </w:r>
      </w:del>
      <w:r>
        <w:t xml:space="preserve">Engine notwendig, </w:t>
      </w:r>
      <w:del w:id="181" w:author="Michael K." w:date="2015-07-08T22:28:00Z">
        <w:r w:rsidDel="0049393E">
          <w:delText xml:space="preserve">die </w:delText>
        </w:r>
      </w:del>
      <w:commentRangeStart w:id="182"/>
      <w:ins w:id="183" w:author="Michael K." w:date="2015-07-08T22:28:00Z">
        <w:r w:rsidR="0049393E">
          <w:t>welche</w:t>
        </w:r>
        <w:commentRangeEnd w:id="182"/>
        <w:r w:rsidR="0049393E">
          <w:rPr>
            <w:rStyle w:val="Kommentarzeichen"/>
          </w:rPr>
          <w:commentReference w:id="182"/>
        </w:r>
        <w:r w:rsidR="0049393E">
          <w:t xml:space="preserve"> </w:t>
        </w:r>
      </w:ins>
      <w:r>
        <w:t>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84" w:name="_Toc424193741"/>
      <w:r>
        <w:t>Source Engine</w:t>
      </w:r>
      <w:bookmarkEnd w:id="184"/>
    </w:p>
    <w:p w14:paraId="3C6D052A" w14:textId="1111361D" w:rsidR="008A0CF5" w:rsidRDefault="008A0CF5">
      <w:r>
        <w:t xml:space="preserve">Source Engine wird von Valve entwickelt und ist durch die weit verbreiteten Spiele, die mit ihr </w:t>
      </w:r>
      <w:r w:rsidR="002E3F67">
        <w:t>e</w:t>
      </w:r>
      <w:r>
        <w:t>ntwickelt wurden, bekannt. Dazu gehört neben Half Life 2 oder Counter Strike: Source auch Portal.</w:t>
      </w:r>
      <w:r w:rsidR="00692C03">
        <w:t xml:space="preserve"> </w:t>
      </w:r>
      <w:r>
        <w:t>Die Source Engine kann neben den Betriebssystemen Windows, Linux und MAC</w:t>
      </w:r>
      <w:r w:rsidR="006A1F2A">
        <w:t xml:space="preserve"> OS</w:t>
      </w:r>
      <w:r>
        <w:t xml:space="preserve"> auch auf der Playstation 3 oder der Xbox360 verwendet werden.</w:t>
      </w:r>
      <w:r w:rsidR="00692C03">
        <w:t xml:space="preserve"> </w:t>
      </w:r>
      <w:r>
        <w:t>Neben der Grafik</w:t>
      </w:r>
      <w:r w:rsidR="007E5D8C">
        <w:t xml:space="preserve"> </w:t>
      </w:r>
      <w:r>
        <w:t>Engine beinhaltet dieses Framework auch eine Physik</w:t>
      </w:r>
      <w:r w:rsidR="007E5D8C">
        <w:t xml:space="preserve"> </w:t>
      </w:r>
      <w:r>
        <w:t>Engine.</w:t>
      </w:r>
      <w:r w:rsidR="00692C03">
        <w:t xml:space="preserve"> (vgl.</w:t>
      </w:r>
      <w:sdt>
        <w:sdtPr>
          <w:id w:val="-293523758"/>
          <w:citation/>
        </w:sdtPr>
        <w:sdtEndPr/>
        <w:sdtContent>
          <w:r w:rsidR="00692C03">
            <w:fldChar w:fldCharType="begin"/>
          </w:r>
          <w:r w:rsidR="00DD45F6">
            <w:instrText xml:space="preserve">CITATION Val15 \l 1031 </w:instrText>
          </w:r>
          <w:r w:rsidR="00692C03">
            <w:fldChar w:fldCharType="separate"/>
          </w:r>
          <w:r w:rsidR="00067648">
            <w:rPr>
              <w:noProof/>
            </w:rPr>
            <w:t xml:space="preserve"> [1]</w:t>
          </w:r>
          <w:r w:rsidR="00692C03">
            <w:fldChar w:fldCharType="end"/>
          </w:r>
        </w:sdtContent>
      </w:sdt>
      <w:r w:rsidR="00692C03">
        <w:t>)</w:t>
      </w:r>
    </w:p>
    <w:p w14:paraId="72E981F3" w14:textId="0A4A37A0" w:rsidR="008A0CF5" w:rsidRDefault="009D3C5C">
      <w:r>
        <w:t>Das Hauptp</w:t>
      </w:r>
      <w:r w:rsidR="008A0CF5">
        <w:t xml:space="preserve">roblem der Source Engine ist, dass sie </w:t>
      </w:r>
      <w:r w:rsidR="00FB3835">
        <w:t xml:space="preserve">zum Zeitpunkt dieser Arbeit nicht mehr Lizenziert werden kann und der Nachfolger erst auf der </w:t>
      </w:r>
      <w:r w:rsidR="00FB3835" w:rsidRPr="00FB3835">
        <w:t xml:space="preserve">Game Developers </w:t>
      </w:r>
      <w:r w:rsidR="00FB3835" w:rsidRPr="00FB3835">
        <w:lastRenderedPageBreak/>
        <w:t>Conference 2015</w:t>
      </w:r>
      <w:r w:rsidR="00FB3835">
        <w:t xml:space="preserve"> angekündigt wurde.</w:t>
      </w:r>
      <w:r w:rsidR="0033472B">
        <w:t xml:space="preserve"> Die Source 2 Engine soll nach aktuellen Aussagen </w:t>
      </w:r>
      <w:ins w:id="185" w:author="Michael K." w:date="2015-07-08T22:31:00Z">
        <w:r w:rsidR="001F13B7">
          <w:t xml:space="preserve">zukünftig </w:t>
        </w:r>
      </w:ins>
      <w:r w:rsidR="0033472B">
        <w:t xml:space="preserve">komplett kostenlos </w:t>
      </w:r>
      <w:ins w:id="186" w:author="Michael K." w:date="2015-07-08T22:31:00Z">
        <w:r w:rsidR="001F13B7">
          <w:t xml:space="preserve">angeboten </w:t>
        </w:r>
      </w:ins>
      <w:r w:rsidR="0033472B">
        <w:t>werden.</w:t>
      </w:r>
      <w:r w:rsidR="00FB3835">
        <w:t xml:space="preserve"> (vgl.</w:t>
      </w:r>
      <w:sdt>
        <w:sdtPr>
          <w:id w:val="-1420787084"/>
          <w:citation/>
        </w:sdtPr>
        <w:sdtEndPr/>
        <w:sdtContent>
          <w:r w:rsidR="00FB3835">
            <w:fldChar w:fldCharType="begin"/>
          </w:r>
          <w:r w:rsidR="00DD45F6">
            <w:instrText xml:space="preserve">CITATION Val151 \l 1031 </w:instrText>
          </w:r>
          <w:r w:rsidR="00FB3835">
            <w:fldChar w:fldCharType="separate"/>
          </w:r>
          <w:r w:rsidR="00067648">
            <w:rPr>
              <w:noProof/>
            </w:rPr>
            <w:t xml:space="preserve"> [2]</w:t>
          </w:r>
          <w:r w:rsidR="00FB3835">
            <w:fldChar w:fldCharType="end"/>
          </w:r>
        </w:sdtContent>
      </w:sdt>
      <w:r w:rsidR="00FB3835">
        <w:t>)</w:t>
      </w:r>
    </w:p>
    <w:p w14:paraId="032B2EAF" w14:textId="73E7E40B" w:rsidR="008A0CF5" w:rsidRDefault="008A0CF5">
      <w:pPr>
        <w:pStyle w:val="berschrift3"/>
      </w:pPr>
      <w:bookmarkStart w:id="187" w:name="_Toc424193742"/>
      <w:r>
        <w:t>Unity</w:t>
      </w:r>
      <w:bookmarkEnd w:id="187"/>
    </w:p>
    <w:p w14:paraId="20931CE4" w14:textId="0F3D5DC0"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r w:rsidR="00DD45F6">
        <w:t xml:space="preserve"> (vgl.</w:t>
      </w:r>
      <w:sdt>
        <w:sdtPr>
          <w:id w:val="-1858348920"/>
          <w:citation/>
        </w:sdtPr>
        <w:sdtEndPr/>
        <w:sdtContent>
          <w:r w:rsidR="00DD45F6">
            <w:fldChar w:fldCharType="begin"/>
          </w:r>
          <w:r w:rsidR="00DD45F6">
            <w:instrText xml:space="preserve"> CITATION Uni151 \l 1031 </w:instrText>
          </w:r>
          <w:r w:rsidR="00DD45F6">
            <w:fldChar w:fldCharType="separate"/>
          </w:r>
          <w:r w:rsidR="00067648">
            <w:rPr>
              <w:noProof/>
            </w:rPr>
            <w:t xml:space="preserve"> [3]</w:t>
          </w:r>
          <w:r w:rsidR="00DD45F6">
            <w:fldChar w:fldCharType="end"/>
          </w:r>
        </w:sdtContent>
      </w:sdt>
      <w:r w:rsidR="00DD45F6">
        <w:t>)</w:t>
      </w:r>
    </w:p>
    <w:p w14:paraId="46C82846" w14:textId="77777777" w:rsidR="008A0CF5" w:rsidDel="00692C03" w:rsidRDefault="008A0CF5">
      <w:pPr>
        <w:rPr>
          <w:del w:id="188" w:author="Admin" w:date="2015-07-08T10:20:00Z"/>
        </w:rPr>
      </w:pPr>
    </w:p>
    <w:p w14:paraId="07BDF048" w14:textId="6330A0BB" w:rsidR="008A0CF5" w:rsidRPr="00F43F95" w:rsidRDefault="008A0CF5">
      <w:r>
        <w:t>Unity bietet</w:t>
      </w:r>
      <w:r w:rsidR="005057C3">
        <w:t xml:space="preserve"> zum Zeitpunkt dieser Arbeit</w:t>
      </w:r>
      <w:r>
        <w:t xml:space="preserve"> eine Gratis</w:t>
      </w:r>
      <w:r w:rsidR="00D65949">
        <w:t>-, Education- und</w:t>
      </w:r>
      <w:r>
        <w:t xml:space="preserve"> eine Pro-Version an</w:t>
      </w:r>
      <w:r w:rsidR="00D65949">
        <w:t>.</w:t>
      </w:r>
      <w:r>
        <w:t xml:space="preserve"> </w:t>
      </w:r>
      <w:r w:rsidR="00D65949">
        <w:t>D</w:t>
      </w:r>
      <w:r>
        <w:t>ie</w:t>
      </w:r>
      <w:r w:rsidR="00D65949">
        <w:t xml:space="preserve"> Pro Version kann</w:t>
      </w:r>
      <w:r>
        <w:t xml:space="preserve"> für 1500$ erworben werden</w:t>
      </w:r>
      <w:r w:rsidR="00D65949">
        <w:t>, allerdings beinhaltet dieses Paket noch nicht alles</w:t>
      </w:r>
      <w:ins w:id="189" w:author="Admin" w:date="2015-07-09T08:53:00Z">
        <w:r w:rsidR="004D6DD1">
          <w:t>.</w:t>
        </w:r>
      </w:ins>
      <w:del w:id="190" w:author="Admin" w:date="2015-07-09T08:53:00Z">
        <w:r w:rsidR="00D65949" w:rsidDel="004D6DD1">
          <w:delText>,</w:delText>
        </w:r>
      </w:del>
      <w:r w:rsidR="00D65949">
        <w:t xml:space="preserve"> </w:t>
      </w:r>
      <w:ins w:id="191" w:author="Admin" w:date="2015-07-09T08:53:00Z">
        <w:r w:rsidR="004D6DD1">
          <w:t>Z</w:t>
        </w:r>
      </w:ins>
      <w:del w:id="192" w:author="Admin" w:date="2015-07-09T08:53:00Z">
        <w:r w:rsidR="00D65949" w:rsidDel="004D6DD1">
          <w:delText>z</w:delText>
        </w:r>
      </w:del>
      <w:r w:rsidR="00D65949">
        <w:t>.</w:t>
      </w:r>
      <w:ins w:id="193" w:author="Admin" w:date="2015-07-09T08:53:00Z">
        <w:r w:rsidR="004D6DD1">
          <w:t xml:space="preserve"> </w:t>
        </w:r>
      </w:ins>
      <w:r w:rsidR="00D65949">
        <w:t>B. der Android Pro Support muss für weiter</w:t>
      </w:r>
      <w:ins w:id="194" w:author="Admin" w:date="2015-07-09T08:53:00Z">
        <w:r w:rsidR="004D6DD1">
          <w:t>e</w:t>
        </w:r>
      </w:ins>
      <w:r w:rsidR="00D65949">
        <w:t xml:space="preserve"> 1500$ erworben werden. (vgl.</w:t>
      </w:r>
      <w:sdt>
        <w:sdtPr>
          <w:id w:val="-708647129"/>
          <w:citation/>
        </w:sdtPr>
        <w:sdtEndPr/>
        <w:sdtContent>
          <w:r w:rsidR="00D65949">
            <w:fldChar w:fldCharType="begin"/>
          </w:r>
          <w:r w:rsidR="00D65949">
            <w:instrText xml:space="preserve"> CITATION Uni15 \l 1031 </w:instrText>
          </w:r>
          <w:r w:rsidR="00D65949">
            <w:fldChar w:fldCharType="separate"/>
          </w:r>
          <w:r w:rsidR="00067648">
            <w:rPr>
              <w:noProof/>
            </w:rPr>
            <w:t xml:space="preserve"> [4]</w:t>
          </w:r>
          <w:r w:rsidR="00D65949">
            <w:fldChar w:fldCharType="end"/>
          </w:r>
        </w:sdtContent>
      </w:sdt>
      <w:r w:rsidR="00D65949">
        <w:t>)</w:t>
      </w:r>
    </w:p>
    <w:p w14:paraId="1CB7AE62" w14:textId="77777777" w:rsidR="008A0CF5" w:rsidRPr="00380D23" w:rsidRDefault="008A0CF5">
      <w:pPr>
        <w:pStyle w:val="berschrift3"/>
        <w:rPr>
          <w:lang w:val="en-US"/>
        </w:rPr>
      </w:pPr>
      <w:bookmarkStart w:id="195" w:name="_Toc406781344"/>
      <w:bookmarkStart w:id="196" w:name="_Toc424193743"/>
      <w:r w:rsidRPr="00380D23">
        <w:rPr>
          <w:lang w:val="en-US"/>
        </w:rPr>
        <w:t>Unreal Engine 4</w:t>
      </w:r>
      <w:bookmarkEnd w:id="195"/>
      <w:bookmarkEnd w:id="196"/>
    </w:p>
    <w:p w14:paraId="01DA9DFB" w14:textId="5539DEDA" w:rsidR="008A0CF5" w:rsidRDefault="008A0CF5">
      <w:pPr>
        <w:tabs>
          <w:tab w:val="left" w:pos="1545"/>
        </w:tabs>
      </w:pPr>
      <w:r>
        <w:t xml:space="preserve">Unreal Engine wird von Epic Games entwickelt und ist auf allen verbreiteten Computer-Betriebssystemen lauffähig. Neben diesen unterstützt </w:t>
      </w:r>
      <w:commentRangeStart w:id="197"/>
      <w:r>
        <w:t xml:space="preserve">es </w:t>
      </w:r>
      <w:commentRangeEnd w:id="197"/>
      <w:r w:rsidR="001F13B7">
        <w:rPr>
          <w:rStyle w:val="Kommentarzeichen"/>
        </w:rPr>
        <w:commentReference w:id="197"/>
      </w:r>
      <w:r>
        <w:t>allerdings auch die neue Konsolengeneration mit Playstation 4 und Xbox One, sowie mobile Anwendungen mit iOS oder Android.</w:t>
      </w:r>
      <w:r w:rsidR="002A344F">
        <w:t xml:space="preserve"> (vgl.</w:t>
      </w:r>
      <w:sdt>
        <w:sdtPr>
          <w:id w:val="-1408224426"/>
          <w:citation/>
        </w:sdtPr>
        <w:sdtEndPr/>
        <w:sdtContent>
          <w:r w:rsidR="002A344F">
            <w:fldChar w:fldCharType="begin"/>
          </w:r>
          <w:r w:rsidR="002A344F">
            <w:instrText xml:space="preserve"> CITATION Epi15 \l 1031 </w:instrText>
          </w:r>
          <w:r w:rsidR="002A344F">
            <w:fldChar w:fldCharType="separate"/>
          </w:r>
          <w:r w:rsidR="00067648">
            <w:rPr>
              <w:noProof/>
            </w:rPr>
            <w:t xml:space="preserve"> [5]</w:t>
          </w:r>
          <w:r w:rsidR="002A344F">
            <w:fldChar w:fldCharType="end"/>
          </w:r>
        </w:sdtContent>
      </w:sdt>
      <w:r w:rsidR="002A344F">
        <w:t>)</w:t>
      </w:r>
    </w:p>
    <w:p w14:paraId="70ADA7A5" w14:textId="1E3D1F13" w:rsidR="008A0CF5" w:rsidRDefault="008A0CF5">
      <w:r>
        <w:t>Seit der erstmaligen Verwendung der Unreal Engine im Computerspiel „Unreal“ im Jahr 1998 konnten viele, teilweise sehr bekannte</w:t>
      </w:r>
      <w:ins w:id="198" w:author="Michael K." w:date="2015-07-08T22:35:00Z">
        <w:r w:rsidR="001F13B7">
          <w:t>,</w:t>
        </w:r>
      </w:ins>
      <w:r>
        <w:t xml:space="preserve"> Spiele erfolgreich auf der Engine aufbauen</w:t>
      </w:r>
      <w:r w:rsidR="00497BE9">
        <w:t xml:space="preserve"> (vgl. </w:t>
      </w:r>
      <w:sdt>
        <w:sdtPr>
          <w:id w:val="1453597529"/>
          <w:citation/>
        </w:sdtPr>
        <w:sdtEndPr/>
        <w:sdtContent>
          <w:r w:rsidR="00497BE9">
            <w:fldChar w:fldCharType="begin"/>
          </w:r>
          <w:r w:rsidR="00497BE9">
            <w:instrText xml:space="preserve"> CITATION Epi15_1 \l 1031 </w:instrText>
          </w:r>
          <w:r w:rsidR="00497BE9">
            <w:fldChar w:fldCharType="separate"/>
          </w:r>
          <w:r w:rsidR="00067648">
            <w:rPr>
              <w:noProof/>
            </w:rPr>
            <w:t>[6]</w:t>
          </w:r>
          <w:r w:rsidR="00497BE9">
            <w:fldChar w:fldCharType="end"/>
          </w:r>
        </w:sdtContent>
      </w:sdt>
      <w:r w:rsidR="00497BE9">
        <w:t>).</w:t>
      </w:r>
      <w:del w:id="199" w:author="Maximilian Schmitz" w:date="2015-07-08T19:41:00Z">
        <w:r w:rsidDel="00497BE9">
          <w:delText>.</w:delText>
        </w:r>
      </w:del>
      <w:r>
        <w:t xml:space="preserve"> Die Unreal Engine 4, das aktuellste Framework der Reihe, wurde in Spielen wie Tekken 7 oder Kingdom Hearts 3 eingesetzt.</w:t>
      </w:r>
      <w:r w:rsidR="000E384E">
        <w:t xml:space="preserve"> (vgl.</w:t>
      </w:r>
      <w:sdt>
        <w:sdtPr>
          <w:id w:val="-1820956770"/>
          <w:citation/>
        </w:sdtPr>
        <w:sdtEndPr/>
        <w:sdtContent>
          <w:r w:rsidR="000E384E">
            <w:fldChar w:fldCharType="begin"/>
          </w:r>
          <w:r w:rsidR="000E384E">
            <w:instrText xml:space="preserve"> CITATION Epi151 \l 1031 </w:instrText>
          </w:r>
          <w:r w:rsidR="000E384E">
            <w:fldChar w:fldCharType="separate"/>
          </w:r>
          <w:r w:rsidR="00067648">
            <w:rPr>
              <w:noProof/>
            </w:rPr>
            <w:t xml:space="preserve"> [7]</w:t>
          </w:r>
          <w:r w:rsidR="000E384E">
            <w:fldChar w:fldCharType="end"/>
          </w:r>
        </w:sdtContent>
      </w:sdt>
      <w:r w:rsidR="000E384E">
        <w:t>)</w:t>
      </w:r>
    </w:p>
    <w:p w14:paraId="564296FB" w14:textId="2768F6C0" w:rsidR="00627263" w:rsidRDefault="002A344F">
      <w:r>
        <w:t>Die Engine konnte zunächst für 19€ pro Monat l</w:t>
      </w:r>
      <w:r w:rsidR="008A0CF5">
        <w:t xml:space="preserve">izensiert </w:t>
      </w:r>
      <w:r>
        <w:t xml:space="preserve">werden. Anschließend entschloss sich </w:t>
      </w:r>
      <w:r w:rsidRPr="002A344F">
        <w:t>Epic Games</w:t>
      </w:r>
      <w:r>
        <w:t xml:space="preserve"> UE4 </w:t>
      </w:r>
      <w:r w:rsidR="00627263">
        <w:t xml:space="preserve">für Studenten und Hochschulen kostenlos zur Verfügung </w:t>
      </w:r>
      <w:r>
        <w:t>zu stellen</w:t>
      </w:r>
      <w:r w:rsidR="004C497F">
        <w:t xml:space="preserve"> (vgl. </w:t>
      </w:r>
      <w:sdt>
        <w:sdtPr>
          <w:id w:val="1566995976"/>
          <w:citation/>
        </w:sdtPr>
        <w:sdtEndPr/>
        <w:sdtContent>
          <w:r w:rsidR="004C497F">
            <w:fldChar w:fldCharType="begin"/>
          </w:r>
          <w:r w:rsidR="004C497F">
            <w:instrText xml:space="preserve"> CITATION Epi14 \l 1031 </w:instrText>
          </w:r>
          <w:r w:rsidR="004C497F">
            <w:fldChar w:fldCharType="separate"/>
          </w:r>
          <w:r w:rsidR="00067648">
            <w:rPr>
              <w:noProof/>
            </w:rPr>
            <w:t>[8]</w:t>
          </w:r>
          <w:r w:rsidR="004C497F">
            <w:fldChar w:fldCharType="end"/>
          </w:r>
        </w:sdtContent>
      </w:sdt>
      <w:r w:rsidR="004C497F">
        <w:t>)</w:t>
      </w:r>
      <w:r w:rsidR="00627263">
        <w:t xml:space="preserve">. Während des Projektzeitraums entfiel die monatliche Gebühr </w:t>
      </w:r>
      <w:ins w:id="200" w:author="Admin" w:date="2015-07-08T10:54:00Z">
        <w:del w:id="201" w:author="Michael K." w:date="2015-07-08T22:37:00Z">
          <w:r w:rsidDel="001F13B7">
            <w:delText xml:space="preserve">dann </w:delText>
          </w:r>
        </w:del>
      </w:ins>
      <w:ins w:id="202" w:author="Michael K." w:date="2015-07-08T22:37:00Z">
        <w:r w:rsidR="001F13B7">
          <w:t xml:space="preserve">schließlich </w:t>
        </w:r>
      </w:ins>
      <w:r w:rsidR="00627263">
        <w:t xml:space="preserve">generell, was die Verbreitung der Engine weiter fördert. Bei </w:t>
      </w:r>
      <w:r w:rsidR="00752A13">
        <w:t>einem finanziellen Erfolg eines mit der Unreal Engine 4 erstelltem Produkts fordert Epic Games eine prozentuale</w:t>
      </w:r>
      <w:ins w:id="203" w:author="Maximilian Schmitz" w:date="2015-06-19T09:06:00Z">
        <w:r w:rsidR="002E3F67">
          <w:t xml:space="preserve"> </w:t>
        </w:r>
      </w:ins>
      <w:r w:rsidR="00752A13">
        <w:t>Gewinnbeteiligung</w:t>
      </w:r>
      <w:r>
        <w:t>(5% nach 3000$ Freibetrag)</w:t>
      </w:r>
      <w:r w:rsidR="00752A13">
        <w:t>.</w:t>
      </w:r>
      <w:r w:rsidR="000E384E">
        <w:t xml:space="preserve"> (vgl.</w:t>
      </w:r>
      <w:sdt>
        <w:sdtPr>
          <w:id w:val="-180201433"/>
          <w:citation/>
        </w:sdtPr>
        <w:sdtEndPr/>
        <w:sdtContent>
          <w:r w:rsidR="000E384E">
            <w:fldChar w:fldCharType="begin"/>
          </w:r>
          <w:r w:rsidR="000E384E">
            <w:instrText xml:space="preserve"> CITATION Epi15 \l 1031 </w:instrText>
          </w:r>
          <w:r w:rsidR="000E384E">
            <w:fldChar w:fldCharType="separate"/>
          </w:r>
          <w:r w:rsidR="00067648">
            <w:rPr>
              <w:noProof/>
            </w:rPr>
            <w:t xml:space="preserve"> [5]</w:t>
          </w:r>
          <w:r w:rsidR="000E384E">
            <w:fldChar w:fldCharType="end"/>
          </w:r>
        </w:sdtContent>
      </w:sdt>
      <w:r w:rsidR="000E384E">
        <w:t>)</w:t>
      </w:r>
    </w:p>
    <w:p w14:paraId="53A7073B" w14:textId="77777777" w:rsidR="00627263" w:rsidRDefault="00627263">
      <w:r>
        <w:br w:type="page"/>
      </w:r>
    </w:p>
    <w:p w14:paraId="49CD396D" w14:textId="77777777" w:rsidR="008A0CF5" w:rsidRDefault="008A0CF5">
      <w:pPr>
        <w:pStyle w:val="berschrift3"/>
      </w:pPr>
      <w:bookmarkStart w:id="204" w:name="_Toc424193744"/>
      <w:r>
        <w:lastRenderedPageBreak/>
        <w:t>Verwendung im Projekt</w:t>
      </w:r>
      <w:bookmarkEnd w:id="204"/>
    </w:p>
    <w:p w14:paraId="1B02891D" w14:textId="3664E803" w:rsidR="00E52F93" w:rsidRDefault="008A0CF5" w:rsidP="005B21AA">
      <w:r>
        <w:t>Da die erwähnten Frameworks sich im</w:t>
      </w:r>
      <w:r w:rsidR="0033472B">
        <w:t xml:space="preserve"> benötigten</w:t>
      </w:r>
      <w:r>
        <w:t xml:space="preserve"> Funktionsumfang kaum bis überhaupt nicht unterscheiden war die Auswahl der geeigneten Engine nicht ohne weiteres möglich.</w:t>
      </w:r>
      <w:r w:rsidR="00A92A89">
        <w:t xml:space="preserve"> </w:t>
      </w:r>
      <w:r>
        <w:t>Eines der Hauptmerkmale, die für die Entscheidung relevant waren, war der Preis und die Lizensierung des Produkts.</w:t>
      </w:r>
    </w:p>
    <w:p w14:paraId="05BA3738" w14:textId="271015BC" w:rsidR="0033472B" w:rsidRDefault="008A0CF5">
      <w:pPr>
        <w:tabs>
          <w:tab w:val="left" w:pos="2940"/>
        </w:tabs>
        <w:rPr>
          <w:ins w:id="205" w:author="Admin" w:date="2015-07-08T11:16:00Z"/>
        </w:rPr>
      </w:pPr>
      <w:r>
        <w:t xml:space="preserve">Durch diese Betrachtung wurde schnell klar, dass die Source Engine für dieses Projekt nicht in Frage kommt, da hier </w:t>
      </w:r>
      <w:r w:rsidR="0033472B">
        <w:t xml:space="preserve">momentan keine </w:t>
      </w:r>
      <w:r>
        <w:t>Möglichkeit zur Verwendung existiert.</w:t>
      </w:r>
      <w:ins w:id="206" w:author="Admin" w:date="2015-07-08T11:16:00Z">
        <w:r w:rsidR="0033472B">
          <w:t xml:space="preserve"> Die Source Engine kann nicht mehr </w:t>
        </w:r>
      </w:ins>
      <w:ins w:id="207" w:author="Admin" w:date="2015-07-08T11:17:00Z">
        <w:r w:rsidR="0033472B">
          <w:t>l</w:t>
        </w:r>
      </w:ins>
      <w:ins w:id="208" w:author="Admin" w:date="2015-07-08T11:16:00Z">
        <w:r w:rsidR="0033472B">
          <w:t xml:space="preserve">izenziert </w:t>
        </w:r>
      </w:ins>
      <w:ins w:id="209" w:author="Michael K." w:date="2015-07-08T22:39:00Z">
        <w:r w:rsidR="0019369C">
          <w:t xml:space="preserve">werden </w:t>
        </w:r>
      </w:ins>
      <w:ins w:id="210" w:author="Admin" w:date="2015-07-08T11:16:00Z">
        <w:r w:rsidR="0033472B">
          <w:t xml:space="preserve">und die neue </w:t>
        </w:r>
      </w:ins>
      <w:ins w:id="211" w:author="Michael K." w:date="2015-07-08T22:39:00Z">
        <w:r w:rsidR="0019369C">
          <w:t xml:space="preserve">Version </w:t>
        </w:r>
      </w:ins>
      <w:ins w:id="212" w:author="Admin" w:date="2015-07-08T11:16:00Z">
        <w:del w:id="213" w:author="Michael K." w:date="2015-07-08T22:39:00Z">
          <w:r w:rsidR="0033472B" w:rsidDel="0019369C">
            <w:delText>noch nicht genutzt werden.</w:delText>
          </w:r>
        </w:del>
      </w:ins>
      <w:ins w:id="214" w:author="Michael K." w:date="2015-07-08T22:39:00Z">
        <w:r w:rsidR="0019369C">
          <w:t xml:space="preserve"> Ist noch nicht öffentlich verfügbar.</w:t>
        </w:r>
      </w:ins>
    </w:p>
    <w:p w14:paraId="2A88C9BA" w14:textId="43ABB628" w:rsidR="00E52F93" w:rsidRDefault="008A0CF5">
      <w:pPr>
        <w:tabs>
          <w:tab w:val="left" w:pos="2940"/>
        </w:tabs>
      </w:pPr>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67063B5D" w14:textId="6F7DFD4F" w:rsidR="008A0CF5" w:rsidRDefault="008A0CF5" w:rsidP="0019369C">
      <w:pPr>
        <w:tabs>
          <w:tab w:val="left" w:pos="2940"/>
        </w:tabs>
      </w:pPr>
      <w:r>
        <w:t>Aus diesem Grund muss der Code der Game</w:t>
      </w:r>
      <w:ins w:id="215" w:author="Maximilian Schmitz" w:date="2015-07-08T16:33:00Z">
        <w:r w:rsidR="007E5D8C">
          <w:t xml:space="preserve"> </w:t>
        </w:r>
      </w:ins>
      <w:del w:id="216" w:author="Maximilian Schmitz" w:date="2015-07-08T16:33:00Z">
        <w:r w:rsidDel="007E5D8C">
          <w:delText>-</w:delText>
        </w:r>
      </w:del>
      <w:r>
        <w:t>Engine um eine Schnittstelle erweitert werden, die die Befehle von der KI entgegennimmt. Bei der Unity</w:t>
      </w:r>
      <w:ins w:id="217" w:author="Maximilian Schmitz" w:date="2015-07-08T16:34:00Z">
        <w:r w:rsidR="007E5D8C">
          <w:t xml:space="preserve"> </w:t>
        </w:r>
      </w:ins>
      <w:del w:id="218" w:author="Maximilian Schmitz" w:date="2015-07-08T16:34:00Z">
        <w:r w:rsidDel="007E5D8C">
          <w:delText>-</w:delText>
        </w:r>
      </w:del>
      <w:r>
        <w:t>Engine ist dies nicht möglich, da dieses Framework in der Gratis-Version keine Erweiterung des Quellcodes um Plugins zulässt.</w:t>
      </w:r>
    </w:p>
    <w:p w14:paraId="75204536" w14:textId="01C59BEA" w:rsidR="008A0CF5" w:rsidRDefault="008A0CF5">
      <w:pPr>
        <w:rPr>
          <w:ins w:id="219" w:author="Maximilian Schmitz" w:date="2015-06-14T09:51:00Z"/>
        </w:rPr>
      </w:pPr>
      <w:r>
        <w:t>Aus den oben genannten Gründen fiel die Wahl auf die Unreal Engine 4.</w:t>
      </w:r>
      <w:ins w:id="220" w:author="Admin" w:date="2015-07-08T11:18:00Z">
        <w:r w:rsidR="0033472B">
          <w:t xml:space="preserve"> Diese Engine ist sowohl unter Windows als auch Linux verwendbar und bietet</w:t>
        </w:r>
      </w:ins>
      <w:ins w:id="221" w:author="Admin" w:date="2015-07-08T11:19:00Z">
        <w:r w:rsidR="0033472B">
          <w:t xml:space="preserve"> die nötigen Funktionen </w:t>
        </w:r>
      </w:ins>
      <w:ins w:id="222" w:author="Admin" w:date="2015-07-08T11:20:00Z">
        <w:r w:rsidR="0033472B">
          <w:t>plattform</w:t>
        </w:r>
      </w:ins>
      <w:ins w:id="223" w:author="Admin" w:date="2015-07-08T11:19:00Z">
        <w:r w:rsidR="0033472B">
          <w:t>unabhängig an.</w:t>
        </w:r>
      </w:ins>
      <w:ins w:id="224" w:author="Admin" w:date="2015-07-08T11:18:00Z">
        <w:r w:rsidR="0033472B">
          <w:t xml:space="preserve"> </w:t>
        </w:r>
      </w:ins>
      <w:ins w:id="225" w:author="Admin" w:date="2015-07-08T11:20:00Z">
        <w:r w:rsidR="0033472B">
          <w:t>Des Weiteren ermöglicht sie</w:t>
        </w:r>
      </w:ins>
      <w:ins w:id="226" w:author="Admin" w:date="2015-07-08T11:21:00Z">
        <w:r w:rsidR="00A92A89">
          <w:t xml:space="preserve"> </w:t>
        </w:r>
      </w:ins>
      <w:ins w:id="227" w:author="Admin" w:date="2015-07-08T11:20:00Z">
        <w:r w:rsidR="0033472B">
          <w:t xml:space="preserve">den </w:t>
        </w:r>
      </w:ins>
      <w:ins w:id="228" w:author="Admin" w:date="2015-07-08T11:19:00Z">
        <w:r w:rsidR="0033472B">
          <w:t>kostenlos</w:t>
        </w:r>
      </w:ins>
      <w:ins w:id="229" w:author="Admin" w:date="2015-07-08T11:20:00Z">
        <w:r w:rsidR="0033472B">
          <w:t>en</w:t>
        </w:r>
      </w:ins>
      <w:ins w:id="230" w:author="Admin" w:date="2015-07-08T11:19:00Z">
        <w:r w:rsidR="0033472B">
          <w:t xml:space="preserve"> Zugriff auf alle </w:t>
        </w:r>
      </w:ins>
      <w:ins w:id="231" w:author="Admin" w:date="2015-07-08T11:21:00Z">
        <w:r w:rsidR="00A92A89">
          <w:t>Funktionen</w:t>
        </w:r>
      </w:ins>
      <w:ins w:id="232" w:author="Admin" w:date="2015-07-08T11:19:00Z">
        <w:r w:rsidR="0033472B">
          <w:t>, sogar den Quellcode</w:t>
        </w:r>
        <w:r w:rsidR="00A92A89">
          <w:t>, der Engine.</w:t>
        </w:r>
      </w:ins>
    </w:p>
    <w:p w14:paraId="720C0E11" w14:textId="77777777" w:rsidR="005E65D5" w:rsidRDefault="005E65D5"/>
    <w:p w14:paraId="5384A047" w14:textId="3CC29B48" w:rsidR="008A0CF5" w:rsidRDefault="008A0CF5">
      <w:pPr>
        <w:pStyle w:val="berschrift2"/>
      </w:pPr>
      <w:bookmarkStart w:id="233" w:name="_Ref422468197"/>
      <w:bookmarkStart w:id="234" w:name="_Toc424193745"/>
      <w:r>
        <w:t>Scripting-Ans</w:t>
      </w:r>
      <w:r w:rsidR="000E24A9">
        <w:t>a</w:t>
      </w:r>
      <w:r>
        <w:t>tz</w:t>
      </w:r>
      <w:bookmarkEnd w:id="233"/>
      <w:bookmarkEnd w:id="234"/>
    </w:p>
    <w:p w14:paraId="2205B89C" w14:textId="77777777" w:rsidR="008A0CF5" w:rsidRDefault="008A0CF5">
      <w:pPr>
        <w:pStyle w:val="berschrift3"/>
      </w:pPr>
      <w:bookmarkStart w:id="235" w:name="_Toc424193746"/>
      <w:r>
        <w:t>Grundsätzliches</w:t>
      </w:r>
      <w:bookmarkEnd w:id="235"/>
    </w:p>
    <w:p w14:paraId="5087F2F7" w14:textId="79DD01D3"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236" w:author="Admin" w:date="2015-07-08T11:24:00Z">
        <w:r w:rsidR="00A92A89">
          <w:t xml:space="preserve"> </w:t>
        </w:r>
      </w:ins>
      <w:r w:rsidR="00A92A89">
        <w:t>Hierbei darf kein</w:t>
      </w:r>
      <w:r w:rsidR="00C85FB4">
        <w:t xml:space="preserve"> </w:t>
      </w:r>
      <w:r w:rsidR="00A92A89">
        <w:t>Neukompilieren der Simulation nötig werden.</w:t>
      </w:r>
    </w:p>
    <w:p w14:paraId="0A80D3B6" w14:textId="2E9BF736" w:rsidR="008A0CF5" w:rsidRDefault="008A0CF5">
      <w:r>
        <w:t>Hierbei fiel die Wahl auf eine S</w:t>
      </w:r>
      <w:r w:rsidR="002A4E09">
        <w:t>k</w:t>
      </w:r>
      <w:r>
        <w:t>riptsprache, da diese typischerweise leichtgewichtig und einfach zu erlernen sind.</w:t>
      </w:r>
    </w:p>
    <w:p w14:paraId="62093F3D" w14:textId="56ED404C" w:rsidR="002A4E09" w:rsidRDefault="002A4E09">
      <w:r>
        <w:lastRenderedPageBreak/>
        <w:t>Alternativ wäre ein Client-Server Ansatz denkbar. Der Nachteil hierbei ist, dass für jeden Spieler ein eigener Client implementiert werden muss. Der Aufwand und die Komplexität liegen für Client Implementierung höher als beim Erarbeiten eines Skriptes zur Steuerung der Spieler.</w:t>
      </w:r>
    </w:p>
    <w:p w14:paraId="4B13F00F" w14:textId="4337C9BD" w:rsidR="002A4E09" w:rsidRDefault="002A4E09">
      <w:r>
        <w:t>Da die Erstellung einer künstlichen Intelligenz für die Spieler auch für Personen ohne größere Programmierkenntnisse möglich sein soll, ist eine Skriptsprache der geeignetere Ansatz.</w:t>
      </w:r>
    </w:p>
    <w:p w14:paraId="68FAC226" w14:textId="77777777" w:rsidR="00692C03" w:rsidRDefault="00692C03"/>
    <w:p w14:paraId="0B46A8C3" w14:textId="586F95EB" w:rsidR="008A0CF5" w:rsidRDefault="00D421B5">
      <w:pPr>
        <w:pStyle w:val="berschrift3"/>
      </w:pPr>
      <w:bookmarkStart w:id="237" w:name="_Toc424193747"/>
      <w:r>
        <w:t>LUA</w:t>
      </w:r>
      <w:bookmarkEnd w:id="237"/>
    </w:p>
    <w:p w14:paraId="0865BCFF" w14:textId="709CB6EE" w:rsidR="00DB727D" w:rsidRDefault="00D421B5">
      <w:pPr>
        <w:rPr>
          <w:ins w:id="238" w:author="Maximilian Schmitz" w:date="2015-07-06T17:50:00Z"/>
        </w:rPr>
      </w:pPr>
      <w:r>
        <w:t>LUA</w:t>
      </w:r>
      <w:r w:rsidR="008A0CF5">
        <w:t xml:space="preserve"> ist eine leichtgewichtige S</w:t>
      </w:r>
      <w:r>
        <w:t>k</w:t>
      </w:r>
      <w:r w:rsidR="008A0CF5">
        <w:t xml:space="preserve">riptsprache und kann auf verschiedenen Plattformen eingesetzt werden. Dabei bietet </w:t>
      </w:r>
      <w:r>
        <w:t xml:space="preserve">LUA </w:t>
      </w:r>
      <w:r w:rsidR="008A0CF5">
        <w:t>eine Menge von Basisfunktionen die zur Behandlung eines Problems erweitert werden können.</w:t>
      </w:r>
      <w:ins w:id="239" w:author="Admin" w:date="2015-07-08T11:28:00Z">
        <w:r w:rsidR="00A92A89">
          <w:t xml:space="preserve"> Zu den Basisfunktionen gehören beispielsweise die üblichen mathematischen Befehle.</w:t>
        </w:r>
      </w:ins>
    </w:p>
    <w:p w14:paraId="04DBB27C" w14:textId="529055A1" w:rsidR="00DB727D" w:rsidRDefault="00DB727D">
      <w:pPr>
        <w:rPr>
          <w:ins w:id="240" w:author="Maximilian Schmitz" w:date="2015-07-08T19:11:00Z"/>
        </w:rPr>
      </w:pPr>
      <w:ins w:id="241" w:author="Maximilian Schmitz" w:date="2015-07-06T17:50:00Z">
        <w:r>
          <w:t xml:space="preserve">Der Aufbau von </w:t>
        </w:r>
      </w:ins>
      <w:ins w:id="242" w:author="Maximilian Schmitz" w:date="2015-07-06T18:12:00Z">
        <w:r w:rsidR="00D421B5">
          <w:t xml:space="preserve">LUA </w:t>
        </w:r>
      </w:ins>
      <w:ins w:id="243" w:author="Maximilian Schmitz" w:date="2015-07-06T17:50:00Z">
        <w:r>
          <w:t xml:space="preserve">ermöglicht das </w:t>
        </w:r>
        <w:r w:rsidR="00C33097">
          <w:t xml:space="preserve">einfache </w:t>
        </w:r>
      </w:ins>
      <w:ins w:id="244" w:author="Maximilian Schmitz" w:date="2015-07-06T17:51:00Z">
        <w:r w:rsidR="00C33097">
          <w:t>E</w:t>
        </w:r>
      </w:ins>
      <w:ins w:id="245" w:author="Maximilian Schmitz" w:date="2015-07-06T17:50:00Z">
        <w:r w:rsidR="00C33097">
          <w:t xml:space="preserve">inbinden der Skriptsprache in größere Projekte. Das </w:t>
        </w:r>
      </w:ins>
      <w:ins w:id="246" w:author="Maximilian Schmitz" w:date="2015-07-06T17:51:00Z">
        <w:r w:rsidR="00C33097">
          <w:t xml:space="preserve">liegt darin begründet, dass </w:t>
        </w:r>
      </w:ins>
      <w:ins w:id="247" w:author="Maximilian Schmitz" w:date="2015-07-06T18:12:00Z">
        <w:r w:rsidR="00D421B5">
          <w:t xml:space="preserve">LUA </w:t>
        </w:r>
      </w:ins>
      <w:ins w:id="248" w:author="Maximilian Schmitz" w:date="2015-07-06T17:51:00Z">
        <w:r w:rsidR="00C33097">
          <w:t>in reinem ANSI C Code geschrieben ist und die Bibliothek keine weiteren Abhängigkeiten besitzt</w:t>
        </w:r>
      </w:ins>
      <w:ins w:id="249" w:author="Maximilian Schmitz" w:date="2015-07-08T16:00:00Z">
        <w:r w:rsidR="006D6684">
          <w:t xml:space="preserve"> (vgl. </w:t>
        </w:r>
      </w:ins>
      <w:customXmlInsRangeStart w:id="250" w:author="Maximilian Schmitz" w:date="2015-07-08T16:02:00Z"/>
      <w:sdt>
        <w:sdtPr>
          <w:id w:val="816617493"/>
          <w:citation/>
        </w:sdtPr>
        <w:sdtEndPr/>
        <w:sdtContent>
          <w:customXmlInsRangeEnd w:id="250"/>
          <w:ins w:id="251" w:author="Maximilian Schmitz" w:date="2015-07-08T16:02:00Z">
            <w:r w:rsidR="006D6684">
              <w:fldChar w:fldCharType="begin"/>
            </w:r>
          </w:ins>
          <w:ins w:id="252" w:author="Maximilian Schmitz" w:date="2015-07-08T16:03:00Z">
            <w:r w:rsidR="006D6684">
              <w:instrText xml:space="preserve">CITATION nn15 \l 1031 </w:instrText>
            </w:r>
          </w:ins>
          <w:r w:rsidR="006D6684">
            <w:fldChar w:fldCharType="separate"/>
          </w:r>
          <w:ins w:id="253" w:author="Maximilian Schmitz" w:date="2015-07-08T20:05:00Z">
            <w:r w:rsidR="00067648">
              <w:rPr>
                <w:noProof/>
              </w:rPr>
              <w:t>[9]</w:t>
            </w:r>
          </w:ins>
          <w:ins w:id="254" w:author="Maximilian Schmitz" w:date="2015-07-08T16:02:00Z">
            <w:r w:rsidR="006D6684">
              <w:fldChar w:fldCharType="end"/>
            </w:r>
          </w:ins>
          <w:customXmlInsRangeStart w:id="255" w:author="Maximilian Schmitz" w:date="2015-07-08T16:02:00Z"/>
        </w:sdtContent>
      </w:sdt>
      <w:customXmlInsRangeEnd w:id="255"/>
      <w:ins w:id="256" w:author="Maximilian Schmitz" w:date="2015-07-08T16:03:00Z">
        <w:r w:rsidR="007B3A85">
          <w:t>)</w:t>
        </w:r>
      </w:ins>
      <w:ins w:id="257" w:author="Maximilian Schmitz" w:date="2015-07-06T17:51:00Z">
        <w:r w:rsidR="00C33097">
          <w:t>.</w:t>
        </w:r>
      </w:ins>
    </w:p>
    <w:p w14:paraId="7D6D8D8D" w14:textId="77777777" w:rsidR="00E110BA" w:rsidRDefault="00D23A56">
      <w:pPr>
        <w:rPr>
          <w:ins w:id="258" w:author="Maximilian Schmitz" w:date="2015-07-08T19:16:00Z"/>
        </w:rPr>
      </w:pPr>
      <w:ins w:id="259" w:author="Maximilian Schmitz" w:date="2015-07-08T19:11:00Z">
        <w:r>
          <w:t xml:space="preserve">Die erste Version von LUA stammt aus dem Jahr 1993. </w:t>
        </w:r>
      </w:ins>
      <w:ins w:id="260" w:author="Maximilian Schmitz" w:date="2015-07-08T19:15:00Z">
        <w:r w:rsidR="00E110BA">
          <w:t xml:space="preserve">Entwickelt wurde sie von einem Team </w:t>
        </w:r>
      </w:ins>
      <w:ins w:id="261" w:author="Maximilian Schmitz" w:date="2015-07-08T19:16:00Z">
        <w:r w:rsidR="00E110BA">
          <w:t>der Päpstlich Katholischen Universität in Rio de Janeiro.</w:t>
        </w:r>
      </w:ins>
    </w:p>
    <w:p w14:paraId="5D021708" w14:textId="6EDC4751" w:rsidR="00D23A56" w:rsidRDefault="00D23A56">
      <w:pPr>
        <w:rPr>
          <w:ins w:id="262" w:author="Maximilian Schmitz" w:date="2015-07-08T19:14:00Z"/>
        </w:rPr>
      </w:pPr>
      <w:ins w:id="263" w:author="Maximilian Schmitz" w:date="2015-07-08T19:12:00Z">
        <w:r>
          <w:t xml:space="preserve">Die Größe der LUA Bibliothek ist mit rund 120 Kilobyte sehr gering. Durch die Implementierung in C ist LUA </w:t>
        </w:r>
      </w:ins>
      <w:ins w:id="264" w:author="Maximilian Schmitz" w:date="2015-07-08T19:13:00Z">
        <w:r>
          <w:t>eine schnelle Skriptsprache. Die meisten anderen Skriptsprachen können hier nicht mithalten.</w:t>
        </w:r>
      </w:ins>
    </w:p>
    <w:p w14:paraId="66F02865" w14:textId="1526EAD9" w:rsidR="00D23A56" w:rsidRDefault="00D23A56">
      <w:pPr>
        <w:rPr>
          <w:ins w:id="265" w:author="Maximilian Schmitz" w:date="2015-07-06T17:51:00Z"/>
        </w:rPr>
      </w:pPr>
      <w:ins w:id="266" w:author="Maximilian Schmitz" w:date="2015-07-08T19:14:00Z">
        <w:r>
          <w:t>Seit Version 5 steht LUA unter einer MIT Lizenz. Damit kann die Skriptsprache problemlos für Projekte verwendet und erweitert werden.</w:t>
        </w:r>
      </w:ins>
      <w:ins w:id="267" w:author="Maximilian Schmitz" w:date="2015-07-08T19:16:00Z">
        <w:r w:rsidR="00E110BA">
          <w:t xml:space="preserve"> (vgl. </w:t>
        </w:r>
      </w:ins>
      <w:customXmlInsRangeStart w:id="268" w:author="Maximilian Schmitz" w:date="2015-07-08T19:17:00Z"/>
      <w:sdt>
        <w:sdtPr>
          <w:id w:val="-1810691869"/>
          <w:citation/>
        </w:sdtPr>
        <w:sdtEndPr/>
        <w:sdtContent>
          <w:customXmlInsRangeEnd w:id="268"/>
          <w:ins w:id="269" w:author="Maximilian Schmitz" w:date="2015-07-08T19:17:00Z">
            <w:r w:rsidR="00E110BA">
              <w:fldChar w:fldCharType="begin"/>
            </w:r>
            <w:r w:rsidR="00E110BA">
              <w:instrText xml:space="preserve"> CITATION Lua15 \l 1031 </w:instrText>
            </w:r>
          </w:ins>
          <w:r w:rsidR="00E110BA">
            <w:fldChar w:fldCharType="separate"/>
          </w:r>
          <w:ins w:id="270" w:author="Maximilian Schmitz" w:date="2015-07-08T20:05:00Z">
            <w:r w:rsidR="00067648">
              <w:rPr>
                <w:noProof/>
              </w:rPr>
              <w:t>[10]</w:t>
            </w:r>
          </w:ins>
          <w:ins w:id="271" w:author="Maximilian Schmitz" w:date="2015-07-08T19:17:00Z">
            <w:r w:rsidR="00E110BA">
              <w:fldChar w:fldCharType="end"/>
            </w:r>
          </w:ins>
          <w:customXmlInsRangeStart w:id="272" w:author="Maximilian Schmitz" w:date="2015-07-08T19:17:00Z"/>
        </w:sdtContent>
      </w:sdt>
      <w:customXmlInsRangeEnd w:id="272"/>
      <w:ins w:id="273" w:author="Maximilian Schmitz" w:date="2015-07-08T19:18:00Z">
        <w:r w:rsidR="00E110BA">
          <w:t>)</w:t>
        </w:r>
      </w:ins>
    </w:p>
    <w:p w14:paraId="123BF24E" w14:textId="1F312457" w:rsidR="008A0CF5" w:rsidRDefault="00C33097">
      <w:pPr>
        <w:rPr>
          <w:ins w:id="274" w:author="Maximilian Schmitz" w:date="2015-07-08T19:08:00Z"/>
        </w:rPr>
      </w:pPr>
      <w:ins w:id="275" w:author="Maximilian Schmitz" w:date="2015-07-06T17:52:00Z">
        <w:r>
          <w:t>Zudem ist die Sprache leicht zu erlernen</w:t>
        </w:r>
      </w:ins>
      <w:ins w:id="276" w:author="Admin" w:date="2015-07-08T11:29:00Z">
        <w:r w:rsidR="00A92A89">
          <w:t xml:space="preserve">, da sie </w:t>
        </w:r>
      </w:ins>
      <w:ins w:id="277" w:author="Admin" w:date="2015-07-08T11:31:00Z">
        <w:r w:rsidR="00CA5361">
          <w:t>einen C ähnliche Syntax besitzt und es bereits sehr viele Bücher und Webseiten darüber gibt.</w:t>
        </w:r>
      </w:ins>
      <w:ins w:id="278" w:author="Maximilian Schmitz" w:date="2015-07-06T17:52:00Z">
        <w:del w:id="279" w:author="Admin" w:date="2015-07-08T11:35:00Z">
          <w:r w:rsidDel="00CA5361">
            <w:delText xml:space="preserve"> </w:delText>
          </w:r>
        </w:del>
      </w:ins>
      <w:ins w:id="280" w:author="Admin" w:date="2015-07-08T11:39:00Z">
        <w:r w:rsidR="00CA5361">
          <w:t xml:space="preserve"> </w:t>
        </w:r>
      </w:ins>
      <w:ins w:id="281" w:author="Admin" w:date="2015-07-08T11:31:00Z">
        <w:r w:rsidR="00CA5361">
          <w:t xml:space="preserve">Die Bibliothek selbst ist sehr gut getestet </w:t>
        </w:r>
      </w:ins>
      <w:del w:id="282" w:author="Maximilian Schmitz" w:date="2015-07-06T17:52:00Z">
        <w:r w:rsidR="008A0CF5" w:rsidDel="00C33097">
          <w:delText xml:space="preserve"> Da Lua leicht einzubinden und zu erlernen ist</w:delText>
        </w:r>
      </w:del>
      <w:ins w:id="283" w:author="Maximilian Schmitz" w:date="2015-07-06T17:52:00Z">
        <w:r>
          <w:t>und</w:t>
        </w:r>
      </w:ins>
      <w:r w:rsidR="008A0CF5">
        <w:t xml:space="preserve"> wird</w:t>
      </w:r>
      <w:del w:id="284" w:author="Admin" w:date="2015-07-08T11:38:00Z">
        <w:r w:rsidR="008A0CF5" w:rsidDel="00CA5361">
          <w:delText xml:space="preserve"> die Sprache bereits</w:delText>
        </w:r>
      </w:del>
      <w:r w:rsidR="008A0CF5">
        <w:t xml:space="preserve"> in vielen Programmen, unter anderem in Videospielen wie Garrys Mod</w:t>
      </w:r>
      <w:del w:id="285" w:author="Admin" w:date="2015-07-08T11:38:00Z">
        <w:r w:rsidR="008A0CF5" w:rsidDel="00CA5361">
          <w:delText>,</w:delText>
        </w:r>
      </w:del>
      <w:r w:rsidR="008A0CF5">
        <w:t xml:space="preserve"> eingesetzt.</w:t>
      </w:r>
    </w:p>
    <w:p w14:paraId="256EEB13" w14:textId="77777777" w:rsidR="00C33097" w:rsidRDefault="00C33097">
      <w:pPr>
        <w:rPr>
          <w:ins w:id="286" w:author="Maximilian Schmitz" w:date="2015-07-06T17:53:00Z"/>
        </w:rPr>
      </w:pPr>
    </w:p>
    <w:p w14:paraId="2B3CEEFA" w14:textId="415E2EFF" w:rsidR="00C33097" w:rsidRDefault="00C33097">
      <w:pPr>
        <w:pStyle w:val="berschrift3"/>
        <w:rPr>
          <w:ins w:id="287" w:author="Maximilian Schmitz" w:date="2015-07-06T17:53:00Z"/>
        </w:rPr>
        <w:pPrChange w:id="288" w:author="Admin" w:date="2015-07-08T13:36:00Z">
          <w:pPr/>
        </w:pPrChange>
      </w:pPr>
      <w:bookmarkStart w:id="289" w:name="_Toc424193748"/>
      <w:ins w:id="290" w:author="Maximilian Schmitz" w:date="2015-07-06T17:53:00Z">
        <w:r>
          <w:lastRenderedPageBreak/>
          <w:t>Alternative Skriptsprachen</w:t>
        </w:r>
        <w:bookmarkEnd w:id="289"/>
      </w:ins>
    </w:p>
    <w:p w14:paraId="03F3F72D" w14:textId="7187E67B" w:rsidR="00C33097" w:rsidRDefault="00C33097">
      <w:pPr>
        <w:rPr>
          <w:ins w:id="291" w:author="Maximilian Schmitz" w:date="2015-07-06T17:56:00Z"/>
        </w:rPr>
      </w:pPr>
      <w:ins w:id="292" w:author="Maximilian Schmitz" w:date="2015-07-06T17:53:00Z">
        <w:r>
          <w:t xml:space="preserve">Außer </w:t>
        </w:r>
      </w:ins>
      <w:ins w:id="293" w:author="Maximilian Schmitz" w:date="2015-07-06T18:12:00Z">
        <w:r w:rsidR="00D421B5">
          <w:t xml:space="preserve">LUA </w:t>
        </w:r>
      </w:ins>
      <w:ins w:id="294" w:author="Maximilian Schmitz" w:date="2015-07-06T17:53:00Z">
        <w:r>
          <w:t>stehen noch andere Skri</w:t>
        </w:r>
      </w:ins>
      <w:ins w:id="295" w:author="Maximilian Schmitz" w:date="2015-07-06T17:54:00Z">
        <w:r>
          <w:t>p</w:t>
        </w:r>
      </w:ins>
      <w:ins w:id="296" w:author="Maximilian Schmitz" w:date="2015-07-06T17:53:00Z">
        <w:r>
          <w:t xml:space="preserve">tsprachen zur Verfügung. </w:t>
        </w:r>
      </w:ins>
      <w:ins w:id="297" w:author="Maximilian Schmitz" w:date="2015-07-06T17:54:00Z">
        <w:r>
          <w:t xml:space="preserve">Bekannte und wichtige Vertreter sind JavaScript, Python oder Perl. </w:t>
        </w:r>
      </w:ins>
      <w:ins w:id="298" w:author="Maximilian Schmitz" w:date="2015-07-06T17:55:00Z">
        <w:r w:rsidR="001B0871">
          <w:t xml:space="preserve">Diese sind zwar mächtiger als </w:t>
        </w:r>
      </w:ins>
      <w:ins w:id="299" w:author="Maximilian Schmitz" w:date="2015-07-06T18:12:00Z">
        <w:r w:rsidR="00D421B5">
          <w:t>LUA</w:t>
        </w:r>
      </w:ins>
      <w:ins w:id="300" w:author="Maximilian Schmitz" w:date="2015-07-06T17:55:00Z">
        <w:r w:rsidR="001B0871">
          <w:t xml:space="preserve">, aber auch </w:t>
        </w:r>
      </w:ins>
      <w:ins w:id="301" w:author="Maximilian Schmitz" w:date="2015-07-06T17:56:00Z">
        <w:r w:rsidR="001B0871">
          <w:t>dementsprechend</w:t>
        </w:r>
      </w:ins>
      <w:ins w:id="302" w:author="Maximilian Schmitz" w:date="2015-07-06T17:55:00Z">
        <w:r w:rsidR="001B0871">
          <w:t xml:space="preserve"> komplexer.</w:t>
        </w:r>
      </w:ins>
    </w:p>
    <w:p w14:paraId="4C36CE83" w14:textId="7C2C6D1D" w:rsidR="001B0871" w:rsidRPr="00C33097" w:rsidRDefault="001B0871">
      <w:ins w:id="303" w:author="Maximilian Schmitz" w:date="2015-07-06T17:56:00Z">
        <w:r>
          <w:t xml:space="preserve">Da das Augenmerk auf der einfachen Integration und der unproblematischen Verwendung lag, fiel die Entscheidung auf </w:t>
        </w:r>
      </w:ins>
      <w:ins w:id="304" w:author="Maximilian Schmitz" w:date="2015-07-06T18:12:00Z">
        <w:r w:rsidR="00D421B5">
          <w:t>LUA</w:t>
        </w:r>
      </w:ins>
      <w:ins w:id="305" w:author="Maximilian Schmitz" w:date="2015-07-06T17:56:00Z">
        <w:r>
          <w:t>. Hier treten, wie oben genannt, bei der Integration keine weiteren Abhängigke</w:t>
        </w:r>
        <w:r w:rsidR="00D421B5">
          <w:t>itsprobleme auf. Außerdem genügen</w:t>
        </w:r>
        <w:r>
          <w:t xml:space="preserve"> der Umfang und die Möglichkeiten von </w:t>
        </w:r>
      </w:ins>
      <w:ins w:id="306" w:author="Maximilian Schmitz" w:date="2015-07-06T18:12:00Z">
        <w:r w:rsidR="00D421B5">
          <w:t xml:space="preserve">LUA </w:t>
        </w:r>
      </w:ins>
      <w:ins w:id="307"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308" w:name="_Toc424193749"/>
      <w:r>
        <w:t>Robo Cup</w:t>
      </w:r>
      <w:bookmarkEnd w:id="308"/>
    </w:p>
    <w:p w14:paraId="3E88BE87" w14:textId="77777777" w:rsidR="000B4070" w:rsidRDefault="001463FE">
      <w:pPr>
        <w:rPr>
          <w:ins w:id="309"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10" w:author="Kekeisen Michael" w:date="2015-01-07T23:16:00Z">
        <w:r w:rsidR="002C4A71">
          <w:t xml:space="preserve">es </w:t>
        </w:r>
      </w:ins>
      <w:r>
        <w:t>darum geht Roboter autonom Fußball spielen zu lassen.</w:t>
      </w:r>
      <w:del w:id="311" w:author="Maximilian Schmitz" w:date="2015-06-14T09:52:00Z">
        <w:r w:rsidDel="000B4070">
          <w:br/>
        </w:r>
      </w:del>
    </w:p>
    <w:p w14:paraId="1F0207ED" w14:textId="4722B6C1" w:rsidR="000B4070" w:rsidRDefault="001463FE">
      <w:pPr>
        <w:rPr>
          <w:ins w:id="312" w:author="Maximilian Schmitz" w:date="2015-06-14T09:52:00Z"/>
        </w:rPr>
      </w:pPr>
      <w:r>
        <w:t>In den meisten Kategorien steht das Entwickeln und Konstruieren der Roboter im Vordergrund. Die Kategorien unterscheiden sich in der Größe und den Eigenschaften der Roboter, sowie in der Größe der Teams.</w:t>
      </w:r>
      <w:del w:id="313"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ins w:id="314" w:author="Maximilian Schmitz" w:date="2015-07-08T20:05:00Z">
            <w:r w:rsidR="00067648">
              <w:rPr>
                <w:noProof/>
              </w:rPr>
              <w:t>[11, p. 2f]</w:t>
            </w:r>
          </w:ins>
          <w:del w:id="315"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7362C07B" w:rsidR="001463FE" w:rsidRDefault="001463FE">
      <w:r>
        <w:t>Die 3D-Version bietet eine komplexere Physik</w:t>
      </w:r>
      <w:r w:rsidR="007E5D8C">
        <w:t xml:space="preserve"> </w:t>
      </w:r>
      <w:r w:rsidR="00CA0B27">
        <w:t>E</w:t>
      </w:r>
      <w:r>
        <w:t>ngine, welche entsprechend dreidimensionale Bewegungen des Balls ermöglicht. Dadurch wird das Spielverhalten realistischer. Die RoboCup Simulation League hat jedoch weiterhin die Simulation von Fußballrobotern im Vordergrund.</w:t>
      </w:r>
    </w:p>
    <w:p w14:paraId="3898B0E7" w14:textId="3A02FB9F"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067648">
            <w:rPr>
              <w:noProof/>
            </w:rPr>
            <w:t>[11,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316"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317" w:name="_Toc424193750"/>
      <w:r>
        <w:t>Künstliche Intelligenz</w:t>
      </w:r>
      <w:bookmarkEnd w:id="317"/>
    </w:p>
    <w:p w14:paraId="53D19287" w14:textId="583F9CF7" w:rsidR="001463FE" w:rsidRDefault="001463FE">
      <w:r>
        <w:t xml:space="preserve">Künstliche Intelligenz beschäftigt sich mit </w:t>
      </w:r>
      <w:r w:rsidR="002C4A71">
        <w:t xml:space="preserve">Möglichkeiten </w:t>
      </w:r>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067648">
            <w:rPr>
              <w:noProof/>
            </w:rPr>
            <w:t>[12, p. 13f]</w:t>
          </w:r>
          <w:r>
            <w:fldChar w:fldCharType="end"/>
          </w:r>
        </w:sdtContent>
      </w:sdt>
      <w:r>
        <w:t xml:space="preserve">). Wobei es nicht direkt um </w:t>
      </w:r>
      <w:r>
        <w:lastRenderedPageBreak/>
        <w:t xml:space="preserve">den Vergleich mit der menschlichen Denkweise geht, sondern darum mit den nachgebildeten menschlichen Fähigkeiten </w:t>
      </w:r>
      <w:del w:id="318" w:author="Maximilian Schmitz" w:date="2015-07-06T17:37:00Z">
        <w:r w:rsidDel="00E52F93">
          <w:delText>zur Problemlösung die Leistungsfähigkeit von Computern zu erhöhen.</w:delText>
        </w:r>
      </w:del>
      <w:ins w:id="319" w:author="Maximilian Schmitz" w:date="2015-07-06T17:37:00Z">
        <w:r w:rsidR="00E52F93">
          <w:t>komplexe Problemstellungen zu lösen. Dabei handelt es sich um Probleme, die von klassischen Computerprogr</w:t>
        </w:r>
      </w:ins>
      <w:ins w:id="320"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321" w:author="Admin" w:date="2015-07-06T13:57:00Z">
        <w:r w:rsidDel="005E3E9C">
          <w:delText>Generieren</w:delText>
        </w:r>
      </w:del>
      <w:ins w:id="322"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323" w:author="Admin" w:date="2015-07-06T13:58:00Z">
        <w:r w:rsidR="005E3E9C">
          <w:t>Hirns</w:t>
        </w:r>
      </w:ins>
      <w:del w:id="324" w:author="Admin" w:date="2015-07-06T13:58:00Z">
        <w:r w:rsidDel="005E3E9C">
          <w:delText>S</w:delText>
        </w:r>
      </w:del>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ins w:id="325" w:author="Maximilian Schmitz" w:date="2015-07-08T20:05:00Z">
            <w:r w:rsidR="00067648">
              <w:rPr>
                <w:noProof/>
              </w:rPr>
              <w:t>[12, p. 16]</w:t>
            </w:r>
          </w:ins>
          <w:del w:id="326"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3CF6CE9A" w:rsidR="001463FE" w:rsidRDefault="001463FE">
      <w:r>
        <w:t xml:space="preserve">Das Thema künstliche Intelligenz hat Relevanz für diese Studienarbeit, da die Spieler </w:t>
      </w:r>
      <w:del w:id="327" w:author="Admin" w:date="2015-07-09T09:03:00Z">
        <w:r w:rsidDel="0092349D">
          <w:delText>basieren</w:delText>
        </w:r>
      </w:del>
      <w:ins w:id="328" w:author="Admin" w:date="2015-07-09T09:03:00Z">
        <w:r w:rsidR="0092349D">
          <w:t>basierend</w:t>
        </w:r>
      </w:ins>
      <w:r>
        <w:t xml:space="preserve">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329" w:name="_Toc424193751"/>
      <w:r>
        <w:t>Zusammenfassung</w:t>
      </w:r>
      <w:bookmarkEnd w:id="329"/>
    </w:p>
    <w:p w14:paraId="0739B85B" w14:textId="77777777" w:rsidR="00BA23E1" w:rsidRDefault="00BA23E1">
      <w:pPr>
        <w:rPr>
          <w:ins w:id="330" w:author="Maximilian Schmitz" w:date="2015-07-06T22:26:00Z"/>
        </w:rPr>
      </w:pPr>
      <w:ins w:id="331" w:author="Maximilian Schmitz" w:date="2015-07-06T22:26:00Z">
        <w:r>
          <w:t>Insgesamt kann gesagt werden, dass bereits technologische Grundlagen für die Umsetzung der Aufgabenstellung bestehen.</w:t>
        </w:r>
      </w:ins>
    </w:p>
    <w:p w14:paraId="4C622D56" w14:textId="77777777" w:rsidR="00BA23E1" w:rsidRDefault="00BA23E1">
      <w:pPr>
        <w:rPr>
          <w:ins w:id="332" w:author="Maximilian Schmitz" w:date="2015-07-06T22:26:00Z"/>
        </w:rPr>
      </w:pPr>
      <w:ins w:id="333"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334" w:author="Maximilian Schmitz" w:date="2015-07-06T22:26:00Z"/>
        </w:rPr>
      </w:pPr>
      <w:ins w:id="335"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336" w:author="Maximilian Schmitz" w:date="2015-07-06T22:26:00Z"/>
        </w:rPr>
      </w:pPr>
      <w:ins w:id="337" w:author="Maximilian Schmitz" w:date="2015-07-06T22:26:00Z">
        <w:r>
          <w:t>Das Vorbild, die RoboCup Simulation League, enthält einige Ansätze, die für dieses Projekt geeignet sind.</w:t>
        </w:r>
      </w:ins>
    </w:p>
    <w:p w14:paraId="1A99291C" w14:textId="77777777" w:rsidR="00BA23E1" w:rsidRDefault="00BA23E1">
      <w:pPr>
        <w:rPr>
          <w:ins w:id="338" w:author="Maximilian Schmitz" w:date="2015-07-06T22:26:00Z"/>
        </w:rPr>
      </w:pPr>
      <w:ins w:id="339"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340" w:author="Maximilian Schmitz" w:date="2015-07-06T22:26:00Z"/>
        </w:rPr>
      </w:pPr>
      <w:ins w:id="341" w:author="Michael K." w:date="2015-07-06T21:56:00Z">
        <w:del w:id="342"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343" w:name="_Toc424193752"/>
      <w:r>
        <w:lastRenderedPageBreak/>
        <w:t>Planung / Struktur</w:t>
      </w:r>
      <w:bookmarkEnd w:id="343"/>
    </w:p>
    <w:p w14:paraId="64A6117F" w14:textId="77777777" w:rsidR="00493EDB" w:rsidRDefault="00493EDB">
      <w:pPr>
        <w:pStyle w:val="berschrift2"/>
      </w:pPr>
      <w:bookmarkStart w:id="344" w:name="_Toc424193753"/>
      <w:r>
        <w:t>Projektmanagement</w:t>
      </w:r>
      <w:bookmarkEnd w:id="344"/>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45" w:author="Kekeisen Michael" w:date="2015-01-07T23:19:00Z">
        <w:r w:rsidR="005C4DD2" w:rsidDel="002C4A71">
          <w:delText>wird</w:delText>
        </w:r>
      </w:del>
      <w:ins w:id="346"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5434A923"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w:t>
      </w:r>
      <w:ins w:id="347" w:author="Michael K." w:date="2015-07-08T22:19:00Z">
        <w:r w:rsidR="00B75B16">
          <w:t xml:space="preserve">beziehungsweise Betreuer </w:t>
        </w:r>
      </w:ins>
      <w:r>
        <w:t xml:space="preserve">statt. Hierbei wird über den aktuellen Stand berichtet und weitere Ziele diskutiert. </w:t>
      </w:r>
      <w:r w:rsidRPr="006F3D3F">
        <w:rPr>
          <w:highlight w:val="yellow"/>
          <w:rPrChange w:id="348" w:author="Maximilian Schmitz" w:date="2015-06-05T06:24:00Z">
            <w:rPr/>
          </w:rPrChange>
        </w:rPr>
        <w:t>(Siehe Anhang XX Meetings-Protokolle)</w:t>
      </w:r>
    </w:p>
    <w:p w14:paraId="4ECD1203" w14:textId="77777777" w:rsidR="00663C59" w:rsidDel="00C126C5" w:rsidRDefault="000A4915">
      <w:pPr>
        <w:rPr>
          <w:del w:id="349" w:author="Maximilian Schmitz" w:date="2015-06-05T06:24:00Z"/>
        </w:rPr>
      </w:pPr>
      <w:r>
        <w:t>Aufgrund dieser agilen Softwareentwicklung entstehen nur grobe Zeitpläne und Meilensteine.</w:t>
      </w:r>
    </w:p>
    <w:p w14:paraId="2C38CB2B" w14:textId="77777777" w:rsidR="000A4915" w:rsidRDefault="000A4915"/>
    <w:p w14:paraId="54DE01FF" w14:textId="2BBFB563" w:rsidR="00B75B16" w:rsidRDefault="00B75B16" w:rsidP="00B75B16">
      <w:pPr>
        <w:keepNext/>
        <w:rPr>
          <w:ins w:id="350" w:author="Michael K." w:date="2015-07-08T22:18:00Z"/>
        </w:rPr>
      </w:pPr>
      <w:ins w:id="351" w:author="Michael K." w:date="2015-07-08T22:18:00Z">
        <w:r>
          <w:rPr>
            <w:noProof/>
          </w:rPr>
          <w:drawing>
            <wp:inline distT="0" distB="0" distL="0" distR="0" wp14:anchorId="1C99D71C" wp14:editId="70BA0787">
              <wp:extent cx="5752465" cy="3232150"/>
              <wp:effectExtent l="0" t="0" r="635" b="6350"/>
              <wp:docPr id="8" name="Grafik 8" descr="Meilenst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ilenste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ins>
    </w:p>
    <w:p w14:paraId="63FF6FA6" w14:textId="77777777" w:rsidR="00B75B16" w:rsidRDefault="00B75B16" w:rsidP="00B75B16">
      <w:pPr>
        <w:pStyle w:val="Beschriftung"/>
        <w:rPr>
          <w:ins w:id="352" w:author="Michael K." w:date="2015-07-08T22:18:00Z"/>
        </w:rPr>
      </w:pPr>
      <w:bookmarkStart w:id="353" w:name="_Ref424149521"/>
      <w:ins w:id="354" w:author="Michael K." w:date="2015-07-08T22:18:00Z">
        <w:r>
          <w:t xml:space="preserve">Abbildung </w:t>
        </w:r>
        <w:r>
          <w:fldChar w:fldCharType="begin"/>
        </w:r>
        <w:r>
          <w:instrText xml:space="preserve"> SEQ Abbildung \* ARABIC </w:instrText>
        </w:r>
        <w:r>
          <w:fldChar w:fldCharType="separate"/>
        </w:r>
        <w:r>
          <w:rPr>
            <w:noProof/>
          </w:rPr>
          <w:t>1</w:t>
        </w:r>
        <w:r>
          <w:fldChar w:fldCharType="end"/>
        </w:r>
        <w:r>
          <w:t xml:space="preserve"> Meilensteinplan</w:t>
        </w:r>
        <w:bookmarkEnd w:id="353"/>
        <w:r>
          <w:t xml:space="preserve"> Theoriesemester 2</w:t>
        </w:r>
      </w:ins>
    </w:p>
    <w:p w14:paraId="596B0F3E" w14:textId="77777777" w:rsidR="00B75B16" w:rsidRDefault="00B75B16" w:rsidP="00B75B16">
      <w:pPr>
        <w:rPr>
          <w:ins w:id="355" w:author="Michael K." w:date="2015-07-08T22:18:00Z"/>
        </w:rPr>
      </w:pPr>
      <w:ins w:id="356" w:author="Michael K." w:date="2015-07-08T22:18:00Z">
        <w:r>
          <w:lastRenderedPageBreak/>
          <w:t xml:space="preserve">Der in </w:t>
        </w:r>
        <w:r>
          <w:fldChar w:fldCharType="begin"/>
        </w:r>
        <w:r>
          <w:instrText xml:space="preserve"> REF _Ref424149521 \h </w:instrText>
        </w:r>
      </w:ins>
      <w:ins w:id="357" w:author="Michael K." w:date="2015-07-08T22:18:00Z">
        <w:r>
          <w:fldChar w:fldCharType="separate"/>
        </w:r>
        <w:r>
          <w:t xml:space="preserve">Abbildung </w:t>
        </w:r>
        <w:r>
          <w:rPr>
            <w:noProof/>
          </w:rPr>
          <w:t>1</w:t>
        </w:r>
        <w:r>
          <w:t xml:space="preserve"> Meilensteinplan</w:t>
        </w:r>
        <w:r>
          <w:fldChar w:fldCharType="end"/>
        </w:r>
        <w:r>
          <w:t xml:space="preserve"> abgebildete Plan zeigt den Verlauf des Projekts im zweiten Theoriesemester. Die Entwicklung des Projektes fand hierbei parallel zur Erstellung der Dokumentation statt. Besonders auffällig ist, dass die Entwicklung des eigentlichen Projektes möglichst früh abgeschlossen wurde, um die so verfügbaren Ressourcen für die Dokumentation zu nutzen. Trotz dieser Ausrichtung wurde der Zeitaufwand der Dokumentation unterschätzt und der Zeitplan konnte auf Dauer nicht eingehalten werden.</w:t>
        </w:r>
      </w:ins>
    </w:p>
    <w:p w14:paraId="7B34927D" w14:textId="77777777" w:rsidR="00B75B16" w:rsidRPr="00E10E02" w:rsidRDefault="00B75B16" w:rsidP="00B75B16">
      <w:pPr>
        <w:rPr>
          <w:ins w:id="358" w:author="Michael K." w:date="2015-07-08T22:18:00Z"/>
        </w:rPr>
      </w:pPr>
      <w:ins w:id="359" w:author="Michael K." w:date="2015-07-08T22:18:00Z">
        <w:r>
          <w:t xml:space="preserve">Der aufgeführte Punkt „Menu/Pause“ galt als optionales Ziel, welches nur realisiert werden würde, wenn der Projektstand weit vor dem Zeitplan liegen würde. Da das Projekt auch ohne diesen Punkt voll funktionsfähig ist und der Zeitplan keine weitere Verzögerung zuließ wurde dieser Punkt verworfen. </w:t>
        </w:r>
      </w:ins>
    </w:p>
    <w:p w14:paraId="49249CA2" w14:textId="77777777" w:rsidR="00B75B16" w:rsidRDefault="00B75B16"/>
    <w:p w14:paraId="68F88B34" w14:textId="77777777" w:rsidR="00493EDB" w:rsidRDefault="00493EDB">
      <w:pPr>
        <w:pStyle w:val="berschrift2"/>
      </w:pPr>
      <w:bookmarkStart w:id="360" w:name="_Toc424193754"/>
      <w:r>
        <w:t>Analyse der Aufgabenstellung</w:t>
      </w:r>
      <w:bookmarkEnd w:id="360"/>
    </w:p>
    <w:p w14:paraId="22012ADA" w14:textId="77777777" w:rsidR="00493EDB" w:rsidRDefault="0003593F">
      <w:r>
        <w:t xml:space="preserve">Aus der </w:t>
      </w:r>
      <w:ins w:id="361" w:author="Maximilian Schmitz" w:date="2015-06-05T06:23:00Z">
        <w:r w:rsidR="006F3D3F">
          <w:t>v</w:t>
        </w:r>
      </w:ins>
      <w:del w:id="362"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363" w:name="_Ref424155363"/>
      <w:bookmarkStart w:id="364" w:name="_Toc424193755"/>
      <w:r>
        <w:t>Muss</w:t>
      </w:r>
      <w:r w:rsidR="00587C32">
        <w:t>-K</w:t>
      </w:r>
      <w:r>
        <w:t>riterien</w:t>
      </w:r>
      <w:bookmarkEnd w:id="363"/>
      <w:bookmarkEnd w:id="364"/>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365" w:author="Maximilian Schmitz" w:date="2015-07-08T16:13:00Z"/>
        </w:rPr>
      </w:pPr>
      <w:r>
        <w:t>Nachträgliches erstellen neuer KIs</w:t>
      </w:r>
      <w:r w:rsidR="00C52B2A">
        <w:t xml:space="preserve"> ermöglichen</w:t>
      </w:r>
    </w:p>
    <w:p w14:paraId="4B178E0A" w14:textId="77777777" w:rsidR="008F4565" w:rsidRDefault="008F4565">
      <w:pPr>
        <w:pStyle w:val="Listenabsatz"/>
        <w:pPrChange w:id="366" w:author="Maximilian Schmitz" w:date="2015-07-08T16:13:00Z">
          <w:pPr>
            <w:pStyle w:val="Listenabsatz"/>
            <w:numPr>
              <w:numId w:val="21"/>
            </w:numPr>
            <w:ind w:hanging="360"/>
          </w:pPr>
        </w:pPrChange>
      </w:pPr>
    </w:p>
    <w:p w14:paraId="3CBDB026" w14:textId="77777777" w:rsidR="00E321B8" w:rsidRDefault="00587C32">
      <w:pPr>
        <w:pStyle w:val="berschrift3"/>
      </w:pPr>
      <w:bookmarkStart w:id="367" w:name="_Ref424155377"/>
      <w:bookmarkStart w:id="368" w:name="_Toc424193756"/>
      <w:r>
        <w:t>Soll-Kriterien</w:t>
      </w:r>
      <w:bookmarkEnd w:id="367"/>
      <w:bookmarkEnd w:id="368"/>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369" w:author="Maximilian Schmitz" w:date="2015-07-08T16:13:00Z"/>
        </w:rPr>
      </w:pPr>
      <w:r>
        <w:t>3D-Darstellung</w:t>
      </w:r>
    </w:p>
    <w:p w14:paraId="6C35129A" w14:textId="77777777" w:rsidR="008F4565" w:rsidRDefault="008F4565">
      <w:pPr>
        <w:pStyle w:val="Listenabsatz"/>
        <w:pPrChange w:id="370" w:author="Maximilian Schmitz" w:date="2015-07-08T16:13:00Z">
          <w:pPr>
            <w:pStyle w:val="Listenabsatz"/>
            <w:numPr>
              <w:numId w:val="22"/>
            </w:numPr>
            <w:ind w:hanging="360"/>
          </w:pPr>
        </w:pPrChange>
      </w:pPr>
    </w:p>
    <w:p w14:paraId="1EDF8D31" w14:textId="77777777" w:rsidR="00587C32" w:rsidRDefault="00587C32">
      <w:pPr>
        <w:pStyle w:val="berschrift3"/>
      </w:pPr>
      <w:bookmarkStart w:id="371" w:name="_Ref424155389"/>
      <w:bookmarkStart w:id="372" w:name="_Toc424193757"/>
      <w:r>
        <w:t>Kann-Kriterien</w:t>
      </w:r>
      <w:bookmarkEnd w:id="371"/>
      <w:bookmarkEnd w:id="372"/>
    </w:p>
    <w:p w14:paraId="01385C68" w14:textId="77777777" w:rsidR="00587C32" w:rsidRDefault="00587C32">
      <w:pPr>
        <w:pStyle w:val="Listenabsatz"/>
        <w:numPr>
          <w:ilvl w:val="0"/>
          <w:numId w:val="22"/>
        </w:numPr>
        <w:rPr>
          <w:ins w:id="373" w:author="Maximilian Schmitz" w:date="2015-07-08T16:13:00Z"/>
        </w:rPr>
      </w:pPr>
      <w:r>
        <w:t>Grafischer Editor zur Erstellung von einer KI</w:t>
      </w:r>
    </w:p>
    <w:p w14:paraId="1D6BA6C0" w14:textId="77777777" w:rsidR="008F4565" w:rsidRPr="00587C32" w:rsidRDefault="008F4565">
      <w:pPr>
        <w:pStyle w:val="Listenabsatz"/>
        <w:pPrChange w:id="374" w:author="Maximilian Schmitz" w:date="2015-07-08T16:13:00Z">
          <w:pPr>
            <w:pStyle w:val="Listenabsatz"/>
            <w:numPr>
              <w:numId w:val="22"/>
            </w:numPr>
            <w:ind w:hanging="360"/>
          </w:pPr>
        </w:pPrChange>
      </w:pPr>
    </w:p>
    <w:p w14:paraId="6A3DBFD2" w14:textId="77777777" w:rsidR="003A2697" w:rsidRDefault="003A2697">
      <w:pPr>
        <w:pStyle w:val="berschrift3"/>
      </w:pPr>
      <w:bookmarkStart w:id="375" w:name="_Toc424193758"/>
      <w:r>
        <w:t>Analyse der Kriterien</w:t>
      </w:r>
      <w:bookmarkEnd w:id="375"/>
    </w:p>
    <w:p w14:paraId="5DF4C46A" w14:textId="1CEF6303" w:rsidR="006D630E" w:rsidRDefault="00F54542">
      <w:r>
        <w:t>Die Anforderung einer physikalisch korrekten 3D Simulation wird über eine Game</w:t>
      </w:r>
      <w:ins w:id="376" w:author="Maximilian Schmitz" w:date="2015-07-08T16:33:00Z">
        <w:r w:rsidR="007E5D8C">
          <w:t xml:space="preserve"> </w:t>
        </w:r>
      </w:ins>
      <w:del w:id="377" w:author="Maximilian Schmitz" w:date="2015-07-08T16:33:00Z">
        <w:r w:rsidDel="007E5D8C">
          <w:delText>-</w:delText>
        </w:r>
      </w:del>
      <w:r>
        <w:t>Engine realisiert, da diese eine eingebaute Physik</w:t>
      </w:r>
      <w:ins w:id="378" w:author="Maximilian Schmitz" w:date="2015-07-08T16:31:00Z">
        <w:r w:rsidR="007E5D8C">
          <w:t xml:space="preserve"> </w:t>
        </w:r>
      </w:ins>
      <w:del w:id="379"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380" w:author="Maximilian Schmitz" w:date="2015-07-06T18:13:00Z">
        <w:r w:rsidR="00D421B5" w:rsidRPr="00D421B5">
          <w:t xml:space="preserve"> </w:t>
        </w:r>
        <w:r w:rsidR="00D421B5">
          <w:t xml:space="preserve">LUA </w:t>
        </w:r>
      </w:ins>
      <w:del w:id="381" w:author="Maximilian Schmitz" w:date="2015-07-06T18:13:00Z">
        <w:r w:rsidDel="00D421B5">
          <w:delText>L</w:delText>
        </w:r>
      </w:del>
      <w:del w:id="382" w:author="Maximilian Schmitz" w:date="2015-07-06T18:11:00Z">
        <w:r w:rsidDel="00DF0DC7">
          <w:delText>UA</w:delText>
        </w:r>
      </w:del>
      <w:del w:id="383"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384" w:name="_Ref422318518"/>
      <w:bookmarkStart w:id="385" w:name="_Toc424193759"/>
      <w:r>
        <w:lastRenderedPageBreak/>
        <w:t>Architektur</w:t>
      </w:r>
      <w:bookmarkEnd w:id="384"/>
      <w:bookmarkEnd w:id="385"/>
    </w:p>
    <w:p w14:paraId="32FAC8CC" w14:textId="0134EACC" w:rsidR="006D630E" w:rsidRDefault="005D608F">
      <w:r>
        <w:t xml:space="preserve">Die Architektur baut auf der Unreal Engine auf und wird aus diesem Grund vollständig in C++ entwickelt. Das Projekt greift auf existierende Technologien wie XML und </w:t>
      </w:r>
      <w:del w:id="386" w:author="Maximilian Schmitz" w:date="2015-07-06T18:11:00Z">
        <w:r w:rsidDel="00DF0DC7">
          <w:delText>L</w:delText>
        </w:r>
      </w:del>
      <w:ins w:id="387" w:author="Maximilian Schmitz" w:date="2015-07-06T18:11:00Z">
        <w:r w:rsidR="00DF0DC7">
          <w:t xml:space="preserve">LUA </w:t>
        </w:r>
      </w:ins>
      <w:del w:id="388" w:author="Maximilian Schmitz" w:date="2015-07-06T18:11:00Z">
        <w:r w:rsidDel="00DF0DC7">
          <w:delText xml:space="preserve">UA </w:delText>
        </w:r>
      </w:del>
      <w:r>
        <w:t>zurück:</w:t>
      </w:r>
    </w:p>
    <w:p w14:paraId="59F60E8D" w14:textId="77777777" w:rsidR="004B4A71" w:rsidRDefault="00EF79AC">
      <w:pPr>
        <w:keepNext/>
        <w:jc w:val="center"/>
        <w:rPr>
          <w:ins w:id="389" w:author="Maximilian Schmitz" w:date="2015-06-15T21:18:00Z"/>
        </w:rPr>
        <w:pPrChange w:id="390"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391" w:author="Admin" w:date="2015-07-08T13:36:00Z">
          <w:pPr>
            <w:jc w:val="center"/>
          </w:pPr>
        </w:pPrChange>
      </w:pPr>
      <w:bookmarkStart w:id="392" w:name="_Ref422166503"/>
      <w:bookmarkStart w:id="393" w:name="_Toc424149348"/>
      <w:ins w:id="394" w:author="Maximilian Schmitz" w:date="2015-06-15T21:18:00Z">
        <w:r>
          <w:t xml:space="preserve">Abbildung </w:t>
        </w:r>
        <w:r>
          <w:fldChar w:fldCharType="begin"/>
        </w:r>
        <w:r>
          <w:instrText xml:space="preserve"> SEQ Abbildung \* ARABIC </w:instrText>
        </w:r>
      </w:ins>
      <w:r>
        <w:fldChar w:fldCharType="separate"/>
      </w:r>
      <w:ins w:id="395" w:author="Maximilian Schmitz" w:date="2015-07-08T21:45:00Z">
        <w:r w:rsidR="00E63272">
          <w:rPr>
            <w:noProof/>
          </w:rPr>
          <w:t>1</w:t>
        </w:r>
      </w:ins>
      <w:ins w:id="396" w:author="Maximilian Schmitz" w:date="2015-06-15T21:18:00Z">
        <w:r>
          <w:fldChar w:fldCharType="end"/>
        </w:r>
        <w:bookmarkEnd w:id="392"/>
        <w:r>
          <w:t>: Architektur Übersicht</w:t>
        </w:r>
      </w:ins>
      <w:bookmarkEnd w:id="393"/>
    </w:p>
    <w:p w14:paraId="4243D58A" w14:textId="77777777" w:rsidR="00E46381" w:rsidRDefault="00E46381"/>
    <w:p w14:paraId="3F63E8BF" w14:textId="08C363E6" w:rsidR="00D47AE2" w:rsidRDefault="00A06E1D">
      <w:pPr>
        <w:rPr>
          <w:ins w:id="397" w:author="Maximilian Schmitz" w:date="2015-06-04T10:22:00Z"/>
        </w:rPr>
      </w:pPr>
      <w:r>
        <w:t xml:space="preserve">Der wichtigste Teil der Architektur ist die Schnittstelle zwischen den LUA-Skripten und den </w:t>
      </w:r>
      <w:del w:id="398" w:author="Maximilian Schmitz" w:date="2015-07-06T17:39:00Z">
        <w:r w:rsidDel="00011F96">
          <w:delText>Robotern</w:delText>
        </w:r>
      </w:del>
      <w:ins w:id="399"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400" w:author="Maximilian Schmitz" w:date="2015-07-06T22:27:00Z"/>
        </w:rPr>
      </w:pPr>
      <w:del w:id="401" w:author="Maximilian Schmitz" w:date="2015-06-04T10:22:00Z">
        <w:r w:rsidDel="00D47AE2">
          <w:delText xml:space="preserve"> </w:delText>
        </w:r>
        <w:r w:rsidR="00F1001F" w:rsidDel="00D47AE2">
          <w:br/>
        </w:r>
      </w:del>
      <w:r w:rsidR="00F1001F">
        <w:t>Um die Schnittstelle zwischen den Workern und dem Hauptthread zu ermöglichen</w:t>
      </w:r>
      <w:ins w:id="402" w:author="Maximilian Schmitz" w:date="2015-06-19T08:41:00Z">
        <w:r w:rsidR="002D4BC8">
          <w:t>,</w:t>
        </w:r>
      </w:ins>
      <w:r w:rsidR="00F1001F">
        <w:t xml:space="preserve"> wird ein vereinfachtes Remote Procedure Call</w:t>
      </w:r>
      <w:r w:rsidR="009D1104">
        <w:t xml:space="preserve"> V</w:t>
      </w:r>
      <w:r w:rsidR="00F1001F">
        <w:t>erfahren verwendet</w:t>
      </w:r>
      <w:ins w:id="403" w:author="Maximilian Schmitz" w:date="2015-07-08T15:45:00Z">
        <w:r w:rsidR="001A71D6">
          <w:t xml:space="preserve"> (vgl. </w:t>
        </w:r>
      </w:ins>
      <w:customXmlInsRangeStart w:id="404" w:author="Maximilian Schmitz" w:date="2015-07-08T15:47:00Z"/>
      <w:sdt>
        <w:sdtPr>
          <w:id w:val="2017959566"/>
          <w:citation/>
        </w:sdtPr>
        <w:sdtEndPr/>
        <w:sdtContent>
          <w:customXmlInsRangeEnd w:id="404"/>
          <w:ins w:id="405" w:author="Maximilian Schmitz" w:date="2015-07-08T15:47:00Z">
            <w:r w:rsidR="001A71D6">
              <w:fldChar w:fldCharType="begin"/>
            </w:r>
            <w:r w:rsidR="001A71D6">
              <w:instrText xml:space="preserve">CITATION Müh92 \p 71ff. \l 1031 </w:instrText>
            </w:r>
          </w:ins>
          <w:r w:rsidR="001A71D6">
            <w:fldChar w:fldCharType="separate"/>
          </w:r>
          <w:ins w:id="406" w:author="Maximilian Schmitz" w:date="2015-07-08T20:05:00Z">
            <w:r w:rsidR="00067648">
              <w:rPr>
                <w:noProof/>
              </w:rPr>
              <w:t>[13, p. 71ff.]</w:t>
            </w:r>
          </w:ins>
          <w:ins w:id="407" w:author="Maximilian Schmitz" w:date="2015-07-08T15:47:00Z">
            <w:r w:rsidR="001A71D6">
              <w:fldChar w:fldCharType="end"/>
            </w:r>
          </w:ins>
          <w:customXmlInsRangeStart w:id="408" w:author="Maximilian Schmitz" w:date="2015-07-08T15:47:00Z"/>
        </w:sdtContent>
      </w:sdt>
      <w:customXmlInsRangeEnd w:id="408"/>
      <w:ins w:id="409" w:author="Maximilian Schmitz" w:date="2015-07-08T15:45:00Z">
        <w:r w:rsidR="001A71D6">
          <w:t>)</w:t>
        </w:r>
      </w:ins>
      <w:del w:id="410"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411" w:author="Maximilian Schmitz" w:date="2015-07-06T22:27:00Z"/>
        </w:rPr>
      </w:pPr>
      <w:ins w:id="412"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413" w:author="Maximilian Schmitz" w:date="2015-07-06T22:27:00Z">
        <w:r>
          <w:fldChar w:fldCharType="separate"/>
        </w:r>
      </w:ins>
      <w:ins w:id="414" w:author="Maximilian Schmitz" w:date="2015-07-08T20:05:00Z">
        <w:r w:rsidR="00067648" w:rsidRPr="006772CD">
          <w:t xml:space="preserve">Abbildung </w:t>
        </w:r>
        <w:r w:rsidR="00067648">
          <w:rPr>
            <w:noProof/>
          </w:rPr>
          <w:t>2</w:t>
        </w:r>
      </w:ins>
      <w:ins w:id="415"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416" w:author="Maximilian Schmitz" w:date="2015-07-06T22:27:00Z"/>
        </w:rPr>
      </w:pPr>
    </w:p>
    <w:p w14:paraId="7BB601BC" w14:textId="6CD8329B" w:rsidR="00AB1E79" w:rsidRDefault="00AB1E79">
      <w:pPr>
        <w:keepNext/>
        <w:jc w:val="center"/>
        <w:rPr>
          <w:ins w:id="417" w:author="Maximilian Schmitz" w:date="2015-07-06T22:27:00Z"/>
        </w:rPr>
      </w:pPr>
      <w:ins w:id="418"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E63272" w:rsidRDefault="00AB1E79">
      <w:pPr>
        <w:pStyle w:val="Beschriftung"/>
        <w:jc w:val="left"/>
        <w:rPr>
          <w:ins w:id="419" w:author="Maximilian Schmitz" w:date="2015-07-06T22:27:00Z"/>
          <w:lang w:val="en-GB"/>
          <w:rPrChange w:id="420" w:author="Maximilian Schmitz" w:date="2015-07-08T21:45:00Z">
            <w:rPr>
              <w:ins w:id="421" w:author="Maximilian Schmitz" w:date="2015-07-06T22:27:00Z"/>
            </w:rPr>
          </w:rPrChange>
        </w:rPr>
      </w:pPr>
      <w:bookmarkStart w:id="422" w:name="_Ref423984075"/>
      <w:bookmarkStart w:id="423" w:name="_Toc424149349"/>
      <w:ins w:id="424" w:author="Maximilian Schmitz" w:date="2015-07-06T22:27:00Z">
        <w:r w:rsidRPr="00E63272">
          <w:rPr>
            <w:lang w:val="en-GB"/>
            <w:rPrChange w:id="425" w:author="Maximilian Schmitz" w:date="2015-07-08T21:45:00Z">
              <w:rPr/>
            </w:rPrChange>
          </w:rPr>
          <w:t xml:space="preserve">Abbildung </w:t>
        </w:r>
        <w:r>
          <w:fldChar w:fldCharType="begin"/>
        </w:r>
        <w:r w:rsidRPr="00E63272">
          <w:rPr>
            <w:lang w:val="en-GB"/>
            <w:rPrChange w:id="426" w:author="Maximilian Schmitz" w:date="2015-07-08T21:45:00Z">
              <w:rPr/>
            </w:rPrChange>
          </w:rPr>
          <w:instrText xml:space="preserve"> SEQ Abbildung \* ARABIC </w:instrText>
        </w:r>
        <w:r>
          <w:fldChar w:fldCharType="separate"/>
        </w:r>
      </w:ins>
      <w:ins w:id="427" w:author="Maximilian Schmitz" w:date="2015-07-08T21:45:00Z">
        <w:r w:rsidR="00E63272" w:rsidRPr="00E63272">
          <w:rPr>
            <w:noProof/>
            <w:lang w:val="en-GB"/>
            <w:rPrChange w:id="428" w:author="Maximilian Schmitz" w:date="2015-07-08T21:45:00Z">
              <w:rPr>
                <w:noProof/>
              </w:rPr>
            </w:rPrChange>
          </w:rPr>
          <w:t>2</w:t>
        </w:r>
      </w:ins>
      <w:ins w:id="429" w:author="Maximilian Schmitz" w:date="2015-07-06T22:27:00Z">
        <w:r>
          <w:fldChar w:fldCharType="end"/>
        </w:r>
        <w:bookmarkEnd w:id="422"/>
        <w:r w:rsidRPr="00E63272">
          <w:rPr>
            <w:lang w:val="en-GB"/>
            <w:rPrChange w:id="430" w:author="Maximilian Schmitz" w:date="2015-07-08T21:45:00Z">
              <w:rPr/>
            </w:rPrChange>
          </w:rPr>
          <w:t>: Remote Procedure Call Umsetzung</w:t>
        </w:r>
        <w:bookmarkEnd w:id="423"/>
      </w:ins>
    </w:p>
    <w:p w14:paraId="76E4CA84" w14:textId="7D1998E0" w:rsidR="00F1001F" w:rsidRDefault="00C5128C">
      <w:pPr>
        <w:rPr>
          <w:ins w:id="431" w:author="Maximilian Schmitz" w:date="2015-06-04T21:09:00Z"/>
        </w:rPr>
      </w:pPr>
      <w:r w:rsidRPr="00E63272">
        <w:rPr>
          <w:lang w:val="en-GB"/>
          <w:rPrChange w:id="432" w:author="Maximilian Schmitz" w:date="2015-07-08T21:45:00Z">
            <w:rPr/>
          </w:rPrChange>
        </w:rPr>
        <w:br/>
      </w:r>
      <w:r>
        <w:t>Die 22 Threads</w:t>
      </w:r>
      <w:ins w:id="433" w:author="Admin" w:date="2015-07-06T14:10:00Z">
        <w:r w:rsidR="00F31991">
          <w:t xml:space="preserve"> der Spieler</w:t>
        </w:r>
      </w:ins>
      <w:r>
        <w:t xml:space="preserve"> müssen</w:t>
      </w:r>
      <w:ins w:id="434" w:author="Admin" w:date="2015-07-06T14:10:00Z">
        <w:r w:rsidR="00F31991">
          <w:t xml:space="preserve"> </w:t>
        </w:r>
      </w:ins>
      <w:ins w:id="435" w:author="Admin" w:date="2015-07-07T10:39:00Z">
        <w:r w:rsidR="003817E8" w:rsidRPr="003817E8">
          <w:t>gescheduled</w:t>
        </w:r>
        <w:r w:rsidR="003817E8">
          <w:t xml:space="preserve"> </w:t>
        </w:r>
      </w:ins>
      <w:ins w:id="436" w:author="Admin" w:date="2015-07-06T14:10:00Z">
        <w:r w:rsidR="00F31991">
          <w:t>und</w:t>
        </w:r>
      </w:ins>
      <w:ins w:id="437" w:author="Admin" w:date="2015-07-06T14:09:00Z">
        <w:r w:rsidR="00F31991">
          <w:t xml:space="preserve"> </w:t>
        </w:r>
      </w:ins>
      <w:del w:id="438"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439"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EF79AC">
      <w:pPr>
        <w:keepNext/>
        <w:pPrChange w:id="440"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441" w:name="_Toc424149350"/>
      <w:r>
        <w:t xml:space="preserve">Abbildung </w:t>
      </w:r>
      <w:r w:rsidR="00D264B9">
        <w:fldChar w:fldCharType="begin"/>
      </w:r>
      <w:r w:rsidR="00D264B9">
        <w:instrText xml:space="preserve"> SEQ Abbildung \* ARABIC </w:instrText>
      </w:r>
      <w:r w:rsidR="00D264B9">
        <w:fldChar w:fldCharType="separate"/>
      </w:r>
      <w:ins w:id="442" w:author="Maximilian Schmitz" w:date="2015-07-08T21:45:00Z">
        <w:r w:rsidR="00E63272">
          <w:rPr>
            <w:noProof/>
          </w:rPr>
          <w:t>3</w:t>
        </w:r>
      </w:ins>
      <w:ins w:id="443" w:author="Admin" w:date="2015-07-08T09:03:00Z">
        <w:del w:id="444" w:author="Maximilian Schmitz" w:date="2015-07-08T15:29:00Z">
          <w:r w:rsidR="000E14AF" w:rsidDel="00856522">
            <w:rPr>
              <w:noProof/>
            </w:rPr>
            <w:delText>3</w:delText>
          </w:r>
        </w:del>
      </w:ins>
      <w:del w:id="445" w:author="Maximilian Schmitz" w:date="2015-07-08T15:29:00Z">
        <w:r w:rsidR="00867956" w:rsidDel="00856522">
          <w:rPr>
            <w:noProof/>
          </w:rPr>
          <w:delText>2</w:delText>
        </w:r>
      </w:del>
      <w:r w:rsidR="00D264B9">
        <w:rPr>
          <w:noProof/>
        </w:rPr>
        <w:fldChar w:fldCharType="end"/>
      </w:r>
      <w:r>
        <w:t>: Architektur als Klassendiagramm</w:t>
      </w:r>
      <w:bookmarkEnd w:id="441"/>
    </w:p>
    <w:p w14:paraId="01898A97" w14:textId="77777777" w:rsidR="00E64F9C" w:rsidRDefault="00E64F9C">
      <w:r>
        <w:br w:type="page"/>
      </w:r>
    </w:p>
    <w:p w14:paraId="14967895" w14:textId="77777777" w:rsidR="00493EDB" w:rsidRDefault="00493EDB">
      <w:pPr>
        <w:pStyle w:val="berschrift1"/>
      </w:pPr>
      <w:bookmarkStart w:id="446" w:name="_Toc424193760"/>
      <w:r>
        <w:lastRenderedPageBreak/>
        <w:t>Umsetzung</w:t>
      </w:r>
      <w:bookmarkEnd w:id="446"/>
    </w:p>
    <w:p w14:paraId="6B9CA8AB" w14:textId="77777777" w:rsidR="00096735" w:rsidRDefault="00DC17D6">
      <w:pPr>
        <w:pStyle w:val="berschrift2"/>
      </w:pPr>
      <w:bookmarkStart w:id="447" w:name="_Toc424193761"/>
      <w:r>
        <w:t>Umsetzung der Simulationsumgebung</w:t>
      </w:r>
      <w:bookmarkEnd w:id="447"/>
    </w:p>
    <w:p w14:paraId="73FFAAD5" w14:textId="77777777" w:rsidR="00DC17D6" w:rsidRDefault="00794EB6">
      <w:pPr>
        <w:pStyle w:val="berschrift3"/>
        <w:rPr>
          <w:ins w:id="448" w:author="Maximilian Schmitz" w:date="2015-06-04T10:21:00Z"/>
        </w:rPr>
      </w:pPr>
      <w:bookmarkStart w:id="449" w:name="_Toc424193762"/>
      <w:r>
        <w:t>Grundsätzliches</w:t>
      </w:r>
      <w:bookmarkEnd w:id="449"/>
    </w:p>
    <w:p w14:paraId="3249959B" w14:textId="097124E4" w:rsidR="00D47AE2" w:rsidRDefault="006179F5">
      <w:pPr>
        <w:rPr>
          <w:ins w:id="450" w:author="Maximilian Schmitz" w:date="2015-06-17T15:03:00Z"/>
        </w:rPr>
        <w:pPrChange w:id="451" w:author="Admin" w:date="2015-07-08T13:36:00Z">
          <w:pPr>
            <w:pStyle w:val="berschrift3"/>
          </w:pPr>
        </w:pPrChange>
      </w:pPr>
      <w:ins w:id="452" w:author="Maximilian Schmitz" w:date="2015-06-17T14:59:00Z">
        <w:r>
          <w:t>Die Umsetzung der Simulationsumgebung basiert auf der Unreal Engine 4</w:t>
        </w:r>
      </w:ins>
      <w:ins w:id="453" w:author="Maximilian Schmitz" w:date="2015-06-17T15:00:00Z">
        <w:r>
          <w:t xml:space="preserve">. Die </w:t>
        </w:r>
      </w:ins>
      <w:ins w:id="454" w:author="Maximilian Schmitz" w:date="2015-06-17T15:01:00Z">
        <w:r>
          <w:t xml:space="preserve">Unreal Engine 4 ist eine </w:t>
        </w:r>
      </w:ins>
      <w:ins w:id="455" w:author="Maximilian Schmitz" w:date="2015-06-17T15:02:00Z">
        <w:r w:rsidR="007E5D8C">
          <w:t xml:space="preserve">Game </w:t>
        </w:r>
        <w:r>
          <w:t>Engine</w:t>
        </w:r>
      </w:ins>
      <w:ins w:id="456" w:author="Maximilian Schmitz" w:date="2015-06-17T15:01:00Z">
        <w:r>
          <w:t xml:space="preserve">, also ein Framework um Computerspiele zu erstellen. </w:t>
        </w:r>
      </w:ins>
      <w:ins w:id="457" w:author="Maximilian Schmitz" w:date="2015-06-17T15:02:00Z">
        <w:r>
          <w:t xml:space="preserve">Sie bietet bereits </w:t>
        </w:r>
      </w:ins>
      <w:ins w:id="458" w:author="Maximilian Schmitz" w:date="2015-06-17T15:03:00Z">
        <w:r>
          <w:t>viele vorgefertigte Funktionen an, auf die bei der Eigenentwicklung aufgesetzt werden können.</w:t>
        </w:r>
      </w:ins>
    </w:p>
    <w:p w14:paraId="4BFD2842" w14:textId="77777777" w:rsidR="00CE7C45" w:rsidRDefault="00CE7C45">
      <w:pPr>
        <w:rPr>
          <w:ins w:id="459" w:author="Maximilian Schmitz" w:date="2015-06-17T15:07:00Z"/>
        </w:rPr>
        <w:pPrChange w:id="460" w:author="Admin" w:date="2015-07-08T13:36:00Z">
          <w:pPr>
            <w:pStyle w:val="berschrift3"/>
          </w:pPr>
        </w:pPrChange>
      </w:pPr>
      <w:ins w:id="461" w:author="Maximilian Schmitz" w:date="2015-06-17T15:03:00Z">
        <w:r>
          <w:t>Der große Vorteil eines solchen Frameworks besteht darin, dass die Entwicklung nicht von Null an begonnen werden muss, sondern au</w:t>
        </w:r>
      </w:ins>
      <w:ins w:id="462" w:author="Maximilian Schmitz" w:date="2015-06-17T15:04:00Z">
        <w:r>
          <w:t xml:space="preserve">f ein breites Spektrum von Basisfunktionen zugegriffen werden kann. </w:t>
        </w:r>
        <w:r w:rsidR="00993018">
          <w:t xml:space="preserve">Gerade im Hinblick auf die Implementierung einer </w:t>
        </w:r>
      </w:ins>
      <w:ins w:id="463"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464" w:author="Maximilian Schmitz" w:date="2015-06-17T15:11:00Z"/>
        </w:rPr>
        <w:pPrChange w:id="465" w:author="Admin" w:date="2015-07-08T13:36:00Z">
          <w:pPr>
            <w:pStyle w:val="berschrift3"/>
          </w:pPr>
        </w:pPrChange>
      </w:pPr>
      <w:ins w:id="466" w:author="Maximilian Schmitz" w:date="2015-06-17T15:07:00Z">
        <w:r>
          <w:t>Nicht nur bei der Entwicklung bietet</w:t>
        </w:r>
        <w:r w:rsidR="00512263">
          <w:t xml:space="preserve"> ein Framework große Vorteile. D</w:t>
        </w:r>
      </w:ins>
      <w:ins w:id="467" w:author="Maximilian Schmitz" w:date="2015-06-17T15:08:00Z">
        <w:r w:rsidR="00512263">
          <w:t>urch den modularen, komponentenbasierten Aufbau von Frameworks, können eigene Teile einfache</w:t>
        </w:r>
      </w:ins>
      <w:ins w:id="468" w:author="Admin" w:date="2015-07-06T14:14:00Z">
        <w:r w:rsidR="00E34D1B">
          <w:t>r</w:t>
        </w:r>
      </w:ins>
      <w:ins w:id="469" w:author="Maximilian Schmitz" w:date="2015-06-17T15:08:00Z">
        <w:del w:id="470" w:author="Admin" w:date="2015-07-06T14:14:00Z">
          <w:r w:rsidR="00512263" w:rsidDel="00E34D1B">
            <w:delText>s</w:delText>
          </w:r>
        </w:del>
        <w:r w:rsidR="00512263">
          <w:t xml:space="preserve"> und besser getestet werden.</w:t>
        </w:r>
      </w:ins>
      <w:ins w:id="471" w:author="Maximilian Schmitz" w:date="2015-06-17T15:11:00Z">
        <w:r w:rsidR="002020AD">
          <w:t xml:space="preserve"> Das liegt daran, dass bereits eine grundlegende Architektur vorgegeben ist und Schnittstellen klar spezifiziert sind.</w:t>
        </w:r>
      </w:ins>
      <w:ins w:id="472" w:author="Maximilian Schmitz" w:date="2015-06-17T15:08:00Z">
        <w:r w:rsidR="00512263">
          <w:t xml:space="preserve"> </w:t>
        </w:r>
      </w:ins>
      <w:ins w:id="473" w:author="Maximilian Schmitz" w:date="2015-06-17T15:09:00Z">
        <w:r w:rsidR="00512263">
          <w:t xml:space="preserve">Auch die spätere Weiterentwicklung durch andere Teams wird durch die Nutzung </w:t>
        </w:r>
      </w:ins>
      <w:ins w:id="474" w:author="Maximilian Schmitz" w:date="2015-06-17T15:10:00Z">
        <w:r w:rsidR="00512263">
          <w:t>eines Frameworks vereinfacht.</w:t>
        </w:r>
      </w:ins>
    </w:p>
    <w:p w14:paraId="3DEB3084" w14:textId="3EBB7DA7" w:rsidR="002020AD" w:rsidRDefault="002020AD">
      <w:pPr>
        <w:rPr>
          <w:ins w:id="475" w:author="Maximilian Schmitz" w:date="2015-06-17T15:13:00Z"/>
        </w:rPr>
        <w:pPrChange w:id="476" w:author="Admin" w:date="2015-07-08T13:36:00Z">
          <w:pPr>
            <w:pStyle w:val="berschrift3"/>
          </w:pPr>
        </w:pPrChange>
      </w:pPr>
      <w:ins w:id="477"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478" w:author="Maximilian Schmitz" w:date="2015-06-17T15:12:00Z">
        <w:r>
          <w:t xml:space="preserve"> für dieses Projekt notwendig ist. </w:t>
        </w:r>
      </w:ins>
      <w:ins w:id="479"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480" w:author="Maximilian Schmitz" w:date="2015-06-17T15:13:00Z"/>
        </w:rPr>
        <w:pPrChange w:id="481" w:author="Admin" w:date="2015-07-08T13:36:00Z">
          <w:pPr>
            <w:pStyle w:val="berschrift3"/>
          </w:pPr>
        </w:pPrChange>
      </w:pPr>
    </w:p>
    <w:p w14:paraId="5E1E4941" w14:textId="3C2C39B1" w:rsidR="00575FED" w:rsidRDefault="001C3431">
      <w:pPr>
        <w:rPr>
          <w:ins w:id="482" w:author="Maximilian Schmitz" w:date="2015-06-17T15:25:00Z"/>
        </w:rPr>
        <w:pPrChange w:id="483" w:author="Admin" w:date="2015-07-08T13:36:00Z">
          <w:pPr>
            <w:pStyle w:val="berschrift3"/>
          </w:pPr>
        </w:pPrChange>
      </w:pPr>
      <w:ins w:id="484" w:author="Maximilian Schmitz" w:date="2015-06-17T15:13:00Z">
        <w:r>
          <w:t xml:space="preserve">Die Gründe warum auf die Unreal Engine 4 gesetzt wird, wurden bereits im </w:t>
        </w:r>
      </w:ins>
      <w:ins w:id="485" w:author="Maximilian Schmitz" w:date="2015-06-17T15:15:00Z">
        <w:r>
          <w:t>Teil</w:t>
        </w:r>
      </w:ins>
      <w:ins w:id="486" w:author="Maximilian Schmitz" w:date="2015-06-17T15:13:00Z">
        <w:r>
          <w:t xml:space="preserve"> </w:t>
        </w:r>
      </w:ins>
      <w:ins w:id="487" w:author="Maximilian Schmitz" w:date="2015-06-17T15:14:00Z">
        <w:r>
          <w:fldChar w:fldCharType="begin"/>
        </w:r>
        <w:r>
          <w:instrText xml:space="preserve"> REF _Ref422317414 \h </w:instrText>
        </w:r>
      </w:ins>
      <w:r w:rsidR="006A1F2A">
        <w:instrText xml:space="preserve"> \* MERGEFORMAT </w:instrText>
      </w:r>
      <w:r>
        <w:fldChar w:fldCharType="separate"/>
      </w:r>
      <w:ins w:id="488" w:author="Maximilian Schmitz" w:date="2015-07-08T20:05:00Z">
        <w:r w:rsidR="00067648">
          <w:t>Game Engine</w:t>
        </w:r>
      </w:ins>
      <w:ins w:id="489" w:author="Maximilian Schmitz" w:date="2015-06-17T15:14:00Z">
        <w:r>
          <w:fldChar w:fldCharType="end"/>
        </w:r>
        <w:r>
          <w:t xml:space="preserve"> im Kapitel </w:t>
        </w:r>
      </w:ins>
      <w:ins w:id="490" w:author="Maximilian Schmitz" w:date="2015-06-17T15:15:00Z">
        <w:r>
          <w:fldChar w:fldCharType="begin"/>
        </w:r>
        <w:r>
          <w:instrText xml:space="preserve"> REF _Ref422317454 \h </w:instrText>
        </w:r>
      </w:ins>
      <w:r w:rsidR="006A1F2A">
        <w:instrText xml:space="preserve"> \* MERGEFORMAT </w:instrText>
      </w:r>
      <w:r>
        <w:fldChar w:fldCharType="separate"/>
      </w:r>
      <w:ins w:id="491" w:author="Maximilian Schmitz" w:date="2015-07-08T20:05:00Z">
        <w:r w:rsidR="00067648">
          <w:t>Stand der Technik</w:t>
        </w:r>
      </w:ins>
      <w:ins w:id="492" w:author="Maximilian Schmitz" w:date="2015-06-17T15:15:00Z">
        <w:r>
          <w:fldChar w:fldCharType="end"/>
        </w:r>
        <w:r>
          <w:t xml:space="preserve"> angesprochen.</w:t>
        </w:r>
        <w:r w:rsidR="001634F9">
          <w:t xml:space="preserve"> D</w:t>
        </w:r>
      </w:ins>
      <w:ins w:id="493" w:author="Admin" w:date="2015-07-06T14:15:00Z">
        <w:r w:rsidR="00601564">
          <w:t>er</w:t>
        </w:r>
      </w:ins>
      <w:ins w:id="494" w:author="Maximilian Schmitz" w:date="2015-06-17T15:15:00Z">
        <w:del w:id="495" w:author="Admin" w:date="2015-07-06T14:15:00Z">
          <w:r w:rsidR="001634F9" w:rsidDel="00601564">
            <w:delText>ie</w:delText>
          </w:r>
        </w:del>
        <w:r w:rsidR="001634F9">
          <w:t xml:space="preserve"> wichtigste</w:t>
        </w:r>
        <w:del w:id="496" w:author="Admin" w:date="2015-07-06T14:15:00Z">
          <w:r w:rsidR="001634F9" w:rsidDel="00601564">
            <w:delText>n</w:delText>
          </w:r>
        </w:del>
        <w:r w:rsidR="001634F9">
          <w:t xml:space="preserve"> Vorteile </w:t>
        </w:r>
        <w:del w:id="497" w:author="Admin" w:date="2015-07-06T14:15:00Z">
          <w:r w:rsidR="001634F9" w:rsidDel="00601564">
            <w:delText>sind</w:delText>
          </w:r>
        </w:del>
      </w:ins>
      <w:ins w:id="498" w:author="Admin" w:date="2015-07-06T14:15:00Z">
        <w:r w:rsidR="00601564">
          <w:t>ist</w:t>
        </w:r>
      </w:ins>
      <w:ins w:id="499" w:author="Maximilian Schmitz" w:date="2015-06-17T15:15:00Z">
        <w:r w:rsidR="001634F9">
          <w:t xml:space="preserve"> die kostenfreie Verfügbarkeit für studentische Projekte wie dieses. </w:t>
        </w:r>
      </w:ins>
      <w:ins w:id="500" w:author="Maximilian Schmitz" w:date="2015-06-17T15:16:00Z">
        <w:r w:rsidR="001634F9">
          <w:t xml:space="preserve">Zudem ist die Unreal Engine 4 im Gegensatz zu anderen Engines quelltextoffen. </w:t>
        </w:r>
      </w:ins>
      <w:ins w:id="501"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502" w:author="Maximilian Schmitz" w:date="2015-06-17T15:21:00Z">
        <w:r w:rsidR="004109D3">
          <w:t>Das Framework</w:t>
        </w:r>
      </w:ins>
      <w:ins w:id="503" w:author="Admin" w:date="2015-07-06T14:16:00Z">
        <w:r w:rsidR="00601564">
          <w:t xml:space="preserve"> </w:t>
        </w:r>
      </w:ins>
      <w:ins w:id="504" w:author="Maximilian Schmitz" w:date="2015-06-17T15:21:00Z">
        <w:del w:id="505" w:author="Admin" w:date="2015-07-06T14:16:00Z">
          <w:r w:rsidR="004109D3" w:rsidDel="00601564">
            <w:delText xml:space="preserve"> existiert </w:delText>
          </w:r>
        </w:del>
        <w:r w:rsidR="004109D3">
          <w:t>wu</w:t>
        </w:r>
        <w:r w:rsidR="00477EB9">
          <w:t>rde</w:t>
        </w:r>
      </w:ins>
      <w:ins w:id="506" w:author="Admin" w:date="2015-07-06T14:16:00Z">
        <w:r w:rsidR="00601564">
          <w:t xml:space="preserve"> erstmals</w:t>
        </w:r>
      </w:ins>
      <w:ins w:id="507" w:author="Maximilian Schmitz" w:date="2015-06-17T15:21:00Z">
        <w:r w:rsidR="00477EB9">
          <w:t xml:space="preserve"> im März 2014 veröffentlicht und</w:t>
        </w:r>
      </w:ins>
      <w:ins w:id="508" w:author="Admin" w:date="2015-07-06T14:16:00Z">
        <w:r w:rsidR="00601564">
          <w:t xml:space="preserve"> seither</w:t>
        </w:r>
      </w:ins>
      <w:ins w:id="509" w:author="Maximilian Schmitz" w:date="2015-06-17T15:21:00Z">
        <w:r w:rsidR="00477EB9">
          <w:t xml:space="preserve"> regelmäßig mit Updates versorgt. </w:t>
        </w:r>
      </w:ins>
      <w:ins w:id="510"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511" w:author="Maximilian Schmitz" w:date="2015-06-17T15:24:00Z">
        <w:r w:rsidR="00AA1509">
          <w:t xml:space="preserve"> Auch Anpassungsprobleme durch Updates</w:t>
        </w:r>
      </w:ins>
      <w:ins w:id="512" w:author="Admin" w:date="2015-07-06T14:17:00Z">
        <w:r w:rsidR="00601564">
          <w:t xml:space="preserve"> </w:t>
        </w:r>
      </w:ins>
      <w:ins w:id="513" w:author="Maximilian Schmitz" w:date="2015-06-17T15:24:00Z">
        <w:del w:id="514" w:author="Admin" w:date="2015-07-06T14:19:00Z">
          <w:r w:rsidR="00AA1509" w:rsidDel="00601564">
            <w:delText xml:space="preserve"> </w:delText>
          </w:r>
        </w:del>
        <w:r w:rsidR="00AA1509">
          <w:t>sind ein Thema</w:t>
        </w:r>
      </w:ins>
      <w:ins w:id="515" w:author="Admin" w:date="2015-07-06T14:18:00Z">
        <w:r w:rsidR="00601564">
          <w:t>. Während der Bearbeitung wurden Teilweise die Schnittstellendefinitionen</w:t>
        </w:r>
      </w:ins>
      <w:ins w:id="516" w:author="Admin" w:date="2015-07-06T14:19:00Z">
        <w:r w:rsidR="00601564">
          <w:t xml:space="preserve"> des Frameworks </w:t>
        </w:r>
      </w:ins>
      <w:ins w:id="517" w:author="Admin" w:date="2015-07-06T14:18:00Z">
        <w:r w:rsidR="00601564">
          <w:t xml:space="preserve">geändert. </w:t>
        </w:r>
      </w:ins>
      <w:ins w:id="518" w:author="Maximilian Schmitz" w:date="2015-06-17T15:24:00Z">
        <w:del w:id="519" w:author="Admin" w:date="2015-07-06T14:18:00Z">
          <w:r w:rsidR="00AA1509" w:rsidDel="00601564">
            <w:delText xml:space="preserve"> und während der Bearbeitung aufgetreten.</w:delText>
          </w:r>
        </w:del>
      </w:ins>
    </w:p>
    <w:p w14:paraId="4AED1D47" w14:textId="77777777" w:rsidR="00D374F3" w:rsidRDefault="00D374F3">
      <w:pPr>
        <w:rPr>
          <w:ins w:id="520" w:author="Maximilian Schmitz" w:date="2015-06-17T15:25:00Z"/>
        </w:rPr>
        <w:pPrChange w:id="521" w:author="Admin" w:date="2015-07-08T13:36:00Z">
          <w:pPr>
            <w:pStyle w:val="berschrift3"/>
          </w:pPr>
        </w:pPrChange>
      </w:pPr>
    </w:p>
    <w:p w14:paraId="05891566" w14:textId="77777777" w:rsidR="00D374F3" w:rsidRDefault="00D374F3">
      <w:pPr>
        <w:rPr>
          <w:ins w:id="522" w:author="Maximilian Schmitz" w:date="2015-06-17T15:28:00Z"/>
        </w:rPr>
        <w:pPrChange w:id="523" w:author="Admin" w:date="2015-07-08T13:36:00Z">
          <w:pPr>
            <w:pStyle w:val="berschrift3"/>
          </w:pPr>
        </w:pPrChange>
      </w:pPr>
      <w:ins w:id="524" w:author="Maximilian Schmitz" w:date="2015-06-17T15:25:00Z">
        <w:r>
          <w:t>Insgesamt teilt sich die Umsetzung der Simulationsumgebung in drei Teile:</w:t>
        </w:r>
      </w:ins>
    </w:p>
    <w:p w14:paraId="77068D0B" w14:textId="77777777" w:rsidR="00D374F3" w:rsidRDefault="00D374F3">
      <w:pPr>
        <w:rPr>
          <w:ins w:id="525" w:author="Maximilian Schmitz" w:date="2015-06-17T15:28:00Z"/>
        </w:rPr>
        <w:pPrChange w:id="526" w:author="Admin" w:date="2015-07-08T13:36:00Z">
          <w:pPr>
            <w:pStyle w:val="berschrift3"/>
          </w:pPr>
        </w:pPrChange>
      </w:pPr>
      <w:ins w:id="527" w:author="Maximilian Schmitz" w:date="2015-06-17T15:27:00Z">
        <w:r>
          <w:t xml:space="preserve">Zum einen in die Erstellung des Spielrahmens mit dem Spielfeld und vor allem der Regelimplementierung.  </w:t>
        </w:r>
      </w:ins>
      <w:ins w:id="528" w:author="Maximilian Schmitz" w:date="2015-06-17T15:28:00Z">
        <w:r>
          <w:t>Dieser Teil ist die Steuerungskomponente der Simulationsumgebung.</w:t>
        </w:r>
      </w:ins>
    </w:p>
    <w:p w14:paraId="515DD887" w14:textId="77777777" w:rsidR="00D374F3" w:rsidRDefault="00D374F3">
      <w:pPr>
        <w:rPr>
          <w:ins w:id="529" w:author="Maximilian Schmitz" w:date="2015-06-17T15:30:00Z"/>
        </w:rPr>
        <w:pPrChange w:id="530" w:author="Admin" w:date="2015-07-08T13:36:00Z">
          <w:pPr>
            <w:pStyle w:val="berschrift3"/>
          </w:pPr>
        </w:pPrChange>
      </w:pPr>
      <w:ins w:id="531" w:author="Maximilian Schmitz" w:date="2015-06-17T15:28:00Z">
        <w:r>
          <w:t xml:space="preserve">Ein weiterer Teil ist die Implementierung der Spieler innerhalb der Simulationsumgebung. </w:t>
        </w:r>
      </w:ins>
      <w:ins w:id="532"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533" w:author="Maximilian Schmitz" w:date="2015-07-08T16:13:00Z"/>
        </w:rPr>
        <w:pPrChange w:id="534" w:author="Admin" w:date="2015-07-08T13:36:00Z">
          <w:pPr>
            <w:pStyle w:val="berschrift3"/>
          </w:pPr>
        </w:pPrChange>
      </w:pPr>
      <w:ins w:id="535" w:author="Maximilian Schmitz" w:date="2015-06-17T15:30:00Z">
        <w:r>
          <w:t xml:space="preserve">Der letzte Teil ist die Skriptschnittstelle, die die Weitergabe der Spielerfunktionalitäten an die KI-Skripte </w:t>
        </w:r>
      </w:ins>
      <w:ins w:id="536" w:author="Maximilian Schmitz" w:date="2015-06-17T15:32:00Z">
        <w:r w:rsidR="005E22A4">
          <w:t>vornimmt. Dazu gehört auch der</w:t>
        </w:r>
        <w:r>
          <w:t xml:space="preserve"> im Kapitel </w:t>
        </w:r>
      </w:ins>
      <w:ins w:id="537" w:author="Maximilian Schmitz" w:date="2015-06-17T15:33:00Z">
        <w:r>
          <w:fldChar w:fldCharType="begin"/>
        </w:r>
        <w:r>
          <w:instrText xml:space="preserve"> REF _Ref422318518 \h </w:instrText>
        </w:r>
      </w:ins>
      <w:r w:rsidR="006A1F2A">
        <w:instrText xml:space="preserve"> \* MERGEFORMAT </w:instrText>
      </w:r>
      <w:r>
        <w:fldChar w:fldCharType="separate"/>
      </w:r>
      <w:ins w:id="538" w:author="Maximilian Schmitz" w:date="2015-07-08T20:05:00Z">
        <w:r w:rsidR="00067648">
          <w:t>Architektur</w:t>
        </w:r>
      </w:ins>
      <w:ins w:id="539"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540" w:author="Admin" w:date="2015-07-08T13:36:00Z">
          <w:pPr>
            <w:pStyle w:val="berschrift3"/>
          </w:pPr>
        </w:pPrChange>
      </w:pPr>
    </w:p>
    <w:p w14:paraId="35E96264" w14:textId="77777777" w:rsidR="00794EB6" w:rsidRDefault="00794EB6">
      <w:pPr>
        <w:pStyle w:val="berschrift3"/>
      </w:pPr>
      <w:bookmarkStart w:id="541" w:name="_Toc424193763"/>
      <w:r>
        <w:t>Regel</w:t>
      </w:r>
      <w:ins w:id="542" w:author="Maximilian Schmitz" w:date="2015-06-17T19:42:00Z">
        <w:r w:rsidR="00915AB6">
          <w:t>- und Spiel</w:t>
        </w:r>
      </w:ins>
      <w:r>
        <w:t>implementierung</w:t>
      </w:r>
      <w:bookmarkEnd w:id="541"/>
    </w:p>
    <w:p w14:paraId="55706155" w14:textId="77777777" w:rsidR="00211020" w:rsidRDefault="00915AB6">
      <w:pPr>
        <w:pPrChange w:id="543"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544"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545" w:author="Admin" w:date="2015-07-08T13:36:00Z">
          <w:pPr>
            <w:pStyle w:val="berschrift3"/>
          </w:pPr>
        </w:pPrChange>
      </w:pPr>
      <w:r>
        <w:lastRenderedPageBreak/>
        <w:t xml:space="preserve">Zum großen Teil kommen von der Unreal Engine mitgelieferte 3D-Modelle zum Einsatz. Stellvertretend seien hier die Spieler </w:t>
      </w:r>
      <w:del w:id="546"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547" w:author="Maximilian Schmitz" w:date="2015-07-08T20:05:00Z">
        <w:r w:rsidR="00067648">
          <w:t xml:space="preserve">Abbildung </w:t>
        </w:r>
        <w:r w:rsidR="00067648">
          <w:rPr>
            <w:noProof/>
          </w:rPr>
          <w:t>4</w:t>
        </w:r>
      </w:ins>
      <w:del w:id="548"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549" w:author="Admin" w:date="2015-07-08T13:36:00Z">
          <w:pPr>
            <w:pStyle w:val="berschrift3"/>
          </w:pPr>
        </w:pPrChange>
      </w:pPr>
    </w:p>
    <w:p w14:paraId="20BA9BBF" w14:textId="77777777" w:rsidR="00313D31" w:rsidRDefault="00915AB6">
      <w:pPr>
        <w:keepNext/>
        <w:pPrChange w:id="550"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551" w:name="_Ref422334156"/>
      <w:bookmarkStart w:id="552" w:name="_Toc424149351"/>
      <w:r>
        <w:t xml:space="preserve">Abbildung </w:t>
      </w:r>
      <w:r w:rsidR="00D264B9">
        <w:fldChar w:fldCharType="begin"/>
      </w:r>
      <w:r w:rsidR="00D264B9">
        <w:instrText xml:space="preserve"> SEQ Abbildung \*</w:instrText>
      </w:r>
      <w:r w:rsidR="00D264B9">
        <w:instrText xml:space="preserve"> ARABIC </w:instrText>
      </w:r>
      <w:r w:rsidR="00D264B9">
        <w:fldChar w:fldCharType="separate"/>
      </w:r>
      <w:ins w:id="553" w:author="Maximilian Schmitz" w:date="2015-07-08T21:45:00Z">
        <w:r w:rsidR="00E63272">
          <w:rPr>
            <w:noProof/>
          </w:rPr>
          <w:t>4</w:t>
        </w:r>
      </w:ins>
      <w:ins w:id="554" w:author="Admin" w:date="2015-07-08T09:03:00Z">
        <w:del w:id="555" w:author="Maximilian Schmitz" w:date="2015-07-08T15:29:00Z">
          <w:r w:rsidR="000E14AF" w:rsidDel="00856522">
            <w:rPr>
              <w:noProof/>
            </w:rPr>
            <w:delText>4</w:delText>
          </w:r>
        </w:del>
      </w:ins>
      <w:del w:id="556" w:author="Maximilian Schmitz" w:date="2015-07-08T15:29:00Z">
        <w:r w:rsidR="00867956" w:rsidDel="00856522">
          <w:rPr>
            <w:noProof/>
          </w:rPr>
          <w:delText>3</w:delText>
        </w:r>
      </w:del>
      <w:r w:rsidR="00D264B9">
        <w:rPr>
          <w:noProof/>
        </w:rPr>
        <w:fldChar w:fldCharType="end"/>
      </w:r>
      <w:bookmarkEnd w:id="551"/>
      <w:r>
        <w:t>: Modelliertes Spielfeld</w:t>
      </w:r>
      <w:bookmarkEnd w:id="552"/>
    </w:p>
    <w:p w14:paraId="373B4DDD" w14:textId="77777777" w:rsidR="00270303" w:rsidRDefault="00270303"/>
    <w:p w14:paraId="7926E728" w14:textId="79FE6313" w:rsidR="00270303" w:rsidRPr="00EC6D6C" w:rsidRDefault="00270303">
      <w:pPr>
        <w:rPr>
          <w:ins w:id="557" w:author="Maximilian Schmitz" w:date="2015-06-17T19:54:00Z"/>
        </w:rPr>
      </w:pPr>
      <w:r>
        <w:t>Das Spiel verwendet ein kartesisches Koordinatensystem, dessen Ursprung sich im Mittelpunkt</w:t>
      </w:r>
      <w:ins w:id="558" w:author="Admin" w:date="2015-07-06T14:22:00Z">
        <w:r w:rsidR="00601564">
          <w:t>(</w:t>
        </w:r>
        <w:r w:rsidR="00601564" w:rsidRPr="00601564">
          <w:t>Anstoßpunkt</w:t>
        </w:r>
        <w:r w:rsidR="00601564">
          <w:t>)</w:t>
        </w:r>
      </w:ins>
      <w:ins w:id="559" w:author="Maximilian Schmitz" w:date="2015-06-18T20:08:00Z">
        <w:r>
          <w:t xml:space="preserve"> befindet.</w:t>
        </w:r>
      </w:ins>
    </w:p>
    <w:p w14:paraId="647EDB7F" w14:textId="77777777" w:rsidR="00036FA5" w:rsidRPr="00EC6D6C" w:rsidRDefault="00036FA5">
      <w:pPr>
        <w:rPr>
          <w:ins w:id="560" w:author="Maximilian Schmitz" w:date="2015-06-17T19:43:00Z"/>
        </w:rPr>
      </w:pPr>
    </w:p>
    <w:p w14:paraId="71B77B9D" w14:textId="241F4CCB" w:rsidR="00915AB6" w:rsidRDefault="00D85DF2">
      <w:pPr>
        <w:rPr>
          <w:ins w:id="561" w:author="Maximilian Schmitz" w:date="2015-06-17T19:43:00Z"/>
        </w:rPr>
      </w:pPr>
      <w:ins w:id="562" w:author="Maximilian Schmitz" w:date="2015-06-17T20:00:00Z">
        <w:r>
          <w:t xml:space="preserve">Die Implementierung der Fußballregeln wird zum einen über die Gestaltung der 3D-Modellierung realisiert. </w:t>
        </w:r>
      </w:ins>
      <w:ins w:id="563" w:author="Maximilian Schmitz" w:date="2015-06-17T20:01:00Z">
        <w:r>
          <w:t xml:space="preserve">Um den Aufwand für die Implementierung der Fußballregeln zu reduzieren, wird mit Banden gespielt. </w:t>
        </w:r>
      </w:ins>
      <w:ins w:id="564" w:author="Maximilian Schmitz" w:date="2015-06-17T20:02:00Z">
        <w:r>
          <w:t xml:space="preserve">Diese wurden als Kollisionsboxen modelliert und umgeben das gesamte Spielfeld. </w:t>
        </w:r>
      </w:ins>
      <w:ins w:id="565" w:author="Maximilian Schmitz" w:date="2015-06-17T20:04:00Z">
        <w:r>
          <w:t xml:space="preserve">Die Kollisionsboxen sind weder für die Spieler, noch für den Ball durchlässig. Alle Objekte prallen daran ab wie es bei einer Bande der Fall wäre. </w:t>
        </w:r>
      </w:ins>
      <w:ins w:id="566" w:author="Maximilian Schmitz" w:date="2015-06-17T20:05:00Z">
        <w:r>
          <w:t xml:space="preserve">Diese Entscheidung wurde getroffen um der Implementierung von Seiten- und Toraus, sowie Einwurf und Eckball aus dem Weg zu gehen. </w:t>
        </w:r>
      </w:ins>
      <w:ins w:id="567"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568" w:author="Maximilian Schmitz" w:date="2015-06-17T20:08:00Z">
        <w:r>
          <w:fldChar w:fldCharType="begin"/>
        </w:r>
        <w:r>
          <w:instrText xml:space="preserve"> REF _Ref422335038 \h </w:instrText>
        </w:r>
      </w:ins>
      <w:r w:rsidR="006A1F2A">
        <w:instrText xml:space="preserve"> \* MERGEFORMAT </w:instrText>
      </w:r>
      <w:r>
        <w:fldChar w:fldCharType="separate"/>
      </w:r>
      <w:ins w:id="569" w:author="Maximilian Schmitz" w:date="2015-07-08T20:05:00Z">
        <w:r w:rsidR="00067648">
          <w:t xml:space="preserve">Abbildung </w:t>
        </w:r>
        <w:r w:rsidR="00067648">
          <w:rPr>
            <w:noProof/>
          </w:rPr>
          <w:t>5</w:t>
        </w:r>
      </w:ins>
      <w:ins w:id="570" w:author="Maximilian Schmitz" w:date="2015-06-17T20:08:00Z">
        <w:r>
          <w:fldChar w:fldCharType="end"/>
        </w:r>
        <w:r>
          <w:t xml:space="preserve"> zeigt das Spielfeld</w:t>
        </w:r>
      </w:ins>
      <w:ins w:id="571" w:author="Maximilian Schmitz" w:date="2015-06-17T20:09:00Z">
        <w:r>
          <w:t xml:space="preserve"> </w:t>
        </w:r>
      </w:ins>
      <w:ins w:id="572" w:author="Maximilian Schmitz" w:date="2015-06-17T20:08:00Z">
        <w:r>
          <w:t>mit den modellierten Kollisionsboxen</w:t>
        </w:r>
      </w:ins>
      <w:ins w:id="573" w:author="Maximilian Schmitz" w:date="2015-06-17T20:09:00Z">
        <w:r w:rsidRPr="00D85DF2">
          <w:t xml:space="preserve"> </w:t>
        </w:r>
        <w:r>
          <w:t>im Editor</w:t>
        </w:r>
      </w:ins>
      <w:ins w:id="574" w:author="Maximilian Schmitz" w:date="2015-06-17T20:08:00Z">
        <w:r>
          <w:t xml:space="preserve">. Diese sind </w:t>
        </w:r>
      </w:ins>
      <w:ins w:id="575" w:author="Maximilian Schmitz" w:date="2015-06-17T20:09:00Z">
        <w:r>
          <w:t>als transparente Rechtecke im Hintergrund zu erkennen.</w:t>
        </w:r>
      </w:ins>
    </w:p>
    <w:p w14:paraId="270E2621" w14:textId="77777777" w:rsidR="00D85DF2" w:rsidRDefault="00915AB6">
      <w:pPr>
        <w:keepNext/>
        <w:rPr>
          <w:ins w:id="576" w:author="Maximilian Schmitz" w:date="2015-06-17T20:08:00Z"/>
        </w:rPr>
        <w:pPrChange w:id="577" w:author="Admin" w:date="2015-07-08T13:36:00Z">
          <w:pPr/>
        </w:pPrChange>
      </w:pPr>
      <w:ins w:id="578"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579" w:author="Maximilian Schmitz" w:date="2015-06-17T19:55:00Z"/>
        </w:rPr>
        <w:pPrChange w:id="580" w:author="Admin" w:date="2015-07-08T13:36:00Z">
          <w:pPr>
            <w:pStyle w:val="berschrift3"/>
          </w:pPr>
        </w:pPrChange>
      </w:pPr>
      <w:bookmarkStart w:id="581" w:name="_Ref422335038"/>
      <w:bookmarkStart w:id="582" w:name="_Toc424149352"/>
      <w:ins w:id="583" w:author="Maximilian Schmitz" w:date="2015-06-17T20:08:00Z">
        <w:r>
          <w:t xml:space="preserve">Abbildung </w:t>
        </w:r>
        <w:r>
          <w:fldChar w:fldCharType="begin"/>
        </w:r>
        <w:r>
          <w:instrText xml:space="preserve"> SEQ Abbildung \* ARABIC </w:instrText>
        </w:r>
      </w:ins>
      <w:r>
        <w:fldChar w:fldCharType="separate"/>
      </w:r>
      <w:ins w:id="584" w:author="Maximilian Schmitz" w:date="2015-07-08T21:45:00Z">
        <w:r w:rsidR="00E63272">
          <w:rPr>
            <w:noProof/>
          </w:rPr>
          <w:t>5</w:t>
        </w:r>
      </w:ins>
      <w:ins w:id="585" w:author="Maximilian Schmitz" w:date="2015-06-17T20:08:00Z">
        <w:r>
          <w:fldChar w:fldCharType="end"/>
        </w:r>
        <w:bookmarkEnd w:id="581"/>
        <w:r>
          <w:t>: Spielfeld mit Kollisionsboxen</w:t>
        </w:r>
      </w:ins>
      <w:bookmarkEnd w:id="582"/>
    </w:p>
    <w:p w14:paraId="09683D48" w14:textId="77777777" w:rsidR="00036FA5" w:rsidRDefault="00036FA5">
      <w:pPr>
        <w:rPr>
          <w:ins w:id="586" w:author="Maximilian Schmitz" w:date="2015-06-17T19:55:00Z"/>
        </w:rPr>
        <w:pPrChange w:id="587" w:author="Admin" w:date="2015-07-08T13:36:00Z">
          <w:pPr>
            <w:pStyle w:val="berschrift3"/>
          </w:pPr>
        </w:pPrChange>
      </w:pPr>
    </w:p>
    <w:p w14:paraId="7F039731" w14:textId="77777777" w:rsidR="00036FA5" w:rsidRDefault="00D359A1">
      <w:pPr>
        <w:rPr>
          <w:ins w:id="588" w:author="Maximilian Schmitz" w:date="2015-06-17T20:26:00Z"/>
        </w:rPr>
        <w:pPrChange w:id="589" w:author="Admin" w:date="2015-07-08T13:36:00Z">
          <w:pPr>
            <w:pStyle w:val="berschrift3"/>
          </w:pPr>
        </w:pPrChange>
      </w:pPr>
      <w:ins w:id="590" w:author="Maximilian Schmitz" w:date="2015-06-17T20:10:00Z">
        <w:r>
          <w:t xml:space="preserve">Weiterhin </w:t>
        </w:r>
      </w:ins>
      <w:ins w:id="591" w:author="Maximilian Schmitz" w:date="2015-06-17T20:25:00Z">
        <w:r w:rsidR="00B93913">
          <w:t xml:space="preserve">ist im Spiel eine Torerkennung und daraufhin das Ausführen eines Anstoß implementiert. </w:t>
        </w:r>
      </w:ins>
      <w:ins w:id="592" w:author="Maximilian Schmitz" w:date="2015-06-17T20:26:00Z">
        <w:r w:rsidR="00B93913">
          <w:t>Diese sind in einer für die Unreal Engine spezifischen Technologie, die sich Blueprint nennt, umgesetzt.</w:t>
        </w:r>
      </w:ins>
    </w:p>
    <w:p w14:paraId="47CC412A" w14:textId="77777777" w:rsidR="00B93913" w:rsidRDefault="00B93913">
      <w:pPr>
        <w:rPr>
          <w:ins w:id="593" w:author="Maximilian Schmitz" w:date="2015-06-17T20:29:00Z"/>
        </w:rPr>
        <w:pPrChange w:id="594" w:author="Admin" w:date="2015-07-08T13:36:00Z">
          <w:pPr>
            <w:pStyle w:val="berschrift3"/>
          </w:pPr>
        </w:pPrChange>
      </w:pPr>
      <w:ins w:id="595" w:author="Maximilian Schmitz" w:date="2015-06-17T20:27:00Z">
        <w:r>
          <w:t xml:space="preserve">Blueprints sind ein Ansatz der grafischen Programmierung. </w:t>
        </w:r>
      </w:ins>
      <w:ins w:id="596" w:author="Maximilian Schmitz" w:date="2015-06-17T20:28:00Z">
        <w:r>
          <w:t xml:space="preserve">Darin lassen sich relativ komfortabel Funktionen modellieren. </w:t>
        </w:r>
      </w:ins>
      <w:ins w:id="597"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598" w:author="Maximilian Schmitz" w:date="2015-06-17T20:43:00Z"/>
        </w:rPr>
        <w:pPrChange w:id="599" w:author="Admin" w:date="2015-07-08T13:36:00Z">
          <w:pPr>
            <w:pStyle w:val="berschrift3"/>
          </w:pPr>
        </w:pPrChange>
      </w:pPr>
      <w:ins w:id="600" w:author="Maximilian Schmitz" w:date="2015-06-17T20:30:00Z">
        <w:r>
          <w:t xml:space="preserve">Ein Blueprint kann eine oder mehrere logische Funktionalitäten enthalten. </w:t>
        </w:r>
      </w:ins>
      <w:ins w:id="601" w:author="Maximilian Schmitz" w:date="2015-06-17T20:32:00Z">
        <w:r>
          <w:t>Funktionsaufrufe oder Events sind als Rechtecke dargestellt. Verbunden sind diese Rechtecke über verschiedenfarbige Linien. Diese Linien repräsentieren Kontroll</w:t>
        </w:r>
      </w:ins>
      <w:ins w:id="602" w:author="Admin" w:date="2015-07-06T14:25:00Z">
        <w:r w:rsidR="00601564">
          <w:t>-</w:t>
        </w:r>
      </w:ins>
      <w:ins w:id="603" w:author="Maximilian Schmitz" w:date="2015-06-17T20:32:00Z">
        <w:del w:id="604" w:author="Admin" w:date="2015-07-06T14:25:00Z">
          <w:r w:rsidDel="00601564">
            <w:delText>flüssen</w:delText>
          </w:r>
        </w:del>
      </w:ins>
      <w:ins w:id="605" w:author="Admin" w:date="2015-07-06T14:24:00Z">
        <w:r w:rsidR="00601564">
          <w:t xml:space="preserve"> und Datenflüsse</w:t>
        </w:r>
      </w:ins>
      <w:ins w:id="606" w:author="Maximilian Schmitz" w:date="2015-06-17T20:32:00Z">
        <w:r>
          <w:t>. D</w:t>
        </w:r>
      </w:ins>
      <w:ins w:id="607" w:author="Admin" w:date="2015-07-06T14:25:00Z">
        <w:r w:rsidR="00373351">
          <w:t>ie</w:t>
        </w:r>
      </w:ins>
      <w:ins w:id="608" w:author="Maximilian Schmitz" w:date="2015-06-17T20:32:00Z">
        <w:del w:id="609" w:author="Admin" w:date="2015-07-06T14:25:00Z">
          <w:r w:rsidDel="00373351">
            <w:delText>as sind zum einen</w:delText>
          </w:r>
        </w:del>
        <w:r>
          <w:t xml:space="preserve"> </w:t>
        </w:r>
      </w:ins>
      <w:ins w:id="610" w:author="Maximilian Schmitz" w:date="2015-06-17T20:33:00Z">
        <w:r>
          <w:t>Kontrollflüsse</w:t>
        </w:r>
      </w:ins>
      <w:ins w:id="611" w:author="Admin" w:date="2015-07-06T14:25:00Z">
        <w:r w:rsidR="00373351">
          <w:t xml:space="preserve"> bestimmen die Reihenfolge</w:t>
        </w:r>
      </w:ins>
      <w:ins w:id="612" w:author="Maximilian Schmitz" w:date="2015-06-17T20:33:00Z">
        <w:del w:id="613" w:author="Admin" w:date="2015-07-06T14:25:00Z">
          <w:r w:rsidDel="00373351">
            <w:delText>,</w:delText>
          </w:r>
        </w:del>
        <w:r>
          <w:t xml:space="preserve"> d</w:t>
        </w:r>
      </w:ins>
      <w:ins w:id="614" w:author="Admin" w:date="2015-07-06T14:25:00Z">
        <w:r w:rsidR="00373351">
          <w:t>er</w:t>
        </w:r>
      </w:ins>
      <w:ins w:id="615" w:author="Maximilian Schmitz" w:date="2015-06-17T20:33:00Z">
        <w:del w:id="616" w:author="Admin" w:date="2015-07-06T14:25:00Z">
          <w:r w:rsidDel="00373351">
            <w:delText>ie</w:delText>
          </w:r>
        </w:del>
        <w:r>
          <w:t xml:space="preserve"> Methodenaufrufe</w:t>
        </w:r>
        <w:del w:id="617" w:author="Admin" w:date="2015-07-06T14:25:00Z">
          <w:r w:rsidDel="00373351">
            <w:delText xml:space="preserve"> weitergeben</w:delText>
          </w:r>
        </w:del>
        <w:r>
          <w:t xml:space="preserve">. </w:t>
        </w:r>
      </w:ins>
      <w:ins w:id="618" w:author="Maximilian Schmitz" w:date="2015-06-17T20:34:00Z">
        <w:r>
          <w:t xml:space="preserve">Zum anderen </w:t>
        </w:r>
        <w:del w:id="619" w:author="Admin" w:date="2015-07-06T14:27:00Z">
          <w:r w:rsidDel="00373351">
            <w:delText>sind</w:delText>
          </w:r>
        </w:del>
      </w:ins>
      <w:ins w:id="620" w:author="Admin" w:date="2015-07-06T14:27:00Z">
        <w:r w:rsidR="00373351">
          <w:t>werden</w:t>
        </w:r>
      </w:ins>
      <w:ins w:id="621" w:author="Maximilian Schmitz" w:date="2015-06-17T20:34:00Z">
        <w:r>
          <w:t xml:space="preserve"> die</w:t>
        </w:r>
      </w:ins>
      <w:ins w:id="622" w:author="Admin" w:date="2015-07-06T14:26:00Z">
        <w:r w:rsidR="00373351">
          <w:t xml:space="preserve"> Datenflüsse zum Austausch von </w:t>
        </w:r>
      </w:ins>
      <w:ins w:id="623" w:author="Maximilian Schmitz" w:date="2015-06-17T20:34:00Z">
        <w:del w:id="624" w:author="Admin" w:date="2015-07-06T14:26:00Z">
          <w:r w:rsidDel="00373351">
            <w:delText xml:space="preserve">se Kontrollflüsse </w:delText>
          </w:r>
        </w:del>
        <w:r>
          <w:t xml:space="preserve">Variablen, </w:t>
        </w:r>
        <w:del w:id="625" w:author="Admin" w:date="2015-07-06T14:27:00Z">
          <w:r w:rsidDel="00373351">
            <w:delText xml:space="preserve">die </w:delText>
          </w:r>
        </w:del>
        <w:r>
          <w:t>als Rückgabewerte einer Funktion</w:t>
        </w:r>
      </w:ins>
      <w:ins w:id="626" w:author="Admin" w:date="2015-07-06T14:27:00Z">
        <w:r w:rsidR="00373351">
          <w:t xml:space="preserve"> oder</w:t>
        </w:r>
      </w:ins>
      <w:ins w:id="627" w:author="Maximilian Schmitz" w:date="2015-06-17T20:34:00Z">
        <w:r>
          <w:t xml:space="preserve"> als Übergabeparameter an eine andere Funktion </w:t>
        </w:r>
      </w:ins>
      <w:ins w:id="628" w:author="Admin" w:date="2015-07-06T14:27:00Z">
        <w:r w:rsidR="00373351">
          <w:lastRenderedPageBreak/>
          <w:t>verwendet</w:t>
        </w:r>
      </w:ins>
      <w:ins w:id="629" w:author="Maximilian Schmitz" w:date="2015-06-17T20:34:00Z">
        <w:del w:id="630" w:author="Admin" w:date="2015-07-06T14:27:00Z">
          <w:r w:rsidDel="00373351">
            <w:delText>übergeben werden</w:delText>
          </w:r>
        </w:del>
        <w:r>
          <w:t xml:space="preserve">. </w:t>
        </w:r>
      </w:ins>
      <w:ins w:id="631"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632" w:author="Maximilian Schmitz" w:date="2015-06-17T20:43:00Z"/>
        </w:rPr>
        <w:pPrChange w:id="633" w:author="Admin" w:date="2015-07-08T13:36:00Z">
          <w:pPr>
            <w:pStyle w:val="berschrift3"/>
          </w:pPr>
        </w:pPrChange>
      </w:pPr>
      <w:ins w:id="634" w:author="Maximilian Schmitz" w:date="2015-06-17T20:44:00Z">
        <w:r>
          <w:t xml:space="preserve">In </w:t>
        </w:r>
      </w:ins>
      <w:ins w:id="635" w:author="Maximilian Schmitz" w:date="2015-06-17T20:45:00Z">
        <w:r>
          <w:fldChar w:fldCharType="begin"/>
        </w:r>
        <w:r>
          <w:instrText xml:space="preserve"> REF _Ref422337232 \h </w:instrText>
        </w:r>
      </w:ins>
      <w:r w:rsidR="006A1F2A">
        <w:instrText xml:space="preserve"> \* MERGEFORMAT </w:instrText>
      </w:r>
      <w:r>
        <w:fldChar w:fldCharType="separate"/>
      </w:r>
      <w:ins w:id="636" w:author="Maximilian Schmitz" w:date="2015-07-08T20:05:00Z">
        <w:r w:rsidR="00067648">
          <w:t xml:space="preserve">Abbildung </w:t>
        </w:r>
        <w:r w:rsidR="00067648">
          <w:rPr>
            <w:noProof/>
          </w:rPr>
          <w:t>6</w:t>
        </w:r>
      </w:ins>
      <w:ins w:id="637"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638" w:author="Maximilian Schmitz" w:date="2015-06-17T20:46:00Z">
        <w:r w:rsidR="00C74556">
          <w:t xml:space="preserve">Dann wird geprüft welches Team das Tor erzielt hat und die Durchführung eines </w:t>
        </w:r>
      </w:ins>
      <w:ins w:id="639" w:author="Maximilian Schmitz" w:date="2015-06-17T20:47:00Z">
        <w:r w:rsidR="00C74556">
          <w:t>Anstoßes</w:t>
        </w:r>
      </w:ins>
      <w:ins w:id="640" w:author="Maximilian Schmitz" w:date="2015-06-17T20:46:00Z">
        <w:r w:rsidR="00C74556">
          <w:t xml:space="preserve"> angestoßen.</w:t>
        </w:r>
      </w:ins>
    </w:p>
    <w:p w14:paraId="4A2D38F2" w14:textId="77777777" w:rsidR="0098221C" w:rsidRDefault="0098221C">
      <w:pPr>
        <w:keepNext/>
        <w:rPr>
          <w:ins w:id="641" w:author="Maximilian Schmitz" w:date="2015-06-17T20:44:00Z"/>
        </w:rPr>
        <w:pPrChange w:id="642" w:author="Admin" w:date="2015-07-08T13:36:00Z">
          <w:pPr/>
        </w:pPrChange>
      </w:pPr>
      <w:ins w:id="643"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644" w:author="Maximilian Schmitz" w:date="2015-06-17T20:47:00Z"/>
        </w:rPr>
        <w:pPrChange w:id="645" w:author="Admin" w:date="2015-07-08T13:36:00Z">
          <w:pPr>
            <w:pStyle w:val="berschrift3"/>
          </w:pPr>
        </w:pPrChange>
      </w:pPr>
      <w:bookmarkStart w:id="646" w:name="_Ref422337232"/>
      <w:bookmarkStart w:id="647" w:name="_Toc424149353"/>
      <w:ins w:id="648" w:author="Maximilian Schmitz" w:date="2015-06-17T20:44:00Z">
        <w:r>
          <w:t xml:space="preserve">Abbildung </w:t>
        </w:r>
        <w:r>
          <w:fldChar w:fldCharType="begin"/>
        </w:r>
        <w:r>
          <w:instrText xml:space="preserve"> SEQ Abbildung \* ARABIC </w:instrText>
        </w:r>
      </w:ins>
      <w:r>
        <w:fldChar w:fldCharType="separate"/>
      </w:r>
      <w:ins w:id="649" w:author="Maximilian Schmitz" w:date="2015-07-08T21:45:00Z">
        <w:r w:rsidR="00E63272">
          <w:rPr>
            <w:noProof/>
          </w:rPr>
          <w:t>6</w:t>
        </w:r>
      </w:ins>
      <w:ins w:id="650" w:author="Maximilian Schmitz" w:date="2015-06-17T20:44:00Z">
        <w:r>
          <w:fldChar w:fldCharType="end"/>
        </w:r>
        <w:bookmarkEnd w:id="646"/>
        <w:r>
          <w:t>: Blueprint für die Torerkennung</w:t>
        </w:r>
      </w:ins>
      <w:bookmarkEnd w:id="647"/>
    </w:p>
    <w:p w14:paraId="2D7BC68C" w14:textId="77777777" w:rsidR="00C74556" w:rsidRDefault="00C74556">
      <w:pPr>
        <w:rPr>
          <w:ins w:id="651" w:author="Maximilian Schmitz" w:date="2015-06-17T20:47:00Z"/>
        </w:rPr>
        <w:pPrChange w:id="652" w:author="Admin" w:date="2015-07-08T13:36:00Z">
          <w:pPr>
            <w:pStyle w:val="berschrift3"/>
          </w:pPr>
        </w:pPrChange>
      </w:pPr>
    </w:p>
    <w:p w14:paraId="007CACF9" w14:textId="77777777" w:rsidR="00A75BD7" w:rsidRDefault="00C74556">
      <w:pPr>
        <w:rPr>
          <w:ins w:id="653" w:author="Maximilian Schmitz" w:date="2015-06-18T10:34:00Z"/>
        </w:rPr>
        <w:pPrChange w:id="654" w:author="Admin" w:date="2015-07-08T13:36:00Z">
          <w:pPr>
            <w:pStyle w:val="berschrift3"/>
          </w:pPr>
        </w:pPrChange>
      </w:pPr>
      <w:ins w:id="655" w:author="Maximilian Schmitz" w:date="2015-06-17T20:51:00Z">
        <w:r>
          <w:t xml:space="preserve">Genauso sind weitere Funktionalitäten, die </w:t>
        </w:r>
      </w:ins>
      <w:ins w:id="656" w:author="Maximilian Schmitz" w:date="2015-06-17T20:52:00Z">
        <w:r>
          <w:t>das Zurücksetzen des Balls nach Ablauf eines Timer</w:t>
        </w:r>
      </w:ins>
      <w:ins w:id="657" w:author="Maximilian Schmitz" w:date="2015-06-17T20:53:00Z">
        <w:r>
          <w:t>s</w:t>
        </w:r>
      </w:ins>
      <w:ins w:id="658" w:author="Maximilian Schmitz" w:date="2015-06-17T20:52:00Z">
        <w:r>
          <w:t xml:space="preserve"> von 10 Sekunden </w:t>
        </w:r>
      </w:ins>
      <w:ins w:id="659" w:author="Maximilian Schmitz" w:date="2015-06-17T20:53:00Z">
        <w:r>
          <w:t>oder die Messung der Spie</w:t>
        </w:r>
        <w:r w:rsidR="00922210">
          <w:t>lzeit in Blueprints realisiert.</w:t>
        </w:r>
      </w:ins>
    </w:p>
    <w:p w14:paraId="4A048434" w14:textId="77777777" w:rsidR="00922210" w:rsidRDefault="00922210">
      <w:pPr>
        <w:rPr>
          <w:ins w:id="660" w:author="Maximilian Schmitz" w:date="2015-06-18T10:31:00Z"/>
        </w:rPr>
        <w:pPrChange w:id="661" w:author="Admin" w:date="2015-07-08T13:36:00Z">
          <w:pPr>
            <w:pStyle w:val="berschrift3"/>
          </w:pPr>
        </w:pPrChange>
      </w:pPr>
    </w:p>
    <w:p w14:paraId="2A509E21" w14:textId="77777777" w:rsidR="00922210" w:rsidRDefault="00922210">
      <w:pPr>
        <w:rPr>
          <w:ins w:id="662" w:author="Maximilian Schmitz" w:date="2015-06-18T10:35:00Z"/>
        </w:rPr>
        <w:pPrChange w:id="663" w:author="Admin" w:date="2015-07-08T13:36:00Z">
          <w:pPr>
            <w:pStyle w:val="berschrift3"/>
          </w:pPr>
        </w:pPrChange>
      </w:pPr>
      <w:ins w:id="664" w:author="Maximilian Schmitz" w:date="2015-06-18T10:31:00Z">
        <w:r>
          <w:t xml:space="preserve">Die Konfiguration des Spiels wird </w:t>
        </w:r>
      </w:ins>
      <w:ins w:id="665" w:author="Maximilian Schmitz" w:date="2015-06-18T10:32:00Z">
        <w:r>
          <w:t xml:space="preserve">aus der Datei </w:t>
        </w:r>
      </w:ins>
      <w:ins w:id="666" w:author="Maximilian Schmitz" w:date="2015-06-18T10:34:00Z">
        <w:r>
          <w:t xml:space="preserve">„Teams.xml“ eingelesen. Darin ist spezifiziert aus welchen XML-Dateien die </w:t>
        </w:r>
      </w:ins>
      <w:ins w:id="667" w:author="Maximilian Schmitz" w:date="2015-06-18T10:35:00Z">
        <w:r>
          <w:t>Konfiguration</w:t>
        </w:r>
      </w:ins>
      <w:ins w:id="668" w:author="Maximilian Schmitz" w:date="2015-06-18T10:34:00Z">
        <w:r>
          <w:t xml:space="preserve"> der beiden Teams gelesen werden soll. </w:t>
        </w:r>
      </w:ins>
      <w:ins w:id="669" w:author="Maximilian Schmitz" w:date="2015-06-18T10:35:00Z">
        <w:r>
          <w:t>Außerdem wird hier die Spieldauer für ein Spiel festgelegt.</w:t>
        </w:r>
      </w:ins>
    </w:p>
    <w:p w14:paraId="71CF11C1" w14:textId="6DFCF1DE" w:rsidR="00922210" w:rsidRDefault="00922210">
      <w:pPr>
        <w:rPr>
          <w:ins w:id="670" w:author="Maximilian Schmitz" w:date="2015-06-18T10:37:00Z"/>
        </w:rPr>
        <w:pPrChange w:id="671" w:author="Admin" w:date="2015-07-08T13:36:00Z">
          <w:pPr>
            <w:pStyle w:val="berschrift3"/>
          </w:pPr>
        </w:pPrChange>
      </w:pPr>
      <w:ins w:id="672" w:author="Maximilian Schmitz" w:date="2015-06-18T10:36:00Z">
        <w:r>
          <w:t xml:space="preserve">In den Konfigurationsdateien der einzelnen Teams </w:t>
        </w:r>
      </w:ins>
      <w:ins w:id="673" w:author="Maximilian Schmitz" w:date="2015-06-18T10:37:00Z">
        <w:r w:rsidR="00462BD4">
          <w:t>werden</w:t>
        </w:r>
      </w:ins>
      <w:ins w:id="674" w:author="Maximilian Schmitz" w:date="2015-06-18T10:36:00Z">
        <w:r w:rsidR="00462BD4">
          <w:t xml:space="preserve"> für jeden Spieler ein KI-Skript, ein Name und die Startposition angegeben.</w:t>
        </w:r>
      </w:ins>
      <w:ins w:id="675" w:author="Maximilian Schmitz" w:date="2015-06-18T10:38:00Z">
        <w:r w:rsidR="00462BD4">
          <w:t xml:space="preserve"> </w:t>
        </w:r>
        <w:del w:id="676"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677" w:author="Admin" w:date="2015-07-06T14:29:00Z">
        <w:r w:rsidR="00462BD4" w:rsidDel="00373351">
          <w:fldChar w:fldCharType="separate"/>
        </w:r>
      </w:del>
      <w:ins w:id="678" w:author="Maximilian Schmitz" w:date="2015-06-19T09:20:00Z">
        <w:del w:id="679" w:author="Admin" w:date="2015-07-06T14:29:00Z">
          <w:r w:rsidR="00867956" w:rsidDel="00373351">
            <w:delText xml:space="preserve">Abbildung </w:delText>
          </w:r>
          <w:r w:rsidR="00867956" w:rsidDel="00373351">
            <w:rPr>
              <w:noProof/>
            </w:rPr>
            <w:delText>1</w:delText>
          </w:r>
        </w:del>
      </w:ins>
      <w:del w:id="680" w:author="Admin" w:date="2015-07-06T14:29:00Z">
        <w:r w:rsidR="00462BD4" w:rsidDel="00373351">
          <w:fldChar w:fldCharType="end"/>
        </w:r>
      </w:del>
      <w:ins w:id="681"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682" w:author="Maximilian Schmitz" w:date="2015-07-08T20:05:00Z">
        <w:r w:rsidR="00067648">
          <w:t xml:space="preserve">Abbildung </w:t>
        </w:r>
        <w:r w:rsidR="00067648">
          <w:rPr>
            <w:noProof/>
          </w:rPr>
          <w:t>7</w:t>
        </w:r>
      </w:ins>
      <w:ins w:id="683" w:author="Maximilian Schmitz" w:date="2015-06-18T10:38:00Z">
        <w:r w:rsidR="00462BD4">
          <w:fldChar w:fldCharType="end"/>
        </w:r>
        <w:r w:rsidR="00462BD4">
          <w:t xml:space="preserve"> zeigt eine solche </w:t>
        </w:r>
        <w:del w:id="684" w:author="Admin" w:date="2015-07-06T14:30:00Z">
          <w:r w:rsidR="00462BD4" w:rsidDel="00373351">
            <w:delText>Datei</w:delText>
          </w:r>
        </w:del>
      </w:ins>
      <w:ins w:id="685" w:author="Admin" w:date="2015-07-06T14:30:00Z">
        <w:r w:rsidR="00373351">
          <w:t>Teamkonfiguration</w:t>
        </w:r>
      </w:ins>
      <w:ins w:id="686" w:author="Maximilian Schmitz" w:date="2015-06-18T10:38:00Z">
        <w:r w:rsidR="00462BD4">
          <w:t>.</w:t>
        </w:r>
      </w:ins>
    </w:p>
    <w:p w14:paraId="2FE91B0A" w14:textId="77777777" w:rsidR="00462BD4" w:rsidRDefault="00462BD4">
      <w:pPr>
        <w:rPr>
          <w:ins w:id="687" w:author="Maximilian Schmitz" w:date="2015-06-18T10:37:00Z"/>
        </w:rPr>
        <w:pPrChange w:id="688" w:author="Admin" w:date="2015-07-08T13:36:00Z">
          <w:pPr>
            <w:pStyle w:val="berschrift3"/>
          </w:pPr>
        </w:pPrChange>
      </w:pPr>
    </w:p>
    <w:p w14:paraId="1CBF2747" w14:textId="77777777" w:rsidR="00462BD4" w:rsidRDefault="00462BD4">
      <w:pPr>
        <w:keepNext/>
        <w:rPr>
          <w:ins w:id="689" w:author="Maximilian Schmitz" w:date="2015-06-18T10:38:00Z"/>
        </w:rPr>
        <w:pPrChange w:id="690" w:author="Admin" w:date="2015-07-08T13:36:00Z">
          <w:pPr/>
        </w:pPrChange>
      </w:pPr>
      <w:ins w:id="691"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692" w:author="Maximilian Schmitz" w:date="2015-06-18T10:38:00Z"/>
        </w:rPr>
        <w:pPrChange w:id="693" w:author="Admin" w:date="2015-07-08T13:36:00Z">
          <w:pPr>
            <w:pStyle w:val="berschrift3"/>
          </w:pPr>
        </w:pPrChange>
      </w:pPr>
      <w:bookmarkStart w:id="694" w:name="_Ref422387246"/>
      <w:bookmarkStart w:id="695" w:name="_Toc424149354"/>
      <w:ins w:id="696" w:author="Maximilian Schmitz" w:date="2015-06-18T10:38:00Z">
        <w:r>
          <w:t xml:space="preserve">Abbildung </w:t>
        </w:r>
        <w:r>
          <w:fldChar w:fldCharType="begin"/>
        </w:r>
        <w:r>
          <w:instrText xml:space="preserve"> SEQ Abbildung \* ARABIC </w:instrText>
        </w:r>
      </w:ins>
      <w:r>
        <w:fldChar w:fldCharType="separate"/>
      </w:r>
      <w:ins w:id="697" w:author="Maximilian Schmitz" w:date="2015-07-08T21:45:00Z">
        <w:r w:rsidR="00E63272">
          <w:rPr>
            <w:noProof/>
          </w:rPr>
          <w:t>7</w:t>
        </w:r>
      </w:ins>
      <w:ins w:id="698" w:author="Maximilian Schmitz" w:date="2015-06-18T10:38:00Z">
        <w:r>
          <w:fldChar w:fldCharType="end"/>
        </w:r>
        <w:bookmarkEnd w:id="694"/>
        <w:r>
          <w:t>: Konfiguration eines Teams</w:t>
        </w:r>
        <w:bookmarkEnd w:id="695"/>
      </w:ins>
    </w:p>
    <w:p w14:paraId="33AD0AA1" w14:textId="3FD8F8E5" w:rsidR="00462BD4" w:rsidRPr="00EC6D6C" w:rsidRDefault="00462BD4">
      <w:pPr>
        <w:rPr>
          <w:ins w:id="699" w:author="Maximilian Schmitz" w:date="2015-06-17T20:53:00Z"/>
        </w:rPr>
        <w:pPrChange w:id="700" w:author="Admin" w:date="2015-07-08T13:36:00Z">
          <w:pPr>
            <w:pStyle w:val="berschrift3"/>
          </w:pPr>
        </w:pPrChange>
      </w:pPr>
      <w:ins w:id="701" w:author="Maximilian Schmitz" w:date="2015-06-18T10:39:00Z">
        <w:r>
          <w:t xml:space="preserve">Das Auslesen der XML-Dateien erfolgt über einen in C++ realisierten Parser beim Starten des Programms. </w:t>
        </w:r>
      </w:ins>
      <w:ins w:id="702" w:author="Maximilian Schmitz" w:date="2015-06-18T10:41:00Z">
        <w:r>
          <w:t xml:space="preserve">Die Konfiguration über XML-Dateien ist sinnvoll, da XML auch von Menschen gut </w:t>
        </w:r>
        <w:del w:id="703" w:author="Admin" w:date="2015-07-06T14:30:00Z">
          <w:r w:rsidDel="00373351">
            <w:delText>gelesen</w:delText>
          </w:r>
        </w:del>
      </w:ins>
      <w:ins w:id="704" w:author="Admin" w:date="2015-07-06T14:30:00Z">
        <w:r w:rsidR="00373351">
          <w:t>bearbeitet</w:t>
        </w:r>
      </w:ins>
      <w:ins w:id="705" w:author="Maximilian Schmitz" w:date="2015-06-18T10:41:00Z">
        <w:r>
          <w:t xml:space="preserve"> werden kann und weit verbreitet ist. Es wird ermöglicht, dass bei der Erstellung der künstlichen Intelligenzen für jeden Spieler eine spezielle Version erstellt werden kann. </w:t>
        </w:r>
      </w:ins>
      <w:ins w:id="706"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707" w:author="Maximilian Schmitz" w:date="2015-06-17T20:54:00Z"/>
        </w:rPr>
        <w:pPrChange w:id="708" w:author="Admin" w:date="2015-07-08T13:36:00Z">
          <w:pPr>
            <w:pStyle w:val="berschrift3"/>
          </w:pPr>
        </w:pPrChange>
      </w:pPr>
    </w:p>
    <w:p w14:paraId="3B427273" w14:textId="77777777" w:rsidR="00C74556" w:rsidRDefault="00C74556">
      <w:pPr>
        <w:rPr>
          <w:ins w:id="709" w:author="Maximilian Schmitz" w:date="2015-07-08T16:13:00Z"/>
        </w:rPr>
        <w:pPrChange w:id="710" w:author="Admin" w:date="2015-07-08T13:36:00Z">
          <w:pPr>
            <w:pStyle w:val="berschrift3"/>
          </w:pPr>
        </w:pPrChange>
      </w:pPr>
      <w:ins w:id="711" w:author="Maximilian Schmitz" w:date="2015-06-17T20:54:00Z">
        <w:r>
          <w:t xml:space="preserve">Im Bereich der Regelimplementierung gibt es noch einige Möglichkeiten zur Erweiterung. </w:t>
        </w:r>
      </w:ins>
      <w:ins w:id="712" w:author="Maximilian Schmitz" w:date="2015-06-17T20:55:00Z">
        <w:r>
          <w:t xml:space="preserve">Beispielsweise </w:t>
        </w:r>
        <w:r w:rsidR="00AF56BA">
          <w:t xml:space="preserve">fehlt die Erkennung der Abseitsregel oder die Erkennung von Fouls. Wobei hier </w:t>
        </w:r>
      </w:ins>
      <w:ins w:id="713" w:author="Maximilian Schmitz" w:date="2015-06-17T20:56:00Z">
        <w:r w:rsidR="00AF56BA">
          <w:t xml:space="preserve">vor allem die Erkennung desjenigen Spielers, der ein Foul begeht schwierig zu lösen ist. </w:t>
        </w:r>
      </w:ins>
      <w:ins w:id="714"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715" w:author="Maximilian Schmitz" w:date="2015-06-17T15:00:00Z"/>
        </w:rPr>
        <w:pPrChange w:id="716" w:author="Admin" w:date="2015-07-08T13:36:00Z">
          <w:pPr>
            <w:pStyle w:val="berschrift3"/>
          </w:pPr>
        </w:pPrChange>
      </w:pPr>
    </w:p>
    <w:p w14:paraId="7F2D8469" w14:textId="77777777" w:rsidR="006179F5" w:rsidRDefault="006179F5">
      <w:pPr>
        <w:pStyle w:val="berschrift3"/>
        <w:rPr>
          <w:ins w:id="717" w:author="Maximilian Schmitz" w:date="2015-06-18T20:28:00Z"/>
        </w:rPr>
      </w:pPr>
      <w:bookmarkStart w:id="718" w:name="_Toc424193764"/>
      <w:ins w:id="719" w:author="Maximilian Schmitz" w:date="2015-06-17T15:00:00Z">
        <w:r>
          <w:t>Spielerimplementierung</w:t>
        </w:r>
      </w:ins>
      <w:bookmarkEnd w:id="718"/>
    </w:p>
    <w:p w14:paraId="103D99CC" w14:textId="77777777" w:rsidR="00F908E2" w:rsidRPr="00321258" w:rsidRDefault="00F908E2">
      <w:pPr>
        <w:rPr>
          <w:ins w:id="720" w:author="Maximilian Schmitz" w:date="2015-06-17T20:54:00Z"/>
        </w:rPr>
        <w:pPrChange w:id="721" w:author="Admin" w:date="2015-07-08T13:36:00Z">
          <w:pPr>
            <w:pStyle w:val="berschrift3"/>
          </w:pPr>
        </w:pPrChange>
      </w:pPr>
      <w:ins w:id="722" w:author="Maximilian Schmitz" w:date="2015-06-18T20:28:00Z">
        <w:r>
          <w:t xml:space="preserve">In diesem Unterkapitel wird die Umsetzung des menschlichen Fußballspielers in der Simulation beschrieben. </w:t>
        </w:r>
      </w:ins>
      <w:ins w:id="723"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724" w:author="Maximilian Schmitz" w:date="2015-06-18T10:29:00Z"/>
        </w:rPr>
        <w:pPrChange w:id="725" w:author="Admin" w:date="2015-07-08T13:36:00Z">
          <w:pPr>
            <w:pStyle w:val="berschrift3"/>
          </w:pPr>
        </w:pPrChange>
      </w:pPr>
      <w:ins w:id="726" w:author="Maximilian Schmitz" w:date="2015-06-18T10:27:00Z">
        <w:r>
          <w:lastRenderedPageBreak/>
          <w:t xml:space="preserve">Die Implementierung der Funktionen des Spielers ist zum großen Teil im C++ Code vorgenommen. </w:t>
        </w:r>
      </w:ins>
      <w:ins w:id="727" w:author="Maximilian Schmitz" w:date="2015-06-18T10:29:00Z">
        <w:r>
          <w:t>Kleine Teile sind wie die Implementierung der Spielregeln im Blueprint umgesetzt.</w:t>
        </w:r>
      </w:ins>
    </w:p>
    <w:p w14:paraId="4817F668" w14:textId="77777777" w:rsidR="007D3074" w:rsidRDefault="007D3074">
      <w:pPr>
        <w:rPr>
          <w:ins w:id="728" w:author="Maximilian Schmitz" w:date="2015-06-18T10:31:00Z"/>
        </w:rPr>
        <w:pPrChange w:id="729" w:author="Admin" w:date="2015-07-08T13:36:00Z">
          <w:pPr>
            <w:pStyle w:val="berschrift3"/>
            <w:numPr>
              <w:numId w:val="23"/>
            </w:numPr>
            <w:tabs>
              <w:tab w:val="clear" w:pos="709"/>
              <w:tab w:val="num" w:pos="340"/>
            </w:tabs>
            <w:ind w:left="0" w:firstLine="0"/>
          </w:pPr>
        </w:pPrChange>
      </w:pPr>
      <w:ins w:id="730" w:author="Maximilian Schmitz" w:date="2015-06-18T10:30:00Z">
        <w:r>
          <w:t xml:space="preserve">Die hier beschriebenen Spielerfunktionalitäten können über die </w:t>
        </w:r>
      </w:ins>
      <w:ins w:id="731" w:author="Maximilian Schmitz" w:date="2015-06-18T10:31:00Z">
        <w:r>
          <w:t>Skriptschnittstelle</w:t>
        </w:r>
      </w:ins>
    </w:p>
    <w:p w14:paraId="5A54BC16" w14:textId="77777777" w:rsidR="007D3074" w:rsidRDefault="007D3074">
      <w:pPr>
        <w:rPr>
          <w:ins w:id="732" w:author="Maximilian Schmitz" w:date="2015-06-18T10:44:00Z"/>
        </w:rPr>
        <w:pPrChange w:id="733" w:author="Admin" w:date="2015-07-08T13:36:00Z">
          <w:pPr>
            <w:pStyle w:val="berschrift3"/>
          </w:pPr>
        </w:pPrChange>
      </w:pPr>
      <w:ins w:id="734" w:author="Maximilian Schmitz" w:date="2015-06-18T10:30:00Z">
        <w:r>
          <w:t xml:space="preserve">durch </w:t>
        </w:r>
      </w:ins>
      <w:ins w:id="735" w:author="Maximilian Schmitz" w:date="2015-06-18T10:31:00Z">
        <w:r>
          <w:t>die künstliche Intelligenz aufgerufen werden.</w:t>
        </w:r>
      </w:ins>
    </w:p>
    <w:p w14:paraId="7FC07CB1" w14:textId="77777777" w:rsidR="00AF627C" w:rsidRDefault="00AF627C">
      <w:pPr>
        <w:rPr>
          <w:ins w:id="736" w:author="Maximilian Schmitz" w:date="2015-06-18T10:44:00Z"/>
        </w:rPr>
        <w:pPrChange w:id="737" w:author="Admin" w:date="2015-07-08T13:36:00Z">
          <w:pPr>
            <w:pStyle w:val="berschrift3"/>
          </w:pPr>
        </w:pPrChange>
      </w:pPr>
    </w:p>
    <w:p w14:paraId="722B5305" w14:textId="77777777" w:rsidR="00C5179B" w:rsidRDefault="00AF627C">
      <w:pPr>
        <w:rPr>
          <w:ins w:id="738" w:author="Maximilian Schmitz" w:date="2015-07-06T18:04:00Z"/>
        </w:rPr>
        <w:pPrChange w:id="739" w:author="Admin" w:date="2015-07-08T13:36:00Z">
          <w:pPr>
            <w:pStyle w:val="berschrift3"/>
          </w:pPr>
        </w:pPrChange>
      </w:pPr>
      <w:ins w:id="740" w:author="Maximilian Schmitz" w:date="2015-06-18T10:44:00Z">
        <w:r>
          <w:t>Die im Blueprint umgesetzten Funktionen</w:t>
        </w:r>
      </w:ins>
      <w:ins w:id="741" w:author="Maximilian Schmitz" w:date="2015-06-18T10:49:00Z">
        <w:r w:rsidR="00FC3779">
          <w:t xml:space="preserve"> sind das Annehmen des Balls, die Erkennung, ob der Spieler den Ball hat und die Bewegung zu einer bestimmten Position. </w:t>
        </w:r>
      </w:ins>
      <w:ins w:id="742" w:author="Maximilian Schmitz" w:date="2015-06-18T10:50:00Z">
        <w:r w:rsidR="00FC3779">
          <w:t xml:space="preserve">Diese Funktionalitäten sind nicht im C++ Code umgesetzt, da sich die Umsetzung hier deutlich komplizierter gestaltet hätte als im Blueprint. </w:t>
        </w:r>
      </w:ins>
      <w:ins w:id="743" w:author="Maximilian Schmitz" w:date="2015-06-18T10:51:00Z">
        <w:r w:rsidR="00FC3779">
          <w:t xml:space="preserve">Das liegt vor allem daran, dass auf Objekte zugegriffen werden muss, die innerhalb des verwendeten Basisspielers der Unreal Engine 4 liegen. </w:t>
        </w:r>
      </w:ins>
      <w:ins w:id="744" w:author="Maximilian Schmitz" w:date="2015-06-18T10:53:00Z">
        <w:r w:rsidR="00FC3779">
          <w:t>Der Zugriff darauf ist im Blueprint deutlich einfacher gestaltet. Die Blueprint-Funktionen werden durch Events, die von Funktionen im C++ Code gesendet werden, aufgerufen.</w:t>
        </w:r>
      </w:ins>
      <w:ins w:id="745"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746" w:author="Maximilian Schmitz" w:date="2015-07-06T18:03:00Z">
        <w:r w:rsidR="00C5179B">
          <w:t xml:space="preserve">kompiliert. Durch diese Übersetzung in Machinencode </w:t>
        </w:r>
      </w:ins>
      <w:ins w:id="747"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748" w:author="Maximilian Schmitz" w:date="2015-06-17T15:00:00Z"/>
        </w:rPr>
        <w:pPrChange w:id="749" w:author="Admin" w:date="2015-07-08T13:36:00Z">
          <w:pPr>
            <w:pStyle w:val="berschrift3"/>
          </w:pPr>
        </w:pPrChange>
      </w:pPr>
      <w:ins w:id="750" w:author="Maximilian Schmitz" w:date="2015-06-18T10:53:00Z">
        <w:del w:id="751" w:author="Admin" w:date="2015-07-09T09:40:00Z">
          <w:r w:rsidDel="002339AB">
            <w:delText xml:space="preserve"> </w:delText>
          </w:r>
        </w:del>
      </w:ins>
      <w:ins w:id="752"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753" w:author="Maximilian Schmitz" w:date="2015-07-08T20:05:00Z">
        <w:r w:rsidR="00067648">
          <w:t xml:space="preserve">Abbildung </w:t>
        </w:r>
        <w:r w:rsidR="00067648">
          <w:rPr>
            <w:noProof/>
          </w:rPr>
          <w:t>8</w:t>
        </w:r>
      </w:ins>
      <w:ins w:id="754" w:author="Maximilian Schmitz" w:date="2015-06-18T10:54:00Z">
        <w:r>
          <w:fldChar w:fldCharType="end"/>
        </w:r>
        <w:r>
          <w:t xml:space="preserve"> sind Teile der umgesetzten Funktionalitäten zu sehen. Es ist zu erkennen, dass diese Funktionen relativ klein sind. </w:t>
        </w:r>
      </w:ins>
      <w:ins w:id="755" w:author="Maximilian Schmitz" w:date="2015-06-18T10:55:00Z">
        <w:r>
          <w:t>Eine Entsprechung im C++ Code wäre viel größer.</w:t>
        </w:r>
      </w:ins>
    </w:p>
    <w:p w14:paraId="44C52855" w14:textId="77777777" w:rsidR="00915AB6" w:rsidRDefault="00915AB6">
      <w:pPr>
        <w:keepNext/>
        <w:rPr>
          <w:ins w:id="756" w:author="Maximilian Schmitz" w:date="2015-06-17T19:44:00Z"/>
        </w:rPr>
        <w:pPrChange w:id="757" w:author="Admin" w:date="2015-07-08T13:36:00Z">
          <w:pPr/>
        </w:pPrChange>
      </w:pPr>
      <w:ins w:id="758"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759" w:author="Maximilian Schmitz" w:date="2015-06-18T10:55:00Z"/>
        </w:rPr>
        <w:pPrChange w:id="760" w:author="Admin" w:date="2015-07-08T13:36:00Z">
          <w:pPr>
            <w:pStyle w:val="berschrift3"/>
          </w:pPr>
        </w:pPrChange>
      </w:pPr>
      <w:bookmarkStart w:id="761" w:name="_Ref422388188"/>
      <w:bookmarkStart w:id="762" w:name="_Toc424149355"/>
      <w:ins w:id="763" w:author="Maximilian Schmitz" w:date="2015-06-17T19:44:00Z">
        <w:r>
          <w:t xml:space="preserve">Abbildung </w:t>
        </w:r>
        <w:r>
          <w:fldChar w:fldCharType="begin"/>
        </w:r>
        <w:r>
          <w:instrText xml:space="preserve"> SEQ Abbildung \* ARABIC </w:instrText>
        </w:r>
      </w:ins>
      <w:r>
        <w:fldChar w:fldCharType="separate"/>
      </w:r>
      <w:ins w:id="764" w:author="Maximilian Schmitz" w:date="2015-07-08T21:45:00Z">
        <w:r w:rsidR="00E63272">
          <w:rPr>
            <w:noProof/>
          </w:rPr>
          <w:t>8</w:t>
        </w:r>
      </w:ins>
      <w:ins w:id="765" w:author="Maximilian Schmitz" w:date="2015-06-17T19:44:00Z">
        <w:r>
          <w:fldChar w:fldCharType="end"/>
        </w:r>
        <w:bookmarkEnd w:id="761"/>
        <w:r>
          <w:t>: Blueprint-Funktionen des Spielers</w:t>
        </w:r>
      </w:ins>
      <w:bookmarkEnd w:id="762"/>
    </w:p>
    <w:p w14:paraId="26BE56FD" w14:textId="77777777" w:rsidR="00467292" w:rsidRDefault="00467292">
      <w:pPr>
        <w:rPr>
          <w:ins w:id="766" w:author="Maximilian Schmitz" w:date="2015-06-18T10:55:00Z"/>
        </w:rPr>
        <w:pPrChange w:id="767" w:author="Admin" w:date="2015-07-08T13:36:00Z">
          <w:pPr>
            <w:pStyle w:val="berschrift3"/>
          </w:pPr>
        </w:pPrChange>
      </w:pPr>
    </w:p>
    <w:p w14:paraId="6F1BF8D5" w14:textId="77777777" w:rsidR="00E818EB" w:rsidRDefault="00A847DF">
      <w:pPr>
        <w:rPr>
          <w:ins w:id="768" w:author="Maximilian Schmitz" w:date="2015-06-18T20:02:00Z"/>
        </w:rPr>
        <w:pPrChange w:id="769" w:author="Admin" w:date="2015-07-08T13:36:00Z">
          <w:pPr>
            <w:pStyle w:val="berschrift3"/>
          </w:pPr>
        </w:pPrChange>
      </w:pPr>
      <w:ins w:id="770" w:author="Maximilian Schmitz" w:date="2015-06-18T15:40:00Z">
        <w:r>
          <w:t xml:space="preserve">Die weiteren Funktionen des Spielers sind direkt im C++ Code entwickelt. </w:t>
        </w:r>
      </w:ins>
      <w:ins w:id="771" w:author="Maximilian Schmitz" w:date="2015-06-18T15:41:00Z">
        <w:r>
          <w:t>Diese finden sich</w:t>
        </w:r>
        <w:r w:rsidR="00E818EB">
          <w:t xml:space="preserve"> alle in der Datei „robot.cpp“.</w:t>
        </w:r>
      </w:ins>
    </w:p>
    <w:p w14:paraId="1F25E3D0" w14:textId="77777777" w:rsidR="00270303" w:rsidRDefault="00270303">
      <w:pPr>
        <w:rPr>
          <w:ins w:id="772" w:author="Maximilian Schmitz" w:date="2015-06-18T19:43:00Z"/>
        </w:rPr>
        <w:pPrChange w:id="773" w:author="Admin" w:date="2015-07-08T13:36:00Z">
          <w:pPr>
            <w:pStyle w:val="berschrift3"/>
          </w:pPr>
        </w:pPrChange>
      </w:pPr>
    </w:p>
    <w:p w14:paraId="0BA173B7" w14:textId="77777777" w:rsidR="00E818EB" w:rsidRDefault="00E818EB">
      <w:pPr>
        <w:rPr>
          <w:ins w:id="774" w:author="Maximilian Schmitz" w:date="2015-06-18T19:46:00Z"/>
        </w:rPr>
        <w:pPrChange w:id="775" w:author="Admin" w:date="2015-07-08T13:36:00Z">
          <w:pPr>
            <w:pStyle w:val="berschrift3"/>
          </w:pPr>
        </w:pPrChange>
      </w:pPr>
      <w:ins w:id="776"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777" w:author="Maximilian Schmitz" w:date="2015-06-18T19:44:00Z">
        <w:r>
          <w:t xml:space="preserve"> Für diese Funktion werden im C++ Code Berechnungen für die Geschwindigkeit und die Rotation in Bewegungsrichtung durchgeführt.</w:t>
        </w:r>
      </w:ins>
      <w:ins w:id="778" w:author="Maximilian Schmitz" w:date="2015-06-18T19:46:00Z">
        <w:r>
          <w:t xml:space="preserve"> Mit diesen Werten wird dann die Bewegungsfunktion im Blueprint aufgerufen.</w:t>
        </w:r>
      </w:ins>
    </w:p>
    <w:p w14:paraId="4BE0DC17" w14:textId="77777777" w:rsidR="00E818EB" w:rsidRDefault="00E818EB">
      <w:pPr>
        <w:rPr>
          <w:ins w:id="779" w:author="Maximilian Schmitz" w:date="2015-06-18T20:02:00Z"/>
        </w:rPr>
        <w:pPrChange w:id="780" w:author="Admin" w:date="2015-07-08T13:36:00Z">
          <w:pPr>
            <w:pStyle w:val="berschrift3"/>
          </w:pPr>
        </w:pPrChange>
      </w:pPr>
      <w:ins w:id="781" w:author="Maximilian Schmitz" w:date="2015-06-18T19:46:00Z">
        <w:r>
          <w:t xml:space="preserve">Bei allen </w:t>
        </w:r>
      </w:ins>
      <w:ins w:id="782" w:author="Maximilian Schmitz" w:date="2015-06-18T19:38:00Z">
        <w:r>
          <w:t xml:space="preserve"> </w:t>
        </w:r>
      </w:ins>
      <w:ins w:id="783" w:author="Maximilian Schmitz" w:date="2015-06-18T19:48:00Z">
        <w:r>
          <w:t xml:space="preserve">Bewegungsfunktionen wird der Ausdauerwert des Spielers abhängig von der Geschwindigkeit </w:t>
        </w:r>
        <w:r w:rsidR="00A75BD7">
          <w:t xml:space="preserve">und der zurückzulegenden Distanz </w:t>
        </w:r>
      </w:ins>
      <w:ins w:id="784" w:author="Maximilian Schmitz" w:date="2015-06-18T19:49:00Z">
        <w:r w:rsidR="00A75BD7">
          <w:t>verringert</w:t>
        </w:r>
      </w:ins>
      <w:ins w:id="785" w:author="Maximilian Schmitz" w:date="2015-06-18T19:48:00Z">
        <w:r w:rsidR="00A75BD7">
          <w:t xml:space="preserve">. </w:t>
        </w:r>
      </w:ins>
      <w:ins w:id="786" w:author="Maximilian Schmitz" w:date="2015-06-18T20:01:00Z">
        <w:r w:rsidR="00482F55">
          <w:t xml:space="preserve">Hat der Spieler nicht genug Ausdauer um die Strecke mit der angegebenen Geschwindigkeit zurückzulegen, wird die Geschwindigkeit reduziert. </w:t>
        </w:r>
      </w:ins>
      <w:ins w:id="787" w:author="Maximilian Schmitz" w:date="2015-06-18T19:49:00Z">
        <w:r w:rsidR="00A75BD7">
          <w:t xml:space="preserve">Damit wird verhindert, dass Spieler sich unbegrenzt mit voller Geschwindigkeit über das Spielfeld bewegen. </w:t>
        </w:r>
      </w:ins>
      <w:ins w:id="788"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789" w:author="Maximilian Schmitz" w:date="2015-06-18T19:50:00Z"/>
        </w:rPr>
        <w:pPrChange w:id="790" w:author="Admin" w:date="2015-07-08T13:36:00Z">
          <w:pPr>
            <w:pStyle w:val="berschrift3"/>
          </w:pPr>
        </w:pPrChange>
      </w:pPr>
    </w:p>
    <w:p w14:paraId="17D5CA18" w14:textId="77777777" w:rsidR="00A75BD7" w:rsidRDefault="00A75BD7">
      <w:pPr>
        <w:rPr>
          <w:ins w:id="791" w:author="Maximilian Schmitz" w:date="2015-06-18T20:02:00Z"/>
        </w:rPr>
        <w:pPrChange w:id="792" w:author="Admin" w:date="2015-07-08T13:36:00Z">
          <w:pPr>
            <w:pStyle w:val="berschrift3"/>
          </w:pPr>
        </w:pPrChange>
      </w:pPr>
      <w:ins w:id="793" w:author="Maximilian Schmitz" w:date="2015-06-18T19:51:00Z">
        <w:r>
          <w:t xml:space="preserve">Der Ausdauerwert des Spielers wird </w:t>
        </w:r>
      </w:ins>
      <w:ins w:id="794" w:author="Maximilian Schmitz" w:date="2015-06-18T19:53:00Z">
        <w:r>
          <w:t>mit einem bestimmten Intervall wieder erhöht.</w:t>
        </w:r>
      </w:ins>
      <w:ins w:id="795" w:author="Maximilian Schmitz" w:date="2015-06-18T19:54:00Z">
        <w:r>
          <w:t xml:space="preserve"> Damit ist eine Erholung des Spielers von einer Anstrengung möglich.</w:t>
        </w:r>
      </w:ins>
    </w:p>
    <w:p w14:paraId="7FB6B8FB" w14:textId="77777777" w:rsidR="00270303" w:rsidRDefault="00270303">
      <w:pPr>
        <w:rPr>
          <w:ins w:id="796" w:author="Maximilian Schmitz" w:date="2015-06-18T19:54:00Z"/>
        </w:rPr>
        <w:pPrChange w:id="797" w:author="Admin" w:date="2015-07-08T13:36:00Z">
          <w:pPr>
            <w:pStyle w:val="berschrift3"/>
          </w:pPr>
        </w:pPrChange>
      </w:pPr>
    </w:p>
    <w:p w14:paraId="1FE37337" w14:textId="77777777" w:rsidR="00A75BD7" w:rsidRDefault="00A75BD7">
      <w:pPr>
        <w:rPr>
          <w:ins w:id="798" w:author="Maximilian Schmitz" w:date="2015-06-18T20:02:00Z"/>
        </w:rPr>
        <w:pPrChange w:id="799" w:author="Admin" w:date="2015-07-08T13:36:00Z">
          <w:pPr>
            <w:pStyle w:val="berschrift3"/>
          </w:pPr>
        </w:pPrChange>
      </w:pPr>
      <w:ins w:id="800" w:author="Maximilian Schmitz" w:date="2015-06-18T19:55:00Z">
        <w:r>
          <w:t>Im C++ Code ist die Kick-Funktion, die den Spieler den Ball kicken lässt implementiert.</w:t>
        </w:r>
      </w:ins>
      <w:ins w:id="801" w:author="Maximilian Schmitz" w:date="2015-06-18T19:56:00Z">
        <w:r>
          <w:t xml:space="preserve"> Diese Funktion </w:t>
        </w:r>
      </w:ins>
      <w:ins w:id="802" w:author="Maximilian Schmitz" w:date="2015-06-18T19:59:00Z">
        <w:r w:rsidR="00482F55">
          <w:t xml:space="preserve">ruft eine Funktion im Blueprint des Balls auf, über die eine Kraft auf den Ball eingewirkt wird. Dieser bewegt sich dann aufgrund der simulierten Physik. </w:t>
        </w:r>
      </w:ins>
      <w:ins w:id="803" w:author="Maximilian Schmitz" w:date="2015-06-18T19:53:00Z">
        <w:r>
          <w:t xml:space="preserve"> </w:t>
        </w:r>
      </w:ins>
      <w:ins w:id="804" w:author="Maximilian Schmitz" w:date="2015-06-18T20:00:00Z">
        <w:r w:rsidR="00482F55">
          <w:t>Innerhalb der Kick-Funktion wird abhängig von der Stärke des Schusses der Ausdauerwert reduziert.</w:t>
        </w:r>
      </w:ins>
      <w:ins w:id="805"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806" w:author="Maximilian Schmitz" w:date="2015-06-18T20:02:00Z"/>
        </w:rPr>
        <w:pPrChange w:id="807" w:author="Admin" w:date="2015-07-08T13:36:00Z">
          <w:pPr>
            <w:pStyle w:val="berschrift3"/>
          </w:pPr>
        </w:pPrChange>
      </w:pPr>
    </w:p>
    <w:p w14:paraId="52FE8F84" w14:textId="77777777" w:rsidR="00270303" w:rsidRDefault="00270303">
      <w:pPr>
        <w:rPr>
          <w:ins w:id="808" w:author="Maximilian Schmitz" w:date="2015-06-18T20:04:00Z"/>
        </w:rPr>
        <w:pPrChange w:id="809" w:author="Admin" w:date="2015-07-08T13:36:00Z">
          <w:pPr>
            <w:pStyle w:val="berschrift3"/>
          </w:pPr>
        </w:pPrChange>
      </w:pPr>
      <w:ins w:id="810" w:author="Maximilian Schmitz" w:date="2015-06-18T20:03:00Z">
        <w:r>
          <w:t xml:space="preserve">Eine weitere Gruppe von Funktionen liefert Positionen von Objekten zurück. </w:t>
        </w:r>
      </w:ins>
      <w:ins w:id="811" w:author="Maximilian Schmitz" w:date="2015-06-18T20:04:00Z">
        <w:r>
          <w:t>Die Position des Spielers und der beiden Tore sind hierbei zu jeder Zeit bekannt und werden zurückgeliefert.</w:t>
        </w:r>
      </w:ins>
    </w:p>
    <w:p w14:paraId="0AD49C97" w14:textId="77777777" w:rsidR="00270303" w:rsidRDefault="00270303">
      <w:pPr>
        <w:rPr>
          <w:ins w:id="812" w:author="Maximilian Schmitz" w:date="2015-07-06T18:05:00Z"/>
        </w:rPr>
        <w:pPrChange w:id="813" w:author="Admin" w:date="2015-07-08T13:36:00Z">
          <w:pPr>
            <w:pStyle w:val="berschrift3"/>
          </w:pPr>
        </w:pPrChange>
      </w:pPr>
      <w:ins w:id="814" w:author="Maximilian Schmitz" w:date="2015-06-18T20:04:00Z">
        <w:r>
          <w:t xml:space="preserve">Die Position des Balls und anderer Spieler ist nur bekannt, wenn diese sich im Sichtfeld des Spielers befinden. </w:t>
        </w:r>
      </w:ins>
      <w:ins w:id="815" w:author="Maximilian Schmitz" w:date="2015-06-18T20:05:00Z">
        <w:r>
          <w:t>Ist das nicht der Fall werden die Spielerpositionen gar nicht zurückgeliefert. Das ist möglich, da diese als Liste zurückgegeben werden. Beim Ball wird hier die Null-Position zurückgegeben.</w:t>
        </w:r>
      </w:ins>
      <w:ins w:id="816"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817" w:author="Maximilian Schmitz" w:date="2015-06-18T20:10:00Z">
        <w:r w:rsidR="004C4941">
          <w:t xml:space="preserve">Auch ein negativer Wert ist nicht möglich, da diese Werte durch die Wahl des Koordinatensystems während des Spiels auftreten. </w:t>
        </w:r>
      </w:ins>
      <w:ins w:id="818"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819" w:author="Maximilian Schmitz" w:date="2015-06-18T20:27:00Z"/>
        </w:rPr>
        <w:pPrChange w:id="820" w:author="Admin" w:date="2015-07-08T13:36:00Z">
          <w:pPr>
            <w:pStyle w:val="berschrift3"/>
          </w:pPr>
        </w:pPrChange>
      </w:pPr>
      <w:ins w:id="821" w:author="Maximilian Schmitz" w:date="2015-07-06T18:05:00Z">
        <w:r>
          <w:t xml:space="preserve">Die Wahrnehmung des Spielers ist so konfiguriert, dass er alle Objekte </w:t>
        </w:r>
      </w:ins>
      <w:ins w:id="822" w:author="Maximilian Schmitz" w:date="2015-06-18T20:14:00Z">
        <w:r w:rsidR="00EB2EF1">
          <w:t xml:space="preserve">in einem Radius von 5 Metern </w:t>
        </w:r>
      </w:ins>
      <w:ins w:id="823" w:author="Maximilian Schmitz" w:date="2015-07-06T18:06:00Z">
        <w:r>
          <w:t>wahrnehmen kann. Diese Wahrnehmung simuliert je nach Position des Objekts die Sinne Hören, Fühlen oder Sehen.</w:t>
        </w:r>
      </w:ins>
      <w:ins w:id="824" w:author="Maximilian Schmitz" w:date="2015-06-18T20:14:00Z">
        <w:r w:rsidR="00EB2EF1">
          <w:t xml:space="preserve"> Zusätzlich kann er beliebig weit entfernte Objekte in einem Horizontalen Sichtfeld von 120 Grad sehen. </w:t>
        </w:r>
      </w:ins>
      <w:ins w:id="825"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826"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827" w:author="Maximilian Schmitz" w:date="2015-06-18T20:20:00Z">
        <w:r w:rsidR="00A90563">
          <w:t xml:space="preserve">Aus diesen Gründen wurde das Sichtsystem mit 120 Grad modelliert, in dem der Spieler alle Objekte scharf erkennen kann. </w:t>
        </w:r>
      </w:ins>
      <w:ins w:id="828"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829" w:author="Maximilian Schmitz" w:date="2015-06-18T20:27:00Z"/>
        </w:rPr>
        <w:pPrChange w:id="830" w:author="Admin" w:date="2015-07-08T13:36:00Z">
          <w:pPr>
            <w:pStyle w:val="berschrift3"/>
          </w:pPr>
        </w:pPrChange>
      </w:pPr>
    </w:p>
    <w:p w14:paraId="1EE450A8" w14:textId="77777777" w:rsidR="00EC6D6C" w:rsidRDefault="00EC6D6C">
      <w:pPr>
        <w:rPr>
          <w:ins w:id="831" w:author="Maximilian Schmitz" w:date="2015-06-18T20:22:00Z"/>
        </w:rPr>
        <w:pPrChange w:id="832" w:author="Admin" w:date="2015-07-08T13:36:00Z">
          <w:pPr>
            <w:pStyle w:val="berschrift3"/>
          </w:pPr>
        </w:pPrChange>
      </w:pPr>
      <w:ins w:id="833" w:author="Maximilian Schmitz" w:date="2015-06-18T20:27:00Z">
        <w:r>
          <w:t xml:space="preserve">Im Spieler sind auch Methoden zur Kommunikation implementiert. </w:t>
        </w:r>
      </w:ins>
      <w:ins w:id="834" w:author="Maximilian Schmitz" w:date="2015-06-18T20:30:00Z">
        <w:r w:rsidR="00F908E2">
          <w:t xml:space="preserve">Die Spieler besitzen eine Funktion um eine Nachricht zu sprechen. </w:t>
        </w:r>
      </w:ins>
      <w:ins w:id="835"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836"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837" w:author="Maximilian Schmitz" w:date="2015-06-18T20:22:00Z"/>
        </w:rPr>
        <w:pPrChange w:id="838" w:author="Admin" w:date="2015-07-08T13:36:00Z">
          <w:pPr>
            <w:pStyle w:val="berschrift3"/>
          </w:pPr>
        </w:pPrChange>
      </w:pPr>
    </w:p>
    <w:p w14:paraId="17F3F736" w14:textId="77777777" w:rsidR="00EC6D6C" w:rsidRDefault="00EC6D6C">
      <w:pPr>
        <w:rPr>
          <w:ins w:id="839" w:author="Maximilian Schmitz" w:date="2015-06-18T20:24:00Z"/>
        </w:rPr>
        <w:pPrChange w:id="840" w:author="Admin" w:date="2015-07-08T13:36:00Z">
          <w:pPr>
            <w:pStyle w:val="berschrift3"/>
          </w:pPr>
        </w:pPrChange>
      </w:pPr>
      <w:ins w:id="841"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842" w:author="Maximilian Schmitz" w:date="2015-06-18T20:25:00Z"/>
        </w:rPr>
        <w:pPrChange w:id="843" w:author="Admin" w:date="2015-07-08T13:36:00Z">
          <w:pPr>
            <w:pStyle w:val="berschrift3"/>
          </w:pPr>
        </w:pPrChange>
      </w:pPr>
    </w:p>
    <w:p w14:paraId="3E294710" w14:textId="77777777" w:rsidR="00EC6D6C" w:rsidRDefault="00EC6D6C">
      <w:pPr>
        <w:rPr>
          <w:ins w:id="844" w:author="Maximilian Schmitz" w:date="2015-07-08T16:13:00Z"/>
        </w:rPr>
        <w:pPrChange w:id="845" w:author="Admin" w:date="2015-07-08T13:36:00Z">
          <w:pPr>
            <w:pStyle w:val="berschrift3"/>
          </w:pPr>
        </w:pPrChange>
      </w:pPr>
      <w:ins w:id="846" w:author="Maximilian Schmitz" w:date="2015-06-18T20:25:00Z">
        <w:r>
          <w:t>Die Funktionen des Spielers, sind Funktionen innerhalb des Spiels. Sie werden über die Skrip</w:t>
        </w:r>
      </w:ins>
      <w:ins w:id="847" w:author="Maximilian Schmitz" w:date="2015-06-18T20:26:00Z">
        <w:r>
          <w:t>t</w:t>
        </w:r>
      </w:ins>
      <w:ins w:id="848" w:author="Maximilian Schmitz" w:date="2015-06-18T20:25:00Z">
        <w:r>
          <w:t>schnittstelle an die künstliche Intelligenz weitergereicht und von dort aus aufgerufen</w:t>
        </w:r>
      </w:ins>
      <w:ins w:id="849" w:author="Maximilian Schmitz" w:date="2015-06-18T20:27:00Z">
        <w:r>
          <w:t>.</w:t>
        </w:r>
      </w:ins>
    </w:p>
    <w:p w14:paraId="1348A7B2" w14:textId="77777777" w:rsidR="008F4565" w:rsidRPr="00EC6D6C" w:rsidRDefault="008F4565">
      <w:pPr>
        <w:pPrChange w:id="850" w:author="Admin" w:date="2015-07-08T13:36:00Z">
          <w:pPr>
            <w:pStyle w:val="berschrift3"/>
          </w:pPr>
        </w:pPrChange>
      </w:pPr>
    </w:p>
    <w:p w14:paraId="5097FB11" w14:textId="77777777" w:rsidR="00DC17D6" w:rsidRDefault="00DC17D6">
      <w:pPr>
        <w:pStyle w:val="berschrift3"/>
        <w:rPr>
          <w:ins w:id="851" w:author="Maximilian Schmitz" w:date="2015-06-04T19:48:00Z"/>
        </w:rPr>
      </w:pPr>
      <w:bookmarkStart w:id="852" w:name="_Ref422041281"/>
      <w:bookmarkStart w:id="853" w:name="_Ref422043249"/>
      <w:bookmarkStart w:id="854" w:name="_Toc424193765"/>
      <w:r>
        <w:t>S</w:t>
      </w:r>
      <w:ins w:id="855" w:author="Maximilian Schmitz" w:date="2015-06-17T15:31:00Z">
        <w:r w:rsidR="003227D0">
          <w:t>k</w:t>
        </w:r>
      </w:ins>
      <w:del w:id="856" w:author="Maximilian Schmitz" w:date="2015-06-17T15:31:00Z">
        <w:r w:rsidDel="003227D0">
          <w:delText>c</w:delText>
        </w:r>
      </w:del>
      <w:r>
        <w:t>rip</w:t>
      </w:r>
      <w:ins w:id="857" w:author="Maximilian Schmitz" w:date="2015-06-04T10:21:00Z">
        <w:r w:rsidR="008F74F3">
          <w:t>t</w:t>
        </w:r>
      </w:ins>
      <w:r>
        <w:t>schnittstelle</w:t>
      </w:r>
      <w:bookmarkEnd w:id="852"/>
      <w:bookmarkEnd w:id="853"/>
      <w:bookmarkEnd w:id="854"/>
    </w:p>
    <w:p w14:paraId="7187953D" w14:textId="3F8981BD" w:rsidR="002D4BC8" w:rsidRDefault="002D4BC8">
      <w:pPr>
        <w:rPr>
          <w:ins w:id="858" w:author="Maximilian Schmitz" w:date="2015-06-19T08:44:00Z"/>
        </w:rPr>
        <w:pPrChange w:id="859" w:author="Admin" w:date="2015-07-08T13:36:00Z">
          <w:pPr>
            <w:pStyle w:val="berschrift3"/>
          </w:pPr>
        </w:pPrChange>
      </w:pPr>
      <w:ins w:id="860" w:author="Maximilian Schmitz" w:date="2015-06-19T08:35:00Z">
        <w:r>
          <w:t xml:space="preserve">Die Skriptschnittstelle ist die </w:t>
        </w:r>
      </w:ins>
      <w:ins w:id="861" w:author="Maximilian Schmitz" w:date="2015-06-19T08:42:00Z">
        <w:r>
          <w:t>Implementierung</w:t>
        </w:r>
      </w:ins>
      <w:ins w:id="862" w:author="Maximilian Schmitz" w:date="2015-06-19T08:35:00Z">
        <w:r>
          <w:t xml:space="preserve"> </w:t>
        </w:r>
      </w:ins>
      <w:ins w:id="863"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864" w:author="Maximilian Schmitz" w:date="2015-07-08T20:05:00Z">
        <w:r w:rsidR="00067648">
          <w:t>Architektur</w:t>
        </w:r>
      </w:ins>
      <w:ins w:id="865" w:author="Maximilian Schmitz" w:date="2015-06-19T08:42:00Z">
        <w:r>
          <w:fldChar w:fldCharType="end"/>
        </w:r>
        <w:r>
          <w:t xml:space="preserve"> beschriebenen Remote-Procedure-Calls.</w:t>
        </w:r>
      </w:ins>
    </w:p>
    <w:p w14:paraId="79752BBC" w14:textId="77777777" w:rsidR="002D4BC8" w:rsidRDefault="002D4BC8">
      <w:pPr>
        <w:rPr>
          <w:ins w:id="866" w:author="Maximilian Schmitz" w:date="2015-06-19T08:47:00Z"/>
        </w:rPr>
        <w:pPrChange w:id="867" w:author="Admin" w:date="2015-07-08T13:36:00Z">
          <w:pPr>
            <w:pStyle w:val="berschrift3"/>
          </w:pPr>
        </w:pPrChange>
      </w:pPr>
      <w:ins w:id="868" w:author="Maximilian Schmitz" w:date="2015-06-19T08:44:00Z">
        <w:r>
          <w:t xml:space="preserve">Die von der künstlichen Intelligenz kommenden Funktionsaufrufe werden in der </w:t>
        </w:r>
      </w:ins>
      <w:ins w:id="869" w:author="Maximilian Schmitz" w:date="2015-06-19T08:45:00Z">
        <w:r>
          <w:t>„RobotControl“ gespeichert. Von dieser werden sie, wenn Rechenzeit für den Spieler zu Verfügung steht, im Spiel</w:t>
        </w:r>
        <w:del w:id="870" w:author="Admin" w:date="2015-07-06T14:39:00Z">
          <w:r w:rsidDel="004F7130">
            <w:delText>er</w:delText>
          </w:r>
        </w:del>
        <w:r>
          <w:t xml:space="preserve"> aufgerufen. </w:t>
        </w:r>
      </w:ins>
      <w:ins w:id="871"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872" w:author="Maximilian Schmitz" w:date="2015-06-19T08:48:00Z"/>
        </w:rPr>
        <w:pPrChange w:id="873" w:author="Admin" w:date="2015-07-08T13:36:00Z">
          <w:pPr>
            <w:pStyle w:val="berschrift3"/>
          </w:pPr>
        </w:pPrChange>
      </w:pPr>
      <w:ins w:id="874" w:author="Maximilian Schmitz" w:date="2015-06-19T08:47:00Z">
        <w:r>
          <w:t xml:space="preserve">Die KI-Skripte werden so gescheduled, dass </w:t>
        </w:r>
      </w:ins>
      <w:ins w:id="875"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876" w:author="Maximilian Schmitz" w:date="2015-06-19T08:49:00Z"/>
        </w:rPr>
        <w:pPrChange w:id="877" w:author="Admin" w:date="2015-07-08T13:36:00Z">
          <w:pPr>
            <w:pStyle w:val="berschrift3"/>
          </w:pPr>
        </w:pPrChange>
      </w:pPr>
    </w:p>
    <w:p w14:paraId="61A562D4" w14:textId="2A3FCE75" w:rsidR="000246BB" w:rsidRDefault="000246BB">
      <w:pPr>
        <w:rPr>
          <w:ins w:id="878" w:author="Maximilian Schmitz" w:date="2015-06-19T09:05:00Z"/>
        </w:rPr>
        <w:pPrChange w:id="879" w:author="Admin" w:date="2015-07-08T13:36:00Z">
          <w:pPr>
            <w:pStyle w:val="berschrift3"/>
          </w:pPr>
        </w:pPrChange>
      </w:pPr>
      <w:ins w:id="880" w:author="Maximilian Schmitz" w:date="2015-06-19T08:54:00Z">
        <w:r>
          <w:t>Die Verwendung des Entwurfsmusters Remote-Procedure-Call macht es notwendig die 22 KI-Threads mit dem Haupt</w:t>
        </w:r>
      </w:ins>
      <w:ins w:id="881" w:author="Maximilian Schmitz" w:date="2015-06-19T09:02:00Z">
        <w:r w:rsidR="00376E89">
          <w:t>t</w:t>
        </w:r>
      </w:ins>
      <w:ins w:id="882" w:author="Maximilian Schmitz" w:date="2015-06-19T08:54:00Z">
        <w:r>
          <w:t xml:space="preserve">hread des Spiels zu synchronisieren. </w:t>
        </w:r>
      </w:ins>
      <w:ins w:id="883" w:author="Maximilian Schmitz" w:date="2015-06-19T08:55:00Z">
        <w:r>
          <w:t xml:space="preserve">Dazu muss ein geeignetes Schutzverfahren verwendet werden. </w:t>
        </w:r>
      </w:ins>
      <w:ins w:id="884" w:author="Maximilian Schmitz" w:date="2015-06-19T09:01:00Z">
        <w:r w:rsidR="00376E89">
          <w:t xml:space="preserve">Hierzu wird in der „RobotControl“ eine CriticalSection verwendet, die den Datenaustausch mit dem Hauptthread </w:t>
        </w:r>
      </w:ins>
      <w:ins w:id="885" w:author="Maximilian Schmitz" w:date="2015-06-19T09:02:00Z">
        <w:r w:rsidR="00376E89">
          <w:t xml:space="preserve">synchronisiert. </w:t>
        </w:r>
      </w:ins>
      <w:ins w:id="886" w:author="Maximilian Schmitz" w:date="2015-06-19T09:03:00Z">
        <w:r w:rsidR="00376E89">
          <w:t>Das ist notwendig, um einen sicheren Funktionsaufruf aus den Skripten zu ermöglichen. Ohne Schutzmechanismen</w:t>
        </w:r>
        <w:del w:id="887" w:author="Michael K." w:date="2015-07-06T22:06:00Z">
          <w:r w:rsidR="00376E89" w:rsidDel="00480820">
            <w:delText>,</w:delText>
          </w:r>
        </w:del>
        <w:r w:rsidR="00376E89">
          <w:t xml:space="preserve"> könnten Daten unkontrolliert verändert werden, da von </w:t>
        </w:r>
      </w:ins>
      <w:ins w:id="888" w:author="Maximilian Schmitz" w:date="2015-06-19T09:05:00Z">
        <w:r w:rsidR="00376E89">
          <w:t>mehreren</w:t>
        </w:r>
      </w:ins>
      <w:ins w:id="889" w:author="Maximilian Schmitz" w:date="2015-06-19T09:03:00Z">
        <w:r w:rsidR="00376E89">
          <w:t xml:space="preserve"> Threads gleichzeitig auf gemeinsamen Speicher zugegriffen wird.</w:t>
        </w:r>
      </w:ins>
    </w:p>
    <w:p w14:paraId="20CD5C86" w14:textId="77777777" w:rsidR="00376E89" w:rsidRDefault="00376E89">
      <w:pPr>
        <w:rPr>
          <w:ins w:id="890" w:author="Maximilian Schmitz" w:date="2015-06-19T09:05:00Z"/>
        </w:rPr>
        <w:pPrChange w:id="891" w:author="Admin" w:date="2015-07-08T13:36:00Z">
          <w:pPr>
            <w:pStyle w:val="berschrift3"/>
          </w:pPr>
        </w:pPrChange>
      </w:pPr>
    </w:p>
    <w:p w14:paraId="01633DAD" w14:textId="19430707" w:rsidR="00376E89" w:rsidRDefault="00376E89">
      <w:pPr>
        <w:rPr>
          <w:ins w:id="892" w:author="Maximilian Schmitz" w:date="2015-06-19T09:08:00Z"/>
        </w:rPr>
        <w:pPrChange w:id="893" w:author="Admin" w:date="2015-07-08T13:36:00Z">
          <w:pPr>
            <w:pStyle w:val="berschrift3"/>
          </w:pPr>
        </w:pPrChange>
      </w:pPr>
      <w:ins w:id="894" w:author="Maximilian Schmitz" w:date="2015-06-19T09:05:00Z">
        <w:r>
          <w:t>Auf der anderen Seite der Skriptschnittstelle ist die Skriptsprache LUA in die Engine eingebunden.</w:t>
        </w:r>
        <w:r w:rsidR="002E3F67">
          <w:t xml:space="preserve"> </w:t>
        </w:r>
      </w:ins>
      <w:ins w:id="895"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896" w:author="Maximilian Schmitz" w:date="2015-07-08T20:05:00Z">
        <w:r w:rsidR="00067648">
          <w:t>Scripting-Ansatz</w:t>
        </w:r>
      </w:ins>
      <w:ins w:id="897" w:author="Maximilian Schmitz" w:date="2015-06-19T09:07:00Z">
        <w:r w:rsidR="000202B5">
          <w:fldChar w:fldCharType="end"/>
        </w:r>
        <w:r w:rsidR="000202B5">
          <w:t xml:space="preserve">. Hauptsächlich sind das der geringe Implementierungsaufwand, die Kompaktheit der </w:t>
        </w:r>
      </w:ins>
      <w:ins w:id="898" w:author="Maximilian Schmitz" w:date="2015-06-19T09:08:00Z">
        <w:r w:rsidR="000202B5">
          <w:t>Bibliothek</w:t>
        </w:r>
      </w:ins>
      <w:ins w:id="899" w:author="Maximilian Schmitz" w:date="2015-06-19T09:07:00Z">
        <w:r w:rsidR="000202B5">
          <w:t xml:space="preserve"> und die MIT-Lizenz.</w:t>
        </w:r>
      </w:ins>
    </w:p>
    <w:p w14:paraId="5741C3C7" w14:textId="77777777" w:rsidR="000202B5" w:rsidRDefault="000202B5">
      <w:pPr>
        <w:rPr>
          <w:ins w:id="900" w:author="Maximilian Schmitz" w:date="2015-06-19T09:13:00Z"/>
        </w:rPr>
        <w:pPrChange w:id="901" w:author="Admin" w:date="2015-07-08T13:36:00Z">
          <w:pPr>
            <w:pStyle w:val="berschrift3"/>
          </w:pPr>
        </w:pPrChange>
      </w:pPr>
      <w:ins w:id="902" w:author="Maximilian Schmitz" w:date="2015-06-19T09:10:00Z">
        <w:r>
          <w:t>Die Einbindung der Skrip</w:t>
        </w:r>
      </w:ins>
      <w:ins w:id="903" w:author="Maximilian Schmitz" w:date="2015-06-19T09:11:00Z">
        <w:r>
          <w:t>t</w:t>
        </w:r>
      </w:ins>
      <w:ins w:id="904" w:author="Maximilian Schmitz" w:date="2015-06-19T09:10:00Z">
        <w:r>
          <w:t>bibliothek</w:t>
        </w:r>
      </w:ins>
      <w:ins w:id="905" w:author="Maximilian Schmitz" w:date="2015-06-19T09:11:00Z">
        <w:r>
          <w:t xml:space="preserve"> findet im „LUAScriptWorker“, der vom allgemeinen „ScriptWorker</w:t>
        </w:r>
      </w:ins>
      <w:ins w:id="906"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907" w:author="Maximilian Schmitz" w:date="2015-06-19T09:13:00Z">
        <w:r w:rsidR="00486056">
          <w:t>wären hier mächtigere Sprachen wie JavaScript oder Python.</w:t>
        </w:r>
      </w:ins>
    </w:p>
    <w:p w14:paraId="11009066" w14:textId="77777777" w:rsidR="00486056" w:rsidRDefault="00486056">
      <w:pPr>
        <w:rPr>
          <w:ins w:id="908" w:author="Maximilian Schmitz" w:date="2015-06-19T09:13:00Z"/>
        </w:rPr>
        <w:pPrChange w:id="909" w:author="Admin" w:date="2015-07-08T13:36:00Z">
          <w:pPr>
            <w:pStyle w:val="berschrift3"/>
          </w:pPr>
        </w:pPrChange>
      </w:pPr>
    </w:p>
    <w:p w14:paraId="5DB05598" w14:textId="39F64F44" w:rsidR="00F73840" w:rsidRDefault="00C64312">
      <w:pPr>
        <w:rPr>
          <w:ins w:id="910" w:author="Maximilian Schmitz" w:date="2015-06-19T09:22:00Z"/>
        </w:rPr>
      </w:pPr>
      <w:ins w:id="911" w:author="Maximilian Schmitz" w:date="2015-06-19T09:13:00Z">
        <w:r>
          <w:t>Über den „LUAScript</w:t>
        </w:r>
      </w:ins>
      <w:ins w:id="912" w:author="Admin" w:date="2015-07-09T10:32:00Z">
        <w:r w:rsidR="007B66CE">
          <w:t>W</w:t>
        </w:r>
      </w:ins>
      <w:ins w:id="913" w:author="Maximilian Schmitz" w:date="2015-06-19T09:13:00Z">
        <w:del w:id="914" w:author="Admin" w:date="2015-07-09T10:32:00Z">
          <w:r w:rsidDel="007B66CE">
            <w:delText>w</w:delText>
          </w:r>
        </w:del>
        <w:r>
          <w:t xml:space="preserve">orker“ werden die Funktionen des Spielers zur Verwendung in einem LUA-Skript gemappt. </w:t>
        </w:r>
      </w:ins>
      <w:ins w:id="915" w:author="Maximilian Schmitz" w:date="2015-06-19T09:14:00Z">
        <w:r>
          <w:t xml:space="preserve">Der Austausch von Parametern </w:t>
        </w:r>
        <w:r w:rsidR="00334724">
          <w:t xml:space="preserve">wird über </w:t>
        </w:r>
        <w:del w:id="916" w:author="Admin" w:date="2015-07-06T14:42:00Z">
          <w:r w:rsidR="00334724" w:rsidDel="004F7130">
            <w:delText>den</w:delText>
          </w:r>
        </w:del>
      </w:ins>
      <w:ins w:id="917" w:author="Admin" w:date="2015-07-06T14:42:00Z">
        <w:r w:rsidR="004F7130">
          <w:t>einen</w:t>
        </w:r>
      </w:ins>
      <w:ins w:id="918" w:author="Maximilian Schmitz" w:date="2015-06-19T09:14:00Z">
        <w:r w:rsidR="00334724">
          <w:t xml:space="preserve"> Stack realisiert.</w:t>
        </w:r>
      </w:ins>
      <w:ins w:id="919"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920" w:author="Maximilian Schmitz" w:date="2015-07-08T20:05:00Z">
        <w:r w:rsidR="00067648">
          <w:t xml:space="preserve">Tabelle </w:t>
        </w:r>
        <w:r w:rsidR="00067648">
          <w:rPr>
            <w:noProof/>
          </w:rPr>
          <w:t>1</w:t>
        </w:r>
      </w:ins>
      <w:ins w:id="921" w:author="Maximilian Schmitz" w:date="2015-06-19T09:20:00Z">
        <w:r w:rsidR="009C20AF">
          <w:fldChar w:fldCharType="end"/>
        </w:r>
        <w:r w:rsidR="009C20AF">
          <w:t xml:space="preserve"> sind alle Funktionen mit ihren Rück- und Übergabeparametern aufgelistet. </w:t>
        </w:r>
      </w:ins>
      <w:ins w:id="922" w:author="Maximilian Schmitz" w:date="2015-06-19T09:21:00Z">
        <w:r w:rsidR="009C20AF">
          <w:t>In der Skriptsprache LUA ist es möglich, dass eine Funktion mehrere Parameter zurückgibt.</w:t>
        </w:r>
      </w:ins>
      <w:ins w:id="923" w:author="Maximilian Schmitz" w:date="2015-06-19T09:28:00Z">
        <w:r w:rsidR="00706CBF">
          <w:t xml:space="preserve"> Die Datentypen in der Tabelle sind nicht zwangsweise notwendig, da LUA keine explizite Angabe von Datentypen verwendet. </w:t>
        </w:r>
      </w:ins>
      <w:ins w:id="924" w:author="Maximilian Schmitz" w:date="2015-06-19T09:29:00Z">
        <w:r w:rsidR="00706CBF">
          <w:t>Der Übersichtlichkeit halber sind sie hier mit angegeben.</w:t>
        </w:r>
      </w:ins>
    </w:p>
    <w:p w14:paraId="50D09F6E" w14:textId="77777777" w:rsidR="003B0213" w:rsidRDefault="003B0213">
      <w:pPr>
        <w:rPr>
          <w:ins w:id="925" w:author="Maximilian Schmitz" w:date="2015-06-19T09:17:00Z"/>
        </w:rPr>
      </w:pPr>
    </w:p>
    <w:tbl>
      <w:tblPr>
        <w:tblStyle w:val="Gitternetztabelle1hell"/>
        <w:tblW w:w="9453" w:type="dxa"/>
        <w:tblLayout w:type="fixed"/>
        <w:tblLook w:val="04A0" w:firstRow="1" w:lastRow="0" w:firstColumn="1" w:lastColumn="0" w:noHBand="0" w:noVBand="1"/>
        <w:tblPrChange w:id="926"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927">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92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29"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930" w:author="Maximilian Schmitz" w:date="2015-06-19T09:15:00Z"/>
              </w:rPr>
              <w:pPrChange w:id="931" w:author="Admin" w:date="2015-07-08T13:36:00Z">
                <w:pPr>
                  <w:cnfStyle w:val="101000000000" w:firstRow="1" w:lastRow="0" w:firstColumn="1" w:lastColumn="0" w:oddVBand="0" w:evenVBand="0" w:oddHBand="0" w:evenHBand="0" w:firstRowFirstColumn="0" w:firstRowLastColumn="0" w:lastRowFirstColumn="0" w:lastRowLastColumn="0"/>
                </w:pPr>
              </w:pPrChange>
            </w:pPr>
            <w:ins w:id="932" w:author="Maximilian Schmitz" w:date="2015-06-19T09:16:00Z">
              <w:r>
                <w:t>Funktion</w:t>
              </w:r>
            </w:ins>
          </w:p>
        </w:tc>
        <w:tc>
          <w:tcPr>
            <w:tcW w:w="1431" w:type="dxa"/>
            <w:tcPrChange w:id="933"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34" w:author="Maximilian Schmitz" w:date="2015-06-19T09:15:00Z"/>
              </w:rPr>
              <w:pPrChange w:id="935" w:author="Admin" w:date="2015-07-08T13:36:00Z">
                <w:pPr>
                  <w:cnfStyle w:val="100000000000" w:firstRow="1" w:lastRow="0" w:firstColumn="0" w:lastColumn="0" w:oddVBand="0" w:evenVBand="0" w:oddHBand="0" w:evenHBand="0" w:firstRowFirstColumn="0" w:firstRowLastColumn="0" w:lastRowFirstColumn="0" w:lastRowLastColumn="0"/>
                </w:pPr>
              </w:pPrChange>
            </w:pPr>
            <w:ins w:id="936" w:author="Maximilian Schmitz" w:date="2015-06-19T09:16:00Z">
              <w:r>
                <w:t>Übergabeparameter</w:t>
              </w:r>
            </w:ins>
          </w:p>
        </w:tc>
        <w:tc>
          <w:tcPr>
            <w:tcW w:w="1536" w:type="dxa"/>
            <w:tcPrChange w:id="937"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38" w:author="Maximilian Schmitz" w:date="2015-06-19T09:15:00Z"/>
              </w:rPr>
              <w:pPrChange w:id="939" w:author="Admin" w:date="2015-07-08T13:36:00Z">
                <w:pPr>
                  <w:cnfStyle w:val="100000000000" w:firstRow="1" w:lastRow="0" w:firstColumn="0" w:lastColumn="0" w:oddVBand="0" w:evenVBand="0" w:oddHBand="0" w:evenHBand="0" w:firstRowFirstColumn="0" w:firstRowLastColumn="0" w:lastRowFirstColumn="0" w:lastRowLastColumn="0"/>
                </w:pPr>
              </w:pPrChange>
            </w:pPr>
            <w:ins w:id="940" w:author="Maximilian Schmitz" w:date="2015-06-19T09:16:00Z">
              <w:r>
                <w:t>Rückgabeparameter</w:t>
              </w:r>
            </w:ins>
          </w:p>
        </w:tc>
        <w:tc>
          <w:tcPr>
            <w:tcW w:w="4242" w:type="dxa"/>
            <w:tcPrChange w:id="941"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42" w:author="Maximilian Schmitz" w:date="2015-06-19T09:15:00Z"/>
              </w:rPr>
              <w:pPrChange w:id="943" w:author="Admin" w:date="2015-07-08T13:36:00Z">
                <w:pPr>
                  <w:cnfStyle w:val="100000000000" w:firstRow="1" w:lastRow="0" w:firstColumn="0" w:lastColumn="0" w:oddVBand="0" w:evenVBand="0" w:oddHBand="0" w:evenHBand="0" w:firstRowFirstColumn="0" w:firstRowLastColumn="0" w:lastRowFirstColumn="0" w:lastRowLastColumn="0"/>
                </w:pPr>
              </w:pPrChange>
            </w:pPr>
            <w:ins w:id="944" w:author="Maximilian Schmitz" w:date="2015-06-19T09:16:00Z">
              <w:r>
                <w:t>Beschreibung</w:t>
              </w:r>
            </w:ins>
          </w:p>
        </w:tc>
      </w:tr>
      <w:tr w:rsidR="00B16FE4" w14:paraId="1F7B4136" w14:textId="77777777" w:rsidTr="00B16FE4">
        <w:tblPrEx>
          <w:tblPrExChange w:id="945" w:author="Maximilian Schmitz" w:date="2015-06-19T09:39:00Z">
            <w:tblPrEx>
              <w:tblLook w:val="00A0" w:firstRow="1" w:lastRow="0" w:firstColumn="1" w:lastColumn="0" w:noHBand="0" w:noVBand="0"/>
            </w:tblPrEx>
          </w:tblPrExChange>
        </w:tblPrEx>
        <w:trPr>
          <w:ins w:id="94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47" w:author="Maximilian Schmitz" w:date="2015-06-19T09:39:00Z">
              <w:tcPr>
                <w:tcW w:w="2244" w:type="dxa"/>
                <w:gridSpan w:val="2"/>
              </w:tcPr>
            </w:tcPrChange>
          </w:tcPr>
          <w:p w14:paraId="7AB97875" w14:textId="77777777" w:rsidR="002210D9" w:rsidRPr="004C3433" w:rsidRDefault="002210D9">
            <w:pPr>
              <w:spacing w:line="360" w:lineRule="auto"/>
              <w:rPr>
                <w:ins w:id="948" w:author="Maximilian Schmitz" w:date="2015-06-19T09:15:00Z"/>
                <w:b w:val="0"/>
                <w:rPrChange w:id="949" w:author="Maximilian Schmitz" w:date="2015-06-19T09:25:00Z">
                  <w:rPr>
                    <w:ins w:id="950" w:author="Maximilian Schmitz" w:date="2015-06-19T09:15:00Z"/>
                  </w:rPr>
                </w:rPrChange>
              </w:rPr>
              <w:pPrChange w:id="951" w:author="Admin" w:date="2015-07-08T13:36:00Z">
                <w:pPr/>
              </w:pPrChange>
            </w:pPr>
            <w:ins w:id="952" w:author="Maximilian Schmitz" w:date="2015-06-19T09:22:00Z">
              <w:r w:rsidRPr="004C3433">
                <w:t>MoveForward</w:t>
              </w:r>
            </w:ins>
          </w:p>
        </w:tc>
        <w:tc>
          <w:tcPr>
            <w:tcW w:w="1431" w:type="dxa"/>
            <w:tcPrChange w:id="953"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54" w:author="Maximilian Schmitz" w:date="2015-06-19T09:15:00Z"/>
              </w:rPr>
              <w:pPrChange w:id="955" w:author="Admin" w:date="2015-07-08T13:36:00Z">
                <w:pPr>
                  <w:cnfStyle w:val="000000000000" w:firstRow="0" w:lastRow="0" w:firstColumn="0" w:lastColumn="0" w:oddVBand="0" w:evenVBand="0" w:oddHBand="0" w:evenHBand="0" w:firstRowFirstColumn="0" w:firstRowLastColumn="0" w:lastRowFirstColumn="0" w:lastRowLastColumn="0"/>
                </w:pPr>
              </w:pPrChange>
            </w:pPr>
            <w:ins w:id="956" w:author="Maximilian Schmitz" w:date="2015-06-19T09:38:00Z">
              <w:r>
                <w:t>Double: Way</w:t>
              </w:r>
            </w:ins>
          </w:p>
        </w:tc>
        <w:tc>
          <w:tcPr>
            <w:tcW w:w="1536" w:type="dxa"/>
            <w:tcPrChange w:id="957"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58" w:author="Maximilian Schmitz" w:date="2015-06-19T09:15:00Z"/>
              </w:rPr>
              <w:pPrChange w:id="959" w:author="Admin" w:date="2015-07-08T13:36:00Z">
                <w:pPr>
                  <w:cnfStyle w:val="000000000000" w:firstRow="0" w:lastRow="0" w:firstColumn="0" w:lastColumn="0" w:oddVBand="0" w:evenVBand="0" w:oddHBand="0" w:evenHBand="0" w:firstRowFirstColumn="0" w:firstRowLastColumn="0" w:lastRowFirstColumn="0" w:lastRowLastColumn="0"/>
                </w:pPr>
              </w:pPrChange>
            </w:pPr>
            <w:ins w:id="960" w:author="Maximilian Schmitz" w:date="2015-06-19T09:37:00Z">
              <w:r>
                <w:t>-</w:t>
              </w:r>
            </w:ins>
          </w:p>
        </w:tc>
        <w:tc>
          <w:tcPr>
            <w:tcW w:w="4242" w:type="dxa"/>
            <w:tcPrChange w:id="961"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962" w:author="Maximilian Schmitz" w:date="2015-06-19T09:15:00Z"/>
              </w:rPr>
              <w:pPrChange w:id="963" w:author="Admin" w:date="2015-07-08T13:36:00Z">
                <w:pPr>
                  <w:cnfStyle w:val="000000000000" w:firstRow="0" w:lastRow="0" w:firstColumn="0" w:lastColumn="0" w:oddVBand="0" w:evenVBand="0" w:oddHBand="0" w:evenHBand="0" w:firstRowFirstColumn="0" w:firstRowLastColumn="0" w:lastRowFirstColumn="0" w:lastRowLastColumn="0"/>
                </w:pPr>
              </w:pPrChange>
            </w:pPr>
            <w:ins w:id="964" w:author="Maximilian Schmitz" w:date="2015-06-19T09:22:00Z">
              <w:r>
                <w:t>Vorwärtsbewegen des Spielers</w:t>
              </w:r>
            </w:ins>
          </w:p>
        </w:tc>
      </w:tr>
      <w:tr w:rsidR="00B16FE4" w14:paraId="4415B706" w14:textId="77777777" w:rsidTr="00B16FE4">
        <w:tblPrEx>
          <w:tblPrExChange w:id="965" w:author="Maximilian Schmitz" w:date="2015-06-19T09:39:00Z">
            <w:tblPrEx>
              <w:tblLook w:val="00A0" w:firstRow="1" w:lastRow="0" w:firstColumn="1" w:lastColumn="0" w:noHBand="0" w:noVBand="0"/>
            </w:tblPrEx>
          </w:tblPrExChange>
        </w:tblPrEx>
        <w:trPr>
          <w:ins w:id="96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67" w:author="Maximilian Schmitz" w:date="2015-06-19T09:39:00Z">
              <w:tcPr>
                <w:tcW w:w="2244" w:type="dxa"/>
                <w:gridSpan w:val="2"/>
              </w:tcPr>
            </w:tcPrChange>
          </w:tcPr>
          <w:p w14:paraId="568186E3" w14:textId="77777777" w:rsidR="002210D9" w:rsidRPr="004C3433" w:rsidRDefault="002210D9">
            <w:pPr>
              <w:spacing w:line="360" w:lineRule="auto"/>
              <w:rPr>
                <w:ins w:id="968" w:author="Maximilian Schmitz" w:date="2015-06-19T09:15:00Z"/>
                <w:b w:val="0"/>
                <w:rPrChange w:id="969" w:author="Maximilian Schmitz" w:date="2015-06-19T09:25:00Z">
                  <w:rPr>
                    <w:ins w:id="970" w:author="Maximilian Schmitz" w:date="2015-06-19T09:15:00Z"/>
                  </w:rPr>
                </w:rPrChange>
              </w:rPr>
              <w:pPrChange w:id="971" w:author="Admin" w:date="2015-07-08T13:36:00Z">
                <w:pPr/>
              </w:pPrChange>
            </w:pPr>
            <w:ins w:id="972" w:author="Maximilian Schmitz" w:date="2015-06-19T09:22:00Z">
              <w:r w:rsidRPr="004C3433">
                <w:t>MoveTo</w:t>
              </w:r>
            </w:ins>
          </w:p>
        </w:tc>
        <w:tc>
          <w:tcPr>
            <w:tcW w:w="1431" w:type="dxa"/>
            <w:tcPrChange w:id="973"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74" w:author="Maximilian Schmitz" w:date="2015-06-19T09:15:00Z"/>
              </w:rPr>
              <w:pPrChange w:id="975" w:author="Admin" w:date="2015-07-08T13:36:00Z">
                <w:pPr>
                  <w:cnfStyle w:val="000000000000" w:firstRow="0" w:lastRow="0" w:firstColumn="0" w:lastColumn="0" w:oddVBand="0" w:evenVBand="0" w:oddHBand="0" w:evenHBand="0" w:firstRowFirstColumn="0" w:firstRowLastColumn="0" w:lastRowFirstColumn="0" w:lastRowLastColumn="0"/>
                </w:pPr>
              </w:pPrChange>
            </w:pPr>
            <w:ins w:id="976" w:author="Maximilian Schmitz" w:date="2015-06-19T09:38:00Z">
              <w:r>
                <w:t>Double: PosX, PosY, Speed</w:t>
              </w:r>
            </w:ins>
          </w:p>
        </w:tc>
        <w:tc>
          <w:tcPr>
            <w:tcW w:w="1536" w:type="dxa"/>
            <w:tcPrChange w:id="977"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78" w:author="Maximilian Schmitz" w:date="2015-06-19T09:15:00Z"/>
              </w:rPr>
              <w:pPrChange w:id="979" w:author="Admin" w:date="2015-07-08T13:36:00Z">
                <w:pPr>
                  <w:cnfStyle w:val="000000000000" w:firstRow="0" w:lastRow="0" w:firstColumn="0" w:lastColumn="0" w:oddVBand="0" w:evenVBand="0" w:oddHBand="0" w:evenHBand="0" w:firstRowFirstColumn="0" w:firstRowLastColumn="0" w:lastRowFirstColumn="0" w:lastRowLastColumn="0"/>
                </w:pPr>
              </w:pPrChange>
            </w:pPr>
            <w:ins w:id="980" w:author="Maximilian Schmitz" w:date="2015-06-19T09:37:00Z">
              <w:r>
                <w:t>-</w:t>
              </w:r>
            </w:ins>
          </w:p>
        </w:tc>
        <w:tc>
          <w:tcPr>
            <w:tcW w:w="4242" w:type="dxa"/>
            <w:tcPrChange w:id="981"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982" w:author="Maximilian Schmitz" w:date="2015-06-19T09:15:00Z"/>
              </w:rPr>
              <w:pPrChange w:id="983" w:author="Admin" w:date="2015-07-08T13:36:00Z">
                <w:pPr>
                  <w:cnfStyle w:val="000000000000" w:firstRow="0" w:lastRow="0" w:firstColumn="0" w:lastColumn="0" w:oddVBand="0" w:evenVBand="0" w:oddHBand="0" w:evenHBand="0" w:firstRowFirstColumn="0" w:firstRowLastColumn="0" w:lastRowFirstColumn="0" w:lastRowLastColumn="0"/>
                </w:pPr>
              </w:pPrChange>
            </w:pPr>
            <w:ins w:id="984" w:author="Maximilian Schmitz" w:date="2015-06-19T09:22:00Z">
              <w:r>
                <w:t>Spieler an eine bestimmte Position bewegen</w:t>
              </w:r>
            </w:ins>
          </w:p>
        </w:tc>
      </w:tr>
      <w:tr w:rsidR="00B16FE4" w14:paraId="7E6C0054" w14:textId="77777777" w:rsidTr="00B16FE4">
        <w:tblPrEx>
          <w:tblPrExChange w:id="985" w:author="Maximilian Schmitz" w:date="2015-06-19T09:39:00Z">
            <w:tblPrEx>
              <w:tblLook w:val="00A0" w:firstRow="1" w:lastRow="0" w:firstColumn="1" w:lastColumn="0" w:noHBand="0" w:noVBand="0"/>
            </w:tblPrEx>
          </w:tblPrExChange>
        </w:tblPrEx>
        <w:trPr>
          <w:ins w:id="98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87" w:author="Maximilian Schmitz" w:date="2015-06-19T09:39:00Z">
              <w:tcPr>
                <w:tcW w:w="2244" w:type="dxa"/>
                <w:gridSpan w:val="2"/>
              </w:tcPr>
            </w:tcPrChange>
          </w:tcPr>
          <w:p w14:paraId="101B3DA5" w14:textId="77777777" w:rsidR="002210D9" w:rsidRPr="004C3433" w:rsidRDefault="002210D9">
            <w:pPr>
              <w:spacing w:line="360" w:lineRule="auto"/>
              <w:rPr>
                <w:ins w:id="988" w:author="Maximilian Schmitz" w:date="2015-06-19T09:15:00Z"/>
                <w:b w:val="0"/>
                <w:rPrChange w:id="989" w:author="Maximilian Schmitz" w:date="2015-06-19T09:25:00Z">
                  <w:rPr>
                    <w:ins w:id="990" w:author="Maximilian Schmitz" w:date="2015-06-19T09:15:00Z"/>
                  </w:rPr>
                </w:rPrChange>
              </w:rPr>
              <w:pPrChange w:id="991" w:author="Admin" w:date="2015-07-08T13:36:00Z">
                <w:pPr/>
              </w:pPrChange>
            </w:pPr>
            <w:ins w:id="992" w:author="Maximilian Schmitz" w:date="2015-06-19T09:22:00Z">
              <w:r w:rsidRPr="004C3433">
                <w:t>Rotate</w:t>
              </w:r>
            </w:ins>
          </w:p>
        </w:tc>
        <w:tc>
          <w:tcPr>
            <w:tcW w:w="1431" w:type="dxa"/>
            <w:tcPrChange w:id="993"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94" w:author="Maximilian Schmitz" w:date="2015-06-19T09:15:00Z"/>
              </w:rPr>
              <w:pPrChange w:id="995" w:author="Admin" w:date="2015-07-08T13:36:00Z">
                <w:pPr>
                  <w:cnfStyle w:val="000000000000" w:firstRow="0" w:lastRow="0" w:firstColumn="0" w:lastColumn="0" w:oddVBand="0" w:evenVBand="0" w:oddHBand="0" w:evenHBand="0" w:firstRowFirstColumn="0" w:firstRowLastColumn="0" w:lastRowFirstColumn="0" w:lastRowLastColumn="0"/>
                </w:pPr>
              </w:pPrChange>
            </w:pPr>
            <w:ins w:id="996" w:author="Maximilian Schmitz" w:date="2015-06-19T09:38:00Z">
              <w:r>
                <w:t>Double: Angle</w:t>
              </w:r>
            </w:ins>
          </w:p>
        </w:tc>
        <w:tc>
          <w:tcPr>
            <w:tcW w:w="1536" w:type="dxa"/>
            <w:tcPrChange w:id="997"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98" w:author="Maximilian Schmitz" w:date="2015-06-19T09:15:00Z"/>
              </w:rPr>
              <w:pPrChange w:id="999" w:author="Admin" w:date="2015-07-08T13:36:00Z">
                <w:pPr>
                  <w:cnfStyle w:val="000000000000" w:firstRow="0" w:lastRow="0" w:firstColumn="0" w:lastColumn="0" w:oddVBand="0" w:evenVBand="0" w:oddHBand="0" w:evenHBand="0" w:firstRowFirstColumn="0" w:firstRowLastColumn="0" w:lastRowFirstColumn="0" w:lastRowLastColumn="0"/>
                </w:pPr>
              </w:pPrChange>
            </w:pPr>
            <w:ins w:id="1000" w:author="Maximilian Schmitz" w:date="2015-06-19T09:37:00Z">
              <w:r>
                <w:t>-</w:t>
              </w:r>
            </w:ins>
          </w:p>
        </w:tc>
        <w:tc>
          <w:tcPr>
            <w:tcW w:w="4242" w:type="dxa"/>
            <w:tcPrChange w:id="1001"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002" w:author="Maximilian Schmitz" w:date="2015-06-19T09:15:00Z"/>
              </w:rPr>
              <w:pPrChange w:id="1003" w:author="Admin" w:date="2015-07-08T13:36:00Z">
                <w:pPr>
                  <w:cnfStyle w:val="000000000000" w:firstRow="0" w:lastRow="0" w:firstColumn="0" w:lastColumn="0" w:oddVBand="0" w:evenVBand="0" w:oddHBand="0" w:evenHBand="0" w:firstRowFirstColumn="0" w:firstRowLastColumn="0" w:lastRowFirstColumn="0" w:lastRowLastColumn="0"/>
                </w:pPr>
              </w:pPrChange>
            </w:pPr>
            <w:ins w:id="1004" w:author="Maximilian Schmitz" w:date="2015-06-19T09:23:00Z">
              <w:r>
                <w:t>Spieler um seine Achse drehen</w:t>
              </w:r>
            </w:ins>
          </w:p>
        </w:tc>
      </w:tr>
      <w:tr w:rsidR="00B16FE4" w14:paraId="0378F403" w14:textId="77777777" w:rsidTr="00B16FE4">
        <w:tblPrEx>
          <w:tblPrExChange w:id="1005" w:author="Maximilian Schmitz" w:date="2015-06-19T09:39:00Z">
            <w:tblPrEx>
              <w:tblLook w:val="00A0" w:firstRow="1" w:lastRow="0" w:firstColumn="1" w:lastColumn="0" w:noHBand="0" w:noVBand="0"/>
            </w:tblPrEx>
          </w:tblPrExChange>
        </w:tblPrEx>
        <w:trPr>
          <w:ins w:id="100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07" w:author="Maximilian Schmitz" w:date="2015-06-19T09:39:00Z">
              <w:tcPr>
                <w:tcW w:w="2244" w:type="dxa"/>
                <w:gridSpan w:val="2"/>
              </w:tcPr>
            </w:tcPrChange>
          </w:tcPr>
          <w:p w14:paraId="105592D3" w14:textId="77777777" w:rsidR="002210D9" w:rsidRPr="004C3433" w:rsidRDefault="002210D9">
            <w:pPr>
              <w:spacing w:line="360" w:lineRule="auto"/>
              <w:rPr>
                <w:ins w:id="1008" w:author="Maximilian Schmitz" w:date="2015-06-19T09:15:00Z"/>
                <w:b w:val="0"/>
                <w:rPrChange w:id="1009" w:author="Maximilian Schmitz" w:date="2015-06-19T09:25:00Z">
                  <w:rPr>
                    <w:ins w:id="1010" w:author="Maximilian Schmitz" w:date="2015-06-19T09:15:00Z"/>
                  </w:rPr>
                </w:rPrChange>
              </w:rPr>
              <w:pPrChange w:id="1011" w:author="Admin" w:date="2015-07-08T13:36:00Z">
                <w:pPr/>
              </w:pPrChange>
            </w:pPr>
            <w:ins w:id="1012" w:author="Maximilian Schmitz" w:date="2015-06-19T09:22:00Z">
              <w:r w:rsidRPr="004C3433">
                <w:t>Kick</w:t>
              </w:r>
            </w:ins>
          </w:p>
        </w:tc>
        <w:tc>
          <w:tcPr>
            <w:tcW w:w="1431" w:type="dxa"/>
            <w:tcPrChange w:id="1013"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14" w:author="Maximilian Schmitz" w:date="2015-06-19T09:15:00Z"/>
                <w:lang w:val="en-GB"/>
                <w:rPrChange w:id="1015" w:author="Maximilian Schmitz" w:date="2015-06-19T09:38:00Z">
                  <w:rPr>
                    <w:ins w:id="1016" w:author="Maximilian Schmitz" w:date="2015-06-19T09:15:00Z"/>
                  </w:rPr>
                </w:rPrChange>
              </w:rPr>
              <w:pPrChange w:id="1017" w:author="Admin" w:date="2015-07-08T13:36:00Z">
                <w:pPr>
                  <w:cnfStyle w:val="000000000000" w:firstRow="0" w:lastRow="0" w:firstColumn="0" w:lastColumn="0" w:oddVBand="0" w:evenVBand="0" w:oddHBand="0" w:evenHBand="0" w:firstRowFirstColumn="0" w:firstRowLastColumn="0" w:lastRowFirstColumn="0" w:lastRowLastColumn="0"/>
                </w:pPr>
              </w:pPrChange>
            </w:pPr>
            <w:ins w:id="1018" w:author="Maximilian Schmitz" w:date="2015-06-19T09:37:00Z">
              <w:r w:rsidRPr="005D1843">
                <w:rPr>
                  <w:lang w:val="en-GB"/>
                  <w:rPrChange w:id="1019" w:author="Maximilian Schmitz" w:date="2015-06-19T09:38:00Z">
                    <w:rPr/>
                  </w:rPrChange>
                </w:rPr>
                <w:t>Double: DirX, DirY, DirZ</w:t>
              </w:r>
            </w:ins>
            <w:ins w:id="1020" w:author="Maximilian Schmitz" w:date="2015-06-19T09:38:00Z">
              <w:r w:rsidRPr="005D1843">
                <w:rPr>
                  <w:lang w:val="en-GB"/>
                  <w:rPrChange w:id="1021" w:author="Maximilian Schmitz" w:date="2015-06-19T09:38:00Z">
                    <w:rPr/>
                  </w:rPrChange>
                </w:rPr>
                <w:t>, Force</w:t>
              </w:r>
            </w:ins>
          </w:p>
        </w:tc>
        <w:tc>
          <w:tcPr>
            <w:tcW w:w="1536" w:type="dxa"/>
            <w:tcPrChange w:id="1022"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23" w:author="Maximilian Schmitz" w:date="2015-06-19T09:15:00Z"/>
              </w:rPr>
              <w:pPrChange w:id="1024" w:author="Admin" w:date="2015-07-08T13:36:00Z">
                <w:pPr>
                  <w:cnfStyle w:val="000000000000" w:firstRow="0" w:lastRow="0" w:firstColumn="0" w:lastColumn="0" w:oddVBand="0" w:evenVBand="0" w:oddHBand="0" w:evenHBand="0" w:firstRowFirstColumn="0" w:firstRowLastColumn="0" w:lastRowFirstColumn="0" w:lastRowLastColumn="0"/>
                </w:pPr>
              </w:pPrChange>
            </w:pPr>
            <w:ins w:id="1025" w:author="Maximilian Schmitz" w:date="2015-06-19T09:36:00Z">
              <w:r>
                <w:t>-</w:t>
              </w:r>
            </w:ins>
          </w:p>
        </w:tc>
        <w:tc>
          <w:tcPr>
            <w:tcW w:w="4242" w:type="dxa"/>
            <w:tcPrChange w:id="1026"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027" w:author="Maximilian Schmitz" w:date="2015-06-19T09:15:00Z"/>
              </w:rPr>
              <w:pPrChange w:id="1028" w:author="Admin" w:date="2015-07-08T13:36:00Z">
                <w:pPr>
                  <w:cnfStyle w:val="000000000000" w:firstRow="0" w:lastRow="0" w:firstColumn="0" w:lastColumn="0" w:oddVBand="0" w:evenVBand="0" w:oddHBand="0" w:evenHBand="0" w:firstRowFirstColumn="0" w:firstRowLastColumn="0" w:lastRowFirstColumn="0" w:lastRowLastColumn="0"/>
                </w:pPr>
              </w:pPrChange>
            </w:pPr>
            <w:ins w:id="1029" w:author="Maximilian Schmitz" w:date="2015-06-19T09:23:00Z">
              <w:r>
                <w:t>Den Ball in eine Richtung kicken</w:t>
              </w:r>
            </w:ins>
          </w:p>
        </w:tc>
      </w:tr>
      <w:tr w:rsidR="00B16FE4" w14:paraId="0D718C3F" w14:textId="77777777" w:rsidTr="00B16FE4">
        <w:tblPrEx>
          <w:tblPrExChange w:id="1030" w:author="Maximilian Schmitz" w:date="2015-06-19T09:39:00Z">
            <w:tblPrEx>
              <w:tblLook w:val="00A0" w:firstRow="1" w:lastRow="0" w:firstColumn="1" w:lastColumn="0" w:noHBand="0" w:noVBand="0"/>
            </w:tblPrEx>
          </w:tblPrExChange>
        </w:tblPrEx>
        <w:trPr>
          <w:ins w:id="103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32" w:author="Maximilian Schmitz" w:date="2015-06-19T09:39:00Z">
              <w:tcPr>
                <w:tcW w:w="2244" w:type="dxa"/>
                <w:gridSpan w:val="2"/>
              </w:tcPr>
            </w:tcPrChange>
          </w:tcPr>
          <w:p w14:paraId="5235BD74" w14:textId="77777777" w:rsidR="002210D9" w:rsidRPr="004C3433" w:rsidRDefault="002210D9">
            <w:pPr>
              <w:spacing w:line="360" w:lineRule="auto"/>
              <w:rPr>
                <w:ins w:id="1033" w:author="Maximilian Schmitz" w:date="2015-06-19T09:15:00Z"/>
                <w:b w:val="0"/>
                <w:rPrChange w:id="1034" w:author="Maximilian Schmitz" w:date="2015-06-19T09:25:00Z">
                  <w:rPr>
                    <w:ins w:id="1035" w:author="Maximilian Schmitz" w:date="2015-06-19T09:15:00Z"/>
                  </w:rPr>
                </w:rPrChange>
              </w:rPr>
              <w:pPrChange w:id="1036" w:author="Admin" w:date="2015-07-08T13:36:00Z">
                <w:pPr/>
              </w:pPrChange>
            </w:pPr>
            <w:ins w:id="1037" w:author="Maximilian Schmitz" w:date="2015-06-19T09:22:00Z">
              <w:r w:rsidRPr="004C3433">
                <w:t>StopBall</w:t>
              </w:r>
            </w:ins>
          </w:p>
        </w:tc>
        <w:tc>
          <w:tcPr>
            <w:tcW w:w="1431" w:type="dxa"/>
            <w:tcPrChange w:id="1038"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39" w:author="Maximilian Schmitz" w:date="2015-06-19T09:15:00Z"/>
              </w:rPr>
              <w:pPrChange w:id="1040" w:author="Admin" w:date="2015-07-08T13:36:00Z">
                <w:pPr>
                  <w:cnfStyle w:val="000000000000" w:firstRow="0" w:lastRow="0" w:firstColumn="0" w:lastColumn="0" w:oddVBand="0" w:evenVBand="0" w:oddHBand="0" w:evenHBand="0" w:firstRowFirstColumn="0" w:firstRowLastColumn="0" w:lastRowFirstColumn="0" w:lastRowLastColumn="0"/>
                </w:pPr>
              </w:pPrChange>
            </w:pPr>
            <w:ins w:id="1041" w:author="Maximilian Schmitz" w:date="2015-06-19T09:37:00Z">
              <w:r>
                <w:t>-</w:t>
              </w:r>
            </w:ins>
          </w:p>
        </w:tc>
        <w:tc>
          <w:tcPr>
            <w:tcW w:w="1536" w:type="dxa"/>
            <w:tcPrChange w:id="1042"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43" w:author="Maximilian Schmitz" w:date="2015-06-19T09:15:00Z"/>
              </w:rPr>
              <w:pPrChange w:id="1044" w:author="Admin" w:date="2015-07-08T13:36:00Z">
                <w:pPr>
                  <w:cnfStyle w:val="000000000000" w:firstRow="0" w:lastRow="0" w:firstColumn="0" w:lastColumn="0" w:oddVBand="0" w:evenVBand="0" w:oddHBand="0" w:evenHBand="0" w:firstRowFirstColumn="0" w:firstRowLastColumn="0" w:lastRowFirstColumn="0" w:lastRowLastColumn="0"/>
                </w:pPr>
              </w:pPrChange>
            </w:pPr>
            <w:ins w:id="1045" w:author="Maximilian Schmitz" w:date="2015-06-19T09:36:00Z">
              <w:r>
                <w:t>-</w:t>
              </w:r>
            </w:ins>
          </w:p>
        </w:tc>
        <w:tc>
          <w:tcPr>
            <w:tcW w:w="4242" w:type="dxa"/>
            <w:tcPrChange w:id="1046"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047" w:author="Maximilian Schmitz" w:date="2015-06-19T09:15:00Z"/>
              </w:rPr>
              <w:pPrChange w:id="1048" w:author="Admin" w:date="2015-07-08T13:36:00Z">
                <w:pPr>
                  <w:cnfStyle w:val="000000000000" w:firstRow="0" w:lastRow="0" w:firstColumn="0" w:lastColumn="0" w:oddVBand="0" w:evenVBand="0" w:oddHBand="0" w:evenHBand="0" w:firstRowFirstColumn="0" w:firstRowLastColumn="0" w:lastRowFirstColumn="0" w:lastRowLastColumn="0"/>
                </w:pPr>
              </w:pPrChange>
            </w:pPr>
            <w:ins w:id="1049" w:author="Maximilian Schmitz" w:date="2015-06-19T09:23:00Z">
              <w:r>
                <w:t>Den Ball stoppen</w:t>
              </w:r>
            </w:ins>
          </w:p>
        </w:tc>
      </w:tr>
      <w:tr w:rsidR="00B16FE4" w14:paraId="2CCDBD54" w14:textId="77777777" w:rsidTr="00B16FE4">
        <w:tblPrEx>
          <w:tblPrExChange w:id="1050" w:author="Maximilian Schmitz" w:date="2015-06-19T09:39:00Z">
            <w:tblPrEx>
              <w:tblLook w:val="00A0" w:firstRow="1" w:lastRow="0" w:firstColumn="1" w:lastColumn="0" w:noHBand="0" w:noVBand="0"/>
            </w:tblPrEx>
          </w:tblPrExChange>
        </w:tblPrEx>
        <w:trPr>
          <w:ins w:id="1051"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052" w:author="Maximilian Schmitz" w:date="2015-06-19T09:39:00Z">
              <w:tcPr>
                <w:tcW w:w="2244" w:type="dxa"/>
                <w:gridSpan w:val="2"/>
              </w:tcPr>
            </w:tcPrChange>
          </w:tcPr>
          <w:p w14:paraId="581E108C" w14:textId="77777777" w:rsidR="002210D9" w:rsidRPr="004C3433" w:rsidRDefault="002210D9">
            <w:pPr>
              <w:spacing w:line="360" w:lineRule="auto"/>
              <w:rPr>
                <w:ins w:id="1053" w:author="Maximilian Schmitz" w:date="2015-06-19T09:22:00Z"/>
                <w:b w:val="0"/>
                <w:rPrChange w:id="1054" w:author="Maximilian Schmitz" w:date="2015-06-19T09:25:00Z">
                  <w:rPr>
                    <w:ins w:id="1055" w:author="Maximilian Schmitz" w:date="2015-06-19T09:22:00Z"/>
                  </w:rPr>
                </w:rPrChange>
              </w:rPr>
              <w:pPrChange w:id="1056" w:author="Admin" w:date="2015-07-08T13:36:00Z">
                <w:pPr/>
              </w:pPrChange>
            </w:pPr>
            <w:ins w:id="1057" w:author="Maximilian Schmitz" w:date="2015-06-19T09:22:00Z">
              <w:r w:rsidRPr="004C3433">
                <w:t>Speak</w:t>
              </w:r>
            </w:ins>
          </w:p>
        </w:tc>
        <w:tc>
          <w:tcPr>
            <w:tcW w:w="1431" w:type="dxa"/>
            <w:tcPrChange w:id="1058"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59" w:author="Maximilian Schmitz" w:date="2015-06-19T09:22:00Z"/>
              </w:rPr>
              <w:pPrChange w:id="1060" w:author="Admin" w:date="2015-07-08T13:36:00Z">
                <w:pPr>
                  <w:cnfStyle w:val="000000000000" w:firstRow="0" w:lastRow="0" w:firstColumn="0" w:lastColumn="0" w:oddVBand="0" w:evenVBand="0" w:oddHBand="0" w:evenHBand="0" w:firstRowFirstColumn="0" w:firstRowLastColumn="0" w:lastRowFirstColumn="0" w:lastRowLastColumn="0"/>
                </w:pPr>
              </w:pPrChange>
            </w:pPr>
            <w:ins w:id="1061" w:author="Maximilian Schmitz" w:date="2015-06-19T09:28:00Z">
              <w:r>
                <w:t xml:space="preserve">String: </w:t>
              </w:r>
            </w:ins>
            <w:ins w:id="1062" w:author="Maximilian Schmitz" w:date="2015-06-19T09:33:00Z">
              <w:r w:rsidR="0042223A">
                <w:t>Message</w:t>
              </w:r>
            </w:ins>
          </w:p>
        </w:tc>
        <w:tc>
          <w:tcPr>
            <w:tcW w:w="1536" w:type="dxa"/>
            <w:tcPrChange w:id="1063"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64" w:author="Maximilian Schmitz" w:date="2015-06-19T09:22:00Z"/>
              </w:rPr>
              <w:pPrChange w:id="1065" w:author="Admin" w:date="2015-07-08T13:36:00Z">
                <w:pPr>
                  <w:cnfStyle w:val="000000000000" w:firstRow="0" w:lastRow="0" w:firstColumn="0" w:lastColumn="0" w:oddVBand="0" w:evenVBand="0" w:oddHBand="0" w:evenHBand="0" w:firstRowFirstColumn="0" w:firstRowLastColumn="0" w:lastRowFirstColumn="0" w:lastRowLastColumn="0"/>
                </w:pPr>
              </w:pPrChange>
            </w:pPr>
            <w:ins w:id="1066" w:author="Maximilian Schmitz" w:date="2015-06-19T09:28:00Z">
              <w:r>
                <w:t>-</w:t>
              </w:r>
            </w:ins>
          </w:p>
        </w:tc>
        <w:tc>
          <w:tcPr>
            <w:tcW w:w="4242" w:type="dxa"/>
            <w:tcPrChange w:id="1067"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068" w:author="Maximilian Schmitz" w:date="2015-06-19T09:22:00Z"/>
              </w:rPr>
              <w:pPrChange w:id="1069"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070" w:author="Maximilian Schmitz" w:date="2015-06-19T09:23:00Z">
              <w:r>
                <w:t>Mit anderen Spielern kommunizieren</w:t>
              </w:r>
            </w:ins>
          </w:p>
        </w:tc>
      </w:tr>
      <w:tr w:rsidR="00B16FE4" w14:paraId="285CEBED" w14:textId="77777777" w:rsidTr="00B16FE4">
        <w:tblPrEx>
          <w:tblPrExChange w:id="1071" w:author="Maximilian Schmitz" w:date="2015-06-19T09:39:00Z">
            <w:tblPrEx>
              <w:tblLook w:val="00A0" w:firstRow="1" w:lastRow="0" w:firstColumn="1" w:lastColumn="0" w:noHBand="0" w:noVBand="0"/>
            </w:tblPrEx>
          </w:tblPrExChange>
        </w:tblPrEx>
        <w:trPr>
          <w:ins w:id="1072"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073" w:author="Maximilian Schmitz" w:date="2015-06-19T09:39:00Z">
              <w:tcPr>
                <w:tcW w:w="2244" w:type="dxa"/>
                <w:gridSpan w:val="2"/>
              </w:tcPr>
            </w:tcPrChange>
          </w:tcPr>
          <w:p w14:paraId="6BE50AF7" w14:textId="77777777" w:rsidR="002210D9" w:rsidRPr="004C3433" w:rsidRDefault="002210D9">
            <w:pPr>
              <w:spacing w:line="360" w:lineRule="auto"/>
              <w:rPr>
                <w:ins w:id="1074" w:author="Maximilian Schmitz" w:date="2015-06-19T09:22:00Z"/>
                <w:b w:val="0"/>
                <w:rPrChange w:id="1075" w:author="Maximilian Schmitz" w:date="2015-06-19T09:25:00Z">
                  <w:rPr>
                    <w:ins w:id="1076" w:author="Maximilian Schmitz" w:date="2015-06-19T09:22:00Z"/>
                  </w:rPr>
                </w:rPrChange>
              </w:rPr>
              <w:pPrChange w:id="1077" w:author="Admin" w:date="2015-07-08T13:36:00Z">
                <w:pPr/>
              </w:pPrChange>
            </w:pPr>
            <w:ins w:id="1078" w:author="Maximilian Schmitz" w:date="2015-06-19T09:22:00Z">
              <w:r w:rsidRPr="004C3433">
                <w:t>Listen</w:t>
              </w:r>
            </w:ins>
          </w:p>
        </w:tc>
        <w:tc>
          <w:tcPr>
            <w:tcW w:w="1431" w:type="dxa"/>
            <w:tcPrChange w:id="1079"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80" w:author="Maximilian Schmitz" w:date="2015-06-19T09:22:00Z"/>
              </w:rPr>
              <w:pPrChange w:id="1081" w:author="Admin" w:date="2015-07-08T13:36:00Z">
                <w:pPr>
                  <w:cnfStyle w:val="000000000000" w:firstRow="0" w:lastRow="0" w:firstColumn="0" w:lastColumn="0" w:oddVBand="0" w:evenVBand="0" w:oddHBand="0" w:evenHBand="0" w:firstRowFirstColumn="0" w:firstRowLastColumn="0" w:lastRowFirstColumn="0" w:lastRowLastColumn="0"/>
                </w:pPr>
              </w:pPrChange>
            </w:pPr>
            <w:ins w:id="1082" w:author="Maximilian Schmitz" w:date="2015-06-19T09:27:00Z">
              <w:r>
                <w:t>-</w:t>
              </w:r>
            </w:ins>
          </w:p>
        </w:tc>
        <w:tc>
          <w:tcPr>
            <w:tcW w:w="1536" w:type="dxa"/>
            <w:tcPrChange w:id="1083"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84" w:author="Maximilian Schmitz" w:date="2015-06-19T09:22:00Z"/>
              </w:rPr>
              <w:pPrChange w:id="1085" w:author="Admin" w:date="2015-07-08T13:36:00Z">
                <w:pPr>
                  <w:cnfStyle w:val="000000000000" w:firstRow="0" w:lastRow="0" w:firstColumn="0" w:lastColumn="0" w:oddVBand="0" w:evenVBand="0" w:oddHBand="0" w:evenHBand="0" w:firstRowFirstColumn="0" w:firstRowLastColumn="0" w:lastRowFirstColumn="0" w:lastRowLastColumn="0"/>
                </w:pPr>
              </w:pPrChange>
            </w:pPr>
            <w:ins w:id="1086" w:author="Maximilian Schmitz" w:date="2015-06-19T09:27:00Z">
              <w:r>
                <w:t xml:space="preserve">String: </w:t>
              </w:r>
            </w:ins>
            <w:ins w:id="1087" w:author="Maximilian Schmitz" w:date="2015-06-19T09:32:00Z">
              <w:r w:rsidR="0042223A">
                <w:t>Message</w:t>
              </w:r>
            </w:ins>
          </w:p>
        </w:tc>
        <w:tc>
          <w:tcPr>
            <w:tcW w:w="4242" w:type="dxa"/>
            <w:tcPrChange w:id="1088"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089" w:author="Maximilian Schmitz" w:date="2015-06-19T09:22:00Z"/>
              </w:rPr>
              <w:pPrChange w:id="1090"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091" w:author="Maximilian Schmitz" w:date="2015-06-19T09:23:00Z">
              <w:r>
                <w:t>Hören, ob ein anderer Spieler kommuniziert</w:t>
              </w:r>
            </w:ins>
          </w:p>
        </w:tc>
      </w:tr>
      <w:tr w:rsidR="004C3433" w14:paraId="7378BCC0" w14:textId="77777777" w:rsidTr="00B16FE4">
        <w:tblPrEx>
          <w:tblPrExChange w:id="1092" w:author="Maximilian Schmitz" w:date="2015-06-19T09:39:00Z">
            <w:tblPrEx>
              <w:tblW w:w="0" w:type="auto"/>
            </w:tblPrEx>
          </w:tblPrExChange>
        </w:tblPrEx>
        <w:trPr>
          <w:ins w:id="1093" w:author="Maximilian Schmitz" w:date="2015-06-19T09:24:00Z"/>
          <w:trPrChange w:id="109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95" w:author="Maximilian Schmitz" w:date="2015-06-19T09:39:00Z">
              <w:tcPr>
                <w:tcW w:w="2079" w:type="dxa"/>
              </w:tcPr>
            </w:tcPrChange>
          </w:tcPr>
          <w:p w14:paraId="0FD3B49F" w14:textId="77777777" w:rsidR="004C3433" w:rsidRPr="00D62BC2" w:rsidRDefault="004C3433">
            <w:pPr>
              <w:spacing w:line="360" w:lineRule="auto"/>
              <w:rPr>
                <w:ins w:id="1096" w:author="Maximilian Schmitz" w:date="2015-06-19T09:24:00Z"/>
              </w:rPr>
              <w:pPrChange w:id="1097" w:author="Admin" w:date="2015-07-08T13:36:00Z">
                <w:pPr/>
              </w:pPrChange>
            </w:pPr>
            <w:ins w:id="1098" w:author="Maximilian Schmitz" w:date="2015-06-19T09:25:00Z">
              <w:r>
                <w:rPr>
                  <w:b w:val="0"/>
                </w:rPr>
                <w:t>AllowedToRun</w:t>
              </w:r>
            </w:ins>
          </w:p>
        </w:tc>
        <w:tc>
          <w:tcPr>
            <w:tcW w:w="1431" w:type="dxa"/>
            <w:tcPrChange w:id="1099"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00" w:author="Maximilian Schmitz" w:date="2015-06-19T09:24:00Z"/>
              </w:rPr>
              <w:pPrChange w:id="1101" w:author="Admin" w:date="2015-07-08T13:36:00Z">
                <w:pPr>
                  <w:cnfStyle w:val="000000000000" w:firstRow="0" w:lastRow="0" w:firstColumn="0" w:lastColumn="0" w:oddVBand="0" w:evenVBand="0" w:oddHBand="0" w:evenHBand="0" w:firstRowFirstColumn="0" w:firstRowLastColumn="0" w:lastRowFirstColumn="0" w:lastRowLastColumn="0"/>
                </w:pPr>
              </w:pPrChange>
            </w:pPr>
            <w:ins w:id="1102" w:author="Maximilian Schmitz" w:date="2015-06-19T09:30:00Z">
              <w:r>
                <w:t>-</w:t>
              </w:r>
            </w:ins>
          </w:p>
        </w:tc>
        <w:tc>
          <w:tcPr>
            <w:tcW w:w="1536" w:type="dxa"/>
            <w:tcPrChange w:id="1103"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04" w:author="Maximilian Schmitz" w:date="2015-06-19T09:24:00Z"/>
              </w:rPr>
              <w:pPrChange w:id="1105" w:author="Admin" w:date="2015-07-08T13:36:00Z">
                <w:pPr>
                  <w:cnfStyle w:val="000000000000" w:firstRow="0" w:lastRow="0" w:firstColumn="0" w:lastColumn="0" w:oddVBand="0" w:evenVBand="0" w:oddHBand="0" w:evenHBand="0" w:firstRowFirstColumn="0" w:firstRowLastColumn="0" w:lastRowFirstColumn="0" w:lastRowLastColumn="0"/>
                </w:pPr>
              </w:pPrChange>
            </w:pPr>
            <w:ins w:id="1106" w:author="Maximilian Schmitz" w:date="2015-06-19T09:30:00Z">
              <w:r>
                <w:t>Boolean: Active</w:t>
              </w:r>
            </w:ins>
          </w:p>
        </w:tc>
        <w:tc>
          <w:tcPr>
            <w:tcW w:w="4242" w:type="dxa"/>
            <w:tcPrChange w:id="1107"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08" w:author="Maximilian Schmitz" w:date="2015-06-19T09:24:00Z"/>
              </w:rPr>
              <w:pPrChange w:id="110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10" w:author="Maximilian Schmitz" w:date="2015-06-19T09:25:00Z">
              <w:r>
                <w:t>Gibt zurück, ob die künstliche Intelligenz ausgeführt werden darf</w:t>
              </w:r>
            </w:ins>
          </w:p>
        </w:tc>
      </w:tr>
      <w:tr w:rsidR="004C3433" w14:paraId="0D5F19E5" w14:textId="77777777" w:rsidTr="00B16FE4">
        <w:tblPrEx>
          <w:tblPrExChange w:id="1111" w:author="Maximilian Schmitz" w:date="2015-06-19T09:39:00Z">
            <w:tblPrEx>
              <w:tblW w:w="0" w:type="auto"/>
            </w:tblPrEx>
          </w:tblPrExChange>
        </w:tblPrEx>
        <w:trPr>
          <w:ins w:id="1112" w:author="Maximilian Schmitz" w:date="2015-06-19T09:25:00Z"/>
          <w:trPrChange w:id="111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14" w:author="Maximilian Schmitz" w:date="2015-06-19T09:39:00Z">
              <w:tcPr>
                <w:tcW w:w="2079" w:type="dxa"/>
              </w:tcPr>
            </w:tcPrChange>
          </w:tcPr>
          <w:p w14:paraId="79EDFC72" w14:textId="77777777" w:rsidR="004C3433" w:rsidRDefault="004C3433">
            <w:pPr>
              <w:spacing w:line="360" w:lineRule="auto"/>
              <w:rPr>
                <w:ins w:id="1115" w:author="Maximilian Schmitz" w:date="2015-06-19T09:25:00Z"/>
                <w:b w:val="0"/>
              </w:rPr>
              <w:pPrChange w:id="1116" w:author="Admin" w:date="2015-07-08T13:36:00Z">
                <w:pPr/>
              </w:pPrChange>
            </w:pPr>
            <w:ins w:id="1117" w:author="Maximilian Schmitz" w:date="2015-06-19T09:25:00Z">
              <w:r>
                <w:rPr>
                  <w:b w:val="0"/>
                </w:rPr>
                <w:t>TimePlayed</w:t>
              </w:r>
            </w:ins>
          </w:p>
        </w:tc>
        <w:tc>
          <w:tcPr>
            <w:tcW w:w="1431" w:type="dxa"/>
            <w:tcPrChange w:id="1118"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19" w:author="Maximilian Schmitz" w:date="2015-06-19T09:25:00Z"/>
              </w:rPr>
              <w:pPrChange w:id="1120" w:author="Admin" w:date="2015-07-08T13:36:00Z">
                <w:pPr>
                  <w:cnfStyle w:val="000000000000" w:firstRow="0" w:lastRow="0" w:firstColumn="0" w:lastColumn="0" w:oddVBand="0" w:evenVBand="0" w:oddHBand="0" w:evenHBand="0" w:firstRowFirstColumn="0" w:firstRowLastColumn="0" w:lastRowFirstColumn="0" w:lastRowLastColumn="0"/>
                </w:pPr>
              </w:pPrChange>
            </w:pPr>
            <w:ins w:id="1121" w:author="Maximilian Schmitz" w:date="2015-06-19T09:36:00Z">
              <w:r>
                <w:t>-</w:t>
              </w:r>
            </w:ins>
          </w:p>
        </w:tc>
        <w:tc>
          <w:tcPr>
            <w:tcW w:w="1536" w:type="dxa"/>
            <w:tcPrChange w:id="1122"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23" w:author="Maximilian Schmitz" w:date="2015-06-19T09:25:00Z"/>
              </w:rPr>
              <w:pPrChange w:id="1124" w:author="Admin" w:date="2015-07-08T13:36:00Z">
                <w:pPr>
                  <w:cnfStyle w:val="000000000000" w:firstRow="0" w:lastRow="0" w:firstColumn="0" w:lastColumn="0" w:oddVBand="0" w:evenVBand="0" w:oddHBand="0" w:evenHBand="0" w:firstRowFirstColumn="0" w:firstRowLastColumn="0" w:lastRowFirstColumn="0" w:lastRowLastColumn="0"/>
                </w:pPr>
              </w:pPrChange>
            </w:pPr>
            <w:ins w:id="1125" w:author="Maximilian Schmitz" w:date="2015-06-19T09:36:00Z">
              <w:r>
                <w:t>Double: TimePlayed</w:t>
              </w:r>
            </w:ins>
          </w:p>
        </w:tc>
        <w:tc>
          <w:tcPr>
            <w:tcW w:w="4242" w:type="dxa"/>
            <w:tcPrChange w:id="1126"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27" w:author="Maximilian Schmitz" w:date="2015-06-19T09:25:00Z"/>
              </w:rPr>
              <w:pPrChange w:id="11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29" w:author="Maximilian Schmitz" w:date="2015-06-19T09:25:00Z">
              <w:r>
                <w:t>Gibt die aktuelle Spielzeit in Prozent zurück</w:t>
              </w:r>
            </w:ins>
          </w:p>
        </w:tc>
      </w:tr>
      <w:tr w:rsidR="004C3433" w14:paraId="3A27694D" w14:textId="77777777" w:rsidTr="00B16FE4">
        <w:tblPrEx>
          <w:tblPrExChange w:id="1130" w:author="Maximilian Schmitz" w:date="2015-06-19T09:39:00Z">
            <w:tblPrEx>
              <w:tblW w:w="0" w:type="auto"/>
            </w:tblPrEx>
          </w:tblPrExChange>
        </w:tblPrEx>
        <w:trPr>
          <w:ins w:id="1131" w:author="Maximilian Schmitz" w:date="2015-06-19T09:25:00Z"/>
          <w:trPrChange w:id="113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33" w:author="Maximilian Schmitz" w:date="2015-06-19T09:39:00Z">
              <w:tcPr>
                <w:tcW w:w="2079" w:type="dxa"/>
              </w:tcPr>
            </w:tcPrChange>
          </w:tcPr>
          <w:p w14:paraId="147111F4" w14:textId="77777777" w:rsidR="004C3433" w:rsidRDefault="004C3433">
            <w:pPr>
              <w:spacing w:line="360" w:lineRule="auto"/>
              <w:rPr>
                <w:ins w:id="1134" w:author="Maximilian Schmitz" w:date="2015-06-19T09:25:00Z"/>
                <w:b w:val="0"/>
              </w:rPr>
              <w:pPrChange w:id="1135" w:author="Admin" w:date="2015-07-08T13:36:00Z">
                <w:pPr/>
              </w:pPrChange>
            </w:pPr>
            <w:ins w:id="1136" w:author="Maximilian Schmitz" w:date="2015-06-19T09:25:00Z">
              <w:r>
                <w:rPr>
                  <w:b w:val="0"/>
                </w:rPr>
                <w:t>IsKickoff</w:t>
              </w:r>
            </w:ins>
          </w:p>
        </w:tc>
        <w:tc>
          <w:tcPr>
            <w:tcW w:w="1431" w:type="dxa"/>
            <w:tcPrChange w:id="1137"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38" w:author="Maximilian Schmitz" w:date="2015-06-19T09:25:00Z"/>
              </w:rPr>
              <w:pPrChange w:id="1139" w:author="Admin" w:date="2015-07-08T13:36:00Z">
                <w:pPr>
                  <w:cnfStyle w:val="000000000000" w:firstRow="0" w:lastRow="0" w:firstColumn="0" w:lastColumn="0" w:oddVBand="0" w:evenVBand="0" w:oddHBand="0" w:evenHBand="0" w:firstRowFirstColumn="0" w:firstRowLastColumn="0" w:lastRowFirstColumn="0" w:lastRowLastColumn="0"/>
                </w:pPr>
              </w:pPrChange>
            </w:pPr>
            <w:ins w:id="1140" w:author="Maximilian Schmitz" w:date="2015-06-19T09:36:00Z">
              <w:r>
                <w:t>-</w:t>
              </w:r>
            </w:ins>
          </w:p>
        </w:tc>
        <w:tc>
          <w:tcPr>
            <w:tcW w:w="1536" w:type="dxa"/>
            <w:tcPrChange w:id="1141"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42" w:author="Maximilian Schmitz" w:date="2015-06-19T09:25:00Z"/>
              </w:rPr>
              <w:pPrChange w:id="1143" w:author="Admin" w:date="2015-07-08T13:36:00Z">
                <w:pPr>
                  <w:cnfStyle w:val="000000000000" w:firstRow="0" w:lastRow="0" w:firstColumn="0" w:lastColumn="0" w:oddVBand="0" w:evenVBand="0" w:oddHBand="0" w:evenHBand="0" w:firstRowFirstColumn="0" w:firstRowLastColumn="0" w:lastRowFirstColumn="0" w:lastRowLastColumn="0"/>
                </w:pPr>
              </w:pPrChange>
            </w:pPr>
            <w:ins w:id="1144" w:author="Maximilian Schmitz" w:date="2015-06-19T09:36:00Z">
              <w:r>
                <w:t>Boolean: Kickoff</w:t>
              </w:r>
            </w:ins>
          </w:p>
        </w:tc>
        <w:tc>
          <w:tcPr>
            <w:tcW w:w="4242" w:type="dxa"/>
            <w:tcPrChange w:id="1145"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46" w:author="Maximilian Schmitz" w:date="2015-06-19T09:25:00Z"/>
              </w:rPr>
              <w:pPrChange w:id="114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48" w:author="Maximilian Schmitz" w:date="2015-06-19T09:25:00Z">
              <w:r>
                <w:t>Gibt zurück, ob ein Anstoß stattfindet</w:t>
              </w:r>
            </w:ins>
          </w:p>
        </w:tc>
      </w:tr>
      <w:tr w:rsidR="004C3433" w14:paraId="4A423DDB" w14:textId="77777777" w:rsidTr="00B16FE4">
        <w:tblPrEx>
          <w:tblPrExChange w:id="1149" w:author="Maximilian Schmitz" w:date="2015-06-19T09:39:00Z">
            <w:tblPrEx>
              <w:tblW w:w="0" w:type="auto"/>
            </w:tblPrEx>
          </w:tblPrExChange>
        </w:tblPrEx>
        <w:trPr>
          <w:ins w:id="1150" w:author="Maximilian Schmitz" w:date="2015-06-19T09:25:00Z"/>
          <w:trPrChange w:id="115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52" w:author="Maximilian Schmitz" w:date="2015-06-19T09:39:00Z">
              <w:tcPr>
                <w:tcW w:w="2079" w:type="dxa"/>
              </w:tcPr>
            </w:tcPrChange>
          </w:tcPr>
          <w:p w14:paraId="14FF7808" w14:textId="77777777" w:rsidR="004C3433" w:rsidRDefault="004C3433">
            <w:pPr>
              <w:spacing w:line="360" w:lineRule="auto"/>
              <w:rPr>
                <w:ins w:id="1153" w:author="Maximilian Schmitz" w:date="2015-06-19T09:25:00Z"/>
                <w:b w:val="0"/>
              </w:rPr>
              <w:pPrChange w:id="1154" w:author="Admin" w:date="2015-07-08T13:36:00Z">
                <w:pPr/>
              </w:pPrChange>
            </w:pPr>
            <w:ins w:id="1155" w:author="Maximilian Schmitz" w:date="2015-06-19T09:25:00Z">
              <w:r>
                <w:rPr>
                  <w:b w:val="0"/>
                </w:rPr>
                <w:t>GetTeamId</w:t>
              </w:r>
            </w:ins>
          </w:p>
        </w:tc>
        <w:tc>
          <w:tcPr>
            <w:tcW w:w="1431" w:type="dxa"/>
            <w:tcPrChange w:id="1156"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57" w:author="Maximilian Schmitz" w:date="2015-06-19T09:25:00Z"/>
              </w:rPr>
              <w:pPrChange w:id="1158" w:author="Admin" w:date="2015-07-08T13:36:00Z">
                <w:pPr>
                  <w:cnfStyle w:val="000000000000" w:firstRow="0" w:lastRow="0" w:firstColumn="0" w:lastColumn="0" w:oddVBand="0" w:evenVBand="0" w:oddHBand="0" w:evenHBand="0" w:firstRowFirstColumn="0" w:firstRowLastColumn="0" w:lastRowFirstColumn="0" w:lastRowLastColumn="0"/>
                </w:pPr>
              </w:pPrChange>
            </w:pPr>
            <w:ins w:id="1159" w:author="Maximilian Schmitz" w:date="2015-06-19T09:35:00Z">
              <w:r>
                <w:t>-</w:t>
              </w:r>
            </w:ins>
          </w:p>
        </w:tc>
        <w:tc>
          <w:tcPr>
            <w:tcW w:w="1536" w:type="dxa"/>
            <w:tcPrChange w:id="1160"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61" w:author="Maximilian Schmitz" w:date="2015-06-19T09:25:00Z"/>
              </w:rPr>
              <w:pPrChange w:id="1162" w:author="Admin" w:date="2015-07-08T13:36:00Z">
                <w:pPr>
                  <w:cnfStyle w:val="000000000000" w:firstRow="0" w:lastRow="0" w:firstColumn="0" w:lastColumn="0" w:oddVBand="0" w:evenVBand="0" w:oddHBand="0" w:evenHBand="0" w:firstRowFirstColumn="0" w:firstRowLastColumn="0" w:lastRowFirstColumn="0" w:lastRowLastColumn="0"/>
                </w:pPr>
              </w:pPrChange>
            </w:pPr>
            <w:ins w:id="1163" w:author="Maximilian Schmitz" w:date="2015-06-19T09:36:00Z">
              <w:r>
                <w:t>Int: Team-Id</w:t>
              </w:r>
            </w:ins>
          </w:p>
        </w:tc>
        <w:tc>
          <w:tcPr>
            <w:tcW w:w="4242" w:type="dxa"/>
            <w:tcPrChange w:id="1164"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65" w:author="Maximilian Schmitz" w:date="2015-06-19T09:25:00Z"/>
              </w:rPr>
              <w:pPrChange w:id="116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67" w:author="Maximilian Schmitz" w:date="2015-06-19T09:25:00Z">
              <w:r>
                <w:t>Gibt die Team-Id des Spielers zurück</w:t>
              </w:r>
            </w:ins>
          </w:p>
        </w:tc>
      </w:tr>
      <w:tr w:rsidR="004C3433" w14:paraId="0943C5F2" w14:textId="77777777" w:rsidTr="00B16FE4">
        <w:tblPrEx>
          <w:tblPrExChange w:id="1168" w:author="Maximilian Schmitz" w:date="2015-06-19T09:39:00Z">
            <w:tblPrEx>
              <w:tblW w:w="0" w:type="auto"/>
            </w:tblPrEx>
          </w:tblPrExChange>
        </w:tblPrEx>
        <w:trPr>
          <w:ins w:id="1169" w:author="Maximilian Schmitz" w:date="2015-06-19T09:25:00Z"/>
          <w:trPrChange w:id="117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71" w:author="Maximilian Schmitz" w:date="2015-06-19T09:39:00Z">
              <w:tcPr>
                <w:tcW w:w="2079" w:type="dxa"/>
              </w:tcPr>
            </w:tcPrChange>
          </w:tcPr>
          <w:p w14:paraId="6A4BD286" w14:textId="77777777" w:rsidR="004C3433" w:rsidRDefault="004C3433">
            <w:pPr>
              <w:spacing w:line="360" w:lineRule="auto"/>
              <w:rPr>
                <w:ins w:id="1172" w:author="Maximilian Schmitz" w:date="2015-06-19T09:25:00Z"/>
                <w:b w:val="0"/>
              </w:rPr>
              <w:pPrChange w:id="1173" w:author="Admin" w:date="2015-07-08T13:36:00Z">
                <w:pPr/>
              </w:pPrChange>
            </w:pPr>
            <w:ins w:id="1174" w:author="Maximilian Schmitz" w:date="2015-06-19T09:25:00Z">
              <w:r>
                <w:rPr>
                  <w:b w:val="0"/>
                </w:rPr>
                <w:t>HasBall</w:t>
              </w:r>
            </w:ins>
          </w:p>
        </w:tc>
        <w:tc>
          <w:tcPr>
            <w:tcW w:w="1431" w:type="dxa"/>
            <w:tcPrChange w:id="1175"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176" w:author="Maximilian Schmitz" w:date="2015-06-19T09:25:00Z"/>
              </w:rPr>
              <w:pPrChange w:id="1177" w:author="Admin" w:date="2015-07-08T13:36:00Z">
                <w:pPr>
                  <w:cnfStyle w:val="000000000000" w:firstRow="0" w:lastRow="0" w:firstColumn="0" w:lastColumn="0" w:oddVBand="0" w:evenVBand="0" w:oddHBand="0" w:evenHBand="0" w:firstRowFirstColumn="0" w:firstRowLastColumn="0" w:lastRowFirstColumn="0" w:lastRowLastColumn="0"/>
                </w:pPr>
              </w:pPrChange>
            </w:pPr>
            <w:ins w:id="1178" w:author="Maximilian Schmitz" w:date="2015-06-19T09:32:00Z">
              <w:r>
                <w:t>-</w:t>
              </w:r>
            </w:ins>
          </w:p>
        </w:tc>
        <w:tc>
          <w:tcPr>
            <w:tcW w:w="1536" w:type="dxa"/>
            <w:tcPrChange w:id="1179"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180" w:author="Maximilian Schmitz" w:date="2015-06-19T09:25:00Z"/>
              </w:rPr>
              <w:pPrChange w:id="1181" w:author="Admin" w:date="2015-07-08T13:36:00Z">
                <w:pPr>
                  <w:cnfStyle w:val="000000000000" w:firstRow="0" w:lastRow="0" w:firstColumn="0" w:lastColumn="0" w:oddVBand="0" w:evenVBand="0" w:oddHBand="0" w:evenHBand="0" w:firstRowFirstColumn="0" w:firstRowLastColumn="0" w:lastRowFirstColumn="0" w:lastRowLastColumn="0"/>
                </w:pPr>
              </w:pPrChange>
            </w:pPr>
            <w:ins w:id="1182" w:author="Maximilian Schmitz" w:date="2015-06-19T09:32:00Z">
              <w:r>
                <w:t>Boolean: HasBall</w:t>
              </w:r>
            </w:ins>
          </w:p>
        </w:tc>
        <w:tc>
          <w:tcPr>
            <w:tcW w:w="4242" w:type="dxa"/>
            <w:tcPrChange w:id="1183"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84" w:author="Maximilian Schmitz" w:date="2015-06-19T09:25:00Z"/>
              </w:rPr>
              <w:pPrChange w:id="118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86" w:author="Maximilian Schmitz" w:date="2015-06-19T09:25:00Z">
              <w:r>
                <w:t>Gibt zurück, ob der Spieler am Ball ist</w:t>
              </w:r>
            </w:ins>
          </w:p>
        </w:tc>
      </w:tr>
      <w:tr w:rsidR="004C3433" w14:paraId="3F3010F5" w14:textId="77777777" w:rsidTr="00B16FE4">
        <w:tblPrEx>
          <w:tblPrExChange w:id="1187" w:author="Maximilian Schmitz" w:date="2015-06-19T09:39:00Z">
            <w:tblPrEx>
              <w:tblW w:w="0" w:type="auto"/>
            </w:tblPrEx>
          </w:tblPrExChange>
        </w:tblPrEx>
        <w:trPr>
          <w:ins w:id="1188" w:author="Maximilian Schmitz" w:date="2015-06-19T09:25:00Z"/>
          <w:trPrChange w:id="118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90" w:author="Maximilian Schmitz" w:date="2015-06-19T09:39:00Z">
              <w:tcPr>
                <w:tcW w:w="2079" w:type="dxa"/>
              </w:tcPr>
            </w:tcPrChange>
          </w:tcPr>
          <w:p w14:paraId="080D86E5" w14:textId="77777777" w:rsidR="004C3433" w:rsidRDefault="004C3433">
            <w:pPr>
              <w:spacing w:line="360" w:lineRule="auto"/>
              <w:rPr>
                <w:ins w:id="1191" w:author="Maximilian Schmitz" w:date="2015-06-19T09:25:00Z"/>
                <w:b w:val="0"/>
              </w:rPr>
              <w:pPrChange w:id="1192" w:author="Admin" w:date="2015-07-08T13:36:00Z">
                <w:pPr/>
              </w:pPrChange>
            </w:pPr>
            <w:ins w:id="1193" w:author="Maximilian Schmitz" w:date="2015-06-19T09:25:00Z">
              <w:r>
                <w:rPr>
                  <w:b w:val="0"/>
                </w:rPr>
                <w:t>GetStamina</w:t>
              </w:r>
            </w:ins>
          </w:p>
        </w:tc>
        <w:tc>
          <w:tcPr>
            <w:tcW w:w="1431" w:type="dxa"/>
            <w:tcPrChange w:id="1194"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95" w:author="Maximilian Schmitz" w:date="2015-06-19T09:25:00Z"/>
              </w:rPr>
              <w:pPrChange w:id="1196" w:author="Admin" w:date="2015-07-08T13:36:00Z">
                <w:pPr>
                  <w:cnfStyle w:val="000000000000" w:firstRow="0" w:lastRow="0" w:firstColumn="0" w:lastColumn="0" w:oddVBand="0" w:evenVBand="0" w:oddHBand="0" w:evenHBand="0" w:firstRowFirstColumn="0" w:firstRowLastColumn="0" w:lastRowFirstColumn="0" w:lastRowLastColumn="0"/>
                </w:pPr>
              </w:pPrChange>
            </w:pPr>
            <w:ins w:id="1197" w:author="Maximilian Schmitz" w:date="2015-06-19T09:31:00Z">
              <w:r>
                <w:t>-</w:t>
              </w:r>
            </w:ins>
          </w:p>
        </w:tc>
        <w:tc>
          <w:tcPr>
            <w:tcW w:w="1536" w:type="dxa"/>
            <w:tcPrChange w:id="1198"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99" w:author="Maximilian Schmitz" w:date="2015-06-19T09:25:00Z"/>
              </w:rPr>
              <w:pPrChange w:id="1200" w:author="Admin" w:date="2015-07-08T13:36:00Z">
                <w:pPr>
                  <w:cnfStyle w:val="000000000000" w:firstRow="0" w:lastRow="0" w:firstColumn="0" w:lastColumn="0" w:oddVBand="0" w:evenVBand="0" w:oddHBand="0" w:evenHBand="0" w:firstRowFirstColumn="0" w:firstRowLastColumn="0" w:lastRowFirstColumn="0" w:lastRowLastColumn="0"/>
                </w:pPr>
              </w:pPrChange>
            </w:pPr>
            <w:ins w:id="1201" w:author="Maximilian Schmitz" w:date="2015-06-19T09:31:00Z">
              <w:r>
                <w:t>Double: Stamina</w:t>
              </w:r>
            </w:ins>
          </w:p>
        </w:tc>
        <w:tc>
          <w:tcPr>
            <w:tcW w:w="4242" w:type="dxa"/>
            <w:tcPrChange w:id="1202"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03" w:author="Maximilian Schmitz" w:date="2015-06-19T09:25:00Z"/>
              </w:rPr>
              <w:pPrChange w:id="120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05" w:author="Maximilian Schmitz" w:date="2015-06-19T09:25:00Z">
              <w:r>
                <w:t>Gibt die aktuelle Ausdauer des Spielers zurück</w:t>
              </w:r>
            </w:ins>
          </w:p>
        </w:tc>
      </w:tr>
      <w:tr w:rsidR="004C3433" w14:paraId="43D553FF" w14:textId="77777777" w:rsidTr="00B16FE4">
        <w:tblPrEx>
          <w:tblPrExChange w:id="1206" w:author="Maximilian Schmitz" w:date="2015-06-19T09:39:00Z">
            <w:tblPrEx>
              <w:tblW w:w="0" w:type="auto"/>
            </w:tblPrEx>
          </w:tblPrExChange>
        </w:tblPrEx>
        <w:trPr>
          <w:ins w:id="1207" w:author="Maximilian Schmitz" w:date="2015-06-19T09:25:00Z"/>
          <w:trPrChange w:id="120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09" w:author="Maximilian Schmitz" w:date="2015-06-19T09:39:00Z">
              <w:tcPr>
                <w:tcW w:w="2079" w:type="dxa"/>
              </w:tcPr>
            </w:tcPrChange>
          </w:tcPr>
          <w:p w14:paraId="32076F75" w14:textId="77777777" w:rsidR="004C3433" w:rsidRDefault="004C3433">
            <w:pPr>
              <w:spacing w:line="360" w:lineRule="auto"/>
              <w:rPr>
                <w:ins w:id="1210" w:author="Maximilian Schmitz" w:date="2015-06-19T09:25:00Z"/>
                <w:b w:val="0"/>
              </w:rPr>
              <w:pPrChange w:id="1211" w:author="Admin" w:date="2015-07-08T13:36:00Z">
                <w:pPr/>
              </w:pPrChange>
            </w:pPr>
            <w:ins w:id="1212" w:author="Maximilian Schmitz" w:date="2015-06-19T09:25:00Z">
              <w:r>
                <w:rPr>
                  <w:b w:val="0"/>
                </w:rPr>
                <w:lastRenderedPageBreak/>
                <w:t>GetOwnLocation</w:t>
              </w:r>
            </w:ins>
          </w:p>
        </w:tc>
        <w:tc>
          <w:tcPr>
            <w:tcW w:w="1431" w:type="dxa"/>
            <w:tcPrChange w:id="1213"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14" w:author="Maximilian Schmitz" w:date="2015-06-19T09:25:00Z"/>
              </w:rPr>
              <w:pPrChange w:id="1215" w:author="Admin" w:date="2015-07-08T13:36:00Z">
                <w:pPr>
                  <w:cnfStyle w:val="000000000000" w:firstRow="0" w:lastRow="0" w:firstColumn="0" w:lastColumn="0" w:oddVBand="0" w:evenVBand="0" w:oddHBand="0" w:evenHBand="0" w:firstRowFirstColumn="0" w:firstRowLastColumn="0" w:lastRowFirstColumn="0" w:lastRowLastColumn="0"/>
                </w:pPr>
              </w:pPrChange>
            </w:pPr>
            <w:ins w:id="1216" w:author="Maximilian Schmitz" w:date="2015-06-19T09:32:00Z">
              <w:r>
                <w:t>-</w:t>
              </w:r>
            </w:ins>
          </w:p>
        </w:tc>
        <w:tc>
          <w:tcPr>
            <w:tcW w:w="1536" w:type="dxa"/>
            <w:tcPrChange w:id="1217"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18" w:author="Maximilian Schmitz" w:date="2015-06-19T09:25:00Z"/>
              </w:rPr>
              <w:pPrChange w:id="1219" w:author="Admin" w:date="2015-07-08T13:36:00Z">
                <w:pPr>
                  <w:cnfStyle w:val="000000000000" w:firstRow="0" w:lastRow="0" w:firstColumn="0" w:lastColumn="0" w:oddVBand="0" w:evenVBand="0" w:oddHBand="0" w:evenHBand="0" w:firstRowFirstColumn="0" w:firstRowLastColumn="0" w:lastRowFirstColumn="0" w:lastRowLastColumn="0"/>
                </w:pPr>
              </w:pPrChange>
            </w:pPr>
            <w:ins w:id="1220" w:author="Maximilian Schmitz" w:date="2015-06-19T09:32:00Z">
              <w:r>
                <w:t>Double: PosX, PosY, PosZ</w:t>
              </w:r>
            </w:ins>
          </w:p>
        </w:tc>
        <w:tc>
          <w:tcPr>
            <w:tcW w:w="4242" w:type="dxa"/>
            <w:tcPrChange w:id="1221"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22" w:author="Maximilian Schmitz" w:date="2015-06-19T09:25:00Z"/>
              </w:rPr>
              <w:pPrChange w:id="122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24" w:author="Maximilian Schmitz" w:date="2015-06-19T09:25:00Z">
              <w:r>
                <w:t>Gibt die aktuelle Position des Spielers zurück</w:t>
              </w:r>
            </w:ins>
          </w:p>
        </w:tc>
      </w:tr>
      <w:tr w:rsidR="004C3433" w14:paraId="30ED9F00" w14:textId="77777777" w:rsidTr="00B16FE4">
        <w:tblPrEx>
          <w:tblPrExChange w:id="1225" w:author="Maximilian Schmitz" w:date="2015-06-19T09:39:00Z">
            <w:tblPrEx>
              <w:tblW w:w="0" w:type="auto"/>
            </w:tblPrEx>
          </w:tblPrExChange>
        </w:tblPrEx>
        <w:trPr>
          <w:ins w:id="1226" w:author="Maximilian Schmitz" w:date="2015-06-19T09:25:00Z"/>
          <w:trPrChange w:id="122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28" w:author="Maximilian Schmitz" w:date="2015-06-19T09:39:00Z">
              <w:tcPr>
                <w:tcW w:w="2079" w:type="dxa"/>
              </w:tcPr>
            </w:tcPrChange>
          </w:tcPr>
          <w:p w14:paraId="6A0433BA" w14:textId="77777777" w:rsidR="004C3433" w:rsidRDefault="004C3433">
            <w:pPr>
              <w:spacing w:line="360" w:lineRule="auto"/>
              <w:rPr>
                <w:ins w:id="1229" w:author="Maximilian Schmitz" w:date="2015-06-19T09:25:00Z"/>
                <w:b w:val="0"/>
              </w:rPr>
              <w:pPrChange w:id="1230" w:author="Admin" w:date="2015-07-08T13:36:00Z">
                <w:pPr/>
              </w:pPrChange>
            </w:pPr>
            <w:ins w:id="1231" w:author="Maximilian Schmitz" w:date="2015-06-19T09:25:00Z">
              <w:r>
                <w:rPr>
                  <w:b w:val="0"/>
                </w:rPr>
                <w:t>GetBallLocation</w:t>
              </w:r>
            </w:ins>
          </w:p>
        </w:tc>
        <w:tc>
          <w:tcPr>
            <w:tcW w:w="1431" w:type="dxa"/>
            <w:tcPrChange w:id="1232"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33" w:author="Maximilian Schmitz" w:date="2015-06-19T09:25:00Z"/>
              </w:rPr>
              <w:pPrChange w:id="1234" w:author="Admin" w:date="2015-07-08T13:36:00Z">
                <w:pPr>
                  <w:cnfStyle w:val="000000000000" w:firstRow="0" w:lastRow="0" w:firstColumn="0" w:lastColumn="0" w:oddVBand="0" w:evenVBand="0" w:oddHBand="0" w:evenHBand="0" w:firstRowFirstColumn="0" w:firstRowLastColumn="0" w:lastRowFirstColumn="0" w:lastRowLastColumn="0"/>
                </w:pPr>
              </w:pPrChange>
            </w:pPr>
            <w:ins w:id="1235" w:author="Maximilian Schmitz" w:date="2015-06-19T09:32:00Z">
              <w:r>
                <w:t>-</w:t>
              </w:r>
            </w:ins>
          </w:p>
        </w:tc>
        <w:tc>
          <w:tcPr>
            <w:tcW w:w="1536" w:type="dxa"/>
            <w:tcPrChange w:id="1236"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37" w:author="Maximilian Schmitz" w:date="2015-06-19T09:25:00Z"/>
              </w:rPr>
              <w:pPrChange w:id="1238" w:author="Admin" w:date="2015-07-08T13:36:00Z">
                <w:pPr>
                  <w:cnfStyle w:val="000000000000" w:firstRow="0" w:lastRow="0" w:firstColumn="0" w:lastColumn="0" w:oddVBand="0" w:evenVBand="0" w:oddHBand="0" w:evenHBand="0" w:firstRowFirstColumn="0" w:firstRowLastColumn="0" w:lastRowFirstColumn="0" w:lastRowLastColumn="0"/>
                </w:pPr>
              </w:pPrChange>
            </w:pPr>
            <w:ins w:id="1239" w:author="Maximilian Schmitz" w:date="2015-06-19T09:32:00Z">
              <w:r>
                <w:t>Double: PosX, PosY, PosZ</w:t>
              </w:r>
            </w:ins>
          </w:p>
        </w:tc>
        <w:tc>
          <w:tcPr>
            <w:tcW w:w="4242" w:type="dxa"/>
            <w:tcPrChange w:id="1240"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41" w:author="Maximilian Schmitz" w:date="2015-06-19T09:25:00Z"/>
              </w:rPr>
              <w:pPrChange w:id="124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43" w:author="Maximilian Schmitz" w:date="2015-06-19T09:25:00Z">
              <w:r>
                <w:t>Gibt die aktuelle Ballposition zurück, wenn sichtbar</w:t>
              </w:r>
            </w:ins>
          </w:p>
        </w:tc>
      </w:tr>
      <w:tr w:rsidR="004C3433" w14:paraId="23F69839" w14:textId="77777777" w:rsidTr="00B16FE4">
        <w:tblPrEx>
          <w:tblPrExChange w:id="1244" w:author="Maximilian Schmitz" w:date="2015-06-19T09:39:00Z">
            <w:tblPrEx>
              <w:tblW w:w="0" w:type="auto"/>
            </w:tblPrEx>
          </w:tblPrExChange>
        </w:tblPrEx>
        <w:trPr>
          <w:ins w:id="1245" w:author="Maximilian Schmitz" w:date="2015-06-19T09:25:00Z"/>
          <w:trPrChange w:id="124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47" w:author="Maximilian Schmitz" w:date="2015-06-19T09:39:00Z">
              <w:tcPr>
                <w:tcW w:w="2079" w:type="dxa"/>
              </w:tcPr>
            </w:tcPrChange>
          </w:tcPr>
          <w:p w14:paraId="26F9975F" w14:textId="77777777" w:rsidR="004C3433" w:rsidRDefault="004C3433">
            <w:pPr>
              <w:spacing w:line="360" w:lineRule="auto"/>
              <w:rPr>
                <w:ins w:id="1248" w:author="Maximilian Schmitz" w:date="2015-06-19T09:25:00Z"/>
                <w:b w:val="0"/>
              </w:rPr>
              <w:pPrChange w:id="1249" w:author="Admin" w:date="2015-07-08T13:36:00Z">
                <w:pPr/>
              </w:pPrChange>
            </w:pPr>
            <w:ins w:id="1250" w:author="Maximilian Schmitz" w:date="2015-06-19T09:25:00Z">
              <w:r>
                <w:rPr>
                  <w:b w:val="0"/>
                </w:rPr>
                <w:t>GetVisiblePlayers</w:t>
              </w:r>
            </w:ins>
          </w:p>
        </w:tc>
        <w:tc>
          <w:tcPr>
            <w:tcW w:w="1431" w:type="dxa"/>
            <w:tcPrChange w:id="1251"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252" w:author="Maximilian Schmitz" w:date="2015-06-19T09:25:00Z"/>
              </w:rPr>
              <w:pPrChange w:id="1253" w:author="Admin" w:date="2015-07-08T13:36:00Z">
                <w:pPr>
                  <w:cnfStyle w:val="000000000000" w:firstRow="0" w:lastRow="0" w:firstColumn="0" w:lastColumn="0" w:oddVBand="0" w:evenVBand="0" w:oddHBand="0" w:evenHBand="0" w:firstRowFirstColumn="0" w:firstRowLastColumn="0" w:lastRowFirstColumn="0" w:lastRowLastColumn="0"/>
                </w:pPr>
              </w:pPrChange>
            </w:pPr>
            <w:ins w:id="1254" w:author="Maximilian Schmitz" w:date="2015-06-19T09:35:00Z">
              <w:r>
                <w:t>-</w:t>
              </w:r>
            </w:ins>
          </w:p>
        </w:tc>
        <w:tc>
          <w:tcPr>
            <w:tcW w:w="1536" w:type="dxa"/>
            <w:tcPrChange w:id="1255"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1256" w:author="Maximilian Schmitz" w:date="2015-06-19T09:25:00Z"/>
                <w:lang w:val="en-GB"/>
                <w:rPrChange w:id="1257" w:author="Maximilian Schmitz" w:date="2015-06-19T09:35:00Z">
                  <w:rPr>
                    <w:ins w:id="1258" w:author="Maximilian Schmitz" w:date="2015-06-19T09:25:00Z"/>
                  </w:rPr>
                </w:rPrChange>
              </w:rPr>
              <w:pPrChange w:id="1259" w:author="Admin" w:date="2015-07-08T13:36:00Z">
                <w:pPr>
                  <w:cnfStyle w:val="000000000000" w:firstRow="0" w:lastRow="0" w:firstColumn="0" w:lastColumn="0" w:oddVBand="0" w:evenVBand="0" w:oddHBand="0" w:evenHBand="0" w:firstRowFirstColumn="0" w:firstRowLastColumn="0" w:lastRowFirstColumn="0" w:lastRowLastColumn="0"/>
                </w:pPr>
              </w:pPrChange>
            </w:pPr>
            <w:ins w:id="1260" w:author="Maximilian Schmitz" w:date="2015-06-19T09:33:00Z">
              <w:r w:rsidRPr="00E81113">
                <w:rPr>
                  <w:lang w:val="en-GB"/>
                  <w:rPrChange w:id="1261" w:author="Maximilian Schmitz" w:date="2015-06-19T09:35:00Z">
                    <w:rPr/>
                  </w:rPrChange>
                </w:rPr>
                <w:t>Array[Int Team-Id; Int Player-Id; Double PosX; Double PosY]</w:t>
              </w:r>
            </w:ins>
          </w:p>
        </w:tc>
        <w:tc>
          <w:tcPr>
            <w:tcW w:w="4242" w:type="dxa"/>
            <w:tcPrChange w:id="1262"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63" w:author="Maximilian Schmitz" w:date="2015-06-19T09:25:00Z"/>
              </w:rPr>
              <w:pPrChange w:id="126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65" w:author="Maximilian Schmitz" w:date="2015-06-19T09:25:00Z">
              <w:r>
                <w:t>Gibt Positionen der sichtbaren Spieler</w:t>
              </w:r>
            </w:ins>
            <w:ins w:id="1266" w:author="Maximilian Schmitz" w:date="2015-06-19T09:26:00Z">
              <w:r>
                <w:t xml:space="preserve"> zurück</w:t>
              </w:r>
            </w:ins>
          </w:p>
        </w:tc>
      </w:tr>
      <w:tr w:rsidR="004C3433" w14:paraId="6AF4B94A" w14:textId="77777777" w:rsidTr="00B16FE4">
        <w:tblPrEx>
          <w:tblPrExChange w:id="1267" w:author="Maximilian Schmitz" w:date="2015-06-19T09:39:00Z">
            <w:tblPrEx>
              <w:tblW w:w="0" w:type="auto"/>
            </w:tblPrEx>
          </w:tblPrExChange>
        </w:tblPrEx>
        <w:trPr>
          <w:ins w:id="1268" w:author="Maximilian Schmitz" w:date="2015-06-19T09:25:00Z"/>
          <w:trPrChange w:id="126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70" w:author="Maximilian Schmitz" w:date="2015-06-19T09:39:00Z">
              <w:tcPr>
                <w:tcW w:w="2079" w:type="dxa"/>
              </w:tcPr>
            </w:tcPrChange>
          </w:tcPr>
          <w:p w14:paraId="463A8C5D" w14:textId="77777777" w:rsidR="004C3433" w:rsidRDefault="004C3433">
            <w:pPr>
              <w:spacing w:line="360" w:lineRule="auto"/>
              <w:rPr>
                <w:ins w:id="1271" w:author="Maximilian Schmitz" w:date="2015-06-19T09:25:00Z"/>
                <w:b w:val="0"/>
              </w:rPr>
              <w:pPrChange w:id="1272" w:author="Admin" w:date="2015-07-08T13:36:00Z">
                <w:pPr/>
              </w:pPrChange>
            </w:pPr>
            <w:ins w:id="1273" w:author="Maximilian Schmitz" w:date="2015-06-19T09:25:00Z">
              <w:r>
                <w:rPr>
                  <w:b w:val="0"/>
                </w:rPr>
                <w:t>GetGoal1Position</w:t>
              </w:r>
            </w:ins>
          </w:p>
        </w:tc>
        <w:tc>
          <w:tcPr>
            <w:tcW w:w="1431" w:type="dxa"/>
            <w:tcPrChange w:id="1274"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75" w:author="Maximilian Schmitz" w:date="2015-06-19T09:25:00Z"/>
              </w:rPr>
              <w:pPrChange w:id="1276" w:author="Admin" w:date="2015-07-08T13:36:00Z">
                <w:pPr>
                  <w:cnfStyle w:val="000000000000" w:firstRow="0" w:lastRow="0" w:firstColumn="0" w:lastColumn="0" w:oddVBand="0" w:evenVBand="0" w:oddHBand="0" w:evenHBand="0" w:firstRowFirstColumn="0" w:firstRowLastColumn="0" w:lastRowFirstColumn="0" w:lastRowLastColumn="0"/>
                </w:pPr>
              </w:pPrChange>
            </w:pPr>
            <w:ins w:id="1277" w:author="Maximilian Schmitz" w:date="2015-06-19T09:31:00Z">
              <w:r>
                <w:t>-</w:t>
              </w:r>
            </w:ins>
          </w:p>
        </w:tc>
        <w:tc>
          <w:tcPr>
            <w:tcW w:w="1536" w:type="dxa"/>
            <w:tcPrChange w:id="1278"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79" w:author="Maximilian Schmitz" w:date="2015-06-19T09:25:00Z"/>
              </w:rPr>
              <w:pPrChange w:id="1280" w:author="Admin" w:date="2015-07-08T13:36:00Z">
                <w:pPr>
                  <w:cnfStyle w:val="000000000000" w:firstRow="0" w:lastRow="0" w:firstColumn="0" w:lastColumn="0" w:oddVBand="0" w:evenVBand="0" w:oddHBand="0" w:evenHBand="0" w:firstRowFirstColumn="0" w:firstRowLastColumn="0" w:lastRowFirstColumn="0" w:lastRowLastColumn="0"/>
                </w:pPr>
              </w:pPrChange>
            </w:pPr>
            <w:ins w:id="1281" w:author="Maximilian Schmitz" w:date="2015-06-19T09:31:00Z">
              <w:r>
                <w:t xml:space="preserve">Double: PosX, </w:t>
              </w:r>
            </w:ins>
            <w:ins w:id="1282" w:author="Maximilian Schmitz" w:date="2015-06-19T09:36:00Z">
              <w:r w:rsidR="00E81113">
                <w:t>P</w:t>
              </w:r>
            </w:ins>
            <w:ins w:id="1283" w:author="Maximilian Schmitz" w:date="2015-06-19T09:31:00Z">
              <w:r>
                <w:t>osY, PosZ</w:t>
              </w:r>
            </w:ins>
          </w:p>
        </w:tc>
        <w:tc>
          <w:tcPr>
            <w:tcW w:w="4242" w:type="dxa"/>
            <w:tcPrChange w:id="1284"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85" w:author="Maximilian Schmitz" w:date="2015-06-19T09:25:00Z"/>
              </w:rPr>
              <w:pPrChange w:id="128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87" w:author="Maximilian Schmitz" w:date="2015-06-19T09:26:00Z">
              <w:r>
                <w:t>Gibt die Position des 1. Tors zurück</w:t>
              </w:r>
            </w:ins>
          </w:p>
        </w:tc>
      </w:tr>
      <w:tr w:rsidR="004C3433" w14:paraId="59D7FEC0" w14:textId="77777777" w:rsidTr="00B16FE4">
        <w:tblPrEx>
          <w:tblPrExChange w:id="1288" w:author="Maximilian Schmitz" w:date="2015-06-19T09:39:00Z">
            <w:tblPrEx>
              <w:tblW w:w="0" w:type="auto"/>
            </w:tblPrEx>
          </w:tblPrExChange>
        </w:tblPrEx>
        <w:trPr>
          <w:ins w:id="1289" w:author="Maximilian Schmitz" w:date="2015-06-19T09:25:00Z"/>
          <w:trPrChange w:id="129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1" w:author="Maximilian Schmitz" w:date="2015-06-19T09:39:00Z">
              <w:tcPr>
                <w:tcW w:w="2079" w:type="dxa"/>
              </w:tcPr>
            </w:tcPrChange>
          </w:tcPr>
          <w:p w14:paraId="49753ED3" w14:textId="77777777" w:rsidR="004C3433" w:rsidRDefault="004C3433">
            <w:pPr>
              <w:spacing w:line="360" w:lineRule="auto"/>
              <w:rPr>
                <w:ins w:id="1292" w:author="Maximilian Schmitz" w:date="2015-06-19T09:25:00Z"/>
                <w:b w:val="0"/>
              </w:rPr>
              <w:pPrChange w:id="1293" w:author="Admin" w:date="2015-07-08T13:36:00Z">
                <w:pPr/>
              </w:pPrChange>
            </w:pPr>
            <w:ins w:id="1294" w:author="Maximilian Schmitz" w:date="2015-06-19T09:25:00Z">
              <w:r>
                <w:rPr>
                  <w:b w:val="0"/>
                </w:rPr>
                <w:t>GetGoal2Position</w:t>
              </w:r>
            </w:ins>
          </w:p>
        </w:tc>
        <w:tc>
          <w:tcPr>
            <w:tcW w:w="1431" w:type="dxa"/>
            <w:tcPrChange w:id="1295"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96" w:author="Maximilian Schmitz" w:date="2015-06-19T09:25:00Z"/>
              </w:rPr>
              <w:pPrChange w:id="1297" w:author="Admin" w:date="2015-07-08T13:36:00Z">
                <w:pPr>
                  <w:cnfStyle w:val="000000000000" w:firstRow="0" w:lastRow="0" w:firstColumn="0" w:lastColumn="0" w:oddVBand="0" w:evenVBand="0" w:oddHBand="0" w:evenHBand="0" w:firstRowFirstColumn="0" w:firstRowLastColumn="0" w:lastRowFirstColumn="0" w:lastRowLastColumn="0"/>
                </w:pPr>
              </w:pPrChange>
            </w:pPr>
            <w:ins w:id="1298" w:author="Maximilian Schmitz" w:date="2015-06-19T09:32:00Z">
              <w:r>
                <w:t>-</w:t>
              </w:r>
            </w:ins>
          </w:p>
        </w:tc>
        <w:tc>
          <w:tcPr>
            <w:tcW w:w="1536" w:type="dxa"/>
            <w:tcPrChange w:id="1299"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300" w:author="Maximilian Schmitz" w:date="2015-06-19T09:25:00Z"/>
              </w:rPr>
              <w:pPrChange w:id="1301" w:author="Admin" w:date="2015-07-08T13:36:00Z">
                <w:pPr>
                  <w:cnfStyle w:val="000000000000" w:firstRow="0" w:lastRow="0" w:firstColumn="0" w:lastColumn="0" w:oddVBand="0" w:evenVBand="0" w:oddHBand="0" w:evenHBand="0" w:firstRowFirstColumn="0" w:firstRowLastColumn="0" w:lastRowFirstColumn="0" w:lastRowLastColumn="0"/>
                </w:pPr>
              </w:pPrChange>
            </w:pPr>
            <w:ins w:id="1302" w:author="Maximilian Schmitz" w:date="2015-06-19T09:32:00Z">
              <w:r>
                <w:t>Double: PosX, PosY, PosZ</w:t>
              </w:r>
            </w:ins>
          </w:p>
        </w:tc>
        <w:tc>
          <w:tcPr>
            <w:tcW w:w="4242" w:type="dxa"/>
            <w:tcPrChange w:id="1303"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304" w:author="Maximilian Schmitz" w:date="2015-06-19T09:25:00Z"/>
              </w:rPr>
              <w:pPrChange w:id="130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306" w:author="Maximilian Schmitz" w:date="2015-06-19T09:26:00Z">
              <w:r>
                <w:t>Gibt die Position des 2. Tors zurück</w:t>
              </w:r>
            </w:ins>
          </w:p>
        </w:tc>
      </w:tr>
    </w:tbl>
    <w:p w14:paraId="4E54F9AB" w14:textId="77777777" w:rsidR="00334724" w:rsidRDefault="00F73840">
      <w:pPr>
        <w:pStyle w:val="Beschriftung"/>
        <w:rPr>
          <w:ins w:id="1307" w:author="Maximilian Schmitz" w:date="2015-06-19T09:40:00Z"/>
        </w:rPr>
        <w:pPrChange w:id="1308" w:author="Admin" w:date="2015-07-08T13:36:00Z">
          <w:pPr>
            <w:pStyle w:val="berschrift3"/>
          </w:pPr>
        </w:pPrChange>
      </w:pPr>
      <w:bookmarkStart w:id="1309" w:name="_Ref422468984"/>
      <w:bookmarkStart w:id="1310" w:name="_Toc424149357"/>
      <w:ins w:id="1311" w:author="Maximilian Schmitz" w:date="2015-06-19T09:18:00Z">
        <w:r>
          <w:t xml:space="preserve">Tabelle </w:t>
        </w:r>
        <w:r>
          <w:fldChar w:fldCharType="begin"/>
        </w:r>
        <w:r>
          <w:instrText xml:space="preserve"> SEQ Tabelle \* ARABIC </w:instrText>
        </w:r>
      </w:ins>
      <w:r>
        <w:fldChar w:fldCharType="separate"/>
      </w:r>
      <w:ins w:id="1312" w:author="Maximilian Schmitz" w:date="2015-07-08T20:05:00Z">
        <w:r w:rsidR="00067648">
          <w:rPr>
            <w:noProof/>
          </w:rPr>
          <w:t>1</w:t>
        </w:r>
      </w:ins>
      <w:ins w:id="1313" w:author="Maximilian Schmitz" w:date="2015-06-19T09:18:00Z">
        <w:r>
          <w:fldChar w:fldCharType="end"/>
        </w:r>
        <w:bookmarkEnd w:id="1309"/>
        <w:r>
          <w:t xml:space="preserve">: </w:t>
        </w:r>
        <w:r w:rsidRPr="000358A4">
          <w:t>Funktionen im LUA-Skript</w:t>
        </w:r>
      </w:ins>
      <w:bookmarkEnd w:id="1310"/>
    </w:p>
    <w:p w14:paraId="2CFB00DF" w14:textId="77777777" w:rsidR="00B16FE4" w:rsidRDefault="00B16FE4">
      <w:pPr>
        <w:rPr>
          <w:ins w:id="1314" w:author="Maximilian Schmitz" w:date="2015-06-19T09:41:00Z"/>
        </w:rPr>
        <w:pPrChange w:id="1315" w:author="Admin" w:date="2015-07-08T13:36:00Z">
          <w:pPr>
            <w:pStyle w:val="berschrift3"/>
          </w:pPr>
        </w:pPrChange>
      </w:pPr>
    </w:p>
    <w:p w14:paraId="345D2622" w14:textId="77777777" w:rsidR="00B16FE4" w:rsidRDefault="00B16FE4">
      <w:pPr>
        <w:rPr>
          <w:ins w:id="1316" w:author="Maximilian Schmitz" w:date="2015-06-19T09:43:00Z"/>
        </w:rPr>
        <w:pPrChange w:id="1317" w:author="Admin" w:date="2015-07-08T13:36:00Z">
          <w:pPr>
            <w:pStyle w:val="berschrift3"/>
          </w:pPr>
        </w:pPrChange>
      </w:pPr>
      <w:ins w:id="1318" w:author="Maximilian Schmitz" w:date="2015-06-19T09:41:00Z">
        <w:r>
          <w:t xml:space="preserve">Alle Funktionen, die über das LUA-Skript aufgerufen werden, rufen Funktionen des implementierten Spielers auf. </w:t>
        </w:r>
      </w:ins>
      <w:ins w:id="1319" w:author="Maximilian Schmitz" w:date="2015-06-19T09:42:00Z">
        <w:r>
          <w:t xml:space="preserve">Im </w:t>
        </w:r>
      </w:ins>
      <w:ins w:id="1320" w:author="Maximilian Schmitz" w:date="2015-06-19T09:43:00Z">
        <w:r w:rsidR="00417BF0">
          <w:t>Weiteren</w:t>
        </w:r>
      </w:ins>
      <w:ins w:id="1321"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322" w:author="Maximilian Schmitz" w:date="2015-06-19T09:40:00Z"/>
        </w:rPr>
        <w:pPrChange w:id="1323" w:author="Admin" w:date="2015-07-08T13:36:00Z">
          <w:pPr>
            <w:pStyle w:val="berschrift3"/>
          </w:pPr>
        </w:pPrChange>
      </w:pPr>
    </w:p>
    <w:p w14:paraId="52C4F6DD" w14:textId="77777777" w:rsidR="00B16FE4" w:rsidRDefault="00B16FE4">
      <w:pPr>
        <w:rPr>
          <w:ins w:id="1324" w:author="Maximilian Schmitz" w:date="2015-06-19T09:40:00Z"/>
        </w:rPr>
        <w:pPrChange w:id="1325" w:author="Admin" w:date="2015-07-08T13:36:00Z">
          <w:pPr>
            <w:pStyle w:val="berschrift3"/>
          </w:pPr>
        </w:pPrChange>
      </w:pPr>
      <w:ins w:id="1326" w:author="Maximilian Schmitz" w:date="2015-06-19T09:40:00Z">
        <w:r>
          <w:t>Über die Funktion „MoveForward“ wird der Spieler um eine angegebene Strecke vorwärts bewegt.</w:t>
        </w:r>
      </w:ins>
    </w:p>
    <w:p w14:paraId="693F70CC" w14:textId="77777777" w:rsidR="00B16FE4" w:rsidRDefault="00B16FE4">
      <w:pPr>
        <w:rPr>
          <w:ins w:id="1327" w:author="Maximilian Schmitz" w:date="2015-06-19T09:43:00Z"/>
        </w:rPr>
        <w:pPrChange w:id="1328" w:author="Admin" w:date="2015-07-08T13:36:00Z">
          <w:pPr>
            <w:pStyle w:val="berschrift3"/>
          </w:pPr>
        </w:pPrChange>
      </w:pPr>
      <w:ins w:id="1329" w:author="Maximilian Schmitz" w:date="2015-06-19T09:41:00Z">
        <w:r>
          <w:t>Die Funktion</w:t>
        </w:r>
      </w:ins>
      <w:ins w:id="1330"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1331" w:author="Maximilian Schmitz" w:date="2015-06-19T09:50:00Z"/>
        </w:rPr>
        <w:pPrChange w:id="1332" w:author="Admin" w:date="2015-07-08T13:36:00Z">
          <w:pPr>
            <w:pStyle w:val="berschrift3"/>
          </w:pPr>
        </w:pPrChange>
      </w:pPr>
      <w:ins w:id="1333" w:author="Maximilian Schmitz" w:date="2015-06-19T09:44:00Z">
        <w:r>
          <w:lastRenderedPageBreak/>
          <w:t xml:space="preserve">Mit „Rotate“ wird der Spieler in eine angegebene Richtung gedreht. </w:t>
        </w:r>
      </w:ins>
      <w:ins w:id="1334" w:author="Maximilian Schmitz" w:date="2015-06-19T09:45:00Z">
        <w:r w:rsidR="006D2F66">
          <w:t xml:space="preserve">Der Drehwinkel muss als absoluter Winkel angegeben werden. Eine Drehung relativ zur letzten Rotation ist nicht möglich. </w:t>
        </w:r>
      </w:ins>
      <w:ins w:id="1335"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336" w:author="Maximilian Schmitz" w:date="2015-06-19T09:57:00Z"/>
        </w:rPr>
        <w:pPrChange w:id="1337" w:author="Admin" w:date="2015-07-08T13:36:00Z">
          <w:pPr>
            <w:pStyle w:val="berschrift3"/>
          </w:pPr>
        </w:pPrChange>
      </w:pPr>
      <w:ins w:id="1338" w:author="Maximilian Schmitz" w:date="2015-06-19T09:50:00Z">
        <w:r>
          <w:t xml:space="preserve">Die Funktion „Kick“ lässt den Spieler den Ball in eine angegebene Richtung mit </w:t>
        </w:r>
      </w:ins>
      <w:ins w:id="1339" w:author="Maximilian Schmitz" w:date="2015-06-19T09:51:00Z">
        <w:r>
          <w:t>angegebener</w:t>
        </w:r>
      </w:ins>
      <w:ins w:id="1340" w:author="Maximilian Schmitz" w:date="2015-06-19T09:50:00Z">
        <w:r>
          <w:t xml:space="preserve"> Kraft kicken. </w:t>
        </w:r>
      </w:ins>
      <w:ins w:id="1341" w:author="Maximilian Schmitz" w:date="2015-06-19T09:51:00Z">
        <w:r>
          <w:t xml:space="preserve">Die Kraft wird im Bereich von 0 bis 100 Prozent angegeben. </w:t>
        </w:r>
      </w:ins>
      <w:ins w:id="1342" w:author="Maximilian Schmitz" w:date="2015-06-19T09:55:00Z">
        <w:r>
          <w:t xml:space="preserve">Der Richtungsvektor ist in den definierten Achsenrichtungen des globalen Koordinatensystems anzugeben. </w:t>
        </w:r>
      </w:ins>
      <w:ins w:id="1343" w:author="Maximilian Schmitz" w:date="2015-06-19T09:56:00Z">
        <w:r>
          <w:t xml:space="preserve">Die Funktion kann nur aufgerufen werden, wenn der Spieler </w:t>
        </w:r>
      </w:ins>
      <w:ins w:id="1344" w:author="Maximilian Schmitz" w:date="2015-06-19T09:57:00Z">
        <w:r>
          <w:t>in Ballbesitz ist.</w:t>
        </w:r>
      </w:ins>
    </w:p>
    <w:p w14:paraId="72327268" w14:textId="77777777" w:rsidR="00FB75CB" w:rsidRDefault="00FB75CB">
      <w:pPr>
        <w:rPr>
          <w:ins w:id="1345" w:author="Maximilian Schmitz" w:date="2015-06-19T09:57:00Z"/>
        </w:rPr>
        <w:pPrChange w:id="1346" w:author="Admin" w:date="2015-07-08T13:36:00Z">
          <w:pPr>
            <w:pStyle w:val="berschrift3"/>
          </w:pPr>
        </w:pPrChange>
      </w:pPr>
      <w:ins w:id="1347" w:author="Maximilian Schmitz" w:date="2015-06-19T09:57:00Z">
        <w:r>
          <w:t>Über die Funktion „StopBall“ nimmt der Spieler den Ball an, wenn dieser in der Nähe ist.</w:t>
        </w:r>
      </w:ins>
    </w:p>
    <w:p w14:paraId="145BFE30" w14:textId="77777777" w:rsidR="00FB75CB" w:rsidRDefault="00C76A6C">
      <w:pPr>
        <w:rPr>
          <w:ins w:id="1348" w:author="Maximilian Schmitz" w:date="2015-06-19T10:01:00Z"/>
        </w:rPr>
        <w:pPrChange w:id="1349" w:author="Admin" w:date="2015-07-08T13:36:00Z">
          <w:pPr>
            <w:pStyle w:val="berschrift3"/>
          </w:pPr>
        </w:pPrChange>
      </w:pPr>
      <w:ins w:id="1350" w:author="Maximilian Schmitz" w:date="2015-06-19T09:58:00Z">
        <w:r>
          <w:t xml:space="preserve">Die Funktion „Speak“ lässt den Spieler </w:t>
        </w:r>
      </w:ins>
      <w:ins w:id="1351"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352" w:author="Maximilian Schmitz" w:date="2015-06-19T10:02:00Z"/>
        </w:rPr>
        <w:pPrChange w:id="1353" w:author="Admin" w:date="2015-07-08T13:36:00Z">
          <w:pPr>
            <w:pStyle w:val="berschrift3"/>
          </w:pPr>
        </w:pPrChange>
      </w:pPr>
      <w:ins w:id="1354" w:author="Maximilian Schmitz" w:date="2015-06-19T10:02:00Z">
        <w:r>
          <w:t>Die Funktion „AllowedToRun“ gibt wahr zurück, sobald das Spiel bereit ist und das LUA-Skript ausgeführt werden kann.</w:t>
        </w:r>
      </w:ins>
    </w:p>
    <w:p w14:paraId="507A883A" w14:textId="77777777" w:rsidR="00C76A6C" w:rsidRDefault="00C76A6C">
      <w:pPr>
        <w:rPr>
          <w:ins w:id="1355" w:author="Maximilian Schmitz" w:date="2015-06-19T10:03:00Z"/>
        </w:rPr>
        <w:pPrChange w:id="1356" w:author="Admin" w:date="2015-07-08T13:36:00Z">
          <w:pPr>
            <w:pStyle w:val="berschrift3"/>
          </w:pPr>
        </w:pPrChange>
      </w:pPr>
      <w:ins w:id="1357" w:author="Maximilian Schmitz" w:date="2015-06-19T10:03:00Z">
        <w:r>
          <w:t>Über die Funktion „</w:t>
        </w:r>
        <w:r w:rsidRPr="00C76A6C">
          <w:t>TimePlayed</w:t>
        </w:r>
        <w:r>
          <w:t>“ wird die aktuelle Spielzeit in Prozent abgefragt.</w:t>
        </w:r>
      </w:ins>
    </w:p>
    <w:p w14:paraId="07C9008D" w14:textId="77777777" w:rsidR="00C76A6C" w:rsidRDefault="00C76A6C">
      <w:pPr>
        <w:rPr>
          <w:ins w:id="1358" w:author="Maximilian Schmitz" w:date="2015-06-19T10:04:00Z"/>
        </w:rPr>
        <w:pPrChange w:id="1359" w:author="Admin" w:date="2015-07-08T13:36:00Z">
          <w:pPr>
            <w:pStyle w:val="berschrift3"/>
          </w:pPr>
        </w:pPrChange>
      </w:pPr>
      <w:ins w:id="1360"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1361" w:author="Maximilian Schmitz" w:date="2015-06-19T10:05:00Z"/>
        </w:rPr>
        <w:pPrChange w:id="1362" w:author="Admin" w:date="2015-07-08T13:36:00Z">
          <w:pPr>
            <w:pStyle w:val="berschrift3"/>
          </w:pPr>
        </w:pPrChange>
      </w:pPr>
      <w:ins w:id="1363" w:author="Maximilian Schmitz" w:date="2015-06-19T10:05:00Z">
        <w:r>
          <w:t>Die Funktion „GetTeamId“ gibt die Id des Teams zurück, zu dem der Spieler gehört.</w:t>
        </w:r>
      </w:ins>
    </w:p>
    <w:p w14:paraId="7CD792EA" w14:textId="77777777" w:rsidR="00C76A6C" w:rsidRDefault="00C76A6C">
      <w:pPr>
        <w:rPr>
          <w:ins w:id="1364" w:author="Maximilian Schmitz" w:date="2015-06-19T10:06:00Z"/>
        </w:rPr>
        <w:pPrChange w:id="1365" w:author="Admin" w:date="2015-07-08T13:36:00Z">
          <w:pPr>
            <w:pStyle w:val="berschrift3"/>
          </w:pPr>
        </w:pPrChange>
      </w:pPr>
      <w:ins w:id="1366" w:author="Maximilian Schmitz" w:date="2015-06-19T10:06:00Z">
        <w:r>
          <w:t>Über „HasBall“ kann geprüft werden, ob der Spieler in Ballbesitz ist.</w:t>
        </w:r>
      </w:ins>
    </w:p>
    <w:p w14:paraId="752C070D" w14:textId="77777777" w:rsidR="00C76A6C" w:rsidRDefault="00C76A6C">
      <w:pPr>
        <w:rPr>
          <w:ins w:id="1367" w:author="Maximilian Schmitz" w:date="2015-06-19T10:06:00Z"/>
        </w:rPr>
        <w:pPrChange w:id="1368" w:author="Admin" w:date="2015-07-08T13:36:00Z">
          <w:pPr>
            <w:pStyle w:val="berschrift3"/>
          </w:pPr>
        </w:pPrChange>
      </w:pPr>
      <w:ins w:id="1369" w:author="Maximilian Schmitz" w:date="2015-06-19T10:06:00Z">
        <w:r>
          <w:t>Die Funktion „GetStamina“ liefert den aktuellen Ausdauerwert des Spielers in Prozent zurück.</w:t>
        </w:r>
      </w:ins>
    </w:p>
    <w:p w14:paraId="35177B3B" w14:textId="77777777" w:rsidR="00C76A6C" w:rsidRDefault="00C76A6C">
      <w:pPr>
        <w:rPr>
          <w:ins w:id="1370" w:author="Maximilian Schmitz" w:date="2015-06-19T10:09:00Z"/>
        </w:rPr>
        <w:pPrChange w:id="1371" w:author="Admin" w:date="2015-07-08T13:36:00Z">
          <w:pPr>
            <w:pStyle w:val="berschrift3"/>
          </w:pPr>
        </w:pPrChange>
      </w:pPr>
      <w:ins w:id="1372" w:author="Maximilian Schmitz" w:date="2015-06-19T10:07:00Z">
        <w:r>
          <w:t xml:space="preserve">Mit der Funktion „GetOwnLocation“ wird die aktuelle Position des Spielers abgefragt. </w:t>
        </w:r>
      </w:ins>
      <w:ins w:id="1373" w:author="Maximilian Schmitz" w:date="2015-06-19T10:08:00Z">
        <w:r w:rsidR="0072334D">
          <w:t>Die Rückgabeparameter sind die Spielerposition in X-, Y- und Z-Richtung des globalen Koordinatensystems.</w:t>
        </w:r>
      </w:ins>
    </w:p>
    <w:p w14:paraId="60DF4380" w14:textId="77777777" w:rsidR="00D56143" w:rsidRDefault="00D56143">
      <w:pPr>
        <w:rPr>
          <w:ins w:id="1374" w:author="Maximilian Schmitz" w:date="2015-06-19T10:10:00Z"/>
        </w:rPr>
        <w:pPrChange w:id="1375" w:author="Admin" w:date="2015-07-08T13:36:00Z">
          <w:pPr>
            <w:pStyle w:val="berschrift3"/>
          </w:pPr>
        </w:pPrChange>
      </w:pPr>
      <w:ins w:id="1376"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1377" w:author="Maximilian Schmitz" w:date="2015-06-19T10:12:00Z"/>
        </w:rPr>
        <w:pPrChange w:id="1378" w:author="Admin" w:date="2015-07-08T13:36:00Z">
          <w:pPr>
            <w:pStyle w:val="berschrift3"/>
          </w:pPr>
        </w:pPrChange>
      </w:pPr>
      <w:ins w:id="1379" w:author="Maximilian Schmitz" w:date="2015-06-19T10:11:00Z">
        <w:r>
          <w:t xml:space="preserve">Die Funktion „GetVisiblePlayers“ liefert ein Array der vom Spieler sichtbaren Mitspieler zurück. </w:t>
        </w:r>
      </w:ins>
      <w:ins w:id="1380"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1381" w:author="Maximilian Schmitz" w:date="2015-06-19T09:46:00Z"/>
        </w:rPr>
        <w:pPrChange w:id="1382" w:author="Admin" w:date="2015-07-08T13:36:00Z">
          <w:pPr>
            <w:pStyle w:val="berschrift3"/>
          </w:pPr>
        </w:pPrChange>
      </w:pPr>
      <w:ins w:id="1383" w:author="Maximilian Schmitz" w:date="2015-06-19T10:13:00Z">
        <w:r>
          <w:t>Die Funktionen „GetGoal1Position“ und „GetGoal2Position“ geben die Positionen der beiden Tore auf dem S</w:t>
        </w:r>
      </w:ins>
      <w:ins w:id="1384" w:author="Maximilian Schmitz" w:date="2015-06-19T10:14:00Z">
        <w:r>
          <w:t>pielfeld zurück.</w:t>
        </w:r>
      </w:ins>
    </w:p>
    <w:p w14:paraId="6CFA7F2D" w14:textId="77777777" w:rsidR="006D2F66" w:rsidRDefault="006D2F66">
      <w:pPr>
        <w:rPr>
          <w:ins w:id="1385" w:author="Maximilian Schmitz" w:date="2015-06-19T09:46:00Z"/>
        </w:rPr>
        <w:pPrChange w:id="1386" w:author="Admin" w:date="2015-07-08T13:36:00Z">
          <w:pPr>
            <w:pStyle w:val="berschrift3"/>
          </w:pPr>
        </w:pPrChange>
      </w:pPr>
    </w:p>
    <w:p w14:paraId="60EDE405" w14:textId="77777777" w:rsidR="006D2F66" w:rsidRPr="00321258" w:rsidRDefault="006D2F66">
      <w:pPr>
        <w:pPrChange w:id="1387" w:author="Admin" w:date="2015-07-08T13:36:00Z">
          <w:pPr>
            <w:pStyle w:val="berschrift3"/>
          </w:pPr>
        </w:pPrChange>
      </w:pPr>
      <w:ins w:id="1388" w:author="Maximilian Schmitz" w:date="2015-06-19T09:46:00Z">
        <w:r>
          <w:t>Die aufgeführten Funktionen stehen im LUA-Skript zur Verfügung und können zur Entwicklung einer künstlichen Intelligenz verwendet werden.</w:t>
        </w:r>
      </w:ins>
      <w:ins w:id="1389"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1390" w:author="Maximilian Schmitz" w:date="2015-06-04T10:34:00Z"/>
        </w:rPr>
      </w:pPr>
      <w:bookmarkStart w:id="1391" w:name="_Toc424193766"/>
      <w:r>
        <w:t>Entwicklung der künstlichen Intelligenz</w:t>
      </w:r>
      <w:bookmarkEnd w:id="1391"/>
    </w:p>
    <w:p w14:paraId="0316220D" w14:textId="77777777" w:rsidR="00E12CD0" w:rsidRDefault="00C210CA" w:rsidP="00856522">
      <w:pPr>
        <w:rPr>
          <w:ins w:id="1392" w:author="Maximilian Schmitz" w:date="2015-06-04T10:59:00Z"/>
        </w:rPr>
      </w:pPr>
      <w:ins w:id="1393"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394" w:author="Maximilian Schmitz" w:date="2015-06-04T10:53:00Z">
        <w:r w:rsidR="003A2403">
          <w:t xml:space="preserve"> und menschlichem Verhalten </w:t>
        </w:r>
      </w:ins>
      <w:ins w:id="1395" w:author="Maximilian Schmitz" w:date="2015-06-04T10:50:00Z">
        <w:r w:rsidR="003A2403">
          <w:t xml:space="preserve">in Computerprogrammen (vgl. </w:t>
        </w:r>
      </w:ins>
      <w:customXmlInsRangeStart w:id="1396" w:author="Maximilian Schmitz" w:date="2015-06-04T10:56:00Z"/>
      <w:sdt>
        <w:sdtPr>
          <w:id w:val="996455497"/>
          <w:citation/>
        </w:sdtPr>
        <w:sdtEndPr/>
        <w:sdtContent>
          <w:customXmlInsRangeEnd w:id="1396"/>
          <w:ins w:id="1397" w:author="Maximilian Schmitz" w:date="2015-06-04T10:56:00Z">
            <w:r w:rsidR="003A2403">
              <w:fldChar w:fldCharType="begin"/>
            </w:r>
          </w:ins>
          <w:ins w:id="1398" w:author="Maximilian Schmitz" w:date="2015-06-04T10:57:00Z">
            <w:r w:rsidR="003A2403">
              <w:instrText xml:space="preserve">CITATION Nor04 \p 17f. \l 1031 </w:instrText>
            </w:r>
          </w:ins>
          <w:r w:rsidR="003A2403">
            <w:fldChar w:fldCharType="separate"/>
          </w:r>
          <w:ins w:id="1399" w:author="Maximilian Schmitz" w:date="2015-07-08T20:05:00Z">
            <w:r w:rsidR="00067648">
              <w:rPr>
                <w:noProof/>
              </w:rPr>
              <w:t>[14, p. 17f.]</w:t>
            </w:r>
          </w:ins>
          <w:del w:id="1400" w:author="Maximilian Schmitz" w:date="2015-07-08T19:43:00Z">
            <w:r w:rsidR="00856522" w:rsidDel="006772CD">
              <w:rPr>
                <w:noProof/>
              </w:rPr>
              <w:delText>[9, p. 17f.]</w:delText>
            </w:r>
          </w:del>
          <w:ins w:id="1401" w:author="Maximilian Schmitz" w:date="2015-06-04T10:56:00Z">
            <w:r w:rsidR="003A2403">
              <w:fldChar w:fldCharType="end"/>
            </w:r>
          </w:ins>
          <w:customXmlInsRangeStart w:id="1402" w:author="Maximilian Schmitz" w:date="2015-06-04T10:56:00Z"/>
        </w:sdtContent>
      </w:sdt>
      <w:customXmlInsRangeEnd w:id="1402"/>
      <w:ins w:id="1403" w:author="Maximilian Schmitz" w:date="2015-06-04T10:56:00Z">
        <w:r w:rsidR="003A2403">
          <w:t>).</w:t>
        </w:r>
      </w:ins>
    </w:p>
    <w:p w14:paraId="0324F0FE" w14:textId="77777777" w:rsidR="00FD106D" w:rsidRDefault="003A2403">
      <w:pPr>
        <w:rPr>
          <w:ins w:id="1404" w:author="Maximilian Schmitz" w:date="2015-06-04T20:57:00Z"/>
        </w:rPr>
        <w:pPrChange w:id="1405" w:author="Admin" w:date="2015-07-08T13:36:00Z">
          <w:pPr>
            <w:pStyle w:val="berschrift2"/>
          </w:pPr>
        </w:pPrChange>
      </w:pPr>
      <w:ins w:id="1406" w:author="Maximilian Schmitz" w:date="2015-06-04T10:58:00Z">
        <w:r>
          <w:t>Im speziellen Fall hier geht es darum, die Intelligenz und das Verhalten eines Fußballspielers bzw. einer ganzen Fußballmannschaft nachzubilden.</w:t>
        </w:r>
      </w:ins>
      <w:ins w:id="1407" w:author="Maximilian Schmitz" w:date="2015-06-04T10:59:00Z">
        <w:r w:rsidR="00E12CD0">
          <w:t xml:space="preserve"> </w:t>
        </w:r>
      </w:ins>
      <w:ins w:id="1408"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409" w:author="Maximilian Schmitz" w:date="2015-06-04T11:09:00Z">
        <w:r w:rsidR="004D7C7E">
          <w:t>die</w:t>
        </w:r>
      </w:ins>
      <w:ins w:id="1410" w:author="Maximilian Schmitz" w:date="2015-06-04T11:06:00Z">
        <w:r w:rsidR="004D7C7E">
          <w:t xml:space="preserve"> Mannschaft ergänzen.</w:t>
        </w:r>
      </w:ins>
      <w:ins w:id="1411" w:author="Maximilian Schmitz" w:date="2015-06-04T11:09:00Z">
        <w:r w:rsidR="00457DF0">
          <w:t xml:space="preserve"> </w:t>
        </w:r>
      </w:ins>
      <w:ins w:id="1412" w:author="Maximilian Schmitz" w:date="2015-06-04T11:10:00Z">
        <w:r w:rsidR="00457DF0">
          <w:t>Da Fußball ein M</w:t>
        </w:r>
        <w:r w:rsidR="00FD106D">
          <w:t xml:space="preserve">annschaftssport ist, ist diese Zusammenarbeit der einzelnen Spieler ein zentraler Punkt für die </w:t>
        </w:r>
      </w:ins>
      <w:ins w:id="1413" w:author="Maximilian Schmitz" w:date="2015-06-04T11:11:00Z">
        <w:r w:rsidR="00FD106D">
          <w:t>E</w:t>
        </w:r>
      </w:ins>
      <w:ins w:id="1414" w:author="Maximilian Schmitz" w:date="2015-06-04T11:10:00Z">
        <w:r w:rsidR="00FD106D">
          <w:t>ntwicklung der künstlichen Intelligenz.</w:t>
        </w:r>
      </w:ins>
    </w:p>
    <w:p w14:paraId="3B3DF075" w14:textId="77777777" w:rsidR="005D4339" w:rsidRDefault="005D4339">
      <w:pPr>
        <w:rPr>
          <w:ins w:id="1415" w:author="Maximilian Schmitz" w:date="2015-06-04T20:29:00Z"/>
        </w:rPr>
        <w:pPrChange w:id="1416" w:author="Admin" w:date="2015-07-08T13:36:00Z">
          <w:pPr>
            <w:pStyle w:val="berschrift2"/>
          </w:pPr>
        </w:pPrChange>
      </w:pPr>
    </w:p>
    <w:p w14:paraId="523E7B1C" w14:textId="641A8A3D" w:rsidR="009C4199" w:rsidDel="00480820" w:rsidRDefault="00EC44E1">
      <w:pPr>
        <w:rPr>
          <w:ins w:id="1417" w:author="Maximilian Schmitz" w:date="2015-06-04T21:04:00Z"/>
          <w:del w:id="1418" w:author="Michael K." w:date="2015-07-06T22:09:00Z"/>
        </w:rPr>
        <w:pPrChange w:id="1419" w:author="Admin" w:date="2015-07-08T13:36:00Z">
          <w:pPr>
            <w:pStyle w:val="berschrift2"/>
          </w:pPr>
        </w:pPrChange>
      </w:pPr>
      <w:ins w:id="1420" w:author="Maximilian Schmitz" w:date="2015-06-04T20:30:00Z">
        <w:r>
          <w:t xml:space="preserve">Eine Simulation der Fußballmannschaft kann daher als ein verteiltes, wissensverarbeitendes System </w:t>
        </w:r>
      </w:ins>
      <w:ins w:id="1421" w:author="Maximilian Schmitz" w:date="2015-06-04T20:31:00Z">
        <w:r>
          <w:t>angesehen werden.</w:t>
        </w:r>
        <w:r w:rsidR="00052E5C">
          <w:t xml:space="preserve"> </w:t>
        </w:r>
      </w:ins>
      <w:ins w:id="1422"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423" w:author="Maximilian Schmitz" w:date="2015-06-04T20:49:00Z">
        <w:r w:rsidR="00E60B91">
          <w:t xml:space="preserve"> Zudem wird oft die Forderung gestellt, dass ein verteiltes System für den Benutzer nicht als solches erkennbar sein darf. </w:t>
        </w:r>
      </w:ins>
      <w:ins w:id="1424"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1425" w:author="Maximilian Schmitz" w:date="2015-07-08T16:40:00Z">
        <w:r w:rsidR="00850D16">
          <w:t xml:space="preserve"> (vgl. </w:t>
        </w:r>
      </w:ins>
      <w:customXmlInsRangeStart w:id="1426" w:author="Maximilian Schmitz" w:date="2015-07-08T16:40:00Z"/>
      <w:sdt>
        <w:sdtPr>
          <w:id w:val="1656869384"/>
          <w:citation/>
        </w:sdtPr>
        <w:sdtEndPr/>
        <w:sdtContent>
          <w:customXmlInsRangeEnd w:id="1426"/>
          <w:ins w:id="1427" w:author="Maximilian Schmitz" w:date="2015-07-08T16:40:00Z">
            <w:r w:rsidR="00850D16">
              <w:fldChar w:fldCharType="begin"/>
            </w:r>
          </w:ins>
          <w:ins w:id="1428" w:author="Maximilian Schmitz" w:date="2015-07-08T16:41:00Z">
            <w:r w:rsidR="004C5753">
              <w:instrText xml:space="preserve">CITATION And08 \p 19 \l 1031 </w:instrText>
            </w:r>
          </w:ins>
          <w:r w:rsidR="00850D16">
            <w:fldChar w:fldCharType="separate"/>
          </w:r>
          <w:ins w:id="1429" w:author="Maximilian Schmitz" w:date="2015-07-08T20:05:00Z">
            <w:r w:rsidR="00067648">
              <w:rPr>
                <w:noProof/>
              </w:rPr>
              <w:t>[15, p. 19]</w:t>
            </w:r>
          </w:ins>
          <w:ins w:id="1430" w:author="Maximilian Schmitz" w:date="2015-07-08T16:40:00Z">
            <w:r w:rsidR="00850D16">
              <w:fldChar w:fldCharType="end"/>
            </w:r>
          </w:ins>
          <w:customXmlInsRangeStart w:id="1431" w:author="Maximilian Schmitz" w:date="2015-07-08T16:40:00Z"/>
        </w:sdtContent>
      </w:sdt>
      <w:customXmlInsRangeEnd w:id="1431"/>
      <w:ins w:id="1432" w:author="Maximilian Schmitz" w:date="2015-07-08T16:40:00Z">
        <w:r w:rsidR="00850D16">
          <w:t>)</w:t>
        </w:r>
      </w:ins>
      <w:ins w:id="1433" w:author="Maximilian Schmitz" w:date="2015-06-04T20:50:00Z">
        <w:r w:rsidR="004239A1">
          <w:t xml:space="preserve">. </w:t>
        </w:r>
      </w:ins>
      <w:ins w:id="1434" w:author="Maximilian Schmitz" w:date="2015-06-04T20:52:00Z">
        <w:r w:rsidR="004239A1">
          <w:t xml:space="preserve">Die Umsetzung einer Fußballmannschaft in künstlicher Intelligenz erfüllt im Fall dieser Studienarbeit die allgemeine Definition. Jeder Spieler wird durch einen eigenständigen </w:t>
        </w:r>
        <w:del w:id="1435" w:author="Admin" w:date="2015-07-06T14:47:00Z">
          <w:r w:rsidR="004239A1" w:rsidDel="0041383A">
            <w:delText>Prozess</w:delText>
          </w:r>
        </w:del>
      </w:ins>
      <w:ins w:id="1436" w:author="Admin" w:date="2015-07-06T14:47:00Z">
        <w:r w:rsidR="0041383A">
          <w:t>Thread</w:t>
        </w:r>
      </w:ins>
      <w:ins w:id="1437" w:author="Maximilian Schmitz" w:date="2015-06-04T20:52:00Z">
        <w:r w:rsidR="004239A1">
          <w:t xml:space="preserve"> repräsentiert. Die Kommunikation mit der Simulationsumgebung erfolgt über entfernte Funktionsaufrufe. Eine Kommunikation der Spieler untereinander ist ebenfalls über </w:t>
        </w:r>
      </w:ins>
      <w:ins w:id="1438" w:author="Maximilian Schmitz" w:date="2015-06-04T20:55:00Z">
        <w:r w:rsidR="004239A1">
          <w:t>entfernte</w:t>
        </w:r>
      </w:ins>
      <w:ins w:id="1439" w:author="Maximilian Schmitz" w:date="2015-06-04T20:52:00Z">
        <w:r w:rsidR="004239A1">
          <w:t xml:space="preserve"> Funktionsaufrufe über die Simulationsumgebung möglich. </w:t>
        </w:r>
      </w:ins>
      <w:ins w:id="1440" w:author="Maximilian Schmitz" w:date="2015-06-04T20:55:00Z">
        <w:r w:rsidR="004239A1">
          <w:t>Es besteht also kein gemeinsamer Speicher. Dass die einzelnen Prozesse ein gemeinsames</w:t>
        </w:r>
      </w:ins>
      <w:ins w:id="1441"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442" w:author="Maximilian Schmitz" w:date="2015-06-04T20:57:00Z">
        <w:r w:rsidR="00531F63">
          <w:t xml:space="preserve">Die Forderung nach der Erkennbarkeit der einzelnen Prozesse ist schwer zu beantworten. Auf der einen Seite ist jeder Spieler klar als Individuum </w:t>
        </w:r>
      </w:ins>
      <w:ins w:id="1443" w:author="Maximilian Schmitz" w:date="2015-06-04T20:58:00Z">
        <w:r w:rsidR="00531F63">
          <w:t xml:space="preserve">mit individuellem Verhalten </w:t>
        </w:r>
      </w:ins>
      <w:ins w:id="1444" w:author="Maximilian Schmitz" w:date="2015-06-04T20:57:00Z">
        <w:r w:rsidR="00531F63">
          <w:t>zu erkennen</w:t>
        </w:r>
      </w:ins>
      <w:ins w:id="1445"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446" w:author="Maximilian Schmitz" w:date="2015-06-04T21:01:00Z"/>
        </w:rPr>
        <w:pPrChange w:id="1447" w:author="Admin" w:date="2015-07-08T13:36:00Z">
          <w:pPr>
            <w:pStyle w:val="berschrift2"/>
          </w:pPr>
        </w:pPrChange>
      </w:pPr>
    </w:p>
    <w:p w14:paraId="727F4144" w14:textId="77777777" w:rsidR="00FD106D" w:rsidRDefault="009C4199">
      <w:pPr>
        <w:rPr>
          <w:ins w:id="1448" w:author="Maximilian Schmitz" w:date="2015-06-04T11:29:00Z"/>
        </w:rPr>
        <w:pPrChange w:id="1449" w:author="Admin" w:date="2015-07-08T13:36:00Z">
          <w:pPr>
            <w:pStyle w:val="berschrift2"/>
          </w:pPr>
        </w:pPrChange>
      </w:pPr>
      <w:ins w:id="1450" w:author="Maximilian Schmitz" w:date="2015-06-04T21:01:00Z">
        <w:r>
          <w:t xml:space="preserve">Nach der Betrachtung als </w:t>
        </w:r>
      </w:ins>
      <w:ins w:id="1451" w:author="Maximilian Schmitz" w:date="2015-06-04T21:02:00Z">
        <w:r>
          <w:t>verteiltes, wissensverarbeitendes</w:t>
        </w:r>
      </w:ins>
      <w:ins w:id="1452" w:author="Maximilian Schmitz" w:date="2015-06-04T21:01:00Z">
        <w:r>
          <w:t xml:space="preserve"> System, muss ein geeigneter Ansatz gefunden werden um dieses umzusetzen.</w:t>
        </w:r>
      </w:ins>
      <w:ins w:id="1453" w:author="Maximilian Schmitz" w:date="2015-06-04T21:02:00Z">
        <w:r>
          <w:t xml:space="preserve"> </w:t>
        </w:r>
      </w:ins>
      <w:ins w:id="1454" w:author="Maximilian Schmitz" w:date="2015-06-04T11:12:00Z">
        <w:r w:rsidR="00FD106D">
          <w:t xml:space="preserve">Im Gebiet der </w:t>
        </w:r>
      </w:ins>
      <w:ins w:id="1455" w:author="Maximilian Schmitz" w:date="2015-06-04T11:13:00Z">
        <w:r w:rsidR="00FD106D">
          <w:t xml:space="preserve">computerbasierten Wissensverarbeitung </w:t>
        </w:r>
      </w:ins>
      <w:ins w:id="1456" w:author="Maximilian Schmitz" w:date="2015-06-04T11:12:00Z">
        <w:r w:rsidR="00FD106D">
          <w:t xml:space="preserve">stehen verschiedene Ansätze </w:t>
        </w:r>
      </w:ins>
      <w:ins w:id="1457" w:author="Maximilian Schmitz" w:date="2015-06-04T11:13:00Z">
        <w:r w:rsidR="00FD106D">
          <w:t>zur Entwicklung von intelligentem Verhalten zur Verfügung.</w:t>
        </w:r>
      </w:ins>
    </w:p>
    <w:p w14:paraId="16F7BF99" w14:textId="77777777" w:rsidR="00A76AC5" w:rsidRDefault="00915CC7">
      <w:pPr>
        <w:rPr>
          <w:ins w:id="1458" w:author="Maximilian Schmitz" w:date="2015-06-04T11:38:00Z"/>
        </w:rPr>
        <w:pPrChange w:id="1459" w:author="Admin" w:date="2015-07-08T13:36:00Z">
          <w:pPr>
            <w:pStyle w:val="berschrift2"/>
          </w:pPr>
        </w:pPrChange>
      </w:pPr>
      <w:ins w:id="1460"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1461" w:author="Maximilian Schmitz" w:date="2015-07-08T19:33:00Z"/>
        </w:rPr>
        <w:pPrChange w:id="1462" w:author="Admin" w:date="2015-07-08T13:36:00Z">
          <w:pPr>
            <w:pStyle w:val="berschrift2"/>
          </w:pPr>
        </w:pPrChange>
      </w:pPr>
      <w:ins w:id="1463" w:author="Maximilian Schmitz" w:date="2015-06-04T11:38:00Z">
        <w:r>
          <w:t xml:space="preserve">Im Gegensatz dazu kommen implizite Ansätze ohne eine explizite Definition von Regeln aus. </w:t>
        </w:r>
      </w:ins>
      <w:ins w:id="1464"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1465" w:author="Maximilian Schmitz" w:date="2015-07-08T19:32:00Z">
        <w:r w:rsidR="000A010D">
          <w:t xml:space="preserve">ur Klassifikation (vgl. </w:t>
        </w:r>
      </w:ins>
      <w:customXmlInsRangeStart w:id="1466" w:author="Maximilian Schmitz" w:date="2015-07-08T19:33:00Z"/>
      <w:sdt>
        <w:sdtPr>
          <w:id w:val="-1275554036"/>
          <w:citation/>
        </w:sdtPr>
        <w:sdtEndPr/>
        <w:sdtContent>
          <w:customXmlInsRangeEnd w:id="1466"/>
          <w:ins w:id="1467" w:author="Maximilian Schmitz" w:date="2015-07-08T19:33:00Z">
            <w:r w:rsidR="000A010D">
              <w:fldChar w:fldCharType="begin"/>
            </w:r>
            <w:r w:rsidR="000A010D">
              <w:instrText xml:space="preserve">CITATION Sch09 \p 6f. \l 1031 </w:instrText>
            </w:r>
          </w:ins>
          <w:r w:rsidR="000A010D">
            <w:fldChar w:fldCharType="separate"/>
          </w:r>
          <w:ins w:id="1468" w:author="Maximilian Schmitz" w:date="2015-07-08T20:05:00Z">
            <w:r w:rsidR="00067648">
              <w:rPr>
                <w:noProof/>
              </w:rPr>
              <w:t>[16, p. 6f.]</w:t>
            </w:r>
          </w:ins>
          <w:ins w:id="1469" w:author="Maximilian Schmitz" w:date="2015-07-08T19:33:00Z">
            <w:r w:rsidR="000A010D">
              <w:fldChar w:fldCharType="end"/>
            </w:r>
          </w:ins>
          <w:customXmlInsRangeStart w:id="1470" w:author="Maximilian Schmitz" w:date="2015-07-08T19:33:00Z"/>
        </w:sdtContent>
      </w:sdt>
      <w:customXmlInsRangeEnd w:id="1470"/>
      <w:ins w:id="1471" w:author="Maximilian Schmitz" w:date="2015-07-08T19:33:00Z">
        <w:r w:rsidR="000A010D">
          <w:t>).</w:t>
        </w:r>
      </w:ins>
    </w:p>
    <w:p w14:paraId="397E07A8" w14:textId="1216A241" w:rsidR="002F66B8" w:rsidRDefault="00A13FC6">
      <w:pPr>
        <w:rPr>
          <w:ins w:id="1472" w:author="Maximilian Schmitz" w:date="2015-06-04T21:07:00Z"/>
        </w:rPr>
        <w:pPrChange w:id="1473" w:author="Admin" w:date="2015-07-08T13:36:00Z">
          <w:pPr>
            <w:pStyle w:val="berschrift2"/>
          </w:pPr>
        </w:pPrChange>
      </w:pPr>
      <w:ins w:id="1474" w:author="Maximilian Schmitz" w:date="2015-06-04T19:56:00Z">
        <w:r>
          <w:t xml:space="preserve">Der wichtigste Vertreter für einen solchen Ansatz ist das neuronale </w:t>
        </w:r>
      </w:ins>
      <w:ins w:id="1475" w:author="Maximilian Schmitz" w:date="2015-06-04T20:26:00Z">
        <w:r w:rsidR="00660FAA">
          <w:t>Netz</w:t>
        </w:r>
      </w:ins>
      <w:ins w:id="1476" w:author="Maximilian Schmitz" w:date="2015-06-04T19:57:00Z">
        <w:r w:rsidR="00716ACB">
          <w:t xml:space="preserve">. </w:t>
        </w:r>
      </w:ins>
      <w:ins w:id="1477" w:author="Maximilian Schmitz" w:date="2015-06-04T20:26:00Z">
        <w:r w:rsidR="00660FAA">
          <w:t xml:space="preserve">Neuronale Netze </w:t>
        </w:r>
      </w:ins>
      <w:ins w:id="1478" w:author="Maximilian Schmitz" w:date="2015-06-04T20:27:00Z">
        <w:r w:rsidR="00660FAA">
          <w:t xml:space="preserve">bilden die Neuronenstruktur des menschlichen Gehirns nach. </w:t>
        </w:r>
        <w:r w:rsidR="00FC10CC">
          <w:t>Es werden die Neuronen mit ihren Verbindungen, den Synapsen, simuliert</w:t>
        </w:r>
      </w:ins>
      <w:ins w:id="1479" w:author="Maximilian Schmitz" w:date="2015-07-08T16:19:00Z">
        <w:r w:rsidR="00AA7B0E">
          <w:t xml:space="preserve"> (vgl. </w:t>
        </w:r>
      </w:ins>
      <w:customXmlInsRangeStart w:id="1480" w:author="Maximilian Schmitz" w:date="2015-07-08T16:22:00Z"/>
      <w:sdt>
        <w:sdtPr>
          <w:id w:val="404262767"/>
          <w:citation/>
        </w:sdtPr>
        <w:sdtEndPr/>
        <w:sdtContent>
          <w:customXmlInsRangeEnd w:id="1480"/>
          <w:ins w:id="1481" w:author="Maximilian Schmitz" w:date="2015-07-08T16:22:00Z">
            <w:r w:rsidR="00AA7B0E">
              <w:fldChar w:fldCharType="begin"/>
            </w:r>
            <w:r w:rsidR="00AA7B0E">
              <w:instrText xml:space="preserve">CITATION Kri05 \p 3ff. \l 1031 </w:instrText>
            </w:r>
          </w:ins>
          <w:r w:rsidR="00AA7B0E">
            <w:fldChar w:fldCharType="separate"/>
          </w:r>
          <w:ins w:id="1482" w:author="Maximilian Schmitz" w:date="2015-07-08T20:05:00Z">
            <w:r w:rsidR="00067648">
              <w:rPr>
                <w:noProof/>
              </w:rPr>
              <w:t>[17, p. 3ff.]</w:t>
            </w:r>
          </w:ins>
          <w:ins w:id="1483" w:author="Maximilian Schmitz" w:date="2015-07-08T16:22:00Z">
            <w:r w:rsidR="00AA7B0E">
              <w:fldChar w:fldCharType="end"/>
            </w:r>
          </w:ins>
          <w:customXmlInsRangeStart w:id="1484" w:author="Maximilian Schmitz" w:date="2015-07-08T16:22:00Z"/>
        </w:sdtContent>
      </w:sdt>
      <w:customXmlInsRangeEnd w:id="1484"/>
      <w:ins w:id="1485" w:author="Maximilian Schmitz" w:date="2015-07-08T16:22:00Z">
        <w:r w:rsidR="00AA7B0E">
          <w:t>)</w:t>
        </w:r>
      </w:ins>
      <w:ins w:id="1486" w:author="Maximilian Schmitz" w:date="2015-06-04T20:27:00Z">
        <w:r w:rsidR="00FC10CC">
          <w:t>.</w:t>
        </w:r>
      </w:ins>
      <w:ins w:id="1487" w:author="Maximilian Schmitz" w:date="2015-06-04T20:29:00Z">
        <w:r w:rsidR="006E5783">
          <w:t xml:space="preserve"> </w:t>
        </w:r>
      </w:ins>
      <w:ins w:id="1488" w:author="Maximilian Schmitz" w:date="2015-06-04T20:28:00Z">
        <w:r w:rsidR="006E5783">
          <w:t xml:space="preserve">Neuronale Netze und andere implizite Ansätze werden </w:t>
        </w:r>
      </w:ins>
      <w:ins w:id="1489" w:author="Maximilian Schmitz" w:date="2015-06-04T20:29:00Z">
        <w:r w:rsidR="006E5783">
          <w:t xml:space="preserve">in diesem Dokument nicht </w:t>
        </w:r>
        <w:r w:rsidR="006E5783">
          <w:lastRenderedPageBreak/>
          <w:t>weiter betrachtet, da sie für diese Studienarbeit zu weit führen würden.</w:t>
        </w:r>
      </w:ins>
      <w:ins w:id="1490" w:author="Maximilian Schmitz" w:date="2015-06-04T21:04:00Z">
        <w:r w:rsidR="00C872C7">
          <w:t xml:space="preserve"> </w:t>
        </w:r>
        <w:r w:rsidR="00EB4EF0">
          <w:t xml:space="preserve">Außerdem ist </w:t>
        </w:r>
      </w:ins>
      <w:ins w:id="1491"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492" w:author="Maximilian Schmitz" w:date="2015-06-04T21:08:00Z"/>
        </w:rPr>
        <w:pPrChange w:id="1493" w:author="Admin" w:date="2015-07-08T13:36:00Z">
          <w:pPr>
            <w:pStyle w:val="berschrift2"/>
          </w:pPr>
        </w:pPrChange>
      </w:pPr>
    </w:p>
    <w:p w14:paraId="0229AA68" w14:textId="78CAAD51" w:rsidR="00EB4EF0" w:rsidDel="009D51C3" w:rsidRDefault="00EB4EF0">
      <w:pPr>
        <w:rPr>
          <w:del w:id="1494" w:author="Maximilian Schmitz" w:date="2015-06-05T06:53:00Z"/>
        </w:rPr>
        <w:pPrChange w:id="1495" w:author="Admin" w:date="2015-07-08T13:36:00Z">
          <w:pPr>
            <w:pStyle w:val="berschrift1"/>
          </w:pPr>
        </w:pPrChange>
      </w:pPr>
      <w:ins w:id="1496" w:author="Maximilian Schmitz" w:date="2015-06-04T21:08:00Z">
        <w:r>
          <w:t xml:space="preserve">Im </w:t>
        </w:r>
      </w:ins>
      <w:ins w:id="1497" w:author="Maximilian Schmitz" w:date="2015-06-04T21:09:00Z">
        <w:r w:rsidR="00B3716F">
          <w:t>W</w:t>
        </w:r>
      </w:ins>
      <w:ins w:id="1498" w:author="Maximilian Schmitz" w:date="2015-06-04T21:08:00Z">
        <w:r>
          <w:t xml:space="preserve">eiteren spielen daher nur noch explizite, wissensverarbeitende Systeme eine Rolle. </w:t>
        </w:r>
      </w:ins>
      <w:ins w:id="1499" w:author="Maximilian Schmitz" w:date="2015-06-05T07:04:00Z">
        <w:r w:rsidR="006E1E5F">
          <w:t xml:space="preserve">Ansätze die auf reiner </w:t>
        </w:r>
      </w:ins>
      <w:ins w:id="1500" w:author="Maximilian Schmitz" w:date="2015-06-05T07:14:00Z">
        <w:r w:rsidR="00CD30B3">
          <w:t>Logik</w:t>
        </w:r>
      </w:ins>
      <w:ins w:id="1501" w:author="Maximilian Schmitz" w:date="2015-06-05T07:04:00Z">
        <w:r w:rsidR="006E1E5F">
          <w:t xml:space="preserve"> basieren sind wegen der Implementierung problematisch. Durch die implementierte </w:t>
        </w:r>
      </w:ins>
      <w:ins w:id="1502" w:author="Maximilian Schmitz" w:date="2015-06-17T15:31:00Z">
        <w:r w:rsidR="003227D0">
          <w:t xml:space="preserve">Skriptschnittstelle </w:t>
        </w:r>
      </w:ins>
      <w:ins w:id="1503" w:author="Maximilian Schmitz" w:date="2015-06-05T07:05:00Z">
        <w:r w:rsidR="00011F96">
          <w:t>wird mit LUA-Sk</w:t>
        </w:r>
        <w:r w:rsidR="006E1E5F">
          <w:t>ript eine prozedurale Sprache verwendet. Darin lassen sich logische Aussagen und Regeln nur schwer formulieren.</w:t>
        </w:r>
      </w:ins>
      <w:ins w:id="1504" w:author="Maximilian Schmitz" w:date="2015-06-05T07:06:00Z">
        <w:r w:rsidR="001550E6">
          <w:t xml:space="preserve"> Deklarative Sprachen wie Prolog </w:t>
        </w:r>
      </w:ins>
      <w:ins w:id="1505" w:author="Maximilian Schmitz" w:date="2015-06-05T07:08:00Z">
        <w:r w:rsidR="001550E6">
          <w:t>oder Lisp sind zum Umsetzen von Aussagenlogik deutlich besser geeignet.</w:t>
        </w:r>
      </w:ins>
      <w:ins w:id="1506" w:author="Maximilian Schmitz" w:date="2015-06-05T07:10:00Z">
        <w:r w:rsidR="00CC1C24">
          <w:t xml:space="preserve"> Das gilt auch für die Prädikatenlogik.</w:t>
        </w:r>
      </w:ins>
    </w:p>
    <w:p w14:paraId="137B11A1" w14:textId="77777777" w:rsidR="00FC5721" w:rsidRDefault="00FC5721">
      <w:pPr>
        <w:rPr>
          <w:ins w:id="1507" w:author="Maximilian Schmitz" w:date="2015-06-05T07:11:00Z"/>
        </w:rPr>
        <w:pPrChange w:id="1508" w:author="Admin" w:date="2015-07-08T13:36:00Z">
          <w:pPr>
            <w:pStyle w:val="berschrift1"/>
          </w:pPr>
        </w:pPrChange>
      </w:pPr>
    </w:p>
    <w:p w14:paraId="736009A8" w14:textId="77777777" w:rsidR="001033A1" w:rsidRDefault="005E6029">
      <w:pPr>
        <w:tabs>
          <w:tab w:val="right" w:pos="9072"/>
        </w:tabs>
        <w:rPr>
          <w:ins w:id="1509" w:author="Maximilian Schmitz" w:date="2015-06-14T10:31:00Z"/>
        </w:rPr>
        <w:pPrChange w:id="1510" w:author="Admin" w:date="2015-07-08T13:36:00Z">
          <w:pPr>
            <w:pStyle w:val="berschrift1"/>
          </w:pPr>
        </w:pPrChange>
      </w:pPr>
      <w:ins w:id="1511" w:author="Maximilian Schmitz" w:date="2015-06-05T07:12:00Z">
        <w:r>
          <w:t>In dieser Studienarbeit wurde mit einfachen Entscheidungsbäumen gearbeitet.</w:t>
        </w:r>
        <w:r w:rsidR="00CD30B3">
          <w:t xml:space="preserve"> </w:t>
        </w:r>
      </w:ins>
      <w:ins w:id="1512" w:author="Maximilian Schmitz" w:date="2015-06-05T07:19:00Z">
        <w:r w:rsidR="00575101">
          <w:t xml:space="preserve">Die Entscheidungen basieren auf Daten, die die Spieler von der Simulationsumgebung erhalten. </w:t>
        </w:r>
      </w:ins>
      <w:ins w:id="1513"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514" w:author="Maximilian Schmitz" w:date="2015-06-14T11:10:00Z"/>
        </w:rPr>
        <w:pPrChange w:id="1515" w:author="Admin" w:date="2015-07-08T13:36:00Z">
          <w:pPr>
            <w:pStyle w:val="berschrift1"/>
          </w:pPr>
        </w:pPrChange>
      </w:pPr>
      <w:ins w:id="1516" w:author="Maximilian Schmitz" w:date="2015-06-14T10:32:00Z">
        <w:r>
          <w:t xml:space="preserve">Wie im Kapitel </w:t>
        </w:r>
      </w:ins>
      <w:ins w:id="1517" w:author="Maximilian Schmitz" w:date="2015-06-17T15:31:00Z">
        <w:r w:rsidR="003227D0">
          <w:t xml:space="preserve">Skriptschnittstelle </w:t>
        </w:r>
      </w:ins>
      <w:ins w:id="1518" w:author="Maximilian Schmitz" w:date="2015-06-14T10:32:00Z">
        <w:r>
          <w:t xml:space="preserve">bereits beschrieben, stehen für die Programmierung der künstlichen Intelligenz </w:t>
        </w:r>
      </w:ins>
      <w:ins w:id="1519" w:author="Maximilian Schmitz" w:date="2015-06-14T10:33:00Z">
        <w:r>
          <w:t xml:space="preserve">wichtige Informationen über den aktuellen </w:t>
        </w:r>
      </w:ins>
      <w:ins w:id="1520" w:author="Maximilian Schmitz" w:date="2015-06-14T10:34:00Z">
        <w:r w:rsidR="003A3B00">
          <w:t>Spielstatus</w:t>
        </w:r>
      </w:ins>
      <w:ins w:id="1521" w:author="Maximilian Schmitz" w:date="2015-06-14T10:33:00Z">
        <w:r>
          <w:t xml:space="preserve"> zur Verfügung.</w:t>
        </w:r>
      </w:ins>
      <w:ins w:id="1522" w:author="Maximilian Schmitz" w:date="2015-06-14T10:34:00Z">
        <w:r w:rsidR="003A3B00">
          <w:t xml:space="preserve"> </w:t>
        </w:r>
      </w:ins>
      <w:ins w:id="1523" w:author="Maximilian Schmitz" w:date="2015-06-14T10:47:00Z">
        <w:r w:rsidR="003474E5">
          <w:t xml:space="preserve">In folgender Tabelle ist eine Übersicht über die von der </w:t>
        </w:r>
      </w:ins>
      <w:ins w:id="1524" w:author="Maximilian Schmitz" w:date="2015-06-17T15:31:00Z">
        <w:r w:rsidR="003227D0">
          <w:t xml:space="preserve">Skriptschnittstelle </w:t>
        </w:r>
      </w:ins>
      <w:ins w:id="1525" w:author="Maximilian Schmitz" w:date="2015-06-14T10:47:00Z">
        <w:r w:rsidR="003474E5">
          <w:t>angebotenen Funktionen zu sehen</w:t>
        </w:r>
      </w:ins>
      <w:ins w:id="1526" w:author="Maximilian Schmitz" w:date="2015-06-14T11:04:00Z">
        <w:r w:rsidR="00D62BC2">
          <w:t xml:space="preserve">. Eine ausführliche Übersicht mit Übergabeparametern und Verwendungshinweisen findet sich im Kapitel </w:t>
        </w:r>
      </w:ins>
      <w:ins w:id="1527" w:author="Maximilian Schmitz" w:date="2015-06-17T15:31:00Z">
        <w:r w:rsidR="003227D0">
          <w:t>Skriptschnittstelle</w:t>
        </w:r>
      </w:ins>
      <w:ins w:id="1528" w:author="Maximilian Schmitz" w:date="2015-06-14T11:05:00Z">
        <w:r w:rsidR="00D62BC2">
          <w:t>.</w:t>
        </w:r>
      </w:ins>
    </w:p>
    <w:p w14:paraId="538F1D7F" w14:textId="77777777" w:rsidR="00842C5C" w:rsidRDefault="00842C5C">
      <w:pPr>
        <w:tabs>
          <w:tab w:val="right" w:pos="9072"/>
        </w:tabs>
        <w:rPr>
          <w:ins w:id="1529" w:author="Maximilian Schmitz" w:date="2015-06-14T10:35:00Z"/>
        </w:rPr>
        <w:pPrChange w:id="1530" w:author="Admin" w:date="2015-07-08T13:36:00Z">
          <w:pPr>
            <w:pStyle w:val="berschrift1"/>
          </w:pPr>
        </w:pPrChange>
      </w:pPr>
    </w:p>
    <w:tbl>
      <w:tblPr>
        <w:tblStyle w:val="Gitternetztabelle1hell"/>
        <w:tblW w:w="9421" w:type="dxa"/>
        <w:tblLook w:val="04A0" w:firstRow="1" w:lastRow="0" w:firstColumn="1" w:lastColumn="0" w:noHBand="0" w:noVBand="1"/>
        <w:tblPrChange w:id="1531" w:author="Maximilian Schmitz" w:date="2015-06-14T11:01:00Z">
          <w:tblPr>
            <w:tblStyle w:val="Tabellenraster"/>
            <w:tblW w:w="0" w:type="auto"/>
            <w:tblLook w:val="04A0" w:firstRow="1" w:lastRow="0" w:firstColumn="1" w:lastColumn="0" w:noHBand="0" w:noVBand="1"/>
          </w:tblPr>
        </w:tblPrChange>
      </w:tblPr>
      <w:tblGrid>
        <w:gridCol w:w="2244"/>
        <w:gridCol w:w="7177"/>
        <w:tblGridChange w:id="1532">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533" w:author="Maximilian Schmitz" w:date="2015-06-14T10:36:00Z"/>
          <w:trPrChange w:id="15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35"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1536" w:author="Maximilian Schmitz" w:date="2015-06-14T10:36:00Z"/>
              </w:rPr>
              <w:pPrChange w:id="1537"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1538" w:author="Maximilian Schmitz" w:date="2015-06-14T10:36:00Z">
              <w:r>
                <w:t>Funktion</w:t>
              </w:r>
            </w:ins>
          </w:p>
        </w:tc>
        <w:tc>
          <w:tcPr>
            <w:tcW w:w="7177" w:type="dxa"/>
            <w:tcPrChange w:id="1539"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1540" w:author="Maximilian Schmitz" w:date="2015-06-14T10:36:00Z"/>
              </w:rPr>
              <w:pPrChange w:id="1541"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1542" w:author="Maximilian Schmitz" w:date="2015-06-14T10:36:00Z">
              <w:r>
                <w:t>Beschreibung</w:t>
              </w:r>
            </w:ins>
          </w:p>
        </w:tc>
      </w:tr>
      <w:tr w:rsidR="00457E53" w14:paraId="461407DC" w14:textId="77777777" w:rsidTr="00D62BC2">
        <w:trPr>
          <w:ins w:id="1543" w:author="Maximilian Schmitz" w:date="2015-06-14T10:36:00Z"/>
          <w:trPrChange w:id="15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45" w:author="Maximilian Schmitz" w:date="2015-06-14T11:01:00Z">
              <w:tcPr>
                <w:tcW w:w="1809" w:type="dxa"/>
              </w:tcPr>
            </w:tcPrChange>
          </w:tcPr>
          <w:p w14:paraId="63F8F5EE" w14:textId="77777777" w:rsidR="00457E53" w:rsidRPr="00457E53" w:rsidRDefault="00457E53">
            <w:pPr>
              <w:tabs>
                <w:tab w:val="right" w:pos="9072"/>
              </w:tabs>
              <w:spacing w:line="360" w:lineRule="auto"/>
              <w:rPr>
                <w:ins w:id="1546" w:author="Maximilian Schmitz" w:date="2015-06-14T10:36:00Z"/>
                <w:b w:val="0"/>
                <w:rPrChange w:id="1547" w:author="Maximilian Schmitz" w:date="2015-06-14T10:36:00Z">
                  <w:rPr>
                    <w:ins w:id="1548" w:author="Maximilian Schmitz" w:date="2015-06-14T10:36:00Z"/>
                  </w:rPr>
                </w:rPrChange>
              </w:rPr>
              <w:pPrChange w:id="1549" w:author="Admin" w:date="2015-07-08T13:36:00Z">
                <w:pPr>
                  <w:tabs>
                    <w:tab w:val="right" w:pos="9072"/>
                  </w:tabs>
                </w:pPr>
              </w:pPrChange>
            </w:pPr>
            <w:ins w:id="1550" w:author="Maximilian Schmitz" w:date="2015-06-14T10:41:00Z">
              <w:r>
                <w:rPr>
                  <w:b w:val="0"/>
                </w:rPr>
                <w:t>AllowedToRun</w:t>
              </w:r>
            </w:ins>
          </w:p>
        </w:tc>
        <w:tc>
          <w:tcPr>
            <w:tcW w:w="7177" w:type="dxa"/>
            <w:tcPrChange w:id="1551"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52" w:author="Maximilian Schmitz" w:date="2015-06-14T10:36:00Z"/>
              </w:rPr>
              <w:pPrChange w:id="155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54" w:author="Maximilian Schmitz" w:date="2015-06-14T10:43:00Z">
              <w:r>
                <w:t xml:space="preserve">Gibt zurück, ob </w:t>
              </w:r>
            </w:ins>
            <w:ins w:id="1555" w:author="Maximilian Schmitz" w:date="2015-06-14T10:44:00Z">
              <w:r>
                <w:t>die künstliche Intelligenz ausgeführt werden darf</w:t>
              </w:r>
            </w:ins>
          </w:p>
        </w:tc>
      </w:tr>
      <w:tr w:rsidR="00457E53" w14:paraId="1CF13E37" w14:textId="77777777" w:rsidTr="00D62BC2">
        <w:tblPrEx>
          <w:tblPrExChange w:id="155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57" w:author="Maximilian Schmitz" w:date="2015-06-14T10:37:00Z"/>
          <w:trPrChange w:id="155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59" w:author="Maximilian Schmitz" w:date="2015-06-14T11:01:00Z">
              <w:tcPr>
                <w:tcW w:w="2093" w:type="dxa"/>
                <w:gridSpan w:val="2"/>
              </w:tcPr>
            </w:tcPrChange>
          </w:tcPr>
          <w:p w14:paraId="097E5D4A" w14:textId="77777777" w:rsidR="00457E53" w:rsidRDefault="00457E53">
            <w:pPr>
              <w:tabs>
                <w:tab w:val="right" w:pos="9072"/>
              </w:tabs>
              <w:spacing w:line="360" w:lineRule="auto"/>
              <w:rPr>
                <w:ins w:id="1560" w:author="Maximilian Schmitz" w:date="2015-06-14T10:37:00Z"/>
                <w:b w:val="0"/>
              </w:rPr>
              <w:pPrChange w:id="1561" w:author="Admin" w:date="2015-07-08T13:36:00Z">
                <w:pPr>
                  <w:tabs>
                    <w:tab w:val="right" w:pos="9072"/>
                  </w:tabs>
                </w:pPr>
              </w:pPrChange>
            </w:pPr>
            <w:ins w:id="1562" w:author="Maximilian Schmitz" w:date="2015-06-14T10:38:00Z">
              <w:r>
                <w:rPr>
                  <w:b w:val="0"/>
                </w:rPr>
                <w:t>TimePlayed</w:t>
              </w:r>
            </w:ins>
          </w:p>
        </w:tc>
        <w:tc>
          <w:tcPr>
            <w:tcW w:w="7177" w:type="dxa"/>
            <w:tcPrChange w:id="1563"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64" w:author="Maximilian Schmitz" w:date="2015-06-14T10:37:00Z"/>
              </w:rPr>
              <w:pPrChange w:id="156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66" w:author="Maximilian Schmitz" w:date="2015-06-14T10:44:00Z">
              <w:r>
                <w:t>Gibt die aktuelle Spielzeit in Prozent zurück</w:t>
              </w:r>
            </w:ins>
          </w:p>
        </w:tc>
      </w:tr>
      <w:tr w:rsidR="00457E53" w14:paraId="7DCCDE06" w14:textId="77777777" w:rsidTr="00D62BC2">
        <w:tblPrEx>
          <w:tblPrExChange w:id="156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68" w:author="Maximilian Schmitz" w:date="2015-06-14T10:38:00Z"/>
          <w:trPrChange w:id="156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70" w:author="Maximilian Schmitz" w:date="2015-06-14T11:01:00Z">
              <w:tcPr>
                <w:tcW w:w="2093" w:type="dxa"/>
                <w:gridSpan w:val="2"/>
              </w:tcPr>
            </w:tcPrChange>
          </w:tcPr>
          <w:p w14:paraId="6DEC94D3" w14:textId="77777777" w:rsidR="00457E53" w:rsidRDefault="00457E53">
            <w:pPr>
              <w:tabs>
                <w:tab w:val="right" w:pos="9072"/>
              </w:tabs>
              <w:spacing w:line="360" w:lineRule="auto"/>
              <w:rPr>
                <w:ins w:id="1571" w:author="Maximilian Schmitz" w:date="2015-06-14T10:38:00Z"/>
                <w:b w:val="0"/>
              </w:rPr>
              <w:pPrChange w:id="1572" w:author="Admin" w:date="2015-07-08T13:36:00Z">
                <w:pPr>
                  <w:tabs>
                    <w:tab w:val="right" w:pos="9072"/>
                  </w:tabs>
                </w:pPr>
              </w:pPrChange>
            </w:pPr>
            <w:ins w:id="1573" w:author="Maximilian Schmitz" w:date="2015-06-14T10:42:00Z">
              <w:r>
                <w:rPr>
                  <w:b w:val="0"/>
                </w:rPr>
                <w:t>IsKickoff</w:t>
              </w:r>
            </w:ins>
          </w:p>
        </w:tc>
        <w:tc>
          <w:tcPr>
            <w:tcW w:w="7177" w:type="dxa"/>
            <w:tcPrChange w:id="1574"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75" w:author="Maximilian Schmitz" w:date="2015-06-14T10:38:00Z"/>
              </w:rPr>
              <w:pPrChange w:id="157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77" w:author="Maximilian Schmitz" w:date="2015-06-14T10:44:00Z">
              <w:r>
                <w:t>Gibt zurück, ob ein Anstoß stattfindet</w:t>
              </w:r>
            </w:ins>
          </w:p>
        </w:tc>
      </w:tr>
      <w:tr w:rsidR="00457E53" w14:paraId="12BB4BCC" w14:textId="77777777" w:rsidTr="00D62BC2">
        <w:tblPrEx>
          <w:tblPrExChange w:id="157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79" w:author="Maximilian Schmitz" w:date="2015-06-14T10:38:00Z"/>
          <w:trPrChange w:id="158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81" w:author="Maximilian Schmitz" w:date="2015-06-14T11:01:00Z">
              <w:tcPr>
                <w:tcW w:w="2093" w:type="dxa"/>
                <w:gridSpan w:val="2"/>
              </w:tcPr>
            </w:tcPrChange>
          </w:tcPr>
          <w:p w14:paraId="376E881D" w14:textId="77777777" w:rsidR="00457E53" w:rsidRDefault="00457E53">
            <w:pPr>
              <w:tabs>
                <w:tab w:val="right" w:pos="9072"/>
              </w:tabs>
              <w:spacing w:line="360" w:lineRule="auto"/>
              <w:rPr>
                <w:ins w:id="1582" w:author="Maximilian Schmitz" w:date="2015-06-14T10:38:00Z"/>
                <w:b w:val="0"/>
              </w:rPr>
              <w:pPrChange w:id="1583" w:author="Admin" w:date="2015-07-08T13:36:00Z">
                <w:pPr>
                  <w:tabs>
                    <w:tab w:val="right" w:pos="9072"/>
                  </w:tabs>
                </w:pPr>
              </w:pPrChange>
            </w:pPr>
            <w:ins w:id="1584" w:author="Maximilian Schmitz" w:date="2015-06-14T10:42:00Z">
              <w:r>
                <w:rPr>
                  <w:b w:val="0"/>
                </w:rPr>
                <w:t>GetTeamId</w:t>
              </w:r>
            </w:ins>
          </w:p>
        </w:tc>
        <w:tc>
          <w:tcPr>
            <w:tcW w:w="7177" w:type="dxa"/>
            <w:tcPrChange w:id="1585"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86" w:author="Maximilian Schmitz" w:date="2015-06-14T10:38:00Z"/>
              </w:rPr>
              <w:pPrChange w:id="158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88" w:author="Maximilian Schmitz" w:date="2015-06-14T10:44:00Z">
              <w:r>
                <w:t>Gibt die Team-Id des Spielers zurück</w:t>
              </w:r>
            </w:ins>
          </w:p>
        </w:tc>
      </w:tr>
      <w:tr w:rsidR="00457E53" w14:paraId="18E4ACCE" w14:textId="77777777" w:rsidTr="00D62BC2">
        <w:tblPrEx>
          <w:tblPrExChange w:id="158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90" w:author="Maximilian Schmitz" w:date="2015-06-14T10:40:00Z"/>
          <w:trPrChange w:id="159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92" w:author="Maximilian Schmitz" w:date="2015-06-14T11:01:00Z">
              <w:tcPr>
                <w:tcW w:w="2093" w:type="dxa"/>
                <w:gridSpan w:val="2"/>
              </w:tcPr>
            </w:tcPrChange>
          </w:tcPr>
          <w:p w14:paraId="365781BD" w14:textId="77777777" w:rsidR="00457E53" w:rsidRDefault="00457E53">
            <w:pPr>
              <w:tabs>
                <w:tab w:val="right" w:pos="9072"/>
              </w:tabs>
              <w:spacing w:line="360" w:lineRule="auto"/>
              <w:rPr>
                <w:ins w:id="1593" w:author="Maximilian Schmitz" w:date="2015-06-14T10:40:00Z"/>
                <w:b w:val="0"/>
              </w:rPr>
              <w:pPrChange w:id="1594" w:author="Admin" w:date="2015-07-08T13:36:00Z">
                <w:pPr>
                  <w:tabs>
                    <w:tab w:val="right" w:pos="9072"/>
                  </w:tabs>
                </w:pPr>
              </w:pPrChange>
            </w:pPr>
            <w:ins w:id="1595" w:author="Maximilian Schmitz" w:date="2015-06-14T10:42:00Z">
              <w:r>
                <w:rPr>
                  <w:b w:val="0"/>
                </w:rPr>
                <w:t>HasBall</w:t>
              </w:r>
            </w:ins>
          </w:p>
        </w:tc>
        <w:tc>
          <w:tcPr>
            <w:tcW w:w="7177" w:type="dxa"/>
            <w:tcPrChange w:id="1596"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97" w:author="Maximilian Schmitz" w:date="2015-06-14T10:40:00Z"/>
              </w:rPr>
              <w:pPrChange w:id="159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99" w:author="Maximilian Schmitz" w:date="2015-06-14T10:45:00Z">
              <w:r>
                <w:t>Gibt zurück, ob der Spieler am Ball ist</w:t>
              </w:r>
            </w:ins>
          </w:p>
        </w:tc>
      </w:tr>
      <w:tr w:rsidR="00457E53" w14:paraId="6685ED6D" w14:textId="77777777" w:rsidTr="00D62BC2">
        <w:tblPrEx>
          <w:tblPrExChange w:id="1600"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01"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602" w:author="Maximilian Schmitz" w:date="2015-06-14T11:01:00Z">
              <w:tcPr>
                <w:tcW w:w="2244" w:type="dxa"/>
                <w:gridSpan w:val="3"/>
              </w:tcPr>
            </w:tcPrChange>
          </w:tcPr>
          <w:p w14:paraId="17C61AD4" w14:textId="77777777" w:rsidR="00457E53" w:rsidRDefault="00457E53">
            <w:pPr>
              <w:tabs>
                <w:tab w:val="right" w:pos="9072"/>
              </w:tabs>
              <w:spacing w:line="360" w:lineRule="auto"/>
              <w:rPr>
                <w:ins w:id="1603" w:author="Maximilian Schmitz" w:date="2015-06-14T10:42:00Z"/>
                <w:b w:val="0"/>
              </w:rPr>
              <w:pPrChange w:id="1604" w:author="Admin" w:date="2015-07-08T13:36:00Z">
                <w:pPr>
                  <w:tabs>
                    <w:tab w:val="right" w:pos="9072"/>
                  </w:tabs>
                </w:pPr>
              </w:pPrChange>
            </w:pPr>
            <w:ins w:id="1605" w:author="Maximilian Schmitz" w:date="2015-06-14T10:42:00Z">
              <w:r>
                <w:rPr>
                  <w:b w:val="0"/>
                </w:rPr>
                <w:t>GetStamina</w:t>
              </w:r>
            </w:ins>
          </w:p>
        </w:tc>
        <w:tc>
          <w:tcPr>
            <w:tcW w:w="7177" w:type="dxa"/>
            <w:tcPrChange w:id="1606"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07" w:author="Maximilian Schmitz" w:date="2015-06-14T10:42:00Z"/>
              </w:rPr>
              <w:pPrChange w:id="16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09" w:author="Maximilian Schmitz" w:date="2015-06-14T10:45:00Z">
              <w:r>
                <w:t>Gibt die aktuelle Ausdauer des Spielers zurück</w:t>
              </w:r>
            </w:ins>
          </w:p>
        </w:tc>
      </w:tr>
      <w:tr w:rsidR="00457E53" w14:paraId="174F9A72" w14:textId="77777777" w:rsidTr="00D62BC2">
        <w:tblPrEx>
          <w:tblPrExChange w:id="16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11" w:author="Maximilian Schmitz" w:date="2015-06-14T10:39:00Z"/>
          <w:trPrChange w:id="16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3" w:author="Maximilian Schmitz" w:date="2015-06-14T11:01:00Z">
              <w:tcPr>
                <w:tcW w:w="2093" w:type="dxa"/>
                <w:gridSpan w:val="2"/>
              </w:tcPr>
            </w:tcPrChange>
          </w:tcPr>
          <w:p w14:paraId="3AF25506" w14:textId="77777777" w:rsidR="00457E53" w:rsidRDefault="00457E53">
            <w:pPr>
              <w:tabs>
                <w:tab w:val="right" w:pos="9072"/>
              </w:tabs>
              <w:spacing w:line="360" w:lineRule="auto"/>
              <w:rPr>
                <w:ins w:id="1614" w:author="Maximilian Schmitz" w:date="2015-06-14T10:39:00Z"/>
                <w:b w:val="0"/>
              </w:rPr>
              <w:pPrChange w:id="1615" w:author="Admin" w:date="2015-07-08T13:36:00Z">
                <w:pPr>
                  <w:tabs>
                    <w:tab w:val="right" w:pos="9072"/>
                  </w:tabs>
                </w:pPr>
              </w:pPrChange>
            </w:pPr>
            <w:ins w:id="1616" w:author="Maximilian Schmitz" w:date="2015-06-14T10:41:00Z">
              <w:r>
                <w:rPr>
                  <w:b w:val="0"/>
                </w:rPr>
                <w:lastRenderedPageBreak/>
                <w:t>GetOwnLocation</w:t>
              </w:r>
            </w:ins>
          </w:p>
        </w:tc>
        <w:tc>
          <w:tcPr>
            <w:tcW w:w="7177" w:type="dxa"/>
            <w:tcPrChange w:id="1617"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18" w:author="Maximilian Schmitz" w:date="2015-06-14T10:39:00Z"/>
              </w:rPr>
              <w:pPrChange w:id="161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20" w:author="Maximilian Schmitz" w:date="2015-06-14T10:45:00Z">
              <w:r>
                <w:t>Gibt die aktuelle Position des Spielers zurück</w:t>
              </w:r>
            </w:ins>
          </w:p>
        </w:tc>
      </w:tr>
      <w:tr w:rsidR="00457E53" w14:paraId="7A5D96DD" w14:textId="77777777" w:rsidTr="00D62BC2">
        <w:tblPrEx>
          <w:tblPrExChange w:id="162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22" w:author="Maximilian Schmitz" w:date="2015-06-14T10:39:00Z"/>
          <w:trPrChange w:id="162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24" w:author="Maximilian Schmitz" w:date="2015-06-14T11:01:00Z">
              <w:tcPr>
                <w:tcW w:w="2093" w:type="dxa"/>
                <w:gridSpan w:val="2"/>
              </w:tcPr>
            </w:tcPrChange>
          </w:tcPr>
          <w:p w14:paraId="63E4C7ED" w14:textId="77777777" w:rsidR="00457E53" w:rsidRDefault="00457E53">
            <w:pPr>
              <w:tabs>
                <w:tab w:val="right" w:pos="9072"/>
              </w:tabs>
              <w:spacing w:line="360" w:lineRule="auto"/>
              <w:rPr>
                <w:ins w:id="1625" w:author="Maximilian Schmitz" w:date="2015-06-14T10:39:00Z"/>
                <w:b w:val="0"/>
              </w:rPr>
              <w:pPrChange w:id="1626" w:author="Admin" w:date="2015-07-08T13:36:00Z">
                <w:pPr>
                  <w:tabs>
                    <w:tab w:val="right" w:pos="9072"/>
                  </w:tabs>
                </w:pPr>
              </w:pPrChange>
            </w:pPr>
            <w:ins w:id="1627" w:author="Maximilian Schmitz" w:date="2015-06-14T10:39:00Z">
              <w:r>
                <w:rPr>
                  <w:b w:val="0"/>
                </w:rPr>
                <w:t>GetBallLocation</w:t>
              </w:r>
            </w:ins>
          </w:p>
        </w:tc>
        <w:tc>
          <w:tcPr>
            <w:tcW w:w="7177" w:type="dxa"/>
            <w:tcPrChange w:id="1628"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29" w:author="Maximilian Schmitz" w:date="2015-06-14T10:39:00Z"/>
              </w:rPr>
              <w:pPrChange w:id="163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31" w:author="Maximilian Schmitz" w:date="2015-06-14T10:46:00Z">
              <w:r>
                <w:t>Gibt die aktuelle Ballposition zurück, wenn sichtbar</w:t>
              </w:r>
            </w:ins>
          </w:p>
        </w:tc>
      </w:tr>
      <w:tr w:rsidR="00457E53" w14:paraId="71DBA39E" w14:textId="77777777" w:rsidTr="00D62BC2">
        <w:tblPrEx>
          <w:tblPrExChange w:id="163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33" w:author="Maximilian Schmitz" w:date="2015-06-14T10:39:00Z"/>
          <w:trPrChange w:id="16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35" w:author="Maximilian Schmitz" w:date="2015-06-14T11:01:00Z">
              <w:tcPr>
                <w:tcW w:w="2093" w:type="dxa"/>
                <w:gridSpan w:val="2"/>
              </w:tcPr>
            </w:tcPrChange>
          </w:tcPr>
          <w:p w14:paraId="73718555" w14:textId="77777777" w:rsidR="00457E53" w:rsidRDefault="00457E53">
            <w:pPr>
              <w:tabs>
                <w:tab w:val="right" w:pos="9072"/>
              </w:tabs>
              <w:spacing w:line="360" w:lineRule="auto"/>
              <w:rPr>
                <w:ins w:id="1636" w:author="Maximilian Schmitz" w:date="2015-06-14T10:39:00Z"/>
                <w:b w:val="0"/>
              </w:rPr>
              <w:pPrChange w:id="1637" w:author="Admin" w:date="2015-07-08T13:36:00Z">
                <w:pPr>
                  <w:tabs>
                    <w:tab w:val="right" w:pos="9072"/>
                  </w:tabs>
                </w:pPr>
              </w:pPrChange>
            </w:pPr>
            <w:ins w:id="1638" w:author="Maximilian Schmitz" w:date="2015-06-14T10:39:00Z">
              <w:r>
                <w:rPr>
                  <w:b w:val="0"/>
                </w:rPr>
                <w:t>GetVisiblePlayers</w:t>
              </w:r>
            </w:ins>
          </w:p>
        </w:tc>
        <w:tc>
          <w:tcPr>
            <w:tcW w:w="7177" w:type="dxa"/>
            <w:tcPrChange w:id="1639"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40" w:author="Maximilian Schmitz" w:date="2015-06-14T10:39:00Z"/>
              </w:rPr>
              <w:pPrChange w:id="164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42" w:author="Maximilian Schmitz" w:date="2015-06-14T10:46:00Z">
              <w:r>
                <w:t>Gibt Positionen der sichtbaren Spieler zurück</w:t>
              </w:r>
            </w:ins>
          </w:p>
        </w:tc>
      </w:tr>
      <w:tr w:rsidR="00457E53" w14:paraId="73909D51" w14:textId="77777777" w:rsidTr="00D62BC2">
        <w:tblPrEx>
          <w:tblPrExChange w:id="164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44" w:author="Maximilian Schmitz" w:date="2015-06-14T10:39:00Z"/>
          <w:trPrChange w:id="164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46" w:author="Maximilian Schmitz" w:date="2015-06-14T11:01:00Z">
              <w:tcPr>
                <w:tcW w:w="2093" w:type="dxa"/>
                <w:gridSpan w:val="2"/>
              </w:tcPr>
            </w:tcPrChange>
          </w:tcPr>
          <w:p w14:paraId="1220D70B" w14:textId="77777777" w:rsidR="00457E53" w:rsidRDefault="00457E53">
            <w:pPr>
              <w:tabs>
                <w:tab w:val="right" w:pos="9072"/>
              </w:tabs>
              <w:spacing w:line="360" w:lineRule="auto"/>
              <w:rPr>
                <w:ins w:id="1647" w:author="Maximilian Schmitz" w:date="2015-06-14T10:39:00Z"/>
                <w:b w:val="0"/>
              </w:rPr>
              <w:pPrChange w:id="1648" w:author="Admin" w:date="2015-07-08T13:36:00Z">
                <w:pPr>
                  <w:tabs>
                    <w:tab w:val="right" w:pos="9072"/>
                  </w:tabs>
                </w:pPr>
              </w:pPrChange>
            </w:pPr>
            <w:ins w:id="1649" w:author="Maximilian Schmitz" w:date="2015-06-14T10:39:00Z">
              <w:r>
                <w:rPr>
                  <w:b w:val="0"/>
                </w:rPr>
                <w:t>GetGoal</w:t>
              </w:r>
            </w:ins>
            <w:ins w:id="1650" w:author="Maximilian Schmitz" w:date="2015-06-14T10:40:00Z">
              <w:r>
                <w:rPr>
                  <w:b w:val="0"/>
                </w:rPr>
                <w:t>1</w:t>
              </w:r>
            </w:ins>
            <w:ins w:id="1651" w:author="Maximilian Schmitz" w:date="2015-06-14T10:39:00Z">
              <w:r>
                <w:rPr>
                  <w:b w:val="0"/>
                </w:rPr>
                <w:t>Position</w:t>
              </w:r>
            </w:ins>
          </w:p>
        </w:tc>
        <w:tc>
          <w:tcPr>
            <w:tcW w:w="7177" w:type="dxa"/>
            <w:tcPrChange w:id="1652"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53" w:author="Maximilian Schmitz" w:date="2015-06-14T10:39:00Z"/>
              </w:rPr>
              <w:pPrChange w:id="165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55" w:author="Maximilian Schmitz" w:date="2015-06-14T10:46:00Z">
              <w:r>
                <w:t xml:space="preserve">Gibt die Position des 1. Tors </w:t>
              </w:r>
              <w:r w:rsidR="00557673">
                <w:t>zurück</w:t>
              </w:r>
            </w:ins>
          </w:p>
        </w:tc>
      </w:tr>
      <w:tr w:rsidR="00457E53" w14:paraId="2553F01F" w14:textId="77777777" w:rsidTr="00D62BC2">
        <w:tblPrEx>
          <w:tblPrExChange w:id="165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57" w:author="Maximilian Schmitz" w:date="2015-06-14T10:39:00Z"/>
          <w:trPrChange w:id="165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59" w:author="Maximilian Schmitz" w:date="2015-06-14T11:01:00Z">
              <w:tcPr>
                <w:tcW w:w="2093" w:type="dxa"/>
                <w:gridSpan w:val="2"/>
              </w:tcPr>
            </w:tcPrChange>
          </w:tcPr>
          <w:p w14:paraId="0DF021B1" w14:textId="77777777" w:rsidR="00457E53" w:rsidRDefault="00457E53">
            <w:pPr>
              <w:tabs>
                <w:tab w:val="right" w:pos="9072"/>
              </w:tabs>
              <w:spacing w:line="360" w:lineRule="auto"/>
              <w:rPr>
                <w:ins w:id="1660" w:author="Maximilian Schmitz" w:date="2015-06-14T10:39:00Z"/>
                <w:b w:val="0"/>
              </w:rPr>
              <w:pPrChange w:id="1661" w:author="Admin" w:date="2015-07-08T13:36:00Z">
                <w:pPr>
                  <w:tabs>
                    <w:tab w:val="right" w:pos="9072"/>
                  </w:tabs>
                </w:pPr>
              </w:pPrChange>
            </w:pPr>
            <w:ins w:id="1662" w:author="Maximilian Schmitz" w:date="2015-06-14T10:39:00Z">
              <w:r>
                <w:rPr>
                  <w:b w:val="0"/>
                </w:rPr>
                <w:t>GetGoal</w:t>
              </w:r>
            </w:ins>
            <w:ins w:id="1663" w:author="Maximilian Schmitz" w:date="2015-06-14T10:40:00Z">
              <w:r>
                <w:rPr>
                  <w:b w:val="0"/>
                </w:rPr>
                <w:t>2</w:t>
              </w:r>
            </w:ins>
            <w:ins w:id="1664" w:author="Maximilian Schmitz" w:date="2015-06-14T10:39:00Z">
              <w:r>
                <w:rPr>
                  <w:b w:val="0"/>
                </w:rPr>
                <w:t>Position</w:t>
              </w:r>
            </w:ins>
          </w:p>
        </w:tc>
        <w:tc>
          <w:tcPr>
            <w:tcW w:w="7177" w:type="dxa"/>
            <w:tcPrChange w:id="1665"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66" w:author="Maximilian Schmitz" w:date="2015-06-14T10:39:00Z"/>
              </w:rPr>
              <w:pPrChange w:id="166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68" w:author="Maximilian Schmitz" w:date="2015-06-14T10:46:00Z">
              <w:r>
                <w:t>Gibt die Position des 2</w:t>
              </w:r>
              <w:r w:rsidR="00557673">
                <w:t>. Tors zurück</w:t>
              </w:r>
            </w:ins>
          </w:p>
        </w:tc>
      </w:tr>
    </w:tbl>
    <w:p w14:paraId="202F8F09" w14:textId="77777777" w:rsidR="00457E53" w:rsidRDefault="00D62BC2">
      <w:pPr>
        <w:pStyle w:val="Beschriftung"/>
        <w:rPr>
          <w:ins w:id="1669" w:author="Maximilian Schmitz" w:date="2015-06-14T21:17:00Z"/>
        </w:rPr>
        <w:pPrChange w:id="1670" w:author="Admin" w:date="2015-07-08T13:36:00Z">
          <w:pPr>
            <w:pStyle w:val="berschrift1"/>
          </w:pPr>
        </w:pPrChange>
      </w:pPr>
      <w:bookmarkStart w:id="1671" w:name="_Toc424149358"/>
      <w:ins w:id="1672" w:author="Maximilian Schmitz" w:date="2015-06-14T11:03:00Z">
        <w:r>
          <w:t xml:space="preserve">Tabelle </w:t>
        </w:r>
      </w:ins>
      <w:ins w:id="1673" w:author="Maximilian Schmitz" w:date="2015-06-19T09:18:00Z">
        <w:r w:rsidR="00F73840">
          <w:fldChar w:fldCharType="begin"/>
        </w:r>
        <w:r w:rsidR="00F73840">
          <w:instrText xml:space="preserve"> SEQ Tabelle \* ARABIC </w:instrText>
        </w:r>
      </w:ins>
      <w:r w:rsidR="00F73840">
        <w:fldChar w:fldCharType="separate"/>
      </w:r>
      <w:ins w:id="1674" w:author="Maximilian Schmitz" w:date="2015-07-08T20:05:00Z">
        <w:r w:rsidR="00067648">
          <w:rPr>
            <w:noProof/>
          </w:rPr>
          <w:t>2</w:t>
        </w:r>
      </w:ins>
      <w:ins w:id="1675" w:author="Maximilian Schmitz" w:date="2015-06-19T09:18:00Z">
        <w:r w:rsidR="00F73840">
          <w:fldChar w:fldCharType="end"/>
        </w:r>
      </w:ins>
      <w:ins w:id="1676" w:author="Maximilian Schmitz" w:date="2015-06-14T11:03:00Z">
        <w:r>
          <w:t xml:space="preserve">: Passive Funktionen der </w:t>
        </w:r>
      </w:ins>
      <w:ins w:id="1677" w:author="Maximilian Schmitz" w:date="2015-06-17T15:32:00Z">
        <w:r w:rsidR="003227D0">
          <w:t>Skriptschnittstelle</w:t>
        </w:r>
      </w:ins>
      <w:bookmarkEnd w:id="1671"/>
    </w:p>
    <w:p w14:paraId="5B8F0178" w14:textId="77777777" w:rsidR="00201692" w:rsidRPr="00915AB6" w:rsidRDefault="00201692">
      <w:pPr>
        <w:rPr>
          <w:ins w:id="1678" w:author="Maximilian Schmitz" w:date="2015-06-14T10:47:00Z"/>
        </w:rPr>
        <w:pPrChange w:id="1679" w:author="Admin" w:date="2015-07-08T13:36:00Z">
          <w:pPr>
            <w:pStyle w:val="berschrift1"/>
          </w:pPr>
        </w:pPrChange>
      </w:pPr>
    </w:p>
    <w:p w14:paraId="18383116" w14:textId="77777777" w:rsidR="003474E5" w:rsidRDefault="003474E5">
      <w:pPr>
        <w:tabs>
          <w:tab w:val="right" w:pos="9072"/>
        </w:tabs>
        <w:rPr>
          <w:ins w:id="1680" w:author="Maximilian Schmitz" w:date="2015-06-14T10:50:00Z"/>
        </w:rPr>
        <w:pPrChange w:id="1681" w:author="Admin" w:date="2015-07-08T13:36:00Z">
          <w:pPr>
            <w:pStyle w:val="berschrift1"/>
          </w:pPr>
        </w:pPrChange>
      </w:pPr>
      <w:ins w:id="1682" w:author="Maximilian Schmitz" w:date="2015-06-14T10:48:00Z">
        <w:r>
          <w:t>Es ist zu sehen, dass der künstlichen Intelligenz Informationen über das Spiel selbst in Form der aktuellen Spielzeit oder der Information über den</w:t>
        </w:r>
      </w:ins>
      <w:ins w:id="1683" w:author="Maximilian Schmitz" w:date="2015-06-14T10:49:00Z">
        <w:r>
          <w:t xml:space="preserve"> </w:t>
        </w:r>
      </w:ins>
      <w:ins w:id="1684" w:author="Maximilian Schmitz" w:date="2015-06-14T10:48:00Z">
        <w:r>
          <w:t xml:space="preserve">Anstoß </w:t>
        </w:r>
      </w:ins>
      <w:ins w:id="1685"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686" w:author="Maximilian Schmitz" w:date="2015-06-14T10:53:00Z"/>
        </w:rPr>
        <w:pPrChange w:id="1687" w:author="Admin" w:date="2015-07-08T13:36:00Z">
          <w:pPr>
            <w:pStyle w:val="berschrift1"/>
          </w:pPr>
        </w:pPrChange>
      </w:pPr>
      <w:ins w:id="1688" w:author="Maximilian Schmitz" w:date="2015-06-14T10:50:00Z">
        <w:r>
          <w:t xml:space="preserve">Besonders wichtig um Entscheidungen treffen zu können sind die Daten über den Spieler selbst. </w:t>
        </w:r>
      </w:ins>
      <w:ins w:id="1689" w:author="Maximilian Schmitz" w:date="2015-06-14T10:51:00Z">
        <w:r>
          <w:t xml:space="preserve">Dazu gehören seine Teamzugehörigkeit, sein aktueller Ausdauerwert und seine aktuelle Position auf dem Spielfeld. </w:t>
        </w:r>
      </w:ins>
      <w:ins w:id="1690" w:author="Maximilian Schmitz" w:date="2015-06-14T10:52:00Z">
        <w:r w:rsidR="00A97A7C">
          <w:t xml:space="preserve">Außerdem werden noch Informationen über vom Spieler gesehene Objekte bereitgestellt. </w:t>
        </w:r>
      </w:ins>
      <w:ins w:id="1691"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692" w:author="Maximilian Schmitz" w:date="2015-06-14T10:55:00Z"/>
        </w:rPr>
        <w:pPrChange w:id="1693" w:author="Admin" w:date="2015-07-08T13:36:00Z">
          <w:pPr>
            <w:pStyle w:val="berschrift1"/>
          </w:pPr>
        </w:pPrChange>
      </w:pPr>
      <w:ins w:id="1694" w:author="Maximilian Schmitz" w:date="2015-06-14T10:54:00Z">
        <w:r>
          <w:t>Auf Basis dieser Informationen kann die künstliche Intelligenz weitere Daten wie die Aufstellung der Teammitglieder oder die Bewegun</w:t>
        </w:r>
      </w:ins>
      <w:ins w:id="1695" w:author="Maximilian Schmitz" w:date="2015-06-14T10:55:00Z">
        <w:r>
          <w:t>g</w:t>
        </w:r>
      </w:ins>
      <w:ins w:id="1696" w:author="Maximilian Schmitz" w:date="2015-06-14T10:54:00Z">
        <w:r>
          <w:t>srichtung des Balls ableiten.</w:t>
        </w:r>
      </w:ins>
      <w:ins w:id="1697"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698" w:author="Maximilian Schmitz" w:date="2015-06-14T10:56:00Z"/>
        </w:rPr>
        <w:pPrChange w:id="1699" w:author="Admin" w:date="2015-07-08T13:36:00Z">
          <w:pPr>
            <w:pStyle w:val="berschrift1"/>
          </w:pPr>
        </w:pPrChange>
      </w:pPr>
    </w:p>
    <w:p w14:paraId="7890FFAD" w14:textId="77777777" w:rsidR="00D62BC2" w:rsidRDefault="00D62BC2">
      <w:pPr>
        <w:tabs>
          <w:tab w:val="right" w:pos="9072"/>
        </w:tabs>
        <w:rPr>
          <w:ins w:id="1700" w:author="Maximilian Schmitz" w:date="2015-06-14T11:10:00Z"/>
        </w:rPr>
        <w:pPrChange w:id="1701" w:author="Admin" w:date="2015-07-08T13:36:00Z">
          <w:pPr/>
        </w:pPrChange>
      </w:pPr>
      <w:ins w:id="1702" w:author="Maximilian Schmitz" w:date="2015-06-14T10:57:00Z">
        <w:r>
          <w:t xml:space="preserve">Abgesehen von den Informationen bietet die </w:t>
        </w:r>
      </w:ins>
      <w:ins w:id="1703" w:author="Maximilian Schmitz" w:date="2015-06-17T15:32:00Z">
        <w:r w:rsidR="003227D0">
          <w:t xml:space="preserve">Skriptschnittstelle </w:t>
        </w:r>
      </w:ins>
      <w:ins w:id="1704" w:author="Maximilian Schmitz" w:date="2015-06-14T10:57:00Z">
        <w:r>
          <w:t xml:space="preserve">natürlich auch die Möglichkeit Aktionen des Spielers über die künstliche Intelligenz zu steuern. </w:t>
        </w:r>
      </w:ins>
      <w:ins w:id="1705" w:author="Maximilian Schmitz" w:date="2015-06-14T10:58:00Z">
        <w:r>
          <w:t xml:space="preserve">In der nachfolgenden Tabelle sind die zu Verfügung stehenden Funktionen aufgelistet. </w:t>
        </w:r>
      </w:ins>
      <w:ins w:id="1706" w:author="Maximilian Schmitz" w:date="2015-06-14T11:05:00Z">
        <w:r>
          <w:t xml:space="preserve">Die ausführliche Übersicht ist wieder im Kapitel </w:t>
        </w:r>
      </w:ins>
      <w:ins w:id="1707" w:author="Maximilian Schmitz" w:date="2015-06-17T15:32:00Z">
        <w:r w:rsidR="003227D0">
          <w:t xml:space="preserve">Skriptschnittstelle </w:t>
        </w:r>
      </w:ins>
      <w:ins w:id="1708" w:author="Maximilian Schmitz" w:date="2015-06-14T11:06:00Z">
        <w:r>
          <w:t>zu finden.</w:t>
        </w:r>
      </w:ins>
    </w:p>
    <w:p w14:paraId="6DAD7573" w14:textId="77777777" w:rsidR="00842C5C" w:rsidRDefault="00842C5C">
      <w:pPr>
        <w:tabs>
          <w:tab w:val="right" w:pos="9072"/>
        </w:tabs>
        <w:rPr>
          <w:ins w:id="1709" w:author="Maximilian Schmitz" w:date="2015-06-14T11:03:00Z"/>
        </w:rPr>
        <w:pPrChange w:id="1710" w:author="Admin" w:date="2015-07-08T13:36:00Z">
          <w:pPr/>
        </w:pPrChange>
      </w:pPr>
    </w:p>
    <w:tbl>
      <w:tblPr>
        <w:tblStyle w:val="Gitternetztabelle1hell"/>
        <w:tblW w:w="9464" w:type="dxa"/>
        <w:tblLook w:val="04A0" w:firstRow="1" w:lastRow="0" w:firstColumn="1" w:lastColumn="0" w:noHBand="0" w:noVBand="1"/>
        <w:tblPrChange w:id="1711" w:author="Maximilian Schmitz" w:date="2015-06-14T11:01:00Z">
          <w:tblPr>
            <w:tblStyle w:val="Tabellenraster"/>
            <w:tblW w:w="0" w:type="auto"/>
            <w:tblLook w:val="04A0" w:firstRow="1" w:lastRow="0" w:firstColumn="1" w:lastColumn="0" w:noHBand="0" w:noVBand="1"/>
          </w:tblPr>
        </w:tblPrChange>
      </w:tblPr>
      <w:tblGrid>
        <w:gridCol w:w="1817"/>
        <w:gridCol w:w="7647"/>
        <w:tblGridChange w:id="1712">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713"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14"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1715" w:author="Maximilian Schmitz" w:date="2015-06-14T10:58:00Z"/>
              </w:rPr>
              <w:pPrChange w:id="1716"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1717" w:author="Maximilian Schmitz" w:date="2015-06-14T10:58:00Z">
              <w:r>
                <w:t>Funktion</w:t>
              </w:r>
            </w:ins>
          </w:p>
        </w:tc>
        <w:tc>
          <w:tcPr>
            <w:tcW w:w="7647" w:type="dxa"/>
            <w:tcPrChange w:id="1718"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1719" w:author="Maximilian Schmitz" w:date="2015-06-14T10:58:00Z"/>
              </w:rPr>
              <w:pPrChange w:id="1720"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1721" w:author="Maximilian Schmitz" w:date="2015-06-14T10:58:00Z">
              <w:r>
                <w:t>Beschreibung</w:t>
              </w:r>
            </w:ins>
          </w:p>
        </w:tc>
      </w:tr>
      <w:tr w:rsidR="00D62BC2" w14:paraId="726C0A0D" w14:textId="77777777" w:rsidTr="00D62BC2">
        <w:trPr>
          <w:ins w:id="172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23" w:author="Maximilian Schmitz" w:date="2015-06-14T11:01:00Z">
              <w:tcPr>
                <w:tcW w:w="3070" w:type="dxa"/>
              </w:tcPr>
            </w:tcPrChange>
          </w:tcPr>
          <w:p w14:paraId="7D57E634" w14:textId="77777777" w:rsidR="00D62BC2" w:rsidRPr="00D62BC2" w:rsidRDefault="00D62BC2">
            <w:pPr>
              <w:tabs>
                <w:tab w:val="right" w:pos="9072"/>
              </w:tabs>
              <w:spacing w:line="360" w:lineRule="auto"/>
              <w:rPr>
                <w:ins w:id="1724" w:author="Maximilian Schmitz" w:date="2015-06-14T10:58:00Z"/>
                <w:b w:val="0"/>
                <w:rPrChange w:id="1725" w:author="Maximilian Schmitz" w:date="2015-06-14T11:01:00Z">
                  <w:rPr>
                    <w:ins w:id="1726" w:author="Maximilian Schmitz" w:date="2015-06-14T10:58:00Z"/>
                  </w:rPr>
                </w:rPrChange>
              </w:rPr>
              <w:pPrChange w:id="1727" w:author="Admin" w:date="2015-07-08T13:36:00Z">
                <w:pPr>
                  <w:tabs>
                    <w:tab w:val="right" w:pos="9072"/>
                  </w:tabs>
                </w:pPr>
              </w:pPrChange>
            </w:pPr>
            <w:ins w:id="1728" w:author="Maximilian Schmitz" w:date="2015-06-14T10:59:00Z">
              <w:r w:rsidRPr="00D62BC2">
                <w:t>MoveForward</w:t>
              </w:r>
            </w:ins>
          </w:p>
        </w:tc>
        <w:tc>
          <w:tcPr>
            <w:tcW w:w="7647" w:type="dxa"/>
            <w:tcPrChange w:id="1729"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30" w:author="Maximilian Schmitz" w:date="2015-06-14T10:58:00Z"/>
              </w:rPr>
              <w:pPrChange w:id="173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32" w:author="Maximilian Schmitz" w:date="2015-06-14T11:06:00Z">
              <w:r>
                <w:t>Vorwärtsbewegen des Spielers</w:t>
              </w:r>
            </w:ins>
          </w:p>
        </w:tc>
      </w:tr>
      <w:tr w:rsidR="00D62BC2" w14:paraId="79FD42EA" w14:textId="77777777" w:rsidTr="00D62BC2">
        <w:trPr>
          <w:ins w:id="173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34" w:author="Maximilian Schmitz" w:date="2015-06-14T11:01:00Z">
              <w:tcPr>
                <w:tcW w:w="3070" w:type="dxa"/>
              </w:tcPr>
            </w:tcPrChange>
          </w:tcPr>
          <w:p w14:paraId="35CA78AE" w14:textId="77777777" w:rsidR="00D62BC2" w:rsidRPr="00D62BC2" w:rsidRDefault="00D62BC2">
            <w:pPr>
              <w:tabs>
                <w:tab w:val="right" w:pos="9072"/>
              </w:tabs>
              <w:spacing w:line="360" w:lineRule="auto"/>
              <w:rPr>
                <w:ins w:id="1735" w:author="Maximilian Schmitz" w:date="2015-06-14T10:59:00Z"/>
                <w:b w:val="0"/>
                <w:rPrChange w:id="1736" w:author="Maximilian Schmitz" w:date="2015-06-14T11:01:00Z">
                  <w:rPr>
                    <w:ins w:id="1737" w:author="Maximilian Schmitz" w:date="2015-06-14T10:59:00Z"/>
                  </w:rPr>
                </w:rPrChange>
              </w:rPr>
              <w:pPrChange w:id="1738" w:author="Admin" w:date="2015-07-08T13:36:00Z">
                <w:pPr>
                  <w:tabs>
                    <w:tab w:val="right" w:pos="9072"/>
                  </w:tabs>
                </w:pPr>
              </w:pPrChange>
            </w:pPr>
            <w:ins w:id="1739" w:author="Maximilian Schmitz" w:date="2015-06-14T10:59:00Z">
              <w:r w:rsidRPr="00D62BC2">
                <w:lastRenderedPageBreak/>
                <w:t>MoveTo</w:t>
              </w:r>
            </w:ins>
          </w:p>
        </w:tc>
        <w:tc>
          <w:tcPr>
            <w:tcW w:w="7647" w:type="dxa"/>
            <w:tcPrChange w:id="1740"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41" w:author="Maximilian Schmitz" w:date="2015-06-14T10:59:00Z"/>
              </w:rPr>
              <w:pPrChange w:id="174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43" w:author="Maximilian Schmitz" w:date="2015-06-14T11:07:00Z">
              <w:r>
                <w:t>Spieler an eine bestimmte Position bewegen</w:t>
              </w:r>
            </w:ins>
          </w:p>
        </w:tc>
      </w:tr>
      <w:tr w:rsidR="00D62BC2" w14:paraId="4407E74C" w14:textId="77777777" w:rsidTr="00D62BC2">
        <w:trPr>
          <w:ins w:id="174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45" w:author="Maximilian Schmitz" w:date="2015-06-14T11:01:00Z">
              <w:tcPr>
                <w:tcW w:w="3070" w:type="dxa"/>
              </w:tcPr>
            </w:tcPrChange>
          </w:tcPr>
          <w:p w14:paraId="03FD0392" w14:textId="77777777" w:rsidR="00D62BC2" w:rsidRPr="00D62BC2" w:rsidRDefault="00D62BC2">
            <w:pPr>
              <w:tabs>
                <w:tab w:val="right" w:pos="9072"/>
              </w:tabs>
              <w:spacing w:line="360" w:lineRule="auto"/>
              <w:rPr>
                <w:ins w:id="1746" w:author="Maximilian Schmitz" w:date="2015-06-14T10:59:00Z"/>
                <w:b w:val="0"/>
                <w:rPrChange w:id="1747" w:author="Maximilian Schmitz" w:date="2015-06-14T11:01:00Z">
                  <w:rPr>
                    <w:ins w:id="1748" w:author="Maximilian Schmitz" w:date="2015-06-14T10:59:00Z"/>
                  </w:rPr>
                </w:rPrChange>
              </w:rPr>
              <w:pPrChange w:id="1749" w:author="Admin" w:date="2015-07-08T13:36:00Z">
                <w:pPr>
                  <w:tabs>
                    <w:tab w:val="right" w:pos="9072"/>
                  </w:tabs>
                </w:pPr>
              </w:pPrChange>
            </w:pPr>
            <w:ins w:id="1750" w:author="Maximilian Schmitz" w:date="2015-06-14T10:59:00Z">
              <w:r w:rsidRPr="00D62BC2">
                <w:t>Rotate</w:t>
              </w:r>
            </w:ins>
          </w:p>
        </w:tc>
        <w:tc>
          <w:tcPr>
            <w:tcW w:w="7647" w:type="dxa"/>
            <w:tcPrChange w:id="1751"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52" w:author="Maximilian Schmitz" w:date="2015-06-14T10:59:00Z"/>
              </w:rPr>
              <w:pPrChange w:id="175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54" w:author="Maximilian Schmitz" w:date="2015-06-14T11:07:00Z">
              <w:r>
                <w:t>Spieler um seine Achse drehen</w:t>
              </w:r>
            </w:ins>
          </w:p>
        </w:tc>
      </w:tr>
      <w:tr w:rsidR="00D62BC2" w14:paraId="65712D0F" w14:textId="77777777" w:rsidTr="00D62BC2">
        <w:trPr>
          <w:ins w:id="175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56" w:author="Maximilian Schmitz" w:date="2015-06-14T11:01:00Z">
              <w:tcPr>
                <w:tcW w:w="3070" w:type="dxa"/>
              </w:tcPr>
            </w:tcPrChange>
          </w:tcPr>
          <w:p w14:paraId="7E4118DC" w14:textId="77777777" w:rsidR="00D62BC2" w:rsidRPr="00D62BC2" w:rsidRDefault="00D62BC2">
            <w:pPr>
              <w:tabs>
                <w:tab w:val="right" w:pos="9072"/>
              </w:tabs>
              <w:spacing w:line="360" w:lineRule="auto"/>
              <w:rPr>
                <w:ins w:id="1757" w:author="Maximilian Schmitz" w:date="2015-06-14T10:59:00Z"/>
                <w:b w:val="0"/>
                <w:rPrChange w:id="1758" w:author="Maximilian Schmitz" w:date="2015-06-14T11:01:00Z">
                  <w:rPr>
                    <w:ins w:id="1759" w:author="Maximilian Schmitz" w:date="2015-06-14T10:59:00Z"/>
                  </w:rPr>
                </w:rPrChange>
              </w:rPr>
              <w:pPrChange w:id="1760" w:author="Admin" w:date="2015-07-08T13:36:00Z">
                <w:pPr>
                  <w:tabs>
                    <w:tab w:val="right" w:pos="9072"/>
                  </w:tabs>
                </w:pPr>
              </w:pPrChange>
            </w:pPr>
            <w:ins w:id="1761" w:author="Maximilian Schmitz" w:date="2015-06-14T10:59:00Z">
              <w:r w:rsidRPr="00D62BC2">
                <w:t>Kick</w:t>
              </w:r>
            </w:ins>
          </w:p>
        </w:tc>
        <w:tc>
          <w:tcPr>
            <w:tcW w:w="7647" w:type="dxa"/>
            <w:tcPrChange w:id="1762"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63" w:author="Maximilian Schmitz" w:date="2015-06-14T10:59:00Z"/>
              </w:rPr>
              <w:pPrChange w:id="176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65" w:author="Maximilian Schmitz" w:date="2015-06-14T11:07:00Z">
              <w:r>
                <w:t>Den Ball in eine Richtung kicken</w:t>
              </w:r>
            </w:ins>
          </w:p>
        </w:tc>
      </w:tr>
      <w:tr w:rsidR="00D62BC2" w14:paraId="7E0F1F55" w14:textId="77777777" w:rsidTr="00D62BC2">
        <w:trPr>
          <w:ins w:id="176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67" w:author="Maximilian Schmitz" w:date="2015-06-14T11:01:00Z">
              <w:tcPr>
                <w:tcW w:w="3070" w:type="dxa"/>
              </w:tcPr>
            </w:tcPrChange>
          </w:tcPr>
          <w:p w14:paraId="41DA736A" w14:textId="77777777" w:rsidR="00D62BC2" w:rsidRPr="00D62BC2" w:rsidRDefault="00D62BC2">
            <w:pPr>
              <w:tabs>
                <w:tab w:val="right" w:pos="9072"/>
              </w:tabs>
              <w:spacing w:line="360" w:lineRule="auto"/>
              <w:rPr>
                <w:ins w:id="1768" w:author="Maximilian Schmitz" w:date="2015-06-14T10:59:00Z"/>
                <w:b w:val="0"/>
                <w:rPrChange w:id="1769" w:author="Maximilian Schmitz" w:date="2015-06-14T11:01:00Z">
                  <w:rPr>
                    <w:ins w:id="1770" w:author="Maximilian Schmitz" w:date="2015-06-14T10:59:00Z"/>
                  </w:rPr>
                </w:rPrChange>
              </w:rPr>
              <w:pPrChange w:id="1771" w:author="Admin" w:date="2015-07-08T13:36:00Z">
                <w:pPr>
                  <w:tabs>
                    <w:tab w:val="right" w:pos="9072"/>
                  </w:tabs>
                </w:pPr>
              </w:pPrChange>
            </w:pPr>
            <w:ins w:id="1772" w:author="Maximilian Schmitz" w:date="2015-06-14T10:59:00Z">
              <w:r w:rsidRPr="00D62BC2">
                <w:t>StopBall</w:t>
              </w:r>
            </w:ins>
          </w:p>
        </w:tc>
        <w:tc>
          <w:tcPr>
            <w:tcW w:w="7647" w:type="dxa"/>
            <w:tcPrChange w:id="1773"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74" w:author="Maximilian Schmitz" w:date="2015-06-14T10:59:00Z"/>
              </w:rPr>
              <w:pPrChange w:id="177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76" w:author="Maximilian Schmitz" w:date="2015-06-14T11:08:00Z">
              <w:r>
                <w:t>Den Ball stoppen</w:t>
              </w:r>
            </w:ins>
          </w:p>
        </w:tc>
      </w:tr>
      <w:tr w:rsidR="00D62BC2" w14:paraId="76D2E6FA" w14:textId="77777777" w:rsidTr="00D62BC2">
        <w:trPr>
          <w:ins w:id="177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78" w:author="Maximilian Schmitz" w:date="2015-06-14T11:01:00Z">
              <w:tcPr>
                <w:tcW w:w="3070" w:type="dxa"/>
              </w:tcPr>
            </w:tcPrChange>
          </w:tcPr>
          <w:p w14:paraId="2531FA17" w14:textId="77777777" w:rsidR="00D62BC2" w:rsidRPr="00D62BC2" w:rsidRDefault="00D62BC2">
            <w:pPr>
              <w:tabs>
                <w:tab w:val="right" w:pos="9072"/>
              </w:tabs>
              <w:spacing w:line="360" w:lineRule="auto"/>
              <w:rPr>
                <w:ins w:id="1779" w:author="Maximilian Schmitz" w:date="2015-06-14T10:59:00Z"/>
                <w:b w:val="0"/>
                <w:rPrChange w:id="1780" w:author="Maximilian Schmitz" w:date="2015-06-14T11:01:00Z">
                  <w:rPr>
                    <w:ins w:id="1781" w:author="Maximilian Schmitz" w:date="2015-06-14T10:59:00Z"/>
                  </w:rPr>
                </w:rPrChange>
              </w:rPr>
              <w:pPrChange w:id="1782" w:author="Admin" w:date="2015-07-08T13:36:00Z">
                <w:pPr>
                  <w:tabs>
                    <w:tab w:val="right" w:pos="9072"/>
                  </w:tabs>
                </w:pPr>
              </w:pPrChange>
            </w:pPr>
            <w:ins w:id="1783" w:author="Maximilian Schmitz" w:date="2015-06-14T11:00:00Z">
              <w:r w:rsidRPr="00D62BC2">
                <w:t>Speak</w:t>
              </w:r>
            </w:ins>
          </w:p>
        </w:tc>
        <w:tc>
          <w:tcPr>
            <w:tcW w:w="7647" w:type="dxa"/>
            <w:tcPrChange w:id="1784"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85" w:author="Maximilian Schmitz" w:date="2015-06-14T10:59:00Z"/>
              </w:rPr>
              <w:pPrChange w:id="178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87" w:author="Maximilian Schmitz" w:date="2015-06-14T11:09:00Z">
              <w:r>
                <w:t>Mit anderen Spielern kommunizieren</w:t>
              </w:r>
            </w:ins>
          </w:p>
        </w:tc>
      </w:tr>
      <w:tr w:rsidR="00D62BC2" w14:paraId="4EAA432B" w14:textId="77777777" w:rsidTr="00D62BC2">
        <w:trPr>
          <w:ins w:id="1788"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789" w:author="Maximilian Schmitz" w:date="2015-06-14T11:01:00Z">
              <w:tcPr>
                <w:tcW w:w="3070" w:type="dxa"/>
              </w:tcPr>
            </w:tcPrChange>
          </w:tcPr>
          <w:p w14:paraId="13F3FDAF" w14:textId="77777777" w:rsidR="00D62BC2" w:rsidRPr="00D62BC2" w:rsidRDefault="00D62BC2">
            <w:pPr>
              <w:tabs>
                <w:tab w:val="right" w:pos="9072"/>
              </w:tabs>
              <w:spacing w:line="360" w:lineRule="auto"/>
              <w:rPr>
                <w:ins w:id="1790" w:author="Maximilian Schmitz" w:date="2015-06-14T11:00:00Z"/>
                <w:b w:val="0"/>
                <w:rPrChange w:id="1791" w:author="Maximilian Schmitz" w:date="2015-06-14T11:01:00Z">
                  <w:rPr>
                    <w:ins w:id="1792" w:author="Maximilian Schmitz" w:date="2015-06-14T11:00:00Z"/>
                  </w:rPr>
                </w:rPrChange>
              </w:rPr>
              <w:pPrChange w:id="1793" w:author="Admin" w:date="2015-07-08T13:36:00Z">
                <w:pPr>
                  <w:tabs>
                    <w:tab w:val="right" w:pos="9072"/>
                  </w:tabs>
                </w:pPr>
              </w:pPrChange>
            </w:pPr>
            <w:ins w:id="1794" w:author="Maximilian Schmitz" w:date="2015-06-14T11:00:00Z">
              <w:r w:rsidRPr="00D62BC2">
                <w:t>Listen</w:t>
              </w:r>
            </w:ins>
          </w:p>
        </w:tc>
        <w:tc>
          <w:tcPr>
            <w:tcW w:w="7647" w:type="dxa"/>
            <w:tcPrChange w:id="1795"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96" w:author="Maximilian Schmitz" w:date="2015-06-14T11:00:00Z"/>
              </w:rPr>
              <w:pPrChange w:id="179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98"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799" w:author="Maximilian Schmitz" w:date="2015-06-14T21:17:00Z"/>
        </w:rPr>
        <w:pPrChange w:id="1800" w:author="Admin" w:date="2015-07-08T13:36:00Z">
          <w:pPr>
            <w:pStyle w:val="berschrift1"/>
          </w:pPr>
        </w:pPrChange>
      </w:pPr>
      <w:bookmarkStart w:id="1801" w:name="_Toc424149359"/>
      <w:ins w:id="1802" w:author="Maximilian Schmitz" w:date="2015-06-14T11:04:00Z">
        <w:r>
          <w:t xml:space="preserve">Tabelle </w:t>
        </w:r>
      </w:ins>
      <w:ins w:id="1803" w:author="Maximilian Schmitz" w:date="2015-06-19T09:18:00Z">
        <w:r w:rsidR="00F73840">
          <w:fldChar w:fldCharType="begin"/>
        </w:r>
        <w:r w:rsidR="00F73840">
          <w:instrText xml:space="preserve"> SEQ Tabelle \* ARABIC </w:instrText>
        </w:r>
      </w:ins>
      <w:r w:rsidR="00F73840">
        <w:fldChar w:fldCharType="separate"/>
      </w:r>
      <w:ins w:id="1804" w:author="Maximilian Schmitz" w:date="2015-07-08T20:05:00Z">
        <w:r w:rsidR="00067648">
          <w:rPr>
            <w:noProof/>
          </w:rPr>
          <w:t>3</w:t>
        </w:r>
      </w:ins>
      <w:ins w:id="1805" w:author="Maximilian Schmitz" w:date="2015-06-19T09:18:00Z">
        <w:r w:rsidR="00F73840">
          <w:fldChar w:fldCharType="end"/>
        </w:r>
      </w:ins>
      <w:ins w:id="1806" w:author="Maximilian Schmitz" w:date="2015-06-14T11:04:00Z">
        <w:r>
          <w:t xml:space="preserve">: Aktive Funktionen der </w:t>
        </w:r>
      </w:ins>
      <w:ins w:id="1807" w:author="Maximilian Schmitz" w:date="2015-06-17T15:32:00Z">
        <w:r w:rsidR="003227D0">
          <w:t>Skriptschnittstelle</w:t>
        </w:r>
      </w:ins>
      <w:bookmarkEnd w:id="1801"/>
    </w:p>
    <w:p w14:paraId="460BB0A3" w14:textId="77777777" w:rsidR="00201692" w:rsidRPr="00915AB6" w:rsidRDefault="00201692">
      <w:pPr>
        <w:rPr>
          <w:ins w:id="1808" w:author="Maximilian Schmitz" w:date="2015-06-14T11:09:00Z"/>
        </w:rPr>
        <w:pPrChange w:id="1809" w:author="Admin" w:date="2015-07-08T13:36:00Z">
          <w:pPr>
            <w:pStyle w:val="berschrift1"/>
          </w:pPr>
        </w:pPrChange>
      </w:pPr>
    </w:p>
    <w:p w14:paraId="49843E3F" w14:textId="77777777" w:rsidR="007119C0" w:rsidRDefault="00201692">
      <w:pPr>
        <w:rPr>
          <w:ins w:id="1810" w:author="Maximilian Schmitz" w:date="2015-06-14T21:09:00Z"/>
        </w:rPr>
        <w:pPrChange w:id="1811" w:author="Admin" w:date="2015-07-08T13:36:00Z">
          <w:pPr>
            <w:pStyle w:val="berschrift1"/>
          </w:pPr>
        </w:pPrChange>
      </w:pPr>
      <w:ins w:id="1812"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813" w:author="Maximilian Schmitz" w:date="2015-06-14T21:09:00Z"/>
        </w:rPr>
        <w:pPrChange w:id="1814" w:author="Admin" w:date="2015-07-08T13:36:00Z">
          <w:pPr>
            <w:pStyle w:val="berschrift1"/>
          </w:pPr>
        </w:pPrChange>
      </w:pPr>
      <w:ins w:id="1815"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816" w:author="Maximilian Schmitz" w:date="2015-06-14T21:13:00Z"/>
        </w:rPr>
        <w:pPrChange w:id="1817" w:author="Admin" w:date="2015-07-08T13:36:00Z">
          <w:pPr>
            <w:pStyle w:val="berschrift1"/>
          </w:pPr>
        </w:pPrChange>
      </w:pPr>
      <w:ins w:id="1818" w:author="Maximilian Schmitz" w:date="2015-06-14T21:12:00Z">
        <w:r>
          <w:t xml:space="preserve">Auch die Kommunikation zwischen den Spielern </w:t>
        </w:r>
      </w:ins>
      <w:ins w:id="1819"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820" w:author="Maximilian Schmitz" w:date="2015-06-14T21:16:00Z"/>
        </w:rPr>
        <w:pPrChange w:id="1821" w:author="Admin" w:date="2015-07-08T13:36:00Z">
          <w:pPr>
            <w:pStyle w:val="berschrift1"/>
          </w:pPr>
        </w:pPrChange>
      </w:pPr>
    </w:p>
    <w:p w14:paraId="0C7F866D" w14:textId="77777777" w:rsidR="00D176AD" w:rsidRDefault="000036F2">
      <w:pPr>
        <w:rPr>
          <w:ins w:id="1822" w:author="Maximilian Schmitz" w:date="2015-06-14T21:36:00Z"/>
        </w:rPr>
        <w:pPrChange w:id="1823" w:author="Admin" w:date="2015-07-08T13:36:00Z">
          <w:pPr>
            <w:pStyle w:val="berschrift1"/>
          </w:pPr>
        </w:pPrChange>
      </w:pPr>
      <w:ins w:id="1824" w:author="Maximilian Schmitz" w:date="2015-06-14T21:30:00Z">
        <w:r>
          <w:t xml:space="preserve">Mit den oben vorgestellten Funktionen </w:t>
        </w:r>
      </w:ins>
      <w:ins w:id="1825"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826" w:author="Maximilian Schmitz" w:date="2015-06-14T21:36:00Z">
        <w:r w:rsidR="00D176AD">
          <w:t>dieser Daten kann entschieden werden welche Aktion des Spielers ausgelöst werden sollte.</w:t>
        </w:r>
      </w:ins>
    </w:p>
    <w:p w14:paraId="1354B5E1" w14:textId="77777777" w:rsidR="00201692" w:rsidRDefault="00D176AD">
      <w:pPr>
        <w:rPr>
          <w:ins w:id="1827" w:author="Maximilian Schmitz" w:date="2015-06-14T21:44:00Z"/>
        </w:rPr>
        <w:pPrChange w:id="1828" w:author="Admin" w:date="2015-07-08T13:36:00Z">
          <w:pPr>
            <w:pStyle w:val="berschrift1"/>
          </w:pPr>
        </w:pPrChange>
      </w:pPr>
      <w:ins w:id="1829" w:author="Maximilian Schmitz" w:date="2015-06-14T21:36:00Z">
        <w:r>
          <w:t xml:space="preserve">Der Vorteil eines Entscheidungsbaums liegt darin, dass er einfach verständlich und nachvollziehbar ist. Somit lässt er sich auch verhältnismäßig leicht formulieren. </w:t>
        </w:r>
      </w:ins>
      <w:ins w:id="1830" w:author="Maximilian Schmitz" w:date="2015-06-14T21:38:00Z">
        <w:r>
          <w:t xml:space="preserve">Dieser Vorteil relativiert sich allerdings durch die Tatsache, dass auch Entscheidungsbäume bei steigender Komplexität an Übersichtlichkeit verlieren. </w:t>
        </w:r>
      </w:ins>
      <w:ins w:id="1831" w:author="Maximilian Schmitz" w:date="2015-06-14T21:39:00Z">
        <w:r>
          <w:t xml:space="preserve">Vor </w:t>
        </w:r>
        <w:r>
          <w:lastRenderedPageBreak/>
          <w:t xml:space="preserve">allem dadurch, dass hier nicht nur binäre Entscheidungsbäume eingesetzt werden, lassen </w:t>
        </w:r>
      </w:ins>
      <w:ins w:id="1832" w:author="Maximilian Schmitz" w:date="2015-06-14T21:42:00Z">
        <w:r>
          <w:t>unüberschaubare, stark verzweigte Bäume zu. Binäre Entscheidungsbäume verzweig</w:t>
        </w:r>
        <w:r w:rsidR="00E71BBD">
          <w:t>en sich an jedem Kno</w:t>
        </w:r>
        <w:r>
          <w:t>ten in genau zwei Richtungen</w:t>
        </w:r>
      </w:ins>
      <w:ins w:id="1833" w:author="Maximilian Schmitz" w:date="2015-06-14T21:44:00Z">
        <w:r w:rsidR="00E71BBD">
          <w:t>.</w:t>
        </w:r>
      </w:ins>
      <w:ins w:id="1834" w:author="Maximilian Schmitz" w:date="2015-06-14T21:46:00Z">
        <w:r w:rsidR="00E71BBD">
          <w:t xml:space="preserve"> Dadurch entstehen in der Regel </w:t>
        </w:r>
      </w:ins>
      <w:ins w:id="1835" w:author="Maximilian Schmitz" w:date="2015-06-14T21:47:00Z">
        <w:r w:rsidR="00E71BBD">
          <w:t>schmale, tiefe Bäume.</w:t>
        </w:r>
      </w:ins>
    </w:p>
    <w:p w14:paraId="33D227A5" w14:textId="77777777" w:rsidR="00E71BBD" w:rsidRDefault="00E71BBD">
      <w:pPr>
        <w:rPr>
          <w:ins w:id="1836" w:author="Maximilian Schmitz" w:date="2015-06-14T21:47:00Z"/>
        </w:rPr>
        <w:pPrChange w:id="1837" w:author="Admin" w:date="2015-07-08T13:36:00Z">
          <w:pPr>
            <w:pStyle w:val="berschrift1"/>
          </w:pPr>
        </w:pPrChange>
      </w:pPr>
      <w:ins w:id="1838" w:author="Maximilian Schmitz" w:date="2015-06-14T21:45:00Z">
        <w:r>
          <w:t xml:space="preserve">Die hier für die Entscheidungen herangezogenen Informationen </w:t>
        </w:r>
      </w:ins>
      <w:ins w:id="1839" w:author="Maximilian Schmitz" w:date="2015-06-14T21:46:00Z">
        <w:r>
          <w:t xml:space="preserve">lassen </w:t>
        </w:r>
      </w:ins>
      <w:ins w:id="1840"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841" w:author="Maximilian Schmitz" w:date="2015-06-14T21:48:00Z"/>
        </w:rPr>
        <w:pPrChange w:id="1842" w:author="Admin" w:date="2015-07-08T13:36:00Z">
          <w:pPr>
            <w:pStyle w:val="berschrift1"/>
          </w:pPr>
        </w:pPrChange>
      </w:pPr>
    </w:p>
    <w:p w14:paraId="79BFA3B9" w14:textId="08E6DBFC" w:rsidR="00986767" w:rsidRDefault="003D5A6B">
      <w:pPr>
        <w:rPr>
          <w:ins w:id="1843" w:author="Maximilian Schmitz" w:date="2015-06-15T21:20:00Z"/>
        </w:rPr>
        <w:pPrChange w:id="1844" w:author="Admin" w:date="2015-07-08T13:36:00Z">
          <w:pPr>
            <w:pStyle w:val="berschrift1"/>
          </w:pPr>
        </w:pPrChange>
      </w:pPr>
      <w:ins w:id="1845" w:author="Maximilian Schmitz" w:date="2015-06-14T21:48:00Z">
        <w:r>
          <w:t xml:space="preserve">Im Folgenden wird beispielhaft ein Teil eines Entscheidungsbaums vorgestellt, der feststellt, </w:t>
        </w:r>
      </w:ins>
      <w:ins w:id="1846"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1847" w:author="Maximilian Schmitz" w:date="2015-07-08T20:05:00Z">
        <w:r w:rsidR="00067648">
          <w:t xml:space="preserve">Abbildung </w:t>
        </w:r>
        <w:r w:rsidR="00067648">
          <w:rPr>
            <w:noProof/>
          </w:rPr>
          <w:t>1</w:t>
        </w:r>
      </w:ins>
      <w:ins w:id="1848"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849" w:author="Maximilian Schmitz" w:date="2015-06-16T21:37:00Z"/>
        </w:rPr>
        <w:pPrChange w:id="1850" w:author="Admin" w:date="2015-07-08T13:36:00Z">
          <w:pPr>
            <w:pStyle w:val="berschrift1"/>
          </w:pPr>
        </w:pPrChange>
      </w:pPr>
      <w:ins w:id="1851" w:author="Maximilian Schmitz" w:date="2015-06-16T21:24:00Z">
        <w:r>
          <w:t>Zunächst wird geprüft, ob der Ball in einer bestimmten Entfernung zum Spieler ist. Der Spieler soll daraufhin den Ball annehmen</w:t>
        </w:r>
      </w:ins>
      <w:ins w:id="1852" w:author="Maximilian Schmitz" w:date="2015-06-16T21:25:00Z">
        <w:r>
          <w:t xml:space="preserve">. </w:t>
        </w:r>
      </w:ins>
      <w:ins w:id="1853"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854" w:author="Maximilian Schmitz" w:date="2015-06-16T21:33:00Z">
        <w:r w:rsidR="004267D3">
          <w:t xml:space="preserve">die Position </w:t>
        </w:r>
      </w:ins>
      <w:ins w:id="1855" w:author="Maximilian Schmitz" w:date="2015-06-16T21:34:00Z">
        <w:r w:rsidR="004267D3">
          <w:t>des am nächsten zum Tor gelegenen Spielers</w:t>
        </w:r>
      </w:ins>
      <w:ins w:id="1856" w:author="Maximilian Schmitz" w:date="2015-06-16T21:33:00Z">
        <w:r w:rsidR="004267D3">
          <w:t xml:space="preserve"> gespeichert. Diese Position wird für einen späteren Pass benötigt.</w:t>
        </w:r>
      </w:ins>
      <w:ins w:id="1857" w:author="Maximilian Schmitz" w:date="2015-06-16T21:35:00Z">
        <w:r w:rsidR="004267D3">
          <w:t xml:space="preserve"> Die Überlegung dabei ist, dass ein Spieler</w:t>
        </w:r>
      </w:ins>
      <w:ins w:id="1858" w:author="Maximilian Schmitz" w:date="2015-06-16T21:36:00Z">
        <w:r w:rsidR="004267D3">
          <w:t>,</w:t>
        </w:r>
      </w:ins>
      <w:ins w:id="1859" w:author="Maximilian Schmitz" w:date="2015-06-16T21:35:00Z">
        <w:r w:rsidR="004267D3">
          <w:t xml:space="preserve"> der schon näher am gegnerischen Tor steht,</w:t>
        </w:r>
      </w:ins>
      <w:ins w:id="1860" w:author="Maximilian Schmitz" w:date="2015-06-16T21:36:00Z">
        <w:r w:rsidR="004267D3">
          <w:t xml:space="preserve"> nicht mehr so weit laufen muss mit dem Ball</w:t>
        </w:r>
      </w:ins>
      <w:ins w:id="1861" w:author="Maximilian Schmitz" w:date="2015-06-16T21:37:00Z">
        <w:r w:rsidR="004267D3">
          <w:t>. Dabei sinkt das Risiko den Ball zu verlieren und somit steigt die Chance ein Tor zu erzielen.</w:t>
        </w:r>
      </w:ins>
    </w:p>
    <w:p w14:paraId="34C1372B" w14:textId="77777777" w:rsidR="004267D3" w:rsidRDefault="004267D3">
      <w:pPr>
        <w:rPr>
          <w:ins w:id="1862" w:author="Maximilian Schmitz" w:date="2015-06-16T21:45:00Z"/>
        </w:rPr>
        <w:pPrChange w:id="1863" w:author="Admin" w:date="2015-07-08T13:36:00Z">
          <w:pPr>
            <w:pStyle w:val="berschrift1"/>
          </w:pPr>
        </w:pPrChange>
      </w:pPr>
      <w:ins w:id="1864" w:author="Maximilian Schmitz" w:date="2015-06-16T21:37:00Z">
        <w:r>
          <w:t xml:space="preserve">Wenn ermittelt wird, dass der Spieler bereits </w:t>
        </w:r>
      </w:ins>
      <w:ins w:id="1865" w:author="Maximilian Schmitz" w:date="2015-06-16T21:38:00Z">
        <w:r>
          <w:t>derjenige</w:t>
        </w:r>
      </w:ins>
      <w:ins w:id="1866" w:author="Maximilian Schmitz" w:date="2015-06-16T21:37:00Z">
        <w:r>
          <w:t xml:space="preserve"> ist, der am näch</w:t>
        </w:r>
      </w:ins>
      <w:ins w:id="1867" w:author="Maximilian Schmitz" w:date="2015-06-16T21:38:00Z">
        <w:r>
          <w:t>s</w:t>
        </w:r>
      </w:ins>
      <w:ins w:id="1868" w:author="Maximilian Schmitz" w:date="2015-06-16T21:37:00Z">
        <w:r>
          <w:t>ten am Tor ist</w:t>
        </w:r>
      </w:ins>
      <w:ins w:id="1869" w:author="Maximilian Schmitz" w:date="2015-06-16T21:40:00Z">
        <w:r>
          <w:t xml:space="preserve">, wird geprüft, ob ein gegnerischer Spieler in unmittelbarer Nähe befindet. </w:t>
        </w:r>
      </w:ins>
      <w:ins w:id="1870"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871" w:author="Maximilian Schmitz" w:date="2015-06-16T21:44:00Z">
        <w:r w:rsidR="00F776C9">
          <w:t>der hier gesteuerte Spieler.</w:t>
        </w:r>
      </w:ins>
    </w:p>
    <w:p w14:paraId="736E367F" w14:textId="77777777" w:rsidR="00AA653A" w:rsidRDefault="00AA653A">
      <w:pPr>
        <w:rPr>
          <w:ins w:id="1872" w:author="Maximilian Schmitz" w:date="2015-06-16T21:47:00Z"/>
        </w:rPr>
        <w:pPrChange w:id="1873" w:author="Admin" w:date="2015-07-08T13:36:00Z">
          <w:pPr>
            <w:pStyle w:val="berschrift1"/>
          </w:pPr>
        </w:pPrChange>
      </w:pPr>
      <w:ins w:id="1874"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875" w:author="Maximilian Schmitz" w:date="2015-06-15T21:16:00Z"/>
        </w:rPr>
        <w:pPrChange w:id="1876" w:author="Admin" w:date="2015-07-08T13:36:00Z">
          <w:pPr>
            <w:pStyle w:val="berschrift1"/>
          </w:pPr>
        </w:pPrChange>
      </w:pPr>
      <w:ins w:id="1877" w:author="Maximilian Schmitz" w:date="2015-06-16T21:47:00Z">
        <w:r>
          <w:t xml:space="preserve">Wenn der Spieler nicht abspielen soll, prüft er seine Distanz zum Tor und wagt daraufhin einen Torschuss oder </w:t>
        </w:r>
      </w:ins>
      <w:ins w:id="1878" w:author="Maximilian Schmitz" w:date="2015-06-16T21:48:00Z">
        <w:r>
          <w:t>spielt den Ball leicht Richtung Tor um dann nachzulaufen.</w:t>
        </w:r>
      </w:ins>
    </w:p>
    <w:p w14:paraId="00E2E2E4" w14:textId="77777777" w:rsidR="004B4A71" w:rsidRDefault="00EF79AC">
      <w:pPr>
        <w:keepNext/>
        <w:rPr>
          <w:ins w:id="1879" w:author="Maximilian Schmitz" w:date="2015-06-15T21:17:00Z"/>
        </w:rPr>
        <w:pPrChange w:id="1880" w:author="Admin" w:date="2015-07-08T13:36:00Z">
          <w:pPr/>
        </w:pPrChange>
      </w:pPr>
      <w:ins w:id="1881"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1882" w:author="Maximilian Schmitz" w:date="2015-06-16T21:49:00Z"/>
        </w:rPr>
        <w:pPrChange w:id="1883" w:author="Admin" w:date="2015-07-08T13:36:00Z">
          <w:pPr>
            <w:pStyle w:val="berschrift1"/>
          </w:pPr>
        </w:pPrChange>
      </w:pPr>
      <w:bookmarkStart w:id="1884" w:name="_Toc424149356"/>
      <w:ins w:id="1885" w:author="Maximilian Schmitz" w:date="2015-06-15T21:17:00Z">
        <w:r>
          <w:t xml:space="preserve">Abbildung </w:t>
        </w:r>
        <w:r>
          <w:fldChar w:fldCharType="begin"/>
        </w:r>
        <w:r>
          <w:instrText xml:space="preserve"> SEQ Abbildung \* ARABIC </w:instrText>
        </w:r>
      </w:ins>
      <w:r>
        <w:fldChar w:fldCharType="separate"/>
      </w:r>
      <w:ins w:id="1886" w:author="Maximilian Schmitz" w:date="2015-07-08T21:45:00Z">
        <w:r w:rsidR="00E63272">
          <w:rPr>
            <w:noProof/>
          </w:rPr>
          <w:t>9</w:t>
        </w:r>
      </w:ins>
      <w:ins w:id="1887" w:author="Maximilian Schmitz" w:date="2015-06-15T21:17:00Z">
        <w:r>
          <w:fldChar w:fldCharType="end"/>
        </w:r>
        <w:r>
          <w:t>: Beispiel einer künstlichen Intelligenz</w:t>
        </w:r>
      </w:ins>
      <w:bookmarkEnd w:id="1884"/>
    </w:p>
    <w:p w14:paraId="3FE88754" w14:textId="77777777" w:rsidR="000226C9" w:rsidRDefault="000226C9">
      <w:pPr>
        <w:rPr>
          <w:ins w:id="1888" w:author="Maximilian Schmitz" w:date="2015-06-16T21:49:00Z"/>
        </w:rPr>
        <w:pPrChange w:id="1889" w:author="Admin" w:date="2015-07-08T13:36:00Z">
          <w:pPr>
            <w:pStyle w:val="berschrift1"/>
          </w:pPr>
        </w:pPrChange>
      </w:pPr>
    </w:p>
    <w:p w14:paraId="569C88E1" w14:textId="77777777" w:rsidR="000226C9" w:rsidRDefault="000226C9">
      <w:pPr>
        <w:rPr>
          <w:ins w:id="1890" w:author="Maximilian Schmitz" w:date="2015-06-16T21:54:00Z"/>
        </w:rPr>
        <w:pPrChange w:id="1891" w:author="Admin" w:date="2015-07-08T13:36:00Z">
          <w:pPr>
            <w:pStyle w:val="berschrift1"/>
          </w:pPr>
        </w:pPrChange>
      </w:pPr>
      <w:ins w:id="1892" w:author="Maximilian Schmitz" w:date="2015-06-16T21:49:00Z">
        <w:r>
          <w:t xml:space="preserve">Der oben beschriebene Entscheidungsbaum ist verhältnismäßig klein und übersichtlich. Außerdem arbeitet er nur </w:t>
        </w:r>
      </w:ins>
      <w:ins w:id="1893" w:author="Maximilian Schmitz" w:date="2015-06-16T21:50:00Z">
        <w:r>
          <w:t xml:space="preserve">eine einzelne Situation ab. Um die gesamt Intelligenz des Spielers zu beschreiben sind deutlich mehr Prüfungen zu machen und </w:t>
        </w:r>
        <w:r>
          <w:lastRenderedPageBreak/>
          <w:t xml:space="preserve">mehr </w:t>
        </w:r>
      </w:ins>
      <w:ins w:id="1894" w:author="Maximilian Schmitz" w:date="2015-06-16T21:52:00Z">
        <w:r>
          <w:t xml:space="preserve">Informationen zu berücksichtigt. </w:t>
        </w:r>
      </w:ins>
      <w:ins w:id="1895" w:author="Maximilian Schmitz" w:date="2015-06-16T21:53:00Z">
        <w:r w:rsidR="00A12EBB">
          <w:t>Der oben gezeigt Ausschnitt ist deshalb nur als Beispiel für einen möglichen Entscheidungsbaum zu sehen und soll die grundlegende</w:t>
        </w:r>
      </w:ins>
      <w:ins w:id="1896" w:author="Maximilian Schmitz" w:date="2015-06-16T21:54:00Z">
        <w:r w:rsidR="009E1F6B">
          <w:t>n Möglichkeiten demonstrieren.</w:t>
        </w:r>
      </w:ins>
      <w:ins w:id="1897" w:author="Maximilian Schmitz" w:date="2015-06-16T21:57:00Z">
        <w:r w:rsidR="00FA6895">
          <w:t xml:space="preserve"> Dieses Beispiel berücksichtigt zwar schon Interaktionen zwischen den Spielern, es kann aber noch nicht von einer gemeins</w:t>
        </w:r>
      </w:ins>
      <w:ins w:id="1898" w:author="Maximilian Schmitz" w:date="2015-06-16T21:58:00Z">
        <w:r w:rsidR="00FA6895">
          <w:t>amen Strategie oder gar von einer verteilten künstlichen Intelligenz gesprochen werden.</w:t>
        </w:r>
      </w:ins>
    </w:p>
    <w:p w14:paraId="4E3BFC59" w14:textId="77777777" w:rsidR="004C35F2" w:rsidRDefault="004C35F2">
      <w:pPr>
        <w:rPr>
          <w:ins w:id="1899" w:author="Maximilian Schmitz" w:date="2015-06-16T21:54:00Z"/>
        </w:rPr>
        <w:pPrChange w:id="1900" w:author="Admin" w:date="2015-07-08T13:36:00Z">
          <w:pPr>
            <w:pStyle w:val="berschrift1"/>
          </w:pPr>
        </w:pPrChange>
      </w:pPr>
    </w:p>
    <w:p w14:paraId="6E4CCFA6" w14:textId="77777777" w:rsidR="004C35F2" w:rsidRDefault="004C35F2">
      <w:pPr>
        <w:rPr>
          <w:ins w:id="1901" w:author="Maximilian Schmitz" w:date="2015-07-08T21:44:00Z"/>
        </w:rPr>
        <w:pPrChange w:id="1902" w:author="Admin" w:date="2015-07-08T13:36:00Z">
          <w:pPr>
            <w:pStyle w:val="berschrift1"/>
          </w:pPr>
        </w:pPrChange>
      </w:pPr>
      <w:ins w:id="1903"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366F6450" w14:textId="77777777" w:rsidR="00B2717A" w:rsidRDefault="00B2717A">
      <w:pPr>
        <w:rPr>
          <w:ins w:id="1904" w:author="Maximilian Schmitz" w:date="2015-07-08T21:44:00Z"/>
        </w:rPr>
        <w:pPrChange w:id="1905" w:author="Admin" w:date="2015-07-08T13:36:00Z">
          <w:pPr>
            <w:pStyle w:val="berschrift1"/>
          </w:pPr>
        </w:pPrChange>
      </w:pPr>
    </w:p>
    <w:p w14:paraId="6A682CD9" w14:textId="0D5825E3" w:rsidR="00B2717A" w:rsidRDefault="00B2717A">
      <w:pPr>
        <w:pStyle w:val="berschrift2"/>
        <w:rPr>
          <w:ins w:id="1906" w:author="Maximilian Schmitz" w:date="2015-07-08T21:44:00Z"/>
        </w:rPr>
        <w:pPrChange w:id="1907" w:author="Maximilian Schmitz" w:date="2015-07-08T21:44:00Z">
          <w:pPr>
            <w:pStyle w:val="berschrift1"/>
          </w:pPr>
        </w:pPrChange>
      </w:pPr>
      <w:bookmarkStart w:id="1908" w:name="_Ref424155401"/>
      <w:bookmarkStart w:id="1909" w:name="_Toc424193767"/>
      <w:ins w:id="1910" w:author="Maximilian Schmitz" w:date="2015-07-08T21:44:00Z">
        <w:r>
          <w:t>Grafischer Editor</w:t>
        </w:r>
        <w:bookmarkEnd w:id="1908"/>
        <w:bookmarkEnd w:id="1909"/>
      </w:ins>
    </w:p>
    <w:p w14:paraId="4BCF9669" w14:textId="77777777" w:rsidR="00E63272" w:rsidRDefault="00E63272" w:rsidP="00E63272">
      <w:pPr>
        <w:rPr>
          <w:ins w:id="1911" w:author="Maximilian Schmitz" w:date="2015-07-08T21:45:00Z"/>
        </w:rPr>
      </w:pPr>
      <w:ins w:id="1912" w:author="Maximilian Schmitz" w:date="2015-07-08T21:45:00Z">
        <w:r>
          <w:t>Durch die Teilnahme am Microsoft Imagine Cup eröffnete sich die Möglichkeit, das Projekt auch von einer anderen Seite zu betrachten.</w:t>
        </w:r>
      </w:ins>
    </w:p>
    <w:p w14:paraId="04C1CAC2" w14:textId="77777777" w:rsidR="00E63272" w:rsidRDefault="00E63272" w:rsidP="00E63272">
      <w:pPr>
        <w:rPr>
          <w:ins w:id="1913" w:author="Maximilian Schmitz" w:date="2015-07-08T21:45:00Z"/>
        </w:rPr>
      </w:pPr>
    </w:p>
    <w:p w14:paraId="75CA097E" w14:textId="77777777" w:rsidR="00E63272" w:rsidRDefault="00E63272" w:rsidP="00E63272">
      <w:pPr>
        <w:rPr>
          <w:ins w:id="1914" w:author="Maximilian Schmitz" w:date="2015-07-08T21:45:00Z"/>
        </w:rPr>
      </w:pPr>
      <w:ins w:id="1915" w:author="Maximilian Schmitz" w:date="2015-07-08T21:45:00Z">
        <w:r>
          <w:t>So bot es sich an, vermehrt auf Kundenbedürfnisse einzugehen, so zum Beispiel die einfache Verwendbarkeit des Produkts.</w:t>
        </w:r>
      </w:ins>
    </w:p>
    <w:p w14:paraId="198C3824" w14:textId="77777777" w:rsidR="00E63272" w:rsidRDefault="00E63272" w:rsidP="00E63272">
      <w:pPr>
        <w:rPr>
          <w:ins w:id="1916" w:author="Maximilian Schmitz" w:date="2015-07-08T21:45:00Z"/>
        </w:rPr>
      </w:pPr>
    </w:p>
    <w:p w14:paraId="62DB0E53" w14:textId="1093865C" w:rsidR="00E63272" w:rsidRDefault="00E63272" w:rsidP="00E63272">
      <w:pPr>
        <w:rPr>
          <w:ins w:id="1917" w:author="Maximilian Schmitz" w:date="2015-07-08T21:45:00Z"/>
        </w:rPr>
      </w:pPr>
      <w:ins w:id="1918" w:author="Maximilian Schmitz" w:date="2015-07-08T21:45:00Z">
        <w:r>
          <w:t xml:space="preserve">In diesem Zuge wurde ein Prototyp eines graphischen Editors entwickelt, der auch Programmieranfängern einen Einstieg in die Welt der KI </w:t>
        </w:r>
        <w:del w:id="1919" w:author="Admin" w:date="2015-07-09T11:19:00Z">
          <w:r w:rsidDel="00EF79AC">
            <w:delText xml:space="preserve">zu </w:delText>
          </w:r>
        </w:del>
        <w:r>
          <w:t>biete</w:t>
        </w:r>
      </w:ins>
      <w:ins w:id="1920" w:author="Admin" w:date="2015-07-09T11:19:00Z">
        <w:r w:rsidR="00EF79AC">
          <w:t>t</w:t>
        </w:r>
      </w:ins>
      <w:ins w:id="1921" w:author="Maximilian Schmitz" w:date="2015-07-08T21:45:00Z">
        <w:del w:id="1922" w:author="Admin" w:date="2015-07-09T11:19:00Z">
          <w:r w:rsidDel="00EF79AC">
            <w:delText>n</w:delText>
          </w:r>
        </w:del>
        <w:r>
          <w:t>. Das Ziel dabei war, eine weitere Abstraktionsebene über die Skripte zu stellen.</w:t>
        </w:r>
      </w:ins>
    </w:p>
    <w:p w14:paraId="121E2996" w14:textId="77777777" w:rsidR="00E63272" w:rsidRDefault="00E63272">
      <w:pPr>
        <w:keepNext/>
        <w:rPr>
          <w:ins w:id="1923" w:author="Maximilian Schmitz" w:date="2015-07-08T21:45:00Z"/>
        </w:rPr>
        <w:pPrChange w:id="1924" w:author="Maximilian Schmitz" w:date="2015-07-08T21:45:00Z">
          <w:pPr/>
        </w:pPrChange>
      </w:pPr>
      <w:ins w:id="1925" w:author="Maximilian Schmitz" w:date="2015-07-08T21:45:00Z">
        <w:r>
          <w:rPr>
            <w:noProof/>
          </w:rPr>
          <w:lastRenderedPageBreak/>
          <w:drawing>
            <wp:inline distT="0" distB="0" distL="0" distR="0" wp14:anchorId="176654CA" wp14:editId="0EC9EA36">
              <wp:extent cx="5752465" cy="2722245"/>
              <wp:effectExtent l="0" t="0" r="635" b="1905"/>
              <wp:docPr id="4" name="Grafik 4" descr="editor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or_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722245"/>
                      </a:xfrm>
                      <a:prstGeom prst="rect">
                        <a:avLst/>
                      </a:prstGeom>
                      <a:noFill/>
                      <a:ln>
                        <a:noFill/>
                      </a:ln>
                    </pic:spPr>
                  </pic:pic>
                </a:graphicData>
              </a:graphic>
            </wp:inline>
          </w:drawing>
        </w:r>
      </w:ins>
    </w:p>
    <w:p w14:paraId="08C16132" w14:textId="017F3599" w:rsidR="00E63272" w:rsidRDefault="00E63272">
      <w:pPr>
        <w:pStyle w:val="Beschriftung"/>
        <w:rPr>
          <w:ins w:id="1926" w:author="Maximilian Schmitz" w:date="2015-07-08T21:45:00Z"/>
        </w:rPr>
        <w:pPrChange w:id="1927" w:author="Maximilian Schmitz" w:date="2015-07-08T21:45:00Z">
          <w:pPr/>
        </w:pPrChange>
      </w:pPr>
      <w:bookmarkStart w:id="1928" w:name="_Ref424155300"/>
      <w:ins w:id="1929" w:author="Maximilian Schmitz" w:date="2015-07-08T21:45:00Z">
        <w:r>
          <w:t xml:space="preserve">Abbildung </w:t>
        </w:r>
        <w:r>
          <w:fldChar w:fldCharType="begin"/>
        </w:r>
        <w:r>
          <w:instrText xml:space="preserve"> SEQ Abbildung \* ARABIC </w:instrText>
        </w:r>
      </w:ins>
      <w:r>
        <w:fldChar w:fldCharType="separate"/>
      </w:r>
      <w:ins w:id="1930" w:author="Maximilian Schmitz" w:date="2015-07-08T21:45:00Z">
        <w:r>
          <w:rPr>
            <w:noProof/>
          </w:rPr>
          <w:t>10</w:t>
        </w:r>
        <w:r>
          <w:fldChar w:fldCharType="end"/>
        </w:r>
        <w:bookmarkEnd w:id="1928"/>
        <w:r>
          <w:t>: Grafischer Editor</w:t>
        </w:r>
      </w:ins>
    </w:p>
    <w:p w14:paraId="52EA203C" w14:textId="0107AD4B" w:rsidR="00E63272" w:rsidRDefault="00E63272" w:rsidP="00E63272">
      <w:pPr>
        <w:rPr>
          <w:ins w:id="1931" w:author="Maximilian Schmitz" w:date="2015-07-08T21:45:00Z"/>
        </w:rPr>
      </w:pPr>
      <w:ins w:id="1932" w:author="Maximilian Schmitz" w:date="2015-07-08T21:45:00Z">
        <w:r>
          <w:t xml:space="preserve">In </w:t>
        </w:r>
      </w:ins>
      <w:ins w:id="1933" w:author="Maximilian Schmitz" w:date="2015-07-08T21:46:00Z">
        <w:r>
          <w:fldChar w:fldCharType="begin"/>
        </w:r>
        <w:r>
          <w:instrText xml:space="preserve"> REF _Ref424155300 \h </w:instrText>
        </w:r>
      </w:ins>
      <w:r>
        <w:fldChar w:fldCharType="separate"/>
      </w:r>
      <w:ins w:id="1934" w:author="Maximilian Schmitz" w:date="2015-07-08T21:46:00Z">
        <w:r>
          <w:t xml:space="preserve">Abbildung </w:t>
        </w:r>
        <w:r>
          <w:rPr>
            <w:noProof/>
          </w:rPr>
          <w:t>10</w:t>
        </w:r>
        <w:r>
          <w:fldChar w:fldCharType="end"/>
        </w:r>
        <w:r>
          <w:t xml:space="preserve"> </w:t>
        </w:r>
      </w:ins>
      <w:ins w:id="1935" w:author="Maximilian Schmitz" w:date="2015-07-08T21:45:00Z">
        <w:r>
          <w:t>ist der Stand des Prototyps zu sehen. Der Editor bietet eine Reihe von vorgefertigten Funktionen, mit denen unerfahrene Anwender einen einfachen Einstieg bekommen können.</w:t>
        </w:r>
      </w:ins>
    </w:p>
    <w:p w14:paraId="7CD467D5" w14:textId="77777777" w:rsidR="00E63272" w:rsidRDefault="00E63272" w:rsidP="00E63272">
      <w:pPr>
        <w:rPr>
          <w:ins w:id="1936" w:author="Maximilian Schmitz" w:date="2015-07-08T21:45:00Z"/>
        </w:rPr>
      </w:pPr>
    </w:p>
    <w:p w14:paraId="33527161" w14:textId="5009D09A" w:rsidR="00E63272" w:rsidRDefault="00E63272" w:rsidP="00E63272">
      <w:pPr>
        <w:rPr>
          <w:ins w:id="1937" w:author="Maximilian Schmitz" w:date="2015-07-08T21:45:00Z"/>
        </w:rPr>
      </w:pPr>
      <w:ins w:id="1938" w:author="Maximilian Schmitz" w:date="2015-07-08T21:45:00Z">
        <w:r>
          <w:t>Diese Funktionen werden vom Anwender per Drag and Drop in die gewünschte Position gebracht und verbunden.</w:t>
        </w:r>
      </w:ins>
    </w:p>
    <w:p w14:paraId="50118EE1" w14:textId="77777777" w:rsidR="00E63272" w:rsidRDefault="00E63272" w:rsidP="00E63272">
      <w:pPr>
        <w:rPr>
          <w:ins w:id="1939" w:author="Maximilian Schmitz" w:date="2015-07-08T21:45:00Z"/>
        </w:rPr>
      </w:pPr>
      <w:ins w:id="1940" w:author="Maximilian Schmitz" w:date="2015-07-08T21:45:00Z">
        <w:r>
          <w:t>Im direkten Vergleich zur direkten Programmierung von Skripten ist der Editor zwar einfacher zu bedienen, bietet dafür allerdings weniger Möglichkeiten.</w:t>
        </w:r>
      </w:ins>
    </w:p>
    <w:p w14:paraId="7BA04F29" w14:textId="77777777" w:rsidR="00E63272" w:rsidRDefault="00E63272" w:rsidP="00E63272">
      <w:pPr>
        <w:rPr>
          <w:ins w:id="1941" w:author="Maximilian Schmitz" w:date="2015-07-08T21:45:00Z"/>
        </w:rPr>
      </w:pPr>
    </w:p>
    <w:p w14:paraId="4CA334EA" w14:textId="77777777" w:rsidR="00E63272" w:rsidRPr="00542CC6" w:rsidRDefault="00E63272" w:rsidP="00E63272">
      <w:pPr>
        <w:rPr>
          <w:ins w:id="1942" w:author="Maximilian Schmitz" w:date="2015-07-08T21:45:00Z"/>
        </w:rPr>
      </w:pPr>
      <w:ins w:id="1943" w:author="Maximilian Schmitz" w:date="2015-07-08T21:45:00Z">
        <w:r>
          <w:t>Der Prototyp bietet derzeit lediglich eine Oberfläche, das bedeutet, dass die Auswertung des erstellten Ablaufs noch nicht funktionsfähig ist.</w:t>
        </w:r>
      </w:ins>
    </w:p>
    <w:p w14:paraId="51DFAF62" w14:textId="77777777" w:rsidR="00B2717A" w:rsidRPr="00B75B16" w:rsidRDefault="00B2717A">
      <w:pPr>
        <w:rPr>
          <w:ins w:id="1944" w:author="Maximilian Schmitz" w:date="2015-06-05T06:51:00Z"/>
        </w:rPr>
        <w:pPrChange w:id="1945" w:author="Maximilian Schmitz" w:date="2015-07-08T21:45:00Z">
          <w:pPr>
            <w:pStyle w:val="berschrift1"/>
          </w:pPr>
        </w:pPrChange>
      </w:pPr>
    </w:p>
    <w:p w14:paraId="13C71409" w14:textId="77777777" w:rsidR="003971A1" w:rsidRDefault="00B317AE">
      <w:pPr>
        <w:pStyle w:val="berschrift1"/>
        <w:rPr>
          <w:ins w:id="1946" w:author="Michael K." w:date="2015-07-02T13:52:00Z"/>
        </w:rPr>
      </w:pPr>
      <w:r w:rsidRPr="00FC5721">
        <w:br w:type="page"/>
      </w:r>
      <w:bookmarkStart w:id="1947" w:name="_Toc424193768"/>
      <w:r w:rsidR="003D51AD">
        <w:lastRenderedPageBreak/>
        <w:t>Ausblick</w:t>
      </w:r>
      <w:bookmarkEnd w:id="1947"/>
    </w:p>
    <w:p w14:paraId="57585324" w14:textId="2AB40E2D" w:rsidR="003971A1" w:rsidRDefault="003971A1">
      <w:pPr>
        <w:rPr>
          <w:ins w:id="1948" w:author="Michael K." w:date="2015-07-02T13:54:00Z"/>
        </w:rPr>
        <w:pPrChange w:id="1949" w:author="Admin" w:date="2015-07-08T13:36:00Z">
          <w:pPr>
            <w:pStyle w:val="berschrift1"/>
            <w:numPr>
              <w:numId w:val="0"/>
            </w:numPr>
          </w:pPr>
        </w:pPrChange>
      </w:pPr>
      <w:ins w:id="1950" w:author="Michael K." w:date="2015-07-02T13:52:00Z">
        <w:r>
          <w:t xml:space="preserve">Im folgenden Kapitel wird aufgezeigt, welche Erweiterungsmöglichkeiten es für zukünftige Studienarbeiten gibt, </w:t>
        </w:r>
      </w:ins>
      <w:ins w:id="1951" w:author="Michael K." w:date="2015-07-02T13:54:00Z">
        <w:r>
          <w:t>welche sich mit dem Thema Unreal</w:t>
        </w:r>
      </w:ins>
      <w:ins w:id="1952" w:author="Admin" w:date="2015-07-06T14:55:00Z">
        <w:r w:rsidR="0041383A">
          <w:t>C</w:t>
        </w:r>
      </w:ins>
      <w:ins w:id="1953" w:author="Michael K." w:date="2015-07-02T13:54:00Z">
        <w:del w:id="1954" w:author="Admin" w:date="2015-07-06T14:55:00Z">
          <w:r w:rsidDel="0041383A">
            <w:delText>c</w:delText>
          </w:r>
        </w:del>
        <w:r>
          <w:t>up beschäftigen.</w:t>
        </w:r>
      </w:ins>
    </w:p>
    <w:p w14:paraId="0D317229" w14:textId="77777777" w:rsidR="00AF2C97" w:rsidRPr="003971A1" w:rsidRDefault="00AF2C97">
      <w:pPr>
        <w:pPrChange w:id="1955" w:author="Admin" w:date="2015-07-08T13:36:00Z">
          <w:pPr>
            <w:pStyle w:val="berschrift1"/>
            <w:numPr>
              <w:numId w:val="0"/>
            </w:numPr>
          </w:pPr>
        </w:pPrChange>
      </w:pPr>
    </w:p>
    <w:p w14:paraId="74F30DE4" w14:textId="66052E25" w:rsidR="00321258" w:rsidRDefault="00321258">
      <w:pPr>
        <w:rPr>
          <w:ins w:id="1956" w:author="Michael K." w:date="2015-07-01T14:39:00Z"/>
        </w:rPr>
      </w:pPr>
      <w:ins w:id="1957"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958" w:author="Michael K." w:date="2015-07-01T14:40:00Z">
        <w:r>
          <w:t>läuft</w:t>
        </w:r>
      </w:ins>
      <w:ins w:id="1959"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1960" w:author="Michael K." w:date="2015-07-01T14:39:00Z"/>
        </w:rPr>
      </w:pPr>
    </w:p>
    <w:p w14:paraId="022D700C" w14:textId="331A9B0A" w:rsidR="00321258" w:rsidRDefault="00321258">
      <w:pPr>
        <w:rPr>
          <w:ins w:id="1961" w:author="Michael K." w:date="2015-07-01T14:54:00Z"/>
        </w:rPr>
      </w:pPr>
      <w:ins w:id="1962" w:author="Michael K." w:date="2015-07-01T14:39:00Z">
        <w:r>
          <w:t xml:space="preserve">Da bei der Entwicklung des UnrealCups die Funktionalität der Anwendung im Vordergrund stand ist die Optik noch eher zweckgemäß. </w:t>
        </w:r>
      </w:ins>
      <w:ins w:id="1963" w:author="Michael K." w:date="2015-07-01T14:41:00Z">
        <w:r>
          <w:t xml:space="preserve">Die verwendete Unreal Engine 4 </w:t>
        </w:r>
      </w:ins>
      <w:ins w:id="1964" w:author="Michael K." w:date="2015-07-01T14:44:00Z">
        <w:r>
          <w:t>ist eines der neusten und fortschrittlichsten Produkte im Bereich der Spiele</w:t>
        </w:r>
      </w:ins>
      <w:ins w:id="1965" w:author="Maximilian Schmitz" w:date="2015-07-08T16:33:00Z">
        <w:r w:rsidR="007E5D8C">
          <w:t xml:space="preserve"> </w:t>
        </w:r>
      </w:ins>
      <w:ins w:id="1966" w:author="Michael K." w:date="2015-07-01T14:45:00Z">
        <w:del w:id="1967" w:author="Maximilian Schmitz" w:date="2015-07-08T16:33:00Z">
          <w:r w:rsidDel="007E5D8C">
            <w:delText>-</w:delText>
          </w:r>
        </w:del>
        <w:r>
          <w:t xml:space="preserve">Engines und bietet daher die Möglichkeit aufwendige Effekte, Animationen und </w:t>
        </w:r>
      </w:ins>
      <w:ins w:id="1968" w:author="Michael K." w:date="2015-07-01T14:46:00Z">
        <w:r>
          <w:t>detaillierte</w:t>
        </w:r>
      </w:ins>
      <w:ins w:id="1969" w:author="Michael K." w:date="2015-07-01T14:45:00Z">
        <w:r>
          <w:t xml:space="preserve"> Umgebungen </w:t>
        </w:r>
      </w:ins>
      <w:ins w:id="1970" w:author="Michael K." w:date="2015-07-01T14:44:00Z">
        <w:r>
          <w:t xml:space="preserve"> </w:t>
        </w:r>
      </w:ins>
      <w:ins w:id="1971" w:author="Michael K." w:date="2015-07-01T14:46:00Z">
        <w:r>
          <w:t>darzustellen. So könnte das Aussehen der Spieler individuell gestaltet werden, jeweils mit aufwendiger Simulation der Haare oder realistische Bewegungen seines Triko</w:t>
        </w:r>
      </w:ins>
      <w:ins w:id="1972" w:author="Michael K." w:date="2015-07-01T14:47:00Z">
        <w:r>
          <w:t>t</w:t>
        </w:r>
      </w:ins>
      <w:ins w:id="1973" w:author="Michael K." w:date="2015-07-01T14:46:00Z">
        <w:r>
          <w:t xml:space="preserve">s. </w:t>
        </w:r>
      </w:ins>
      <w:ins w:id="1974" w:author="Michael K." w:date="2015-07-01T14:47:00Z">
        <w:r>
          <w:t xml:space="preserve">Sogenannte Shadereffekte können die Beleuchtung und die allgemeine Lichtstimmung drastisch beeinflussen </w:t>
        </w:r>
      </w:ins>
      <w:ins w:id="1975" w:author="Michael K." w:date="2015-07-01T14:48:00Z">
        <w:r>
          <w:t>und</w:t>
        </w:r>
      </w:ins>
      <w:ins w:id="1976" w:author="Michael K." w:date="2015-07-01T14:47:00Z">
        <w:r>
          <w:t xml:space="preserve"> </w:t>
        </w:r>
      </w:ins>
      <w:ins w:id="1977" w:author="Michael K." w:date="2015-07-01T14:48:00Z">
        <w:r>
          <w:t xml:space="preserve">so ein realistischeres Spielgefühl vermitteln. Mit dem Ausbau der Umgebung auf ein vollwertiges Fußballstadium </w:t>
        </w:r>
      </w:ins>
      <w:ins w:id="1978" w:author="Michael K." w:date="2015-07-01T14:49:00Z">
        <w:r w:rsidR="00230FED">
          <w:t xml:space="preserve">können in diesem Zuge die statische Lichtquelle durch dynamische, wie z.B. die </w:t>
        </w:r>
      </w:ins>
      <w:ins w:id="1979"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1980" w:author="Michael K." w:date="2015-07-01T14:51:00Z">
        <w:r w:rsidR="00230FED">
          <w:t>mehrerer</w:t>
        </w:r>
      </w:ins>
      <w:ins w:id="1981" w:author="Michael K." w:date="2015-07-01T14:50:00Z">
        <w:r w:rsidR="00230FED">
          <w:t xml:space="preserve"> </w:t>
        </w:r>
      </w:ins>
      <w:ins w:id="1982" w:author="Michael K." w:date="2015-07-01T14:51:00Z">
        <w:r w:rsidR="00230FED">
          <w:t>Schatten geworfen werden.</w:t>
        </w:r>
      </w:ins>
    </w:p>
    <w:p w14:paraId="24303322" w14:textId="77777777" w:rsidR="00230FED" w:rsidRDefault="00230FED">
      <w:pPr>
        <w:rPr>
          <w:ins w:id="1983" w:author="Michael K." w:date="2015-07-01T14:51:00Z"/>
        </w:rPr>
      </w:pPr>
      <w:ins w:id="1984" w:author="Michael K." w:date="2015-07-01T14:54:00Z">
        <w:r>
          <w:t xml:space="preserve">Ein weiterer wichtiger Punkt bei einer möglichst glaubhaften Simulation sind die Bewegungen der einzelnen </w:t>
        </w:r>
      </w:ins>
      <w:ins w:id="1985" w:author="Michael K." w:date="2015-07-01T14:55:00Z">
        <w:r>
          <w:t>A</w:t>
        </w:r>
        <w:r w:rsidRPr="00230FED">
          <w:t>kteure</w:t>
        </w:r>
      </w:ins>
      <w:ins w:id="1986" w:author="Michael K." w:date="2015-07-01T14:54:00Z">
        <w:r>
          <w:t xml:space="preserve">, </w:t>
        </w:r>
      </w:ins>
      <w:ins w:id="1987" w:author="Michael K." w:date="2015-07-01T14:55:00Z">
        <w:r w:rsidR="003B6537">
          <w:t xml:space="preserve">in unserem Fall die Spieler. </w:t>
        </w:r>
      </w:ins>
      <w:ins w:id="1988" w:author="Michael K." w:date="2015-07-01T19:37:00Z">
        <w:r w:rsidR="003B6537">
          <w:t>Diese besitzen aktuell hauptsächlich Laufanimationen</w:t>
        </w:r>
      </w:ins>
      <w:ins w:id="1989" w:author="Michael K." w:date="2015-07-01T19:38:00Z">
        <w:r w:rsidR="00980EC9">
          <w:t xml:space="preserve">. </w:t>
        </w:r>
      </w:ins>
      <w:ins w:id="1990" w:author="Michael K." w:date="2015-07-02T12:33:00Z">
        <w:r w:rsidR="006440B1">
          <w:t>Weitere Animationen für die einzelnen Aktionen der Spieler sind möglich und würden z.B. die Effizient</w:t>
        </w:r>
        <w:r w:rsidR="00F40141">
          <w:t xml:space="preserve"> des Torwarts </w:t>
        </w:r>
      </w:ins>
      <w:ins w:id="1991" w:author="Michael K." w:date="2015-07-02T12:36:00Z">
        <w:r w:rsidR="00F40141">
          <w:t xml:space="preserve">durch die Möglichkeit von komplexen Sprungaktionen </w:t>
        </w:r>
      </w:ins>
      <w:ins w:id="1992" w:author="Michael K." w:date="2015-07-02T12:33:00Z">
        <w:r w:rsidR="00F40141">
          <w:t>deutlich erhöhen</w:t>
        </w:r>
      </w:ins>
      <w:ins w:id="1993" w:author="Michael K." w:date="2015-07-02T12:36:00Z">
        <w:r w:rsidR="00F40141">
          <w:t>.</w:t>
        </w:r>
      </w:ins>
    </w:p>
    <w:p w14:paraId="682670B9" w14:textId="77777777" w:rsidR="00321258" w:rsidRDefault="00321258"/>
    <w:p w14:paraId="3A6F9C00" w14:textId="0AFD9E71" w:rsidR="00D0056B" w:rsidRDefault="00D0056B">
      <w:pPr>
        <w:rPr>
          <w:ins w:id="1994" w:author="Michael K." w:date="2015-07-02T13:59:00Z"/>
        </w:rPr>
      </w:pPr>
      <w:ins w:id="1995" w:author="Michael K." w:date="2015-07-02T12:37:00Z">
        <w:r>
          <w:t>Ein Punkt, in dem der Unreal</w:t>
        </w:r>
      </w:ins>
      <w:ins w:id="1996" w:author="Admin" w:date="2015-07-06T14:58:00Z">
        <w:r w:rsidR="00D47FB4">
          <w:t>C</w:t>
        </w:r>
      </w:ins>
      <w:ins w:id="1997" w:author="Michael K." w:date="2015-07-02T12:37:00Z">
        <w:del w:id="1998" w:author="Admin" w:date="2015-07-06T14:57:00Z">
          <w:r w:rsidDel="00D47FB4">
            <w:delText>c</w:delText>
          </w:r>
        </w:del>
        <w:r>
          <w:t xml:space="preserve">up erweitert werden könnte ist die sogenannte Usability. </w:t>
        </w:r>
      </w:ins>
      <w:ins w:id="1999"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00" w:author="Michael K." w:date="2015-07-02T13:59:00Z">
        <w:r w:rsidR="00962E1A">
          <w:t>zu kontrollieren.</w:t>
        </w:r>
      </w:ins>
    </w:p>
    <w:p w14:paraId="66C07713" w14:textId="77777777" w:rsidR="00962E1A" w:rsidRDefault="00962E1A">
      <w:pPr>
        <w:rPr>
          <w:ins w:id="2001" w:author="Michael K." w:date="2015-07-02T14:00:00Z"/>
        </w:rPr>
      </w:pPr>
    </w:p>
    <w:p w14:paraId="5806E138" w14:textId="6E3B37DB" w:rsidR="00962E1A" w:rsidRDefault="00962E1A">
      <w:pPr>
        <w:rPr>
          <w:ins w:id="2002" w:author="Michael K." w:date="2015-07-02T14:06:00Z"/>
        </w:rPr>
      </w:pPr>
      <w:ins w:id="2003" w:author="Michael K." w:date="2015-07-02T14:00:00Z">
        <w:r>
          <w:t>Durch die Verwendete Architektur ist es möglich, neue Schnittstellen zu anderen Skriptsprachen zu implementieren.</w:t>
        </w:r>
      </w:ins>
      <w:ins w:id="2004" w:author="Michael K." w:date="2015-07-02T14:04:00Z">
        <w:r>
          <w:t xml:space="preserve"> </w:t>
        </w:r>
      </w:ins>
      <w:ins w:id="2005" w:author="Michael K." w:date="2015-07-02T14:05:00Z">
        <w:r>
          <w:t xml:space="preserve">Beispiele wären hier </w:t>
        </w:r>
      </w:ins>
      <w:ins w:id="2006" w:author="Admin" w:date="2015-07-07T13:44:00Z">
        <w:r w:rsidR="004535F5" w:rsidRPr="004535F5">
          <w:t xml:space="preserve">Python </w:t>
        </w:r>
      </w:ins>
      <w:ins w:id="2007" w:author="Michael K." w:date="2015-07-02T14:05:00Z">
        <w:del w:id="2008" w:author="Admin" w:date="2015-07-07T13:44:00Z">
          <w:r w:rsidDel="004535F5">
            <w:delText xml:space="preserve">Phyton </w:delText>
          </w:r>
        </w:del>
        <w:r>
          <w:t>oder sogar Java</w:t>
        </w:r>
      </w:ins>
      <w:ins w:id="2009" w:author="Maximilian Schmitz" w:date="2015-07-06T17:42:00Z">
        <w:r w:rsidR="009038E4">
          <w:t>S</w:t>
        </w:r>
      </w:ins>
      <w:ins w:id="2010" w:author="Michael K." w:date="2015-07-02T14:05:00Z">
        <w:del w:id="2011" w:author="Maximilian Schmitz" w:date="2015-07-06T17:42:00Z">
          <w:r w:rsidDel="009038E4">
            <w:delText>s</w:delText>
          </w:r>
        </w:del>
        <w:r>
          <w:t xml:space="preserve">cript.  Dadurch kann eine größere Zielgruppe erreicht werden, da die Hürde des </w:t>
        </w:r>
      </w:ins>
      <w:ins w:id="2012" w:author="Michael K." w:date="2015-07-02T14:06:00Z">
        <w:r>
          <w:t>Lernens</w:t>
        </w:r>
      </w:ins>
      <w:ins w:id="2013" w:author="Michael K." w:date="2015-07-02T14:05:00Z">
        <w:r>
          <w:t xml:space="preserve"> einer neuen Skriptsprache entfällt.</w:t>
        </w:r>
      </w:ins>
      <w:ins w:id="2014" w:author="Michael K." w:date="2015-07-02T14:04:00Z">
        <w:r>
          <w:t xml:space="preserve"> </w:t>
        </w:r>
      </w:ins>
    </w:p>
    <w:p w14:paraId="1AFB18DC" w14:textId="77777777" w:rsidR="00C73DE4" w:rsidRDefault="00C73DE4"/>
    <w:p w14:paraId="3A0A10B1" w14:textId="77777777" w:rsidR="00BB6D24" w:rsidRPr="00BB6D24" w:rsidRDefault="0007038A">
      <w:ins w:id="2015" w:author="Michael K." w:date="2015-07-02T14:18:00Z">
        <w:r>
          <w:t xml:space="preserve">Die mit dem Spiel eingereichten KIs haben einen nur sehr eingeschränkten Umfang. So spielen z.B. alle Spieler einer Mannschaft mit der gleichen Logik. </w:t>
        </w:r>
      </w:ins>
      <w:ins w:id="2016" w:author="Michael K." w:date="2015-07-02T14:21:00Z">
        <w:r>
          <w:t xml:space="preserve">Es wäre möglich die einzelnen Spieler mit unterschiedlichen KIs </w:t>
        </w:r>
      </w:ins>
      <w:ins w:id="2017" w:author="Michael K." w:date="2015-07-02T14:22:00Z">
        <w:r>
          <w:t xml:space="preserve">für die jeweiligen Positionen auszustatten. </w:t>
        </w:r>
      </w:ins>
      <w:ins w:id="2018" w:author="Michael K." w:date="2015-07-02T15:08:00Z">
        <w:r w:rsidR="00AC4DD5">
          <w:t>Dadurch können Rollen wie Torwart, Mittelfeldspieler oder Stürmer ermöglicht werden</w:t>
        </w:r>
      </w:ins>
    </w:p>
    <w:p w14:paraId="2F2F3516" w14:textId="77777777" w:rsidR="002D643B" w:rsidRDefault="00B317AE">
      <w:pPr>
        <w:pStyle w:val="berschrift1"/>
        <w:rPr>
          <w:ins w:id="2019" w:author="Maximilian Schmitz" w:date="2015-07-08T15:29:00Z"/>
        </w:rPr>
      </w:pPr>
      <w:r>
        <w:br w:type="page"/>
      </w:r>
      <w:bookmarkStart w:id="2020" w:name="_Toc424193769"/>
      <w:r w:rsidR="002D643B">
        <w:lastRenderedPageBreak/>
        <w:t>Fazit</w:t>
      </w:r>
      <w:bookmarkEnd w:id="2020"/>
    </w:p>
    <w:p w14:paraId="4CD4B8D7" w14:textId="311779B4" w:rsidR="006B43F2" w:rsidRDefault="006B43F2">
      <w:pPr>
        <w:pStyle w:val="berschrift2"/>
        <w:rPr>
          <w:ins w:id="2021" w:author="Maximilian Schmitz" w:date="2015-07-08T15:30:00Z"/>
        </w:rPr>
        <w:pPrChange w:id="2022" w:author="Maximilian Schmitz" w:date="2015-07-08T15:29:00Z">
          <w:pPr>
            <w:pStyle w:val="berschrift1"/>
          </w:pPr>
        </w:pPrChange>
      </w:pPr>
      <w:bookmarkStart w:id="2023" w:name="_Toc424193770"/>
      <w:ins w:id="2024" w:author="Maximilian Schmitz" w:date="2015-07-08T15:29:00Z">
        <w:r>
          <w:t>Bewertung der Ergebnisse</w:t>
        </w:r>
      </w:ins>
      <w:bookmarkEnd w:id="2023"/>
    </w:p>
    <w:p w14:paraId="07F19240" w14:textId="77777777" w:rsidR="009336C8" w:rsidRDefault="009336C8" w:rsidP="009336C8">
      <w:pPr>
        <w:rPr>
          <w:ins w:id="2025" w:author="Maximilian Schmitz" w:date="2015-07-08T21:46:00Z"/>
        </w:rPr>
      </w:pPr>
      <w:ins w:id="2026" w:author="Maximilian Schmitz" w:date="2015-07-08T21:46:00Z">
        <w:r>
          <w:t>Nachfolgend wird betrachtet, inwieweit diese Studienarbeit ihre Ziele erfüllt. Es soll bewertet werden, ob die Arbeit als Erfolg gesehen werden kann oder ob noch zu viele Punkte der Aufgabenstellung nicht bearbeitet sind.</w:t>
        </w:r>
      </w:ins>
    </w:p>
    <w:p w14:paraId="5984449D" w14:textId="77777777" w:rsidR="009336C8" w:rsidRDefault="009336C8" w:rsidP="009336C8">
      <w:pPr>
        <w:rPr>
          <w:ins w:id="2027" w:author="Maximilian Schmitz" w:date="2015-07-08T21:46:00Z"/>
        </w:rPr>
      </w:pPr>
    </w:p>
    <w:p w14:paraId="4249310C" w14:textId="054429C9" w:rsidR="009336C8" w:rsidRDefault="009336C8" w:rsidP="009336C8">
      <w:pPr>
        <w:rPr>
          <w:ins w:id="2028" w:author="Maximilian Schmitz" w:date="2015-07-08T21:46:00Z"/>
        </w:rPr>
      </w:pPr>
      <w:ins w:id="2029" w:author="Maximilian Schmitz" w:date="2015-07-08T21:46:00Z">
        <w:r>
          <w:t xml:space="preserve">Alle in Kapitel </w:t>
        </w:r>
      </w:ins>
      <w:ins w:id="2030" w:author="Maximilian Schmitz" w:date="2015-07-08T21:47:00Z">
        <w:r>
          <w:fldChar w:fldCharType="begin"/>
        </w:r>
        <w:r>
          <w:instrText xml:space="preserve"> REF _Ref424155363 \r \h </w:instrText>
        </w:r>
      </w:ins>
      <w:r>
        <w:fldChar w:fldCharType="separate"/>
      </w:r>
      <w:ins w:id="2031" w:author="Maximilian Schmitz" w:date="2015-07-08T21:47:00Z">
        <w:r>
          <w:t>4.2.1</w:t>
        </w:r>
        <w:r>
          <w:fldChar w:fldCharType="end"/>
        </w:r>
      </w:ins>
      <w:ins w:id="2032" w:author="Maximilian Schmitz" w:date="2015-07-08T21:46:00Z">
        <w:r>
          <w:t xml:space="preserve"> gegebenen Muss-Kriterien sind erfüllt:</w:t>
        </w:r>
      </w:ins>
    </w:p>
    <w:p w14:paraId="0CEB766C" w14:textId="77777777" w:rsidR="009336C8" w:rsidRDefault="009336C8" w:rsidP="009336C8">
      <w:pPr>
        <w:rPr>
          <w:ins w:id="2033" w:author="Maximilian Schmitz" w:date="2015-07-08T21:46:00Z"/>
        </w:rPr>
      </w:pPr>
      <w:ins w:id="2034" w:author="Maximilian Schmitz" w:date="2015-07-08T21:46:00Z">
        <w:r>
          <w:t>Die Simulation des Fußballspiels umfasst alle gegeben Anforderungen. Die physikalische Korrektheit wird über die Verwendung der „Unreal Engine 4“ sichergestellt. Diese beinhaltet eine Physik Engine, die die Simulation von z.B. Kräften und Bewegungen übernimmt.</w:t>
        </w:r>
      </w:ins>
    </w:p>
    <w:p w14:paraId="402AD7A3" w14:textId="77777777" w:rsidR="009336C8" w:rsidRDefault="009336C8" w:rsidP="009336C8">
      <w:pPr>
        <w:rPr>
          <w:ins w:id="2035" w:author="Maximilian Schmitz" w:date="2015-07-08T21:46:00Z"/>
        </w:rPr>
      </w:pPr>
      <w:ins w:id="2036" w:author="Maximilian Schmitz" w:date="2015-07-08T21:46:00Z">
        <w:r>
          <w:t>Auch die Fußballregeln werden innerhalb der Simulation eingehalten. An dieser Stelle muss allerdings angemerkt werden, dass der Regelumfang nicht dem der offiziellen FIFA Regeln entspricht. Die implementierten Regeln beschränken sich auf ein kleines Set. Hierzu gehören Torerkennung und anschließender Anstoß. Regeln wie Eckball oder Einwurf sind durch Abprallen des Balls an Banden umgangen. Dies entspricht den Regeln des Hallenfußballs.</w:t>
        </w:r>
      </w:ins>
    </w:p>
    <w:p w14:paraId="469F7037" w14:textId="77777777" w:rsidR="009336C8" w:rsidRDefault="009336C8" w:rsidP="009336C8">
      <w:pPr>
        <w:rPr>
          <w:ins w:id="2037" w:author="Maximilian Schmitz" w:date="2015-07-08T21:46:00Z"/>
        </w:rPr>
      </w:pPr>
      <w:ins w:id="2038" w:author="Maximilian Schmitz" w:date="2015-07-08T21:46:00Z">
        <w:r>
          <w:t>Ein Ausdauersystem, dass die Leistungsfähigkeit der Spieler limitiert ist in der Simulationsumgebung integriert. Ebenfalls wird verhindert, dass einzelne KI Skripte die gesamte Rechenzeit für sich beanspruchen können.</w:t>
        </w:r>
      </w:ins>
    </w:p>
    <w:p w14:paraId="6DA0CC50" w14:textId="77777777" w:rsidR="009336C8" w:rsidRDefault="009336C8" w:rsidP="009336C8">
      <w:pPr>
        <w:rPr>
          <w:ins w:id="2039" w:author="Maximilian Schmitz" w:date="2015-07-08T21:46:00Z"/>
        </w:rPr>
      </w:pPr>
      <w:ins w:id="2040" w:author="Maximilian Schmitz" w:date="2015-07-08T21:46:00Z">
        <w:r>
          <w:t>Über die Verwendung der „Unreal Engine 4“ wird die Kompatibilität mit sowohl Windows als auch Linux realisiert. Zusätzlich wurde bei der Programmierung darauf geachtet, dass keine plattformspezifischen Besonderheiten genutzt werden. Die Lauffähigkeit der Simulationsumgebung wurde auf beiden Plattformen getestet um diese sicherzustellen. Diese Tests wurden unter Windows und Linux bestanden.</w:t>
        </w:r>
      </w:ins>
    </w:p>
    <w:p w14:paraId="4CCB0D33" w14:textId="77777777" w:rsidR="009336C8" w:rsidRDefault="009336C8" w:rsidP="009336C8">
      <w:pPr>
        <w:rPr>
          <w:ins w:id="2041" w:author="Maximilian Schmitz" w:date="2015-07-08T21:46:00Z"/>
        </w:rPr>
      </w:pPr>
      <w:ins w:id="2042" w:author="Maximilian Schmitz" w:date="2015-07-08T21:46:00Z">
        <w:r>
          <w:t>Durch die integrierte Skriptschnittstelle können auch nachträglich KIs erstellt werden. Die KI Skripte werden momentan in der Skriptsprache LUA geschrieben und zur Laufzeit interpretiert. Ebenso kann die Team Konfiguration nachträglich über XML Dateien konfiguriert werden.</w:t>
        </w:r>
      </w:ins>
    </w:p>
    <w:p w14:paraId="24C64C59" w14:textId="77777777" w:rsidR="009336C8" w:rsidRDefault="009336C8" w:rsidP="009336C8">
      <w:pPr>
        <w:rPr>
          <w:ins w:id="2043" w:author="Maximilian Schmitz" w:date="2015-07-08T21:46:00Z"/>
        </w:rPr>
      </w:pPr>
      <w:ins w:id="2044" w:author="Maximilian Schmitz" w:date="2015-07-08T21:46:00Z">
        <w:r>
          <w:lastRenderedPageBreak/>
          <w:t>Im Rahmen der Arbeit ist eine kleinere künstliche Intelligenz für die Spieler entstanden. Diese ist in der Lage auf niedrigerem Niveau Fußball zu spielen. Die KI führt keinerlei komplexere Spielzüge aus und nutz keine Kommunikation zwischen den Spielern. Sie dient hauptsächlich zu Testzwecken und beweist, dass das Konzept funktioniert.</w:t>
        </w:r>
      </w:ins>
    </w:p>
    <w:p w14:paraId="666BBE9B" w14:textId="069628F4" w:rsidR="009336C8" w:rsidRDefault="009336C8" w:rsidP="009336C8">
      <w:pPr>
        <w:rPr>
          <w:ins w:id="2045" w:author="Maximilian Schmitz" w:date="2015-07-08T21:46:00Z"/>
        </w:rPr>
      </w:pPr>
      <w:ins w:id="2046" w:author="Maximilian Schmitz" w:date="2015-07-08T21:46:00Z">
        <w:r>
          <w:t xml:space="preserve">Alles </w:t>
        </w:r>
      </w:ins>
      <w:ins w:id="2047" w:author="Admin" w:date="2015-07-09T11:20:00Z">
        <w:r w:rsidR="00EF79AC">
          <w:t>i</w:t>
        </w:r>
      </w:ins>
      <w:bookmarkStart w:id="2048" w:name="_GoBack"/>
      <w:bookmarkEnd w:id="2048"/>
      <w:ins w:id="2049" w:author="Maximilian Schmitz" w:date="2015-07-08T21:46:00Z">
        <w:r>
          <w:t>n Allem wurden die Muss-Kriterien erreicht. Einige Ziele können weiter ausgebaut werden. Für den Rahmen dieser Studienarbeit ist der Entwicklungsstand allerdings durchaus ausreichend.</w:t>
        </w:r>
      </w:ins>
    </w:p>
    <w:p w14:paraId="4E7C3D10" w14:textId="77777777" w:rsidR="009336C8" w:rsidRDefault="009336C8" w:rsidP="009336C8">
      <w:pPr>
        <w:rPr>
          <w:ins w:id="2050" w:author="Maximilian Schmitz" w:date="2015-07-08T21:46:00Z"/>
        </w:rPr>
      </w:pPr>
    </w:p>
    <w:p w14:paraId="0F3F7937" w14:textId="7DD4253A" w:rsidR="009336C8" w:rsidRDefault="009336C8" w:rsidP="009336C8">
      <w:pPr>
        <w:rPr>
          <w:ins w:id="2051" w:author="Maximilian Schmitz" w:date="2015-07-08T21:46:00Z"/>
        </w:rPr>
      </w:pPr>
      <w:ins w:id="2052" w:author="Maximilian Schmitz" w:date="2015-07-08T21:46:00Z">
        <w:r>
          <w:t xml:space="preserve">Die im Kapitel </w:t>
        </w:r>
      </w:ins>
      <w:ins w:id="2053" w:author="Maximilian Schmitz" w:date="2015-07-08T21:47:00Z">
        <w:r>
          <w:rPr>
            <w:highlight w:val="yellow"/>
          </w:rPr>
          <w:fldChar w:fldCharType="begin"/>
        </w:r>
        <w:r>
          <w:instrText xml:space="preserve"> REF _Ref424155377 \r \h </w:instrText>
        </w:r>
      </w:ins>
      <w:r>
        <w:rPr>
          <w:highlight w:val="yellow"/>
        </w:rPr>
      </w:r>
      <w:r>
        <w:rPr>
          <w:highlight w:val="yellow"/>
        </w:rPr>
        <w:fldChar w:fldCharType="separate"/>
      </w:r>
      <w:ins w:id="2054" w:author="Maximilian Schmitz" w:date="2015-07-08T21:47:00Z">
        <w:r>
          <w:t>4.2.2</w:t>
        </w:r>
        <w:r>
          <w:rPr>
            <w:highlight w:val="yellow"/>
          </w:rPr>
          <w:fldChar w:fldCharType="end"/>
        </w:r>
        <w:r>
          <w:t xml:space="preserve"> </w:t>
        </w:r>
      </w:ins>
      <w:ins w:id="2055" w:author="Maximilian Schmitz" w:date="2015-07-08T21:46:00Z">
        <w:r>
          <w:t>aufgeführten Soll-Kriterien wurden zum Teil erfüllt:</w:t>
        </w:r>
      </w:ins>
    </w:p>
    <w:p w14:paraId="1119E3C3" w14:textId="77777777" w:rsidR="009336C8" w:rsidRDefault="009336C8" w:rsidP="009336C8">
      <w:pPr>
        <w:rPr>
          <w:ins w:id="2056" w:author="Maximilian Schmitz" w:date="2015-07-08T21:46:00Z"/>
        </w:rPr>
      </w:pPr>
      <w:ins w:id="2057" w:author="Maximilian Schmitz" w:date="2015-07-08T21:46:00Z">
        <w:r>
          <w:t>Die 3D-Darstellung ist durch den Einsatz der „Unreal Engine 4“ realisiert. Zusätzlich ist das Spielfeld dreidimensional modelliert. Ebenso die Spieler und die Tore. Die „Unreal Engine 4“ lässt durch ihre Physiksimulation dreidimensionale Bewegungen zu, ohne die eine 3D-Darstellung wenig sinnvoll wäre.</w:t>
        </w:r>
      </w:ins>
    </w:p>
    <w:p w14:paraId="29436CD5" w14:textId="77777777" w:rsidR="009336C8" w:rsidRDefault="009336C8" w:rsidP="009336C8">
      <w:pPr>
        <w:rPr>
          <w:ins w:id="2058" w:author="Maximilian Schmitz" w:date="2015-07-08T21:46:00Z"/>
        </w:rPr>
      </w:pPr>
      <w:ins w:id="2059" w:author="Maximilian Schmitz" w:date="2015-07-08T21:46:00Z">
        <w:r>
          <w:t>Die Bestrafung der Spieler bei Nichteinhalten der Regeln ist in der Arbeit nicht umgesetzt. Hier wurden lediglich Ansätze geschaffen, die noch erweitert werden können. Bisher könnte eine Bestrafung sowieso nur nach Nichteinhaltung des Anstoßes folgen. Die Möglichkeit zu foulen ist im Spiel nicht implementiert.</w:t>
        </w:r>
      </w:ins>
    </w:p>
    <w:p w14:paraId="1AB2FBAD" w14:textId="77777777" w:rsidR="009336C8" w:rsidRDefault="009336C8" w:rsidP="009336C8">
      <w:pPr>
        <w:rPr>
          <w:ins w:id="2060" w:author="Maximilian Schmitz" w:date="2015-07-08T21:46:00Z"/>
        </w:rPr>
      </w:pPr>
      <w:ins w:id="2061" w:author="Maximilian Schmitz" w:date="2015-07-08T21:46:00Z">
        <w:r>
          <w:t>Das Nichterreichen dieses Punktes ist für die Studienarbeit nicht dramatisch, da dieser Punkt nur eine mittlere Priorität in der Planung erhalten hat. Damit ist er nice-to-have, nicht aber essentiell.</w:t>
        </w:r>
      </w:ins>
    </w:p>
    <w:p w14:paraId="5F6DDC96" w14:textId="77777777" w:rsidR="009336C8" w:rsidRDefault="009336C8" w:rsidP="009336C8">
      <w:pPr>
        <w:rPr>
          <w:ins w:id="2062" w:author="Maximilian Schmitz" w:date="2015-07-08T21:46:00Z"/>
        </w:rPr>
      </w:pPr>
    </w:p>
    <w:p w14:paraId="14B43DF0" w14:textId="30CB039C" w:rsidR="009336C8" w:rsidRDefault="009336C8" w:rsidP="009336C8">
      <w:pPr>
        <w:rPr>
          <w:ins w:id="2063" w:author="Maximilian Schmitz" w:date="2015-07-08T21:46:00Z"/>
        </w:rPr>
      </w:pPr>
      <w:ins w:id="2064" w:author="Maximilian Schmitz" w:date="2015-07-08T21:46:00Z">
        <w:r>
          <w:t xml:space="preserve">Das im Kapitel </w:t>
        </w:r>
      </w:ins>
      <w:ins w:id="2065" w:author="Maximilian Schmitz" w:date="2015-07-08T21:47:00Z">
        <w:r>
          <w:fldChar w:fldCharType="begin"/>
        </w:r>
        <w:r>
          <w:instrText xml:space="preserve"> REF _Ref424155389 \r \h </w:instrText>
        </w:r>
      </w:ins>
      <w:r>
        <w:fldChar w:fldCharType="separate"/>
      </w:r>
      <w:ins w:id="2066" w:author="Maximilian Schmitz" w:date="2015-07-08T21:47:00Z">
        <w:r>
          <w:t>4.2.3</w:t>
        </w:r>
        <w:r>
          <w:fldChar w:fldCharType="end"/>
        </w:r>
        <w:r>
          <w:t xml:space="preserve"> </w:t>
        </w:r>
      </w:ins>
      <w:ins w:id="2067" w:author="Maximilian Schmitz" w:date="2015-07-08T21:46:00Z">
        <w:r>
          <w:t xml:space="preserve">angegebene Kann-Kriterium eines grafischen Editors zur Erstellung von KI Skripten ist, wie im Kapitel </w:t>
        </w:r>
      </w:ins>
      <w:ins w:id="2068" w:author="Maximilian Schmitz" w:date="2015-07-08T21:47:00Z">
        <w:r>
          <w:fldChar w:fldCharType="begin"/>
        </w:r>
        <w:r>
          <w:instrText xml:space="preserve"> REF _Ref424155401 \r \h </w:instrText>
        </w:r>
      </w:ins>
      <w:r>
        <w:fldChar w:fldCharType="separate"/>
      </w:r>
      <w:ins w:id="2069" w:author="Maximilian Schmitz" w:date="2015-07-08T21:47:00Z">
        <w:r>
          <w:t>5.3</w:t>
        </w:r>
        <w:r>
          <w:fldChar w:fldCharType="end"/>
        </w:r>
        <w:r>
          <w:t xml:space="preserve"> </w:t>
        </w:r>
      </w:ins>
      <w:ins w:id="2070" w:author="Maximilian Schmitz" w:date="2015-07-08T21:46:00Z">
        <w:r>
          <w:t>beschrieben, angeschnitten worden. Der entstandene Prototyp des Editors beweist die allgemeine Machbarkeit des Vorhabens. Durch die niedrige Priorisierung des Editors wurde er während der Studienarbeit nur beiläufig untersucht.</w:t>
        </w:r>
      </w:ins>
    </w:p>
    <w:p w14:paraId="61B8D2B0" w14:textId="77777777" w:rsidR="009336C8" w:rsidRDefault="009336C8" w:rsidP="009336C8">
      <w:pPr>
        <w:rPr>
          <w:ins w:id="2071" w:author="Maximilian Schmitz" w:date="2015-07-08T21:46:00Z"/>
        </w:rPr>
      </w:pPr>
    </w:p>
    <w:p w14:paraId="0A77941D" w14:textId="77777777" w:rsidR="009336C8" w:rsidRDefault="009336C8" w:rsidP="009336C8">
      <w:pPr>
        <w:rPr>
          <w:ins w:id="2072" w:author="Maximilian Schmitz" w:date="2015-07-08T21:46:00Z"/>
        </w:rPr>
      </w:pPr>
      <w:ins w:id="2073" w:author="Maximilian Schmitz" w:date="2015-07-08T21:46:00Z">
        <w:r>
          <w:t xml:space="preserve">Insgesamt betrachtet erfüllt die Studienarbeit die Erwartungen und die gegebene Aufgabenstellung. Es kann nicht behauptet werden, dass die Erwartungen im großen Stil übertroffen wurden. Jedoch sind die als wichtig priorisierten Anforderungen solide </w:t>
        </w:r>
        <w:r>
          <w:lastRenderedPageBreak/>
          <w:t>erfüllt. Hier ist vor allem die Simulationsumgebung mit der Skriptschnittstelle zu nennen. Diese wurde plattformunabhängig implementiert.</w:t>
        </w:r>
      </w:ins>
    </w:p>
    <w:p w14:paraId="2879DEC6" w14:textId="77777777" w:rsidR="009336C8" w:rsidRDefault="009336C8" w:rsidP="009336C8">
      <w:pPr>
        <w:rPr>
          <w:ins w:id="2074" w:author="Maximilian Schmitz" w:date="2015-07-08T21:46:00Z"/>
        </w:rPr>
      </w:pPr>
      <w:ins w:id="2075" w:author="Maximilian Schmitz" w:date="2015-07-08T21:46:00Z">
        <w:r>
          <w:t>Es bestehen an einigen Stellen noch Möglichkeiten zur Erweiterung, da nicht alle niedriger priorisierten Punkte während der Studienarbeit umgesetzt werden konnten. Hier ist die Entwicklung einer komplexeren KI für ein interessanteres Fußballspiel und die Erweiterung der Fußballregeln zu nennen.</w:t>
        </w:r>
      </w:ins>
    </w:p>
    <w:p w14:paraId="66641B48" w14:textId="77777777" w:rsidR="009336C8" w:rsidRDefault="009336C8" w:rsidP="009336C8">
      <w:pPr>
        <w:rPr>
          <w:ins w:id="2076" w:author="Maximilian Schmitz" w:date="2015-07-08T21:46:00Z"/>
        </w:rPr>
      </w:pPr>
      <w:ins w:id="2077" w:author="Maximilian Schmitz" w:date="2015-07-08T21:46:00Z">
        <w:r>
          <w:t>Alles in Allem darf die Studienarbeit als Erfolg gewertet werden. Es sind keine kritischen Punkte offen. Ebenso sind zum aktuellen Zeitpunkt keine Bugs mehr bekannt.</w:t>
        </w:r>
      </w:ins>
    </w:p>
    <w:p w14:paraId="0B1210C0" w14:textId="77777777" w:rsidR="00914B68" w:rsidRPr="006D6684" w:rsidRDefault="00914B68">
      <w:pPr>
        <w:rPr>
          <w:ins w:id="2078" w:author="Maximilian Schmitz" w:date="2015-07-08T15:29:00Z"/>
        </w:rPr>
        <w:pPrChange w:id="2079" w:author="Maximilian Schmitz" w:date="2015-07-08T15:30:00Z">
          <w:pPr>
            <w:pStyle w:val="berschrift1"/>
          </w:pPr>
        </w:pPrChange>
      </w:pPr>
    </w:p>
    <w:p w14:paraId="501E2FAA" w14:textId="77777777" w:rsidR="006B43F2" w:rsidRDefault="006B43F2">
      <w:pPr>
        <w:rPr>
          <w:ins w:id="2080" w:author="Maximilian Schmitz" w:date="2015-07-08T15:30:00Z"/>
        </w:rPr>
        <w:pPrChange w:id="2081" w:author="Maximilian Schmitz" w:date="2015-07-08T15:30:00Z">
          <w:pPr>
            <w:pStyle w:val="berschrift1"/>
          </w:pPr>
        </w:pPrChange>
      </w:pPr>
    </w:p>
    <w:p w14:paraId="6CA4CC46" w14:textId="308D27B4" w:rsidR="006B43F2" w:rsidRPr="006D6684" w:rsidRDefault="006B43F2">
      <w:pPr>
        <w:pStyle w:val="berschrift2"/>
        <w:rPr>
          <w:ins w:id="2082" w:author="Michael K." w:date="2015-07-02T15:13:00Z"/>
        </w:rPr>
        <w:pPrChange w:id="2083" w:author="Maximilian Schmitz" w:date="2015-07-08T15:30:00Z">
          <w:pPr>
            <w:pStyle w:val="berschrift1"/>
          </w:pPr>
        </w:pPrChange>
      </w:pPr>
      <w:bookmarkStart w:id="2084" w:name="_Toc424193771"/>
      <w:ins w:id="2085" w:author="Maximilian Schmitz" w:date="2015-07-08T15:30:00Z">
        <w:r>
          <w:t>Persönliches Fazit</w:t>
        </w:r>
      </w:ins>
      <w:bookmarkEnd w:id="2084"/>
    </w:p>
    <w:p w14:paraId="59CBD621" w14:textId="43B56401" w:rsidR="00D613CB" w:rsidDel="00E966B4" w:rsidRDefault="00683D1B">
      <w:pPr>
        <w:rPr>
          <w:del w:id="2086" w:author="Michael K." w:date="2015-07-06T19:52:00Z"/>
        </w:rPr>
        <w:pPrChange w:id="2087" w:author="Admin" w:date="2015-07-08T13:36:00Z">
          <w:pPr>
            <w:pStyle w:val="berschrift1"/>
            <w:numPr>
              <w:numId w:val="0"/>
            </w:numPr>
          </w:pPr>
        </w:pPrChange>
      </w:pPr>
      <w:ins w:id="2088" w:author="Michael K." w:date="2015-07-06T19:53:00Z">
        <w:r>
          <w:t xml:space="preserve">Der </w:t>
        </w:r>
      </w:ins>
      <w:ins w:id="2089" w:author="Michael K." w:date="2015-07-06T19:52:00Z">
        <w:r>
          <w:t xml:space="preserve">UnrealCup ist trotz der thematischen und auch namentlichen Nähe zum RoboCup </w:t>
        </w:r>
      </w:ins>
      <w:ins w:id="2090" w:author="Michael K." w:date="2015-07-06T20:17:00Z">
        <w:del w:id="2091" w:author="Admin" w:date="2015-07-07T10:46:00Z">
          <w:r w:rsidR="00620C68" w:rsidDel="003817E8">
            <w:delText>schießlich</w:delText>
          </w:r>
        </w:del>
      </w:ins>
      <w:ins w:id="2092" w:author="Admin" w:date="2015-07-07T10:46:00Z">
        <w:r w:rsidR="003817E8">
          <w:t>schließlich</w:t>
        </w:r>
      </w:ins>
      <w:ins w:id="2093" w:author="Michael K." w:date="2015-07-06T20:17:00Z">
        <w:r w:rsidR="00620C68">
          <w:t xml:space="preserve"> </w:t>
        </w:r>
      </w:ins>
      <w:ins w:id="2094" w:author="Michael K." w:date="2015-07-06T19:52:00Z">
        <w:r>
          <w:t>ein eigenständiges Projekt</w:t>
        </w:r>
      </w:ins>
      <w:ins w:id="2095" w:author="Michael K." w:date="2015-07-06T19:54:00Z">
        <w:r>
          <w:t xml:space="preserve"> mit völlig unterschiedlichen Zielen geworden. </w:t>
        </w:r>
      </w:ins>
      <w:ins w:id="2096" w:author="Michael K." w:date="2015-07-06T20:17:00Z">
        <w:r w:rsidR="00620C68">
          <w:t xml:space="preserve">Besonders positiv ist die Verwendung </w:t>
        </w:r>
      </w:ins>
      <w:ins w:id="2097" w:author="Michael K." w:date="2015-07-06T20:20:00Z">
        <w:r w:rsidR="00620C68">
          <w:t xml:space="preserve">modernster Technologien in Form der Unreal Engine zu erwähnen. Hierbei </w:t>
        </w:r>
      </w:ins>
      <w:ins w:id="2098" w:author="Michael K." w:date="2015-07-06T20:23:00Z">
        <w:r w:rsidR="00550B80">
          <w:t xml:space="preserve">entstand </w:t>
        </w:r>
        <w:r w:rsidR="00E966B4">
          <w:t xml:space="preserve">ein erfrischender Gegensatz zu den sonst vermittelten Technologien, da diese im Laufe der Projektzeit wiederholt </w:t>
        </w:r>
      </w:ins>
      <w:ins w:id="2099" w:author="Michael K." w:date="2015-07-06T21:22:00Z">
        <w:r w:rsidR="00E966B4">
          <w:t>Updates</w:t>
        </w:r>
      </w:ins>
      <w:ins w:id="2100" w:author="Michael K." w:date="2015-07-06T20:23:00Z">
        <w:r w:rsidR="00E966B4">
          <w:t xml:space="preserve"> er</w:t>
        </w:r>
      </w:ins>
      <w:ins w:id="2101" w:author="Michael K." w:date="2015-07-06T21:22:00Z">
        <w:r w:rsidR="00E966B4">
          <w:t xml:space="preserve">fahren hat und </w:t>
        </w:r>
      </w:ins>
      <w:ins w:id="2102" w:author="Michael K." w:date="2015-07-06T21:46:00Z">
        <w:r w:rsidR="001F48E6">
          <w:t xml:space="preserve">so </w:t>
        </w:r>
      </w:ins>
      <w:ins w:id="2103" w:author="Michael K." w:date="2015-07-06T21:22:00Z">
        <w:r w:rsidR="00E966B4">
          <w:t>die Entwicklung mitverfolg</w:t>
        </w:r>
      </w:ins>
      <w:ins w:id="2104" w:author="Michael K." w:date="2015-07-06T21:46:00Z">
        <w:r w:rsidR="001F48E6">
          <w:t>t werden</w:t>
        </w:r>
      </w:ins>
      <w:ins w:id="2105" w:author="Michael K." w:date="2015-07-06T21:22:00Z">
        <w:r w:rsidR="00E966B4">
          <w:t xml:space="preserve"> konnte.</w:t>
        </w:r>
      </w:ins>
    </w:p>
    <w:p w14:paraId="0043122A" w14:textId="77777777" w:rsidR="00E966B4" w:rsidRDefault="00E966B4">
      <w:pPr>
        <w:rPr>
          <w:ins w:id="2106" w:author="Michael K." w:date="2015-07-06T21:26:00Z"/>
        </w:rPr>
        <w:pPrChange w:id="2107" w:author="Admin" w:date="2015-07-08T13:36:00Z">
          <w:pPr>
            <w:pStyle w:val="berschrift1"/>
            <w:numPr>
              <w:numId w:val="0"/>
            </w:numPr>
          </w:pPr>
        </w:pPrChange>
      </w:pPr>
    </w:p>
    <w:p w14:paraId="281C9207" w14:textId="5A91FCB9" w:rsidR="00E966B4" w:rsidRDefault="00E966B4">
      <w:pPr>
        <w:rPr>
          <w:ins w:id="2108" w:author="Michael K." w:date="2015-07-06T21:30:00Z"/>
        </w:rPr>
        <w:pPrChange w:id="2109" w:author="Admin" w:date="2015-07-08T13:36:00Z">
          <w:pPr>
            <w:pStyle w:val="berschrift1"/>
            <w:numPr>
              <w:numId w:val="0"/>
            </w:numPr>
          </w:pPr>
        </w:pPrChange>
      </w:pPr>
      <w:ins w:id="2110" w:author="Michael K." w:date="2015-07-06T21:26:00Z">
        <w:r>
          <w:t xml:space="preserve">Ein kleines </w:t>
        </w:r>
      </w:ins>
      <w:ins w:id="2111" w:author="Michael K." w:date="2015-07-06T21:27:00Z">
        <w:r>
          <w:t xml:space="preserve">Highlight </w:t>
        </w:r>
      </w:ins>
      <w:ins w:id="2112" w:author="Michael K." w:date="2015-07-06T21:28:00Z">
        <w:r>
          <w:t xml:space="preserve">war die Teilnahme des Microsofts Imagine Cup’s 2015 in der Kategorie Gaming. Hierbei sind wir mit Prof. Dr. Judt als Mentor angetreten und haben den dritten Platz im </w:t>
        </w:r>
      </w:ins>
      <w:ins w:id="2113" w:author="Michael K." w:date="2015-07-06T21:29:00Z">
        <w:r>
          <w:t>Deutschland</w:t>
        </w:r>
      </w:ins>
      <w:ins w:id="2114" w:author="Michael K." w:date="2015-07-06T21:28:00Z">
        <w:r>
          <w:t xml:space="preserve"> Finale </w:t>
        </w:r>
      </w:ins>
      <w:ins w:id="2115" w:author="Michael K." w:date="2015-07-06T21:29:00Z">
        <w:r>
          <w:t>erreicht.</w:t>
        </w:r>
      </w:ins>
      <w:ins w:id="2116" w:author="Michael K." w:date="2015-07-06T21:30:00Z">
        <w:r>
          <w:t xml:space="preserve"> Diese Teilnahme führte zwar zu Mehraufwand in Form von Dokumenten und Videos, welche </w:t>
        </w:r>
        <w:r w:rsidR="00103CE3">
          <w:t xml:space="preserve">aber teilweise in diese Dokumentation mit </w:t>
        </w:r>
      </w:ins>
      <w:ins w:id="2117" w:author="Michael K." w:date="2015-07-06T21:37:00Z">
        <w:r w:rsidR="00103CE3">
          <w:t>einflossen</w:t>
        </w:r>
      </w:ins>
      <w:ins w:id="2118" w:author="Michael K." w:date="2015-07-06T21:30:00Z">
        <w:r w:rsidR="00103CE3">
          <w:t xml:space="preserve">. </w:t>
        </w:r>
      </w:ins>
    </w:p>
    <w:p w14:paraId="2F97EFCC" w14:textId="77777777" w:rsidR="00103CE3" w:rsidRDefault="00103CE3">
      <w:pPr>
        <w:rPr>
          <w:ins w:id="2119" w:author="Michael K." w:date="2015-07-06T21:37:00Z"/>
        </w:rPr>
        <w:pPrChange w:id="2120" w:author="Admin" w:date="2015-07-08T13:36:00Z">
          <w:pPr>
            <w:pStyle w:val="berschrift1"/>
            <w:numPr>
              <w:numId w:val="0"/>
            </w:numPr>
          </w:pPr>
        </w:pPrChange>
      </w:pPr>
    </w:p>
    <w:p w14:paraId="63937380" w14:textId="543AF01D" w:rsidR="00222D37" w:rsidRDefault="00103CE3">
      <w:pPr>
        <w:rPr>
          <w:ins w:id="2121" w:author="Michael K." w:date="2015-07-06T21:46:00Z"/>
        </w:rPr>
        <w:pPrChange w:id="2122" w:author="Admin" w:date="2015-07-08T13:36:00Z">
          <w:pPr>
            <w:pStyle w:val="berschrift1"/>
            <w:numPr>
              <w:numId w:val="0"/>
            </w:numPr>
          </w:pPr>
        </w:pPrChange>
      </w:pPr>
      <w:ins w:id="2123" w:author="Michael K." w:date="2015-07-06T21:37:00Z">
        <w:r>
          <w:t xml:space="preserve">Des Weiteren war es </w:t>
        </w:r>
      </w:ins>
      <w:ins w:id="2124" w:author="Michael K." w:date="2015-07-06T21:40:00Z">
        <w:r>
          <w:t xml:space="preserve">Möglich Vorlesungsinhalte im Laufe des Projektes anzuwenden: Dazu gehören die </w:t>
        </w:r>
        <w:del w:id="2125" w:author="Maximilian Schmitz" w:date="2015-07-08T16:34:00Z">
          <w:r w:rsidDel="005E3B65">
            <w:delText>Basislogikvorlesungen</w:delText>
          </w:r>
        </w:del>
      </w:ins>
      <w:ins w:id="2126" w:author="Maximilian Schmitz" w:date="2015-07-08T16:34:00Z">
        <w:r w:rsidR="005E3B65">
          <w:t>Vorlesungen im Bereich „Theoretische Informatik“</w:t>
        </w:r>
      </w:ins>
      <w:ins w:id="2127" w:author="Michael K." w:date="2015-07-06T21:40:00Z">
        <w:r>
          <w:t xml:space="preserve"> von Prof. Fahr</w:t>
        </w:r>
      </w:ins>
      <w:ins w:id="2128" w:author="Maximilian Schmitz" w:date="2015-07-08T16:34:00Z">
        <w:r w:rsidR="005E3B65">
          <w:t>. D</w:t>
        </w:r>
      </w:ins>
      <w:ins w:id="2129" w:author="Maximilian Schmitz" w:date="2015-07-08T16:35:00Z">
        <w:r w:rsidR="005E3B65">
          <w:t>iese beinhalten die logischen Grundlagen,</w:t>
        </w:r>
      </w:ins>
      <w:ins w:id="2130" w:author="Michael K." w:date="2015-07-06T21:40:00Z">
        <w:del w:id="2131" w:author="Maximilian Schmitz" w:date="2015-07-08T16:34:00Z">
          <w:r w:rsidDel="005E3B65">
            <w:delText>,</w:delText>
          </w:r>
        </w:del>
        <w:del w:id="2132" w:author="Maximilian Schmitz" w:date="2015-07-08T16:35:00Z">
          <w:r w:rsidDel="005E3B65">
            <w:delText xml:space="preserve"> </w:delText>
          </w:r>
        </w:del>
      </w:ins>
      <w:ins w:id="2133" w:author="Maximilian Schmitz" w:date="2015-07-08T16:35:00Z">
        <w:r w:rsidR="005E3B65">
          <w:t xml:space="preserve"> </w:t>
        </w:r>
      </w:ins>
      <w:ins w:id="2134" w:author="Michael K." w:date="2015-07-06T21:43:00Z">
        <w:r w:rsidR="00222D37">
          <w:t xml:space="preserve">welche bei der Einbindung und Erstellung der künstlichen Intelligenz </w:t>
        </w:r>
      </w:ins>
      <w:ins w:id="2135" w:author="Michael K." w:date="2015-07-06T21:44:00Z">
        <w:r w:rsidR="00222D37">
          <w:t xml:space="preserve">von Hilfe waren. Auch die </w:t>
        </w:r>
      </w:ins>
      <w:ins w:id="2136" w:author="Admin" w:date="2015-07-07T10:44:00Z">
        <w:r w:rsidR="003817E8">
          <w:t xml:space="preserve">Anwendung von </w:t>
        </w:r>
      </w:ins>
      <w:ins w:id="2137" w:author="Michael K." w:date="2015-07-06T21:44:00Z">
        <w:r w:rsidR="00222D37">
          <w:t xml:space="preserve">Design Pattern </w:t>
        </w:r>
      </w:ins>
      <w:ins w:id="2138" w:author="Michael K." w:date="2015-07-06T21:45:00Z">
        <w:r w:rsidR="00222D37">
          <w:t xml:space="preserve">aus der Vorlesung </w:t>
        </w:r>
      </w:ins>
      <w:ins w:id="2139" w:author="Maximilian Schmitz" w:date="2015-07-08T16:35:00Z">
        <w:r w:rsidR="005E3B65">
          <w:t>„</w:t>
        </w:r>
      </w:ins>
      <w:ins w:id="2140" w:author="Michael K." w:date="2015-07-06T21:45:00Z">
        <w:r w:rsidR="00222D37" w:rsidRPr="00222D37">
          <w:t>Software Engineering</w:t>
        </w:r>
      </w:ins>
      <w:ins w:id="2141" w:author="Maximilian Schmitz" w:date="2015-07-08T16:35:00Z">
        <w:r w:rsidR="005E3B65">
          <w:t>“</w:t>
        </w:r>
      </w:ins>
      <w:ins w:id="2142" w:author="Michael K." w:date="2015-07-06T21:44:00Z">
        <w:r w:rsidR="00222D37">
          <w:t xml:space="preserve"> von Prof. Dr. Judt wurde</w:t>
        </w:r>
        <w:del w:id="2143" w:author="Admin" w:date="2015-07-07T10:44:00Z">
          <w:r w:rsidR="00222D37" w:rsidDel="003817E8">
            <w:delText>n</w:delText>
          </w:r>
        </w:del>
        <w:r w:rsidR="00222D37">
          <w:t xml:space="preserve"> </w:t>
        </w:r>
        <w:del w:id="2144" w:author="Admin" w:date="2015-07-07T10:44:00Z">
          <w:r w:rsidR="00222D37" w:rsidDel="003817E8">
            <w:delText>eingesetzt</w:delText>
          </w:r>
        </w:del>
      </w:ins>
      <w:ins w:id="2145" w:author="Admin" w:date="2015-07-07T10:45:00Z">
        <w:r w:rsidR="003817E8">
          <w:t>berücksichtigt</w:t>
        </w:r>
      </w:ins>
      <w:ins w:id="2146" w:author="Michael K." w:date="2015-07-06T21:44:00Z">
        <w:r w:rsidR="00222D37">
          <w:t xml:space="preserve">. </w:t>
        </w:r>
      </w:ins>
    </w:p>
    <w:p w14:paraId="1CFE1812" w14:textId="77777777" w:rsidR="001F48E6" w:rsidRDefault="001F48E6">
      <w:pPr>
        <w:rPr>
          <w:ins w:id="2147" w:author="Michael K." w:date="2015-07-06T21:46:00Z"/>
        </w:rPr>
        <w:pPrChange w:id="2148" w:author="Admin" w:date="2015-07-08T13:36:00Z">
          <w:pPr>
            <w:pStyle w:val="berschrift1"/>
            <w:numPr>
              <w:numId w:val="0"/>
            </w:numPr>
          </w:pPr>
        </w:pPrChange>
      </w:pPr>
    </w:p>
    <w:p w14:paraId="5AEE237C" w14:textId="05C1245A" w:rsidR="001F48E6" w:rsidRDefault="001F48E6">
      <w:pPr>
        <w:rPr>
          <w:ins w:id="2149" w:author="Michael K." w:date="2015-07-06T21:43:00Z"/>
        </w:rPr>
        <w:pPrChange w:id="2150" w:author="Admin" w:date="2015-07-08T13:36:00Z">
          <w:pPr>
            <w:pStyle w:val="berschrift1"/>
            <w:numPr>
              <w:numId w:val="0"/>
            </w:numPr>
          </w:pPr>
        </w:pPrChange>
      </w:pPr>
      <w:ins w:id="2151" w:author="Michael K." w:date="2015-07-06T21:46:00Z">
        <w:r>
          <w:lastRenderedPageBreak/>
          <w:t xml:space="preserve">Im Rückblick sind wir mit unserem Fortschritt zufrieden: Das Spiel ist lauffähig, bietet alle Basisfunktionalitäten und bietet noch viel für </w:t>
        </w:r>
      </w:ins>
      <w:ins w:id="2152" w:author="Michael K." w:date="2015-07-06T21:47:00Z">
        <w:r>
          <w:t>zukünftige Entwicklungen.</w:t>
        </w:r>
      </w:ins>
    </w:p>
    <w:p w14:paraId="1D3E5C71" w14:textId="77777777" w:rsidR="00E966B4" w:rsidRPr="00AC4DD5" w:rsidRDefault="00E966B4">
      <w:pPr>
        <w:rPr>
          <w:ins w:id="2153" w:author="Michael K." w:date="2015-07-06T21:23:00Z"/>
        </w:rPr>
        <w:pPrChange w:id="2154"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footerReference w:type="first" r:id="rId27"/>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2155" w:author="Admin" w:date="2015-07-08T08:59:00Z">
            <w:r w:rsidDel="000E14AF">
              <w:delText>L</w:delText>
            </w:r>
          </w:del>
          <w:bookmarkStart w:id="2156" w:name="_Toc424193772"/>
          <w:ins w:id="2157" w:author="Admin" w:date="2015-07-08T08:59:00Z">
            <w:r w:rsidR="000E14AF">
              <w:t>L</w:t>
            </w:r>
          </w:ins>
          <w:r>
            <w:t>iteraturverzeichnis</w:t>
          </w:r>
          <w:bookmarkEnd w:id="2156"/>
        </w:p>
        <w:sdt>
          <w:sdtPr>
            <w:id w:val="111145805"/>
            <w:bibliography/>
          </w:sdtPr>
          <w:sdtEndPr/>
          <w:sdtContent>
            <w:p w14:paraId="4705D79B" w14:textId="77777777" w:rsidR="00067648"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067648" w14:paraId="7F97BED2" w14:textId="77777777">
                <w:trPr>
                  <w:divId w:val="1613172236"/>
                  <w:tblCellSpacing w:w="15" w:type="dxa"/>
                  <w:ins w:id="2158" w:author="Maximilian Schmitz" w:date="2015-07-08T20:05:00Z"/>
                </w:trPr>
                <w:tc>
                  <w:tcPr>
                    <w:tcW w:w="50" w:type="pct"/>
                    <w:hideMark/>
                  </w:tcPr>
                  <w:p w14:paraId="78B5D5BB" w14:textId="77777777" w:rsidR="00067648" w:rsidRDefault="00067648">
                    <w:pPr>
                      <w:pStyle w:val="Literaturverzeichnis"/>
                      <w:rPr>
                        <w:ins w:id="2159" w:author="Maximilian Schmitz" w:date="2015-07-08T20:05:00Z"/>
                        <w:noProof/>
                        <w:szCs w:val="24"/>
                      </w:rPr>
                    </w:pPr>
                    <w:ins w:id="2160" w:author="Maximilian Schmitz" w:date="2015-07-08T20:05:00Z">
                      <w:r>
                        <w:rPr>
                          <w:noProof/>
                        </w:rPr>
                        <w:t xml:space="preserve">[1] </w:t>
                      </w:r>
                    </w:ins>
                  </w:p>
                </w:tc>
                <w:tc>
                  <w:tcPr>
                    <w:tcW w:w="0" w:type="auto"/>
                    <w:hideMark/>
                  </w:tcPr>
                  <w:p w14:paraId="72D5652F" w14:textId="77777777" w:rsidR="00067648" w:rsidRDefault="00067648">
                    <w:pPr>
                      <w:pStyle w:val="Literaturverzeichnis"/>
                      <w:rPr>
                        <w:ins w:id="2161" w:author="Maximilian Schmitz" w:date="2015-07-08T20:05:00Z"/>
                        <w:noProof/>
                      </w:rPr>
                    </w:pPr>
                    <w:ins w:id="2162" w:author="Maximilian Schmitz" w:date="2015-07-08T20:05:00Z">
                      <w:r w:rsidRPr="00B2717A">
                        <w:rPr>
                          <w:noProof/>
                          <w:lang w:val="en-GB"/>
                          <w:rPrChange w:id="2163" w:author="Maximilian Schmitz" w:date="2015-07-08T21:44:00Z">
                            <w:rPr>
                              <w:noProof/>
                            </w:rPr>
                          </w:rPrChange>
                        </w:rPr>
                        <w:t xml:space="preserve">Valve, „Valve Technology,“ [Online]. Available: https://developer.valvesoftware.com/wiki/Valve_Technology. </w:t>
                      </w:r>
                      <w:r>
                        <w:rPr>
                          <w:noProof/>
                        </w:rPr>
                        <w:t>[Zugriff am 2 Juli 2015].</w:t>
                      </w:r>
                    </w:ins>
                  </w:p>
                </w:tc>
              </w:tr>
              <w:tr w:rsidR="00067648" w14:paraId="402C51B8" w14:textId="77777777">
                <w:trPr>
                  <w:divId w:val="1613172236"/>
                  <w:tblCellSpacing w:w="15" w:type="dxa"/>
                  <w:ins w:id="2164" w:author="Maximilian Schmitz" w:date="2015-07-08T20:05:00Z"/>
                </w:trPr>
                <w:tc>
                  <w:tcPr>
                    <w:tcW w:w="50" w:type="pct"/>
                    <w:hideMark/>
                  </w:tcPr>
                  <w:p w14:paraId="7B807D24" w14:textId="77777777" w:rsidR="00067648" w:rsidRDefault="00067648">
                    <w:pPr>
                      <w:pStyle w:val="Literaturverzeichnis"/>
                      <w:rPr>
                        <w:ins w:id="2165" w:author="Maximilian Schmitz" w:date="2015-07-08T20:05:00Z"/>
                        <w:noProof/>
                      </w:rPr>
                    </w:pPr>
                    <w:ins w:id="2166" w:author="Maximilian Schmitz" w:date="2015-07-08T20:05:00Z">
                      <w:r>
                        <w:rPr>
                          <w:noProof/>
                        </w:rPr>
                        <w:t xml:space="preserve">[2] </w:t>
                      </w:r>
                    </w:ins>
                  </w:p>
                </w:tc>
                <w:tc>
                  <w:tcPr>
                    <w:tcW w:w="0" w:type="auto"/>
                    <w:hideMark/>
                  </w:tcPr>
                  <w:p w14:paraId="0B4DBBDA" w14:textId="77777777" w:rsidR="00067648" w:rsidRDefault="00067648">
                    <w:pPr>
                      <w:pStyle w:val="Literaturverzeichnis"/>
                      <w:rPr>
                        <w:ins w:id="2167" w:author="Maximilian Schmitz" w:date="2015-07-08T20:05:00Z"/>
                        <w:noProof/>
                      </w:rPr>
                    </w:pPr>
                    <w:ins w:id="2168" w:author="Maximilian Schmitz" w:date="2015-07-08T20:05:00Z">
                      <w:r w:rsidRPr="00B2717A">
                        <w:rPr>
                          <w:noProof/>
                          <w:lang w:val="en-GB"/>
                          <w:rPrChange w:id="2169" w:author="Maximilian Schmitz" w:date="2015-07-08T21:44:00Z">
                            <w:rPr>
                              <w:noProof/>
                            </w:rPr>
                          </w:rPrChange>
                        </w:rPr>
                        <w:t xml:space="preserve">Valve, „Valve Software,“ [Online]. Available: http://www.valvesoftware.com/news/. </w:t>
                      </w:r>
                      <w:r>
                        <w:rPr>
                          <w:noProof/>
                        </w:rPr>
                        <w:t>[Zugriff am 2 Juli 2015].</w:t>
                      </w:r>
                    </w:ins>
                  </w:p>
                </w:tc>
              </w:tr>
              <w:tr w:rsidR="00067648" w14:paraId="7A960AFB" w14:textId="77777777">
                <w:trPr>
                  <w:divId w:val="1613172236"/>
                  <w:tblCellSpacing w:w="15" w:type="dxa"/>
                  <w:ins w:id="2170" w:author="Maximilian Schmitz" w:date="2015-07-08T20:05:00Z"/>
                </w:trPr>
                <w:tc>
                  <w:tcPr>
                    <w:tcW w:w="50" w:type="pct"/>
                    <w:hideMark/>
                  </w:tcPr>
                  <w:p w14:paraId="7F47CA2B" w14:textId="77777777" w:rsidR="00067648" w:rsidRDefault="00067648">
                    <w:pPr>
                      <w:pStyle w:val="Literaturverzeichnis"/>
                      <w:rPr>
                        <w:ins w:id="2171" w:author="Maximilian Schmitz" w:date="2015-07-08T20:05:00Z"/>
                        <w:noProof/>
                      </w:rPr>
                    </w:pPr>
                    <w:ins w:id="2172" w:author="Maximilian Schmitz" w:date="2015-07-08T20:05:00Z">
                      <w:r>
                        <w:rPr>
                          <w:noProof/>
                        </w:rPr>
                        <w:t xml:space="preserve">[3] </w:t>
                      </w:r>
                    </w:ins>
                  </w:p>
                </w:tc>
                <w:tc>
                  <w:tcPr>
                    <w:tcW w:w="0" w:type="auto"/>
                    <w:hideMark/>
                  </w:tcPr>
                  <w:p w14:paraId="0023DB05" w14:textId="77777777" w:rsidR="00067648" w:rsidRDefault="00067648">
                    <w:pPr>
                      <w:pStyle w:val="Literaturverzeichnis"/>
                      <w:rPr>
                        <w:ins w:id="2173" w:author="Maximilian Schmitz" w:date="2015-07-08T20:05:00Z"/>
                        <w:noProof/>
                      </w:rPr>
                    </w:pPr>
                    <w:ins w:id="2174" w:author="Maximilian Schmitz" w:date="2015-07-08T20:05:00Z">
                      <w:r w:rsidRPr="00B2717A">
                        <w:rPr>
                          <w:noProof/>
                          <w:lang w:val="en-GB"/>
                          <w:rPrChange w:id="2175" w:author="Maximilian Schmitz" w:date="2015-07-08T21:44:00Z">
                            <w:rPr>
                              <w:noProof/>
                            </w:rPr>
                          </w:rPrChange>
                        </w:rPr>
                        <w:t xml:space="preserve">Unity Technologies, „Unity,“ [Online]. Available: http://unity3d.com/unity. </w:t>
                      </w:r>
                      <w:r>
                        <w:rPr>
                          <w:noProof/>
                        </w:rPr>
                        <w:t>[Zugriff am 3 Juni 2015].</w:t>
                      </w:r>
                    </w:ins>
                  </w:p>
                </w:tc>
              </w:tr>
              <w:tr w:rsidR="00067648" w14:paraId="55731DC1" w14:textId="77777777">
                <w:trPr>
                  <w:divId w:val="1613172236"/>
                  <w:tblCellSpacing w:w="15" w:type="dxa"/>
                  <w:ins w:id="2176" w:author="Maximilian Schmitz" w:date="2015-07-08T20:05:00Z"/>
                </w:trPr>
                <w:tc>
                  <w:tcPr>
                    <w:tcW w:w="50" w:type="pct"/>
                    <w:hideMark/>
                  </w:tcPr>
                  <w:p w14:paraId="693039EA" w14:textId="77777777" w:rsidR="00067648" w:rsidRDefault="00067648">
                    <w:pPr>
                      <w:pStyle w:val="Literaturverzeichnis"/>
                      <w:rPr>
                        <w:ins w:id="2177" w:author="Maximilian Schmitz" w:date="2015-07-08T20:05:00Z"/>
                        <w:noProof/>
                      </w:rPr>
                    </w:pPr>
                    <w:ins w:id="2178" w:author="Maximilian Schmitz" w:date="2015-07-08T20:05:00Z">
                      <w:r>
                        <w:rPr>
                          <w:noProof/>
                        </w:rPr>
                        <w:t xml:space="preserve">[4] </w:t>
                      </w:r>
                    </w:ins>
                  </w:p>
                </w:tc>
                <w:tc>
                  <w:tcPr>
                    <w:tcW w:w="0" w:type="auto"/>
                    <w:hideMark/>
                  </w:tcPr>
                  <w:p w14:paraId="7A2AC276" w14:textId="77777777" w:rsidR="00067648" w:rsidRDefault="00067648">
                    <w:pPr>
                      <w:pStyle w:val="Literaturverzeichnis"/>
                      <w:rPr>
                        <w:ins w:id="2179" w:author="Maximilian Schmitz" w:date="2015-07-08T20:05:00Z"/>
                        <w:noProof/>
                      </w:rPr>
                    </w:pPr>
                    <w:ins w:id="2180" w:author="Maximilian Schmitz" w:date="2015-07-08T20:05:00Z">
                      <w:r w:rsidRPr="00B2717A">
                        <w:rPr>
                          <w:noProof/>
                          <w:lang w:val="en-GB"/>
                          <w:rPrChange w:id="2181" w:author="Maximilian Schmitz" w:date="2015-07-08T21:44:00Z">
                            <w:rPr>
                              <w:noProof/>
                            </w:rPr>
                          </w:rPrChange>
                        </w:rPr>
                        <w:t xml:space="preserve">Unity Technologies, „Unity,“ [Online]. Available: https://store.unity3d.com/products. </w:t>
                      </w:r>
                      <w:r>
                        <w:rPr>
                          <w:noProof/>
                        </w:rPr>
                        <w:t>[Zugriff am 3 Juni 2015].</w:t>
                      </w:r>
                    </w:ins>
                  </w:p>
                </w:tc>
              </w:tr>
              <w:tr w:rsidR="00067648" w14:paraId="3955CA56" w14:textId="77777777">
                <w:trPr>
                  <w:divId w:val="1613172236"/>
                  <w:tblCellSpacing w:w="15" w:type="dxa"/>
                  <w:ins w:id="2182" w:author="Maximilian Schmitz" w:date="2015-07-08T20:05:00Z"/>
                </w:trPr>
                <w:tc>
                  <w:tcPr>
                    <w:tcW w:w="50" w:type="pct"/>
                    <w:hideMark/>
                  </w:tcPr>
                  <w:p w14:paraId="3C495CBD" w14:textId="77777777" w:rsidR="00067648" w:rsidRDefault="00067648">
                    <w:pPr>
                      <w:pStyle w:val="Literaturverzeichnis"/>
                      <w:rPr>
                        <w:ins w:id="2183" w:author="Maximilian Schmitz" w:date="2015-07-08T20:05:00Z"/>
                        <w:noProof/>
                      </w:rPr>
                    </w:pPr>
                    <w:ins w:id="2184" w:author="Maximilian Schmitz" w:date="2015-07-08T20:05:00Z">
                      <w:r>
                        <w:rPr>
                          <w:noProof/>
                        </w:rPr>
                        <w:t xml:space="preserve">[5] </w:t>
                      </w:r>
                    </w:ins>
                  </w:p>
                </w:tc>
                <w:tc>
                  <w:tcPr>
                    <w:tcW w:w="0" w:type="auto"/>
                    <w:hideMark/>
                  </w:tcPr>
                  <w:p w14:paraId="6577A084" w14:textId="77777777" w:rsidR="00067648" w:rsidRDefault="00067648">
                    <w:pPr>
                      <w:pStyle w:val="Literaturverzeichnis"/>
                      <w:rPr>
                        <w:ins w:id="2185" w:author="Maximilian Schmitz" w:date="2015-07-08T20:05:00Z"/>
                        <w:noProof/>
                      </w:rPr>
                    </w:pPr>
                    <w:ins w:id="2186" w:author="Maximilian Schmitz" w:date="2015-07-08T20:05:00Z">
                      <w:r w:rsidRPr="00B2717A">
                        <w:rPr>
                          <w:noProof/>
                          <w:lang w:val="en-GB"/>
                          <w:rPrChange w:id="2187" w:author="Maximilian Schmitz" w:date="2015-07-08T21:44:00Z">
                            <w:rPr>
                              <w:noProof/>
                            </w:rPr>
                          </w:rPrChange>
                        </w:rPr>
                        <w:t xml:space="preserve">Epic Games, „Unreal Engine 4,“ [Online]. Available: https://www.unrealengine.com/what-is-unreal-engine-4. </w:t>
                      </w:r>
                      <w:r>
                        <w:rPr>
                          <w:noProof/>
                        </w:rPr>
                        <w:t>[Zugriff am 10 Juni 2015].</w:t>
                      </w:r>
                    </w:ins>
                  </w:p>
                </w:tc>
              </w:tr>
              <w:tr w:rsidR="00067648" w14:paraId="2A8D53AF" w14:textId="77777777">
                <w:trPr>
                  <w:divId w:val="1613172236"/>
                  <w:tblCellSpacing w:w="15" w:type="dxa"/>
                  <w:ins w:id="2188" w:author="Maximilian Schmitz" w:date="2015-07-08T20:05:00Z"/>
                </w:trPr>
                <w:tc>
                  <w:tcPr>
                    <w:tcW w:w="50" w:type="pct"/>
                    <w:hideMark/>
                  </w:tcPr>
                  <w:p w14:paraId="2B400BAD" w14:textId="77777777" w:rsidR="00067648" w:rsidRDefault="00067648">
                    <w:pPr>
                      <w:pStyle w:val="Literaturverzeichnis"/>
                      <w:rPr>
                        <w:ins w:id="2189" w:author="Maximilian Schmitz" w:date="2015-07-08T20:05:00Z"/>
                        <w:noProof/>
                      </w:rPr>
                    </w:pPr>
                    <w:ins w:id="2190" w:author="Maximilian Schmitz" w:date="2015-07-08T20:05:00Z">
                      <w:r>
                        <w:rPr>
                          <w:noProof/>
                        </w:rPr>
                        <w:t xml:space="preserve">[6] </w:t>
                      </w:r>
                    </w:ins>
                  </w:p>
                </w:tc>
                <w:tc>
                  <w:tcPr>
                    <w:tcW w:w="0" w:type="auto"/>
                    <w:hideMark/>
                  </w:tcPr>
                  <w:p w14:paraId="530CBBCC" w14:textId="77777777" w:rsidR="00067648" w:rsidRDefault="00067648">
                    <w:pPr>
                      <w:pStyle w:val="Literaturverzeichnis"/>
                      <w:rPr>
                        <w:ins w:id="2191" w:author="Maximilian Schmitz" w:date="2015-07-08T20:05:00Z"/>
                        <w:noProof/>
                      </w:rPr>
                    </w:pPr>
                    <w:ins w:id="2192" w:author="Maximilian Schmitz" w:date="2015-07-08T20:05:00Z">
                      <w:r w:rsidRPr="00B2717A">
                        <w:rPr>
                          <w:noProof/>
                          <w:lang w:val="en-GB"/>
                          <w:rPrChange w:id="2193" w:author="Maximilian Schmitz" w:date="2015-07-08T21:44:00Z">
                            <w:rPr>
                              <w:noProof/>
                            </w:rPr>
                          </w:rPrChange>
                        </w:rPr>
                        <w:t xml:space="preserve">Epic Games, „Unreal Engine 4 Games,“ Epic Games, [Online]. Available: https://wiki.unrealengine.com/Category:Games. </w:t>
                      </w:r>
                      <w:r>
                        <w:rPr>
                          <w:noProof/>
                        </w:rPr>
                        <w:t>[Zugriff am 07 07 2015].</w:t>
                      </w:r>
                    </w:ins>
                  </w:p>
                </w:tc>
              </w:tr>
              <w:tr w:rsidR="00067648" w14:paraId="345C76AE" w14:textId="77777777">
                <w:trPr>
                  <w:divId w:val="1613172236"/>
                  <w:tblCellSpacing w:w="15" w:type="dxa"/>
                  <w:ins w:id="2194" w:author="Maximilian Schmitz" w:date="2015-07-08T20:05:00Z"/>
                </w:trPr>
                <w:tc>
                  <w:tcPr>
                    <w:tcW w:w="50" w:type="pct"/>
                    <w:hideMark/>
                  </w:tcPr>
                  <w:p w14:paraId="0AD01A7F" w14:textId="77777777" w:rsidR="00067648" w:rsidRDefault="00067648">
                    <w:pPr>
                      <w:pStyle w:val="Literaturverzeichnis"/>
                      <w:rPr>
                        <w:ins w:id="2195" w:author="Maximilian Schmitz" w:date="2015-07-08T20:05:00Z"/>
                        <w:noProof/>
                      </w:rPr>
                    </w:pPr>
                    <w:ins w:id="2196" w:author="Maximilian Schmitz" w:date="2015-07-08T20:05:00Z">
                      <w:r>
                        <w:rPr>
                          <w:noProof/>
                        </w:rPr>
                        <w:t xml:space="preserve">[7] </w:t>
                      </w:r>
                    </w:ins>
                  </w:p>
                </w:tc>
                <w:tc>
                  <w:tcPr>
                    <w:tcW w:w="0" w:type="auto"/>
                    <w:hideMark/>
                  </w:tcPr>
                  <w:p w14:paraId="6C953D45" w14:textId="77777777" w:rsidR="00067648" w:rsidRDefault="00067648">
                    <w:pPr>
                      <w:pStyle w:val="Literaturverzeichnis"/>
                      <w:rPr>
                        <w:ins w:id="2197" w:author="Maximilian Schmitz" w:date="2015-07-08T20:05:00Z"/>
                        <w:noProof/>
                      </w:rPr>
                    </w:pPr>
                    <w:ins w:id="2198" w:author="Maximilian Schmitz" w:date="2015-07-08T20:05:00Z">
                      <w:r w:rsidRPr="00B2717A">
                        <w:rPr>
                          <w:noProof/>
                          <w:lang w:val="en-GB"/>
                          <w:rPrChange w:id="2199" w:author="Maximilian Schmitz" w:date="2015-07-08T21:44:00Z">
                            <w:rPr>
                              <w:noProof/>
                            </w:rPr>
                          </w:rPrChange>
                        </w:rPr>
                        <w:t xml:space="preserve">Epic Games, „Unreal Engine 4,“ [Online]. Available: https://www.unrealengine.com/blog/ue4-powered-tekken-7-announced-at-evo-2014. </w:t>
                      </w:r>
                      <w:r>
                        <w:rPr>
                          <w:noProof/>
                        </w:rPr>
                        <w:t>[Zugriff am 10 Juni 2015].</w:t>
                      </w:r>
                    </w:ins>
                  </w:p>
                </w:tc>
              </w:tr>
              <w:tr w:rsidR="00067648" w14:paraId="5D2EF4E2" w14:textId="77777777">
                <w:trPr>
                  <w:divId w:val="1613172236"/>
                  <w:tblCellSpacing w:w="15" w:type="dxa"/>
                  <w:ins w:id="2200" w:author="Maximilian Schmitz" w:date="2015-07-08T20:05:00Z"/>
                </w:trPr>
                <w:tc>
                  <w:tcPr>
                    <w:tcW w:w="50" w:type="pct"/>
                    <w:hideMark/>
                  </w:tcPr>
                  <w:p w14:paraId="5A41B95E" w14:textId="77777777" w:rsidR="00067648" w:rsidRDefault="00067648">
                    <w:pPr>
                      <w:pStyle w:val="Literaturverzeichnis"/>
                      <w:rPr>
                        <w:ins w:id="2201" w:author="Maximilian Schmitz" w:date="2015-07-08T20:05:00Z"/>
                        <w:noProof/>
                      </w:rPr>
                    </w:pPr>
                    <w:ins w:id="2202" w:author="Maximilian Schmitz" w:date="2015-07-08T20:05:00Z">
                      <w:r>
                        <w:rPr>
                          <w:noProof/>
                        </w:rPr>
                        <w:t xml:space="preserve">[8] </w:t>
                      </w:r>
                    </w:ins>
                  </w:p>
                </w:tc>
                <w:tc>
                  <w:tcPr>
                    <w:tcW w:w="0" w:type="auto"/>
                    <w:hideMark/>
                  </w:tcPr>
                  <w:p w14:paraId="267121EB" w14:textId="77777777" w:rsidR="00067648" w:rsidRDefault="00067648">
                    <w:pPr>
                      <w:pStyle w:val="Literaturverzeichnis"/>
                      <w:rPr>
                        <w:ins w:id="2203" w:author="Maximilian Schmitz" w:date="2015-07-08T20:05:00Z"/>
                        <w:noProof/>
                      </w:rPr>
                    </w:pPr>
                    <w:ins w:id="2204" w:author="Maximilian Schmitz" w:date="2015-07-08T20:05:00Z">
                      <w:r w:rsidRPr="00B2717A">
                        <w:rPr>
                          <w:noProof/>
                          <w:lang w:val="en-GB"/>
                          <w:rPrChange w:id="2205" w:author="Maximilian Schmitz" w:date="2015-07-08T21:44:00Z">
                            <w:rPr>
                              <w:noProof/>
                            </w:rPr>
                          </w:rPrChange>
                        </w:rPr>
                        <w:t xml:space="preserve">Epic Games Inc, „Academic Use for Students and Teachers | Unreal Engine 4,“ Epic Games Inc, 2014. </w:t>
                      </w:r>
                      <w:r>
                        <w:rPr>
                          <w:noProof/>
                        </w:rPr>
                        <w:t>[Online]. Available: https://www.unrealengine.com/education. [Zugriff am 02 07 2015].</w:t>
                      </w:r>
                    </w:ins>
                  </w:p>
                </w:tc>
              </w:tr>
              <w:tr w:rsidR="00067648" w14:paraId="4EF2CE32" w14:textId="77777777">
                <w:trPr>
                  <w:divId w:val="1613172236"/>
                  <w:tblCellSpacing w:w="15" w:type="dxa"/>
                  <w:ins w:id="2206" w:author="Maximilian Schmitz" w:date="2015-07-08T20:05:00Z"/>
                </w:trPr>
                <w:tc>
                  <w:tcPr>
                    <w:tcW w:w="50" w:type="pct"/>
                    <w:hideMark/>
                  </w:tcPr>
                  <w:p w14:paraId="6D756B00" w14:textId="77777777" w:rsidR="00067648" w:rsidRDefault="00067648">
                    <w:pPr>
                      <w:pStyle w:val="Literaturverzeichnis"/>
                      <w:rPr>
                        <w:ins w:id="2207" w:author="Maximilian Schmitz" w:date="2015-07-08T20:05:00Z"/>
                        <w:noProof/>
                      </w:rPr>
                    </w:pPr>
                    <w:ins w:id="2208" w:author="Maximilian Schmitz" w:date="2015-07-08T20:05:00Z">
                      <w:r>
                        <w:rPr>
                          <w:noProof/>
                        </w:rPr>
                        <w:t xml:space="preserve">[9] </w:t>
                      </w:r>
                    </w:ins>
                  </w:p>
                </w:tc>
                <w:tc>
                  <w:tcPr>
                    <w:tcW w:w="0" w:type="auto"/>
                    <w:hideMark/>
                  </w:tcPr>
                  <w:p w14:paraId="4C96C43A" w14:textId="77777777" w:rsidR="00067648" w:rsidRDefault="00067648">
                    <w:pPr>
                      <w:pStyle w:val="Literaturverzeichnis"/>
                      <w:rPr>
                        <w:ins w:id="2209" w:author="Maximilian Schmitz" w:date="2015-07-08T20:05:00Z"/>
                        <w:noProof/>
                      </w:rPr>
                    </w:pPr>
                    <w:ins w:id="2210" w:author="Maximilian Schmitz" w:date="2015-07-08T20:05:00Z">
                      <w:r w:rsidRPr="00B2717A">
                        <w:rPr>
                          <w:noProof/>
                          <w:lang w:val="en-GB"/>
                          <w:rPrChange w:id="2211" w:author="Maximilian Schmitz" w:date="2015-07-08T21:44:00Z">
                            <w:rPr>
                              <w:noProof/>
                            </w:rPr>
                          </w:rPrChange>
                        </w:rPr>
                        <w:t xml:space="preserve">Lua.org, „Lua 5.3 Reference Manual,“ 17 06 2015. </w:t>
                      </w:r>
                      <w:r>
                        <w:rPr>
                          <w:noProof/>
                        </w:rPr>
                        <w:t>[Online]. Available: http://www.lua.org/manual/5.3/manual.html. [Zugriff am 02 07 2015].</w:t>
                      </w:r>
                    </w:ins>
                  </w:p>
                </w:tc>
              </w:tr>
              <w:tr w:rsidR="00067648" w14:paraId="6CEBE783" w14:textId="77777777">
                <w:trPr>
                  <w:divId w:val="1613172236"/>
                  <w:tblCellSpacing w:w="15" w:type="dxa"/>
                  <w:ins w:id="2212" w:author="Maximilian Schmitz" w:date="2015-07-08T20:05:00Z"/>
                </w:trPr>
                <w:tc>
                  <w:tcPr>
                    <w:tcW w:w="50" w:type="pct"/>
                    <w:hideMark/>
                  </w:tcPr>
                  <w:p w14:paraId="53DD27EF" w14:textId="77777777" w:rsidR="00067648" w:rsidRDefault="00067648">
                    <w:pPr>
                      <w:pStyle w:val="Literaturverzeichnis"/>
                      <w:rPr>
                        <w:ins w:id="2213" w:author="Maximilian Schmitz" w:date="2015-07-08T20:05:00Z"/>
                        <w:noProof/>
                      </w:rPr>
                    </w:pPr>
                    <w:ins w:id="2214" w:author="Maximilian Schmitz" w:date="2015-07-08T20:05:00Z">
                      <w:r>
                        <w:rPr>
                          <w:noProof/>
                        </w:rPr>
                        <w:t xml:space="preserve">[10] </w:t>
                      </w:r>
                    </w:ins>
                  </w:p>
                </w:tc>
                <w:tc>
                  <w:tcPr>
                    <w:tcW w:w="0" w:type="auto"/>
                    <w:hideMark/>
                  </w:tcPr>
                  <w:p w14:paraId="6651D882" w14:textId="77777777" w:rsidR="00067648" w:rsidRDefault="00067648">
                    <w:pPr>
                      <w:pStyle w:val="Literaturverzeichnis"/>
                      <w:rPr>
                        <w:ins w:id="2215" w:author="Maximilian Schmitz" w:date="2015-07-08T20:05:00Z"/>
                        <w:noProof/>
                      </w:rPr>
                    </w:pPr>
                    <w:ins w:id="2216" w:author="Maximilian Schmitz" w:date="2015-07-08T20:05:00Z">
                      <w:r w:rsidRPr="00B2717A">
                        <w:rPr>
                          <w:noProof/>
                          <w:lang w:val="en-GB"/>
                          <w:rPrChange w:id="2217" w:author="Maximilian Schmitz" w:date="2015-07-08T21:44:00Z">
                            <w:rPr>
                              <w:noProof/>
                            </w:rPr>
                          </w:rPrChange>
                        </w:rPr>
                        <w:t xml:space="preserve">Lua.org, „Lua: About,“ Lua.org, 17 06 2015. </w:t>
                      </w:r>
                      <w:r>
                        <w:rPr>
                          <w:noProof/>
                        </w:rPr>
                        <w:t>[Online]. Available: http://www.lua.org/about.html. [Zugriff am 08 07 2015].</w:t>
                      </w:r>
                    </w:ins>
                  </w:p>
                </w:tc>
              </w:tr>
              <w:tr w:rsidR="00067648" w:rsidRPr="00B2717A" w14:paraId="0C3DFC62" w14:textId="77777777">
                <w:trPr>
                  <w:divId w:val="1613172236"/>
                  <w:tblCellSpacing w:w="15" w:type="dxa"/>
                  <w:ins w:id="2218" w:author="Maximilian Schmitz" w:date="2015-07-08T20:05:00Z"/>
                </w:trPr>
                <w:tc>
                  <w:tcPr>
                    <w:tcW w:w="50" w:type="pct"/>
                    <w:hideMark/>
                  </w:tcPr>
                  <w:p w14:paraId="311D8932" w14:textId="77777777" w:rsidR="00067648" w:rsidRDefault="00067648">
                    <w:pPr>
                      <w:pStyle w:val="Literaturverzeichnis"/>
                      <w:rPr>
                        <w:ins w:id="2219" w:author="Maximilian Schmitz" w:date="2015-07-08T20:05:00Z"/>
                        <w:noProof/>
                      </w:rPr>
                    </w:pPr>
                    <w:ins w:id="2220" w:author="Maximilian Schmitz" w:date="2015-07-08T20:05:00Z">
                      <w:r>
                        <w:rPr>
                          <w:noProof/>
                        </w:rPr>
                        <w:t xml:space="preserve">[11] </w:t>
                      </w:r>
                    </w:ins>
                  </w:p>
                </w:tc>
                <w:tc>
                  <w:tcPr>
                    <w:tcW w:w="0" w:type="auto"/>
                    <w:hideMark/>
                  </w:tcPr>
                  <w:p w14:paraId="55251FB3" w14:textId="77777777" w:rsidR="00067648" w:rsidRPr="00B2717A" w:rsidRDefault="00067648">
                    <w:pPr>
                      <w:pStyle w:val="Literaturverzeichnis"/>
                      <w:rPr>
                        <w:ins w:id="2221" w:author="Maximilian Schmitz" w:date="2015-07-08T20:05:00Z"/>
                        <w:noProof/>
                        <w:lang w:val="en-GB"/>
                        <w:rPrChange w:id="2222" w:author="Maximilian Schmitz" w:date="2015-07-08T21:44:00Z">
                          <w:rPr>
                            <w:ins w:id="2223" w:author="Maximilian Schmitz" w:date="2015-07-08T20:05:00Z"/>
                            <w:noProof/>
                          </w:rPr>
                        </w:rPrChange>
                      </w:rPr>
                    </w:pPr>
                    <w:ins w:id="2224" w:author="Maximilian Schmitz" w:date="2015-07-08T20:05:00Z">
                      <w:r w:rsidRPr="00B2717A">
                        <w:rPr>
                          <w:noProof/>
                          <w:lang w:val="en-GB"/>
                          <w:rPrChange w:id="2225" w:author="Maximilian Schmitz" w:date="2015-07-08T21:44:00Z">
                            <w:rPr>
                              <w:noProof/>
                            </w:rPr>
                          </w:rPrChange>
                        </w:rPr>
                        <w:t>RoboCup Federation, „RoboCup Soccer Server Users Manual,“ RoboCup Federation, 2003.</w:t>
                      </w:r>
                    </w:ins>
                  </w:p>
                </w:tc>
              </w:tr>
              <w:tr w:rsidR="00067648" w14:paraId="398AACCC" w14:textId="77777777">
                <w:trPr>
                  <w:divId w:val="1613172236"/>
                  <w:tblCellSpacing w:w="15" w:type="dxa"/>
                  <w:ins w:id="2226" w:author="Maximilian Schmitz" w:date="2015-07-08T20:05:00Z"/>
                </w:trPr>
                <w:tc>
                  <w:tcPr>
                    <w:tcW w:w="50" w:type="pct"/>
                    <w:hideMark/>
                  </w:tcPr>
                  <w:p w14:paraId="4107F3B9" w14:textId="77777777" w:rsidR="00067648" w:rsidRDefault="00067648">
                    <w:pPr>
                      <w:pStyle w:val="Literaturverzeichnis"/>
                      <w:rPr>
                        <w:ins w:id="2227" w:author="Maximilian Schmitz" w:date="2015-07-08T20:05:00Z"/>
                        <w:noProof/>
                      </w:rPr>
                    </w:pPr>
                    <w:ins w:id="2228" w:author="Maximilian Schmitz" w:date="2015-07-08T20:05:00Z">
                      <w:r>
                        <w:rPr>
                          <w:noProof/>
                        </w:rPr>
                        <w:lastRenderedPageBreak/>
                        <w:t xml:space="preserve">[12] </w:t>
                      </w:r>
                    </w:ins>
                  </w:p>
                </w:tc>
                <w:tc>
                  <w:tcPr>
                    <w:tcW w:w="0" w:type="auto"/>
                    <w:hideMark/>
                  </w:tcPr>
                  <w:p w14:paraId="691DDBEB" w14:textId="77777777" w:rsidR="00067648" w:rsidRDefault="00067648">
                    <w:pPr>
                      <w:pStyle w:val="Literaturverzeichnis"/>
                      <w:rPr>
                        <w:ins w:id="2229" w:author="Maximilian Schmitz" w:date="2015-07-08T20:05:00Z"/>
                        <w:noProof/>
                      </w:rPr>
                    </w:pPr>
                    <w:ins w:id="2230" w:author="Maximilian Schmitz" w:date="2015-07-08T20:05:00Z">
                      <w:r>
                        <w:rPr>
                          <w:noProof/>
                        </w:rPr>
                        <w:t xml:space="preserve">Lämmel, U., Cleve, J., Künstliche Intelligenz, München: Hanser, 2012. </w:t>
                      </w:r>
                    </w:ins>
                  </w:p>
                </w:tc>
              </w:tr>
              <w:tr w:rsidR="00067648" w14:paraId="01A32EB9" w14:textId="77777777">
                <w:trPr>
                  <w:divId w:val="1613172236"/>
                  <w:tblCellSpacing w:w="15" w:type="dxa"/>
                  <w:ins w:id="2231" w:author="Maximilian Schmitz" w:date="2015-07-08T20:05:00Z"/>
                </w:trPr>
                <w:tc>
                  <w:tcPr>
                    <w:tcW w:w="50" w:type="pct"/>
                    <w:hideMark/>
                  </w:tcPr>
                  <w:p w14:paraId="1813F391" w14:textId="77777777" w:rsidR="00067648" w:rsidRDefault="00067648">
                    <w:pPr>
                      <w:pStyle w:val="Literaturverzeichnis"/>
                      <w:rPr>
                        <w:ins w:id="2232" w:author="Maximilian Schmitz" w:date="2015-07-08T20:05:00Z"/>
                        <w:noProof/>
                      </w:rPr>
                    </w:pPr>
                    <w:ins w:id="2233" w:author="Maximilian Schmitz" w:date="2015-07-08T20:05:00Z">
                      <w:r>
                        <w:rPr>
                          <w:noProof/>
                        </w:rPr>
                        <w:t xml:space="preserve">[13] </w:t>
                      </w:r>
                    </w:ins>
                  </w:p>
                </w:tc>
                <w:tc>
                  <w:tcPr>
                    <w:tcW w:w="0" w:type="auto"/>
                    <w:hideMark/>
                  </w:tcPr>
                  <w:p w14:paraId="5073B2E7" w14:textId="77777777" w:rsidR="00067648" w:rsidRDefault="00067648">
                    <w:pPr>
                      <w:pStyle w:val="Literaturverzeichnis"/>
                      <w:rPr>
                        <w:ins w:id="2234" w:author="Maximilian Schmitz" w:date="2015-07-08T20:05:00Z"/>
                        <w:noProof/>
                      </w:rPr>
                    </w:pPr>
                    <w:ins w:id="2235" w:author="Maximilian Schmitz" w:date="2015-07-08T20:05:00Z">
                      <w:r>
                        <w:rPr>
                          <w:noProof/>
                        </w:rPr>
                        <w:t xml:space="preserve">Mühlhäuser, M., Schill, A., Software Engineering für verteilte Anwendungen, Berlin Heidelberg: Springer, 1992. </w:t>
                      </w:r>
                    </w:ins>
                  </w:p>
                </w:tc>
              </w:tr>
              <w:tr w:rsidR="00067648" w14:paraId="7634B301" w14:textId="77777777">
                <w:trPr>
                  <w:divId w:val="1613172236"/>
                  <w:tblCellSpacing w:w="15" w:type="dxa"/>
                  <w:ins w:id="2236" w:author="Maximilian Schmitz" w:date="2015-07-08T20:05:00Z"/>
                </w:trPr>
                <w:tc>
                  <w:tcPr>
                    <w:tcW w:w="50" w:type="pct"/>
                    <w:hideMark/>
                  </w:tcPr>
                  <w:p w14:paraId="6C442AC6" w14:textId="77777777" w:rsidR="00067648" w:rsidRDefault="00067648">
                    <w:pPr>
                      <w:pStyle w:val="Literaturverzeichnis"/>
                      <w:rPr>
                        <w:ins w:id="2237" w:author="Maximilian Schmitz" w:date="2015-07-08T20:05:00Z"/>
                        <w:noProof/>
                      </w:rPr>
                    </w:pPr>
                    <w:ins w:id="2238" w:author="Maximilian Schmitz" w:date="2015-07-08T20:05:00Z">
                      <w:r>
                        <w:rPr>
                          <w:noProof/>
                        </w:rPr>
                        <w:t xml:space="preserve">[14] </w:t>
                      </w:r>
                    </w:ins>
                  </w:p>
                </w:tc>
                <w:tc>
                  <w:tcPr>
                    <w:tcW w:w="0" w:type="auto"/>
                    <w:hideMark/>
                  </w:tcPr>
                  <w:p w14:paraId="0E29D749" w14:textId="77777777" w:rsidR="00067648" w:rsidRDefault="00067648">
                    <w:pPr>
                      <w:pStyle w:val="Literaturverzeichnis"/>
                      <w:rPr>
                        <w:ins w:id="2239" w:author="Maximilian Schmitz" w:date="2015-07-08T20:05:00Z"/>
                        <w:noProof/>
                      </w:rPr>
                    </w:pPr>
                    <w:ins w:id="2240" w:author="Maximilian Schmitz" w:date="2015-07-08T20:05:00Z">
                      <w:r>
                        <w:rPr>
                          <w:noProof/>
                        </w:rPr>
                        <w:t xml:space="preserve">Norvig, R., Russel, S., Künstliche Intelligenz - Ein moderner Ansatz - 2. Auflage, München: Pearson Studium, 2004. </w:t>
                      </w:r>
                    </w:ins>
                  </w:p>
                </w:tc>
              </w:tr>
              <w:tr w:rsidR="00067648" w14:paraId="2AECCDE2" w14:textId="77777777">
                <w:trPr>
                  <w:divId w:val="1613172236"/>
                  <w:tblCellSpacing w:w="15" w:type="dxa"/>
                  <w:ins w:id="2241" w:author="Maximilian Schmitz" w:date="2015-07-08T20:05:00Z"/>
                </w:trPr>
                <w:tc>
                  <w:tcPr>
                    <w:tcW w:w="50" w:type="pct"/>
                    <w:hideMark/>
                  </w:tcPr>
                  <w:p w14:paraId="5EC42300" w14:textId="77777777" w:rsidR="00067648" w:rsidRDefault="00067648">
                    <w:pPr>
                      <w:pStyle w:val="Literaturverzeichnis"/>
                      <w:rPr>
                        <w:ins w:id="2242" w:author="Maximilian Schmitz" w:date="2015-07-08T20:05:00Z"/>
                        <w:noProof/>
                      </w:rPr>
                    </w:pPr>
                    <w:ins w:id="2243" w:author="Maximilian Schmitz" w:date="2015-07-08T20:05:00Z">
                      <w:r>
                        <w:rPr>
                          <w:noProof/>
                        </w:rPr>
                        <w:t xml:space="preserve">[15] </w:t>
                      </w:r>
                    </w:ins>
                  </w:p>
                </w:tc>
                <w:tc>
                  <w:tcPr>
                    <w:tcW w:w="0" w:type="auto"/>
                    <w:hideMark/>
                  </w:tcPr>
                  <w:p w14:paraId="257F97BC" w14:textId="77777777" w:rsidR="00067648" w:rsidRDefault="00067648">
                    <w:pPr>
                      <w:pStyle w:val="Literaturverzeichnis"/>
                      <w:rPr>
                        <w:ins w:id="2244" w:author="Maximilian Schmitz" w:date="2015-07-08T20:05:00Z"/>
                        <w:noProof/>
                      </w:rPr>
                    </w:pPr>
                    <w:ins w:id="2245" w:author="Maximilian Schmitz" w:date="2015-07-08T20:05:00Z">
                      <w:r>
                        <w:rPr>
                          <w:noProof/>
                        </w:rPr>
                        <w:t xml:space="preserve">Tanenbaum, A. , Steen, M., Verteilte Systeme - Prinzipien und Paradigmen, München: Pearson Studium, 2008. </w:t>
                      </w:r>
                    </w:ins>
                  </w:p>
                </w:tc>
              </w:tr>
              <w:tr w:rsidR="00067648" w14:paraId="20ED752D" w14:textId="77777777">
                <w:trPr>
                  <w:divId w:val="1613172236"/>
                  <w:tblCellSpacing w:w="15" w:type="dxa"/>
                  <w:ins w:id="2246" w:author="Maximilian Schmitz" w:date="2015-07-08T20:05:00Z"/>
                </w:trPr>
                <w:tc>
                  <w:tcPr>
                    <w:tcW w:w="50" w:type="pct"/>
                    <w:hideMark/>
                  </w:tcPr>
                  <w:p w14:paraId="59A30E9F" w14:textId="77777777" w:rsidR="00067648" w:rsidRDefault="00067648">
                    <w:pPr>
                      <w:pStyle w:val="Literaturverzeichnis"/>
                      <w:rPr>
                        <w:ins w:id="2247" w:author="Maximilian Schmitz" w:date="2015-07-08T20:05:00Z"/>
                        <w:noProof/>
                      </w:rPr>
                    </w:pPr>
                    <w:ins w:id="2248" w:author="Maximilian Schmitz" w:date="2015-07-08T20:05:00Z">
                      <w:r>
                        <w:rPr>
                          <w:noProof/>
                        </w:rPr>
                        <w:t xml:space="preserve">[16] </w:t>
                      </w:r>
                    </w:ins>
                  </w:p>
                </w:tc>
                <w:tc>
                  <w:tcPr>
                    <w:tcW w:w="0" w:type="auto"/>
                    <w:hideMark/>
                  </w:tcPr>
                  <w:p w14:paraId="5F74DA74" w14:textId="77777777" w:rsidR="00067648" w:rsidRDefault="00067648">
                    <w:pPr>
                      <w:pStyle w:val="Literaturverzeichnis"/>
                      <w:rPr>
                        <w:ins w:id="2249" w:author="Maximilian Schmitz" w:date="2015-07-08T20:05:00Z"/>
                        <w:noProof/>
                      </w:rPr>
                    </w:pPr>
                    <w:ins w:id="2250" w:author="Maximilian Schmitz" w:date="2015-07-08T20:05:00Z">
                      <w:r>
                        <w:rPr>
                          <w:noProof/>
                        </w:rPr>
                        <w:t>Scherer, „Wissensbasierte Systeme Semester 6 Skript,“ Karlsruhe, 2009.</w:t>
                      </w:r>
                    </w:ins>
                  </w:p>
                </w:tc>
              </w:tr>
              <w:tr w:rsidR="00067648" w14:paraId="1F3B8CF8" w14:textId="77777777">
                <w:trPr>
                  <w:divId w:val="1613172236"/>
                  <w:tblCellSpacing w:w="15" w:type="dxa"/>
                  <w:ins w:id="2251" w:author="Maximilian Schmitz" w:date="2015-07-08T20:05:00Z"/>
                </w:trPr>
                <w:tc>
                  <w:tcPr>
                    <w:tcW w:w="50" w:type="pct"/>
                    <w:hideMark/>
                  </w:tcPr>
                  <w:p w14:paraId="50B4FB71" w14:textId="77777777" w:rsidR="00067648" w:rsidRDefault="00067648">
                    <w:pPr>
                      <w:pStyle w:val="Literaturverzeichnis"/>
                      <w:rPr>
                        <w:ins w:id="2252" w:author="Maximilian Schmitz" w:date="2015-07-08T20:05:00Z"/>
                        <w:noProof/>
                      </w:rPr>
                    </w:pPr>
                    <w:ins w:id="2253" w:author="Maximilian Schmitz" w:date="2015-07-08T20:05:00Z">
                      <w:r>
                        <w:rPr>
                          <w:noProof/>
                        </w:rPr>
                        <w:t xml:space="preserve">[17] </w:t>
                      </w:r>
                    </w:ins>
                  </w:p>
                </w:tc>
                <w:tc>
                  <w:tcPr>
                    <w:tcW w:w="0" w:type="auto"/>
                    <w:hideMark/>
                  </w:tcPr>
                  <w:p w14:paraId="4A1EEB74" w14:textId="77777777" w:rsidR="00067648" w:rsidRDefault="00067648">
                    <w:pPr>
                      <w:pStyle w:val="Literaturverzeichnis"/>
                      <w:rPr>
                        <w:ins w:id="2254" w:author="Maximilian Schmitz" w:date="2015-07-08T20:05:00Z"/>
                        <w:noProof/>
                      </w:rPr>
                    </w:pPr>
                    <w:ins w:id="2255" w:author="Maximilian Schmitz" w:date="2015-07-08T20:05:00Z">
                      <w:r>
                        <w:rPr>
                          <w:noProof/>
                        </w:rPr>
                        <w:t>Kriesel, D., „Ein kleiner Überblick über Neuronale Netze,“ Bonn, 2005.</w:t>
                      </w:r>
                    </w:ins>
                  </w:p>
                </w:tc>
              </w:tr>
              <w:tr w:rsidR="00067648" w14:paraId="1B8DC496" w14:textId="77777777">
                <w:trPr>
                  <w:divId w:val="1613172236"/>
                  <w:tblCellSpacing w:w="15" w:type="dxa"/>
                  <w:ins w:id="2256" w:author="Maximilian Schmitz" w:date="2015-07-08T20:05:00Z"/>
                </w:trPr>
                <w:tc>
                  <w:tcPr>
                    <w:tcW w:w="50" w:type="pct"/>
                    <w:hideMark/>
                  </w:tcPr>
                  <w:p w14:paraId="4A9BD90A" w14:textId="77777777" w:rsidR="00067648" w:rsidRDefault="00067648">
                    <w:pPr>
                      <w:pStyle w:val="Literaturverzeichnis"/>
                      <w:rPr>
                        <w:ins w:id="2257" w:author="Maximilian Schmitz" w:date="2015-07-08T20:05:00Z"/>
                        <w:noProof/>
                      </w:rPr>
                    </w:pPr>
                    <w:ins w:id="2258" w:author="Maximilian Schmitz" w:date="2015-07-08T20:05:00Z">
                      <w:r>
                        <w:rPr>
                          <w:noProof/>
                        </w:rPr>
                        <w:t xml:space="preserve">[18] </w:t>
                      </w:r>
                    </w:ins>
                  </w:p>
                </w:tc>
                <w:tc>
                  <w:tcPr>
                    <w:tcW w:w="0" w:type="auto"/>
                    <w:hideMark/>
                  </w:tcPr>
                  <w:p w14:paraId="57E23165" w14:textId="77777777" w:rsidR="00067648" w:rsidRDefault="00067648">
                    <w:pPr>
                      <w:pStyle w:val="Literaturverzeichnis"/>
                      <w:rPr>
                        <w:ins w:id="2259" w:author="Maximilian Schmitz" w:date="2015-07-08T20:05:00Z"/>
                        <w:noProof/>
                      </w:rPr>
                    </w:pPr>
                    <w:ins w:id="2260" w:author="Maximilian Schmitz" w:date="2015-07-08T20:05:00Z">
                      <w:r>
                        <w:rPr>
                          <w:noProof/>
                        </w:rPr>
                        <w:t>ANSI, „Port70,“ [Online]. Available: http://port70.net/~nsz/c/c89/c89-draft.html. [Zugriff am 8 Juli 2015].</w:t>
                      </w:r>
                    </w:ins>
                  </w:p>
                </w:tc>
              </w:tr>
              <w:tr w:rsidR="00067648" w14:paraId="46CFBDE0" w14:textId="77777777">
                <w:trPr>
                  <w:divId w:val="1613172236"/>
                  <w:tblCellSpacing w:w="15" w:type="dxa"/>
                  <w:ins w:id="2261" w:author="Maximilian Schmitz" w:date="2015-07-08T20:05:00Z"/>
                </w:trPr>
                <w:tc>
                  <w:tcPr>
                    <w:tcW w:w="50" w:type="pct"/>
                    <w:hideMark/>
                  </w:tcPr>
                  <w:p w14:paraId="28BB809E" w14:textId="77777777" w:rsidR="00067648" w:rsidRDefault="00067648">
                    <w:pPr>
                      <w:pStyle w:val="Literaturverzeichnis"/>
                      <w:rPr>
                        <w:ins w:id="2262" w:author="Maximilian Schmitz" w:date="2015-07-08T20:05:00Z"/>
                        <w:noProof/>
                      </w:rPr>
                    </w:pPr>
                    <w:ins w:id="2263" w:author="Maximilian Schmitz" w:date="2015-07-08T20:05:00Z">
                      <w:r>
                        <w:rPr>
                          <w:noProof/>
                        </w:rPr>
                        <w:t xml:space="preserve">[19] </w:t>
                      </w:r>
                    </w:ins>
                  </w:p>
                </w:tc>
                <w:tc>
                  <w:tcPr>
                    <w:tcW w:w="0" w:type="auto"/>
                    <w:hideMark/>
                  </w:tcPr>
                  <w:p w14:paraId="3C41E3DF" w14:textId="77777777" w:rsidR="00067648" w:rsidRDefault="00067648">
                    <w:pPr>
                      <w:pStyle w:val="Literaturverzeichnis"/>
                      <w:rPr>
                        <w:ins w:id="2264" w:author="Maximilian Schmitz" w:date="2015-07-08T20:05:00Z"/>
                        <w:noProof/>
                      </w:rPr>
                    </w:pPr>
                    <w:ins w:id="2265" w:author="Maximilian Schmitz" w:date="2015-07-08T20:05:00Z">
                      <w:r>
                        <w:rPr>
                          <w:noProof/>
                        </w:rPr>
                        <w:t>P. D. R. Gillenkirch, „GABLER WIRTSCHAFTSLEXIKON,“ [Online]. Available: http://wirtschaftslexikon.gabler.de/Definition/entscheidungsbaum.html. [Zugriff am 8 Juli 2015].</w:t>
                      </w:r>
                    </w:ins>
                  </w:p>
                </w:tc>
              </w:tr>
              <w:tr w:rsidR="00067648" w14:paraId="68B8AC55" w14:textId="77777777">
                <w:trPr>
                  <w:divId w:val="1613172236"/>
                  <w:tblCellSpacing w:w="15" w:type="dxa"/>
                  <w:ins w:id="2266" w:author="Maximilian Schmitz" w:date="2015-07-08T20:05:00Z"/>
                </w:trPr>
                <w:tc>
                  <w:tcPr>
                    <w:tcW w:w="50" w:type="pct"/>
                    <w:hideMark/>
                  </w:tcPr>
                  <w:p w14:paraId="2AB40861" w14:textId="77777777" w:rsidR="00067648" w:rsidRDefault="00067648">
                    <w:pPr>
                      <w:pStyle w:val="Literaturverzeichnis"/>
                      <w:rPr>
                        <w:ins w:id="2267" w:author="Maximilian Schmitz" w:date="2015-07-08T20:05:00Z"/>
                        <w:noProof/>
                      </w:rPr>
                    </w:pPr>
                    <w:ins w:id="2268" w:author="Maximilian Schmitz" w:date="2015-07-08T20:05:00Z">
                      <w:r>
                        <w:rPr>
                          <w:noProof/>
                        </w:rPr>
                        <w:t xml:space="preserve">[20] </w:t>
                      </w:r>
                    </w:ins>
                  </w:p>
                </w:tc>
                <w:tc>
                  <w:tcPr>
                    <w:tcW w:w="0" w:type="auto"/>
                    <w:hideMark/>
                  </w:tcPr>
                  <w:p w14:paraId="57B22816" w14:textId="77777777" w:rsidR="00067648" w:rsidRDefault="00067648">
                    <w:pPr>
                      <w:pStyle w:val="Literaturverzeichnis"/>
                      <w:rPr>
                        <w:ins w:id="2269" w:author="Maximilian Schmitz" w:date="2015-07-08T20:05:00Z"/>
                        <w:noProof/>
                      </w:rPr>
                    </w:pPr>
                    <w:ins w:id="2270" w:author="Maximilian Schmitz" w:date="2015-07-08T20:05:00Z">
                      <w:r w:rsidRPr="00B2717A">
                        <w:rPr>
                          <w:noProof/>
                          <w:lang w:val="en-GB"/>
                          <w:rPrChange w:id="2271" w:author="Maximilian Schmitz" w:date="2015-07-08T21:44:00Z">
                            <w:rPr>
                              <w:noProof/>
                            </w:rPr>
                          </w:rPrChange>
                        </w:rPr>
                        <w:t xml:space="preserve">Epic Games, „Unreal Engine 4,“ [Online]. </w:t>
                      </w:r>
                      <w:r>
                        <w:rPr>
                          <w:noProof/>
                        </w:rPr>
                        <w:t>Available: https://docs.unrealengine.com/latest/INT/Engine/Blueprints/index.html. [Zugriff am 8 Juli 2015].</w:t>
                      </w:r>
                    </w:ins>
                  </w:p>
                </w:tc>
              </w:tr>
              <w:tr w:rsidR="00067648" w14:paraId="2A2FC4B5" w14:textId="77777777">
                <w:trPr>
                  <w:divId w:val="1613172236"/>
                  <w:tblCellSpacing w:w="15" w:type="dxa"/>
                  <w:ins w:id="2272" w:author="Maximilian Schmitz" w:date="2015-07-08T20:05:00Z"/>
                </w:trPr>
                <w:tc>
                  <w:tcPr>
                    <w:tcW w:w="50" w:type="pct"/>
                    <w:hideMark/>
                  </w:tcPr>
                  <w:p w14:paraId="0FB818A4" w14:textId="77777777" w:rsidR="00067648" w:rsidRDefault="00067648">
                    <w:pPr>
                      <w:pStyle w:val="Literaturverzeichnis"/>
                      <w:rPr>
                        <w:ins w:id="2273" w:author="Maximilian Schmitz" w:date="2015-07-08T20:05:00Z"/>
                        <w:noProof/>
                      </w:rPr>
                    </w:pPr>
                    <w:ins w:id="2274" w:author="Maximilian Schmitz" w:date="2015-07-08T20:05:00Z">
                      <w:r>
                        <w:rPr>
                          <w:noProof/>
                        </w:rPr>
                        <w:t xml:space="preserve">[21] </w:t>
                      </w:r>
                    </w:ins>
                  </w:p>
                </w:tc>
                <w:tc>
                  <w:tcPr>
                    <w:tcW w:w="0" w:type="auto"/>
                    <w:hideMark/>
                  </w:tcPr>
                  <w:p w14:paraId="2496044D" w14:textId="77777777" w:rsidR="00067648" w:rsidRDefault="00067648">
                    <w:pPr>
                      <w:pStyle w:val="Literaturverzeichnis"/>
                      <w:rPr>
                        <w:ins w:id="2275" w:author="Maximilian Schmitz" w:date="2015-07-08T20:05:00Z"/>
                        <w:noProof/>
                      </w:rPr>
                    </w:pPr>
                    <w:ins w:id="2276" w:author="Maximilian Schmitz" w:date="2015-07-08T20:05:00Z">
                      <w:r>
                        <w:rPr>
                          <w:noProof/>
                        </w:rPr>
                        <w:t>Microsoft, „Imagine Cup,“ [Online]. Available: https://www.imaginecup.com. [Zugriff am 8 Juli 2015].</w:t>
                      </w:r>
                    </w:ins>
                  </w:p>
                </w:tc>
              </w:tr>
              <w:tr w:rsidR="00067648" w14:paraId="61230EF5" w14:textId="77777777">
                <w:trPr>
                  <w:divId w:val="1613172236"/>
                  <w:tblCellSpacing w:w="15" w:type="dxa"/>
                  <w:ins w:id="2277" w:author="Maximilian Schmitz" w:date="2015-07-08T20:05:00Z"/>
                </w:trPr>
                <w:tc>
                  <w:tcPr>
                    <w:tcW w:w="50" w:type="pct"/>
                    <w:hideMark/>
                  </w:tcPr>
                  <w:p w14:paraId="059A1937" w14:textId="77777777" w:rsidR="00067648" w:rsidRDefault="00067648">
                    <w:pPr>
                      <w:pStyle w:val="Literaturverzeichnis"/>
                      <w:rPr>
                        <w:ins w:id="2278" w:author="Maximilian Schmitz" w:date="2015-07-08T20:05:00Z"/>
                        <w:noProof/>
                      </w:rPr>
                    </w:pPr>
                    <w:ins w:id="2279" w:author="Maximilian Schmitz" w:date="2015-07-08T20:05:00Z">
                      <w:r>
                        <w:rPr>
                          <w:noProof/>
                        </w:rPr>
                        <w:t xml:space="preserve">[22] </w:t>
                      </w:r>
                    </w:ins>
                  </w:p>
                </w:tc>
                <w:tc>
                  <w:tcPr>
                    <w:tcW w:w="0" w:type="auto"/>
                    <w:hideMark/>
                  </w:tcPr>
                  <w:p w14:paraId="03C61512" w14:textId="77777777" w:rsidR="00067648" w:rsidRDefault="00067648">
                    <w:pPr>
                      <w:pStyle w:val="Literaturverzeichnis"/>
                      <w:rPr>
                        <w:ins w:id="2280" w:author="Maximilian Schmitz" w:date="2015-07-08T20:05:00Z"/>
                        <w:noProof/>
                      </w:rPr>
                    </w:pPr>
                    <w:ins w:id="2281" w:author="Maximilian Schmitz" w:date="2015-07-08T20:05:00Z">
                      <w:r w:rsidRPr="00B2717A">
                        <w:rPr>
                          <w:noProof/>
                          <w:lang w:val="en-GB"/>
                          <w:rPrChange w:id="2282" w:author="Maximilian Schmitz" w:date="2015-07-08T21:44:00Z">
                            <w:rPr>
                              <w:noProof/>
                            </w:rPr>
                          </w:rPrChange>
                        </w:rPr>
                        <w:t xml:space="preserve">OpenGL, „OpenGL Wiki,“ [Online]. Available: https://www.opengl.org/wiki/Shader. </w:t>
                      </w:r>
                      <w:r>
                        <w:rPr>
                          <w:noProof/>
                        </w:rPr>
                        <w:t>[Zugriff am 8 Juli 2015].</w:t>
                      </w:r>
                    </w:ins>
                  </w:p>
                </w:tc>
              </w:tr>
              <w:tr w:rsidR="00067648" w14:paraId="6F3CB42B" w14:textId="77777777">
                <w:trPr>
                  <w:divId w:val="1613172236"/>
                  <w:tblCellSpacing w:w="15" w:type="dxa"/>
                  <w:ins w:id="2283" w:author="Maximilian Schmitz" w:date="2015-07-08T20:05:00Z"/>
                </w:trPr>
                <w:tc>
                  <w:tcPr>
                    <w:tcW w:w="50" w:type="pct"/>
                    <w:hideMark/>
                  </w:tcPr>
                  <w:p w14:paraId="1901A86B" w14:textId="77777777" w:rsidR="00067648" w:rsidRDefault="00067648">
                    <w:pPr>
                      <w:pStyle w:val="Literaturverzeichnis"/>
                      <w:rPr>
                        <w:ins w:id="2284" w:author="Maximilian Schmitz" w:date="2015-07-08T20:05:00Z"/>
                        <w:noProof/>
                      </w:rPr>
                    </w:pPr>
                    <w:ins w:id="2285" w:author="Maximilian Schmitz" w:date="2015-07-08T20:05:00Z">
                      <w:r>
                        <w:rPr>
                          <w:noProof/>
                        </w:rPr>
                        <w:t xml:space="preserve">[23] </w:t>
                      </w:r>
                    </w:ins>
                  </w:p>
                </w:tc>
                <w:tc>
                  <w:tcPr>
                    <w:tcW w:w="0" w:type="auto"/>
                    <w:hideMark/>
                  </w:tcPr>
                  <w:p w14:paraId="6FA6DB6C" w14:textId="77777777" w:rsidR="00067648" w:rsidRDefault="00067648">
                    <w:pPr>
                      <w:pStyle w:val="Literaturverzeichnis"/>
                      <w:rPr>
                        <w:ins w:id="2286" w:author="Maximilian Schmitz" w:date="2015-07-08T20:05:00Z"/>
                        <w:noProof/>
                      </w:rPr>
                    </w:pPr>
                    <w:ins w:id="2287" w:author="Maximilian Schmitz" w:date="2015-07-08T20:05:00Z">
                      <w:r>
                        <w:rPr>
                          <w:noProof/>
                        </w:rPr>
                        <w:t>IT Wissen, „IT Wissen,“ [Online]. Available: http://www.itwissen.info/definition/lexikon/Scriptsprache-script-language.html. [Zugriff am 8 Juli 2015].</w:t>
                      </w:r>
                    </w:ins>
                  </w:p>
                </w:tc>
              </w:tr>
            </w:tbl>
            <w:p w14:paraId="06D8D23B" w14:textId="77777777" w:rsidR="00067648" w:rsidRDefault="00067648">
              <w:pPr>
                <w:divId w:val="1613172236"/>
                <w:rPr>
                  <w:ins w:id="2288" w:author="Maximilian Schmitz" w:date="2015-07-08T20:05:00Z"/>
                  <w:noProof/>
                </w:rPr>
              </w:pPr>
            </w:p>
            <w:p w14:paraId="24447FF9" w14:textId="77777777" w:rsidR="00067648" w:rsidDel="00067648" w:rsidRDefault="00067648">
              <w:pPr>
                <w:jc w:val="left"/>
                <w:rPr>
                  <w:del w:id="2289" w:author="Maximilian Schmitz" w:date="2015-07-08T20:05:00Z"/>
                  <w:rFonts w:ascii="Times New Roman" w:hAnsi="Times New Roman"/>
                  <w:noProof/>
                  <w:sz w:val="20"/>
                </w:rPr>
              </w:pPr>
            </w:p>
            <w:p w14:paraId="3295397F" w14:textId="77777777" w:rsidR="006772CD" w:rsidDel="00067648" w:rsidRDefault="006772CD">
              <w:pPr>
                <w:jc w:val="left"/>
                <w:rPr>
                  <w:del w:id="2290" w:author="Maximilian Schmitz" w:date="2015-07-08T20:03:00Z"/>
                  <w:rFonts w:ascii="Times New Roman" w:hAnsi="Times New Roman"/>
                  <w:noProof/>
                  <w:sz w:val="20"/>
                </w:rPr>
              </w:pPr>
            </w:p>
            <w:p w14:paraId="25F83BE5" w14:textId="77777777" w:rsidR="009F25E1" w:rsidDel="006772CD" w:rsidRDefault="009F25E1">
              <w:pPr>
                <w:jc w:val="left"/>
                <w:rPr>
                  <w:del w:id="2291" w:author="Maximilian Schmitz" w:date="2015-07-08T19:43:00Z"/>
                  <w:rFonts w:ascii="Times New Roman" w:hAnsi="Times New Roman"/>
                  <w:noProof/>
                  <w:sz w:val="20"/>
                </w:rPr>
              </w:pPr>
            </w:p>
            <w:p w14:paraId="198A3C54" w14:textId="77777777" w:rsidR="00856522" w:rsidDel="009F25E1" w:rsidRDefault="00856522">
              <w:pPr>
                <w:jc w:val="left"/>
                <w:rPr>
                  <w:del w:id="2292" w:author="Maximilian Schmitz" w:date="2015-07-08T16:44:00Z"/>
                  <w:rFonts w:ascii="Times New Roman" w:hAnsi="Times New Roman"/>
                  <w:noProof/>
                  <w:sz w:val="20"/>
                </w:rPr>
              </w:pPr>
            </w:p>
            <w:p w14:paraId="1AB4956C" w14:textId="77777777" w:rsidR="00715D94" w:rsidDel="00856522" w:rsidRDefault="00715D94">
              <w:pPr>
                <w:jc w:val="left"/>
                <w:rPr>
                  <w:del w:id="2293"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2294" w:author="Maximilian Schmitz" w:date="2015-07-08T15:29:00Z"/>
                </w:trPr>
                <w:tc>
                  <w:tcPr>
                    <w:tcW w:w="50" w:type="pct"/>
                    <w:hideMark/>
                  </w:tcPr>
                  <w:p w14:paraId="6D548AF6" w14:textId="77777777" w:rsidR="00715D94" w:rsidDel="00856522" w:rsidRDefault="00715D94">
                    <w:pPr>
                      <w:pStyle w:val="Literaturverzeichnis"/>
                      <w:rPr>
                        <w:del w:id="2295" w:author="Maximilian Schmitz" w:date="2015-07-08T15:29:00Z"/>
                        <w:noProof/>
                        <w:szCs w:val="24"/>
                      </w:rPr>
                    </w:pPr>
                    <w:del w:id="2296" w:author="Maximilian Schmitz" w:date="2015-07-08T15:29:00Z">
                      <w:r w:rsidDel="00856522">
                        <w:rPr>
                          <w:noProof/>
                        </w:rPr>
                        <w:delText xml:space="preserve">[1] </w:delText>
                      </w:r>
                    </w:del>
                  </w:p>
                </w:tc>
                <w:tc>
                  <w:tcPr>
                    <w:tcW w:w="0" w:type="auto"/>
                    <w:hideMark/>
                  </w:tcPr>
                  <w:p w14:paraId="5F63E8F1" w14:textId="77777777" w:rsidR="00715D94" w:rsidDel="00856522" w:rsidRDefault="00715D94">
                    <w:pPr>
                      <w:pStyle w:val="Literaturverzeichnis"/>
                      <w:jc w:val="left"/>
                      <w:rPr>
                        <w:del w:id="2297" w:author="Maximilian Schmitz" w:date="2015-07-08T15:29:00Z"/>
                        <w:noProof/>
                      </w:rPr>
                      <w:pPrChange w:id="2298" w:author="Maximilian Schmitz" w:date="2015-07-08T15:28:00Z">
                        <w:pPr>
                          <w:pStyle w:val="Literaturverzeichnis"/>
                        </w:pPr>
                      </w:pPrChange>
                    </w:pPr>
                    <w:del w:id="2299" w:author="Maximilian Schmitz" w:date="2015-07-08T15:29:00Z">
                      <w:r w:rsidRPr="009F25E1" w:rsidDel="00856522">
                        <w:rPr>
                          <w:noProof/>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2300" w:author="Maximilian Schmitz" w:date="2015-07-08T15:29:00Z"/>
                </w:trPr>
                <w:tc>
                  <w:tcPr>
                    <w:tcW w:w="50" w:type="pct"/>
                    <w:hideMark/>
                  </w:tcPr>
                  <w:p w14:paraId="7FE6F565" w14:textId="77777777" w:rsidR="00715D94" w:rsidDel="00856522" w:rsidRDefault="00715D94">
                    <w:pPr>
                      <w:pStyle w:val="Literaturverzeichnis"/>
                      <w:rPr>
                        <w:del w:id="2301" w:author="Maximilian Schmitz" w:date="2015-07-08T15:29:00Z"/>
                        <w:noProof/>
                      </w:rPr>
                    </w:pPr>
                    <w:del w:id="2302"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2303" w:author="Maximilian Schmitz" w:date="2015-07-08T15:29:00Z"/>
                        <w:noProof/>
                      </w:rPr>
                    </w:pPr>
                    <w:del w:id="2304" w:author="Maximilian Schmitz" w:date="2015-07-08T15:29:00Z">
                      <w:r w:rsidRPr="009F25E1" w:rsidDel="00856522">
                        <w:rPr>
                          <w:noProof/>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2305" w:author="Maximilian Schmitz" w:date="2015-07-08T15:29:00Z"/>
                </w:trPr>
                <w:tc>
                  <w:tcPr>
                    <w:tcW w:w="50" w:type="pct"/>
                    <w:hideMark/>
                  </w:tcPr>
                  <w:p w14:paraId="01DB90AB" w14:textId="77777777" w:rsidR="00715D94" w:rsidDel="00856522" w:rsidRDefault="00715D94">
                    <w:pPr>
                      <w:pStyle w:val="Literaturverzeichnis"/>
                      <w:rPr>
                        <w:del w:id="2306" w:author="Maximilian Schmitz" w:date="2015-07-08T15:29:00Z"/>
                        <w:noProof/>
                      </w:rPr>
                    </w:pPr>
                    <w:del w:id="2307"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2308" w:author="Maximilian Schmitz" w:date="2015-07-08T15:29:00Z"/>
                        <w:noProof/>
                      </w:rPr>
                    </w:pPr>
                    <w:del w:id="2309" w:author="Maximilian Schmitz" w:date="2015-07-08T15:29:00Z">
                      <w:r w:rsidRPr="009F25E1" w:rsidDel="00856522">
                        <w:rPr>
                          <w:noProof/>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2310" w:author="Maximilian Schmitz" w:date="2015-07-08T15:29:00Z"/>
                </w:trPr>
                <w:tc>
                  <w:tcPr>
                    <w:tcW w:w="50" w:type="pct"/>
                    <w:hideMark/>
                  </w:tcPr>
                  <w:p w14:paraId="676D3398" w14:textId="77777777" w:rsidR="00715D94" w:rsidDel="00856522" w:rsidRDefault="00715D94">
                    <w:pPr>
                      <w:pStyle w:val="Literaturverzeichnis"/>
                      <w:rPr>
                        <w:del w:id="2311" w:author="Maximilian Schmitz" w:date="2015-07-08T15:29:00Z"/>
                        <w:noProof/>
                      </w:rPr>
                    </w:pPr>
                    <w:del w:id="2312"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2313" w:author="Maximilian Schmitz" w:date="2015-07-08T15:29:00Z"/>
                        <w:noProof/>
                      </w:rPr>
                    </w:pPr>
                    <w:del w:id="2314" w:author="Maximilian Schmitz" w:date="2015-07-08T15:29:00Z">
                      <w:r w:rsidRPr="009F25E1" w:rsidDel="00856522">
                        <w:rPr>
                          <w:noProof/>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2315" w:author="Maximilian Schmitz" w:date="2015-07-08T15:29:00Z"/>
                </w:trPr>
                <w:tc>
                  <w:tcPr>
                    <w:tcW w:w="50" w:type="pct"/>
                    <w:hideMark/>
                  </w:tcPr>
                  <w:p w14:paraId="2DD73FD1" w14:textId="77777777" w:rsidR="00715D94" w:rsidDel="00856522" w:rsidRDefault="00715D94">
                    <w:pPr>
                      <w:pStyle w:val="Literaturverzeichnis"/>
                      <w:rPr>
                        <w:del w:id="2316" w:author="Maximilian Schmitz" w:date="2015-07-08T15:29:00Z"/>
                        <w:noProof/>
                      </w:rPr>
                    </w:pPr>
                    <w:del w:id="2317"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2318" w:author="Maximilian Schmitz" w:date="2015-07-08T15:29:00Z"/>
                        <w:noProof/>
                      </w:rPr>
                    </w:pPr>
                    <w:del w:id="2319" w:author="Maximilian Schmitz" w:date="2015-07-08T15:29:00Z">
                      <w:r w:rsidRPr="009F25E1" w:rsidDel="00856522">
                        <w:rPr>
                          <w:noProof/>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2320" w:author="Maximilian Schmitz" w:date="2015-07-08T15:29:00Z"/>
                </w:trPr>
                <w:tc>
                  <w:tcPr>
                    <w:tcW w:w="50" w:type="pct"/>
                    <w:hideMark/>
                  </w:tcPr>
                  <w:p w14:paraId="6800087E" w14:textId="77777777" w:rsidR="00715D94" w:rsidDel="00856522" w:rsidRDefault="00715D94">
                    <w:pPr>
                      <w:pStyle w:val="Literaturverzeichnis"/>
                      <w:rPr>
                        <w:del w:id="2321" w:author="Maximilian Schmitz" w:date="2015-07-08T15:29:00Z"/>
                        <w:noProof/>
                      </w:rPr>
                    </w:pPr>
                    <w:del w:id="2322"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2323" w:author="Maximilian Schmitz" w:date="2015-07-08T15:29:00Z"/>
                        <w:noProof/>
                      </w:rPr>
                    </w:pPr>
                    <w:del w:id="2324" w:author="Maximilian Schmitz" w:date="2015-07-08T15:29:00Z">
                      <w:r w:rsidRPr="009F25E1" w:rsidDel="00856522">
                        <w:rPr>
                          <w:noProof/>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2325" w:author="Maximilian Schmitz" w:date="2015-07-08T15:29:00Z"/>
                </w:trPr>
                <w:tc>
                  <w:tcPr>
                    <w:tcW w:w="50" w:type="pct"/>
                    <w:hideMark/>
                  </w:tcPr>
                  <w:p w14:paraId="65444DC8" w14:textId="77777777" w:rsidR="00715D94" w:rsidDel="00856522" w:rsidRDefault="00715D94">
                    <w:pPr>
                      <w:pStyle w:val="Literaturverzeichnis"/>
                      <w:rPr>
                        <w:del w:id="2326" w:author="Maximilian Schmitz" w:date="2015-07-08T15:29:00Z"/>
                        <w:noProof/>
                      </w:rPr>
                    </w:pPr>
                    <w:del w:id="2327"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2328" w:author="Maximilian Schmitz" w:date="2015-07-08T15:29:00Z"/>
                        <w:noProof/>
                      </w:rPr>
                    </w:pPr>
                    <w:del w:id="2329" w:author="Maximilian Schmitz" w:date="2015-07-08T15:29:00Z">
                      <w:r w:rsidRPr="009F25E1" w:rsidDel="00856522">
                        <w:rPr>
                          <w:noProof/>
                        </w:rPr>
                        <w:delText>RoboCup Federation, „RoboCup Soccer Server Users Manual,“ RoboCup Federation, 2003.</w:delText>
                      </w:r>
                    </w:del>
                  </w:p>
                </w:tc>
              </w:tr>
              <w:tr w:rsidR="00715D94" w:rsidDel="00856522" w14:paraId="5AAB73AE" w14:textId="77777777">
                <w:trPr>
                  <w:divId w:val="1206332679"/>
                  <w:tblCellSpacing w:w="15" w:type="dxa"/>
                  <w:del w:id="2330" w:author="Maximilian Schmitz" w:date="2015-07-08T15:29:00Z"/>
                </w:trPr>
                <w:tc>
                  <w:tcPr>
                    <w:tcW w:w="50" w:type="pct"/>
                    <w:hideMark/>
                  </w:tcPr>
                  <w:p w14:paraId="691989AE" w14:textId="77777777" w:rsidR="00715D94" w:rsidDel="00856522" w:rsidRDefault="00715D94">
                    <w:pPr>
                      <w:pStyle w:val="Literaturverzeichnis"/>
                      <w:rPr>
                        <w:del w:id="2331" w:author="Maximilian Schmitz" w:date="2015-07-08T15:29:00Z"/>
                        <w:noProof/>
                      </w:rPr>
                    </w:pPr>
                    <w:del w:id="2332"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2333" w:author="Maximilian Schmitz" w:date="2015-07-08T15:29:00Z"/>
                        <w:noProof/>
                      </w:rPr>
                    </w:pPr>
                    <w:del w:id="2334"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2335" w:author="Maximilian Schmitz" w:date="2015-07-08T15:29:00Z"/>
                </w:trPr>
                <w:tc>
                  <w:tcPr>
                    <w:tcW w:w="50" w:type="pct"/>
                    <w:hideMark/>
                  </w:tcPr>
                  <w:p w14:paraId="7E81BC70" w14:textId="77777777" w:rsidR="00715D94" w:rsidDel="00856522" w:rsidRDefault="00715D94">
                    <w:pPr>
                      <w:pStyle w:val="Literaturverzeichnis"/>
                      <w:rPr>
                        <w:del w:id="2336" w:author="Maximilian Schmitz" w:date="2015-07-08T15:29:00Z"/>
                        <w:noProof/>
                      </w:rPr>
                    </w:pPr>
                    <w:del w:id="2337"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2338" w:author="Maximilian Schmitz" w:date="2015-07-08T15:29:00Z"/>
                        <w:noProof/>
                      </w:rPr>
                    </w:pPr>
                    <w:del w:id="2339"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2340" w:author="Maximilian Schmitz" w:date="2015-07-08T15:29:00Z"/>
                  <w:noProof/>
                </w:rPr>
              </w:pPr>
            </w:p>
            <w:p w14:paraId="6F66A964" w14:textId="77777777" w:rsidR="00235CFC" w:rsidRDefault="00235CFC">
              <w:pPr>
                <w:jc w:val="left"/>
                <w:pPrChange w:id="2341" w:author="Admin" w:date="2015-07-08T13:36:00Z">
                  <w:pPr/>
                </w:pPrChange>
              </w:pPr>
              <w:r>
                <w:rPr>
                  <w:b/>
                  <w:bCs/>
                </w:rPr>
                <w:fldChar w:fldCharType="end"/>
              </w:r>
            </w:p>
          </w:sdtContent>
        </w:sdt>
      </w:sdtContent>
    </w:sdt>
    <w:p w14:paraId="507D4D4D" w14:textId="77777777" w:rsidR="00235CFC" w:rsidRPr="00235CFC" w:rsidRDefault="00235CFC">
      <w:pPr>
        <w:pPrChange w:id="2342"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2343" w:name="_Toc424193773"/>
      <w:r>
        <w:lastRenderedPageBreak/>
        <w:t>Abbildungsverzeichnis</w:t>
      </w:r>
      <w:bookmarkEnd w:id="2343"/>
    </w:p>
    <w:p w14:paraId="73D74C4F" w14:textId="77777777" w:rsidR="00067648" w:rsidRDefault="00986767">
      <w:pPr>
        <w:pStyle w:val="Abbildungsverzeichnis"/>
        <w:rPr>
          <w:ins w:id="2344" w:author="Maximilian Schmitz" w:date="2015-07-08T20:05:00Z"/>
          <w:rFonts w:asciiTheme="minorHAnsi" w:eastAsiaTheme="minorEastAsia" w:hAnsiTheme="minorHAnsi" w:cstheme="minorBidi"/>
          <w:sz w:val="22"/>
          <w:szCs w:val="22"/>
        </w:rPr>
      </w:pPr>
      <w:r>
        <w:fldChar w:fldCharType="begin"/>
      </w:r>
      <w:r>
        <w:instrText xml:space="preserve"> TOC \h \z \c "Abbildung" </w:instrText>
      </w:r>
      <w:r>
        <w:fldChar w:fldCharType="separate"/>
      </w:r>
      <w:ins w:id="2345" w:author="Maximilian Schmitz" w:date="2015-07-08T20:05:00Z">
        <w:r w:rsidR="00067648" w:rsidRPr="00664CFE">
          <w:rPr>
            <w:rStyle w:val="Hyperlink"/>
          </w:rPr>
          <w:fldChar w:fldCharType="begin"/>
        </w:r>
        <w:r w:rsidR="00067648" w:rsidRPr="00664CFE">
          <w:rPr>
            <w:rStyle w:val="Hyperlink"/>
          </w:rPr>
          <w:instrText xml:space="preserve"> </w:instrText>
        </w:r>
        <w:r w:rsidR="00067648">
          <w:instrText>HYPERLINK \l "_Toc424149348"</w:instrText>
        </w:r>
        <w:r w:rsidR="00067648" w:rsidRPr="00664CFE">
          <w:rPr>
            <w:rStyle w:val="Hyperlink"/>
          </w:rPr>
          <w:instrText xml:space="preserve"> </w:instrText>
        </w:r>
        <w:r w:rsidR="00067648" w:rsidRPr="00664CFE">
          <w:rPr>
            <w:rStyle w:val="Hyperlink"/>
          </w:rPr>
          <w:fldChar w:fldCharType="separate"/>
        </w:r>
        <w:r w:rsidR="00067648" w:rsidRPr="00664CFE">
          <w:rPr>
            <w:rStyle w:val="Hyperlink"/>
          </w:rPr>
          <w:t>Abbildung 1: Architektur Übersicht</w:t>
        </w:r>
        <w:r w:rsidR="00067648">
          <w:rPr>
            <w:webHidden/>
          </w:rPr>
          <w:tab/>
        </w:r>
        <w:r w:rsidR="00067648">
          <w:rPr>
            <w:webHidden/>
          </w:rPr>
          <w:fldChar w:fldCharType="begin"/>
        </w:r>
        <w:r w:rsidR="00067648">
          <w:rPr>
            <w:webHidden/>
          </w:rPr>
          <w:instrText xml:space="preserve"> PAGEREF _Toc424149348 \h </w:instrText>
        </w:r>
      </w:ins>
      <w:r w:rsidR="00067648">
        <w:rPr>
          <w:webHidden/>
        </w:rPr>
      </w:r>
      <w:r w:rsidR="00067648">
        <w:rPr>
          <w:webHidden/>
        </w:rPr>
        <w:fldChar w:fldCharType="separate"/>
      </w:r>
      <w:ins w:id="2346" w:author="Maximilian Schmitz" w:date="2015-07-08T20:05:00Z">
        <w:r w:rsidR="00067648">
          <w:rPr>
            <w:webHidden/>
          </w:rPr>
          <w:t>13</w:t>
        </w:r>
        <w:r w:rsidR="00067648">
          <w:rPr>
            <w:webHidden/>
          </w:rPr>
          <w:fldChar w:fldCharType="end"/>
        </w:r>
        <w:r w:rsidR="00067648" w:rsidRPr="00664CFE">
          <w:rPr>
            <w:rStyle w:val="Hyperlink"/>
          </w:rPr>
          <w:fldChar w:fldCharType="end"/>
        </w:r>
      </w:ins>
    </w:p>
    <w:p w14:paraId="25976079" w14:textId="77777777" w:rsidR="00067648" w:rsidRDefault="00067648">
      <w:pPr>
        <w:pStyle w:val="Abbildungsverzeichnis"/>
        <w:rPr>
          <w:ins w:id="2347" w:author="Maximilian Schmitz" w:date="2015-07-08T20:05:00Z"/>
          <w:rFonts w:asciiTheme="minorHAnsi" w:eastAsiaTheme="minorEastAsia" w:hAnsiTheme="minorHAnsi" w:cstheme="minorBidi"/>
          <w:sz w:val="22"/>
          <w:szCs w:val="22"/>
        </w:rPr>
      </w:pPr>
      <w:ins w:id="2348" w:author="Maximilian Schmitz" w:date="2015-07-08T20:05:00Z">
        <w:r w:rsidRPr="00664CFE">
          <w:rPr>
            <w:rStyle w:val="Hyperlink"/>
          </w:rPr>
          <w:fldChar w:fldCharType="begin"/>
        </w:r>
        <w:r w:rsidRPr="00664CFE">
          <w:rPr>
            <w:rStyle w:val="Hyperlink"/>
          </w:rPr>
          <w:instrText xml:space="preserve"> </w:instrText>
        </w:r>
        <w:r>
          <w:instrText>HYPERLINK \l "_Toc424149349"</w:instrText>
        </w:r>
        <w:r w:rsidRPr="00664CFE">
          <w:rPr>
            <w:rStyle w:val="Hyperlink"/>
          </w:rPr>
          <w:instrText xml:space="preserve"> </w:instrText>
        </w:r>
        <w:r w:rsidRPr="00664CFE">
          <w:rPr>
            <w:rStyle w:val="Hyperlink"/>
          </w:rPr>
          <w:fldChar w:fldCharType="separate"/>
        </w:r>
        <w:r w:rsidRPr="00664CFE">
          <w:rPr>
            <w:rStyle w:val="Hyperlink"/>
          </w:rPr>
          <w:t>Abbildung 2: Remote Procedure Call Umsetzung</w:t>
        </w:r>
        <w:r>
          <w:rPr>
            <w:webHidden/>
          </w:rPr>
          <w:tab/>
        </w:r>
        <w:r>
          <w:rPr>
            <w:webHidden/>
          </w:rPr>
          <w:fldChar w:fldCharType="begin"/>
        </w:r>
        <w:r>
          <w:rPr>
            <w:webHidden/>
          </w:rPr>
          <w:instrText xml:space="preserve"> PAGEREF _Toc424149349 \h </w:instrText>
        </w:r>
      </w:ins>
      <w:r>
        <w:rPr>
          <w:webHidden/>
        </w:rPr>
      </w:r>
      <w:r>
        <w:rPr>
          <w:webHidden/>
        </w:rPr>
        <w:fldChar w:fldCharType="separate"/>
      </w:r>
      <w:ins w:id="2349" w:author="Maximilian Schmitz" w:date="2015-07-08T20:05:00Z">
        <w:r>
          <w:rPr>
            <w:webHidden/>
          </w:rPr>
          <w:t>14</w:t>
        </w:r>
        <w:r>
          <w:rPr>
            <w:webHidden/>
          </w:rPr>
          <w:fldChar w:fldCharType="end"/>
        </w:r>
        <w:r w:rsidRPr="00664CFE">
          <w:rPr>
            <w:rStyle w:val="Hyperlink"/>
          </w:rPr>
          <w:fldChar w:fldCharType="end"/>
        </w:r>
      </w:ins>
    </w:p>
    <w:p w14:paraId="3B5CB97B" w14:textId="77777777" w:rsidR="00067648" w:rsidRDefault="00067648">
      <w:pPr>
        <w:pStyle w:val="Abbildungsverzeichnis"/>
        <w:rPr>
          <w:ins w:id="2350" w:author="Maximilian Schmitz" w:date="2015-07-08T20:05:00Z"/>
          <w:rFonts w:asciiTheme="minorHAnsi" w:eastAsiaTheme="minorEastAsia" w:hAnsiTheme="minorHAnsi" w:cstheme="minorBidi"/>
          <w:sz w:val="22"/>
          <w:szCs w:val="22"/>
        </w:rPr>
      </w:pPr>
      <w:ins w:id="2351" w:author="Maximilian Schmitz" w:date="2015-07-08T20:05:00Z">
        <w:r w:rsidRPr="00664CFE">
          <w:rPr>
            <w:rStyle w:val="Hyperlink"/>
          </w:rPr>
          <w:fldChar w:fldCharType="begin"/>
        </w:r>
        <w:r w:rsidRPr="00664CFE">
          <w:rPr>
            <w:rStyle w:val="Hyperlink"/>
          </w:rPr>
          <w:instrText xml:space="preserve"> </w:instrText>
        </w:r>
        <w:r>
          <w:instrText>HYPERLINK \l "_Toc424149350"</w:instrText>
        </w:r>
        <w:r w:rsidRPr="00664CFE">
          <w:rPr>
            <w:rStyle w:val="Hyperlink"/>
          </w:rPr>
          <w:instrText xml:space="preserve"> </w:instrText>
        </w:r>
        <w:r w:rsidRPr="00664CFE">
          <w:rPr>
            <w:rStyle w:val="Hyperlink"/>
          </w:rPr>
          <w:fldChar w:fldCharType="separate"/>
        </w:r>
        <w:r w:rsidRPr="00664CFE">
          <w:rPr>
            <w:rStyle w:val="Hyperlink"/>
          </w:rPr>
          <w:t>Abbildung 3: Architektur als Klassendiagramm</w:t>
        </w:r>
        <w:r>
          <w:rPr>
            <w:webHidden/>
          </w:rPr>
          <w:tab/>
        </w:r>
        <w:r>
          <w:rPr>
            <w:webHidden/>
          </w:rPr>
          <w:fldChar w:fldCharType="begin"/>
        </w:r>
        <w:r>
          <w:rPr>
            <w:webHidden/>
          </w:rPr>
          <w:instrText xml:space="preserve"> PAGEREF _Toc424149350 \h </w:instrText>
        </w:r>
      </w:ins>
      <w:r>
        <w:rPr>
          <w:webHidden/>
        </w:rPr>
      </w:r>
      <w:r>
        <w:rPr>
          <w:webHidden/>
        </w:rPr>
        <w:fldChar w:fldCharType="separate"/>
      </w:r>
      <w:ins w:id="2352" w:author="Maximilian Schmitz" w:date="2015-07-08T20:05:00Z">
        <w:r>
          <w:rPr>
            <w:webHidden/>
          </w:rPr>
          <w:t>15</w:t>
        </w:r>
        <w:r>
          <w:rPr>
            <w:webHidden/>
          </w:rPr>
          <w:fldChar w:fldCharType="end"/>
        </w:r>
        <w:r w:rsidRPr="00664CFE">
          <w:rPr>
            <w:rStyle w:val="Hyperlink"/>
          </w:rPr>
          <w:fldChar w:fldCharType="end"/>
        </w:r>
      </w:ins>
    </w:p>
    <w:p w14:paraId="6F446E03" w14:textId="77777777" w:rsidR="00067648" w:rsidRDefault="00067648">
      <w:pPr>
        <w:pStyle w:val="Abbildungsverzeichnis"/>
        <w:rPr>
          <w:ins w:id="2353" w:author="Maximilian Schmitz" w:date="2015-07-08T20:05:00Z"/>
          <w:rFonts w:asciiTheme="minorHAnsi" w:eastAsiaTheme="minorEastAsia" w:hAnsiTheme="minorHAnsi" w:cstheme="minorBidi"/>
          <w:sz w:val="22"/>
          <w:szCs w:val="22"/>
        </w:rPr>
      </w:pPr>
      <w:ins w:id="2354" w:author="Maximilian Schmitz" w:date="2015-07-08T20:05:00Z">
        <w:r w:rsidRPr="00664CFE">
          <w:rPr>
            <w:rStyle w:val="Hyperlink"/>
          </w:rPr>
          <w:fldChar w:fldCharType="begin"/>
        </w:r>
        <w:r w:rsidRPr="00664CFE">
          <w:rPr>
            <w:rStyle w:val="Hyperlink"/>
          </w:rPr>
          <w:instrText xml:space="preserve"> </w:instrText>
        </w:r>
        <w:r>
          <w:instrText>HYPERLINK \l "_Toc424149351"</w:instrText>
        </w:r>
        <w:r w:rsidRPr="00664CFE">
          <w:rPr>
            <w:rStyle w:val="Hyperlink"/>
          </w:rPr>
          <w:instrText xml:space="preserve"> </w:instrText>
        </w:r>
        <w:r w:rsidRPr="00664CFE">
          <w:rPr>
            <w:rStyle w:val="Hyperlink"/>
          </w:rPr>
          <w:fldChar w:fldCharType="separate"/>
        </w:r>
        <w:r w:rsidRPr="00664CFE">
          <w:rPr>
            <w:rStyle w:val="Hyperlink"/>
          </w:rPr>
          <w:t>Abbildung 4: Modelliertes Spielfeld</w:t>
        </w:r>
        <w:r>
          <w:rPr>
            <w:webHidden/>
          </w:rPr>
          <w:tab/>
        </w:r>
        <w:r>
          <w:rPr>
            <w:webHidden/>
          </w:rPr>
          <w:fldChar w:fldCharType="begin"/>
        </w:r>
        <w:r>
          <w:rPr>
            <w:webHidden/>
          </w:rPr>
          <w:instrText xml:space="preserve"> PAGEREF _Toc424149351 \h </w:instrText>
        </w:r>
      </w:ins>
      <w:r>
        <w:rPr>
          <w:webHidden/>
        </w:rPr>
      </w:r>
      <w:r>
        <w:rPr>
          <w:webHidden/>
        </w:rPr>
        <w:fldChar w:fldCharType="separate"/>
      </w:r>
      <w:ins w:id="2355" w:author="Maximilian Schmitz" w:date="2015-07-08T20:05:00Z">
        <w:r>
          <w:rPr>
            <w:webHidden/>
          </w:rPr>
          <w:t>18</w:t>
        </w:r>
        <w:r>
          <w:rPr>
            <w:webHidden/>
          </w:rPr>
          <w:fldChar w:fldCharType="end"/>
        </w:r>
        <w:r w:rsidRPr="00664CFE">
          <w:rPr>
            <w:rStyle w:val="Hyperlink"/>
          </w:rPr>
          <w:fldChar w:fldCharType="end"/>
        </w:r>
      </w:ins>
    </w:p>
    <w:p w14:paraId="2F3D4A20" w14:textId="77777777" w:rsidR="00067648" w:rsidRDefault="00067648">
      <w:pPr>
        <w:pStyle w:val="Abbildungsverzeichnis"/>
        <w:rPr>
          <w:ins w:id="2356" w:author="Maximilian Schmitz" w:date="2015-07-08T20:05:00Z"/>
          <w:rFonts w:asciiTheme="minorHAnsi" w:eastAsiaTheme="minorEastAsia" w:hAnsiTheme="minorHAnsi" w:cstheme="minorBidi"/>
          <w:sz w:val="22"/>
          <w:szCs w:val="22"/>
        </w:rPr>
      </w:pPr>
      <w:ins w:id="2357" w:author="Maximilian Schmitz" w:date="2015-07-08T20:05:00Z">
        <w:r w:rsidRPr="00664CFE">
          <w:rPr>
            <w:rStyle w:val="Hyperlink"/>
          </w:rPr>
          <w:fldChar w:fldCharType="begin"/>
        </w:r>
        <w:r w:rsidRPr="00664CFE">
          <w:rPr>
            <w:rStyle w:val="Hyperlink"/>
          </w:rPr>
          <w:instrText xml:space="preserve"> </w:instrText>
        </w:r>
        <w:r>
          <w:instrText>HYPERLINK \l "_Toc424149352"</w:instrText>
        </w:r>
        <w:r w:rsidRPr="00664CFE">
          <w:rPr>
            <w:rStyle w:val="Hyperlink"/>
          </w:rPr>
          <w:instrText xml:space="preserve"> </w:instrText>
        </w:r>
        <w:r w:rsidRPr="00664CFE">
          <w:rPr>
            <w:rStyle w:val="Hyperlink"/>
          </w:rPr>
          <w:fldChar w:fldCharType="separate"/>
        </w:r>
        <w:r w:rsidRPr="00664CFE">
          <w:rPr>
            <w:rStyle w:val="Hyperlink"/>
          </w:rPr>
          <w:t>Abbildung 5: Spielfeld mit Kollisionsboxen</w:t>
        </w:r>
        <w:r>
          <w:rPr>
            <w:webHidden/>
          </w:rPr>
          <w:tab/>
        </w:r>
        <w:r>
          <w:rPr>
            <w:webHidden/>
          </w:rPr>
          <w:fldChar w:fldCharType="begin"/>
        </w:r>
        <w:r>
          <w:rPr>
            <w:webHidden/>
          </w:rPr>
          <w:instrText xml:space="preserve"> PAGEREF _Toc424149352 \h </w:instrText>
        </w:r>
      </w:ins>
      <w:r>
        <w:rPr>
          <w:webHidden/>
        </w:rPr>
      </w:r>
      <w:r>
        <w:rPr>
          <w:webHidden/>
        </w:rPr>
        <w:fldChar w:fldCharType="separate"/>
      </w:r>
      <w:ins w:id="2358" w:author="Maximilian Schmitz" w:date="2015-07-08T20:05:00Z">
        <w:r>
          <w:rPr>
            <w:webHidden/>
          </w:rPr>
          <w:t>19</w:t>
        </w:r>
        <w:r>
          <w:rPr>
            <w:webHidden/>
          </w:rPr>
          <w:fldChar w:fldCharType="end"/>
        </w:r>
        <w:r w:rsidRPr="00664CFE">
          <w:rPr>
            <w:rStyle w:val="Hyperlink"/>
          </w:rPr>
          <w:fldChar w:fldCharType="end"/>
        </w:r>
      </w:ins>
    </w:p>
    <w:p w14:paraId="5D5169CA" w14:textId="77777777" w:rsidR="00067648" w:rsidRDefault="00067648">
      <w:pPr>
        <w:pStyle w:val="Abbildungsverzeichnis"/>
        <w:rPr>
          <w:ins w:id="2359" w:author="Maximilian Schmitz" w:date="2015-07-08T20:05:00Z"/>
          <w:rFonts w:asciiTheme="minorHAnsi" w:eastAsiaTheme="minorEastAsia" w:hAnsiTheme="minorHAnsi" w:cstheme="minorBidi"/>
          <w:sz w:val="22"/>
          <w:szCs w:val="22"/>
        </w:rPr>
      </w:pPr>
      <w:ins w:id="2360" w:author="Maximilian Schmitz" w:date="2015-07-08T20:05:00Z">
        <w:r w:rsidRPr="00664CFE">
          <w:rPr>
            <w:rStyle w:val="Hyperlink"/>
          </w:rPr>
          <w:fldChar w:fldCharType="begin"/>
        </w:r>
        <w:r w:rsidRPr="00664CFE">
          <w:rPr>
            <w:rStyle w:val="Hyperlink"/>
          </w:rPr>
          <w:instrText xml:space="preserve"> </w:instrText>
        </w:r>
        <w:r>
          <w:instrText>HYPERLINK \l "_Toc424149353"</w:instrText>
        </w:r>
        <w:r w:rsidRPr="00664CFE">
          <w:rPr>
            <w:rStyle w:val="Hyperlink"/>
          </w:rPr>
          <w:instrText xml:space="preserve"> </w:instrText>
        </w:r>
        <w:r w:rsidRPr="00664CFE">
          <w:rPr>
            <w:rStyle w:val="Hyperlink"/>
          </w:rPr>
          <w:fldChar w:fldCharType="separate"/>
        </w:r>
        <w:r w:rsidRPr="00664CFE">
          <w:rPr>
            <w:rStyle w:val="Hyperlink"/>
          </w:rPr>
          <w:t>Abbildung 6: Blueprint für die Torerkennung</w:t>
        </w:r>
        <w:r>
          <w:rPr>
            <w:webHidden/>
          </w:rPr>
          <w:tab/>
        </w:r>
        <w:r>
          <w:rPr>
            <w:webHidden/>
          </w:rPr>
          <w:fldChar w:fldCharType="begin"/>
        </w:r>
        <w:r>
          <w:rPr>
            <w:webHidden/>
          </w:rPr>
          <w:instrText xml:space="preserve"> PAGEREF _Toc424149353 \h </w:instrText>
        </w:r>
      </w:ins>
      <w:r>
        <w:rPr>
          <w:webHidden/>
        </w:rPr>
      </w:r>
      <w:r>
        <w:rPr>
          <w:webHidden/>
        </w:rPr>
        <w:fldChar w:fldCharType="separate"/>
      </w:r>
      <w:ins w:id="2361" w:author="Maximilian Schmitz" w:date="2015-07-08T20:05:00Z">
        <w:r>
          <w:rPr>
            <w:webHidden/>
          </w:rPr>
          <w:t>20</w:t>
        </w:r>
        <w:r>
          <w:rPr>
            <w:webHidden/>
          </w:rPr>
          <w:fldChar w:fldCharType="end"/>
        </w:r>
        <w:r w:rsidRPr="00664CFE">
          <w:rPr>
            <w:rStyle w:val="Hyperlink"/>
          </w:rPr>
          <w:fldChar w:fldCharType="end"/>
        </w:r>
      </w:ins>
    </w:p>
    <w:p w14:paraId="1754651E" w14:textId="77777777" w:rsidR="00067648" w:rsidRDefault="00067648">
      <w:pPr>
        <w:pStyle w:val="Abbildungsverzeichnis"/>
        <w:rPr>
          <w:ins w:id="2362" w:author="Maximilian Schmitz" w:date="2015-07-08T20:05:00Z"/>
          <w:rFonts w:asciiTheme="minorHAnsi" w:eastAsiaTheme="minorEastAsia" w:hAnsiTheme="minorHAnsi" w:cstheme="minorBidi"/>
          <w:sz w:val="22"/>
          <w:szCs w:val="22"/>
        </w:rPr>
      </w:pPr>
      <w:ins w:id="2363" w:author="Maximilian Schmitz" w:date="2015-07-08T20:05:00Z">
        <w:r w:rsidRPr="00664CFE">
          <w:rPr>
            <w:rStyle w:val="Hyperlink"/>
          </w:rPr>
          <w:fldChar w:fldCharType="begin"/>
        </w:r>
        <w:r w:rsidRPr="00664CFE">
          <w:rPr>
            <w:rStyle w:val="Hyperlink"/>
          </w:rPr>
          <w:instrText xml:space="preserve"> </w:instrText>
        </w:r>
        <w:r>
          <w:instrText>HYPERLINK \l "_Toc424149354"</w:instrText>
        </w:r>
        <w:r w:rsidRPr="00664CFE">
          <w:rPr>
            <w:rStyle w:val="Hyperlink"/>
          </w:rPr>
          <w:instrText xml:space="preserve"> </w:instrText>
        </w:r>
        <w:r w:rsidRPr="00664CFE">
          <w:rPr>
            <w:rStyle w:val="Hyperlink"/>
          </w:rPr>
          <w:fldChar w:fldCharType="separate"/>
        </w:r>
        <w:r w:rsidRPr="00664CFE">
          <w:rPr>
            <w:rStyle w:val="Hyperlink"/>
          </w:rPr>
          <w:t>Abbildung 7: Konfiguration eines Teams</w:t>
        </w:r>
        <w:r>
          <w:rPr>
            <w:webHidden/>
          </w:rPr>
          <w:tab/>
        </w:r>
        <w:r>
          <w:rPr>
            <w:webHidden/>
          </w:rPr>
          <w:fldChar w:fldCharType="begin"/>
        </w:r>
        <w:r>
          <w:rPr>
            <w:webHidden/>
          </w:rPr>
          <w:instrText xml:space="preserve"> PAGEREF _Toc424149354 \h </w:instrText>
        </w:r>
      </w:ins>
      <w:r>
        <w:rPr>
          <w:webHidden/>
        </w:rPr>
      </w:r>
      <w:r>
        <w:rPr>
          <w:webHidden/>
        </w:rPr>
        <w:fldChar w:fldCharType="separate"/>
      </w:r>
      <w:ins w:id="2364" w:author="Maximilian Schmitz" w:date="2015-07-08T20:05:00Z">
        <w:r>
          <w:rPr>
            <w:webHidden/>
          </w:rPr>
          <w:t>21</w:t>
        </w:r>
        <w:r>
          <w:rPr>
            <w:webHidden/>
          </w:rPr>
          <w:fldChar w:fldCharType="end"/>
        </w:r>
        <w:r w:rsidRPr="00664CFE">
          <w:rPr>
            <w:rStyle w:val="Hyperlink"/>
          </w:rPr>
          <w:fldChar w:fldCharType="end"/>
        </w:r>
      </w:ins>
    </w:p>
    <w:p w14:paraId="1BB7F79B" w14:textId="77777777" w:rsidR="00067648" w:rsidRDefault="00067648">
      <w:pPr>
        <w:pStyle w:val="Abbildungsverzeichnis"/>
        <w:rPr>
          <w:ins w:id="2365" w:author="Maximilian Schmitz" w:date="2015-07-08T20:05:00Z"/>
          <w:rFonts w:asciiTheme="minorHAnsi" w:eastAsiaTheme="minorEastAsia" w:hAnsiTheme="minorHAnsi" w:cstheme="minorBidi"/>
          <w:sz w:val="22"/>
          <w:szCs w:val="22"/>
        </w:rPr>
      </w:pPr>
      <w:ins w:id="2366" w:author="Maximilian Schmitz" w:date="2015-07-08T20:05:00Z">
        <w:r w:rsidRPr="00664CFE">
          <w:rPr>
            <w:rStyle w:val="Hyperlink"/>
          </w:rPr>
          <w:fldChar w:fldCharType="begin"/>
        </w:r>
        <w:r w:rsidRPr="00664CFE">
          <w:rPr>
            <w:rStyle w:val="Hyperlink"/>
          </w:rPr>
          <w:instrText xml:space="preserve"> </w:instrText>
        </w:r>
        <w:r>
          <w:instrText>HYPERLINK \l "_Toc424149355"</w:instrText>
        </w:r>
        <w:r w:rsidRPr="00664CFE">
          <w:rPr>
            <w:rStyle w:val="Hyperlink"/>
          </w:rPr>
          <w:instrText xml:space="preserve"> </w:instrText>
        </w:r>
        <w:r w:rsidRPr="00664CFE">
          <w:rPr>
            <w:rStyle w:val="Hyperlink"/>
          </w:rPr>
          <w:fldChar w:fldCharType="separate"/>
        </w:r>
        <w:r w:rsidRPr="00664CFE">
          <w:rPr>
            <w:rStyle w:val="Hyperlink"/>
          </w:rPr>
          <w:t>Abbildung 8: Blueprint-Funktionen des Spielers</w:t>
        </w:r>
        <w:r>
          <w:rPr>
            <w:webHidden/>
          </w:rPr>
          <w:tab/>
        </w:r>
        <w:r>
          <w:rPr>
            <w:webHidden/>
          </w:rPr>
          <w:fldChar w:fldCharType="begin"/>
        </w:r>
        <w:r>
          <w:rPr>
            <w:webHidden/>
          </w:rPr>
          <w:instrText xml:space="preserve"> PAGEREF _Toc424149355 \h </w:instrText>
        </w:r>
      </w:ins>
      <w:r>
        <w:rPr>
          <w:webHidden/>
        </w:rPr>
      </w:r>
      <w:r>
        <w:rPr>
          <w:webHidden/>
        </w:rPr>
        <w:fldChar w:fldCharType="separate"/>
      </w:r>
      <w:ins w:id="2367" w:author="Maximilian Schmitz" w:date="2015-07-08T20:05:00Z">
        <w:r>
          <w:rPr>
            <w:webHidden/>
          </w:rPr>
          <w:t>23</w:t>
        </w:r>
        <w:r>
          <w:rPr>
            <w:webHidden/>
          </w:rPr>
          <w:fldChar w:fldCharType="end"/>
        </w:r>
        <w:r w:rsidRPr="00664CFE">
          <w:rPr>
            <w:rStyle w:val="Hyperlink"/>
          </w:rPr>
          <w:fldChar w:fldCharType="end"/>
        </w:r>
      </w:ins>
    </w:p>
    <w:p w14:paraId="7BA2C8A0" w14:textId="77777777" w:rsidR="00067648" w:rsidRDefault="00067648">
      <w:pPr>
        <w:pStyle w:val="Abbildungsverzeichnis"/>
        <w:rPr>
          <w:ins w:id="2368" w:author="Maximilian Schmitz" w:date="2015-07-08T20:05:00Z"/>
          <w:rFonts w:asciiTheme="minorHAnsi" w:eastAsiaTheme="minorEastAsia" w:hAnsiTheme="minorHAnsi" w:cstheme="minorBidi"/>
          <w:sz w:val="22"/>
          <w:szCs w:val="22"/>
        </w:rPr>
      </w:pPr>
      <w:ins w:id="2369" w:author="Maximilian Schmitz" w:date="2015-07-08T20:05:00Z">
        <w:r w:rsidRPr="00664CFE">
          <w:rPr>
            <w:rStyle w:val="Hyperlink"/>
          </w:rPr>
          <w:fldChar w:fldCharType="begin"/>
        </w:r>
        <w:r w:rsidRPr="00664CFE">
          <w:rPr>
            <w:rStyle w:val="Hyperlink"/>
          </w:rPr>
          <w:instrText xml:space="preserve"> </w:instrText>
        </w:r>
        <w:r>
          <w:instrText>HYPERLINK \l "_Toc424149356"</w:instrText>
        </w:r>
        <w:r w:rsidRPr="00664CFE">
          <w:rPr>
            <w:rStyle w:val="Hyperlink"/>
          </w:rPr>
          <w:instrText xml:space="preserve"> </w:instrText>
        </w:r>
        <w:r w:rsidRPr="00664CFE">
          <w:rPr>
            <w:rStyle w:val="Hyperlink"/>
          </w:rPr>
          <w:fldChar w:fldCharType="separate"/>
        </w:r>
        <w:r w:rsidRPr="00664CFE">
          <w:rPr>
            <w:rStyle w:val="Hyperlink"/>
          </w:rPr>
          <w:t>Abbildung 9: Beispiel einer künstlichen Intelligenz</w:t>
        </w:r>
        <w:r>
          <w:rPr>
            <w:webHidden/>
          </w:rPr>
          <w:tab/>
        </w:r>
        <w:r>
          <w:rPr>
            <w:webHidden/>
          </w:rPr>
          <w:fldChar w:fldCharType="begin"/>
        </w:r>
        <w:r>
          <w:rPr>
            <w:webHidden/>
          </w:rPr>
          <w:instrText xml:space="preserve"> PAGEREF _Toc424149356 \h </w:instrText>
        </w:r>
      </w:ins>
      <w:r>
        <w:rPr>
          <w:webHidden/>
        </w:rPr>
      </w:r>
      <w:r>
        <w:rPr>
          <w:webHidden/>
        </w:rPr>
        <w:fldChar w:fldCharType="separate"/>
      </w:r>
      <w:ins w:id="2370" w:author="Maximilian Schmitz" w:date="2015-07-08T20:05:00Z">
        <w:r>
          <w:rPr>
            <w:webHidden/>
          </w:rPr>
          <w:t>36</w:t>
        </w:r>
        <w:r>
          <w:rPr>
            <w:webHidden/>
          </w:rPr>
          <w:fldChar w:fldCharType="end"/>
        </w:r>
        <w:r w:rsidRPr="00664CFE">
          <w:rPr>
            <w:rStyle w:val="Hyperlink"/>
          </w:rPr>
          <w:fldChar w:fldCharType="end"/>
        </w:r>
      </w:ins>
    </w:p>
    <w:p w14:paraId="3E5ED154" w14:textId="77777777" w:rsidR="00037140" w:rsidRDefault="00E64F9C">
      <w:pPr>
        <w:rPr>
          <w:ins w:id="2371" w:author="Maximilian Schmitz" w:date="2015-06-19T09:19:00Z"/>
          <w:b/>
          <w:bCs/>
          <w:noProof/>
        </w:rPr>
      </w:pPr>
      <w:del w:id="2372"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373" w:author="Maximilian Schmitz" w:date="2015-06-19T09:19:00Z"/>
          <w:b/>
          <w:kern w:val="28"/>
          <w:sz w:val="32"/>
        </w:rPr>
      </w:pPr>
      <w:ins w:id="2374" w:author="Maximilian Schmitz" w:date="2015-06-19T09:19:00Z">
        <w:r>
          <w:br w:type="page"/>
        </w:r>
      </w:ins>
    </w:p>
    <w:p w14:paraId="2263B5F9" w14:textId="77777777" w:rsidR="0033512B" w:rsidDel="0033512B" w:rsidRDefault="0033512B">
      <w:pPr>
        <w:pStyle w:val="berschrift1"/>
        <w:numPr>
          <w:ilvl w:val="0"/>
          <w:numId w:val="0"/>
        </w:numPr>
        <w:rPr>
          <w:del w:id="2375" w:author="Maximilian Schmitz" w:date="2015-06-19T09:19:00Z"/>
        </w:rPr>
        <w:pPrChange w:id="2376" w:author="Admin" w:date="2015-07-08T13:36:00Z">
          <w:pPr/>
        </w:pPrChange>
      </w:pPr>
      <w:bookmarkStart w:id="2377" w:name="_Toc424193774"/>
      <w:ins w:id="2378" w:author="Maximilian Schmitz" w:date="2015-06-19T09:19:00Z">
        <w:r>
          <w:lastRenderedPageBreak/>
          <w:t>Tabellenverzeichnis</w:t>
        </w:r>
      </w:ins>
      <w:bookmarkEnd w:id="2377"/>
    </w:p>
    <w:p w14:paraId="6648D9C3" w14:textId="77777777" w:rsidR="00037140" w:rsidDel="0033512B" w:rsidRDefault="00037140">
      <w:pPr>
        <w:pStyle w:val="berschrift1"/>
        <w:numPr>
          <w:ilvl w:val="0"/>
          <w:numId w:val="0"/>
        </w:numPr>
        <w:rPr>
          <w:del w:id="2379" w:author="Maximilian Schmitz" w:date="2015-06-19T09:19:00Z"/>
        </w:rPr>
        <w:pPrChange w:id="2380" w:author="Admin" w:date="2015-07-08T13:36:00Z">
          <w:pPr/>
        </w:pPrChange>
      </w:pPr>
      <w:del w:id="2381" w:author="Maximilian Schmitz" w:date="2015-06-19T09:19:00Z">
        <w:r w:rsidDel="0033512B">
          <w:br w:type="page"/>
        </w:r>
      </w:del>
    </w:p>
    <w:p w14:paraId="13D6F28C" w14:textId="77777777" w:rsidR="0033512B" w:rsidRPr="0033512B" w:rsidRDefault="0033512B">
      <w:pPr>
        <w:pStyle w:val="berschrift1"/>
        <w:numPr>
          <w:ilvl w:val="0"/>
          <w:numId w:val="0"/>
        </w:numPr>
        <w:rPr>
          <w:ins w:id="2382" w:author="Maximilian Schmitz" w:date="2015-06-19T09:19:00Z"/>
          <w:rFonts w:eastAsiaTheme="minorEastAsia"/>
          <w:rPrChange w:id="2383" w:author="Maximilian Schmitz" w:date="2015-06-19T09:19:00Z">
            <w:rPr>
              <w:ins w:id="2384" w:author="Maximilian Schmitz" w:date="2015-06-19T09:19:00Z"/>
            </w:rPr>
          </w:rPrChange>
        </w:rPr>
        <w:pPrChange w:id="2385" w:author="Admin" w:date="2015-07-08T13:36:00Z">
          <w:pPr>
            <w:pStyle w:val="Abbildungsverzeichnis"/>
          </w:pPr>
        </w:pPrChange>
      </w:pPr>
    </w:p>
    <w:p w14:paraId="5991B279" w14:textId="77777777" w:rsidR="00067648" w:rsidRDefault="0033512B">
      <w:pPr>
        <w:pStyle w:val="Abbildungsverzeichnis"/>
        <w:rPr>
          <w:ins w:id="2386" w:author="Maximilian Schmitz" w:date="2015-07-08T20:05:00Z"/>
          <w:rFonts w:asciiTheme="minorHAnsi" w:eastAsiaTheme="minorEastAsia" w:hAnsiTheme="minorHAnsi" w:cstheme="minorBidi"/>
          <w:sz w:val="22"/>
          <w:szCs w:val="22"/>
        </w:rPr>
      </w:pPr>
      <w:ins w:id="2387" w:author="Maximilian Schmitz" w:date="2015-06-19T09:19:00Z">
        <w:r>
          <w:fldChar w:fldCharType="begin"/>
        </w:r>
        <w:r>
          <w:instrText xml:space="preserve"> TOC \h \z \c "Tabelle" </w:instrText>
        </w:r>
      </w:ins>
      <w:r>
        <w:fldChar w:fldCharType="separate"/>
      </w:r>
      <w:ins w:id="2388" w:author="Maximilian Schmitz" w:date="2015-07-08T20:05:00Z">
        <w:r w:rsidR="00067648" w:rsidRPr="009546F4">
          <w:rPr>
            <w:rStyle w:val="Hyperlink"/>
          </w:rPr>
          <w:fldChar w:fldCharType="begin"/>
        </w:r>
        <w:r w:rsidR="00067648" w:rsidRPr="009546F4">
          <w:rPr>
            <w:rStyle w:val="Hyperlink"/>
          </w:rPr>
          <w:instrText xml:space="preserve"> </w:instrText>
        </w:r>
        <w:r w:rsidR="00067648">
          <w:instrText>HYPERLINK \l "_Toc424149357"</w:instrText>
        </w:r>
        <w:r w:rsidR="00067648" w:rsidRPr="009546F4">
          <w:rPr>
            <w:rStyle w:val="Hyperlink"/>
          </w:rPr>
          <w:instrText xml:space="preserve"> </w:instrText>
        </w:r>
        <w:r w:rsidR="00067648" w:rsidRPr="009546F4">
          <w:rPr>
            <w:rStyle w:val="Hyperlink"/>
          </w:rPr>
          <w:fldChar w:fldCharType="separate"/>
        </w:r>
        <w:r w:rsidR="00067648" w:rsidRPr="009546F4">
          <w:rPr>
            <w:rStyle w:val="Hyperlink"/>
          </w:rPr>
          <w:t>Tabelle 1: Funktionen im LUA-Skript</w:t>
        </w:r>
        <w:r w:rsidR="00067648">
          <w:rPr>
            <w:webHidden/>
          </w:rPr>
          <w:tab/>
        </w:r>
        <w:r w:rsidR="00067648">
          <w:rPr>
            <w:webHidden/>
          </w:rPr>
          <w:fldChar w:fldCharType="begin"/>
        </w:r>
        <w:r w:rsidR="00067648">
          <w:rPr>
            <w:webHidden/>
          </w:rPr>
          <w:instrText xml:space="preserve"> PAGEREF _Toc424149357 \h </w:instrText>
        </w:r>
      </w:ins>
      <w:r w:rsidR="00067648">
        <w:rPr>
          <w:webHidden/>
        </w:rPr>
      </w:r>
      <w:r w:rsidR="00067648">
        <w:rPr>
          <w:webHidden/>
        </w:rPr>
        <w:fldChar w:fldCharType="separate"/>
      </w:r>
      <w:ins w:id="2389" w:author="Maximilian Schmitz" w:date="2015-07-08T20:05:00Z">
        <w:r w:rsidR="00067648">
          <w:rPr>
            <w:webHidden/>
          </w:rPr>
          <w:t>28</w:t>
        </w:r>
        <w:r w:rsidR="00067648">
          <w:rPr>
            <w:webHidden/>
          </w:rPr>
          <w:fldChar w:fldCharType="end"/>
        </w:r>
        <w:r w:rsidR="00067648" w:rsidRPr="009546F4">
          <w:rPr>
            <w:rStyle w:val="Hyperlink"/>
          </w:rPr>
          <w:fldChar w:fldCharType="end"/>
        </w:r>
      </w:ins>
    </w:p>
    <w:p w14:paraId="4578BD2C" w14:textId="77777777" w:rsidR="00067648" w:rsidRDefault="00067648">
      <w:pPr>
        <w:pStyle w:val="Abbildungsverzeichnis"/>
        <w:rPr>
          <w:ins w:id="2390" w:author="Maximilian Schmitz" w:date="2015-07-08T20:05:00Z"/>
          <w:rFonts w:asciiTheme="minorHAnsi" w:eastAsiaTheme="minorEastAsia" w:hAnsiTheme="minorHAnsi" w:cstheme="minorBidi"/>
          <w:sz w:val="22"/>
          <w:szCs w:val="22"/>
        </w:rPr>
      </w:pPr>
      <w:ins w:id="2391" w:author="Maximilian Schmitz" w:date="2015-07-08T20:05:00Z">
        <w:r w:rsidRPr="009546F4">
          <w:rPr>
            <w:rStyle w:val="Hyperlink"/>
          </w:rPr>
          <w:fldChar w:fldCharType="begin"/>
        </w:r>
        <w:r w:rsidRPr="009546F4">
          <w:rPr>
            <w:rStyle w:val="Hyperlink"/>
          </w:rPr>
          <w:instrText xml:space="preserve"> </w:instrText>
        </w:r>
        <w:r>
          <w:instrText>HYPERLINK \l "_Toc424149358"</w:instrText>
        </w:r>
        <w:r w:rsidRPr="009546F4">
          <w:rPr>
            <w:rStyle w:val="Hyperlink"/>
          </w:rPr>
          <w:instrText xml:space="preserve"> </w:instrText>
        </w:r>
        <w:r w:rsidRPr="009546F4">
          <w:rPr>
            <w:rStyle w:val="Hyperlink"/>
          </w:rPr>
          <w:fldChar w:fldCharType="separate"/>
        </w:r>
        <w:r w:rsidRPr="009546F4">
          <w:rPr>
            <w:rStyle w:val="Hyperlink"/>
          </w:rPr>
          <w:t>Tabelle 2: Passive Funktionen der Skriptschnittstelle</w:t>
        </w:r>
        <w:r>
          <w:rPr>
            <w:webHidden/>
          </w:rPr>
          <w:tab/>
        </w:r>
        <w:r>
          <w:rPr>
            <w:webHidden/>
          </w:rPr>
          <w:fldChar w:fldCharType="begin"/>
        </w:r>
        <w:r>
          <w:rPr>
            <w:webHidden/>
          </w:rPr>
          <w:instrText xml:space="preserve"> PAGEREF _Toc424149358 \h </w:instrText>
        </w:r>
      </w:ins>
      <w:r>
        <w:rPr>
          <w:webHidden/>
        </w:rPr>
      </w:r>
      <w:r>
        <w:rPr>
          <w:webHidden/>
        </w:rPr>
        <w:fldChar w:fldCharType="separate"/>
      </w:r>
      <w:ins w:id="2392" w:author="Maximilian Schmitz" w:date="2015-07-08T20:05:00Z">
        <w:r>
          <w:rPr>
            <w:webHidden/>
          </w:rPr>
          <w:t>33</w:t>
        </w:r>
        <w:r>
          <w:rPr>
            <w:webHidden/>
          </w:rPr>
          <w:fldChar w:fldCharType="end"/>
        </w:r>
        <w:r w:rsidRPr="009546F4">
          <w:rPr>
            <w:rStyle w:val="Hyperlink"/>
          </w:rPr>
          <w:fldChar w:fldCharType="end"/>
        </w:r>
      </w:ins>
    </w:p>
    <w:p w14:paraId="43FE2C6E" w14:textId="77777777" w:rsidR="00067648" w:rsidRDefault="00067648">
      <w:pPr>
        <w:pStyle w:val="Abbildungsverzeichnis"/>
        <w:rPr>
          <w:ins w:id="2393" w:author="Maximilian Schmitz" w:date="2015-07-08T20:05:00Z"/>
          <w:rFonts w:asciiTheme="minorHAnsi" w:eastAsiaTheme="minorEastAsia" w:hAnsiTheme="minorHAnsi" w:cstheme="minorBidi"/>
          <w:sz w:val="22"/>
          <w:szCs w:val="22"/>
        </w:rPr>
      </w:pPr>
      <w:ins w:id="2394" w:author="Maximilian Schmitz" w:date="2015-07-08T20:05:00Z">
        <w:r w:rsidRPr="009546F4">
          <w:rPr>
            <w:rStyle w:val="Hyperlink"/>
          </w:rPr>
          <w:fldChar w:fldCharType="begin"/>
        </w:r>
        <w:r w:rsidRPr="009546F4">
          <w:rPr>
            <w:rStyle w:val="Hyperlink"/>
          </w:rPr>
          <w:instrText xml:space="preserve"> </w:instrText>
        </w:r>
        <w:r>
          <w:instrText>HYPERLINK \l "_Toc424149359"</w:instrText>
        </w:r>
        <w:r w:rsidRPr="009546F4">
          <w:rPr>
            <w:rStyle w:val="Hyperlink"/>
          </w:rPr>
          <w:instrText xml:space="preserve"> </w:instrText>
        </w:r>
        <w:r w:rsidRPr="009546F4">
          <w:rPr>
            <w:rStyle w:val="Hyperlink"/>
          </w:rPr>
          <w:fldChar w:fldCharType="separate"/>
        </w:r>
        <w:r w:rsidRPr="009546F4">
          <w:rPr>
            <w:rStyle w:val="Hyperlink"/>
          </w:rPr>
          <w:t>Tabelle 3: Aktive Funktionen der Skriptschnittstelle</w:t>
        </w:r>
        <w:r>
          <w:rPr>
            <w:webHidden/>
          </w:rPr>
          <w:tab/>
        </w:r>
        <w:r>
          <w:rPr>
            <w:webHidden/>
          </w:rPr>
          <w:fldChar w:fldCharType="begin"/>
        </w:r>
        <w:r>
          <w:rPr>
            <w:webHidden/>
          </w:rPr>
          <w:instrText xml:space="preserve"> PAGEREF _Toc424149359 \h </w:instrText>
        </w:r>
      </w:ins>
      <w:r>
        <w:rPr>
          <w:webHidden/>
        </w:rPr>
      </w:r>
      <w:r>
        <w:rPr>
          <w:webHidden/>
        </w:rPr>
        <w:fldChar w:fldCharType="separate"/>
      </w:r>
      <w:ins w:id="2395" w:author="Maximilian Schmitz" w:date="2015-07-08T20:05:00Z">
        <w:r>
          <w:rPr>
            <w:webHidden/>
          </w:rPr>
          <w:t>34</w:t>
        </w:r>
        <w:r>
          <w:rPr>
            <w:webHidden/>
          </w:rPr>
          <w:fldChar w:fldCharType="end"/>
        </w:r>
        <w:r w:rsidRPr="009546F4">
          <w:rPr>
            <w:rStyle w:val="Hyperlink"/>
          </w:rPr>
          <w:fldChar w:fldCharType="end"/>
        </w:r>
      </w:ins>
    </w:p>
    <w:p w14:paraId="27D87242" w14:textId="77777777" w:rsidR="0033512B" w:rsidRDefault="0033512B">
      <w:pPr>
        <w:jc w:val="left"/>
        <w:rPr>
          <w:ins w:id="2396" w:author="Maximilian Schmitz" w:date="2015-06-19T09:18:00Z"/>
          <w:b/>
          <w:kern w:val="28"/>
          <w:sz w:val="32"/>
        </w:rPr>
      </w:pPr>
      <w:ins w:id="2397" w:author="Maximilian Schmitz" w:date="2015-06-19T09:19:00Z">
        <w:r>
          <w:fldChar w:fldCharType="end"/>
        </w:r>
      </w:ins>
      <w:ins w:id="2398" w:author="Maximilian Schmitz" w:date="2015-06-19T09:18:00Z">
        <w:r>
          <w:br w:type="page"/>
        </w:r>
      </w:ins>
    </w:p>
    <w:p w14:paraId="35A41E87" w14:textId="77777777" w:rsidR="00C55980" w:rsidRDefault="00037140">
      <w:pPr>
        <w:pStyle w:val="berschrift1"/>
        <w:numPr>
          <w:ilvl w:val="0"/>
          <w:numId w:val="0"/>
        </w:numPr>
      </w:pPr>
      <w:bookmarkStart w:id="2399" w:name="_Toc424193775"/>
      <w:r>
        <w:lastRenderedPageBreak/>
        <w:t>Abkürzungsverzeichnis</w:t>
      </w:r>
      <w:bookmarkEnd w:id="239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00" w:author="Admin" w:date="2015-07-08T13:36:00Z">
          <w:tblPr>
            <w:tblStyle w:val="Tabellenraster"/>
            <w:tblW w:w="0" w:type="auto"/>
            <w:tblLook w:val="04A0" w:firstRow="1" w:lastRow="0" w:firstColumn="1" w:lastColumn="0" w:noHBand="0" w:noVBand="1"/>
          </w:tblPr>
        </w:tblPrChange>
      </w:tblPr>
      <w:tblGrid>
        <w:gridCol w:w="1403"/>
        <w:gridCol w:w="7885"/>
        <w:tblGridChange w:id="2401">
          <w:tblGrid>
            <w:gridCol w:w="4606"/>
            <w:gridCol w:w="4606"/>
          </w:tblGrid>
        </w:tblGridChange>
      </w:tblGrid>
      <w:tr w:rsidR="006A1F2A" w14:paraId="3683ED42" w14:textId="77777777" w:rsidTr="006A1F2A">
        <w:trPr>
          <w:ins w:id="2402" w:author="Admin" w:date="2015-07-08T13:35:00Z"/>
        </w:trPr>
        <w:tc>
          <w:tcPr>
            <w:tcW w:w="1403" w:type="dxa"/>
            <w:tcPrChange w:id="2403" w:author="Admin" w:date="2015-07-08T13:36:00Z">
              <w:tcPr>
                <w:tcW w:w="4606" w:type="dxa"/>
              </w:tcPr>
            </w:tcPrChange>
          </w:tcPr>
          <w:p w14:paraId="5B5A2F2C" w14:textId="77777777" w:rsidR="006A1F2A" w:rsidRDefault="006A1F2A">
            <w:pPr>
              <w:tabs>
                <w:tab w:val="left" w:pos="1701"/>
              </w:tabs>
              <w:spacing w:line="360" w:lineRule="auto"/>
              <w:rPr>
                <w:ins w:id="2404" w:author="Admin" w:date="2015-07-08T13:35:00Z"/>
                <w:lang w:val="fr-FR"/>
              </w:rPr>
              <w:pPrChange w:id="2405" w:author="Admin" w:date="2015-07-08T13:36:00Z">
                <w:pPr>
                  <w:tabs>
                    <w:tab w:val="left" w:pos="1701"/>
                  </w:tabs>
                </w:pPr>
              </w:pPrChange>
            </w:pPr>
            <w:ins w:id="2406" w:author="Admin" w:date="2015-07-08T13:35:00Z">
              <w:r w:rsidRPr="001471E5">
                <w:rPr>
                  <w:lang w:val="fr-FR"/>
                </w:rPr>
                <w:t>3D</w:t>
              </w:r>
            </w:ins>
          </w:p>
        </w:tc>
        <w:tc>
          <w:tcPr>
            <w:tcW w:w="7885" w:type="dxa"/>
            <w:tcPrChange w:id="2407" w:author="Admin" w:date="2015-07-08T13:36:00Z">
              <w:tcPr>
                <w:tcW w:w="4606" w:type="dxa"/>
              </w:tcPr>
            </w:tcPrChange>
          </w:tcPr>
          <w:p w14:paraId="2DD098D5" w14:textId="77777777" w:rsidR="006A1F2A" w:rsidRDefault="006A1F2A">
            <w:pPr>
              <w:tabs>
                <w:tab w:val="left" w:pos="1701"/>
              </w:tabs>
              <w:spacing w:line="360" w:lineRule="auto"/>
              <w:rPr>
                <w:ins w:id="2408" w:author="Admin" w:date="2015-07-08T13:35:00Z"/>
                <w:lang w:val="fr-FR"/>
              </w:rPr>
              <w:pPrChange w:id="2409" w:author="Admin" w:date="2015-07-08T13:36:00Z">
                <w:pPr>
                  <w:tabs>
                    <w:tab w:val="left" w:pos="1701"/>
                  </w:tabs>
                </w:pPr>
              </w:pPrChange>
            </w:pPr>
            <w:ins w:id="2410" w:author="Admin" w:date="2015-07-08T13:35:00Z">
              <w:r>
                <w:rPr>
                  <w:lang w:val="fr-FR"/>
                </w:rPr>
                <w:t>Drei Dimensional</w:t>
              </w:r>
            </w:ins>
          </w:p>
        </w:tc>
      </w:tr>
      <w:tr w:rsidR="006A1F2A" w14:paraId="1B3E3282" w14:textId="77777777" w:rsidTr="006A1F2A">
        <w:trPr>
          <w:ins w:id="2411" w:author="Admin" w:date="2015-07-08T13:35:00Z"/>
        </w:trPr>
        <w:tc>
          <w:tcPr>
            <w:tcW w:w="1403" w:type="dxa"/>
            <w:tcPrChange w:id="2412" w:author="Admin" w:date="2015-07-08T13:36:00Z">
              <w:tcPr>
                <w:tcW w:w="4606" w:type="dxa"/>
              </w:tcPr>
            </w:tcPrChange>
          </w:tcPr>
          <w:p w14:paraId="7E31DA8F" w14:textId="77777777" w:rsidR="006A1F2A" w:rsidRDefault="006A1F2A">
            <w:pPr>
              <w:tabs>
                <w:tab w:val="left" w:pos="1701"/>
              </w:tabs>
              <w:spacing w:line="360" w:lineRule="auto"/>
              <w:rPr>
                <w:ins w:id="2413" w:author="Admin" w:date="2015-07-08T13:35:00Z"/>
                <w:lang w:val="fr-FR"/>
              </w:rPr>
              <w:pPrChange w:id="2414" w:author="Admin" w:date="2015-07-08T13:36:00Z">
                <w:pPr>
                  <w:tabs>
                    <w:tab w:val="left" w:pos="1701"/>
                  </w:tabs>
                </w:pPr>
              </w:pPrChange>
            </w:pPr>
            <w:ins w:id="2415" w:author="Admin" w:date="2015-07-08T13:35:00Z">
              <w:r w:rsidRPr="001471E5">
                <w:rPr>
                  <w:lang w:val="fr-FR"/>
                </w:rPr>
                <w:t>CPU</w:t>
              </w:r>
            </w:ins>
          </w:p>
        </w:tc>
        <w:tc>
          <w:tcPr>
            <w:tcW w:w="7885" w:type="dxa"/>
            <w:tcPrChange w:id="2416" w:author="Admin" w:date="2015-07-08T13:36:00Z">
              <w:tcPr>
                <w:tcW w:w="4606" w:type="dxa"/>
              </w:tcPr>
            </w:tcPrChange>
          </w:tcPr>
          <w:p w14:paraId="599A9B21" w14:textId="77777777" w:rsidR="006A1F2A" w:rsidRDefault="006A1F2A">
            <w:pPr>
              <w:tabs>
                <w:tab w:val="left" w:pos="1701"/>
              </w:tabs>
              <w:spacing w:line="360" w:lineRule="auto"/>
              <w:rPr>
                <w:ins w:id="2417" w:author="Admin" w:date="2015-07-08T13:35:00Z"/>
                <w:lang w:val="fr-FR"/>
              </w:rPr>
              <w:pPrChange w:id="2418" w:author="Admin" w:date="2015-07-08T13:36:00Z">
                <w:pPr>
                  <w:tabs>
                    <w:tab w:val="left" w:pos="1701"/>
                  </w:tabs>
                </w:pPr>
              </w:pPrChange>
            </w:pPr>
            <w:ins w:id="2419" w:author="Admin" w:date="2015-07-08T13:35:00Z">
              <w:r w:rsidRPr="006A1F2A">
                <w:rPr>
                  <w:lang w:val="fr-FR"/>
                </w:rPr>
                <w:t>Central processing unit</w:t>
              </w:r>
            </w:ins>
          </w:p>
        </w:tc>
      </w:tr>
      <w:tr w:rsidR="006A1F2A" w14:paraId="024861D2" w14:textId="77777777" w:rsidTr="006A1F2A">
        <w:trPr>
          <w:ins w:id="2420" w:author="Admin" w:date="2015-07-08T13:35:00Z"/>
        </w:trPr>
        <w:tc>
          <w:tcPr>
            <w:tcW w:w="1403" w:type="dxa"/>
            <w:tcPrChange w:id="2421" w:author="Admin" w:date="2015-07-08T13:36:00Z">
              <w:tcPr>
                <w:tcW w:w="4606" w:type="dxa"/>
              </w:tcPr>
            </w:tcPrChange>
          </w:tcPr>
          <w:p w14:paraId="3C245FD2" w14:textId="77777777" w:rsidR="006A1F2A" w:rsidRDefault="006A1F2A">
            <w:pPr>
              <w:tabs>
                <w:tab w:val="left" w:pos="1701"/>
              </w:tabs>
              <w:spacing w:line="360" w:lineRule="auto"/>
              <w:rPr>
                <w:ins w:id="2422" w:author="Admin" w:date="2015-07-08T13:35:00Z"/>
                <w:lang w:val="fr-FR"/>
              </w:rPr>
              <w:pPrChange w:id="2423" w:author="Admin" w:date="2015-07-08T13:36:00Z">
                <w:pPr>
                  <w:tabs>
                    <w:tab w:val="left" w:pos="1701"/>
                  </w:tabs>
                </w:pPr>
              </w:pPrChange>
            </w:pPr>
            <w:ins w:id="2424" w:author="Admin" w:date="2015-07-08T13:35:00Z">
              <w:r>
                <w:rPr>
                  <w:lang w:val="fr-FR"/>
                </w:rPr>
                <w:t>ID</w:t>
              </w:r>
            </w:ins>
          </w:p>
        </w:tc>
        <w:tc>
          <w:tcPr>
            <w:tcW w:w="7885" w:type="dxa"/>
            <w:tcPrChange w:id="2425" w:author="Admin" w:date="2015-07-08T13:36:00Z">
              <w:tcPr>
                <w:tcW w:w="4606" w:type="dxa"/>
              </w:tcPr>
            </w:tcPrChange>
          </w:tcPr>
          <w:p w14:paraId="5A7CD6C6" w14:textId="77777777" w:rsidR="006A1F2A" w:rsidRDefault="006A1F2A">
            <w:pPr>
              <w:tabs>
                <w:tab w:val="left" w:pos="1701"/>
              </w:tabs>
              <w:spacing w:line="360" w:lineRule="auto"/>
              <w:rPr>
                <w:ins w:id="2426" w:author="Admin" w:date="2015-07-08T13:35:00Z"/>
                <w:lang w:val="fr-FR"/>
              </w:rPr>
              <w:pPrChange w:id="2427" w:author="Admin" w:date="2015-07-08T13:36:00Z">
                <w:pPr>
                  <w:tabs>
                    <w:tab w:val="left" w:pos="1701"/>
                  </w:tabs>
                </w:pPr>
              </w:pPrChange>
            </w:pPr>
            <w:ins w:id="2428" w:author="Admin" w:date="2015-07-08T13:35:00Z">
              <w:r>
                <w:rPr>
                  <w:lang w:val="fr-FR"/>
                </w:rPr>
                <w:t>Identifier</w:t>
              </w:r>
            </w:ins>
          </w:p>
        </w:tc>
      </w:tr>
      <w:tr w:rsidR="006A1F2A" w14:paraId="18712EC3" w14:textId="77777777" w:rsidTr="006A1F2A">
        <w:trPr>
          <w:ins w:id="2429" w:author="Admin" w:date="2015-07-08T13:35:00Z"/>
        </w:trPr>
        <w:tc>
          <w:tcPr>
            <w:tcW w:w="1403" w:type="dxa"/>
            <w:tcPrChange w:id="2430" w:author="Admin" w:date="2015-07-08T13:36:00Z">
              <w:tcPr>
                <w:tcW w:w="4606" w:type="dxa"/>
              </w:tcPr>
            </w:tcPrChange>
          </w:tcPr>
          <w:p w14:paraId="2DDD5A61" w14:textId="61940190" w:rsidR="006A1F2A" w:rsidRDefault="006A1F2A">
            <w:pPr>
              <w:tabs>
                <w:tab w:val="left" w:pos="1701"/>
              </w:tabs>
              <w:spacing w:line="360" w:lineRule="auto"/>
              <w:rPr>
                <w:ins w:id="2431" w:author="Admin" w:date="2015-07-08T13:35:00Z"/>
                <w:lang w:val="fr-FR"/>
              </w:rPr>
              <w:pPrChange w:id="2432" w:author="Admin" w:date="2015-07-08T13:36:00Z">
                <w:pPr>
                  <w:tabs>
                    <w:tab w:val="left" w:pos="1701"/>
                  </w:tabs>
                </w:pPr>
              </w:pPrChange>
            </w:pPr>
            <w:ins w:id="2433" w:author="Admin" w:date="2015-07-08T13:35:00Z">
              <w:r w:rsidRPr="001471E5">
                <w:rPr>
                  <w:lang w:val="fr-FR"/>
                </w:rPr>
                <w:t>KI</w:t>
              </w:r>
            </w:ins>
            <w:ins w:id="2434" w:author="Admin" w:date="2015-07-09T08:26:00Z">
              <w:r w:rsidR="00191017">
                <w:rPr>
                  <w:lang w:val="fr-FR"/>
                </w:rPr>
                <w:t xml:space="preserve"> / </w:t>
              </w:r>
              <w:r w:rsidR="00191017" w:rsidRPr="00191017">
                <w:rPr>
                  <w:lang w:val="fr-FR"/>
                </w:rPr>
                <w:t>AI</w:t>
              </w:r>
            </w:ins>
          </w:p>
        </w:tc>
        <w:tc>
          <w:tcPr>
            <w:tcW w:w="7885" w:type="dxa"/>
            <w:tcPrChange w:id="2435" w:author="Admin" w:date="2015-07-08T13:36:00Z">
              <w:tcPr>
                <w:tcW w:w="4606" w:type="dxa"/>
              </w:tcPr>
            </w:tcPrChange>
          </w:tcPr>
          <w:p w14:paraId="1FE111B6" w14:textId="77777777" w:rsidR="006A1F2A" w:rsidRDefault="006A1F2A">
            <w:pPr>
              <w:tabs>
                <w:tab w:val="left" w:pos="1701"/>
              </w:tabs>
              <w:spacing w:line="360" w:lineRule="auto"/>
              <w:rPr>
                <w:ins w:id="2436" w:author="Admin" w:date="2015-07-08T13:35:00Z"/>
                <w:lang w:val="fr-FR"/>
              </w:rPr>
              <w:pPrChange w:id="2437" w:author="Admin" w:date="2015-07-08T13:36:00Z">
                <w:pPr>
                  <w:tabs>
                    <w:tab w:val="left" w:pos="1701"/>
                  </w:tabs>
                </w:pPr>
              </w:pPrChange>
            </w:pPr>
            <w:ins w:id="2438" w:author="Admin" w:date="2015-07-08T13:35:00Z">
              <w:r w:rsidRPr="006A1F2A">
                <w:rPr>
                  <w:lang w:val="fr-FR"/>
                </w:rPr>
                <w:t>Künstliche Intelligenz</w:t>
              </w:r>
            </w:ins>
          </w:p>
        </w:tc>
      </w:tr>
      <w:tr w:rsidR="006A1F2A" w14:paraId="0D4FE2AD" w14:textId="77777777" w:rsidTr="006A1F2A">
        <w:trPr>
          <w:ins w:id="2439" w:author="Admin" w:date="2015-07-08T13:35:00Z"/>
        </w:trPr>
        <w:tc>
          <w:tcPr>
            <w:tcW w:w="1403" w:type="dxa"/>
            <w:tcPrChange w:id="2440" w:author="Admin" w:date="2015-07-08T13:36:00Z">
              <w:tcPr>
                <w:tcW w:w="4606" w:type="dxa"/>
              </w:tcPr>
            </w:tcPrChange>
          </w:tcPr>
          <w:p w14:paraId="491BB8CB" w14:textId="3F002F2D" w:rsidR="006A1F2A" w:rsidRDefault="00383F24">
            <w:pPr>
              <w:tabs>
                <w:tab w:val="left" w:pos="1701"/>
              </w:tabs>
              <w:spacing w:line="360" w:lineRule="auto"/>
              <w:rPr>
                <w:ins w:id="2441" w:author="Admin" w:date="2015-07-08T13:35:00Z"/>
                <w:lang w:val="fr-FR"/>
              </w:rPr>
              <w:pPrChange w:id="2442" w:author="Admin" w:date="2015-07-08T13:36:00Z">
                <w:pPr>
                  <w:tabs>
                    <w:tab w:val="left" w:pos="1701"/>
                  </w:tabs>
                </w:pPr>
              </w:pPrChange>
            </w:pPr>
            <w:ins w:id="2443" w:author="Admin" w:date="2015-07-08T13:35:00Z">
              <w:r>
                <w:t>UDP</w:t>
              </w:r>
            </w:ins>
          </w:p>
        </w:tc>
        <w:tc>
          <w:tcPr>
            <w:tcW w:w="7885" w:type="dxa"/>
            <w:tcPrChange w:id="2444" w:author="Admin" w:date="2015-07-08T13:36:00Z">
              <w:tcPr>
                <w:tcW w:w="4606" w:type="dxa"/>
              </w:tcPr>
            </w:tcPrChange>
          </w:tcPr>
          <w:p w14:paraId="478D284D" w14:textId="77777777" w:rsidR="006A1F2A" w:rsidRPr="006D6684" w:rsidRDefault="006A1F2A">
            <w:pPr>
              <w:tabs>
                <w:tab w:val="left" w:pos="1701"/>
              </w:tabs>
              <w:spacing w:line="360" w:lineRule="auto"/>
              <w:rPr>
                <w:ins w:id="2445" w:author="Admin" w:date="2015-07-08T13:35:00Z"/>
                <w:szCs w:val="24"/>
                <w:lang w:val="fr-FR"/>
              </w:rPr>
              <w:pPrChange w:id="2446" w:author="Admin" w:date="2015-07-08T13:36:00Z">
                <w:pPr>
                  <w:tabs>
                    <w:tab w:val="left" w:pos="1701"/>
                  </w:tabs>
                </w:pPr>
              </w:pPrChange>
            </w:pPr>
            <w:ins w:id="2447" w:author="Admin" w:date="2015-07-08T13:35:00Z">
              <w:r w:rsidRPr="006A1F2A">
                <w:rPr>
                  <w:rFonts w:cs="Arial"/>
                  <w:bCs/>
                  <w:color w:val="252525"/>
                  <w:szCs w:val="24"/>
                  <w:shd w:val="clear" w:color="auto" w:fill="FFFFFF"/>
                  <w:rPrChange w:id="2448"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2449" w:author="Admin" w:date="2015-07-08T13:35:00Z"/>
        </w:trPr>
        <w:tc>
          <w:tcPr>
            <w:tcW w:w="1403" w:type="dxa"/>
            <w:tcPrChange w:id="2450" w:author="Admin" w:date="2015-07-08T13:36:00Z">
              <w:tcPr>
                <w:tcW w:w="4606" w:type="dxa"/>
              </w:tcPr>
            </w:tcPrChange>
          </w:tcPr>
          <w:p w14:paraId="4CB7AC03" w14:textId="77777777" w:rsidR="006A1F2A" w:rsidRDefault="006A1F2A">
            <w:pPr>
              <w:tabs>
                <w:tab w:val="left" w:pos="1701"/>
              </w:tabs>
              <w:spacing w:line="360" w:lineRule="auto"/>
              <w:rPr>
                <w:ins w:id="2451" w:author="Admin" w:date="2015-07-08T13:35:00Z"/>
                <w:lang w:val="fr-FR"/>
              </w:rPr>
              <w:pPrChange w:id="2452" w:author="Admin" w:date="2015-07-08T13:36:00Z">
                <w:pPr>
                  <w:tabs>
                    <w:tab w:val="left" w:pos="1701"/>
                  </w:tabs>
                </w:pPr>
              </w:pPrChange>
            </w:pPr>
            <w:ins w:id="2453" w:author="Admin" w:date="2015-07-08T13:35:00Z">
              <w:r>
                <w:rPr>
                  <w:lang w:val="fr-FR"/>
                </w:rPr>
                <w:t>UE4</w:t>
              </w:r>
            </w:ins>
          </w:p>
        </w:tc>
        <w:tc>
          <w:tcPr>
            <w:tcW w:w="7885" w:type="dxa"/>
            <w:tcPrChange w:id="2454" w:author="Admin" w:date="2015-07-08T13:36:00Z">
              <w:tcPr>
                <w:tcW w:w="4606" w:type="dxa"/>
              </w:tcPr>
            </w:tcPrChange>
          </w:tcPr>
          <w:p w14:paraId="3D4ECC87" w14:textId="77777777" w:rsidR="006A1F2A" w:rsidRDefault="006A1F2A">
            <w:pPr>
              <w:tabs>
                <w:tab w:val="left" w:pos="1701"/>
              </w:tabs>
              <w:spacing w:line="360" w:lineRule="auto"/>
              <w:rPr>
                <w:ins w:id="2455" w:author="Admin" w:date="2015-07-08T13:35:00Z"/>
                <w:lang w:val="fr-FR"/>
              </w:rPr>
              <w:pPrChange w:id="2456" w:author="Admin" w:date="2015-07-08T13:36:00Z">
                <w:pPr>
                  <w:tabs>
                    <w:tab w:val="left" w:pos="1701"/>
                  </w:tabs>
                </w:pPr>
              </w:pPrChange>
            </w:pPr>
            <w:ins w:id="2457" w:author="Admin" w:date="2015-07-08T13:35:00Z">
              <w:r>
                <w:rPr>
                  <w:lang w:val="fr-FR"/>
                </w:rPr>
                <w:t>Unreal Engine 4</w:t>
              </w:r>
            </w:ins>
          </w:p>
        </w:tc>
      </w:tr>
      <w:tr w:rsidR="006A1F2A" w:rsidRPr="00B2717A" w14:paraId="03667CB8" w14:textId="77777777" w:rsidTr="006A1F2A">
        <w:trPr>
          <w:ins w:id="2458" w:author="Admin" w:date="2015-07-08T13:35:00Z"/>
        </w:trPr>
        <w:tc>
          <w:tcPr>
            <w:tcW w:w="1403" w:type="dxa"/>
            <w:tcPrChange w:id="2459" w:author="Admin" w:date="2015-07-08T13:36:00Z">
              <w:tcPr>
                <w:tcW w:w="4606" w:type="dxa"/>
              </w:tcPr>
            </w:tcPrChange>
          </w:tcPr>
          <w:p w14:paraId="5FCDE07E" w14:textId="77777777" w:rsidR="006A1F2A" w:rsidRDefault="006A1F2A">
            <w:pPr>
              <w:tabs>
                <w:tab w:val="left" w:pos="1701"/>
              </w:tabs>
              <w:spacing w:line="360" w:lineRule="auto"/>
              <w:rPr>
                <w:ins w:id="2460" w:author="Admin" w:date="2015-07-08T13:35:00Z"/>
                <w:lang w:val="fr-FR"/>
              </w:rPr>
              <w:pPrChange w:id="2461" w:author="Admin" w:date="2015-07-08T13:36:00Z">
                <w:pPr>
                  <w:tabs>
                    <w:tab w:val="left" w:pos="1701"/>
                  </w:tabs>
                </w:pPr>
              </w:pPrChange>
            </w:pPr>
            <w:ins w:id="2462" w:author="Admin" w:date="2015-07-08T13:35:00Z">
              <w:r w:rsidRPr="001471E5">
                <w:rPr>
                  <w:lang w:val="fr-FR"/>
                </w:rPr>
                <w:t>WYSIWYG</w:t>
              </w:r>
            </w:ins>
          </w:p>
        </w:tc>
        <w:tc>
          <w:tcPr>
            <w:tcW w:w="7885" w:type="dxa"/>
            <w:tcPrChange w:id="2463" w:author="Admin" w:date="2015-07-08T13:36:00Z">
              <w:tcPr>
                <w:tcW w:w="4606" w:type="dxa"/>
              </w:tcPr>
            </w:tcPrChange>
          </w:tcPr>
          <w:p w14:paraId="782A21FA" w14:textId="77777777" w:rsidR="006A1F2A" w:rsidRDefault="006A1F2A">
            <w:pPr>
              <w:tabs>
                <w:tab w:val="left" w:pos="1701"/>
              </w:tabs>
              <w:spacing w:line="360" w:lineRule="auto"/>
              <w:rPr>
                <w:ins w:id="2464" w:author="Admin" w:date="2015-07-08T13:35:00Z"/>
                <w:lang w:val="fr-FR"/>
              </w:rPr>
              <w:pPrChange w:id="2465" w:author="Admin" w:date="2015-07-08T13:36:00Z">
                <w:pPr>
                  <w:tabs>
                    <w:tab w:val="left" w:pos="1701"/>
                  </w:tabs>
                </w:pPr>
              </w:pPrChange>
            </w:pPr>
            <w:ins w:id="2466" w:author="Admin" w:date="2015-07-08T13:35:00Z">
              <w:r w:rsidRPr="006A1F2A">
                <w:rPr>
                  <w:lang w:val="fr-FR"/>
                </w:rPr>
                <w:t>What You See Is What You Get</w:t>
              </w:r>
            </w:ins>
          </w:p>
        </w:tc>
      </w:tr>
      <w:tr w:rsidR="006A1F2A" w14:paraId="479EF121" w14:textId="77777777" w:rsidTr="006A1F2A">
        <w:trPr>
          <w:trHeight w:val="56"/>
          <w:ins w:id="2467" w:author="Admin" w:date="2015-07-08T13:35:00Z"/>
        </w:trPr>
        <w:tc>
          <w:tcPr>
            <w:tcW w:w="1403" w:type="dxa"/>
            <w:tcPrChange w:id="2468" w:author="Admin" w:date="2015-07-08T13:36:00Z">
              <w:tcPr>
                <w:tcW w:w="4606" w:type="dxa"/>
              </w:tcPr>
            </w:tcPrChange>
          </w:tcPr>
          <w:p w14:paraId="0DCB4CEE" w14:textId="77777777" w:rsidR="006A1F2A" w:rsidRDefault="006A1F2A">
            <w:pPr>
              <w:tabs>
                <w:tab w:val="left" w:pos="1701"/>
              </w:tabs>
              <w:spacing w:line="360" w:lineRule="auto"/>
              <w:rPr>
                <w:ins w:id="2469" w:author="Admin" w:date="2015-07-08T13:35:00Z"/>
                <w:lang w:val="fr-FR"/>
              </w:rPr>
              <w:pPrChange w:id="2470" w:author="Admin" w:date="2015-07-08T13:36:00Z">
                <w:pPr>
                  <w:tabs>
                    <w:tab w:val="left" w:pos="1701"/>
                  </w:tabs>
                </w:pPr>
              </w:pPrChange>
            </w:pPr>
            <w:ins w:id="2471" w:author="Admin" w:date="2015-07-08T13:35:00Z">
              <w:r w:rsidRPr="001471E5">
                <w:rPr>
                  <w:lang w:val="fr-FR"/>
                </w:rPr>
                <w:t>XML</w:t>
              </w:r>
            </w:ins>
          </w:p>
        </w:tc>
        <w:tc>
          <w:tcPr>
            <w:tcW w:w="7885" w:type="dxa"/>
            <w:tcPrChange w:id="2472" w:author="Admin" w:date="2015-07-08T13:36:00Z">
              <w:tcPr>
                <w:tcW w:w="4606" w:type="dxa"/>
              </w:tcPr>
            </w:tcPrChange>
          </w:tcPr>
          <w:p w14:paraId="4B52EEC6" w14:textId="77777777" w:rsidR="006A1F2A" w:rsidRDefault="006A1F2A">
            <w:pPr>
              <w:tabs>
                <w:tab w:val="left" w:pos="1701"/>
              </w:tabs>
              <w:spacing w:line="360" w:lineRule="auto"/>
              <w:rPr>
                <w:ins w:id="2473" w:author="Admin" w:date="2015-07-08T13:35:00Z"/>
                <w:lang w:val="fr-FR"/>
              </w:rPr>
              <w:pPrChange w:id="2474" w:author="Admin" w:date="2015-07-08T13:36:00Z">
                <w:pPr>
                  <w:tabs>
                    <w:tab w:val="left" w:pos="1701"/>
                  </w:tabs>
                </w:pPr>
              </w:pPrChange>
            </w:pPr>
            <w:ins w:id="2475"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2476" w:author="Admin" w:date="2015-07-07T14:06:00Z"/>
        </w:rPr>
      </w:pPr>
      <w:bookmarkStart w:id="2477" w:name="_Toc424193776"/>
      <w:r w:rsidRPr="00CE0563">
        <w:lastRenderedPageBreak/>
        <w:t>Glossar</w:t>
      </w:r>
      <w:bookmarkEnd w:id="247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78" w:author="Admin" w:date="2015-07-08T14:30:00Z">
          <w:tblPr>
            <w:tblStyle w:val="Tabellenraster"/>
            <w:tblW w:w="0" w:type="auto"/>
            <w:tblLook w:val="04A0" w:firstRow="1" w:lastRow="0" w:firstColumn="1" w:lastColumn="0" w:noHBand="0" w:noVBand="1"/>
          </w:tblPr>
        </w:tblPrChange>
      </w:tblPr>
      <w:tblGrid>
        <w:gridCol w:w="1951"/>
        <w:gridCol w:w="7261"/>
        <w:tblGridChange w:id="2479">
          <w:tblGrid>
            <w:gridCol w:w="1951"/>
            <w:gridCol w:w="2655"/>
            <w:gridCol w:w="4606"/>
          </w:tblGrid>
        </w:tblGridChange>
      </w:tblGrid>
      <w:tr w:rsidR="006A1F2A" w:rsidDel="009D4773" w14:paraId="54515273" w14:textId="63EB0058" w:rsidTr="00476D9D">
        <w:trPr>
          <w:ins w:id="2480" w:author="Admin" w:date="2015-07-08T13:36:00Z"/>
          <w:del w:id="2481" w:author="Maximilian Schmitz" w:date="2015-07-08T19:59:00Z"/>
        </w:trPr>
        <w:tc>
          <w:tcPr>
            <w:tcW w:w="1951" w:type="dxa"/>
            <w:tcPrChange w:id="2482" w:author="Admin" w:date="2015-07-08T14:30:00Z">
              <w:tcPr>
                <w:tcW w:w="4606" w:type="dxa"/>
                <w:gridSpan w:val="2"/>
              </w:tcPr>
            </w:tcPrChange>
          </w:tcPr>
          <w:p w14:paraId="77452CC5" w14:textId="50C58758" w:rsidR="006A1F2A" w:rsidDel="009D4773" w:rsidRDefault="006A1F2A">
            <w:pPr>
              <w:spacing w:line="360" w:lineRule="auto"/>
              <w:rPr>
                <w:ins w:id="2483" w:author="Admin" w:date="2015-07-08T13:36:00Z"/>
                <w:del w:id="2484" w:author="Maximilian Schmitz" w:date="2015-07-08T19:59:00Z"/>
              </w:rPr>
              <w:pPrChange w:id="2485" w:author="Admin" w:date="2015-07-08T13:36:00Z">
                <w:pPr/>
              </w:pPrChange>
            </w:pPr>
            <w:ins w:id="2486" w:author="Admin" w:date="2015-07-08T13:36:00Z">
              <w:del w:id="2487" w:author="Maximilian Schmitz" w:date="2015-07-08T19:59:00Z">
                <w:r w:rsidRPr="001471E5" w:rsidDel="009D4773">
                  <w:delText>ANSI C</w:delText>
                </w:r>
              </w:del>
            </w:ins>
          </w:p>
        </w:tc>
        <w:tc>
          <w:tcPr>
            <w:tcW w:w="7261" w:type="dxa"/>
            <w:tcPrChange w:id="2488" w:author="Admin" w:date="2015-07-08T14:30:00Z">
              <w:tcPr>
                <w:tcW w:w="4606" w:type="dxa"/>
              </w:tcPr>
            </w:tcPrChange>
          </w:tcPr>
          <w:p w14:paraId="0E0F36EF" w14:textId="1E529875" w:rsidR="00383F24" w:rsidDel="009D4773" w:rsidRDefault="00383F24">
            <w:pPr>
              <w:spacing w:line="360" w:lineRule="auto"/>
              <w:rPr>
                <w:ins w:id="2489" w:author="Admin" w:date="2015-07-08T14:28:00Z"/>
                <w:del w:id="2490" w:author="Maximilian Schmitz" w:date="2015-07-08T19:59:00Z"/>
              </w:rPr>
              <w:pPrChange w:id="2491" w:author="Admin" w:date="2015-07-08T13:36:00Z">
                <w:pPr/>
              </w:pPrChange>
            </w:pPr>
            <w:ins w:id="2492" w:author="Admin" w:date="2015-07-08T14:14:00Z">
              <w:del w:id="2493" w:author="Maximilian Schmitz" w:date="2015-07-08T19:59:00Z">
                <w:r w:rsidDel="009D4773">
                  <w:delText>Der erste</w:delText>
                </w:r>
              </w:del>
            </w:ins>
            <w:ins w:id="2494" w:author="Admin" w:date="2015-07-08T14:15:00Z">
              <w:del w:id="2495" w:author="Maximilian Schmitz" w:date="2015-07-08T19:59:00Z">
                <w:r w:rsidDel="009D4773">
                  <w:delText xml:space="preserve"> Standard</w:delText>
                </w:r>
              </w:del>
            </w:ins>
            <w:ins w:id="2496" w:author="Admin" w:date="2015-07-08T14:18:00Z">
              <w:del w:id="2497" w:author="Maximilian Schmitz" w:date="2015-07-08T19:59:00Z">
                <w:r w:rsidDel="009D4773">
                  <w:delText>(C89)</w:delText>
                </w:r>
              </w:del>
            </w:ins>
            <w:ins w:id="2498" w:author="Admin" w:date="2015-07-08T14:15:00Z">
              <w:del w:id="2499" w:author="Maximilian Schmitz" w:date="2015-07-08T19:59:00Z">
                <w:r w:rsidDel="009D4773">
                  <w:delText xml:space="preserve"> der Programmiersprache</w:delText>
                </w:r>
              </w:del>
            </w:ins>
            <w:ins w:id="2500" w:author="Admin" w:date="2015-07-08T14:14:00Z">
              <w:del w:id="2501" w:author="Maximilian Schmitz" w:date="2015-07-08T19:59:00Z">
                <w:r w:rsidDel="009D4773">
                  <w:delText xml:space="preserve"> C wurde von ANSI</w:delText>
                </w:r>
              </w:del>
            </w:ins>
            <w:ins w:id="2502" w:author="Admin" w:date="2015-07-08T14:22:00Z">
              <w:del w:id="2503" w:author="Maximilian Schmitz" w:date="2015-07-08T19:59:00Z">
                <w:r w:rsidR="00476D9D" w:rsidDel="009D4773">
                  <w:delText>(</w:delText>
                </w:r>
                <w:r w:rsidR="00476D9D" w:rsidRPr="00476D9D" w:rsidDel="009D4773">
                  <w:delText>American National Standards Institute</w:delText>
                </w:r>
                <w:r w:rsidR="00476D9D" w:rsidDel="009D4773">
                  <w:delText>)</w:delText>
                </w:r>
              </w:del>
            </w:ins>
            <w:ins w:id="2504" w:author="Admin" w:date="2015-07-08T14:14:00Z">
              <w:del w:id="2505" w:author="Maximilian Schmitz" w:date="2015-07-08T19:59:00Z">
                <w:r w:rsidDel="009D4773">
                  <w:delText xml:space="preserve"> hera</w:delText>
                </w:r>
              </w:del>
            </w:ins>
            <w:ins w:id="2506" w:author="Admin" w:date="2015-07-08T14:15:00Z">
              <w:del w:id="2507" w:author="Maximilian Schmitz" w:date="2015-07-08T19:59:00Z">
                <w:r w:rsidDel="009D4773">
                  <w:delText>u</w:delText>
                </w:r>
              </w:del>
            </w:ins>
            <w:ins w:id="2508" w:author="Admin" w:date="2015-07-08T14:14:00Z">
              <w:del w:id="2509" w:author="Maximilian Schmitz" w:date="2015-07-08T19:59:00Z">
                <w:r w:rsidDel="009D4773">
                  <w:delText>sgegeben</w:delText>
                </w:r>
              </w:del>
            </w:ins>
            <w:ins w:id="2510" w:author="Admin" w:date="2015-07-08T14:15:00Z">
              <w:del w:id="2511" w:author="Maximilian Schmitz" w:date="2015-07-08T19:59:00Z">
                <w:r w:rsidDel="009D4773">
                  <w:delText>.</w:delText>
                </w:r>
              </w:del>
            </w:ins>
            <w:ins w:id="2512" w:author="Admin" w:date="2015-07-08T14:18:00Z">
              <w:del w:id="2513" w:author="Maximilian Schmitz" w:date="2015-07-08T19:59:00Z">
                <w:r w:rsidDel="009D4773">
                  <w:delText xml:space="preserve"> Anschließend hat die ISO</w:delText>
                </w:r>
              </w:del>
            </w:ins>
            <w:ins w:id="2514" w:author="Admin" w:date="2015-07-08T14:32:00Z">
              <w:del w:id="2515" w:author="Maximilian Schmitz" w:date="2015-07-08T19:59:00Z">
                <w:r w:rsidR="00476D9D" w:rsidDel="009D4773">
                  <w:delText>(</w:delText>
                </w:r>
                <w:r w:rsidR="00476D9D" w:rsidRPr="00476D9D" w:rsidDel="009D4773">
                  <w:delText>International Organization for Standardization</w:delText>
                </w:r>
                <w:r w:rsidR="00476D9D" w:rsidDel="009D4773">
                  <w:delText>)</w:delText>
                </w:r>
              </w:del>
            </w:ins>
            <w:ins w:id="2516" w:author="Admin" w:date="2015-07-08T14:18:00Z">
              <w:del w:id="2517" w:author="Maximilian Schmitz" w:date="2015-07-08T19:59:00Z">
                <w:r w:rsidDel="009D4773">
                  <w:delText xml:space="preserve"> das definieren der neuen Versionen übernommen. Allerdings hält sich bis heute der Begriff </w:delText>
                </w:r>
              </w:del>
            </w:ins>
            <w:ins w:id="2518" w:author="Admin" w:date="2015-07-08T14:19:00Z">
              <w:del w:id="2519" w:author="Maximilian Schmitz" w:date="2015-07-08T19:59:00Z">
                <w:r w:rsidDel="009D4773">
                  <w:delText>„</w:delText>
                </w:r>
              </w:del>
            </w:ins>
            <w:ins w:id="2520" w:author="Admin" w:date="2015-07-08T14:18:00Z">
              <w:del w:id="2521" w:author="Maximilian Schmitz" w:date="2015-07-08T19:59:00Z">
                <w:r w:rsidDel="009D4773">
                  <w:delText>ANSI C</w:delText>
                </w:r>
              </w:del>
            </w:ins>
            <w:ins w:id="2522" w:author="Admin" w:date="2015-07-08T14:19:00Z">
              <w:del w:id="2523" w:author="Maximilian Schmitz" w:date="2015-07-08T19:59:00Z">
                <w:r w:rsidDel="009D4773">
                  <w:delText>“</w:delText>
                </w:r>
              </w:del>
            </w:ins>
            <w:ins w:id="2524" w:author="Admin" w:date="2015-07-08T14:18:00Z">
              <w:del w:id="2525" w:author="Maximilian Schmitz" w:date="2015-07-08T19:59:00Z">
                <w:r w:rsidDel="009D4773">
                  <w:delText xml:space="preserve">, nur wenige bezeichnen es als </w:delText>
                </w:r>
              </w:del>
            </w:ins>
            <w:ins w:id="2526" w:author="Admin" w:date="2015-07-08T14:19:00Z">
              <w:del w:id="2527" w:author="Maximilian Schmitz" w:date="2015-07-08T19:59:00Z">
                <w:r w:rsidDel="009D4773">
                  <w:delText>„</w:delText>
                </w:r>
              </w:del>
            </w:ins>
            <w:ins w:id="2528" w:author="Admin" w:date="2015-07-08T14:18:00Z">
              <w:del w:id="2529" w:author="Maximilian Schmitz" w:date="2015-07-08T19:59:00Z">
                <w:r w:rsidDel="009D4773">
                  <w:delText>ISO C</w:delText>
                </w:r>
              </w:del>
            </w:ins>
            <w:ins w:id="2530" w:author="Admin" w:date="2015-07-08T14:19:00Z">
              <w:del w:id="2531" w:author="Maximilian Schmitz" w:date="2015-07-08T19:59:00Z">
                <w:r w:rsidDel="009D4773">
                  <w:delText>“</w:delText>
                </w:r>
              </w:del>
            </w:ins>
            <w:ins w:id="2532" w:author="Admin" w:date="2015-07-08T14:18:00Z">
              <w:del w:id="2533" w:author="Maximilian Schmitz" w:date="2015-07-08T19:59:00Z">
                <w:r w:rsidDel="009D4773">
                  <w:delText>.</w:delText>
                </w:r>
              </w:del>
            </w:ins>
            <w:ins w:id="2534" w:author="Admin" w:date="2015-07-08T14:29:00Z">
              <w:del w:id="2535" w:author="Maximilian Schmitz" w:date="2015-07-08T19:59:00Z">
                <w:r w:rsidR="00476D9D" w:rsidDel="009D4773">
                  <w:delText xml:space="preserve"> </w:delText>
                </w:r>
              </w:del>
            </w:ins>
            <w:ins w:id="2536" w:author="Admin" w:date="2015-07-08T14:30:00Z">
              <w:del w:id="2537" w:author="Maximilian Schmitz" w:date="2015-07-08T19:59:00Z">
                <w:r w:rsidR="00476D9D" w:rsidDel="009D4773">
                  <w:delText>Zum Zeitpunkt dieser Arbeit</w:delText>
                </w:r>
              </w:del>
            </w:ins>
            <w:ins w:id="2538" w:author="Admin" w:date="2015-07-08T14:29:00Z">
              <w:del w:id="2539" w:author="Maximilian Schmitz" w:date="2015-07-08T19:59:00Z">
                <w:r w:rsidR="00476D9D" w:rsidDel="009D4773">
                  <w:delText xml:space="preserve"> ist die Version C11 aktuell.</w:delText>
                </w:r>
              </w:del>
            </w:ins>
          </w:p>
          <w:p w14:paraId="33D382E5" w14:textId="5DC4D9F9" w:rsidR="00476D9D" w:rsidDel="009D4773" w:rsidRDefault="00476D9D">
            <w:pPr>
              <w:spacing w:line="360" w:lineRule="auto"/>
              <w:rPr>
                <w:ins w:id="2540" w:author="Admin" w:date="2015-07-08T13:36:00Z"/>
                <w:del w:id="2541" w:author="Maximilian Schmitz" w:date="2015-07-08T19:59:00Z"/>
              </w:rPr>
              <w:pPrChange w:id="2542" w:author="Admin" w:date="2015-07-08T13:36:00Z">
                <w:pPr/>
              </w:pPrChange>
            </w:pPr>
            <w:ins w:id="2543" w:author="Admin" w:date="2015-07-08T14:28:00Z">
              <w:del w:id="2544" w:author="Maximilian Schmitz" w:date="2015-07-08T19:59:00Z">
                <w:r w:rsidDel="009D4773">
                  <w:delText>(</w:delText>
                </w:r>
                <w:r w:rsidRPr="00476D9D" w:rsidDel="009D4773">
                  <w:delText>http://port70.net/~nsz/c/c89/c89-draft.html</w:delText>
                </w:r>
                <w:r w:rsidDel="009D4773">
                  <w:delText>)</w:delText>
                </w:r>
              </w:del>
            </w:ins>
          </w:p>
        </w:tc>
      </w:tr>
      <w:tr w:rsidR="006A1F2A" w:rsidDel="009D4773" w14:paraId="065CC279" w14:textId="4C3216E9" w:rsidTr="00476D9D">
        <w:trPr>
          <w:ins w:id="2545" w:author="Admin" w:date="2015-07-08T13:36:00Z"/>
          <w:del w:id="2546" w:author="Maximilian Schmitz" w:date="2015-07-08T19:59:00Z"/>
        </w:trPr>
        <w:tc>
          <w:tcPr>
            <w:tcW w:w="1951" w:type="dxa"/>
            <w:tcPrChange w:id="2547" w:author="Admin" w:date="2015-07-08T14:30:00Z">
              <w:tcPr>
                <w:tcW w:w="1951" w:type="dxa"/>
              </w:tcPr>
            </w:tcPrChange>
          </w:tcPr>
          <w:p w14:paraId="4ED4D5A6" w14:textId="455FE604" w:rsidR="006A1F2A" w:rsidRPr="001471E5" w:rsidDel="009D4773" w:rsidRDefault="006A1F2A">
            <w:pPr>
              <w:spacing w:line="360" w:lineRule="auto"/>
              <w:rPr>
                <w:ins w:id="2548" w:author="Admin" w:date="2015-07-08T13:36:00Z"/>
                <w:del w:id="2549" w:author="Maximilian Schmitz" w:date="2015-07-08T19:59:00Z"/>
              </w:rPr>
              <w:pPrChange w:id="2550" w:author="Admin" w:date="2015-07-08T13:36:00Z">
                <w:pPr/>
              </w:pPrChange>
            </w:pPr>
            <w:ins w:id="2551" w:author="Admin" w:date="2015-07-08T13:36:00Z">
              <w:del w:id="2552" w:author="Maximilian Schmitz" w:date="2015-07-08T19:59:00Z">
                <w:r w:rsidRPr="001471E5" w:rsidDel="009D4773">
                  <w:delText>Bäume</w:delText>
                </w:r>
              </w:del>
            </w:ins>
          </w:p>
        </w:tc>
        <w:tc>
          <w:tcPr>
            <w:tcW w:w="7261" w:type="dxa"/>
            <w:tcPrChange w:id="2553" w:author="Admin" w:date="2015-07-08T14:30:00Z">
              <w:tcPr>
                <w:tcW w:w="7261" w:type="dxa"/>
                <w:gridSpan w:val="2"/>
              </w:tcPr>
            </w:tcPrChange>
          </w:tcPr>
          <w:p w14:paraId="56153345" w14:textId="0B07FAED" w:rsidR="006A1F2A" w:rsidDel="009D4773" w:rsidRDefault="006A1F2A">
            <w:pPr>
              <w:spacing w:line="360" w:lineRule="auto"/>
              <w:rPr>
                <w:ins w:id="2554" w:author="Admin" w:date="2015-07-08T13:36:00Z"/>
                <w:del w:id="2555" w:author="Maximilian Schmitz" w:date="2015-07-08T19:59:00Z"/>
              </w:rPr>
              <w:pPrChange w:id="2556" w:author="Admin" w:date="2015-07-08T13:36:00Z">
                <w:pPr/>
              </w:pPrChange>
            </w:pPr>
          </w:p>
        </w:tc>
      </w:tr>
      <w:tr w:rsidR="006A1F2A" w:rsidDel="009D4773" w14:paraId="2AEA3FB9" w14:textId="56BE0464" w:rsidTr="00476D9D">
        <w:trPr>
          <w:ins w:id="2557" w:author="Admin" w:date="2015-07-08T13:36:00Z"/>
          <w:del w:id="2558" w:author="Maximilian Schmitz" w:date="2015-07-08T19:59:00Z"/>
        </w:trPr>
        <w:tc>
          <w:tcPr>
            <w:tcW w:w="1951" w:type="dxa"/>
            <w:tcPrChange w:id="2559" w:author="Admin" w:date="2015-07-08T14:30:00Z">
              <w:tcPr>
                <w:tcW w:w="1951" w:type="dxa"/>
              </w:tcPr>
            </w:tcPrChange>
          </w:tcPr>
          <w:p w14:paraId="2F9D5EB8" w14:textId="4AD238D4" w:rsidR="006A1F2A" w:rsidRPr="001471E5" w:rsidDel="009D4773" w:rsidRDefault="006A1F2A">
            <w:pPr>
              <w:spacing w:line="360" w:lineRule="auto"/>
              <w:rPr>
                <w:ins w:id="2560" w:author="Admin" w:date="2015-07-08T13:36:00Z"/>
                <w:del w:id="2561" w:author="Maximilian Schmitz" w:date="2015-07-08T19:59:00Z"/>
              </w:rPr>
              <w:pPrChange w:id="2562" w:author="Admin" w:date="2015-07-08T13:36:00Z">
                <w:pPr/>
              </w:pPrChange>
            </w:pPr>
            <w:ins w:id="2563" w:author="Admin" w:date="2015-07-08T13:36:00Z">
              <w:del w:id="2564" w:author="Maximilian Schmitz" w:date="2015-07-08T19:59:00Z">
                <w:r w:rsidRPr="001471E5" w:rsidDel="009D4773">
                  <w:delText>Blender</w:delText>
                </w:r>
              </w:del>
            </w:ins>
          </w:p>
        </w:tc>
        <w:tc>
          <w:tcPr>
            <w:tcW w:w="7261" w:type="dxa"/>
            <w:tcPrChange w:id="2565" w:author="Admin" w:date="2015-07-08T14:30:00Z">
              <w:tcPr>
                <w:tcW w:w="7261" w:type="dxa"/>
                <w:gridSpan w:val="2"/>
              </w:tcPr>
            </w:tcPrChange>
          </w:tcPr>
          <w:p w14:paraId="43478C9D" w14:textId="7DDB078F" w:rsidR="006A1F2A" w:rsidDel="009D4773" w:rsidRDefault="006A1F2A">
            <w:pPr>
              <w:spacing w:line="360" w:lineRule="auto"/>
              <w:rPr>
                <w:ins w:id="2566" w:author="Admin" w:date="2015-07-08T13:36:00Z"/>
                <w:del w:id="2567" w:author="Maximilian Schmitz" w:date="2015-07-08T19:59:00Z"/>
              </w:rPr>
              <w:pPrChange w:id="2568" w:author="Admin" w:date="2015-07-08T13:36:00Z">
                <w:pPr/>
              </w:pPrChange>
            </w:pPr>
          </w:p>
        </w:tc>
      </w:tr>
      <w:tr w:rsidR="006A1F2A" w:rsidDel="009D4773" w14:paraId="564353C1" w14:textId="2695EA2B" w:rsidTr="00476D9D">
        <w:trPr>
          <w:ins w:id="2569" w:author="Admin" w:date="2015-07-08T13:36:00Z"/>
          <w:del w:id="2570" w:author="Maximilian Schmitz" w:date="2015-07-08T19:59:00Z"/>
        </w:trPr>
        <w:tc>
          <w:tcPr>
            <w:tcW w:w="1951" w:type="dxa"/>
            <w:tcPrChange w:id="2571" w:author="Admin" w:date="2015-07-08T14:30:00Z">
              <w:tcPr>
                <w:tcW w:w="4606" w:type="dxa"/>
                <w:gridSpan w:val="2"/>
              </w:tcPr>
            </w:tcPrChange>
          </w:tcPr>
          <w:p w14:paraId="779B6A21" w14:textId="764CE2F6" w:rsidR="006A1F2A" w:rsidDel="009D4773" w:rsidRDefault="006A1F2A">
            <w:pPr>
              <w:spacing w:line="360" w:lineRule="auto"/>
              <w:rPr>
                <w:ins w:id="2572" w:author="Admin" w:date="2015-07-08T13:36:00Z"/>
                <w:del w:id="2573" w:author="Maximilian Schmitz" w:date="2015-07-08T19:59:00Z"/>
              </w:rPr>
              <w:pPrChange w:id="2574" w:author="Admin" w:date="2015-07-08T13:36:00Z">
                <w:pPr/>
              </w:pPrChange>
            </w:pPr>
            <w:ins w:id="2575" w:author="Admin" w:date="2015-07-08T13:36:00Z">
              <w:del w:id="2576" w:author="Maximilian Schmitz" w:date="2015-07-08T19:59:00Z">
                <w:r w:rsidDel="009D4773">
                  <w:delText>Blueprint</w:delText>
                </w:r>
              </w:del>
            </w:ins>
          </w:p>
        </w:tc>
        <w:tc>
          <w:tcPr>
            <w:tcW w:w="7261" w:type="dxa"/>
            <w:tcPrChange w:id="2577" w:author="Admin" w:date="2015-07-08T14:30:00Z">
              <w:tcPr>
                <w:tcW w:w="4606" w:type="dxa"/>
              </w:tcPr>
            </w:tcPrChange>
          </w:tcPr>
          <w:p w14:paraId="20437099" w14:textId="7EABF9AA" w:rsidR="006A1F2A" w:rsidDel="009D4773" w:rsidRDefault="006A1F2A">
            <w:pPr>
              <w:spacing w:line="360" w:lineRule="auto"/>
              <w:rPr>
                <w:ins w:id="2578" w:author="Admin" w:date="2015-07-08T13:36:00Z"/>
                <w:del w:id="2579" w:author="Maximilian Schmitz" w:date="2015-07-08T19:59:00Z"/>
              </w:rPr>
              <w:pPrChange w:id="2580" w:author="Admin" w:date="2015-07-08T13:36:00Z">
                <w:pPr/>
              </w:pPrChange>
            </w:pPr>
          </w:p>
        </w:tc>
      </w:tr>
      <w:tr w:rsidR="006A1F2A" w:rsidDel="009D4773" w14:paraId="16E9D045" w14:textId="38B7D81F" w:rsidTr="00476D9D">
        <w:trPr>
          <w:ins w:id="2581" w:author="Admin" w:date="2015-07-08T13:36:00Z"/>
          <w:del w:id="2582" w:author="Maximilian Schmitz" w:date="2015-07-08T19:59:00Z"/>
        </w:trPr>
        <w:tc>
          <w:tcPr>
            <w:tcW w:w="1951" w:type="dxa"/>
            <w:tcPrChange w:id="2583" w:author="Admin" w:date="2015-07-08T14:30:00Z">
              <w:tcPr>
                <w:tcW w:w="1951" w:type="dxa"/>
              </w:tcPr>
            </w:tcPrChange>
          </w:tcPr>
          <w:p w14:paraId="6FF0F976" w14:textId="58EB30E4" w:rsidR="006A1F2A" w:rsidRPr="001471E5" w:rsidDel="009D4773" w:rsidRDefault="006A1F2A">
            <w:pPr>
              <w:spacing w:line="360" w:lineRule="auto"/>
              <w:rPr>
                <w:ins w:id="2584" w:author="Admin" w:date="2015-07-08T13:36:00Z"/>
                <w:del w:id="2585" w:author="Maximilian Schmitz" w:date="2015-07-08T19:59:00Z"/>
              </w:rPr>
              <w:pPrChange w:id="2586" w:author="Admin" w:date="2015-07-08T13:36:00Z">
                <w:pPr/>
              </w:pPrChange>
            </w:pPr>
            <w:ins w:id="2587" w:author="Admin" w:date="2015-07-08T13:36:00Z">
              <w:del w:id="2588" w:author="Maximilian Schmitz" w:date="2015-07-08T19:59:00Z">
                <w:r w:rsidRPr="001471E5" w:rsidDel="009D4773">
                  <w:delText>CAD Systeme</w:delText>
                </w:r>
              </w:del>
            </w:ins>
          </w:p>
        </w:tc>
        <w:tc>
          <w:tcPr>
            <w:tcW w:w="7261" w:type="dxa"/>
            <w:tcPrChange w:id="2589" w:author="Admin" w:date="2015-07-08T14:30:00Z">
              <w:tcPr>
                <w:tcW w:w="7261" w:type="dxa"/>
                <w:gridSpan w:val="2"/>
              </w:tcPr>
            </w:tcPrChange>
          </w:tcPr>
          <w:p w14:paraId="0A9F28B8" w14:textId="51BF7351" w:rsidR="006A1F2A" w:rsidDel="009D4773" w:rsidRDefault="006A1F2A">
            <w:pPr>
              <w:spacing w:line="360" w:lineRule="auto"/>
              <w:rPr>
                <w:ins w:id="2590" w:author="Admin" w:date="2015-07-08T13:36:00Z"/>
                <w:del w:id="2591" w:author="Maximilian Schmitz" w:date="2015-07-08T19:59:00Z"/>
              </w:rPr>
              <w:pPrChange w:id="2592" w:author="Admin" w:date="2015-07-08T13:36:00Z">
                <w:pPr/>
              </w:pPrChange>
            </w:pPr>
          </w:p>
        </w:tc>
      </w:tr>
      <w:tr w:rsidR="006A1F2A" w:rsidDel="009D4773" w14:paraId="2D44787A" w14:textId="455796D0" w:rsidTr="00476D9D">
        <w:trPr>
          <w:ins w:id="2593" w:author="Admin" w:date="2015-07-08T13:36:00Z"/>
          <w:del w:id="2594" w:author="Maximilian Schmitz" w:date="2015-07-08T19:59:00Z"/>
        </w:trPr>
        <w:tc>
          <w:tcPr>
            <w:tcW w:w="1951" w:type="dxa"/>
            <w:tcPrChange w:id="2595" w:author="Admin" w:date="2015-07-08T14:30:00Z">
              <w:tcPr>
                <w:tcW w:w="1951" w:type="dxa"/>
              </w:tcPr>
            </w:tcPrChange>
          </w:tcPr>
          <w:p w14:paraId="22E7AE1A" w14:textId="73A3774A" w:rsidR="006A1F2A" w:rsidRPr="001471E5" w:rsidDel="009D4773" w:rsidRDefault="006A1F2A">
            <w:pPr>
              <w:spacing w:line="360" w:lineRule="auto"/>
              <w:rPr>
                <w:ins w:id="2596" w:author="Admin" w:date="2015-07-08T13:36:00Z"/>
                <w:del w:id="2597" w:author="Maximilian Schmitz" w:date="2015-07-08T19:59:00Z"/>
              </w:rPr>
              <w:pPrChange w:id="2598" w:author="Admin" w:date="2015-07-08T13:36:00Z">
                <w:pPr/>
              </w:pPrChange>
            </w:pPr>
            <w:ins w:id="2599" w:author="Admin" w:date="2015-07-08T13:36:00Z">
              <w:del w:id="2600" w:author="Maximilian Schmitz" w:date="2015-07-08T19:59:00Z">
                <w:r w:rsidRPr="001471E5" w:rsidDel="009D4773">
                  <w:delText>Data Mining</w:delText>
                </w:r>
              </w:del>
            </w:ins>
          </w:p>
        </w:tc>
        <w:tc>
          <w:tcPr>
            <w:tcW w:w="7261" w:type="dxa"/>
            <w:tcPrChange w:id="2601" w:author="Admin" w:date="2015-07-08T14:30:00Z">
              <w:tcPr>
                <w:tcW w:w="7261" w:type="dxa"/>
                <w:gridSpan w:val="2"/>
              </w:tcPr>
            </w:tcPrChange>
          </w:tcPr>
          <w:p w14:paraId="2D0ED66A" w14:textId="612436CF" w:rsidR="006A1F2A" w:rsidDel="009D4773" w:rsidRDefault="006A1F2A">
            <w:pPr>
              <w:spacing w:line="360" w:lineRule="auto"/>
              <w:rPr>
                <w:ins w:id="2602" w:author="Admin" w:date="2015-07-08T13:36:00Z"/>
                <w:del w:id="2603" w:author="Maximilian Schmitz" w:date="2015-07-08T19:59:00Z"/>
              </w:rPr>
              <w:pPrChange w:id="2604" w:author="Admin" w:date="2015-07-08T13:36:00Z">
                <w:pPr/>
              </w:pPrChange>
            </w:pPr>
          </w:p>
        </w:tc>
      </w:tr>
      <w:tr w:rsidR="006A1F2A" w:rsidDel="009D4773" w14:paraId="69005244" w14:textId="6E71D0CB" w:rsidTr="00476D9D">
        <w:trPr>
          <w:ins w:id="2605" w:author="Admin" w:date="2015-07-08T13:36:00Z"/>
          <w:del w:id="2606" w:author="Maximilian Schmitz" w:date="2015-07-08T19:59:00Z"/>
        </w:trPr>
        <w:tc>
          <w:tcPr>
            <w:tcW w:w="1951" w:type="dxa"/>
            <w:tcPrChange w:id="2607" w:author="Admin" w:date="2015-07-08T14:30:00Z">
              <w:tcPr>
                <w:tcW w:w="4606" w:type="dxa"/>
                <w:gridSpan w:val="2"/>
              </w:tcPr>
            </w:tcPrChange>
          </w:tcPr>
          <w:p w14:paraId="36CE9D3D" w14:textId="09EA661E" w:rsidR="006A1F2A" w:rsidDel="009D4773" w:rsidRDefault="006A1F2A">
            <w:pPr>
              <w:spacing w:line="360" w:lineRule="auto"/>
              <w:rPr>
                <w:ins w:id="2608" w:author="Admin" w:date="2015-07-08T13:36:00Z"/>
                <w:del w:id="2609" w:author="Maximilian Schmitz" w:date="2015-07-08T19:59:00Z"/>
              </w:rPr>
              <w:pPrChange w:id="2610" w:author="Admin" w:date="2015-07-08T13:36:00Z">
                <w:pPr/>
              </w:pPrChange>
            </w:pPr>
            <w:ins w:id="2611" w:author="Admin" w:date="2015-07-08T13:36:00Z">
              <w:del w:id="2612" w:author="Maximilian Schmitz" w:date="2015-07-08T19:59:00Z">
                <w:r w:rsidDel="009D4773">
                  <w:delText>Game Engine</w:delText>
                </w:r>
              </w:del>
            </w:ins>
          </w:p>
        </w:tc>
        <w:tc>
          <w:tcPr>
            <w:tcW w:w="7261" w:type="dxa"/>
            <w:tcPrChange w:id="2613" w:author="Admin" w:date="2015-07-08T14:30:00Z">
              <w:tcPr>
                <w:tcW w:w="4606" w:type="dxa"/>
              </w:tcPr>
            </w:tcPrChange>
          </w:tcPr>
          <w:p w14:paraId="2F72FA7D" w14:textId="005C428D" w:rsidR="006A1F2A" w:rsidDel="009D4773" w:rsidRDefault="006A1F2A">
            <w:pPr>
              <w:spacing w:line="360" w:lineRule="auto"/>
              <w:rPr>
                <w:ins w:id="2614" w:author="Admin" w:date="2015-07-08T13:36:00Z"/>
                <w:del w:id="2615" w:author="Maximilian Schmitz" w:date="2015-07-08T19:59:00Z"/>
              </w:rPr>
              <w:pPrChange w:id="2616" w:author="Admin" w:date="2015-07-08T13:36:00Z">
                <w:pPr/>
              </w:pPrChange>
            </w:pPr>
          </w:p>
        </w:tc>
      </w:tr>
      <w:tr w:rsidR="006A1F2A" w:rsidDel="009D4773" w14:paraId="32218714" w14:textId="7BAF0D2C" w:rsidTr="00476D9D">
        <w:trPr>
          <w:ins w:id="2617" w:author="Admin" w:date="2015-07-08T13:36:00Z"/>
          <w:del w:id="2618" w:author="Maximilian Schmitz" w:date="2015-07-08T19:59:00Z"/>
        </w:trPr>
        <w:tc>
          <w:tcPr>
            <w:tcW w:w="1951" w:type="dxa"/>
            <w:tcPrChange w:id="2619" w:author="Admin" w:date="2015-07-08T14:30:00Z">
              <w:tcPr>
                <w:tcW w:w="4606" w:type="dxa"/>
                <w:gridSpan w:val="2"/>
              </w:tcPr>
            </w:tcPrChange>
          </w:tcPr>
          <w:p w14:paraId="4C60F822" w14:textId="590AA1BE" w:rsidR="006A1F2A" w:rsidDel="009D4773" w:rsidRDefault="006A1F2A">
            <w:pPr>
              <w:spacing w:line="360" w:lineRule="auto"/>
              <w:rPr>
                <w:ins w:id="2620" w:author="Admin" w:date="2015-07-08T13:36:00Z"/>
                <w:del w:id="2621" w:author="Maximilian Schmitz" w:date="2015-07-08T19:59:00Z"/>
              </w:rPr>
              <w:pPrChange w:id="2622" w:author="Admin" w:date="2015-07-08T13:36:00Z">
                <w:pPr/>
              </w:pPrChange>
            </w:pPr>
            <w:ins w:id="2623" w:author="Admin" w:date="2015-07-08T13:36:00Z">
              <w:del w:id="2624" w:author="Maximilian Schmitz" w:date="2015-07-08T19:59:00Z">
                <w:r w:rsidRPr="001471E5" w:rsidDel="009D4773">
                  <w:delText>JavaScript</w:delText>
                </w:r>
              </w:del>
            </w:ins>
          </w:p>
        </w:tc>
        <w:tc>
          <w:tcPr>
            <w:tcW w:w="7261" w:type="dxa"/>
            <w:tcPrChange w:id="2625" w:author="Admin" w:date="2015-07-08T14:30:00Z">
              <w:tcPr>
                <w:tcW w:w="4606" w:type="dxa"/>
              </w:tcPr>
            </w:tcPrChange>
          </w:tcPr>
          <w:p w14:paraId="3F1C0CBD" w14:textId="07EBC9F2" w:rsidR="006A1F2A" w:rsidDel="009D4773" w:rsidRDefault="006A1F2A">
            <w:pPr>
              <w:spacing w:line="360" w:lineRule="auto"/>
              <w:rPr>
                <w:ins w:id="2626" w:author="Admin" w:date="2015-07-08T13:36:00Z"/>
                <w:del w:id="2627" w:author="Maximilian Schmitz" w:date="2015-07-08T19:59:00Z"/>
              </w:rPr>
              <w:pPrChange w:id="2628" w:author="Admin" w:date="2015-07-08T13:36:00Z">
                <w:pPr/>
              </w:pPrChange>
            </w:pPr>
          </w:p>
        </w:tc>
      </w:tr>
      <w:tr w:rsidR="006A1F2A" w:rsidDel="009D4773" w14:paraId="464EF23F" w14:textId="4985DEC6" w:rsidTr="00476D9D">
        <w:trPr>
          <w:ins w:id="2629" w:author="Admin" w:date="2015-07-08T13:36:00Z"/>
          <w:del w:id="2630" w:author="Maximilian Schmitz" w:date="2015-07-08T19:59:00Z"/>
        </w:trPr>
        <w:tc>
          <w:tcPr>
            <w:tcW w:w="1951" w:type="dxa"/>
            <w:tcPrChange w:id="2631" w:author="Admin" w:date="2015-07-08T14:30:00Z">
              <w:tcPr>
                <w:tcW w:w="1951" w:type="dxa"/>
              </w:tcPr>
            </w:tcPrChange>
          </w:tcPr>
          <w:p w14:paraId="4B47CAA1" w14:textId="62C7330C" w:rsidR="006A1F2A" w:rsidRPr="001471E5" w:rsidDel="009D4773" w:rsidRDefault="006A1F2A">
            <w:pPr>
              <w:spacing w:line="360" w:lineRule="auto"/>
              <w:rPr>
                <w:ins w:id="2632" w:author="Admin" w:date="2015-07-08T13:36:00Z"/>
                <w:del w:id="2633" w:author="Maximilian Schmitz" w:date="2015-07-08T19:59:00Z"/>
              </w:rPr>
              <w:pPrChange w:id="2634" w:author="Admin" w:date="2015-07-08T13:36:00Z">
                <w:pPr/>
              </w:pPrChange>
            </w:pPr>
            <w:ins w:id="2635" w:author="Admin" w:date="2015-07-08T13:36:00Z">
              <w:del w:id="2636" w:author="Maximilian Schmitz" w:date="2015-07-08T19:59:00Z">
                <w:r w:rsidRPr="001471E5" w:rsidDel="009D4773">
                  <w:delText>Lisp</w:delText>
                </w:r>
              </w:del>
            </w:ins>
          </w:p>
        </w:tc>
        <w:tc>
          <w:tcPr>
            <w:tcW w:w="7261" w:type="dxa"/>
            <w:tcPrChange w:id="2637" w:author="Admin" w:date="2015-07-08T14:30:00Z">
              <w:tcPr>
                <w:tcW w:w="7261" w:type="dxa"/>
                <w:gridSpan w:val="2"/>
              </w:tcPr>
            </w:tcPrChange>
          </w:tcPr>
          <w:p w14:paraId="1C355D74" w14:textId="0EFE36B8" w:rsidR="006A1F2A" w:rsidDel="009D4773" w:rsidRDefault="006A1F2A">
            <w:pPr>
              <w:spacing w:line="360" w:lineRule="auto"/>
              <w:rPr>
                <w:ins w:id="2638" w:author="Admin" w:date="2015-07-08T13:36:00Z"/>
                <w:del w:id="2639" w:author="Maximilian Schmitz" w:date="2015-07-08T19:59:00Z"/>
              </w:rPr>
              <w:pPrChange w:id="2640" w:author="Admin" w:date="2015-07-08T13:36:00Z">
                <w:pPr/>
              </w:pPrChange>
            </w:pPr>
          </w:p>
        </w:tc>
      </w:tr>
      <w:tr w:rsidR="006A1F2A" w:rsidDel="009D4773" w14:paraId="17F719D0" w14:textId="7E42727C" w:rsidTr="00476D9D">
        <w:trPr>
          <w:ins w:id="2641" w:author="Admin" w:date="2015-07-08T13:36:00Z"/>
          <w:del w:id="2642" w:author="Maximilian Schmitz" w:date="2015-07-08T19:59:00Z"/>
        </w:trPr>
        <w:tc>
          <w:tcPr>
            <w:tcW w:w="1951" w:type="dxa"/>
            <w:tcPrChange w:id="2643" w:author="Admin" w:date="2015-07-08T14:30:00Z">
              <w:tcPr>
                <w:tcW w:w="1951" w:type="dxa"/>
              </w:tcPr>
            </w:tcPrChange>
          </w:tcPr>
          <w:p w14:paraId="5DB0432F" w14:textId="7C58BF58" w:rsidR="006A1F2A" w:rsidRPr="001471E5" w:rsidDel="009D4773" w:rsidRDefault="006A1F2A">
            <w:pPr>
              <w:spacing w:line="360" w:lineRule="auto"/>
              <w:rPr>
                <w:ins w:id="2644" w:author="Admin" w:date="2015-07-08T13:36:00Z"/>
                <w:del w:id="2645" w:author="Maximilian Schmitz" w:date="2015-07-08T19:59:00Z"/>
              </w:rPr>
              <w:pPrChange w:id="2646" w:author="Admin" w:date="2015-07-08T13:36:00Z">
                <w:pPr/>
              </w:pPrChange>
            </w:pPr>
            <w:ins w:id="2647" w:author="Admin" w:date="2015-07-08T13:36:00Z">
              <w:del w:id="2648" w:author="Maximilian Schmitz" w:date="2015-07-08T19:59:00Z">
                <w:r w:rsidRPr="001471E5" w:rsidDel="009D4773">
                  <w:delText>Microsofts Imagine Cup</w:delText>
                </w:r>
              </w:del>
            </w:ins>
          </w:p>
        </w:tc>
        <w:tc>
          <w:tcPr>
            <w:tcW w:w="7261" w:type="dxa"/>
            <w:tcPrChange w:id="2649" w:author="Admin" w:date="2015-07-08T14:30:00Z">
              <w:tcPr>
                <w:tcW w:w="7261" w:type="dxa"/>
                <w:gridSpan w:val="2"/>
              </w:tcPr>
            </w:tcPrChange>
          </w:tcPr>
          <w:p w14:paraId="4E0E5C48" w14:textId="73B19232" w:rsidR="006A1F2A" w:rsidDel="009D4773" w:rsidRDefault="006A1F2A">
            <w:pPr>
              <w:spacing w:line="360" w:lineRule="auto"/>
              <w:rPr>
                <w:ins w:id="2650" w:author="Admin" w:date="2015-07-08T13:36:00Z"/>
                <w:del w:id="2651" w:author="Maximilian Schmitz" w:date="2015-07-08T19:59:00Z"/>
              </w:rPr>
              <w:pPrChange w:id="2652" w:author="Admin" w:date="2015-07-08T13:36:00Z">
                <w:pPr/>
              </w:pPrChange>
            </w:pPr>
          </w:p>
        </w:tc>
      </w:tr>
      <w:tr w:rsidR="006A1F2A" w:rsidDel="009D4773" w14:paraId="25B9CE25" w14:textId="666087C9" w:rsidTr="00476D9D">
        <w:trPr>
          <w:ins w:id="2653" w:author="Admin" w:date="2015-07-08T13:36:00Z"/>
          <w:del w:id="2654" w:author="Maximilian Schmitz" w:date="2015-07-08T19:59:00Z"/>
        </w:trPr>
        <w:tc>
          <w:tcPr>
            <w:tcW w:w="1951" w:type="dxa"/>
            <w:tcPrChange w:id="2655" w:author="Admin" w:date="2015-07-08T14:30:00Z">
              <w:tcPr>
                <w:tcW w:w="4606" w:type="dxa"/>
                <w:gridSpan w:val="2"/>
              </w:tcPr>
            </w:tcPrChange>
          </w:tcPr>
          <w:p w14:paraId="7DA60A5D" w14:textId="62931C8C" w:rsidR="006A1F2A" w:rsidDel="009D4773" w:rsidRDefault="006A1F2A">
            <w:pPr>
              <w:spacing w:line="360" w:lineRule="auto"/>
              <w:rPr>
                <w:ins w:id="2656" w:author="Admin" w:date="2015-07-08T13:36:00Z"/>
                <w:del w:id="2657" w:author="Maximilian Schmitz" w:date="2015-07-08T19:59:00Z"/>
              </w:rPr>
              <w:pPrChange w:id="2658" w:author="Admin" w:date="2015-07-08T13:36:00Z">
                <w:pPr/>
              </w:pPrChange>
            </w:pPr>
            <w:ins w:id="2659" w:author="Admin" w:date="2015-07-08T13:36:00Z">
              <w:del w:id="2660" w:author="Maximilian Schmitz" w:date="2015-07-08T19:59:00Z">
                <w:r w:rsidRPr="001471E5" w:rsidDel="009D4773">
                  <w:delText>Perl</w:delText>
                </w:r>
              </w:del>
            </w:ins>
          </w:p>
        </w:tc>
        <w:tc>
          <w:tcPr>
            <w:tcW w:w="7261" w:type="dxa"/>
            <w:tcPrChange w:id="2661" w:author="Admin" w:date="2015-07-08T14:30:00Z">
              <w:tcPr>
                <w:tcW w:w="4606" w:type="dxa"/>
              </w:tcPr>
            </w:tcPrChange>
          </w:tcPr>
          <w:p w14:paraId="65E88EC3" w14:textId="40BB23FD" w:rsidR="006A1F2A" w:rsidDel="009D4773" w:rsidRDefault="006A1F2A">
            <w:pPr>
              <w:spacing w:line="360" w:lineRule="auto"/>
              <w:rPr>
                <w:ins w:id="2662" w:author="Admin" w:date="2015-07-08T13:36:00Z"/>
                <w:del w:id="2663" w:author="Maximilian Schmitz" w:date="2015-07-08T19:59:00Z"/>
              </w:rPr>
              <w:pPrChange w:id="2664" w:author="Admin" w:date="2015-07-08T13:36:00Z">
                <w:pPr/>
              </w:pPrChange>
            </w:pPr>
          </w:p>
        </w:tc>
      </w:tr>
      <w:tr w:rsidR="006A1F2A" w:rsidDel="009D4773" w14:paraId="3F0C1C62" w14:textId="3FCE27A7" w:rsidTr="00476D9D">
        <w:trPr>
          <w:ins w:id="2665" w:author="Admin" w:date="2015-07-08T13:36:00Z"/>
          <w:del w:id="2666" w:author="Maximilian Schmitz" w:date="2015-07-08T19:59:00Z"/>
        </w:trPr>
        <w:tc>
          <w:tcPr>
            <w:tcW w:w="1951" w:type="dxa"/>
            <w:tcPrChange w:id="2667" w:author="Admin" w:date="2015-07-08T14:30:00Z">
              <w:tcPr>
                <w:tcW w:w="4606" w:type="dxa"/>
                <w:gridSpan w:val="2"/>
              </w:tcPr>
            </w:tcPrChange>
          </w:tcPr>
          <w:p w14:paraId="64262C38" w14:textId="3B50A69A" w:rsidR="006A1F2A" w:rsidDel="009D4773" w:rsidRDefault="006A1F2A">
            <w:pPr>
              <w:spacing w:line="360" w:lineRule="auto"/>
              <w:rPr>
                <w:ins w:id="2668" w:author="Admin" w:date="2015-07-08T13:36:00Z"/>
                <w:del w:id="2669" w:author="Maximilian Schmitz" w:date="2015-07-08T19:59:00Z"/>
              </w:rPr>
              <w:pPrChange w:id="2670" w:author="Admin" w:date="2015-07-08T13:36:00Z">
                <w:pPr/>
              </w:pPrChange>
            </w:pPr>
            <w:ins w:id="2671" w:author="Admin" w:date="2015-07-08T13:36:00Z">
              <w:del w:id="2672" w:author="Maximilian Schmitz" w:date="2015-07-08T19:59:00Z">
                <w:r w:rsidDel="009D4773">
                  <w:delText>Physik Engine</w:delText>
                </w:r>
              </w:del>
            </w:ins>
          </w:p>
        </w:tc>
        <w:tc>
          <w:tcPr>
            <w:tcW w:w="7261" w:type="dxa"/>
            <w:tcPrChange w:id="2673" w:author="Admin" w:date="2015-07-08T14:30:00Z">
              <w:tcPr>
                <w:tcW w:w="4606" w:type="dxa"/>
              </w:tcPr>
            </w:tcPrChange>
          </w:tcPr>
          <w:p w14:paraId="277B44D3" w14:textId="201424A2" w:rsidR="006A1F2A" w:rsidDel="009D4773" w:rsidRDefault="006A1F2A">
            <w:pPr>
              <w:spacing w:line="360" w:lineRule="auto"/>
              <w:rPr>
                <w:ins w:id="2674" w:author="Admin" w:date="2015-07-08T13:36:00Z"/>
                <w:del w:id="2675" w:author="Maximilian Schmitz" w:date="2015-07-08T19:59:00Z"/>
              </w:rPr>
              <w:pPrChange w:id="2676" w:author="Admin" w:date="2015-07-08T13:36:00Z">
                <w:pPr/>
              </w:pPrChange>
            </w:pPr>
          </w:p>
        </w:tc>
      </w:tr>
      <w:tr w:rsidR="006A1F2A" w:rsidDel="009D4773" w14:paraId="62EF2E77" w14:textId="342E2826" w:rsidTr="00476D9D">
        <w:trPr>
          <w:ins w:id="2677" w:author="Admin" w:date="2015-07-08T13:36:00Z"/>
          <w:del w:id="2678" w:author="Maximilian Schmitz" w:date="2015-07-08T19:59:00Z"/>
        </w:trPr>
        <w:tc>
          <w:tcPr>
            <w:tcW w:w="1951" w:type="dxa"/>
            <w:tcPrChange w:id="2679" w:author="Admin" w:date="2015-07-08T14:30:00Z">
              <w:tcPr>
                <w:tcW w:w="1951" w:type="dxa"/>
              </w:tcPr>
            </w:tcPrChange>
          </w:tcPr>
          <w:p w14:paraId="4EA9AB40" w14:textId="7CD59FDE" w:rsidR="006A1F2A" w:rsidRPr="001471E5" w:rsidDel="009D4773" w:rsidRDefault="006A1F2A">
            <w:pPr>
              <w:spacing w:line="360" w:lineRule="auto"/>
              <w:rPr>
                <w:ins w:id="2680" w:author="Admin" w:date="2015-07-08T13:36:00Z"/>
                <w:del w:id="2681" w:author="Maximilian Schmitz" w:date="2015-07-08T19:59:00Z"/>
              </w:rPr>
              <w:pPrChange w:id="2682" w:author="Admin" w:date="2015-07-08T13:36:00Z">
                <w:pPr/>
              </w:pPrChange>
            </w:pPr>
            <w:ins w:id="2683" w:author="Admin" w:date="2015-07-08T13:36:00Z">
              <w:del w:id="2684" w:author="Maximilian Schmitz" w:date="2015-07-08T19:59:00Z">
                <w:r w:rsidDel="009D4773">
                  <w:delText>Plugin</w:delText>
                </w:r>
              </w:del>
            </w:ins>
          </w:p>
        </w:tc>
        <w:tc>
          <w:tcPr>
            <w:tcW w:w="7261" w:type="dxa"/>
            <w:tcPrChange w:id="2685" w:author="Admin" w:date="2015-07-08T14:30:00Z">
              <w:tcPr>
                <w:tcW w:w="7261" w:type="dxa"/>
                <w:gridSpan w:val="2"/>
              </w:tcPr>
            </w:tcPrChange>
          </w:tcPr>
          <w:p w14:paraId="5E1B934F" w14:textId="2A6307C7" w:rsidR="006A1F2A" w:rsidDel="009D4773" w:rsidRDefault="006A1F2A">
            <w:pPr>
              <w:spacing w:line="360" w:lineRule="auto"/>
              <w:rPr>
                <w:ins w:id="2686" w:author="Admin" w:date="2015-07-08T13:36:00Z"/>
                <w:del w:id="2687" w:author="Maximilian Schmitz" w:date="2015-07-08T19:59:00Z"/>
              </w:rPr>
              <w:pPrChange w:id="2688" w:author="Admin" w:date="2015-07-08T13:36:00Z">
                <w:pPr/>
              </w:pPrChange>
            </w:pPr>
          </w:p>
        </w:tc>
      </w:tr>
      <w:tr w:rsidR="006A1F2A" w:rsidDel="009D4773" w14:paraId="5F325F57" w14:textId="49D5BDA8" w:rsidTr="00476D9D">
        <w:trPr>
          <w:ins w:id="2689" w:author="Admin" w:date="2015-07-08T13:36:00Z"/>
          <w:del w:id="2690" w:author="Maximilian Schmitz" w:date="2015-07-08T19:59:00Z"/>
        </w:trPr>
        <w:tc>
          <w:tcPr>
            <w:tcW w:w="1951" w:type="dxa"/>
            <w:tcPrChange w:id="2691" w:author="Admin" w:date="2015-07-08T14:30:00Z">
              <w:tcPr>
                <w:tcW w:w="1951" w:type="dxa"/>
              </w:tcPr>
            </w:tcPrChange>
          </w:tcPr>
          <w:p w14:paraId="0CD6733C" w14:textId="122D3671" w:rsidR="006A1F2A" w:rsidRPr="001471E5" w:rsidDel="009D4773" w:rsidRDefault="006A1F2A">
            <w:pPr>
              <w:spacing w:line="360" w:lineRule="auto"/>
              <w:rPr>
                <w:ins w:id="2692" w:author="Admin" w:date="2015-07-08T13:36:00Z"/>
                <w:del w:id="2693" w:author="Maximilian Schmitz" w:date="2015-07-08T19:59:00Z"/>
              </w:rPr>
              <w:pPrChange w:id="2694" w:author="Admin" w:date="2015-07-08T13:36:00Z">
                <w:pPr/>
              </w:pPrChange>
            </w:pPr>
            <w:ins w:id="2695" w:author="Admin" w:date="2015-07-08T13:36:00Z">
              <w:del w:id="2696" w:author="Maximilian Schmitz" w:date="2015-07-08T19:59:00Z">
                <w:r w:rsidRPr="001471E5" w:rsidDel="009D4773">
                  <w:delText>Prolog</w:delText>
                </w:r>
              </w:del>
            </w:ins>
          </w:p>
        </w:tc>
        <w:tc>
          <w:tcPr>
            <w:tcW w:w="7261" w:type="dxa"/>
            <w:tcPrChange w:id="2697" w:author="Admin" w:date="2015-07-08T14:30:00Z">
              <w:tcPr>
                <w:tcW w:w="7261" w:type="dxa"/>
                <w:gridSpan w:val="2"/>
              </w:tcPr>
            </w:tcPrChange>
          </w:tcPr>
          <w:p w14:paraId="1A0F7CC5" w14:textId="6B8E36B5" w:rsidR="006A1F2A" w:rsidDel="009D4773" w:rsidRDefault="006A1F2A">
            <w:pPr>
              <w:spacing w:line="360" w:lineRule="auto"/>
              <w:rPr>
                <w:ins w:id="2698" w:author="Admin" w:date="2015-07-08T13:36:00Z"/>
                <w:del w:id="2699" w:author="Maximilian Schmitz" w:date="2015-07-08T19:59:00Z"/>
              </w:rPr>
              <w:pPrChange w:id="2700" w:author="Admin" w:date="2015-07-08T13:36:00Z">
                <w:pPr/>
              </w:pPrChange>
            </w:pPr>
          </w:p>
        </w:tc>
      </w:tr>
      <w:tr w:rsidR="006A1F2A" w:rsidDel="009D4773" w14:paraId="69CC23FC" w14:textId="012AE973" w:rsidTr="00476D9D">
        <w:trPr>
          <w:ins w:id="2701" w:author="Admin" w:date="2015-07-08T13:36:00Z"/>
          <w:del w:id="2702" w:author="Maximilian Schmitz" w:date="2015-07-08T19:59:00Z"/>
        </w:trPr>
        <w:tc>
          <w:tcPr>
            <w:tcW w:w="1951" w:type="dxa"/>
            <w:tcPrChange w:id="2703" w:author="Admin" w:date="2015-07-08T14:30:00Z">
              <w:tcPr>
                <w:tcW w:w="4606" w:type="dxa"/>
                <w:gridSpan w:val="2"/>
              </w:tcPr>
            </w:tcPrChange>
          </w:tcPr>
          <w:p w14:paraId="2A807B47" w14:textId="6598CB8B" w:rsidR="006A1F2A" w:rsidDel="009D4773" w:rsidRDefault="006A1F2A">
            <w:pPr>
              <w:spacing w:line="360" w:lineRule="auto"/>
              <w:rPr>
                <w:ins w:id="2704" w:author="Admin" w:date="2015-07-08T13:36:00Z"/>
                <w:del w:id="2705" w:author="Maximilian Schmitz" w:date="2015-07-08T19:59:00Z"/>
              </w:rPr>
              <w:pPrChange w:id="2706" w:author="Admin" w:date="2015-07-08T13:36:00Z">
                <w:pPr/>
              </w:pPrChange>
            </w:pPr>
            <w:ins w:id="2707" w:author="Admin" w:date="2015-07-08T13:36:00Z">
              <w:del w:id="2708" w:author="Maximilian Schmitz" w:date="2015-07-08T19:59:00Z">
                <w:r w:rsidRPr="001471E5" w:rsidDel="009D4773">
                  <w:delText>Python</w:delText>
                </w:r>
              </w:del>
            </w:ins>
          </w:p>
        </w:tc>
        <w:tc>
          <w:tcPr>
            <w:tcW w:w="7261" w:type="dxa"/>
            <w:tcPrChange w:id="2709" w:author="Admin" w:date="2015-07-08T14:30:00Z">
              <w:tcPr>
                <w:tcW w:w="4606" w:type="dxa"/>
              </w:tcPr>
            </w:tcPrChange>
          </w:tcPr>
          <w:p w14:paraId="1E061123" w14:textId="31C58277" w:rsidR="006A1F2A" w:rsidDel="009D4773" w:rsidRDefault="006A1F2A">
            <w:pPr>
              <w:spacing w:line="360" w:lineRule="auto"/>
              <w:rPr>
                <w:ins w:id="2710" w:author="Admin" w:date="2015-07-08T13:36:00Z"/>
                <w:del w:id="2711" w:author="Maximilian Schmitz" w:date="2015-07-08T19:59:00Z"/>
              </w:rPr>
              <w:pPrChange w:id="2712" w:author="Admin" w:date="2015-07-08T13:36:00Z">
                <w:pPr/>
              </w:pPrChange>
            </w:pPr>
          </w:p>
        </w:tc>
      </w:tr>
      <w:tr w:rsidR="006A1F2A" w:rsidDel="009D4773" w14:paraId="33FF2C89" w14:textId="563ED573" w:rsidTr="00476D9D">
        <w:trPr>
          <w:ins w:id="2713" w:author="Admin" w:date="2015-07-08T13:36:00Z"/>
          <w:del w:id="2714" w:author="Maximilian Schmitz" w:date="2015-07-08T19:59:00Z"/>
        </w:trPr>
        <w:tc>
          <w:tcPr>
            <w:tcW w:w="1951" w:type="dxa"/>
            <w:tcPrChange w:id="2715" w:author="Admin" w:date="2015-07-08T14:30:00Z">
              <w:tcPr>
                <w:tcW w:w="1951" w:type="dxa"/>
              </w:tcPr>
            </w:tcPrChange>
          </w:tcPr>
          <w:p w14:paraId="578D6432" w14:textId="5465E776" w:rsidR="006A1F2A" w:rsidRPr="001471E5" w:rsidDel="009D4773" w:rsidRDefault="006A1F2A">
            <w:pPr>
              <w:spacing w:line="360" w:lineRule="auto"/>
              <w:rPr>
                <w:ins w:id="2716" w:author="Admin" w:date="2015-07-08T13:36:00Z"/>
                <w:del w:id="2717" w:author="Maximilian Schmitz" w:date="2015-07-08T19:59:00Z"/>
              </w:rPr>
              <w:pPrChange w:id="2718" w:author="Admin" w:date="2015-07-08T13:36:00Z">
                <w:pPr/>
              </w:pPrChange>
            </w:pPr>
            <w:ins w:id="2719" w:author="Admin" w:date="2015-07-08T13:36:00Z">
              <w:del w:id="2720" w:author="Maximilian Schmitz" w:date="2015-07-08T19:59:00Z">
                <w:r w:rsidRPr="001471E5" w:rsidDel="009D4773">
                  <w:delText>Shadereffekte</w:delText>
                </w:r>
              </w:del>
            </w:ins>
          </w:p>
        </w:tc>
        <w:tc>
          <w:tcPr>
            <w:tcW w:w="7261" w:type="dxa"/>
            <w:tcPrChange w:id="2721" w:author="Admin" w:date="2015-07-08T14:30:00Z">
              <w:tcPr>
                <w:tcW w:w="7261" w:type="dxa"/>
                <w:gridSpan w:val="2"/>
              </w:tcPr>
            </w:tcPrChange>
          </w:tcPr>
          <w:p w14:paraId="6649B059" w14:textId="646D756D" w:rsidR="006A1F2A" w:rsidDel="009D4773" w:rsidRDefault="006A1F2A">
            <w:pPr>
              <w:spacing w:line="360" w:lineRule="auto"/>
              <w:rPr>
                <w:ins w:id="2722" w:author="Admin" w:date="2015-07-08T13:36:00Z"/>
                <w:del w:id="2723" w:author="Maximilian Schmitz" w:date="2015-07-08T19:59:00Z"/>
              </w:rPr>
              <w:pPrChange w:id="2724" w:author="Admin" w:date="2015-07-08T13:36:00Z">
                <w:pPr/>
              </w:pPrChange>
            </w:pPr>
          </w:p>
        </w:tc>
      </w:tr>
      <w:tr w:rsidR="006A1F2A" w:rsidDel="009D4773" w14:paraId="5FBEEDEA" w14:textId="52DF0291" w:rsidTr="00476D9D">
        <w:trPr>
          <w:ins w:id="2725" w:author="Admin" w:date="2015-07-08T13:36:00Z"/>
          <w:del w:id="2726" w:author="Maximilian Schmitz" w:date="2015-07-08T19:59:00Z"/>
        </w:trPr>
        <w:tc>
          <w:tcPr>
            <w:tcW w:w="1951" w:type="dxa"/>
            <w:tcPrChange w:id="2727" w:author="Admin" w:date="2015-07-08T14:30:00Z">
              <w:tcPr>
                <w:tcW w:w="1951" w:type="dxa"/>
              </w:tcPr>
            </w:tcPrChange>
          </w:tcPr>
          <w:p w14:paraId="5F5C5451" w14:textId="74C01ACC" w:rsidR="006A1F2A" w:rsidRPr="001471E5" w:rsidDel="009D4773" w:rsidRDefault="006A1F2A">
            <w:pPr>
              <w:spacing w:line="360" w:lineRule="auto"/>
              <w:rPr>
                <w:ins w:id="2728" w:author="Admin" w:date="2015-07-08T13:36:00Z"/>
                <w:del w:id="2729" w:author="Maximilian Schmitz" w:date="2015-07-08T19:59:00Z"/>
              </w:rPr>
              <w:pPrChange w:id="2730" w:author="Admin" w:date="2015-07-08T13:36:00Z">
                <w:pPr/>
              </w:pPrChange>
            </w:pPr>
            <w:ins w:id="2731" w:author="Admin" w:date="2015-07-08T13:36:00Z">
              <w:del w:id="2732" w:author="Maximilian Schmitz" w:date="2015-07-08T19:59:00Z">
                <w:r w:rsidRPr="001471E5" w:rsidDel="009D4773">
                  <w:delText>Skript(sprache)</w:delText>
                </w:r>
              </w:del>
            </w:ins>
          </w:p>
        </w:tc>
        <w:tc>
          <w:tcPr>
            <w:tcW w:w="7261" w:type="dxa"/>
            <w:tcPrChange w:id="2733" w:author="Admin" w:date="2015-07-08T14:30:00Z">
              <w:tcPr>
                <w:tcW w:w="7261" w:type="dxa"/>
                <w:gridSpan w:val="2"/>
              </w:tcPr>
            </w:tcPrChange>
          </w:tcPr>
          <w:p w14:paraId="741B8B61" w14:textId="08D0F1F5" w:rsidR="006A1F2A" w:rsidDel="009D4773" w:rsidRDefault="006A1F2A">
            <w:pPr>
              <w:spacing w:line="360" w:lineRule="auto"/>
              <w:rPr>
                <w:ins w:id="2734" w:author="Admin" w:date="2015-07-08T13:36:00Z"/>
                <w:del w:id="2735" w:author="Maximilian Schmitz" w:date="2015-07-08T19:59:00Z"/>
              </w:rPr>
              <w:pPrChange w:id="2736" w:author="Admin" w:date="2015-07-08T13:36:00Z">
                <w:pPr/>
              </w:pPrChange>
            </w:pPr>
          </w:p>
        </w:tc>
      </w:tr>
      <w:tr w:rsidR="006A1F2A" w:rsidDel="009D4773" w14:paraId="13632FEC" w14:textId="07CB59BB" w:rsidTr="00476D9D">
        <w:trPr>
          <w:ins w:id="2737" w:author="Admin" w:date="2015-07-08T13:36:00Z"/>
          <w:del w:id="2738" w:author="Maximilian Schmitz" w:date="2015-07-08T19:59:00Z"/>
        </w:trPr>
        <w:tc>
          <w:tcPr>
            <w:tcW w:w="1951" w:type="dxa"/>
            <w:tcPrChange w:id="2739" w:author="Admin" w:date="2015-07-08T14:30:00Z">
              <w:tcPr>
                <w:tcW w:w="1951" w:type="dxa"/>
              </w:tcPr>
            </w:tcPrChange>
          </w:tcPr>
          <w:p w14:paraId="3ABA1694" w14:textId="5014E344" w:rsidR="006A1F2A" w:rsidRPr="001471E5" w:rsidDel="009D4773" w:rsidRDefault="006A1F2A">
            <w:pPr>
              <w:spacing w:line="360" w:lineRule="auto"/>
              <w:rPr>
                <w:ins w:id="2740" w:author="Admin" w:date="2015-07-08T13:36:00Z"/>
                <w:del w:id="2741" w:author="Maximilian Schmitz" w:date="2015-07-08T19:59:00Z"/>
              </w:rPr>
              <w:pPrChange w:id="2742" w:author="Admin" w:date="2015-07-08T13:36:00Z">
                <w:pPr/>
              </w:pPrChange>
            </w:pPr>
            <w:ins w:id="2743" w:author="Admin" w:date="2015-07-08T13:36:00Z">
              <w:del w:id="2744" w:author="Maximilian Schmitz" w:date="2015-07-08T19:59:00Z">
                <w:r w:rsidRPr="001471E5" w:rsidDel="009D4773">
                  <w:delText>UDP/IP</w:delText>
                </w:r>
              </w:del>
            </w:ins>
          </w:p>
        </w:tc>
        <w:tc>
          <w:tcPr>
            <w:tcW w:w="7261" w:type="dxa"/>
            <w:tcPrChange w:id="2745" w:author="Admin" w:date="2015-07-08T14:30:00Z">
              <w:tcPr>
                <w:tcW w:w="7261" w:type="dxa"/>
                <w:gridSpan w:val="2"/>
              </w:tcPr>
            </w:tcPrChange>
          </w:tcPr>
          <w:p w14:paraId="10010D2D" w14:textId="4C5F8703" w:rsidR="006A1F2A" w:rsidDel="009D4773" w:rsidRDefault="006A1F2A">
            <w:pPr>
              <w:spacing w:line="360" w:lineRule="auto"/>
              <w:rPr>
                <w:ins w:id="2746" w:author="Admin" w:date="2015-07-08T13:36:00Z"/>
                <w:del w:id="2747" w:author="Maximilian Schmitz" w:date="2015-07-08T19:59:00Z"/>
              </w:rPr>
              <w:pPrChange w:id="2748" w:author="Admin" w:date="2015-07-08T13:36:00Z">
                <w:pPr/>
              </w:pPrChange>
            </w:pPr>
          </w:p>
        </w:tc>
      </w:tr>
      <w:tr w:rsidR="006A1F2A" w:rsidDel="009D4773" w14:paraId="40C03782" w14:textId="318C0ADC" w:rsidTr="00476D9D">
        <w:trPr>
          <w:ins w:id="2749" w:author="Admin" w:date="2015-07-08T13:36:00Z"/>
          <w:del w:id="2750" w:author="Maximilian Schmitz" w:date="2015-07-08T19:59:00Z"/>
        </w:trPr>
        <w:tc>
          <w:tcPr>
            <w:tcW w:w="1951" w:type="dxa"/>
            <w:tcPrChange w:id="2751" w:author="Admin" w:date="2015-07-08T14:30:00Z">
              <w:tcPr>
                <w:tcW w:w="1951" w:type="dxa"/>
              </w:tcPr>
            </w:tcPrChange>
          </w:tcPr>
          <w:p w14:paraId="5F322987" w14:textId="2B933A1E" w:rsidR="006A1F2A" w:rsidRPr="001471E5" w:rsidDel="009D4773" w:rsidRDefault="006A1F2A">
            <w:pPr>
              <w:spacing w:line="360" w:lineRule="auto"/>
              <w:rPr>
                <w:ins w:id="2752" w:author="Admin" w:date="2015-07-08T13:36:00Z"/>
                <w:del w:id="2753" w:author="Maximilian Schmitz" w:date="2015-07-08T19:59:00Z"/>
              </w:rPr>
              <w:pPrChange w:id="2754" w:author="Admin" w:date="2015-07-08T13:36:00Z">
                <w:pPr/>
              </w:pPrChange>
            </w:pPr>
            <w:ins w:id="2755" w:author="Admin" w:date="2015-07-08T13:36:00Z">
              <w:del w:id="2756" w:author="Maximilian Schmitz" w:date="2015-07-08T19:59:00Z">
                <w:r w:rsidRPr="001471E5" w:rsidDel="009D4773">
                  <w:delText>XML</w:delText>
                </w:r>
              </w:del>
            </w:ins>
          </w:p>
        </w:tc>
        <w:tc>
          <w:tcPr>
            <w:tcW w:w="7261" w:type="dxa"/>
            <w:tcPrChange w:id="2757" w:author="Admin" w:date="2015-07-08T14:30:00Z">
              <w:tcPr>
                <w:tcW w:w="7261" w:type="dxa"/>
                <w:gridSpan w:val="2"/>
              </w:tcPr>
            </w:tcPrChange>
          </w:tcPr>
          <w:p w14:paraId="2270141C" w14:textId="4A29681D" w:rsidR="006A1F2A" w:rsidDel="009D4773" w:rsidRDefault="006A1F2A">
            <w:pPr>
              <w:spacing w:line="360" w:lineRule="auto"/>
              <w:rPr>
                <w:ins w:id="2758" w:author="Admin" w:date="2015-07-08T13:36:00Z"/>
                <w:del w:id="2759" w:author="Maximilian Schmitz" w:date="2015-07-08T19:59:00Z"/>
              </w:rPr>
              <w:pPrChange w:id="2760" w:author="Admin" w:date="2015-07-08T13:36:00Z">
                <w:pPr/>
              </w:pPrChange>
            </w:pPr>
          </w:p>
        </w:tc>
      </w:tr>
    </w:tbl>
    <w:tbl>
      <w:tblPr>
        <w:tblW w:w="9293" w:type="dxa"/>
        <w:tblInd w:w="108" w:type="dxa"/>
        <w:tblLook w:val="04A0" w:firstRow="1" w:lastRow="0" w:firstColumn="1" w:lastColumn="0" w:noHBand="0" w:noVBand="1"/>
      </w:tblPr>
      <w:tblGrid>
        <w:gridCol w:w="2525"/>
        <w:gridCol w:w="6768"/>
      </w:tblGrid>
      <w:tr w:rsidR="009D4773" w14:paraId="150260DB" w14:textId="77777777" w:rsidTr="009D4773">
        <w:trPr>
          <w:ins w:id="2761" w:author="Maximilian Schmitz" w:date="2015-07-08T19:59:00Z"/>
        </w:trPr>
        <w:tc>
          <w:tcPr>
            <w:tcW w:w="1814" w:type="dxa"/>
          </w:tcPr>
          <w:p w14:paraId="4012C58A" w14:textId="77777777" w:rsidR="009D4773" w:rsidRDefault="009D4773" w:rsidP="00B75B16">
            <w:pPr>
              <w:rPr>
                <w:ins w:id="2762" w:author="Maximilian Schmitz" w:date="2015-07-08T19:59:00Z"/>
              </w:rPr>
            </w:pPr>
            <w:ins w:id="2763" w:author="Maximilian Schmitz" w:date="2015-07-08T19:59:00Z">
              <w:r w:rsidRPr="001471E5">
                <w:t>ANSI C</w:t>
              </w:r>
            </w:ins>
          </w:p>
        </w:tc>
        <w:tc>
          <w:tcPr>
            <w:tcW w:w="7479" w:type="dxa"/>
          </w:tcPr>
          <w:p w14:paraId="2B311514" w14:textId="378D7ACE" w:rsidR="009D4773" w:rsidRDefault="009D4773">
            <w:pPr>
              <w:rPr>
                <w:ins w:id="2764" w:author="Maximilian Schmitz" w:date="2015-07-08T19:59:00Z"/>
              </w:rPr>
            </w:pPr>
            <w:ins w:id="2765" w:author="Maximilian Schmitz" w:date="2015-07-08T19:59:00Z">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ins>
            <w:customXmlInsRangeStart w:id="2766" w:author="Maximilian Schmitz" w:date="2015-07-08T20:01:00Z"/>
            <w:sdt>
              <w:sdtPr>
                <w:id w:val="263116858"/>
                <w:citation/>
              </w:sdtPr>
              <w:sdtEndPr/>
              <w:sdtContent>
                <w:customXmlInsRangeEnd w:id="2766"/>
                <w:ins w:id="2767" w:author="Maximilian Schmitz" w:date="2015-07-08T20:01:00Z">
                  <w:r w:rsidR="00D812F0">
                    <w:fldChar w:fldCharType="begin"/>
                  </w:r>
                  <w:r w:rsidR="00D812F0">
                    <w:instrText xml:space="preserve"> CITATION ANS15 \l 1031 </w:instrText>
                  </w:r>
                </w:ins>
                <w:r w:rsidR="00D812F0">
                  <w:fldChar w:fldCharType="separate"/>
                </w:r>
                <w:ins w:id="2768" w:author="Maximilian Schmitz" w:date="2015-07-08T20:05:00Z">
                  <w:r w:rsidR="00067648">
                    <w:rPr>
                      <w:noProof/>
                    </w:rPr>
                    <w:t xml:space="preserve"> [18]</w:t>
                  </w:r>
                </w:ins>
                <w:ins w:id="2769" w:author="Maximilian Schmitz" w:date="2015-07-08T20:01:00Z">
                  <w:r w:rsidR="00D812F0">
                    <w:fldChar w:fldCharType="end"/>
                  </w:r>
                </w:ins>
                <w:customXmlInsRangeStart w:id="2770" w:author="Maximilian Schmitz" w:date="2015-07-08T20:01:00Z"/>
              </w:sdtContent>
            </w:sdt>
            <w:customXmlInsRangeEnd w:id="2770"/>
            <w:ins w:id="2771" w:author="Maximilian Schmitz" w:date="2015-07-08T20:01:00Z">
              <w:r w:rsidR="00D812F0">
                <w:t>)</w:t>
              </w:r>
            </w:ins>
          </w:p>
        </w:tc>
      </w:tr>
      <w:tr w:rsidR="009D4773" w14:paraId="3F6A21CC" w14:textId="77777777" w:rsidTr="009D4773">
        <w:trPr>
          <w:ins w:id="2772" w:author="Maximilian Schmitz" w:date="2015-07-08T19:59:00Z"/>
        </w:trPr>
        <w:tc>
          <w:tcPr>
            <w:tcW w:w="1814" w:type="dxa"/>
          </w:tcPr>
          <w:p w14:paraId="174A7B11" w14:textId="77777777" w:rsidR="009D4773" w:rsidRPr="001471E5" w:rsidRDefault="009D4773" w:rsidP="00B75B16">
            <w:pPr>
              <w:rPr>
                <w:ins w:id="2773" w:author="Maximilian Schmitz" w:date="2015-07-08T19:59:00Z"/>
              </w:rPr>
            </w:pPr>
            <w:ins w:id="2774" w:author="Maximilian Schmitz" w:date="2015-07-08T19:59:00Z">
              <w:r>
                <w:t>Entscheidungsb</w:t>
              </w:r>
              <w:r w:rsidRPr="001471E5">
                <w:t>äume</w:t>
              </w:r>
            </w:ins>
          </w:p>
        </w:tc>
        <w:tc>
          <w:tcPr>
            <w:tcW w:w="7479" w:type="dxa"/>
          </w:tcPr>
          <w:p w14:paraId="1F5FF5EC" w14:textId="6E71B431" w:rsidR="009D4773" w:rsidRDefault="009D4773">
            <w:pPr>
              <w:rPr>
                <w:ins w:id="2775" w:author="Maximilian Schmitz" w:date="2015-07-08T19:59:00Z"/>
              </w:rPr>
            </w:pPr>
            <w:ins w:id="2776" w:author="Maximilian Schmitz" w:date="2015-07-08T19:59: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2777" w:author="Maximilian Schmitz" w:date="2015-07-08T20:01:00Z"/>
            <w:sdt>
              <w:sdtPr>
                <w:id w:val="-1340774776"/>
                <w:citation/>
              </w:sdtPr>
              <w:sdtEndPr/>
              <w:sdtContent>
                <w:customXmlInsRangeEnd w:id="2777"/>
                <w:ins w:id="2778" w:author="Maximilian Schmitz" w:date="2015-07-08T20:01:00Z">
                  <w:r w:rsidR="00D812F0">
                    <w:fldChar w:fldCharType="begin"/>
                  </w:r>
                  <w:r w:rsidR="00D812F0">
                    <w:instrText xml:space="preserve"> CITATION Pro151 \l 1031 </w:instrText>
                  </w:r>
                </w:ins>
                <w:r w:rsidR="00D812F0">
                  <w:fldChar w:fldCharType="separate"/>
                </w:r>
                <w:ins w:id="2779" w:author="Maximilian Schmitz" w:date="2015-07-08T20:05:00Z">
                  <w:r w:rsidR="00067648">
                    <w:rPr>
                      <w:noProof/>
                    </w:rPr>
                    <w:t xml:space="preserve"> [19]</w:t>
                  </w:r>
                </w:ins>
                <w:ins w:id="2780" w:author="Maximilian Schmitz" w:date="2015-07-08T20:01:00Z">
                  <w:r w:rsidR="00D812F0">
                    <w:fldChar w:fldCharType="end"/>
                  </w:r>
                </w:ins>
                <w:customXmlInsRangeStart w:id="2781" w:author="Maximilian Schmitz" w:date="2015-07-08T20:01:00Z"/>
              </w:sdtContent>
            </w:sdt>
            <w:customXmlInsRangeEnd w:id="2781"/>
          </w:p>
        </w:tc>
      </w:tr>
      <w:tr w:rsidR="009D4773" w14:paraId="67AFE388" w14:textId="77777777" w:rsidTr="009D4773">
        <w:trPr>
          <w:ins w:id="2782" w:author="Maximilian Schmitz" w:date="2015-07-08T19:59:00Z"/>
        </w:trPr>
        <w:tc>
          <w:tcPr>
            <w:tcW w:w="1814" w:type="dxa"/>
          </w:tcPr>
          <w:p w14:paraId="659F5863" w14:textId="77777777" w:rsidR="009D4773" w:rsidRPr="001471E5" w:rsidRDefault="009D4773" w:rsidP="00B75B16">
            <w:pPr>
              <w:rPr>
                <w:ins w:id="2783" w:author="Maximilian Schmitz" w:date="2015-07-08T19:59:00Z"/>
              </w:rPr>
            </w:pPr>
            <w:ins w:id="2784" w:author="Maximilian Schmitz" w:date="2015-07-08T19:59:00Z">
              <w:r w:rsidRPr="001471E5">
                <w:t>Blender</w:t>
              </w:r>
            </w:ins>
          </w:p>
        </w:tc>
        <w:tc>
          <w:tcPr>
            <w:tcW w:w="7479" w:type="dxa"/>
          </w:tcPr>
          <w:p w14:paraId="2D0EC088" w14:textId="77777777" w:rsidR="009D4773" w:rsidRDefault="009D4773" w:rsidP="00B75B16">
            <w:pPr>
              <w:rPr>
                <w:ins w:id="2785" w:author="Maximilian Schmitz" w:date="2015-07-08T19:59:00Z"/>
              </w:rPr>
            </w:pPr>
            <w:ins w:id="2786" w:author="Maximilian Schmitz" w:date="2015-07-08T19:59:00Z">
              <w:r>
                <w:t xml:space="preserve">3D Modellierungssoftware </w:t>
              </w:r>
            </w:ins>
          </w:p>
          <w:p w14:paraId="29FCF0D5" w14:textId="77777777" w:rsidR="009D4773" w:rsidRDefault="009D4773" w:rsidP="00B75B16">
            <w:pPr>
              <w:rPr>
                <w:ins w:id="2787" w:author="Maximilian Schmitz" w:date="2015-07-08T19:59:00Z"/>
              </w:rPr>
            </w:pPr>
            <w:ins w:id="2788" w:author="Maximilian Schmitz" w:date="2015-07-08T19:59:00Z">
              <w:r w:rsidRPr="003974A6">
                <w:t>http://www.blender.org</w:t>
              </w:r>
            </w:ins>
          </w:p>
        </w:tc>
      </w:tr>
      <w:tr w:rsidR="009D4773" w14:paraId="06FED5D8" w14:textId="77777777" w:rsidTr="009D4773">
        <w:trPr>
          <w:ins w:id="2789" w:author="Maximilian Schmitz" w:date="2015-07-08T19:59:00Z"/>
        </w:trPr>
        <w:tc>
          <w:tcPr>
            <w:tcW w:w="1814" w:type="dxa"/>
          </w:tcPr>
          <w:p w14:paraId="61B8D589" w14:textId="77777777" w:rsidR="009D4773" w:rsidRDefault="009D4773" w:rsidP="00B75B16">
            <w:pPr>
              <w:rPr>
                <w:ins w:id="2790" w:author="Maximilian Schmitz" w:date="2015-07-08T19:59:00Z"/>
              </w:rPr>
            </w:pPr>
            <w:ins w:id="2791" w:author="Maximilian Schmitz" w:date="2015-07-08T19:59:00Z">
              <w:r>
                <w:t>Blueprint</w:t>
              </w:r>
            </w:ins>
          </w:p>
        </w:tc>
        <w:tc>
          <w:tcPr>
            <w:tcW w:w="7479" w:type="dxa"/>
          </w:tcPr>
          <w:p w14:paraId="0AE4CFA6" w14:textId="32A0F632" w:rsidR="009D4773" w:rsidRDefault="009D4773">
            <w:pPr>
              <w:rPr>
                <w:ins w:id="2792" w:author="Maximilian Schmitz" w:date="2015-07-08T19:59:00Z"/>
              </w:rPr>
            </w:pPr>
            <w:ins w:id="2793" w:author="Maximilian Schmitz" w:date="2015-07-08T19:59: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ins>
            <w:customXmlInsRangeStart w:id="2794" w:author="Maximilian Schmitz" w:date="2015-07-08T20:02:00Z"/>
            <w:sdt>
              <w:sdtPr>
                <w:id w:val="919143265"/>
                <w:citation/>
              </w:sdtPr>
              <w:sdtEndPr/>
              <w:sdtContent>
                <w:customXmlInsRangeEnd w:id="2794"/>
                <w:ins w:id="2795" w:author="Maximilian Schmitz" w:date="2015-07-08T20:02:00Z">
                  <w:r w:rsidR="00D812F0">
                    <w:fldChar w:fldCharType="begin"/>
                  </w:r>
                  <w:r w:rsidR="00D812F0">
                    <w:instrText xml:space="preserve"> CITATION Epi152 \l 1031 </w:instrText>
                  </w:r>
                </w:ins>
                <w:r w:rsidR="00D812F0">
                  <w:fldChar w:fldCharType="separate"/>
                </w:r>
                <w:ins w:id="2796" w:author="Maximilian Schmitz" w:date="2015-07-08T20:05:00Z">
                  <w:r w:rsidR="00067648">
                    <w:rPr>
                      <w:noProof/>
                    </w:rPr>
                    <w:t>[20]</w:t>
                  </w:r>
                </w:ins>
                <w:ins w:id="2797" w:author="Maximilian Schmitz" w:date="2015-07-08T20:02:00Z">
                  <w:r w:rsidR="00D812F0">
                    <w:fldChar w:fldCharType="end"/>
                  </w:r>
                </w:ins>
                <w:customXmlInsRangeStart w:id="2798" w:author="Maximilian Schmitz" w:date="2015-07-08T20:02:00Z"/>
              </w:sdtContent>
            </w:sdt>
            <w:customXmlInsRangeEnd w:id="2798"/>
            <w:ins w:id="2799" w:author="Maximilian Schmitz" w:date="2015-07-08T20:02:00Z">
              <w:r w:rsidR="00D812F0">
                <w:t>)</w:t>
              </w:r>
            </w:ins>
          </w:p>
        </w:tc>
      </w:tr>
      <w:tr w:rsidR="009D4773" w14:paraId="52365669" w14:textId="77777777" w:rsidTr="009D4773">
        <w:trPr>
          <w:ins w:id="2800" w:author="Maximilian Schmitz" w:date="2015-07-08T19:59:00Z"/>
        </w:trPr>
        <w:tc>
          <w:tcPr>
            <w:tcW w:w="1814" w:type="dxa"/>
          </w:tcPr>
          <w:p w14:paraId="795E7E55" w14:textId="77777777" w:rsidR="009D4773" w:rsidRDefault="009D4773" w:rsidP="00B75B16">
            <w:pPr>
              <w:rPr>
                <w:ins w:id="2801" w:author="Maximilian Schmitz" w:date="2015-07-08T19:59:00Z"/>
              </w:rPr>
            </w:pPr>
            <w:ins w:id="2802" w:author="Maximilian Schmitz" w:date="2015-07-08T19:59:00Z">
              <w:r>
                <w:t>Game Engine</w:t>
              </w:r>
            </w:ins>
          </w:p>
        </w:tc>
        <w:tc>
          <w:tcPr>
            <w:tcW w:w="7479" w:type="dxa"/>
          </w:tcPr>
          <w:p w14:paraId="39216BEE" w14:textId="77777777" w:rsidR="009D4773" w:rsidRDefault="009D4773" w:rsidP="00B75B16">
            <w:pPr>
              <w:rPr>
                <w:ins w:id="2803" w:author="Maximilian Schmitz" w:date="2015-07-08T19:59:00Z"/>
              </w:rPr>
            </w:pPr>
            <w:ins w:id="2804" w:author="Maximilian Schmitz" w:date="2015-07-08T19:59:00Z">
              <w:r>
                <w:t>Eine Game Engine ist ein großes Framework welches die Entwicklung von Spielen erleichtern soll. Hierzu wird eine Grafik, Physik, Netzwerk, Sound und meist auch eine KI Engine kombiniert.</w:t>
              </w:r>
            </w:ins>
          </w:p>
        </w:tc>
      </w:tr>
      <w:tr w:rsidR="009D4773" w14:paraId="2C02713B" w14:textId="77777777" w:rsidTr="009D4773">
        <w:trPr>
          <w:ins w:id="2805" w:author="Maximilian Schmitz" w:date="2015-07-08T19:59:00Z"/>
        </w:trPr>
        <w:tc>
          <w:tcPr>
            <w:tcW w:w="1814" w:type="dxa"/>
          </w:tcPr>
          <w:p w14:paraId="099DE8E4" w14:textId="77777777" w:rsidR="009D4773" w:rsidRPr="001471E5" w:rsidRDefault="009D4773" w:rsidP="00B75B16">
            <w:pPr>
              <w:rPr>
                <w:ins w:id="2806" w:author="Maximilian Schmitz" w:date="2015-07-08T19:59:00Z"/>
              </w:rPr>
            </w:pPr>
            <w:ins w:id="2807" w:author="Maximilian Schmitz" w:date="2015-07-08T19:59:00Z">
              <w:r w:rsidRPr="001471E5">
                <w:t>Microsofts Imagine Cup</w:t>
              </w:r>
            </w:ins>
          </w:p>
        </w:tc>
        <w:tc>
          <w:tcPr>
            <w:tcW w:w="7479" w:type="dxa"/>
          </w:tcPr>
          <w:p w14:paraId="09FC3824" w14:textId="6A685B96" w:rsidR="009D4773" w:rsidRPr="00387D04" w:rsidRDefault="009D4773">
            <w:pPr>
              <w:rPr>
                <w:ins w:id="2808" w:author="Maximilian Schmitz" w:date="2015-07-08T19:59:00Z"/>
                <w:rFonts w:cs="Arial"/>
              </w:rPr>
            </w:pPr>
            <w:ins w:id="2809" w:author="Maximilian Schmitz" w:date="2015-07-08T19:59:00Z">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w:t>
              </w:r>
              <w:r w:rsidRPr="00387D04">
                <w:rPr>
                  <w:rFonts w:cs="Arial"/>
                  <w:color w:val="222222"/>
                </w:rPr>
                <w:lastRenderedPageBreak/>
                <w:t>zum Entwickeln von Anwendungen und Spielen sowie zum Integrieren von Lösungen, die die Art und Weise ändern können, in der wir leben, arbeiten und spielen.</w:t>
              </w:r>
              <w:r w:rsidRPr="00387D04">
                <w:rPr>
                  <w:rFonts w:cs="Arial"/>
                </w:rPr>
                <w:t>“</w:t>
              </w:r>
            </w:ins>
            <w:customXmlInsRangeStart w:id="2810" w:author="Maximilian Schmitz" w:date="2015-07-08T20:02:00Z"/>
            <w:sdt>
              <w:sdtPr>
                <w:rPr>
                  <w:rFonts w:cs="Arial"/>
                </w:rPr>
                <w:id w:val="1038096215"/>
                <w:citation/>
              </w:sdtPr>
              <w:sdtEndPr/>
              <w:sdtContent>
                <w:customXmlInsRangeEnd w:id="2810"/>
                <w:ins w:id="2811" w:author="Maximilian Schmitz" w:date="2015-07-08T20:02:00Z">
                  <w:r w:rsidR="00D812F0">
                    <w:rPr>
                      <w:rFonts w:cs="Arial"/>
                    </w:rPr>
                    <w:fldChar w:fldCharType="begin"/>
                  </w:r>
                  <w:r w:rsidR="00D812F0">
                    <w:rPr>
                      <w:rFonts w:cs="Arial"/>
                    </w:rPr>
                    <w:instrText xml:space="preserve"> CITATION Mic15 \l 1031 </w:instrText>
                  </w:r>
                </w:ins>
                <w:r w:rsidR="00D812F0">
                  <w:rPr>
                    <w:rFonts w:cs="Arial"/>
                  </w:rPr>
                  <w:fldChar w:fldCharType="separate"/>
                </w:r>
                <w:ins w:id="2812" w:author="Maximilian Schmitz" w:date="2015-07-08T20:05:00Z">
                  <w:r w:rsidR="00067648">
                    <w:rPr>
                      <w:rFonts w:cs="Arial"/>
                      <w:noProof/>
                    </w:rPr>
                    <w:t xml:space="preserve"> </w:t>
                  </w:r>
                  <w:r w:rsidR="00067648" w:rsidRPr="00067648">
                    <w:rPr>
                      <w:rFonts w:cs="Arial"/>
                      <w:noProof/>
                      <w:rPrChange w:id="2813" w:author="Maximilian Schmitz" w:date="2015-07-08T20:05:00Z">
                        <w:rPr/>
                      </w:rPrChange>
                    </w:rPr>
                    <w:t>[21]</w:t>
                  </w:r>
                </w:ins>
                <w:ins w:id="2814" w:author="Maximilian Schmitz" w:date="2015-07-08T20:02:00Z">
                  <w:r w:rsidR="00D812F0">
                    <w:rPr>
                      <w:rFonts w:cs="Arial"/>
                    </w:rPr>
                    <w:fldChar w:fldCharType="end"/>
                  </w:r>
                </w:ins>
                <w:customXmlInsRangeStart w:id="2815" w:author="Maximilian Schmitz" w:date="2015-07-08T20:02:00Z"/>
              </w:sdtContent>
            </w:sdt>
            <w:customXmlInsRangeEnd w:id="2815"/>
          </w:p>
        </w:tc>
      </w:tr>
      <w:tr w:rsidR="009D4773" w14:paraId="24E1305A" w14:textId="77777777" w:rsidTr="009D4773">
        <w:trPr>
          <w:ins w:id="2816" w:author="Maximilian Schmitz" w:date="2015-07-08T19:59:00Z"/>
        </w:trPr>
        <w:tc>
          <w:tcPr>
            <w:tcW w:w="1814" w:type="dxa"/>
          </w:tcPr>
          <w:p w14:paraId="74BEA817" w14:textId="77777777" w:rsidR="009D4773" w:rsidRPr="001471E5" w:rsidRDefault="009D4773" w:rsidP="00B75B16">
            <w:pPr>
              <w:rPr>
                <w:ins w:id="2817" w:author="Maximilian Schmitz" w:date="2015-07-08T19:59:00Z"/>
              </w:rPr>
            </w:pPr>
            <w:ins w:id="2818" w:author="Maximilian Schmitz" w:date="2015-07-08T19:59:00Z">
              <w:r w:rsidRPr="001471E5">
                <w:lastRenderedPageBreak/>
                <w:t>Shadereffekte</w:t>
              </w:r>
            </w:ins>
          </w:p>
        </w:tc>
        <w:tc>
          <w:tcPr>
            <w:tcW w:w="7479" w:type="dxa"/>
          </w:tcPr>
          <w:p w14:paraId="51437B62" w14:textId="56DB6A8B" w:rsidR="009D4773" w:rsidRDefault="009D4773">
            <w:pPr>
              <w:rPr>
                <w:ins w:id="2819" w:author="Maximilian Schmitz" w:date="2015-07-08T19:59:00Z"/>
              </w:rPr>
            </w:pPr>
            <w:ins w:id="2820" w:author="Maximilian Schmitz" w:date="2015-07-08T19:59: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ins>
            <w:customXmlInsRangeStart w:id="2821" w:author="Maximilian Schmitz" w:date="2015-07-08T20:03:00Z"/>
            <w:sdt>
              <w:sdtPr>
                <w:id w:val="-709800765"/>
                <w:citation/>
              </w:sdtPr>
              <w:sdtEndPr/>
              <w:sdtContent>
                <w:customXmlInsRangeEnd w:id="2821"/>
                <w:ins w:id="2822" w:author="Maximilian Schmitz" w:date="2015-07-08T20:03:00Z">
                  <w:r w:rsidR="00D812F0">
                    <w:fldChar w:fldCharType="begin"/>
                  </w:r>
                  <w:r w:rsidR="00D812F0">
                    <w:instrText xml:space="preserve"> CITATION Ope15 \l 1031 </w:instrText>
                  </w:r>
                </w:ins>
                <w:r w:rsidR="00D812F0">
                  <w:fldChar w:fldCharType="separate"/>
                </w:r>
                <w:ins w:id="2823" w:author="Maximilian Schmitz" w:date="2015-07-08T20:05:00Z">
                  <w:r w:rsidR="00067648">
                    <w:rPr>
                      <w:noProof/>
                    </w:rPr>
                    <w:t xml:space="preserve"> [22]</w:t>
                  </w:r>
                </w:ins>
                <w:ins w:id="2824" w:author="Maximilian Schmitz" w:date="2015-07-08T20:03:00Z">
                  <w:r w:rsidR="00D812F0">
                    <w:fldChar w:fldCharType="end"/>
                  </w:r>
                </w:ins>
                <w:customXmlInsRangeStart w:id="2825" w:author="Maximilian Schmitz" w:date="2015-07-08T20:03:00Z"/>
              </w:sdtContent>
            </w:sdt>
            <w:customXmlInsRangeEnd w:id="2825"/>
            <w:ins w:id="2826" w:author="Maximilian Schmitz" w:date="2015-07-08T19:59:00Z">
              <w:r>
                <w:t>)</w:t>
              </w:r>
            </w:ins>
          </w:p>
        </w:tc>
      </w:tr>
      <w:tr w:rsidR="009D4773" w14:paraId="6F9CC7FB" w14:textId="77777777" w:rsidTr="009D4773">
        <w:trPr>
          <w:ins w:id="2827" w:author="Maximilian Schmitz" w:date="2015-07-08T19:59:00Z"/>
        </w:trPr>
        <w:tc>
          <w:tcPr>
            <w:tcW w:w="1814" w:type="dxa"/>
          </w:tcPr>
          <w:p w14:paraId="6E08A6B0" w14:textId="77777777" w:rsidR="009D4773" w:rsidRPr="001471E5" w:rsidRDefault="009D4773" w:rsidP="00B75B16">
            <w:pPr>
              <w:rPr>
                <w:ins w:id="2828" w:author="Maximilian Schmitz" w:date="2015-07-08T19:59:00Z"/>
              </w:rPr>
            </w:pPr>
            <w:ins w:id="2829" w:author="Maximilian Schmitz" w:date="2015-07-08T19:59:00Z">
              <w:r>
                <w:t>Skriptsprache</w:t>
              </w:r>
            </w:ins>
          </w:p>
        </w:tc>
        <w:tc>
          <w:tcPr>
            <w:tcW w:w="7479" w:type="dxa"/>
          </w:tcPr>
          <w:p w14:paraId="5CEF9E67" w14:textId="4707F41F" w:rsidR="009D4773" w:rsidRDefault="009D4773">
            <w:pPr>
              <w:rPr>
                <w:ins w:id="2830" w:author="Maximilian Schmitz" w:date="2015-07-08T19:59:00Z"/>
              </w:rPr>
            </w:pPr>
            <w:ins w:id="2831" w:author="Maximilian Schmitz" w:date="2015-07-08T19:59:00Z">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ins>
            <w:customXmlInsRangeStart w:id="2832" w:author="Maximilian Schmitz" w:date="2015-07-08T20:03:00Z"/>
            <w:sdt>
              <w:sdtPr>
                <w:id w:val="784235483"/>
                <w:citation/>
              </w:sdtPr>
              <w:sdtEndPr/>
              <w:sdtContent>
                <w:customXmlInsRangeEnd w:id="2832"/>
                <w:ins w:id="2833" w:author="Maximilian Schmitz" w:date="2015-07-08T20:03:00Z">
                  <w:r w:rsidR="00D812F0">
                    <w:fldChar w:fldCharType="begin"/>
                  </w:r>
                  <w:r w:rsidR="00D812F0">
                    <w:instrText xml:space="preserve"> CITATION ITW15 \l 1031 </w:instrText>
                  </w:r>
                </w:ins>
                <w:r w:rsidR="00D812F0">
                  <w:fldChar w:fldCharType="separate"/>
                </w:r>
                <w:ins w:id="2834" w:author="Maximilian Schmitz" w:date="2015-07-08T20:05:00Z">
                  <w:r w:rsidR="00067648">
                    <w:rPr>
                      <w:noProof/>
                    </w:rPr>
                    <w:t xml:space="preserve"> [23]</w:t>
                  </w:r>
                </w:ins>
                <w:ins w:id="2835" w:author="Maximilian Schmitz" w:date="2015-07-08T20:03:00Z">
                  <w:r w:rsidR="00D812F0">
                    <w:fldChar w:fldCharType="end"/>
                  </w:r>
                </w:ins>
                <w:customXmlInsRangeStart w:id="2836" w:author="Maximilian Schmitz" w:date="2015-07-08T20:03:00Z"/>
              </w:sdtContent>
            </w:sdt>
            <w:customXmlInsRangeEnd w:id="2836"/>
          </w:p>
        </w:tc>
      </w:tr>
    </w:tbl>
    <w:p w14:paraId="1877F924" w14:textId="77777777" w:rsidR="005057C3" w:rsidRPr="005057C3" w:rsidRDefault="005057C3">
      <w:pPr>
        <w:rPr>
          <w:rPrChange w:id="2837" w:author="Admin" w:date="2015-07-07T14:06:00Z">
            <w:rPr>
              <w:lang w:val="fr-FR"/>
            </w:rPr>
          </w:rPrChange>
        </w:rPr>
        <w:pPrChange w:id="2838"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2" w:author="Michael K." w:date="2015-07-08T22:28:00Z" w:initials="MK">
    <w:p w14:paraId="3BC76708" w14:textId="3023BA1A" w:rsidR="004D6DD1" w:rsidRDefault="004D6DD1">
      <w:pPr>
        <w:pStyle w:val="Kommentartext"/>
      </w:pPr>
      <w:r>
        <w:rPr>
          <w:rStyle w:val="Kommentarzeichen"/>
        </w:rPr>
        <w:annotationRef/>
      </w:r>
      <w:r>
        <w:t>Die die / das das ist meiner Meinung nach zu vermeiden…</w:t>
      </w:r>
    </w:p>
  </w:comment>
  <w:comment w:id="197" w:author="Michael K." w:date="2015-07-08T22:34:00Z" w:initials="MK">
    <w:p w14:paraId="0411FBED" w14:textId="35039003" w:rsidR="004D6DD1" w:rsidRDefault="004D6DD1">
      <w:pPr>
        <w:pStyle w:val="Kommentartext"/>
      </w:pPr>
      <w:r>
        <w:rPr>
          <w:rStyle w:val="Kommentarzeichen"/>
        </w:rPr>
        <w:annotationRef/>
      </w:r>
      <w:r>
        <w:t>Es? Die Engine…Das FrameworK? Ist noch nicht eindeutig in der Arbeit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76708" w15:done="0"/>
  <w15:commentEx w15:paraId="0411FB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BCDB6" w14:textId="77777777" w:rsidR="00D264B9" w:rsidRDefault="00D264B9" w:rsidP="00081F4B">
      <w:pPr>
        <w:spacing w:line="240" w:lineRule="auto"/>
      </w:pPr>
      <w:r>
        <w:separator/>
      </w:r>
    </w:p>
  </w:endnote>
  <w:endnote w:type="continuationSeparator" w:id="0">
    <w:p w14:paraId="4A08BFB3" w14:textId="77777777" w:rsidR="00D264B9" w:rsidRDefault="00D264B9"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4D6DD1" w:rsidRDefault="004D6DD1">
        <w:pPr>
          <w:pStyle w:val="Fuzeile"/>
          <w:jc w:val="right"/>
        </w:pPr>
        <w:r>
          <w:fldChar w:fldCharType="begin"/>
        </w:r>
        <w:r>
          <w:instrText>PAGE   \* MERGEFORMAT</w:instrText>
        </w:r>
        <w:r>
          <w:fldChar w:fldCharType="separate"/>
        </w:r>
        <w:r w:rsidR="00EF79AC">
          <w:rPr>
            <w:noProof/>
          </w:rPr>
          <w:t>43</w:t>
        </w:r>
        <w:r>
          <w:fldChar w:fldCharType="end"/>
        </w:r>
      </w:p>
    </w:sdtContent>
  </w:sdt>
  <w:p w14:paraId="04BA6742" w14:textId="77777777" w:rsidR="004D6DD1" w:rsidRDefault="004D6DD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4D6DD1" w:rsidRDefault="004D6DD1">
    <w:pPr>
      <w:pStyle w:val="Fuzeile"/>
      <w:jc w:val="right"/>
    </w:pPr>
  </w:p>
  <w:p w14:paraId="6043DAC7" w14:textId="77777777" w:rsidR="004D6DD1" w:rsidRDefault="004D6DD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4D6DD1" w:rsidRDefault="004D6DD1">
        <w:pPr>
          <w:pStyle w:val="Fuzeile"/>
          <w:jc w:val="right"/>
        </w:pPr>
        <w:r>
          <w:fldChar w:fldCharType="begin"/>
        </w:r>
        <w:r>
          <w:instrText>PAGE   \* MERGEFORMAT</w:instrText>
        </w:r>
        <w:r>
          <w:fldChar w:fldCharType="separate"/>
        </w:r>
        <w:r w:rsidR="00EF79AC">
          <w:rPr>
            <w:noProof/>
          </w:rPr>
          <w:t>I</w:t>
        </w:r>
        <w:r>
          <w:fldChar w:fldCharType="end"/>
        </w:r>
      </w:p>
    </w:sdtContent>
  </w:sdt>
  <w:p w14:paraId="514E9DF3" w14:textId="77777777" w:rsidR="004D6DD1" w:rsidRDefault="004D6DD1">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4D6DD1" w:rsidRDefault="004D6DD1">
        <w:pPr>
          <w:pStyle w:val="Fuzeile"/>
          <w:jc w:val="right"/>
        </w:pPr>
        <w:r>
          <w:fldChar w:fldCharType="begin"/>
        </w:r>
        <w:r>
          <w:instrText>PAGE   \* MERGEFORMAT</w:instrText>
        </w:r>
        <w:r>
          <w:fldChar w:fldCharType="separate"/>
        </w:r>
        <w:r w:rsidR="00EF79AC">
          <w:rPr>
            <w:noProof/>
          </w:rPr>
          <w:t>I</w:t>
        </w:r>
        <w:r>
          <w:fldChar w:fldCharType="end"/>
        </w:r>
      </w:p>
    </w:sdtContent>
  </w:sdt>
  <w:p w14:paraId="7D93E7FA" w14:textId="77777777" w:rsidR="004D6DD1" w:rsidRDefault="004D6DD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71C58" w14:textId="77777777" w:rsidR="00D264B9" w:rsidRDefault="00D264B9" w:rsidP="00081F4B">
      <w:pPr>
        <w:spacing w:line="240" w:lineRule="auto"/>
      </w:pPr>
      <w:r>
        <w:separator/>
      </w:r>
    </w:p>
  </w:footnote>
  <w:footnote w:type="continuationSeparator" w:id="0">
    <w:p w14:paraId="133F7C83" w14:textId="77777777" w:rsidR="00D264B9" w:rsidRDefault="00D264B9"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4D6DD1" w:rsidRDefault="004D6DD1">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4D6DD1" w:rsidRDefault="004D6DD1">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Michael K.">
    <w15:presenceInfo w15:providerId="Windows Live" w15:userId="bf3b44060d9d8b50"/>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590"/>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017"/>
    <w:rsid w:val="0019164F"/>
    <w:rsid w:val="00191785"/>
    <w:rsid w:val="00191826"/>
    <w:rsid w:val="00192188"/>
    <w:rsid w:val="00192CA0"/>
    <w:rsid w:val="0019369C"/>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3B7"/>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FED"/>
    <w:rsid w:val="00232048"/>
    <w:rsid w:val="002339AB"/>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2890"/>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67A"/>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93E"/>
    <w:rsid w:val="00493EDB"/>
    <w:rsid w:val="004954DC"/>
    <w:rsid w:val="004961B8"/>
    <w:rsid w:val="0049676E"/>
    <w:rsid w:val="004967B3"/>
    <w:rsid w:val="00497BE9"/>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6DD1"/>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21AA"/>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66CE"/>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349D"/>
    <w:rsid w:val="0092426E"/>
    <w:rsid w:val="00925D0D"/>
    <w:rsid w:val="00925DA2"/>
    <w:rsid w:val="009267AC"/>
    <w:rsid w:val="00927030"/>
    <w:rsid w:val="00931587"/>
    <w:rsid w:val="009336C8"/>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17A"/>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5B16"/>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64B9"/>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32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EF79AC"/>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498271497">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2700986">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44ABB076-3223-4D29-B623-CF5FEE7C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11922</Words>
  <Characters>75114</Characters>
  <Application>Microsoft Office Word</Application>
  <DocSecurity>0</DocSecurity>
  <Lines>625</Lines>
  <Paragraphs>173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86863</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889</cp:revision>
  <cp:lastPrinted>2014-08-27T20:09:00Z</cp:lastPrinted>
  <dcterms:created xsi:type="dcterms:W3CDTF">2014-07-28T08:46:00Z</dcterms:created>
  <dcterms:modified xsi:type="dcterms:W3CDTF">2015-07-09T09:21:00Z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