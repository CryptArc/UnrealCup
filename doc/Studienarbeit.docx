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40" w:name="_Toc422468930"/>
      <w:r w:rsidRPr="000D5298">
        <w:t>Eidesstattliche Erklärung</w:t>
      </w:r>
      <w:bookmarkEnd w:id="40"/>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41" w:name="_Toc422468931"/>
      <w:r>
        <w:lastRenderedPageBreak/>
        <w:t>Kurzfassung</w:t>
      </w:r>
      <w:bookmarkEnd w:id="41"/>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proofErr w:type="spellStart"/>
      <w:r>
        <w:t>UnrealCup</w:t>
      </w:r>
      <w:proofErr w:type="spellEnd"/>
      <w:r>
        <w:t xml:space="preserve">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 xml:space="preserve">Neben der spielerischen Funktion hat </w:t>
      </w:r>
      <w:proofErr w:type="spellStart"/>
      <w:r>
        <w:t>UnrealCup</w:t>
      </w:r>
      <w:proofErr w:type="spellEnd"/>
      <w:r>
        <w:t xml:space="preserve">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 xml:space="preserve">Der </w:t>
      </w:r>
      <w:proofErr w:type="spellStart"/>
      <w:r>
        <w:t>UnrealCup</w:t>
      </w:r>
      <w:proofErr w:type="spellEnd"/>
      <w:r>
        <w:t xml:space="preserve">-Simulator bietet für dieses Ziel neben moderner 3D-Grafik und einer komfortablen Schnittstelle zum Einbinden der KI alle wichtigen Funktionen und Regeln, um dem Nutzer eine realistische Simulation und ein packendes Erlebnis zu bieten. </w:t>
      </w:r>
      <w:proofErr w:type="spellStart"/>
      <w:r>
        <w:t>UnrealCup</w:t>
      </w:r>
      <w:proofErr w:type="spellEnd"/>
      <w:r>
        <w:t xml:space="preserve"> beinhaltet einen</w:t>
      </w:r>
      <w:ins w:id="42" w:author="Admin" w:date="2015-07-06T13:29:00Z">
        <w:r w:rsidR="004540A2">
          <w:t xml:space="preserve"> En</w:t>
        </w:r>
      </w:ins>
      <w:ins w:id="43"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w:t>
      </w:r>
      <w:proofErr w:type="spellStart"/>
      <w:r>
        <w:t>UnrealCup</w:t>
      </w:r>
      <w:proofErr w:type="spellEnd"/>
      <w:r>
        <w:t xml:space="preserve">-Simulator besitzt also Ähnlichkeiten zur Simulation League des bekannten </w:t>
      </w:r>
      <w:proofErr w:type="spellStart"/>
      <w:r>
        <w:t>RoboCups</w:t>
      </w:r>
      <w:proofErr w:type="spellEnd"/>
      <w:r>
        <w:t>, hebt sich allerdings durch diverse Alleinstellungsmerkmale wie eine moderne Grafik</w:t>
      </w:r>
      <w:ins w:id="44" w:author="Admin" w:date="2015-07-06T13:30:00Z">
        <w:r w:rsidR="004540A2">
          <w:t xml:space="preserve"> und</w:t>
        </w:r>
      </w:ins>
      <w:del w:id="45" w:author="Admin" w:date="2015-07-06T13:30:00Z">
        <w:r w:rsidDel="004540A2">
          <w:delText>,</w:delText>
        </w:r>
      </w:del>
      <w:r>
        <w:t xml:space="preserve"> realitätsnahe Physik </w:t>
      </w:r>
      <w:commentRangeStart w:id="46"/>
      <w:del w:id="47" w:author="Admin" w:date="2015-07-06T13:30:00Z">
        <w:r w:rsidDel="004540A2">
          <w:delText xml:space="preserve">und einen graphischen Editor </w:delText>
        </w:r>
        <w:commentRangeEnd w:id="46"/>
        <w:r w:rsidR="00011EF1" w:rsidDel="004540A2">
          <w:rPr>
            <w:rStyle w:val="Kommentarzeichen"/>
          </w:rPr>
          <w:commentReference w:id="46"/>
        </w:r>
      </w:del>
      <w:r>
        <w:t>von vergleichbaren Projekten ab.</w:t>
      </w:r>
    </w:p>
    <w:p w14:paraId="09D8DD87" w14:textId="77777777" w:rsidR="00407A24" w:rsidRDefault="00407A24">
      <w:r>
        <w:br w:type="page"/>
      </w:r>
    </w:p>
    <w:p w14:paraId="2A08D0EC" w14:textId="77777777" w:rsidR="00D421B5" w:rsidRPr="003F6CF5" w:rsidRDefault="00D421B5" w:rsidP="00D421B5">
      <w:pPr>
        <w:pStyle w:val="berschrift1"/>
        <w:numPr>
          <w:ilvl w:val="0"/>
          <w:numId w:val="0"/>
        </w:numPr>
        <w:rPr>
          <w:ins w:id="48" w:author="Maximilian Schmitz" w:date="2015-07-06T18:12:00Z"/>
        </w:rPr>
      </w:pPr>
      <w:bookmarkStart w:id="49" w:name="_Toc422468932"/>
      <w:ins w:id="50" w:author="Maximilian Schmitz" w:date="2015-07-06T18:12:00Z">
        <w:r w:rsidRPr="003F6CF5">
          <w:lastRenderedPageBreak/>
          <w:t>Inhalt</w:t>
        </w:r>
      </w:ins>
    </w:p>
    <w:p w14:paraId="2F43C241" w14:textId="77777777" w:rsidR="00D421B5" w:rsidRDefault="00D421B5" w:rsidP="00D421B5">
      <w:pPr>
        <w:pStyle w:val="Verzeichnis1"/>
        <w:tabs>
          <w:tab w:val="right" w:leader="dot" w:pos="9062"/>
        </w:tabs>
        <w:rPr>
          <w:ins w:id="51" w:author="Maximilian Schmitz" w:date="2015-07-06T18:12:00Z"/>
          <w:rFonts w:asciiTheme="minorHAnsi" w:eastAsiaTheme="minorEastAsia" w:hAnsiTheme="minorHAnsi" w:cstheme="minorBidi"/>
          <w:b w:val="0"/>
          <w:bCs w:val="0"/>
          <w:caps w:val="0"/>
          <w:noProof/>
          <w:sz w:val="22"/>
          <w:szCs w:val="22"/>
        </w:rPr>
      </w:pPr>
      <w:ins w:id="52" w:author="Maximilian Schmitz" w:date="2015-07-06T18:12:00Z">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r w:rsidRPr="002213A3">
          <w:rPr>
            <w:rStyle w:val="Hyperlink"/>
            <w:noProof/>
          </w:rPr>
          <w:fldChar w:fldCharType="begin"/>
        </w:r>
        <w:r w:rsidRPr="002213A3">
          <w:rPr>
            <w:rStyle w:val="Hyperlink"/>
            <w:noProof/>
          </w:rPr>
          <w:instrText xml:space="preserve"> </w:instrText>
        </w:r>
        <w:r>
          <w:rPr>
            <w:noProof/>
          </w:rPr>
          <w:instrText>HYPERLINK \l "_Toc422468930"</w:instrText>
        </w:r>
        <w:r w:rsidRPr="002213A3">
          <w:rPr>
            <w:rStyle w:val="Hyperlink"/>
            <w:noProof/>
          </w:rPr>
          <w:instrText xml:space="preserve"> </w:instrText>
        </w:r>
        <w:r w:rsidRPr="002213A3">
          <w:rPr>
            <w:rStyle w:val="Hyperlink"/>
            <w:noProof/>
          </w:rPr>
          <w:fldChar w:fldCharType="separate"/>
        </w:r>
        <w:r w:rsidRPr="002213A3">
          <w:rPr>
            <w:rStyle w:val="Hyperlink"/>
            <w:noProof/>
          </w:rPr>
          <w:t>Eidesstattliche Erklärung</w:t>
        </w:r>
        <w:r>
          <w:rPr>
            <w:noProof/>
            <w:webHidden/>
          </w:rPr>
          <w:tab/>
        </w:r>
        <w:r>
          <w:rPr>
            <w:noProof/>
            <w:webHidden/>
          </w:rPr>
          <w:fldChar w:fldCharType="begin"/>
        </w:r>
        <w:r>
          <w:rPr>
            <w:noProof/>
            <w:webHidden/>
          </w:rPr>
          <w:instrText xml:space="preserve"> PAGEREF _Toc422468930 \h </w:instrText>
        </w:r>
      </w:ins>
      <w:r>
        <w:rPr>
          <w:noProof/>
          <w:webHidden/>
        </w:rPr>
      </w:r>
      <w:ins w:id="53" w:author="Maximilian Schmitz" w:date="2015-07-06T18:12:00Z">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55800D41" w14:textId="77777777" w:rsidR="00D421B5" w:rsidRDefault="00D421B5" w:rsidP="00D421B5">
      <w:pPr>
        <w:pStyle w:val="Verzeichnis1"/>
        <w:tabs>
          <w:tab w:val="right" w:leader="dot" w:pos="9062"/>
        </w:tabs>
        <w:rPr>
          <w:ins w:id="54" w:author="Maximilian Schmitz" w:date="2015-07-06T18:12:00Z"/>
          <w:rFonts w:asciiTheme="minorHAnsi" w:eastAsiaTheme="minorEastAsia" w:hAnsiTheme="minorHAnsi" w:cstheme="minorBidi"/>
          <w:b w:val="0"/>
          <w:bCs w:val="0"/>
          <w:caps w:val="0"/>
          <w:noProof/>
          <w:sz w:val="22"/>
          <w:szCs w:val="22"/>
        </w:rPr>
      </w:pPr>
      <w:ins w:id="5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ins>
      <w:r>
        <w:rPr>
          <w:noProof/>
          <w:webHidden/>
        </w:rPr>
      </w:r>
      <w:ins w:id="56" w:author="Maximilian Schmitz" w:date="2015-07-06T18:12:00Z">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2C89680E" w14:textId="77777777" w:rsidR="00D421B5" w:rsidRDefault="00D421B5" w:rsidP="00D421B5">
      <w:pPr>
        <w:pStyle w:val="Verzeichnis1"/>
        <w:tabs>
          <w:tab w:val="right" w:leader="dot" w:pos="9062"/>
        </w:tabs>
        <w:rPr>
          <w:ins w:id="57" w:author="Maximilian Schmitz" w:date="2015-07-06T18:12:00Z"/>
          <w:rFonts w:asciiTheme="minorHAnsi" w:eastAsiaTheme="minorEastAsia" w:hAnsiTheme="minorHAnsi" w:cstheme="minorBidi"/>
          <w:b w:val="0"/>
          <w:bCs w:val="0"/>
          <w:caps w:val="0"/>
          <w:noProof/>
          <w:sz w:val="22"/>
          <w:szCs w:val="22"/>
        </w:rPr>
      </w:pPr>
      <w:ins w:id="5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ins>
      <w:r>
        <w:rPr>
          <w:noProof/>
          <w:webHidden/>
        </w:rPr>
      </w:r>
      <w:ins w:id="59" w:author="Maximilian Schmitz" w:date="2015-07-06T18:12:00Z">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2E69BB14" w14:textId="77777777" w:rsidR="00D421B5" w:rsidRDefault="00D421B5" w:rsidP="00D421B5">
      <w:pPr>
        <w:pStyle w:val="Verzeichnis1"/>
        <w:tabs>
          <w:tab w:val="right" w:leader="dot" w:pos="9062"/>
        </w:tabs>
        <w:rPr>
          <w:ins w:id="60" w:author="Maximilian Schmitz" w:date="2015-07-06T18:12:00Z"/>
          <w:rFonts w:asciiTheme="minorHAnsi" w:eastAsiaTheme="minorEastAsia" w:hAnsiTheme="minorHAnsi" w:cstheme="minorBidi"/>
          <w:b w:val="0"/>
          <w:bCs w:val="0"/>
          <w:caps w:val="0"/>
          <w:noProof/>
          <w:sz w:val="22"/>
          <w:szCs w:val="22"/>
        </w:rPr>
      </w:pPr>
      <w:ins w:id="6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ins>
      <w:r>
        <w:rPr>
          <w:noProof/>
          <w:webHidden/>
        </w:rPr>
      </w:r>
      <w:ins w:id="62" w:author="Maximilian Schmitz" w:date="2015-07-06T18:12:00Z">
        <w:r>
          <w:rPr>
            <w:noProof/>
            <w:webHidden/>
          </w:rPr>
          <w:fldChar w:fldCharType="separate"/>
        </w:r>
        <w:r>
          <w:rPr>
            <w:noProof/>
            <w:webHidden/>
          </w:rPr>
          <w:t>V</w:t>
        </w:r>
        <w:r>
          <w:rPr>
            <w:noProof/>
            <w:webHidden/>
          </w:rPr>
          <w:fldChar w:fldCharType="end"/>
        </w:r>
        <w:r w:rsidRPr="002213A3">
          <w:rPr>
            <w:rStyle w:val="Hyperlink"/>
            <w:noProof/>
          </w:rPr>
          <w:fldChar w:fldCharType="end"/>
        </w:r>
      </w:ins>
    </w:p>
    <w:p w14:paraId="293AA783" w14:textId="77777777" w:rsidR="00D421B5" w:rsidRDefault="00D421B5" w:rsidP="00D421B5">
      <w:pPr>
        <w:pStyle w:val="Verzeichnis1"/>
        <w:tabs>
          <w:tab w:val="left" w:pos="480"/>
          <w:tab w:val="right" w:leader="dot" w:pos="9062"/>
        </w:tabs>
        <w:rPr>
          <w:ins w:id="63" w:author="Maximilian Schmitz" w:date="2015-07-06T18:12:00Z"/>
          <w:rFonts w:asciiTheme="minorHAnsi" w:eastAsiaTheme="minorEastAsia" w:hAnsiTheme="minorHAnsi" w:cstheme="minorBidi"/>
          <w:b w:val="0"/>
          <w:bCs w:val="0"/>
          <w:caps w:val="0"/>
          <w:noProof/>
          <w:sz w:val="22"/>
          <w:szCs w:val="22"/>
        </w:rPr>
      </w:pPr>
      <w:ins w:id="6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ins>
      <w:r>
        <w:rPr>
          <w:noProof/>
          <w:webHidden/>
        </w:rPr>
      </w:r>
      <w:ins w:id="65" w:author="Maximilian Schmitz" w:date="2015-07-06T18:12:00Z">
        <w:r>
          <w:rPr>
            <w:noProof/>
            <w:webHidden/>
          </w:rPr>
          <w:fldChar w:fldCharType="separate"/>
        </w:r>
        <w:r>
          <w:rPr>
            <w:noProof/>
            <w:webHidden/>
          </w:rPr>
          <w:t>1</w:t>
        </w:r>
        <w:r>
          <w:rPr>
            <w:noProof/>
            <w:webHidden/>
          </w:rPr>
          <w:fldChar w:fldCharType="end"/>
        </w:r>
        <w:r w:rsidRPr="002213A3">
          <w:rPr>
            <w:rStyle w:val="Hyperlink"/>
            <w:noProof/>
          </w:rPr>
          <w:fldChar w:fldCharType="end"/>
        </w:r>
      </w:ins>
    </w:p>
    <w:p w14:paraId="4A391DBD" w14:textId="77777777" w:rsidR="00D421B5" w:rsidRDefault="00D421B5" w:rsidP="00D421B5">
      <w:pPr>
        <w:pStyle w:val="Verzeichnis1"/>
        <w:tabs>
          <w:tab w:val="left" w:pos="480"/>
          <w:tab w:val="right" w:leader="dot" w:pos="9062"/>
        </w:tabs>
        <w:rPr>
          <w:ins w:id="66" w:author="Maximilian Schmitz" w:date="2015-07-06T18:12:00Z"/>
          <w:rFonts w:asciiTheme="minorHAnsi" w:eastAsiaTheme="minorEastAsia" w:hAnsiTheme="minorHAnsi" w:cstheme="minorBidi"/>
          <w:b w:val="0"/>
          <w:bCs w:val="0"/>
          <w:caps w:val="0"/>
          <w:noProof/>
          <w:sz w:val="22"/>
          <w:szCs w:val="22"/>
        </w:rPr>
      </w:pPr>
      <w:ins w:id="6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ins>
      <w:r>
        <w:rPr>
          <w:noProof/>
          <w:webHidden/>
        </w:rPr>
      </w:r>
      <w:ins w:id="68" w:author="Maximilian Schmitz" w:date="2015-07-06T18:12:00Z">
        <w:r>
          <w:rPr>
            <w:noProof/>
            <w:webHidden/>
          </w:rPr>
          <w:fldChar w:fldCharType="separate"/>
        </w:r>
        <w:r>
          <w:rPr>
            <w:noProof/>
            <w:webHidden/>
          </w:rPr>
          <w:t>2</w:t>
        </w:r>
        <w:r>
          <w:rPr>
            <w:noProof/>
            <w:webHidden/>
          </w:rPr>
          <w:fldChar w:fldCharType="end"/>
        </w:r>
        <w:r w:rsidRPr="002213A3">
          <w:rPr>
            <w:rStyle w:val="Hyperlink"/>
            <w:noProof/>
          </w:rPr>
          <w:fldChar w:fldCharType="end"/>
        </w:r>
      </w:ins>
    </w:p>
    <w:p w14:paraId="0C36AAA3" w14:textId="77777777" w:rsidR="00D421B5" w:rsidRDefault="00D421B5" w:rsidP="00D421B5">
      <w:pPr>
        <w:pStyle w:val="Verzeichnis1"/>
        <w:tabs>
          <w:tab w:val="left" w:pos="480"/>
          <w:tab w:val="right" w:leader="dot" w:pos="9062"/>
        </w:tabs>
        <w:rPr>
          <w:ins w:id="69" w:author="Maximilian Schmitz" w:date="2015-07-06T18:12:00Z"/>
          <w:rFonts w:asciiTheme="minorHAnsi" w:eastAsiaTheme="minorEastAsia" w:hAnsiTheme="minorHAnsi" w:cstheme="minorBidi"/>
          <w:b w:val="0"/>
          <w:bCs w:val="0"/>
          <w:caps w:val="0"/>
          <w:noProof/>
          <w:sz w:val="22"/>
          <w:szCs w:val="22"/>
        </w:rPr>
      </w:pPr>
      <w:ins w:id="7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ins>
      <w:r>
        <w:rPr>
          <w:noProof/>
          <w:webHidden/>
        </w:rPr>
      </w:r>
      <w:ins w:id="71"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283CF3ED" w14:textId="77777777" w:rsidR="00D421B5" w:rsidRDefault="00D421B5" w:rsidP="00D421B5">
      <w:pPr>
        <w:pStyle w:val="Verzeichnis2"/>
        <w:tabs>
          <w:tab w:val="left" w:pos="720"/>
          <w:tab w:val="right" w:leader="dot" w:pos="9062"/>
        </w:tabs>
        <w:rPr>
          <w:ins w:id="72" w:author="Maximilian Schmitz" w:date="2015-07-06T18:12:00Z"/>
          <w:rFonts w:asciiTheme="minorHAnsi" w:eastAsiaTheme="minorEastAsia" w:hAnsiTheme="minorHAnsi" w:cstheme="minorBidi"/>
          <w:smallCaps w:val="0"/>
          <w:noProof/>
          <w:sz w:val="22"/>
          <w:szCs w:val="22"/>
        </w:rPr>
      </w:pPr>
      <w:ins w:id="7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ins>
      <w:r>
        <w:rPr>
          <w:noProof/>
          <w:webHidden/>
        </w:rPr>
      </w:r>
      <w:ins w:id="74"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566943A" w14:textId="77777777" w:rsidR="00D421B5" w:rsidRDefault="00D421B5" w:rsidP="00D421B5">
      <w:pPr>
        <w:pStyle w:val="Verzeichnis2"/>
        <w:tabs>
          <w:tab w:val="left" w:pos="720"/>
          <w:tab w:val="right" w:leader="dot" w:pos="9062"/>
        </w:tabs>
        <w:rPr>
          <w:ins w:id="75" w:author="Maximilian Schmitz" w:date="2015-07-06T18:12:00Z"/>
          <w:rFonts w:asciiTheme="minorHAnsi" w:eastAsiaTheme="minorEastAsia" w:hAnsiTheme="minorHAnsi" w:cstheme="minorBidi"/>
          <w:smallCaps w:val="0"/>
          <w:noProof/>
          <w:sz w:val="22"/>
          <w:szCs w:val="22"/>
        </w:rPr>
      </w:pPr>
      <w:ins w:id="7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ins>
      <w:r>
        <w:rPr>
          <w:noProof/>
          <w:webHidden/>
        </w:rPr>
      </w:r>
      <w:ins w:id="77"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0B5159B4" w14:textId="77777777" w:rsidR="00D421B5" w:rsidRDefault="00D421B5" w:rsidP="00D421B5">
      <w:pPr>
        <w:pStyle w:val="Verzeichnis3"/>
        <w:tabs>
          <w:tab w:val="left" w:pos="1200"/>
          <w:tab w:val="right" w:leader="dot" w:pos="9062"/>
        </w:tabs>
        <w:rPr>
          <w:ins w:id="78" w:author="Maximilian Schmitz" w:date="2015-07-06T18:12:00Z"/>
          <w:rFonts w:asciiTheme="minorHAnsi" w:eastAsiaTheme="minorEastAsia" w:hAnsiTheme="minorHAnsi" w:cstheme="minorBidi"/>
          <w:i w:val="0"/>
          <w:iCs w:val="0"/>
          <w:noProof/>
          <w:sz w:val="22"/>
          <w:szCs w:val="22"/>
        </w:rPr>
      </w:pPr>
      <w:ins w:id="7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ins>
      <w:r>
        <w:rPr>
          <w:noProof/>
          <w:webHidden/>
        </w:rPr>
      </w:r>
      <w:ins w:id="80"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AEAFFB1" w14:textId="77777777" w:rsidR="00D421B5" w:rsidRDefault="00D421B5" w:rsidP="00D421B5">
      <w:pPr>
        <w:pStyle w:val="Verzeichnis3"/>
        <w:tabs>
          <w:tab w:val="left" w:pos="1200"/>
          <w:tab w:val="right" w:leader="dot" w:pos="9062"/>
        </w:tabs>
        <w:rPr>
          <w:ins w:id="81" w:author="Maximilian Schmitz" w:date="2015-07-06T18:12:00Z"/>
          <w:rFonts w:asciiTheme="minorHAnsi" w:eastAsiaTheme="minorEastAsia" w:hAnsiTheme="minorHAnsi" w:cstheme="minorBidi"/>
          <w:i w:val="0"/>
          <w:iCs w:val="0"/>
          <w:noProof/>
          <w:sz w:val="22"/>
          <w:szCs w:val="22"/>
        </w:rPr>
      </w:pPr>
      <w:ins w:id="8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ins>
      <w:r>
        <w:rPr>
          <w:noProof/>
          <w:webHidden/>
        </w:rPr>
      </w:r>
      <w:ins w:id="83"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34601712" w14:textId="77777777" w:rsidR="00D421B5" w:rsidRDefault="00D421B5" w:rsidP="00D421B5">
      <w:pPr>
        <w:pStyle w:val="Verzeichnis3"/>
        <w:tabs>
          <w:tab w:val="left" w:pos="1200"/>
          <w:tab w:val="right" w:leader="dot" w:pos="9062"/>
        </w:tabs>
        <w:rPr>
          <w:ins w:id="84" w:author="Maximilian Schmitz" w:date="2015-07-06T18:12:00Z"/>
          <w:rFonts w:asciiTheme="minorHAnsi" w:eastAsiaTheme="minorEastAsia" w:hAnsiTheme="minorHAnsi" w:cstheme="minorBidi"/>
          <w:i w:val="0"/>
          <w:iCs w:val="0"/>
          <w:noProof/>
          <w:sz w:val="22"/>
          <w:szCs w:val="22"/>
        </w:rPr>
      </w:pPr>
      <w:ins w:id="8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ins>
      <w:r>
        <w:rPr>
          <w:noProof/>
          <w:webHidden/>
        </w:rPr>
      </w:r>
      <w:ins w:id="86" w:author="Maximilian Schmitz" w:date="2015-07-06T18:12:00Z">
        <w:r>
          <w:rPr>
            <w:noProof/>
            <w:webHidden/>
          </w:rPr>
          <w:fldChar w:fldCharType="separate"/>
        </w:r>
        <w:r>
          <w:rPr>
            <w:noProof/>
            <w:webHidden/>
          </w:rPr>
          <w:t>4</w:t>
        </w:r>
        <w:r>
          <w:rPr>
            <w:noProof/>
            <w:webHidden/>
          </w:rPr>
          <w:fldChar w:fldCharType="end"/>
        </w:r>
        <w:r w:rsidRPr="002213A3">
          <w:rPr>
            <w:rStyle w:val="Hyperlink"/>
            <w:noProof/>
          </w:rPr>
          <w:fldChar w:fldCharType="end"/>
        </w:r>
      </w:ins>
    </w:p>
    <w:p w14:paraId="6561EB59" w14:textId="77777777" w:rsidR="00D421B5" w:rsidRDefault="00D421B5" w:rsidP="00D421B5">
      <w:pPr>
        <w:pStyle w:val="Verzeichnis3"/>
        <w:tabs>
          <w:tab w:val="left" w:pos="1200"/>
          <w:tab w:val="right" w:leader="dot" w:pos="9062"/>
        </w:tabs>
        <w:rPr>
          <w:ins w:id="87" w:author="Maximilian Schmitz" w:date="2015-07-06T18:12:00Z"/>
          <w:rFonts w:asciiTheme="minorHAnsi" w:eastAsiaTheme="minorEastAsia" w:hAnsiTheme="minorHAnsi" w:cstheme="minorBidi"/>
          <w:i w:val="0"/>
          <w:iCs w:val="0"/>
          <w:noProof/>
          <w:sz w:val="22"/>
          <w:szCs w:val="22"/>
        </w:rPr>
      </w:pPr>
      <w:ins w:id="8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ins>
      <w:r>
        <w:rPr>
          <w:noProof/>
          <w:webHidden/>
        </w:rPr>
      </w:r>
      <w:ins w:id="89" w:author="Maximilian Schmitz" w:date="2015-07-06T18:12:00Z">
        <w:r>
          <w:rPr>
            <w:noProof/>
            <w:webHidden/>
          </w:rPr>
          <w:fldChar w:fldCharType="separate"/>
        </w:r>
        <w:r>
          <w:rPr>
            <w:noProof/>
            <w:webHidden/>
          </w:rPr>
          <w:t>4</w:t>
        </w:r>
        <w:r>
          <w:rPr>
            <w:noProof/>
            <w:webHidden/>
          </w:rPr>
          <w:fldChar w:fldCharType="end"/>
        </w:r>
        <w:r w:rsidRPr="002213A3">
          <w:rPr>
            <w:rStyle w:val="Hyperlink"/>
            <w:noProof/>
          </w:rPr>
          <w:fldChar w:fldCharType="end"/>
        </w:r>
      </w:ins>
    </w:p>
    <w:p w14:paraId="788E9F0D" w14:textId="77777777" w:rsidR="00D421B5" w:rsidRDefault="00D421B5" w:rsidP="00D421B5">
      <w:pPr>
        <w:pStyle w:val="Verzeichnis3"/>
        <w:tabs>
          <w:tab w:val="left" w:pos="1200"/>
          <w:tab w:val="right" w:leader="dot" w:pos="9062"/>
        </w:tabs>
        <w:rPr>
          <w:ins w:id="90" w:author="Maximilian Schmitz" w:date="2015-07-06T18:12:00Z"/>
          <w:rFonts w:asciiTheme="minorHAnsi" w:eastAsiaTheme="minorEastAsia" w:hAnsiTheme="minorHAnsi" w:cstheme="minorBidi"/>
          <w:i w:val="0"/>
          <w:iCs w:val="0"/>
          <w:noProof/>
          <w:sz w:val="22"/>
          <w:szCs w:val="22"/>
        </w:rPr>
      </w:pPr>
      <w:ins w:id="9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ins>
      <w:r>
        <w:rPr>
          <w:noProof/>
          <w:webHidden/>
        </w:rPr>
      </w:r>
      <w:ins w:id="92"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1278C13E" w14:textId="77777777" w:rsidR="00D421B5" w:rsidRDefault="00D421B5" w:rsidP="00D421B5">
      <w:pPr>
        <w:pStyle w:val="Verzeichnis2"/>
        <w:tabs>
          <w:tab w:val="left" w:pos="720"/>
          <w:tab w:val="right" w:leader="dot" w:pos="9062"/>
        </w:tabs>
        <w:rPr>
          <w:ins w:id="93" w:author="Maximilian Schmitz" w:date="2015-07-06T18:12:00Z"/>
          <w:rFonts w:asciiTheme="minorHAnsi" w:eastAsiaTheme="minorEastAsia" w:hAnsiTheme="minorHAnsi" w:cstheme="minorBidi"/>
          <w:smallCaps w:val="0"/>
          <w:noProof/>
          <w:sz w:val="22"/>
          <w:szCs w:val="22"/>
        </w:rPr>
      </w:pPr>
      <w:ins w:id="9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ins>
      <w:r>
        <w:rPr>
          <w:noProof/>
          <w:webHidden/>
        </w:rPr>
      </w:r>
      <w:ins w:id="95"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3D9A2364" w14:textId="77777777" w:rsidR="00D421B5" w:rsidRDefault="00D421B5" w:rsidP="00D421B5">
      <w:pPr>
        <w:pStyle w:val="Verzeichnis3"/>
        <w:tabs>
          <w:tab w:val="left" w:pos="1200"/>
          <w:tab w:val="right" w:leader="dot" w:pos="9062"/>
        </w:tabs>
        <w:rPr>
          <w:ins w:id="96" w:author="Maximilian Schmitz" w:date="2015-07-06T18:12:00Z"/>
          <w:rFonts w:asciiTheme="minorHAnsi" w:eastAsiaTheme="minorEastAsia" w:hAnsiTheme="minorHAnsi" w:cstheme="minorBidi"/>
          <w:i w:val="0"/>
          <w:iCs w:val="0"/>
          <w:noProof/>
          <w:sz w:val="22"/>
          <w:szCs w:val="22"/>
        </w:rPr>
      </w:pPr>
      <w:ins w:id="9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ins>
      <w:r>
        <w:rPr>
          <w:noProof/>
          <w:webHidden/>
        </w:rPr>
      </w:r>
      <w:ins w:id="98"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5D4C9230" w14:textId="77777777" w:rsidR="00D421B5" w:rsidRDefault="00D421B5" w:rsidP="00D421B5">
      <w:pPr>
        <w:pStyle w:val="Verzeichnis3"/>
        <w:tabs>
          <w:tab w:val="left" w:pos="1200"/>
          <w:tab w:val="right" w:leader="dot" w:pos="9062"/>
        </w:tabs>
        <w:rPr>
          <w:ins w:id="99" w:author="Maximilian Schmitz" w:date="2015-07-06T18:12:00Z"/>
          <w:rFonts w:asciiTheme="minorHAnsi" w:eastAsiaTheme="minorEastAsia" w:hAnsiTheme="minorHAnsi" w:cstheme="minorBidi"/>
          <w:i w:val="0"/>
          <w:iCs w:val="0"/>
          <w:noProof/>
          <w:sz w:val="22"/>
          <w:szCs w:val="22"/>
        </w:rPr>
      </w:pPr>
      <w:ins w:id="10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ins>
      <w:r>
        <w:rPr>
          <w:noProof/>
          <w:webHidden/>
        </w:rPr>
      </w:r>
      <w:ins w:id="101" w:author="Maximilian Schmitz" w:date="2015-07-06T18:12:00Z">
        <w:r>
          <w:rPr>
            <w:noProof/>
            <w:webHidden/>
          </w:rPr>
          <w:fldChar w:fldCharType="separate"/>
        </w:r>
        <w:r>
          <w:rPr>
            <w:noProof/>
            <w:webHidden/>
          </w:rPr>
          <w:t>6</w:t>
        </w:r>
        <w:r>
          <w:rPr>
            <w:noProof/>
            <w:webHidden/>
          </w:rPr>
          <w:fldChar w:fldCharType="end"/>
        </w:r>
        <w:r w:rsidRPr="002213A3">
          <w:rPr>
            <w:rStyle w:val="Hyperlink"/>
            <w:noProof/>
          </w:rPr>
          <w:fldChar w:fldCharType="end"/>
        </w:r>
      </w:ins>
    </w:p>
    <w:p w14:paraId="5D9113A0" w14:textId="77777777" w:rsidR="00D421B5" w:rsidRDefault="00D421B5" w:rsidP="00D421B5">
      <w:pPr>
        <w:pStyle w:val="Verzeichnis2"/>
        <w:tabs>
          <w:tab w:val="left" w:pos="720"/>
          <w:tab w:val="right" w:leader="dot" w:pos="9062"/>
        </w:tabs>
        <w:rPr>
          <w:ins w:id="102" w:author="Maximilian Schmitz" w:date="2015-07-06T18:12:00Z"/>
          <w:rFonts w:asciiTheme="minorHAnsi" w:eastAsiaTheme="minorEastAsia" w:hAnsiTheme="minorHAnsi" w:cstheme="minorBidi"/>
          <w:smallCaps w:val="0"/>
          <w:noProof/>
          <w:sz w:val="22"/>
          <w:szCs w:val="22"/>
        </w:rPr>
      </w:pPr>
      <w:ins w:id="10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ins>
      <w:r>
        <w:rPr>
          <w:noProof/>
          <w:webHidden/>
        </w:rPr>
      </w:r>
      <w:ins w:id="104" w:author="Maximilian Schmitz" w:date="2015-07-06T18:12:00Z">
        <w:r>
          <w:rPr>
            <w:noProof/>
            <w:webHidden/>
          </w:rPr>
          <w:fldChar w:fldCharType="separate"/>
        </w:r>
        <w:r>
          <w:rPr>
            <w:noProof/>
            <w:webHidden/>
          </w:rPr>
          <w:t>6</w:t>
        </w:r>
        <w:r>
          <w:rPr>
            <w:noProof/>
            <w:webHidden/>
          </w:rPr>
          <w:fldChar w:fldCharType="end"/>
        </w:r>
        <w:r w:rsidRPr="002213A3">
          <w:rPr>
            <w:rStyle w:val="Hyperlink"/>
            <w:noProof/>
          </w:rPr>
          <w:fldChar w:fldCharType="end"/>
        </w:r>
      </w:ins>
    </w:p>
    <w:p w14:paraId="21AAD950" w14:textId="77777777" w:rsidR="00D421B5" w:rsidRDefault="00D421B5" w:rsidP="00D421B5">
      <w:pPr>
        <w:pStyle w:val="Verzeichnis2"/>
        <w:tabs>
          <w:tab w:val="left" w:pos="720"/>
          <w:tab w:val="right" w:leader="dot" w:pos="9062"/>
        </w:tabs>
        <w:rPr>
          <w:ins w:id="105" w:author="Maximilian Schmitz" w:date="2015-07-06T18:12:00Z"/>
          <w:rFonts w:asciiTheme="minorHAnsi" w:eastAsiaTheme="minorEastAsia" w:hAnsiTheme="minorHAnsi" w:cstheme="minorBidi"/>
          <w:smallCaps w:val="0"/>
          <w:noProof/>
          <w:sz w:val="22"/>
          <w:szCs w:val="22"/>
        </w:rPr>
      </w:pPr>
      <w:ins w:id="10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ins>
      <w:r>
        <w:rPr>
          <w:noProof/>
          <w:webHidden/>
        </w:rPr>
      </w:r>
      <w:ins w:id="107" w:author="Maximilian Schmitz" w:date="2015-07-06T18:12:00Z">
        <w:r>
          <w:rPr>
            <w:noProof/>
            <w:webHidden/>
          </w:rPr>
          <w:fldChar w:fldCharType="separate"/>
        </w:r>
        <w:r>
          <w:rPr>
            <w:noProof/>
            <w:webHidden/>
          </w:rPr>
          <w:t>7</w:t>
        </w:r>
        <w:r>
          <w:rPr>
            <w:noProof/>
            <w:webHidden/>
          </w:rPr>
          <w:fldChar w:fldCharType="end"/>
        </w:r>
        <w:r w:rsidRPr="002213A3">
          <w:rPr>
            <w:rStyle w:val="Hyperlink"/>
            <w:noProof/>
          </w:rPr>
          <w:fldChar w:fldCharType="end"/>
        </w:r>
      </w:ins>
    </w:p>
    <w:p w14:paraId="325F9307" w14:textId="77777777" w:rsidR="00D421B5" w:rsidRDefault="00D421B5" w:rsidP="00D421B5">
      <w:pPr>
        <w:pStyle w:val="Verzeichnis2"/>
        <w:tabs>
          <w:tab w:val="left" w:pos="720"/>
          <w:tab w:val="right" w:leader="dot" w:pos="9062"/>
        </w:tabs>
        <w:rPr>
          <w:ins w:id="108" w:author="Maximilian Schmitz" w:date="2015-07-06T18:12:00Z"/>
          <w:rFonts w:asciiTheme="minorHAnsi" w:eastAsiaTheme="minorEastAsia" w:hAnsiTheme="minorHAnsi" w:cstheme="minorBidi"/>
          <w:smallCaps w:val="0"/>
          <w:noProof/>
          <w:sz w:val="22"/>
          <w:szCs w:val="22"/>
        </w:rPr>
      </w:pPr>
      <w:ins w:id="10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ins>
      <w:r>
        <w:rPr>
          <w:noProof/>
          <w:webHidden/>
        </w:rPr>
      </w:r>
      <w:ins w:id="110" w:author="Maximilian Schmitz" w:date="2015-07-06T18:12:00Z">
        <w:r>
          <w:rPr>
            <w:noProof/>
            <w:webHidden/>
          </w:rPr>
          <w:fldChar w:fldCharType="separate"/>
        </w:r>
        <w:r>
          <w:rPr>
            <w:noProof/>
            <w:webHidden/>
          </w:rPr>
          <w:t>9</w:t>
        </w:r>
        <w:r>
          <w:rPr>
            <w:noProof/>
            <w:webHidden/>
          </w:rPr>
          <w:fldChar w:fldCharType="end"/>
        </w:r>
        <w:r w:rsidRPr="002213A3">
          <w:rPr>
            <w:rStyle w:val="Hyperlink"/>
            <w:noProof/>
          </w:rPr>
          <w:fldChar w:fldCharType="end"/>
        </w:r>
      </w:ins>
    </w:p>
    <w:p w14:paraId="17983987" w14:textId="77777777" w:rsidR="00D421B5" w:rsidRDefault="00D421B5" w:rsidP="00D421B5">
      <w:pPr>
        <w:pStyle w:val="Verzeichnis1"/>
        <w:tabs>
          <w:tab w:val="left" w:pos="480"/>
          <w:tab w:val="right" w:leader="dot" w:pos="9062"/>
        </w:tabs>
        <w:rPr>
          <w:ins w:id="111" w:author="Maximilian Schmitz" w:date="2015-07-06T18:12:00Z"/>
          <w:rFonts w:asciiTheme="minorHAnsi" w:eastAsiaTheme="minorEastAsia" w:hAnsiTheme="minorHAnsi" w:cstheme="minorBidi"/>
          <w:b w:val="0"/>
          <w:bCs w:val="0"/>
          <w:caps w:val="0"/>
          <w:noProof/>
          <w:sz w:val="22"/>
          <w:szCs w:val="22"/>
        </w:rPr>
      </w:pPr>
      <w:ins w:id="11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ins>
      <w:r>
        <w:rPr>
          <w:noProof/>
          <w:webHidden/>
        </w:rPr>
      </w:r>
      <w:ins w:id="113"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5E3BC8B" w14:textId="77777777" w:rsidR="00D421B5" w:rsidRDefault="00D421B5" w:rsidP="00D421B5">
      <w:pPr>
        <w:pStyle w:val="Verzeichnis2"/>
        <w:tabs>
          <w:tab w:val="left" w:pos="720"/>
          <w:tab w:val="right" w:leader="dot" w:pos="9062"/>
        </w:tabs>
        <w:rPr>
          <w:ins w:id="114" w:author="Maximilian Schmitz" w:date="2015-07-06T18:12:00Z"/>
          <w:rFonts w:asciiTheme="minorHAnsi" w:eastAsiaTheme="minorEastAsia" w:hAnsiTheme="minorHAnsi" w:cstheme="minorBidi"/>
          <w:smallCaps w:val="0"/>
          <w:noProof/>
          <w:sz w:val="22"/>
          <w:szCs w:val="22"/>
        </w:rPr>
      </w:pPr>
      <w:ins w:id="11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ins>
      <w:r>
        <w:rPr>
          <w:noProof/>
          <w:webHidden/>
        </w:rPr>
      </w:r>
      <w:ins w:id="116"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CC50BCB" w14:textId="77777777" w:rsidR="00D421B5" w:rsidRDefault="00D421B5" w:rsidP="00D421B5">
      <w:pPr>
        <w:pStyle w:val="Verzeichnis2"/>
        <w:tabs>
          <w:tab w:val="left" w:pos="720"/>
          <w:tab w:val="right" w:leader="dot" w:pos="9062"/>
        </w:tabs>
        <w:rPr>
          <w:ins w:id="117" w:author="Maximilian Schmitz" w:date="2015-07-06T18:12:00Z"/>
          <w:rFonts w:asciiTheme="minorHAnsi" w:eastAsiaTheme="minorEastAsia" w:hAnsiTheme="minorHAnsi" w:cstheme="minorBidi"/>
          <w:smallCaps w:val="0"/>
          <w:noProof/>
          <w:sz w:val="22"/>
          <w:szCs w:val="22"/>
        </w:rPr>
      </w:pPr>
      <w:ins w:id="11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ins>
      <w:r>
        <w:rPr>
          <w:noProof/>
          <w:webHidden/>
        </w:rPr>
      </w:r>
      <w:ins w:id="119"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3E6248C8" w14:textId="77777777" w:rsidR="00D421B5" w:rsidRDefault="00D421B5" w:rsidP="00D421B5">
      <w:pPr>
        <w:pStyle w:val="Verzeichnis3"/>
        <w:tabs>
          <w:tab w:val="left" w:pos="1200"/>
          <w:tab w:val="right" w:leader="dot" w:pos="9062"/>
        </w:tabs>
        <w:rPr>
          <w:ins w:id="120" w:author="Maximilian Schmitz" w:date="2015-07-06T18:12:00Z"/>
          <w:rFonts w:asciiTheme="minorHAnsi" w:eastAsiaTheme="minorEastAsia" w:hAnsiTheme="minorHAnsi" w:cstheme="minorBidi"/>
          <w:i w:val="0"/>
          <w:iCs w:val="0"/>
          <w:noProof/>
          <w:sz w:val="22"/>
          <w:szCs w:val="22"/>
        </w:rPr>
      </w:pPr>
      <w:ins w:id="12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ins>
      <w:r>
        <w:rPr>
          <w:noProof/>
          <w:webHidden/>
        </w:rPr>
      </w:r>
      <w:ins w:id="122"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5B8EF8EC" w14:textId="77777777" w:rsidR="00D421B5" w:rsidRDefault="00D421B5" w:rsidP="00D421B5">
      <w:pPr>
        <w:pStyle w:val="Verzeichnis3"/>
        <w:tabs>
          <w:tab w:val="left" w:pos="1200"/>
          <w:tab w:val="right" w:leader="dot" w:pos="9062"/>
        </w:tabs>
        <w:rPr>
          <w:ins w:id="123" w:author="Maximilian Schmitz" w:date="2015-07-06T18:12:00Z"/>
          <w:rFonts w:asciiTheme="minorHAnsi" w:eastAsiaTheme="minorEastAsia" w:hAnsiTheme="minorHAnsi" w:cstheme="minorBidi"/>
          <w:i w:val="0"/>
          <w:iCs w:val="0"/>
          <w:noProof/>
          <w:sz w:val="22"/>
          <w:szCs w:val="22"/>
        </w:rPr>
      </w:pPr>
      <w:ins w:id="12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ins>
      <w:r>
        <w:rPr>
          <w:noProof/>
          <w:webHidden/>
        </w:rPr>
      </w:r>
      <w:ins w:id="125"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6F04E87" w14:textId="77777777" w:rsidR="00D421B5" w:rsidRDefault="00D421B5" w:rsidP="00D421B5">
      <w:pPr>
        <w:pStyle w:val="Verzeichnis3"/>
        <w:tabs>
          <w:tab w:val="left" w:pos="1200"/>
          <w:tab w:val="right" w:leader="dot" w:pos="9062"/>
        </w:tabs>
        <w:rPr>
          <w:ins w:id="126" w:author="Maximilian Schmitz" w:date="2015-07-06T18:12:00Z"/>
          <w:rFonts w:asciiTheme="minorHAnsi" w:eastAsiaTheme="minorEastAsia" w:hAnsiTheme="minorHAnsi" w:cstheme="minorBidi"/>
          <w:i w:val="0"/>
          <w:iCs w:val="0"/>
          <w:noProof/>
          <w:sz w:val="22"/>
          <w:szCs w:val="22"/>
        </w:rPr>
      </w:pPr>
      <w:ins w:id="12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ins>
      <w:r>
        <w:rPr>
          <w:noProof/>
          <w:webHidden/>
        </w:rPr>
      </w:r>
      <w:ins w:id="128"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C014DE3" w14:textId="77777777" w:rsidR="00D421B5" w:rsidRDefault="00D421B5" w:rsidP="00D421B5">
      <w:pPr>
        <w:pStyle w:val="Verzeichnis3"/>
        <w:tabs>
          <w:tab w:val="left" w:pos="1200"/>
          <w:tab w:val="right" w:leader="dot" w:pos="9062"/>
        </w:tabs>
        <w:rPr>
          <w:ins w:id="129" w:author="Maximilian Schmitz" w:date="2015-07-06T18:12:00Z"/>
          <w:rFonts w:asciiTheme="minorHAnsi" w:eastAsiaTheme="minorEastAsia" w:hAnsiTheme="minorHAnsi" w:cstheme="minorBidi"/>
          <w:i w:val="0"/>
          <w:iCs w:val="0"/>
          <w:noProof/>
          <w:sz w:val="22"/>
          <w:szCs w:val="22"/>
        </w:rPr>
      </w:pPr>
      <w:ins w:id="13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ins>
      <w:r>
        <w:rPr>
          <w:noProof/>
          <w:webHidden/>
        </w:rPr>
      </w:r>
      <w:ins w:id="131"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7915C3D2" w14:textId="77777777" w:rsidR="00D421B5" w:rsidRDefault="00D421B5" w:rsidP="00D421B5">
      <w:pPr>
        <w:pStyle w:val="Verzeichnis2"/>
        <w:tabs>
          <w:tab w:val="left" w:pos="720"/>
          <w:tab w:val="right" w:leader="dot" w:pos="9062"/>
        </w:tabs>
        <w:rPr>
          <w:ins w:id="132" w:author="Maximilian Schmitz" w:date="2015-07-06T18:12:00Z"/>
          <w:rFonts w:asciiTheme="minorHAnsi" w:eastAsiaTheme="minorEastAsia" w:hAnsiTheme="minorHAnsi" w:cstheme="minorBidi"/>
          <w:smallCaps w:val="0"/>
          <w:noProof/>
          <w:sz w:val="22"/>
          <w:szCs w:val="22"/>
        </w:rPr>
      </w:pPr>
      <w:ins w:id="13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ins>
      <w:r>
        <w:rPr>
          <w:noProof/>
          <w:webHidden/>
        </w:rPr>
      </w:r>
      <w:ins w:id="134" w:author="Maximilian Schmitz" w:date="2015-07-06T18:12:00Z">
        <w:r>
          <w:rPr>
            <w:noProof/>
            <w:webHidden/>
          </w:rPr>
          <w:fldChar w:fldCharType="separate"/>
        </w:r>
        <w:r>
          <w:rPr>
            <w:noProof/>
            <w:webHidden/>
          </w:rPr>
          <w:t>12</w:t>
        </w:r>
        <w:r>
          <w:rPr>
            <w:noProof/>
            <w:webHidden/>
          </w:rPr>
          <w:fldChar w:fldCharType="end"/>
        </w:r>
        <w:r w:rsidRPr="002213A3">
          <w:rPr>
            <w:rStyle w:val="Hyperlink"/>
            <w:noProof/>
          </w:rPr>
          <w:fldChar w:fldCharType="end"/>
        </w:r>
      </w:ins>
    </w:p>
    <w:p w14:paraId="53063EA2" w14:textId="77777777" w:rsidR="00D421B5" w:rsidRDefault="00D421B5" w:rsidP="00D421B5">
      <w:pPr>
        <w:pStyle w:val="Verzeichnis1"/>
        <w:tabs>
          <w:tab w:val="left" w:pos="480"/>
          <w:tab w:val="right" w:leader="dot" w:pos="9062"/>
        </w:tabs>
        <w:rPr>
          <w:ins w:id="135" w:author="Maximilian Schmitz" w:date="2015-07-06T18:12:00Z"/>
          <w:rFonts w:asciiTheme="minorHAnsi" w:eastAsiaTheme="minorEastAsia" w:hAnsiTheme="minorHAnsi" w:cstheme="minorBidi"/>
          <w:b w:val="0"/>
          <w:bCs w:val="0"/>
          <w:caps w:val="0"/>
          <w:noProof/>
          <w:sz w:val="22"/>
          <w:szCs w:val="22"/>
        </w:rPr>
      </w:pPr>
      <w:ins w:id="13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ins>
      <w:r>
        <w:rPr>
          <w:noProof/>
          <w:webHidden/>
        </w:rPr>
      </w:r>
      <w:ins w:id="137"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319DA3B2" w14:textId="77777777" w:rsidR="00D421B5" w:rsidRDefault="00D421B5" w:rsidP="00D421B5">
      <w:pPr>
        <w:pStyle w:val="Verzeichnis2"/>
        <w:tabs>
          <w:tab w:val="left" w:pos="720"/>
          <w:tab w:val="right" w:leader="dot" w:pos="9062"/>
        </w:tabs>
        <w:rPr>
          <w:ins w:id="138" w:author="Maximilian Schmitz" w:date="2015-07-06T18:12:00Z"/>
          <w:rFonts w:asciiTheme="minorHAnsi" w:eastAsiaTheme="minorEastAsia" w:hAnsiTheme="minorHAnsi" w:cstheme="minorBidi"/>
          <w:smallCaps w:val="0"/>
          <w:noProof/>
          <w:sz w:val="22"/>
          <w:szCs w:val="22"/>
        </w:rPr>
      </w:pPr>
      <w:ins w:id="139" w:author="Maximilian Schmitz" w:date="2015-07-06T18:12: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ins>
      <w:r>
        <w:rPr>
          <w:noProof/>
          <w:webHidden/>
        </w:rPr>
      </w:r>
      <w:ins w:id="140"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079DAB26" w14:textId="77777777" w:rsidR="00D421B5" w:rsidRDefault="00D421B5" w:rsidP="00D421B5">
      <w:pPr>
        <w:pStyle w:val="Verzeichnis3"/>
        <w:tabs>
          <w:tab w:val="left" w:pos="1200"/>
          <w:tab w:val="right" w:leader="dot" w:pos="9062"/>
        </w:tabs>
        <w:rPr>
          <w:ins w:id="141" w:author="Maximilian Schmitz" w:date="2015-07-06T18:12:00Z"/>
          <w:rFonts w:asciiTheme="minorHAnsi" w:eastAsiaTheme="minorEastAsia" w:hAnsiTheme="minorHAnsi" w:cstheme="minorBidi"/>
          <w:i w:val="0"/>
          <w:iCs w:val="0"/>
          <w:noProof/>
          <w:sz w:val="22"/>
          <w:szCs w:val="22"/>
        </w:rPr>
      </w:pPr>
      <w:ins w:id="14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ins>
      <w:r>
        <w:rPr>
          <w:noProof/>
          <w:webHidden/>
        </w:rPr>
      </w:r>
      <w:ins w:id="143"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46BB8F38" w14:textId="77777777" w:rsidR="00D421B5" w:rsidRDefault="00D421B5" w:rsidP="00D421B5">
      <w:pPr>
        <w:pStyle w:val="Verzeichnis3"/>
        <w:tabs>
          <w:tab w:val="left" w:pos="1200"/>
          <w:tab w:val="right" w:leader="dot" w:pos="9062"/>
        </w:tabs>
        <w:rPr>
          <w:ins w:id="144" w:author="Maximilian Schmitz" w:date="2015-07-06T18:12:00Z"/>
          <w:rFonts w:asciiTheme="minorHAnsi" w:eastAsiaTheme="minorEastAsia" w:hAnsiTheme="minorHAnsi" w:cstheme="minorBidi"/>
          <w:i w:val="0"/>
          <w:iCs w:val="0"/>
          <w:noProof/>
          <w:sz w:val="22"/>
          <w:szCs w:val="22"/>
        </w:rPr>
      </w:pPr>
      <w:ins w:id="14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ins>
      <w:r>
        <w:rPr>
          <w:noProof/>
          <w:webHidden/>
        </w:rPr>
      </w:r>
      <w:ins w:id="146" w:author="Maximilian Schmitz" w:date="2015-07-06T18:12:00Z">
        <w:r>
          <w:rPr>
            <w:noProof/>
            <w:webHidden/>
          </w:rPr>
          <w:fldChar w:fldCharType="separate"/>
        </w:r>
        <w:r>
          <w:rPr>
            <w:noProof/>
            <w:webHidden/>
          </w:rPr>
          <w:t>15</w:t>
        </w:r>
        <w:r>
          <w:rPr>
            <w:noProof/>
            <w:webHidden/>
          </w:rPr>
          <w:fldChar w:fldCharType="end"/>
        </w:r>
        <w:r w:rsidRPr="002213A3">
          <w:rPr>
            <w:rStyle w:val="Hyperlink"/>
            <w:noProof/>
          </w:rPr>
          <w:fldChar w:fldCharType="end"/>
        </w:r>
      </w:ins>
    </w:p>
    <w:p w14:paraId="24723CF3" w14:textId="77777777" w:rsidR="00D421B5" w:rsidRDefault="00D421B5" w:rsidP="00D421B5">
      <w:pPr>
        <w:pStyle w:val="Verzeichnis3"/>
        <w:tabs>
          <w:tab w:val="left" w:pos="1200"/>
          <w:tab w:val="right" w:leader="dot" w:pos="9062"/>
        </w:tabs>
        <w:rPr>
          <w:ins w:id="147" w:author="Maximilian Schmitz" w:date="2015-07-06T18:12:00Z"/>
          <w:rFonts w:asciiTheme="minorHAnsi" w:eastAsiaTheme="minorEastAsia" w:hAnsiTheme="minorHAnsi" w:cstheme="minorBidi"/>
          <w:i w:val="0"/>
          <w:iCs w:val="0"/>
          <w:noProof/>
          <w:sz w:val="22"/>
          <w:szCs w:val="22"/>
        </w:rPr>
      </w:pPr>
      <w:ins w:id="14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ins>
      <w:r>
        <w:rPr>
          <w:noProof/>
          <w:webHidden/>
        </w:rPr>
      </w:r>
      <w:ins w:id="149" w:author="Maximilian Schmitz" w:date="2015-07-06T18:12:00Z">
        <w:r>
          <w:rPr>
            <w:noProof/>
            <w:webHidden/>
          </w:rPr>
          <w:fldChar w:fldCharType="separate"/>
        </w:r>
        <w:r>
          <w:rPr>
            <w:noProof/>
            <w:webHidden/>
          </w:rPr>
          <w:t>19</w:t>
        </w:r>
        <w:r>
          <w:rPr>
            <w:noProof/>
            <w:webHidden/>
          </w:rPr>
          <w:fldChar w:fldCharType="end"/>
        </w:r>
        <w:r w:rsidRPr="002213A3">
          <w:rPr>
            <w:rStyle w:val="Hyperlink"/>
            <w:noProof/>
          </w:rPr>
          <w:fldChar w:fldCharType="end"/>
        </w:r>
      </w:ins>
    </w:p>
    <w:p w14:paraId="4D98F571" w14:textId="77777777" w:rsidR="00D421B5" w:rsidRDefault="00D421B5" w:rsidP="00D421B5">
      <w:pPr>
        <w:pStyle w:val="Verzeichnis3"/>
        <w:tabs>
          <w:tab w:val="left" w:pos="1200"/>
          <w:tab w:val="right" w:leader="dot" w:pos="9062"/>
        </w:tabs>
        <w:rPr>
          <w:ins w:id="150" w:author="Maximilian Schmitz" w:date="2015-07-06T18:12:00Z"/>
          <w:rFonts w:asciiTheme="minorHAnsi" w:eastAsiaTheme="minorEastAsia" w:hAnsiTheme="minorHAnsi" w:cstheme="minorBidi"/>
          <w:i w:val="0"/>
          <w:iCs w:val="0"/>
          <w:noProof/>
          <w:sz w:val="22"/>
          <w:szCs w:val="22"/>
        </w:rPr>
      </w:pPr>
      <w:ins w:id="15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ins>
      <w:r>
        <w:rPr>
          <w:noProof/>
          <w:webHidden/>
        </w:rPr>
      </w:r>
      <w:ins w:id="152" w:author="Maximilian Schmitz" w:date="2015-07-06T18:12:00Z">
        <w:r>
          <w:rPr>
            <w:noProof/>
            <w:webHidden/>
          </w:rPr>
          <w:fldChar w:fldCharType="separate"/>
        </w:r>
        <w:r>
          <w:rPr>
            <w:noProof/>
            <w:webHidden/>
          </w:rPr>
          <w:t>23</w:t>
        </w:r>
        <w:r>
          <w:rPr>
            <w:noProof/>
            <w:webHidden/>
          </w:rPr>
          <w:fldChar w:fldCharType="end"/>
        </w:r>
        <w:r w:rsidRPr="002213A3">
          <w:rPr>
            <w:rStyle w:val="Hyperlink"/>
            <w:noProof/>
          </w:rPr>
          <w:fldChar w:fldCharType="end"/>
        </w:r>
      </w:ins>
    </w:p>
    <w:p w14:paraId="000CCE9D" w14:textId="77777777" w:rsidR="00D421B5" w:rsidRDefault="00D421B5" w:rsidP="00D421B5">
      <w:pPr>
        <w:pStyle w:val="Verzeichnis2"/>
        <w:tabs>
          <w:tab w:val="left" w:pos="720"/>
          <w:tab w:val="right" w:leader="dot" w:pos="9062"/>
        </w:tabs>
        <w:rPr>
          <w:ins w:id="153" w:author="Maximilian Schmitz" w:date="2015-07-06T18:12:00Z"/>
          <w:rFonts w:asciiTheme="minorHAnsi" w:eastAsiaTheme="minorEastAsia" w:hAnsiTheme="minorHAnsi" w:cstheme="minorBidi"/>
          <w:smallCaps w:val="0"/>
          <w:noProof/>
          <w:sz w:val="22"/>
          <w:szCs w:val="22"/>
        </w:rPr>
      </w:pPr>
      <w:ins w:id="15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ins>
      <w:r>
        <w:rPr>
          <w:noProof/>
          <w:webHidden/>
        </w:rPr>
      </w:r>
      <w:ins w:id="155" w:author="Maximilian Schmitz" w:date="2015-07-06T18:12:00Z">
        <w:r>
          <w:rPr>
            <w:noProof/>
            <w:webHidden/>
          </w:rPr>
          <w:fldChar w:fldCharType="separate"/>
        </w:r>
        <w:r>
          <w:rPr>
            <w:noProof/>
            <w:webHidden/>
          </w:rPr>
          <w:t>24</w:t>
        </w:r>
        <w:r>
          <w:rPr>
            <w:noProof/>
            <w:webHidden/>
          </w:rPr>
          <w:fldChar w:fldCharType="end"/>
        </w:r>
        <w:r w:rsidRPr="002213A3">
          <w:rPr>
            <w:rStyle w:val="Hyperlink"/>
            <w:noProof/>
          </w:rPr>
          <w:fldChar w:fldCharType="end"/>
        </w:r>
      </w:ins>
    </w:p>
    <w:p w14:paraId="065F195B" w14:textId="77777777" w:rsidR="00D421B5" w:rsidRDefault="00D421B5" w:rsidP="00D421B5">
      <w:pPr>
        <w:pStyle w:val="Verzeichnis1"/>
        <w:tabs>
          <w:tab w:val="left" w:pos="480"/>
          <w:tab w:val="right" w:leader="dot" w:pos="9062"/>
        </w:tabs>
        <w:rPr>
          <w:ins w:id="156" w:author="Maximilian Schmitz" w:date="2015-07-06T18:12:00Z"/>
          <w:rFonts w:asciiTheme="minorHAnsi" w:eastAsiaTheme="minorEastAsia" w:hAnsiTheme="minorHAnsi" w:cstheme="minorBidi"/>
          <w:b w:val="0"/>
          <w:bCs w:val="0"/>
          <w:caps w:val="0"/>
          <w:noProof/>
          <w:sz w:val="22"/>
          <w:szCs w:val="22"/>
        </w:rPr>
      </w:pPr>
      <w:ins w:id="15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ins>
      <w:r>
        <w:rPr>
          <w:noProof/>
          <w:webHidden/>
        </w:rPr>
      </w:r>
      <w:ins w:id="158" w:author="Maximilian Schmitz" w:date="2015-07-06T18:12:00Z">
        <w:r>
          <w:rPr>
            <w:noProof/>
            <w:webHidden/>
          </w:rPr>
          <w:fldChar w:fldCharType="separate"/>
        </w:r>
        <w:r>
          <w:rPr>
            <w:noProof/>
            <w:webHidden/>
          </w:rPr>
          <w:t>32</w:t>
        </w:r>
        <w:r>
          <w:rPr>
            <w:noProof/>
            <w:webHidden/>
          </w:rPr>
          <w:fldChar w:fldCharType="end"/>
        </w:r>
        <w:r w:rsidRPr="002213A3">
          <w:rPr>
            <w:rStyle w:val="Hyperlink"/>
            <w:noProof/>
          </w:rPr>
          <w:fldChar w:fldCharType="end"/>
        </w:r>
      </w:ins>
    </w:p>
    <w:p w14:paraId="095C7402" w14:textId="77777777" w:rsidR="00D421B5" w:rsidRDefault="00D421B5" w:rsidP="00D421B5">
      <w:pPr>
        <w:pStyle w:val="Verzeichnis1"/>
        <w:tabs>
          <w:tab w:val="left" w:pos="480"/>
          <w:tab w:val="right" w:leader="dot" w:pos="9062"/>
        </w:tabs>
        <w:rPr>
          <w:ins w:id="159" w:author="Maximilian Schmitz" w:date="2015-07-06T18:12:00Z"/>
          <w:rFonts w:asciiTheme="minorHAnsi" w:eastAsiaTheme="minorEastAsia" w:hAnsiTheme="minorHAnsi" w:cstheme="minorBidi"/>
          <w:b w:val="0"/>
          <w:bCs w:val="0"/>
          <w:caps w:val="0"/>
          <w:noProof/>
          <w:sz w:val="22"/>
          <w:szCs w:val="22"/>
        </w:rPr>
      </w:pPr>
      <w:ins w:id="16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ins>
      <w:r>
        <w:rPr>
          <w:noProof/>
          <w:webHidden/>
        </w:rPr>
      </w:r>
      <w:ins w:id="161" w:author="Maximilian Schmitz" w:date="2015-07-06T18:12:00Z">
        <w:r>
          <w:rPr>
            <w:noProof/>
            <w:webHidden/>
          </w:rPr>
          <w:fldChar w:fldCharType="separate"/>
        </w:r>
        <w:r>
          <w:rPr>
            <w:noProof/>
            <w:webHidden/>
          </w:rPr>
          <w:t>33</w:t>
        </w:r>
        <w:r>
          <w:rPr>
            <w:noProof/>
            <w:webHidden/>
          </w:rPr>
          <w:fldChar w:fldCharType="end"/>
        </w:r>
        <w:r w:rsidRPr="002213A3">
          <w:rPr>
            <w:rStyle w:val="Hyperlink"/>
            <w:noProof/>
          </w:rPr>
          <w:fldChar w:fldCharType="end"/>
        </w:r>
      </w:ins>
    </w:p>
    <w:p w14:paraId="3ADB177C" w14:textId="77777777" w:rsidR="00D421B5" w:rsidRDefault="00D421B5" w:rsidP="00D421B5">
      <w:pPr>
        <w:pStyle w:val="Verzeichnis1"/>
        <w:tabs>
          <w:tab w:val="right" w:leader="dot" w:pos="9062"/>
        </w:tabs>
        <w:rPr>
          <w:ins w:id="162" w:author="Maximilian Schmitz" w:date="2015-07-06T18:12:00Z"/>
          <w:rFonts w:asciiTheme="minorHAnsi" w:eastAsiaTheme="minorEastAsia" w:hAnsiTheme="minorHAnsi" w:cstheme="minorBidi"/>
          <w:b w:val="0"/>
          <w:bCs w:val="0"/>
          <w:caps w:val="0"/>
          <w:noProof/>
          <w:sz w:val="22"/>
          <w:szCs w:val="22"/>
        </w:rPr>
      </w:pPr>
      <w:ins w:id="16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ins>
      <w:r>
        <w:rPr>
          <w:noProof/>
          <w:webHidden/>
        </w:rPr>
      </w:r>
      <w:ins w:id="164" w:author="Maximilian Schmitz" w:date="2015-07-06T18:12:00Z">
        <w:r>
          <w:rPr>
            <w:noProof/>
            <w:webHidden/>
          </w:rPr>
          <w:fldChar w:fldCharType="separate"/>
        </w:r>
        <w:r>
          <w:rPr>
            <w:noProof/>
            <w:webHidden/>
          </w:rPr>
          <w:t>I</w:t>
        </w:r>
        <w:r>
          <w:rPr>
            <w:noProof/>
            <w:webHidden/>
          </w:rPr>
          <w:fldChar w:fldCharType="end"/>
        </w:r>
        <w:r w:rsidRPr="002213A3">
          <w:rPr>
            <w:rStyle w:val="Hyperlink"/>
            <w:noProof/>
          </w:rPr>
          <w:fldChar w:fldCharType="end"/>
        </w:r>
      </w:ins>
    </w:p>
    <w:p w14:paraId="0220BE85" w14:textId="77777777" w:rsidR="00D421B5" w:rsidRDefault="00D421B5" w:rsidP="00D421B5">
      <w:pPr>
        <w:pStyle w:val="Verzeichnis1"/>
        <w:tabs>
          <w:tab w:val="right" w:leader="dot" w:pos="9062"/>
        </w:tabs>
        <w:rPr>
          <w:ins w:id="165" w:author="Maximilian Schmitz" w:date="2015-07-06T18:12:00Z"/>
          <w:rFonts w:asciiTheme="minorHAnsi" w:eastAsiaTheme="minorEastAsia" w:hAnsiTheme="minorHAnsi" w:cstheme="minorBidi"/>
          <w:b w:val="0"/>
          <w:bCs w:val="0"/>
          <w:caps w:val="0"/>
          <w:noProof/>
          <w:sz w:val="22"/>
          <w:szCs w:val="22"/>
        </w:rPr>
      </w:pPr>
      <w:ins w:id="16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ins>
      <w:r>
        <w:rPr>
          <w:noProof/>
          <w:webHidden/>
        </w:rPr>
      </w:r>
      <w:ins w:id="167" w:author="Maximilian Schmitz" w:date="2015-07-06T18:12:00Z">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3D39A6BE" w14:textId="77777777" w:rsidR="00D421B5" w:rsidRDefault="00D421B5" w:rsidP="00D421B5">
      <w:pPr>
        <w:pStyle w:val="Verzeichnis1"/>
        <w:tabs>
          <w:tab w:val="right" w:leader="dot" w:pos="9062"/>
        </w:tabs>
        <w:rPr>
          <w:ins w:id="168" w:author="Maximilian Schmitz" w:date="2015-07-06T18:12:00Z"/>
          <w:rFonts w:asciiTheme="minorHAnsi" w:eastAsiaTheme="minorEastAsia" w:hAnsiTheme="minorHAnsi" w:cstheme="minorBidi"/>
          <w:b w:val="0"/>
          <w:bCs w:val="0"/>
          <w:caps w:val="0"/>
          <w:noProof/>
          <w:sz w:val="22"/>
          <w:szCs w:val="22"/>
        </w:rPr>
      </w:pPr>
      <w:ins w:id="16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ins>
      <w:r>
        <w:rPr>
          <w:noProof/>
          <w:webHidden/>
        </w:rPr>
      </w:r>
      <w:ins w:id="170" w:author="Maximilian Schmitz" w:date="2015-07-06T18:12:00Z">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67BEAA3B" w14:textId="77777777" w:rsidR="00D421B5" w:rsidRDefault="00D421B5" w:rsidP="00D421B5">
      <w:pPr>
        <w:pStyle w:val="Verzeichnis1"/>
        <w:tabs>
          <w:tab w:val="right" w:leader="dot" w:pos="9062"/>
        </w:tabs>
        <w:rPr>
          <w:ins w:id="171" w:author="Maximilian Schmitz" w:date="2015-07-06T18:12:00Z"/>
          <w:rFonts w:asciiTheme="minorHAnsi" w:eastAsiaTheme="minorEastAsia" w:hAnsiTheme="minorHAnsi" w:cstheme="minorBidi"/>
          <w:b w:val="0"/>
          <w:bCs w:val="0"/>
          <w:caps w:val="0"/>
          <w:noProof/>
          <w:sz w:val="22"/>
          <w:szCs w:val="22"/>
        </w:rPr>
      </w:pPr>
      <w:ins w:id="17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ins>
      <w:r>
        <w:rPr>
          <w:noProof/>
          <w:webHidden/>
        </w:rPr>
      </w:r>
      <w:ins w:id="173" w:author="Maximilian Schmitz" w:date="2015-07-06T18:12:00Z">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189576CC" w14:textId="77777777" w:rsidR="00D421B5" w:rsidRDefault="00D421B5" w:rsidP="00D421B5">
      <w:pPr>
        <w:pStyle w:val="Verzeichnis1"/>
        <w:tabs>
          <w:tab w:val="right" w:leader="dot" w:pos="9062"/>
        </w:tabs>
        <w:rPr>
          <w:ins w:id="174" w:author="Maximilian Schmitz" w:date="2015-07-06T18:12:00Z"/>
          <w:rFonts w:asciiTheme="minorHAnsi" w:eastAsiaTheme="minorEastAsia" w:hAnsiTheme="minorHAnsi" w:cstheme="minorBidi"/>
          <w:b w:val="0"/>
          <w:bCs w:val="0"/>
          <w:caps w:val="0"/>
          <w:noProof/>
          <w:sz w:val="22"/>
          <w:szCs w:val="22"/>
        </w:rPr>
      </w:pPr>
      <w:ins w:id="17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ins>
      <w:r>
        <w:rPr>
          <w:noProof/>
          <w:webHidden/>
        </w:rPr>
      </w:r>
      <w:ins w:id="176" w:author="Maximilian Schmitz" w:date="2015-07-06T18:12:00Z">
        <w:r>
          <w:rPr>
            <w:noProof/>
            <w:webHidden/>
          </w:rPr>
          <w:fldChar w:fldCharType="separate"/>
        </w:r>
        <w:r>
          <w:rPr>
            <w:noProof/>
            <w:webHidden/>
          </w:rPr>
          <w:t>V</w:t>
        </w:r>
        <w:r>
          <w:rPr>
            <w:noProof/>
            <w:webHidden/>
          </w:rPr>
          <w:fldChar w:fldCharType="end"/>
        </w:r>
        <w:r w:rsidRPr="002213A3">
          <w:rPr>
            <w:rStyle w:val="Hyperlink"/>
            <w:noProof/>
          </w:rPr>
          <w:fldChar w:fldCharType="end"/>
        </w:r>
      </w:ins>
    </w:p>
    <w:p w14:paraId="38FB3006" w14:textId="77777777" w:rsidR="00D421B5" w:rsidRPr="00F2625B" w:rsidRDefault="00D421B5" w:rsidP="00D421B5">
      <w:pPr>
        <w:pStyle w:val="Verzeichnis1"/>
        <w:tabs>
          <w:tab w:val="right" w:leader="dot" w:pos="9062"/>
        </w:tabs>
        <w:rPr>
          <w:ins w:id="177" w:author="Maximilian Schmitz" w:date="2015-07-06T18:12:00Z"/>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ins w:id="178" w:author="Maximilian Schmitz" w:date="2015-07-06T18:12:00Z">
        <w:r w:rsidRPr="006518B1">
          <w:rPr>
            <w:rFonts w:cs="Arial"/>
            <w:bCs w:val="0"/>
          </w:rPr>
          <w:fldChar w:fldCharType="end"/>
        </w:r>
      </w:ins>
    </w:p>
    <w:p w14:paraId="176E2DB3" w14:textId="77777777" w:rsidR="00D421B5" w:rsidRPr="00683BB8" w:rsidRDefault="00D421B5" w:rsidP="00D421B5">
      <w:pPr>
        <w:rPr>
          <w:ins w:id="179" w:author="Maximilian Schmitz" w:date="2015-07-06T18:12:00Z"/>
        </w:rPr>
      </w:pPr>
    </w:p>
    <w:p w14:paraId="5FB738A4" w14:textId="77777777" w:rsidR="00407A24" w:rsidRPr="005E65D5" w:rsidRDefault="00407A24" w:rsidP="00AC4DD5">
      <w:pPr>
        <w:pStyle w:val="berschrift1"/>
        <w:numPr>
          <w:ilvl w:val="0"/>
          <w:numId w:val="0"/>
        </w:numPr>
        <w:rPr>
          <w:rPrChange w:id="180" w:author="Maximilian Schmitz" w:date="2015-06-14T09:50:00Z">
            <w:rPr>
              <w:lang w:val="en-US"/>
            </w:rPr>
          </w:rPrChange>
        </w:rPr>
      </w:pPr>
      <w:r w:rsidRPr="005E65D5">
        <w:rPr>
          <w:rPrChange w:id="181" w:author="Maximilian Schmitz" w:date="2015-06-14T09:50:00Z">
            <w:rPr>
              <w:lang w:val="en-US"/>
            </w:rPr>
          </w:rPrChange>
        </w:rPr>
        <w:t>Abstract</w:t>
      </w:r>
      <w:bookmarkEnd w:id="49"/>
    </w:p>
    <w:p w14:paraId="1304D90D" w14:textId="77777777" w:rsidR="00627263" w:rsidRPr="005E65D5" w:rsidRDefault="00627263" w:rsidP="00627263">
      <w:pPr>
        <w:rPr>
          <w:color w:val="FF0000"/>
          <w:rPrChange w:id="182" w:author="Maximilian Schmitz" w:date="2015-06-14T09:50:00Z">
            <w:rPr>
              <w:color w:val="FF0000"/>
              <w:lang w:val="en-US"/>
            </w:rPr>
          </w:rPrChange>
        </w:rPr>
      </w:pPr>
      <w:r w:rsidRPr="005E65D5">
        <w:rPr>
          <w:color w:val="FF0000"/>
          <w:rPrChange w:id="183" w:author="Maximilian Schmitz" w:date="2015-06-14T09:50:00Z">
            <w:rPr>
              <w:color w:val="FF0000"/>
              <w:lang w:val="en-US"/>
            </w:rPr>
          </w:rPrChange>
        </w:rPr>
        <w:t>(</w:t>
      </w:r>
      <w:proofErr w:type="spellStart"/>
      <w:r w:rsidRPr="005E65D5">
        <w:rPr>
          <w:color w:val="FF0000"/>
          <w:rPrChange w:id="184" w:author="Maximilian Schmitz" w:date="2015-06-14T09:50:00Z">
            <w:rPr>
              <w:color w:val="FF0000"/>
              <w:lang w:val="en-US"/>
            </w:rPr>
          </w:rPrChange>
        </w:rPr>
        <w:t>Imagine</w:t>
      </w:r>
      <w:proofErr w:type="spellEnd"/>
      <w:r w:rsidRPr="005E65D5">
        <w:rPr>
          <w:color w:val="FF0000"/>
          <w:rPrChange w:id="185"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proofErr w:type="spellStart"/>
      <w:r w:rsidRPr="00D2465B">
        <w:rPr>
          <w:lang w:val="en-US"/>
        </w:rPr>
        <w:t>Unr</w:t>
      </w:r>
      <w:r>
        <w:rPr>
          <w:lang w:val="en-US"/>
        </w:rPr>
        <w:t>ealCup</w:t>
      </w:r>
      <w:proofErr w:type="spellEnd"/>
      <w:r>
        <w:rPr>
          <w:lang w:val="en-US"/>
        </w:rPr>
        <w:t xml:space="preserve">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186" w:author="Admin" w:date="2015-07-06T13:18:00Z">
        <w:r w:rsidR="00011EF1">
          <w:rPr>
            <w:lang w:val="en-US"/>
          </w:rPr>
          <w:t>,</w:t>
        </w:r>
      </w:ins>
      <w:r w:rsidRPr="009C2155">
        <w:rPr>
          <w:lang w:val="en-US"/>
        </w:rPr>
        <w:t xml:space="preserve"> </w:t>
      </w:r>
      <w:proofErr w:type="spellStart"/>
      <w:r w:rsidRPr="009C2155">
        <w:rPr>
          <w:lang w:val="en-US"/>
        </w:rPr>
        <w:t>UnrealCup</w:t>
      </w:r>
      <w:proofErr w:type="spellEnd"/>
      <w:r w:rsidRPr="009C2155">
        <w:rPr>
          <w:lang w:val="en-US"/>
        </w:rPr>
        <w:t xml:space="preserve">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 xml:space="preserve">The </w:t>
      </w:r>
      <w:proofErr w:type="spellStart"/>
      <w:r w:rsidRPr="00D2465B">
        <w:rPr>
          <w:lang w:val="en-US"/>
        </w:rPr>
        <w:t>UnrealCup</w:t>
      </w:r>
      <w:proofErr w:type="spellEnd"/>
      <w:r w:rsidRPr="00D2465B">
        <w:rPr>
          <w:lang w:val="en-US"/>
        </w:rPr>
        <w:t>-</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w:t>
      </w:r>
      <w:proofErr w:type="spellStart"/>
      <w:r w:rsidRPr="00D2465B">
        <w:rPr>
          <w:lang w:val="en-US"/>
        </w:rPr>
        <w:t>UnrealCup</w:t>
      </w:r>
      <w:proofErr w:type="spellEnd"/>
      <w:r w:rsidRPr="00D2465B">
        <w:rPr>
          <w:lang w:val="en-US"/>
        </w:rPr>
        <w:t xml:space="preserve"> also contains a</w:t>
      </w:r>
      <w:ins w:id="187"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 xml:space="preserve">I the </w:t>
      </w:r>
      <w:proofErr w:type="spellStart"/>
      <w:r w:rsidRPr="00D2465B">
        <w:rPr>
          <w:lang w:val="en-US"/>
        </w:rPr>
        <w:t>Unreal</w:t>
      </w:r>
      <w:r>
        <w:rPr>
          <w:lang w:val="en-US"/>
        </w:rPr>
        <w:t>Cup</w:t>
      </w:r>
      <w:proofErr w:type="spellEnd"/>
      <w:r>
        <w:rPr>
          <w:lang w:val="en-US"/>
        </w:rPr>
        <w:t>-</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ins w:id="188" w:author="Admin" w:date="2015-07-06T13:31:00Z">
        <w:r w:rsidR="004540A2">
          <w:rPr>
            <w:lang w:val="en-US"/>
          </w:rPr>
          <w:t xml:space="preserve"> and</w:t>
        </w:r>
      </w:ins>
      <w:del w:id="189" w:author="Admin" w:date="2015-07-06T13:31:00Z">
        <w:r w:rsidRPr="00D2465B" w:rsidDel="004540A2">
          <w:rPr>
            <w:lang w:val="en-US"/>
          </w:rPr>
          <w:delText>,</w:delText>
        </w:r>
      </w:del>
      <w:r w:rsidRPr="00D2465B">
        <w:rPr>
          <w:lang w:val="en-US"/>
        </w:rPr>
        <w:t xml:space="preserve"> realistic physics</w:t>
      </w:r>
      <w:del w:id="190"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09689F2A" w:rsidR="003F6CF5" w:rsidRPr="003F6CF5" w:rsidDel="00D421B5" w:rsidRDefault="00384E0F">
      <w:pPr>
        <w:pStyle w:val="berschrift1"/>
        <w:numPr>
          <w:ilvl w:val="0"/>
          <w:numId w:val="0"/>
        </w:numPr>
        <w:rPr>
          <w:del w:id="191" w:author="Maximilian Schmitz" w:date="2015-07-06T18:12:00Z"/>
        </w:rPr>
      </w:pPr>
      <w:r w:rsidRPr="00751B52">
        <w:rPr>
          <w:lang w:val="en-US"/>
        </w:rPr>
        <w:br w:type="page"/>
      </w:r>
      <w:bookmarkStart w:id="192" w:name="_Toc422468933"/>
      <w:ins w:id="193" w:author="Maximilian Schmitz" w:date="2015-07-06T18:12:00Z">
        <w:r w:rsidR="00D421B5" w:rsidRPr="003F6CF5" w:rsidDel="00D421B5">
          <w:lastRenderedPageBreak/>
          <w:t xml:space="preserve"> </w:t>
        </w:r>
      </w:ins>
      <w:del w:id="194" w:author="Maximilian Schmitz" w:date="2015-07-06T18:12:00Z">
        <w:r w:rsidR="003F6CF5" w:rsidRPr="003F6CF5" w:rsidDel="00D421B5">
          <w:delText>Inhalt</w:delText>
        </w:r>
        <w:bookmarkEnd w:id="192"/>
      </w:del>
    </w:p>
    <w:p w14:paraId="1C91783D" w14:textId="21B7F09D" w:rsidR="00487DC3" w:rsidDel="00915AB6" w:rsidRDefault="008B6A1C">
      <w:pPr>
        <w:pStyle w:val="berschrift1"/>
        <w:numPr>
          <w:ilvl w:val="0"/>
          <w:numId w:val="0"/>
        </w:numPr>
        <w:rPr>
          <w:del w:id="195" w:author="Maximilian Schmitz" w:date="2015-06-17T19:42:00Z"/>
          <w:rFonts w:asciiTheme="minorHAnsi" w:eastAsiaTheme="minorEastAsia" w:hAnsiTheme="minorHAnsi" w:cstheme="minorBidi"/>
          <w:b w:val="0"/>
          <w:noProof/>
          <w:sz w:val="22"/>
          <w:szCs w:val="22"/>
        </w:rPr>
        <w:pPrChange w:id="196" w:author="Maximilian Schmitz" w:date="2015-07-06T18:12:00Z">
          <w:pPr>
            <w:pStyle w:val="Verzeichnis1"/>
            <w:tabs>
              <w:tab w:val="right" w:leader="dot" w:pos="9062"/>
            </w:tabs>
          </w:pPr>
        </w:pPrChange>
      </w:pPr>
      <w:del w:id="197" w:author="Maximilian Schmitz" w:date="2015-07-06T18:12:00Z">
        <w:r w:rsidRPr="006518B1" w:rsidDel="00D421B5">
          <w:rPr>
            <w:rFonts w:cs="Arial"/>
            <w:b w:val="0"/>
            <w:bCs/>
          </w:rPr>
          <w:fldChar w:fldCharType="begin"/>
        </w:r>
        <w:r w:rsidRPr="006518B1" w:rsidDel="00D421B5">
          <w:rPr>
            <w:rFonts w:cs="Arial"/>
          </w:rPr>
          <w:delInstrText xml:space="preserve"> TOC \o "1-4" \h \z \u </w:delInstrText>
        </w:r>
        <w:r w:rsidRPr="006518B1" w:rsidDel="00D421B5">
          <w:rPr>
            <w:rFonts w:cs="Arial"/>
            <w:b w:val="0"/>
            <w:bCs/>
          </w:rPr>
          <w:fldChar w:fldCharType="separate"/>
        </w:r>
      </w:del>
      <w:del w:id="198" w:author="Maximilian Schmitz" w:date="2015-06-17T19:42:00Z">
        <w:r w:rsidR="00487DC3" w:rsidRPr="00915AB6" w:rsidDel="00915AB6">
          <w:rPr>
            <w:rPrChange w:id="199" w:author="Maximilian Schmitz" w:date="2015-06-17T19:42:00Z">
              <w:rPr>
                <w:rStyle w:val="Hyperlink"/>
                <w:b w:val="0"/>
                <w:bCs w:val="0"/>
                <w:caps w:val="0"/>
                <w:noProof/>
              </w:rPr>
            </w:rPrChange>
          </w:rPr>
          <w:delText>Eidesstattliche Erklärung</w:delText>
        </w:r>
        <w:r w:rsidR="00487DC3" w:rsidDel="00915AB6">
          <w:rPr>
            <w:noProof/>
            <w:webHidden/>
          </w:rPr>
          <w:tab/>
          <w:delText>I</w:delText>
        </w:r>
      </w:del>
    </w:p>
    <w:p w14:paraId="13BE831F" w14:textId="77777777" w:rsidR="00487DC3" w:rsidDel="00915AB6" w:rsidRDefault="00487DC3">
      <w:pPr>
        <w:pStyle w:val="berschrift1"/>
        <w:numPr>
          <w:ilvl w:val="0"/>
          <w:numId w:val="0"/>
        </w:numPr>
        <w:rPr>
          <w:del w:id="200" w:author="Maximilian Schmitz" w:date="2015-06-17T19:42:00Z"/>
          <w:rFonts w:asciiTheme="minorHAnsi" w:eastAsiaTheme="minorEastAsia" w:hAnsiTheme="minorHAnsi" w:cstheme="minorBidi"/>
          <w:b w:val="0"/>
          <w:noProof/>
          <w:sz w:val="22"/>
          <w:szCs w:val="22"/>
        </w:rPr>
        <w:pPrChange w:id="201" w:author="Maximilian Schmitz" w:date="2015-07-06T18:12:00Z">
          <w:pPr>
            <w:pStyle w:val="Verzeichnis1"/>
            <w:tabs>
              <w:tab w:val="right" w:leader="dot" w:pos="9062"/>
            </w:tabs>
          </w:pPr>
        </w:pPrChange>
      </w:pPr>
      <w:del w:id="202" w:author="Maximilian Schmitz" w:date="2015-06-17T19:42:00Z">
        <w:r w:rsidRPr="00915AB6" w:rsidDel="00915AB6">
          <w:rPr>
            <w:rPrChange w:id="203" w:author="Maximilian Schmitz" w:date="2015-06-17T19:42:00Z">
              <w:rPr>
                <w:rStyle w:val="Hyperlink"/>
                <w:b w:val="0"/>
                <w:bCs w:val="0"/>
                <w:caps w:val="0"/>
                <w:noProof/>
              </w:rPr>
            </w:rPrChange>
          </w:rPr>
          <w:delText>Kurzfassung</w:delText>
        </w:r>
        <w:r w:rsidDel="00915AB6">
          <w:rPr>
            <w:noProof/>
            <w:webHidden/>
          </w:rPr>
          <w:tab/>
          <w:delText>II</w:delText>
        </w:r>
      </w:del>
    </w:p>
    <w:p w14:paraId="0EB8F044" w14:textId="77777777" w:rsidR="00487DC3" w:rsidDel="00915AB6" w:rsidRDefault="00487DC3">
      <w:pPr>
        <w:pStyle w:val="berschrift1"/>
        <w:numPr>
          <w:ilvl w:val="0"/>
          <w:numId w:val="0"/>
        </w:numPr>
        <w:rPr>
          <w:del w:id="204" w:author="Maximilian Schmitz" w:date="2015-06-17T19:42:00Z"/>
          <w:rFonts w:asciiTheme="minorHAnsi" w:eastAsiaTheme="minorEastAsia" w:hAnsiTheme="minorHAnsi" w:cstheme="minorBidi"/>
          <w:b w:val="0"/>
          <w:noProof/>
          <w:sz w:val="22"/>
          <w:szCs w:val="22"/>
        </w:rPr>
        <w:pPrChange w:id="205" w:author="Maximilian Schmitz" w:date="2015-07-06T18:12:00Z">
          <w:pPr>
            <w:pStyle w:val="Verzeichnis1"/>
            <w:tabs>
              <w:tab w:val="right" w:leader="dot" w:pos="9062"/>
            </w:tabs>
          </w:pPr>
        </w:pPrChange>
      </w:pPr>
      <w:del w:id="206" w:author="Maximilian Schmitz" w:date="2015-06-17T19:42:00Z">
        <w:r w:rsidRPr="00915AB6" w:rsidDel="00915AB6">
          <w:rPr>
            <w:rPrChange w:id="207" w:author="Maximilian Schmitz" w:date="2015-06-17T19:42:00Z">
              <w:rPr>
                <w:rStyle w:val="Hyperlink"/>
                <w:b w:val="0"/>
                <w:bCs w:val="0"/>
                <w:caps w:val="0"/>
                <w:noProof/>
                <w:lang w:val="en-US"/>
              </w:rPr>
            </w:rPrChange>
          </w:rPr>
          <w:delText>Abstract</w:delText>
        </w:r>
        <w:r w:rsidDel="00915AB6">
          <w:rPr>
            <w:noProof/>
            <w:webHidden/>
          </w:rPr>
          <w:tab/>
          <w:delText>III</w:delText>
        </w:r>
      </w:del>
    </w:p>
    <w:p w14:paraId="67E6166D" w14:textId="77777777" w:rsidR="00487DC3" w:rsidDel="00915AB6" w:rsidRDefault="00487DC3">
      <w:pPr>
        <w:pStyle w:val="berschrift1"/>
        <w:numPr>
          <w:ilvl w:val="0"/>
          <w:numId w:val="0"/>
        </w:numPr>
        <w:rPr>
          <w:del w:id="208" w:author="Maximilian Schmitz" w:date="2015-06-17T19:42:00Z"/>
          <w:rFonts w:asciiTheme="minorHAnsi" w:eastAsiaTheme="minorEastAsia" w:hAnsiTheme="minorHAnsi" w:cstheme="minorBidi"/>
          <w:b w:val="0"/>
          <w:noProof/>
          <w:sz w:val="22"/>
          <w:szCs w:val="22"/>
        </w:rPr>
        <w:pPrChange w:id="209" w:author="Maximilian Schmitz" w:date="2015-07-06T18:12:00Z">
          <w:pPr>
            <w:pStyle w:val="Verzeichnis1"/>
            <w:tabs>
              <w:tab w:val="right" w:leader="dot" w:pos="9062"/>
            </w:tabs>
          </w:pPr>
        </w:pPrChange>
      </w:pPr>
      <w:del w:id="210" w:author="Maximilian Schmitz" w:date="2015-06-17T19:42:00Z">
        <w:r w:rsidRPr="00915AB6" w:rsidDel="00915AB6">
          <w:rPr>
            <w:rPrChange w:id="211" w:author="Maximilian Schmitz" w:date="2015-06-17T19:42:00Z">
              <w:rPr>
                <w:rStyle w:val="Hyperlink"/>
                <w:b w:val="0"/>
                <w:bCs w:val="0"/>
                <w:caps w:val="0"/>
                <w:noProof/>
              </w:rPr>
            </w:rPrChange>
          </w:rPr>
          <w:delText>Inhalt</w:delText>
        </w:r>
        <w:r w:rsidDel="00915AB6">
          <w:rPr>
            <w:noProof/>
            <w:webHidden/>
          </w:rPr>
          <w:tab/>
          <w:delText>IV</w:delText>
        </w:r>
      </w:del>
    </w:p>
    <w:p w14:paraId="00F73682" w14:textId="77777777" w:rsidR="00487DC3" w:rsidDel="00915AB6" w:rsidRDefault="00487DC3">
      <w:pPr>
        <w:pStyle w:val="berschrift1"/>
        <w:numPr>
          <w:ilvl w:val="0"/>
          <w:numId w:val="0"/>
        </w:numPr>
        <w:rPr>
          <w:del w:id="212" w:author="Maximilian Schmitz" w:date="2015-06-17T19:42:00Z"/>
          <w:rFonts w:asciiTheme="minorHAnsi" w:eastAsiaTheme="minorEastAsia" w:hAnsiTheme="minorHAnsi" w:cstheme="minorBidi"/>
          <w:b w:val="0"/>
          <w:noProof/>
          <w:sz w:val="22"/>
          <w:szCs w:val="22"/>
        </w:rPr>
        <w:pPrChange w:id="213" w:author="Maximilian Schmitz" w:date="2015-07-06T18:12:00Z">
          <w:pPr>
            <w:pStyle w:val="Verzeichnis1"/>
            <w:tabs>
              <w:tab w:val="left" w:pos="480"/>
              <w:tab w:val="right" w:leader="dot" w:pos="9062"/>
            </w:tabs>
          </w:pPr>
        </w:pPrChange>
      </w:pPr>
      <w:del w:id="214" w:author="Maximilian Schmitz" w:date="2015-06-17T19:42:00Z">
        <w:r w:rsidRPr="00915AB6" w:rsidDel="00915AB6">
          <w:rPr>
            <w:rPrChange w:id="215" w:author="Maximilian Schmitz" w:date="2015-06-17T19:42:00Z">
              <w:rPr>
                <w:rStyle w:val="Hyperlink"/>
                <w:b w:val="0"/>
                <w:bCs w:val="0"/>
                <w:caps w:val="0"/>
                <w:noProof/>
              </w:rPr>
            </w:rPrChange>
          </w:rPr>
          <w:delText>1</w:delText>
        </w:r>
        <w:r w:rsidDel="00915AB6">
          <w:rPr>
            <w:rFonts w:asciiTheme="minorHAnsi" w:eastAsiaTheme="minorEastAsia" w:hAnsiTheme="minorHAnsi" w:cstheme="minorBidi"/>
            <w:b w:val="0"/>
            <w:noProof/>
            <w:sz w:val="22"/>
            <w:szCs w:val="22"/>
          </w:rPr>
          <w:tab/>
        </w:r>
        <w:r w:rsidRPr="00915AB6" w:rsidDel="00915AB6">
          <w:rPr>
            <w:rPrChange w:id="216" w:author="Maximilian Schmitz" w:date="2015-06-17T19:42:00Z">
              <w:rPr>
                <w:rStyle w:val="Hyperlink"/>
                <w:b w:val="0"/>
                <w:bCs w:val="0"/>
                <w:caps w:val="0"/>
                <w:noProof/>
              </w:rPr>
            </w:rPrChange>
          </w:rPr>
          <w:delText>Einleitung</w:delText>
        </w:r>
        <w:r w:rsidDel="00915AB6">
          <w:rPr>
            <w:noProof/>
            <w:webHidden/>
          </w:rPr>
          <w:tab/>
          <w:delText>1</w:delText>
        </w:r>
      </w:del>
    </w:p>
    <w:p w14:paraId="26F2C3B6" w14:textId="77777777" w:rsidR="00487DC3" w:rsidDel="00915AB6" w:rsidRDefault="00487DC3">
      <w:pPr>
        <w:pStyle w:val="berschrift1"/>
        <w:numPr>
          <w:ilvl w:val="0"/>
          <w:numId w:val="0"/>
        </w:numPr>
        <w:rPr>
          <w:del w:id="217" w:author="Maximilian Schmitz" w:date="2015-06-17T19:42:00Z"/>
          <w:rFonts w:asciiTheme="minorHAnsi" w:eastAsiaTheme="minorEastAsia" w:hAnsiTheme="minorHAnsi" w:cstheme="minorBidi"/>
          <w:b w:val="0"/>
          <w:noProof/>
          <w:sz w:val="22"/>
          <w:szCs w:val="22"/>
        </w:rPr>
        <w:pPrChange w:id="218" w:author="Maximilian Schmitz" w:date="2015-07-06T18:12:00Z">
          <w:pPr>
            <w:pStyle w:val="Verzeichnis1"/>
            <w:tabs>
              <w:tab w:val="left" w:pos="480"/>
              <w:tab w:val="right" w:leader="dot" w:pos="9062"/>
            </w:tabs>
          </w:pPr>
        </w:pPrChange>
      </w:pPr>
      <w:del w:id="219" w:author="Maximilian Schmitz" w:date="2015-06-17T19:42:00Z">
        <w:r w:rsidRPr="00915AB6" w:rsidDel="00915AB6">
          <w:rPr>
            <w:rPrChange w:id="220" w:author="Maximilian Schmitz" w:date="2015-06-17T19:42:00Z">
              <w:rPr>
                <w:rStyle w:val="Hyperlink"/>
                <w:b w:val="0"/>
                <w:bCs w:val="0"/>
                <w:caps w:val="0"/>
                <w:noProof/>
              </w:rPr>
            </w:rPrChange>
          </w:rPr>
          <w:delText>2</w:delText>
        </w:r>
        <w:r w:rsidDel="00915AB6">
          <w:rPr>
            <w:rFonts w:asciiTheme="minorHAnsi" w:eastAsiaTheme="minorEastAsia" w:hAnsiTheme="minorHAnsi" w:cstheme="minorBidi"/>
            <w:b w:val="0"/>
            <w:noProof/>
            <w:sz w:val="22"/>
            <w:szCs w:val="22"/>
          </w:rPr>
          <w:tab/>
        </w:r>
        <w:r w:rsidRPr="00915AB6" w:rsidDel="00915AB6">
          <w:rPr>
            <w:rPrChange w:id="221" w:author="Maximilian Schmitz" w:date="2015-06-17T19:42:00Z">
              <w:rPr>
                <w:rStyle w:val="Hyperlink"/>
                <w:b w:val="0"/>
                <w:bCs w:val="0"/>
                <w:caps w:val="0"/>
                <w:noProof/>
              </w:rPr>
            </w:rPrChange>
          </w:rPr>
          <w:delText>Aufgabenstellung</w:delText>
        </w:r>
        <w:r w:rsidDel="00915AB6">
          <w:rPr>
            <w:noProof/>
            <w:webHidden/>
          </w:rPr>
          <w:tab/>
          <w:delText>2</w:delText>
        </w:r>
      </w:del>
    </w:p>
    <w:p w14:paraId="4A4AF695" w14:textId="77777777" w:rsidR="00487DC3" w:rsidDel="00915AB6" w:rsidRDefault="00487DC3">
      <w:pPr>
        <w:pStyle w:val="berschrift1"/>
        <w:numPr>
          <w:ilvl w:val="0"/>
          <w:numId w:val="0"/>
        </w:numPr>
        <w:rPr>
          <w:del w:id="222" w:author="Maximilian Schmitz" w:date="2015-06-17T19:42:00Z"/>
          <w:rFonts w:asciiTheme="minorHAnsi" w:eastAsiaTheme="minorEastAsia" w:hAnsiTheme="minorHAnsi" w:cstheme="minorBidi"/>
          <w:b w:val="0"/>
          <w:noProof/>
          <w:sz w:val="22"/>
          <w:szCs w:val="22"/>
        </w:rPr>
        <w:pPrChange w:id="223" w:author="Maximilian Schmitz" w:date="2015-07-06T18:12:00Z">
          <w:pPr>
            <w:pStyle w:val="Verzeichnis1"/>
            <w:tabs>
              <w:tab w:val="left" w:pos="480"/>
              <w:tab w:val="right" w:leader="dot" w:pos="9062"/>
            </w:tabs>
          </w:pPr>
        </w:pPrChange>
      </w:pPr>
      <w:del w:id="224" w:author="Maximilian Schmitz" w:date="2015-06-17T19:42:00Z">
        <w:r w:rsidRPr="00915AB6" w:rsidDel="00915AB6">
          <w:rPr>
            <w:rPrChange w:id="225" w:author="Maximilian Schmitz" w:date="2015-06-17T19:42:00Z">
              <w:rPr>
                <w:rStyle w:val="Hyperlink"/>
                <w:b w:val="0"/>
                <w:bCs w:val="0"/>
                <w:caps w:val="0"/>
                <w:noProof/>
              </w:rPr>
            </w:rPrChange>
          </w:rPr>
          <w:delText>3</w:delText>
        </w:r>
        <w:r w:rsidDel="00915AB6">
          <w:rPr>
            <w:rFonts w:asciiTheme="minorHAnsi" w:eastAsiaTheme="minorEastAsia" w:hAnsiTheme="minorHAnsi" w:cstheme="minorBidi"/>
            <w:b w:val="0"/>
            <w:noProof/>
            <w:sz w:val="22"/>
            <w:szCs w:val="22"/>
          </w:rPr>
          <w:tab/>
        </w:r>
        <w:r w:rsidRPr="00915AB6" w:rsidDel="00915AB6">
          <w:rPr>
            <w:rPrChange w:id="226" w:author="Maximilian Schmitz" w:date="2015-06-17T19:42:00Z">
              <w:rPr>
                <w:rStyle w:val="Hyperlink"/>
                <w:b w:val="0"/>
                <w:bCs w:val="0"/>
                <w:caps w:val="0"/>
                <w:noProof/>
              </w:rPr>
            </w:rPrChange>
          </w:rPr>
          <w:delText>Stand der Technik</w:delText>
        </w:r>
        <w:r w:rsidDel="00915AB6">
          <w:rPr>
            <w:noProof/>
            <w:webHidden/>
          </w:rPr>
          <w:tab/>
          <w:delText>3</w:delText>
        </w:r>
      </w:del>
    </w:p>
    <w:p w14:paraId="38E292D3" w14:textId="77777777" w:rsidR="00487DC3" w:rsidDel="00915AB6" w:rsidRDefault="00487DC3">
      <w:pPr>
        <w:pStyle w:val="berschrift1"/>
        <w:numPr>
          <w:ilvl w:val="0"/>
          <w:numId w:val="0"/>
        </w:numPr>
        <w:rPr>
          <w:del w:id="227" w:author="Maximilian Schmitz" w:date="2015-06-17T19:42:00Z"/>
          <w:rFonts w:asciiTheme="minorHAnsi" w:eastAsiaTheme="minorEastAsia" w:hAnsiTheme="minorHAnsi" w:cstheme="minorBidi"/>
          <w:noProof/>
          <w:sz w:val="22"/>
          <w:szCs w:val="22"/>
        </w:rPr>
        <w:pPrChange w:id="228" w:author="Maximilian Schmitz" w:date="2015-07-06T18:12:00Z">
          <w:pPr>
            <w:pStyle w:val="Verzeichnis2"/>
            <w:tabs>
              <w:tab w:val="left" w:pos="720"/>
              <w:tab w:val="right" w:leader="dot" w:pos="9062"/>
            </w:tabs>
          </w:pPr>
        </w:pPrChange>
      </w:pPr>
      <w:del w:id="229" w:author="Maximilian Schmitz" w:date="2015-06-17T19:42:00Z">
        <w:r w:rsidRPr="00915AB6" w:rsidDel="00915AB6">
          <w:rPr>
            <w:rPrChange w:id="230" w:author="Maximilian Schmitz" w:date="2015-06-17T19:42:00Z">
              <w:rPr>
                <w:rStyle w:val="Hyperlink"/>
                <w:smallCaps w:val="0"/>
                <w:noProof/>
              </w:rPr>
            </w:rPrChange>
          </w:rPr>
          <w:delText>3.1</w:delText>
        </w:r>
        <w:r w:rsidDel="00915AB6">
          <w:rPr>
            <w:rFonts w:asciiTheme="minorHAnsi" w:eastAsiaTheme="minorEastAsia" w:hAnsiTheme="minorHAnsi" w:cstheme="minorBidi"/>
            <w:noProof/>
            <w:sz w:val="22"/>
            <w:szCs w:val="22"/>
          </w:rPr>
          <w:tab/>
        </w:r>
        <w:r w:rsidRPr="00915AB6" w:rsidDel="00915AB6">
          <w:rPr>
            <w:rPrChange w:id="231" w:author="Maximilian Schmitz" w:date="2015-06-17T19:42:00Z">
              <w:rPr>
                <w:rStyle w:val="Hyperlink"/>
                <w:smallCaps w:val="0"/>
                <w:noProof/>
              </w:rPr>
            </w:rPrChange>
          </w:rPr>
          <w:delText>Einleitung</w:delText>
        </w:r>
        <w:r w:rsidDel="00915AB6">
          <w:rPr>
            <w:noProof/>
            <w:webHidden/>
          </w:rPr>
          <w:tab/>
          <w:delText>3</w:delText>
        </w:r>
      </w:del>
    </w:p>
    <w:p w14:paraId="67277EF8" w14:textId="77777777" w:rsidR="00487DC3" w:rsidDel="00915AB6" w:rsidRDefault="00487DC3">
      <w:pPr>
        <w:pStyle w:val="berschrift1"/>
        <w:numPr>
          <w:ilvl w:val="0"/>
          <w:numId w:val="0"/>
        </w:numPr>
        <w:rPr>
          <w:del w:id="232" w:author="Maximilian Schmitz" w:date="2015-06-17T19:42:00Z"/>
          <w:rFonts w:asciiTheme="minorHAnsi" w:eastAsiaTheme="minorEastAsia" w:hAnsiTheme="minorHAnsi" w:cstheme="minorBidi"/>
          <w:noProof/>
          <w:sz w:val="22"/>
          <w:szCs w:val="22"/>
        </w:rPr>
        <w:pPrChange w:id="233" w:author="Maximilian Schmitz" w:date="2015-07-06T18:12:00Z">
          <w:pPr>
            <w:pStyle w:val="Verzeichnis2"/>
            <w:tabs>
              <w:tab w:val="left" w:pos="720"/>
              <w:tab w:val="right" w:leader="dot" w:pos="9062"/>
            </w:tabs>
          </w:pPr>
        </w:pPrChange>
      </w:pPr>
      <w:del w:id="234" w:author="Maximilian Schmitz" w:date="2015-06-17T19:42:00Z">
        <w:r w:rsidRPr="00915AB6" w:rsidDel="00915AB6">
          <w:rPr>
            <w:rPrChange w:id="235" w:author="Maximilian Schmitz" w:date="2015-06-17T19:42:00Z">
              <w:rPr>
                <w:rStyle w:val="Hyperlink"/>
                <w:smallCaps w:val="0"/>
                <w:noProof/>
              </w:rPr>
            </w:rPrChange>
          </w:rPr>
          <w:delText>3.2</w:delText>
        </w:r>
        <w:r w:rsidDel="00915AB6">
          <w:rPr>
            <w:rFonts w:asciiTheme="minorHAnsi" w:eastAsiaTheme="minorEastAsia" w:hAnsiTheme="minorHAnsi" w:cstheme="minorBidi"/>
            <w:noProof/>
            <w:sz w:val="22"/>
            <w:szCs w:val="22"/>
          </w:rPr>
          <w:tab/>
        </w:r>
        <w:r w:rsidRPr="00915AB6" w:rsidDel="00915AB6">
          <w:rPr>
            <w:rPrChange w:id="236" w:author="Maximilian Schmitz" w:date="2015-06-17T19:42:00Z">
              <w:rPr>
                <w:rStyle w:val="Hyperlink"/>
                <w:smallCaps w:val="0"/>
                <w:noProof/>
              </w:rPr>
            </w:rPrChange>
          </w:rPr>
          <w:delText>Game Engine</w:delText>
        </w:r>
        <w:r w:rsidDel="00915AB6">
          <w:rPr>
            <w:noProof/>
            <w:webHidden/>
          </w:rPr>
          <w:tab/>
          <w:delText>3</w:delText>
        </w:r>
      </w:del>
    </w:p>
    <w:p w14:paraId="713ED385" w14:textId="77777777" w:rsidR="00487DC3" w:rsidDel="00915AB6" w:rsidRDefault="00487DC3">
      <w:pPr>
        <w:pStyle w:val="berschrift1"/>
        <w:numPr>
          <w:ilvl w:val="0"/>
          <w:numId w:val="0"/>
        </w:numPr>
        <w:rPr>
          <w:del w:id="237" w:author="Maximilian Schmitz" w:date="2015-06-17T19:42:00Z"/>
          <w:rFonts w:asciiTheme="minorHAnsi" w:eastAsiaTheme="minorEastAsia" w:hAnsiTheme="minorHAnsi" w:cstheme="minorBidi"/>
          <w:noProof/>
          <w:sz w:val="22"/>
          <w:szCs w:val="22"/>
        </w:rPr>
        <w:pPrChange w:id="238" w:author="Maximilian Schmitz" w:date="2015-07-06T18:12:00Z">
          <w:pPr>
            <w:pStyle w:val="Verzeichnis3"/>
            <w:tabs>
              <w:tab w:val="left" w:pos="1200"/>
              <w:tab w:val="right" w:leader="dot" w:pos="9062"/>
            </w:tabs>
          </w:pPr>
        </w:pPrChange>
      </w:pPr>
      <w:del w:id="239" w:author="Maximilian Schmitz" w:date="2015-06-17T19:42:00Z">
        <w:r w:rsidRPr="00915AB6" w:rsidDel="00915AB6">
          <w:rPr>
            <w:rPrChange w:id="240" w:author="Maximilian Schmitz" w:date="2015-06-17T19:42:00Z">
              <w:rPr>
                <w:rStyle w:val="Hyperlink"/>
                <w:i w:val="0"/>
                <w:iCs w:val="0"/>
                <w:noProof/>
              </w:rPr>
            </w:rPrChange>
          </w:rPr>
          <w:delText>3.2.1</w:delText>
        </w:r>
        <w:r w:rsidDel="00915AB6">
          <w:rPr>
            <w:rFonts w:asciiTheme="minorHAnsi" w:eastAsiaTheme="minorEastAsia" w:hAnsiTheme="minorHAnsi" w:cstheme="minorBidi"/>
            <w:noProof/>
            <w:sz w:val="22"/>
            <w:szCs w:val="22"/>
          </w:rPr>
          <w:tab/>
        </w:r>
        <w:r w:rsidRPr="00915AB6" w:rsidDel="00915AB6">
          <w:rPr>
            <w:rPrChange w:id="241" w:author="Maximilian Schmitz" w:date="2015-06-17T19:42:00Z">
              <w:rPr>
                <w:rStyle w:val="Hyperlink"/>
                <w:i w:val="0"/>
                <w:iCs w:val="0"/>
                <w:noProof/>
              </w:rPr>
            </w:rPrChange>
          </w:rPr>
          <w:delText>Grundsätzliches</w:delText>
        </w:r>
        <w:r w:rsidDel="00915AB6">
          <w:rPr>
            <w:noProof/>
            <w:webHidden/>
          </w:rPr>
          <w:tab/>
          <w:delText>3</w:delText>
        </w:r>
      </w:del>
    </w:p>
    <w:p w14:paraId="124596F2" w14:textId="77777777" w:rsidR="00487DC3" w:rsidDel="00915AB6" w:rsidRDefault="00487DC3">
      <w:pPr>
        <w:pStyle w:val="berschrift1"/>
        <w:numPr>
          <w:ilvl w:val="0"/>
          <w:numId w:val="0"/>
        </w:numPr>
        <w:rPr>
          <w:del w:id="242" w:author="Maximilian Schmitz" w:date="2015-06-17T19:42:00Z"/>
          <w:rFonts w:asciiTheme="minorHAnsi" w:eastAsiaTheme="minorEastAsia" w:hAnsiTheme="minorHAnsi" w:cstheme="minorBidi"/>
          <w:noProof/>
          <w:sz w:val="22"/>
          <w:szCs w:val="22"/>
        </w:rPr>
        <w:pPrChange w:id="243" w:author="Maximilian Schmitz" w:date="2015-07-06T18:12:00Z">
          <w:pPr>
            <w:pStyle w:val="Verzeichnis3"/>
            <w:tabs>
              <w:tab w:val="left" w:pos="1200"/>
              <w:tab w:val="right" w:leader="dot" w:pos="9062"/>
            </w:tabs>
          </w:pPr>
        </w:pPrChange>
      </w:pPr>
      <w:del w:id="244" w:author="Maximilian Schmitz" w:date="2015-06-17T19:42:00Z">
        <w:r w:rsidRPr="00915AB6" w:rsidDel="00915AB6">
          <w:rPr>
            <w:rPrChange w:id="245" w:author="Maximilian Schmitz" w:date="2015-06-17T19:42:00Z">
              <w:rPr>
                <w:rStyle w:val="Hyperlink"/>
                <w:i w:val="0"/>
                <w:iCs w:val="0"/>
                <w:noProof/>
              </w:rPr>
            </w:rPrChange>
          </w:rPr>
          <w:delText>3.2.2</w:delText>
        </w:r>
        <w:r w:rsidDel="00915AB6">
          <w:rPr>
            <w:rFonts w:asciiTheme="minorHAnsi" w:eastAsiaTheme="minorEastAsia" w:hAnsiTheme="minorHAnsi" w:cstheme="minorBidi"/>
            <w:noProof/>
            <w:sz w:val="22"/>
            <w:szCs w:val="22"/>
          </w:rPr>
          <w:tab/>
        </w:r>
        <w:r w:rsidRPr="00915AB6" w:rsidDel="00915AB6">
          <w:rPr>
            <w:rPrChange w:id="246" w:author="Maximilian Schmitz" w:date="2015-06-17T19:42:00Z">
              <w:rPr>
                <w:rStyle w:val="Hyperlink"/>
                <w:i w:val="0"/>
                <w:iCs w:val="0"/>
                <w:noProof/>
              </w:rPr>
            </w:rPrChange>
          </w:rPr>
          <w:delText>Source Engine</w:delText>
        </w:r>
        <w:r w:rsidDel="00915AB6">
          <w:rPr>
            <w:noProof/>
            <w:webHidden/>
          </w:rPr>
          <w:tab/>
          <w:delText>3</w:delText>
        </w:r>
      </w:del>
    </w:p>
    <w:p w14:paraId="12BC7EAF" w14:textId="77777777" w:rsidR="00487DC3" w:rsidDel="00915AB6" w:rsidRDefault="00487DC3">
      <w:pPr>
        <w:pStyle w:val="berschrift1"/>
        <w:numPr>
          <w:ilvl w:val="0"/>
          <w:numId w:val="0"/>
        </w:numPr>
        <w:rPr>
          <w:del w:id="247" w:author="Maximilian Schmitz" w:date="2015-06-17T19:42:00Z"/>
          <w:rFonts w:asciiTheme="minorHAnsi" w:eastAsiaTheme="minorEastAsia" w:hAnsiTheme="minorHAnsi" w:cstheme="minorBidi"/>
          <w:noProof/>
          <w:sz w:val="22"/>
          <w:szCs w:val="22"/>
        </w:rPr>
        <w:pPrChange w:id="248" w:author="Maximilian Schmitz" w:date="2015-07-06T18:12:00Z">
          <w:pPr>
            <w:pStyle w:val="Verzeichnis3"/>
            <w:tabs>
              <w:tab w:val="left" w:pos="1200"/>
              <w:tab w:val="right" w:leader="dot" w:pos="9062"/>
            </w:tabs>
          </w:pPr>
        </w:pPrChange>
      </w:pPr>
      <w:del w:id="249" w:author="Maximilian Schmitz" w:date="2015-06-17T19:42:00Z">
        <w:r w:rsidRPr="00915AB6" w:rsidDel="00915AB6">
          <w:rPr>
            <w:rPrChange w:id="250" w:author="Maximilian Schmitz" w:date="2015-06-17T19:42:00Z">
              <w:rPr>
                <w:rStyle w:val="Hyperlink"/>
                <w:i w:val="0"/>
                <w:iCs w:val="0"/>
                <w:noProof/>
              </w:rPr>
            </w:rPrChange>
          </w:rPr>
          <w:delText>3.2.3</w:delText>
        </w:r>
        <w:r w:rsidDel="00915AB6">
          <w:rPr>
            <w:rFonts w:asciiTheme="minorHAnsi" w:eastAsiaTheme="minorEastAsia" w:hAnsiTheme="minorHAnsi" w:cstheme="minorBidi"/>
            <w:noProof/>
            <w:sz w:val="22"/>
            <w:szCs w:val="22"/>
          </w:rPr>
          <w:tab/>
        </w:r>
        <w:r w:rsidRPr="00915AB6" w:rsidDel="00915AB6">
          <w:rPr>
            <w:rPrChange w:id="251" w:author="Maximilian Schmitz" w:date="2015-06-17T19:42:00Z">
              <w:rPr>
                <w:rStyle w:val="Hyperlink"/>
                <w:i w:val="0"/>
                <w:iCs w:val="0"/>
                <w:noProof/>
              </w:rPr>
            </w:rPrChange>
          </w:rPr>
          <w:delText>Unity</w:delText>
        </w:r>
        <w:r w:rsidDel="00915AB6">
          <w:rPr>
            <w:noProof/>
            <w:webHidden/>
          </w:rPr>
          <w:tab/>
          <w:delText>4</w:delText>
        </w:r>
      </w:del>
    </w:p>
    <w:p w14:paraId="6454BEF6" w14:textId="77777777" w:rsidR="00487DC3" w:rsidDel="00915AB6" w:rsidRDefault="00487DC3">
      <w:pPr>
        <w:pStyle w:val="berschrift1"/>
        <w:numPr>
          <w:ilvl w:val="0"/>
          <w:numId w:val="0"/>
        </w:numPr>
        <w:rPr>
          <w:del w:id="252" w:author="Maximilian Schmitz" w:date="2015-06-17T19:42:00Z"/>
          <w:rFonts w:asciiTheme="minorHAnsi" w:eastAsiaTheme="minorEastAsia" w:hAnsiTheme="minorHAnsi" w:cstheme="minorBidi"/>
          <w:noProof/>
          <w:sz w:val="22"/>
          <w:szCs w:val="22"/>
        </w:rPr>
        <w:pPrChange w:id="253" w:author="Maximilian Schmitz" w:date="2015-07-06T18:12:00Z">
          <w:pPr>
            <w:pStyle w:val="Verzeichnis3"/>
            <w:tabs>
              <w:tab w:val="left" w:pos="1200"/>
              <w:tab w:val="right" w:leader="dot" w:pos="9062"/>
            </w:tabs>
          </w:pPr>
        </w:pPrChange>
      </w:pPr>
      <w:del w:id="254" w:author="Maximilian Schmitz" w:date="2015-06-17T19:42:00Z">
        <w:r w:rsidRPr="00915AB6" w:rsidDel="00915AB6">
          <w:rPr>
            <w:rPrChange w:id="255" w:author="Maximilian Schmitz" w:date="2015-06-17T19:42:00Z">
              <w:rPr>
                <w:rStyle w:val="Hyperlink"/>
                <w:i w:val="0"/>
                <w:iCs w:val="0"/>
                <w:noProof/>
                <w:lang w:val="en-US"/>
              </w:rPr>
            </w:rPrChange>
          </w:rPr>
          <w:delText>3.2.4</w:delText>
        </w:r>
        <w:r w:rsidDel="00915AB6">
          <w:rPr>
            <w:rFonts w:asciiTheme="minorHAnsi" w:eastAsiaTheme="minorEastAsia" w:hAnsiTheme="minorHAnsi" w:cstheme="minorBidi"/>
            <w:noProof/>
            <w:sz w:val="22"/>
            <w:szCs w:val="22"/>
          </w:rPr>
          <w:tab/>
        </w:r>
        <w:r w:rsidRPr="00915AB6" w:rsidDel="00915AB6">
          <w:rPr>
            <w:rPrChange w:id="256" w:author="Maximilian Schmitz" w:date="2015-06-17T19:42:00Z">
              <w:rPr>
                <w:rStyle w:val="Hyperlink"/>
                <w:i w:val="0"/>
                <w:iCs w:val="0"/>
                <w:noProof/>
                <w:lang w:val="en-US"/>
              </w:rPr>
            </w:rPrChange>
          </w:rPr>
          <w:delText>Unreal Engine 4</w:delText>
        </w:r>
        <w:r w:rsidDel="00915AB6">
          <w:rPr>
            <w:noProof/>
            <w:webHidden/>
          </w:rPr>
          <w:tab/>
          <w:delText>4</w:delText>
        </w:r>
      </w:del>
    </w:p>
    <w:p w14:paraId="222ED6D5" w14:textId="77777777" w:rsidR="00487DC3" w:rsidDel="00915AB6" w:rsidRDefault="00487DC3">
      <w:pPr>
        <w:pStyle w:val="berschrift1"/>
        <w:numPr>
          <w:ilvl w:val="0"/>
          <w:numId w:val="0"/>
        </w:numPr>
        <w:rPr>
          <w:del w:id="257" w:author="Maximilian Schmitz" w:date="2015-06-17T19:42:00Z"/>
          <w:rFonts w:asciiTheme="minorHAnsi" w:eastAsiaTheme="minorEastAsia" w:hAnsiTheme="minorHAnsi" w:cstheme="minorBidi"/>
          <w:noProof/>
          <w:sz w:val="22"/>
          <w:szCs w:val="22"/>
        </w:rPr>
        <w:pPrChange w:id="258" w:author="Maximilian Schmitz" w:date="2015-07-06T18:12:00Z">
          <w:pPr>
            <w:pStyle w:val="Verzeichnis3"/>
            <w:tabs>
              <w:tab w:val="left" w:pos="1200"/>
              <w:tab w:val="right" w:leader="dot" w:pos="9062"/>
            </w:tabs>
          </w:pPr>
        </w:pPrChange>
      </w:pPr>
      <w:del w:id="259" w:author="Maximilian Schmitz" w:date="2015-06-17T19:42:00Z">
        <w:r w:rsidRPr="00915AB6" w:rsidDel="00915AB6">
          <w:rPr>
            <w:rPrChange w:id="260" w:author="Maximilian Schmitz" w:date="2015-06-17T19:42:00Z">
              <w:rPr>
                <w:rStyle w:val="Hyperlink"/>
                <w:i w:val="0"/>
                <w:iCs w:val="0"/>
                <w:noProof/>
              </w:rPr>
            </w:rPrChange>
          </w:rPr>
          <w:delText>3.2.5</w:delText>
        </w:r>
        <w:r w:rsidDel="00915AB6">
          <w:rPr>
            <w:rFonts w:asciiTheme="minorHAnsi" w:eastAsiaTheme="minorEastAsia" w:hAnsiTheme="minorHAnsi" w:cstheme="minorBidi"/>
            <w:noProof/>
            <w:sz w:val="22"/>
            <w:szCs w:val="22"/>
          </w:rPr>
          <w:tab/>
        </w:r>
        <w:r w:rsidRPr="00915AB6" w:rsidDel="00915AB6">
          <w:rPr>
            <w:rPrChange w:id="261" w:author="Maximilian Schmitz" w:date="2015-06-17T19:42:00Z">
              <w:rPr>
                <w:rStyle w:val="Hyperlink"/>
                <w:i w:val="0"/>
                <w:iCs w:val="0"/>
                <w:noProof/>
              </w:rPr>
            </w:rPrChange>
          </w:rPr>
          <w:delText>Verwendung im Projekt</w:delText>
        </w:r>
        <w:r w:rsidDel="00915AB6">
          <w:rPr>
            <w:noProof/>
            <w:webHidden/>
          </w:rPr>
          <w:tab/>
          <w:delText>5</w:delText>
        </w:r>
      </w:del>
    </w:p>
    <w:p w14:paraId="79F47FB1" w14:textId="77777777" w:rsidR="00487DC3" w:rsidDel="00915AB6" w:rsidRDefault="00487DC3">
      <w:pPr>
        <w:pStyle w:val="berschrift1"/>
        <w:numPr>
          <w:ilvl w:val="0"/>
          <w:numId w:val="0"/>
        </w:numPr>
        <w:rPr>
          <w:del w:id="262" w:author="Maximilian Schmitz" w:date="2015-06-17T19:42:00Z"/>
          <w:rFonts w:asciiTheme="minorHAnsi" w:eastAsiaTheme="minorEastAsia" w:hAnsiTheme="minorHAnsi" w:cstheme="minorBidi"/>
          <w:noProof/>
          <w:sz w:val="22"/>
          <w:szCs w:val="22"/>
        </w:rPr>
        <w:pPrChange w:id="263" w:author="Maximilian Schmitz" w:date="2015-07-06T18:12:00Z">
          <w:pPr>
            <w:pStyle w:val="Verzeichnis2"/>
            <w:tabs>
              <w:tab w:val="left" w:pos="720"/>
              <w:tab w:val="right" w:leader="dot" w:pos="9062"/>
            </w:tabs>
          </w:pPr>
        </w:pPrChange>
      </w:pPr>
      <w:del w:id="264" w:author="Maximilian Schmitz" w:date="2015-06-17T19:42:00Z">
        <w:r w:rsidRPr="00915AB6" w:rsidDel="00915AB6">
          <w:rPr>
            <w:rPrChange w:id="265" w:author="Maximilian Schmitz" w:date="2015-06-17T19:42:00Z">
              <w:rPr>
                <w:rStyle w:val="Hyperlink"/>
                <w:smallCaps w:val="0"/>
                <w:noProof/>
              </w:rPr>
            </w:rPrChange>
          </w:rPr>
          <w:delText>3.3</w:delText>
        </w:r>
        <w:r w:rsidDel="00915AB6">
          <w:rPr>
            <w:rFonts w:asciiTheme="minorHAnsi" w:eastAsiaTheme="minorEastAsia" w:hAnsiTheme="minorHAnsi" w:cstheme="minorBidi"/>
            <w:noProof/>
            <w:sz w:val="22"/>
            <w:szCs w:val="22"/>
          </w:rPr>
          <w:tab/>
        </w:r>
        <w:r w:rsidRPr="00915AB6" w:rsidDel="00915AB6">
          <w:rPr>
            <w:rPrChange w:id="266" w:author="Maximilian Schmitz" w:date="2015-06-17T19:42:00Z">
              <w:rPr>
                <w:rStyle w:val="Hyperlink"/>
                <w:smallCaps w:val="0"/>
                <w:noProof/>
              </w:rPr>
            </w:rPrChange>
          </w:rPr>
          <w:delText>Scripting-Ansatz</w:delText>
        </w:r>
        <w:r w:rsidDel="00915AB6">
          <w:rPr>
            <w:noProof/>
            <w:webHidden/>
          </w:rPr>
          <w:tab/>
          <w:delText>5</w:delText>
        </w:r>
      </w:del>
    </w:p>
    <w:p w14:paraId="33D3B318" w14:textId="77777777" w:rsidR="00487DC3" w:rsidDel="00915AB6" w:rsidRDefault="00487DC3">
      <w:pPr>
        <w:pStyle w:val="berschrift1"/>
        <w:numPr>
          <w:ilvl w:val="0"/>
          <w:numId w:val="0"/>
        </w:numPr>
        <w:rPr>
          <w:del w:id="267" w:author="Maximilian Schmitz" w:date="2015-06-17T19:42:00Z"/>
          <w:rFonts w:asciiTheme="minorHAnsi" w:eastAsiaTheme="minorEastAsia" w:hAnsiTheme="minorHAnsi" w:cstheme="minorBidi"/>
          <w:noProof/>
          <w:sz w:val="22"/>
          <w:szCs w:val="22"/>
        </w:rPr>
        <w:pPrChange w:id="268" w:author="Maximilian Schmitz" w:date="2015-07-06T18:12:00Z">
          <w:pPr>
            <w:pStyle w:val="Verzeichnis3"/>
            <w:tabs>
              <w:tab w:val="left" w:pos="1200"/>
              <w:tab w:val="right" w:leader="dot" w:pos="9062"/>
            </w:tabs>
          </w:pPr>
        </w:pPrChange>
      </w:pPr>
      <w:del w:id="269" w:author="Maximilian Schmitz" w:date="2015-06-17T19:42:00Z">
        <w:r w:rsidRPr="00915AB6" w:rsidDel="00915AB6">
          <w:rPr>
            <w:rPrChange w:id="270" w:author="Maximilian Schmitz" w:date="2015-06-17T19:42:00Z">
              <w:rPr>
                <w:rStyle w:val="Hyperlink"/>
                <w:i w:val="0"/>
                <w:iCs w:val="0"/>
                <w:noProof/>
              </w:rPr>
            </w:rPrChange>
          </w:rPr>
          <w:delText>3.3.1</w:delText>
        </w:r>
        <w:r w:rsidDel="00915AB6">
          <w:rPr>
            <w:rFonts w:asciiTheme="minorHAnsi" w:eastAsiaTheme="minorEastAsia" w:hAnsiTheme="minorHAnsi" w:cstheme="minorBidi"/>
            <w:noProof/>
            <w:sz w:val="22"/>
            <w:szCs w:val="22"/>
          </w:rPr>
          <w:tab/>
        </w:r>
        <w:r w:rsidRPr="00915AB6" w:rsidDel="00915AB6">
          <w:rPr>
            <w:rPrChange w:id="271" w:author="Maximilian Schmitz" w:date="2015-06-17T19:42:00Z">
              <w:rPr>
                <w:rStyle w:val="Hyperlink"/>
                <w:i w:val="0"/>
                <w:iCs w:val="0"/>
                <w:noProof/>
              </w:rPr>
            </w:rPrChange>
          </w:rPr>
          <w:delText>Grundsätzliches</w:delText>
        </w:r>
        <w:r w:rsidDel="00915AB6">
          <w:rPr>
            <w:noProof/>
            <w:webHidden/>
          </w:rPr>
          <w:tab/>
          <w:delText>5</w:delText>
        </w:r>
      </w:del>
    </w:p>
    <w:p w14:paraId="5B8A7B0E" w14:textId="77777777" w:rsidR="00487DC3" w:rsidDel="00915AB6" w:rsidRDefault="00487DC3">
      <w:pPr>
        <w:pStyle w:val="berschrift1"/>
        <w:numPr>
          <w:ilvl w:val="0"/>
          <w:numId w:val="0"/>
        </w:numPr>
        <w:rPr>
          <w:del w:id="272" w:author="Maximilian Schmitz" w:date="2015-06-17T19:42:00Z"/>
          <w:rFonts w:asciiTheme="minorHAnsi" w:eastAsiaTheme="minorEastAsia" w:hAnsiTheme="minorHAnsi" w:cstheme="minorBidi"/>
          <w:noProof/>
          <w:sz w:val="22"/>
          <w:szCs w:val="22"/>
        </w:rPr>
        <w:pPrChange w:id="273" w:author="Maximilian Schmitz" w:date="2015-07-06T18:12:00Z">
          <w:pPr>
            <w:pStyle w:val="Verzeichnis3"/>
            <w:tabs>
              <w:tab w:val="left" w:pos="1200"/>
              <w:tab w:val="right" w:leader="dot" w:pos="9062"/>
            </w:tabs>
          </w:pPr>
        </w:pPrChange>
      </w:pPr>
      <w:del w:id="274" w:author="Maximilian Schmitz" w:date="2015-06-17T19:42:00Z">
        <w:r w:rsidRPr="00915AB6" w:rsidDel="00915AB6">
          <w:rPr>
            <w:rPrChange w:id="275" w:author="Maximilian Schmitz" w:date="2015-06-17T19:42:00Z">
              <w:rPr>
                <w:rStyle w:val="Hyperlink"/>
                <w:i w:val="0"/>
                <w:iCs w:val="0"/>
                <w:noProof/>
              </w:rPr>
            </w:rPrChange>
          </w:rPr>
          <w:delText>3.3.2</w:delText>
        </w:r>
        <w:r w:rsidDel="00915AB6">
          <w:rPr>
            <w:rFonts w:asciiTheme="minorHAnsi" w:eastAsiaTheme="minorEastAsia" w:hAnsiTheme="minorHAnsi" w:cstheme="minorBidi"/>
            <w:noProof/>
            <w:sz w:val="22"/>
            <w:szCs w:val="22"/>
          </w:rPr>
          <w:tab/>
        </w:r>
        <w:r w:rsidRPr="00915AB6" w:rsidDel="00915AB6">
          <w:rPr>
            <w:rPrChange w:id="276" w:author="Maximilian Schmitz" w:date="2015-06-17T19:42:00Z">
              <w:rPr>
                <w:rStyle w:val="Hyperlink"/>
                <w:i w:val="0"/>
                <w:iCs w:val="0"/>
                <w:noProof/>
              </w:rPr>
            </w:rPrChange>
          </w:rPr>
          <w:delText>Lua</w:delText>
        </w:r>
        <w:r w:rsidDel="00915AB6">
          <w:rPr>
            <w:noProof/>
            <w:webHidden/>
          </w:rPr>
          <w:tab/>
          <w:delText>5</w:delText>
        </w:r>
      </w:del>
    </w:p>
    <w:p w14:paraId="6A9FB208" w14:textId="77777777" w:rsidR="00487DC3" w:rsidDel="00915AB6" w:rsidRDefault="00487DC3">
      <w:pPr>
        <w:pStyle w:val="berschrift1"/>
        <w:numPr>
          <w:ilvl w:val="0"/>
          <w:numId w:val="0"/>
        </w:numPr>
        <w:rPr>
          <w:del w:id="277" w:author="Maximilian Schmitz" w:date="2015-06-17T19:42:00Z"/>
          <w:rFonts w:asciiTheme="minorHAnsi" w:eastAsiaTheme="minorEastAsia" w:hAnsiTheme="minorHAnsi" w:cstheme="minorBidi"/>
          <w:noProof/>
          <w:sz w:val="22"/>
          <w:szCs w:val="22"/>
        </w:rPr>
        <w:pPrChange w:id="278" w:author="Maximilian Schmitz" w:date="2015-07-06T18:12:00Z">
          <w:pPr>
            <w:pStyle w:val="Verzeichnis2"/>
            <w:tabs>
              <w:tab w:val="left" w:pos="720"/>
              <w:tab w:val="right" w:leader="dot" w:pos="9062"/>
            </w:tabs>
          </w:pPr>
        </w:pPrChange>
      </w:pPr>
      <w:del w:id="279" w:author="Maximilian Schmitz" w:date="2015-06-17T19:42:00Z">
        <w:r w:rsidRPr="00915AB6" w:rsidDel="00915AB6">
          <w:rPr>
            <w:rPrChange w:id="280" w:author="Maximilian Schmitz" w:date="2015-06-17T19:42:00Z">
              <w:rPr>
                <w:rStyle w:val="Hyperlink"/>
                <w:smallCaps w:val="0"/>
                <w:noProof/>
              </w:rPr>
            </w:rPrChange>
          </w:rPr>
          <w:delText>3.4</w:delText>
        </w:r>
        <w:r w:rsidDel="00915AB6">
          <w:rPr>
            <w:rFonts w:asciiTheme="minorHAnsi" w:eastAsiaTheme="minorEastAsia" w:hAnsiTheme="minorHAnsi" w:cstheme="minorBidi"/>
            <w:noProof/>
            <w:sz w:val="22"/>
            <w:szCs w:val="22"/>
          </w:rPr>
          <w:tab/>
        </w:r>
        <w:r w:rsidRPr="00915AB6" w:rsidDel="00915AB6">
          <w:rPr>
            <w:rPrChange w:id="281" w:author="Maximilian Schmitz" w:date="2015-06-17T19:42:00Z">
              <w:rPr>
                <w:rStyle w:val="Hyperlink"/>
                <w:smallCaps w:val="0"/>
                <w:noProof/>
              </w:rPr>
            </w:rPrChange>
          </w:rPr>
          <w:delText>Robo Cup</w:delText>
        </w:r>
        <w:r w:rsidR="00877FC2" w:rsidRPr="00915AB6" w:rsidDel="00915AB6">
          <w:rPr>
            <w:rPrChange w:id="282" w:author="Maximilian Schmitz" w:date="2015-06-17T19:42:00Z">
              <w:rPr>
                <w:rStyle w:val="Hyperlink"/>
                <w:smallCaps w:val="0"/>
                <w:noProof/>
              </w:rPr>
            </w:rPrChange>
          </w:rPr>
          <w:delText xml:space="preserve"> (Kurz Halten)</w:delText>
        </w:r>
        <w:r w:rsidDel="00915AB6">
          <w:rPr>
            <w:noProof/>
            <w:webHidden/>
          </w:rPr>
          <w:tab/>
          <w:delText>6</w:delText>
        </w:r>
      </w:del>
    </w:p>
    <w:p w14:paraId="0B7DD6F8" w14:textId="77777777" w:rsidR="00487DC3" w:rsidDel="00915AB6" w:rsidRDefault="00487DC3">
      <w:pPr>
        <w:pStyle w:val="berschrift1"/>
        <w:numPr>
          <w:ilvl w:val="0"/>
          <w:numId w:val="0"/>
        </w:numPr>
        <w:rPr>
          <w:del w:id="283" w:author="Maximilian Schmitz" w:date="2015-06-17T19:42:00Z"/>
          <w:rFonts w:asciiTheme="minorHAnsi" w:eastAsiaTheme="minorEastAsia" w:hAnsiTheme="minorHAnsi" w:cstheme="minorBidi"/>
          <w:noProof/>
          <w:sz w:val="22"/>
          <w:szCs w:val="22"/>
        </w:rPr>
        <w:pPrChange w:id="284" w:author="Maximilian Schmitz" w:date="2015-07-06T18:12:00Z">
          <w:pPr>
            <w:pStyle w:val="Verzeichnis2"/>
            <w:tabs>
              <w:tab w:val="left" w:pos="720"/>
              <w:tab w:val="right" w:leader="dot" w:pos="9062"/>
            </w:tabs>
          </w:pPr>
        </w:pPrChange>
      </w:pPr>
      <w:del w:id="285" w:author="Maximilian Schmitz" w:date="2015-06-17T19:42:00Z">
        <w:r w:rsidRPr="00915AB6" w:rsidDel="00915AB6">
          <w:rPr>
            <w:rPrChange w:id="286" w:author="Maximilian Schmitz" w:date="2015-06-17T19:42:00Z">
              <w:rPr>
                <w:rStyle w:val="Hyperlink"/>
                <w:smallCaps w:val="0"/>
                <w:noProof/>
              </w:rPr>
            </w:rPrChange>
          </w:rPr>
          <w:delText>3.5</w:delText>
        </w:r>
        <w:r w:rsidDel="00915AB6">
          <w:rPr>
            <w:rFonts w:asciiTheme="minorHAnsi" w:eastAsiaTheme="minorEastAsia" w:hAnsiTheme="minorHAnsi" w:cstheme="minorBidi"/>
            <w:noProof/>
            <w:sz w:val="22"/>
            <w:szCs w:val="22"/>
          </w:rPr>
          <w:tab/>
        </w:r>
        <w:r w:rsidRPr="00915AB6" w:rsidDel="00915AB6">
          <w:rPr>
            <w:rPrChange w:id="287" w:author="Maximilian Schmitz" w:date="2015-06-17T19:42:00Z">
              <w:rPr>
                <w:rStyle w:val="Hyperlink"/>
                <w:smallCaps w:val="0"/>
                <w:noProof/>
              </w:rPr>
            </w:rPrChange>
          </w:rPr>
          <w:delText>Künstliche Intelligenz</w:delText>
        </w:r>
        <w:r w:rsidDel="00915AB6">
          <w:rPr>
            <w:noProof/>
            <w:webHidden/>
          </w:rPr>
          <w:tab/>
          <w:delText>7</w:delText>
        </w:r>
      </w:del>
    </w:p>
    <w:p w14:paraId="75AC9772" w14:textId="77777777" w:rsidR="00487DC3" w:rsidDel="00915AB6" w:rsidRDefault="00487DC3">
      <w:pPr>
        <w:pStyle w:val="berschrift1"/>
        <w:numPr>
          <w:ilvl w:val="0"/>
          <w:numId w:val="0"/>
        </w:numPr>
        <w:rPr>
          <w:del w:id="288" w:author="Maximilian Schmitz" w:date="2015-06-17T19:42:00Z"/>
          <w:rFonts w:asciiTheme="minorHAnsi" w:eastAsiaTheme="minorEastAsia" w:hAnsiTheme="minorHAnsi" w:cstheme="minorBidi"/>
          <w:noProof/>
          <w:sz w:val="22"/>
          <w:szCs w:val="22"/>
        </w:rPr>
        <w:pPrChange w:id="289" w:author="Maximilian Schmitz" w:date="2015-07-06T18:12:00Z">
          <w:pPr>
            <w:pStyle w:val="Verzeichnis2"/>
            <w:tabs>
              <w:tab w:val="left" w:pos="720"/>
              <w:tab w:val="right" w:leader="dot" w:pos="9062"/>
            </w:tabs>
          </w:pPr>
        </w:pPrChange>
      </w:pPr>
      <w:del w:id="290" w:author="Maximilian Schmitz" w:date="2015-06-17T19:42:00Z">
        <w:r w:rsidRPr="00915AB6" w:rsidDel="00915AB6">
          <w:rPr>
            <w:rPrChange w:id="291" w:author="Maximilian Schmitz" w:date="2015-06-17T19:42:00Z">
              <w:rPr>
                <w:rStyle w:val="Hyperlink"/>
                <w:smallCaps w:val="0"/>
                <w:noProof/>
              </w:rPr>
            </w:rPrChange>
          </w:rPr>
          <w:delText>3.6</w:delText>
        </w:r>
        <w:r w:rsidDel="00915AB6">
          <w:rPr>
            <w:rFonts w:asciiTheme="minorHAnsi" w:eastAsiaTheme="minorEastAsia" w:hAnsiTheme="minorHAnsi" w:cstheme="minorBidi"/>
            <w:noProof/>
            <w:sz w:val="22"/>
            <w:szCs w:val="22"/>
          </w:rPr>
          <w:tab/>
        </w:r>
        <w:r w:rsidRPr="00915AB6" w:rsidDel="00915AB6">
          <w:rPr>
            <w:rPrChange w:id="292" w:author="Maximilian Schmitz" w:date="2015-06-17T19:42:00Z">
              <w:rPr>
                <w:rStyle w:val="Hyperlink"/>
                <w:smallCaps w:val="0"/>
                <w:noProof/>
              </w:rPr>
            </w:rPrChange>
          </w:rPr>
          <w:delText>Zusammenfassung</w:delText>
        </w:r>
        <w:r w:rsidDel="00915AB6">
          <w:rPr>
            <w:noProof/>
            <w:webHidden/>
          </w:rPr>
          <w:tab/>
          <w:delText>9</w:delText>
        </w:r>
      </w:del>
    </w:p>
    <w:p w14:paraId="793AE8D2" w14:textId="77777777" w:rsidR="00487DC3" w:rsidDel="00915AB6" w:rsidRDefault="00487DC3">
      <w:pPr>
        <w:pStyle w:val="berschrift1"/>
        <w:numPr>
          <w:ilvl w:val="0"/>
          <w:numId w:val="0"/>
        </w:numPr>
        <w:rPr>
          <w:del w:id="293" w:author="Maximilian Schmitz" w:date="2015-06-17T19:42:00Z"/>
          <w:rFonts w:asciiTheme="minorHAnsi" w:eastAsiaTheme="minorEastAsia" w:hAnsiTheme="minorHAnsi" w:cstheme="minorBidi"/>
          <w:b w:val="0"/>
          <w:noProof/>
          <w:sz w:val="22"/>
          <w:szCs w:val="22"/>
        </w:rPr>
        <w:pPrChange w:id="294" w:author="Maximilian Schmitz" w:date="2015-07-06T18:12:00Z">
          <w:pPr>
            <w:pStyle w:val="Verzeichnis1"/>
            <w:tabs>
              <w:tab w:val="left" w:pos="480"/>
              <w:tab w:val="right" w:leader="dot" w:pos="9062"/>
            </w:tabs>
          </w:pPr>
        </w:pPrChange>
      </w:pPr>
      <w:del w:id="295" w:author="Maximilian Schmitz" w:date="2015-06-17T19:42:00Z">
        <w:r w:rsidRPr="00915AB6" w:rsidDel="00915AB6">
          <w:rPr>
            <w:rPrChange w:id="296" w:author="Maximilian Schmitz" w:date="2015-06-17T19:42:00Z">
              <w:rPr>
                <w:rStyle w:val="Hyperlink"/>
                <w:b w:val="0"/>
                <w:bCs w:val="0"/>
                <w:caps w:val="0"/>
                <w:noProof/>
              </w:rPr>
            </w:rPrChange>
          </w:rPr>
          <w:delText>4</w:delText>
        </w:r>
        <w:r w:rsidDel="00915AB6">
          <w:rPr>
            <w:rFonts w:asciiTheme="minorHAnsi" w:eastAsiaTheme="minorEastAsia" w:hAnsiTheme="minorHAnsi" w:cstheme="minorBidi"/>
            <w:b w:val="0"/>
            <w:noProof/>
            <w:sz w:val="22"/>
            <w:szCs w:val="22"/>
          </w:rPr>
          <w:tab/>
        </w:r>
        <w:r w:rsidRPr="00915AB6" w:rsidDel="00915AB6">
          <w:rPr>
            <w:rPrChange w:id="297" w:author="Maximilian Schmitz" w:date="2015-06-17T19:42:00Z">
              <w:rPr>
                <w:rStyle w:val="Hyperlink"/>
                <w:b w:val="0"/>
                <w:bCs w:val="0"/>
                <w:caps w:val="0"/>
                <w:noProof/>
              </w:rPr>
            </w:rPrChange>
          </w:rPr>
          <w:delText>Planung / Struktur</w:delText>
        </w:r>
        <w:r w:rsidDel="00915AB6">
          <w:rPr>
            <w:noProof/>
            <w:webHidden/>
          </w:rPr>
          <w:tab/>
          <w:delText>10</w:delText>
        </w:r>
      </w:del>
    </w:p>
    <w:p w14:paraId="6402BC98" w14:textId="77777777" w:rsidR="00487DC3" w:rsidDel="00915AB6" w:rsidRDefault="00487DC3">
      <w:pPr>
        <w:pStyle w:val="berschrift1"/>
        <w:numPr>
          <w:ilvl w:val="0"/>
          <w:numId w:val="0"/>
        </w:numPr>
        <w:rPr>
          <w:del w:id="298" w:author="Maximilian Schmitz" w:date="2015-06-17T19:42:00Z"/>
          <w:rFonts w:asciiTheme="minorHAnsi" w:eastAsiaTheme="minorEastAsia" w:hAnsiTheme="minorHAnsi" w:cstheme="minorBidi"/>
          <w:noProof/>
          <w:sz w:val="22"/>
          <w:szCs w:val="22"/>
        </w:rPr>
        <w:pPrChange w:id="299" w:author="Maximilian Schmitz" w:date="2015-07-06T18:12:00Z">
          <w:pPr>
            <w:pStyle w:val="Verzeichnis2"/>
            <w:tabs>
              <w:tab w:val="left" w:pos="720"/>
              <w:tab w:val="right" w:leader="dot" w:pos="9062"/>
            </w:tabs>
          </w:pPr>
        </w:pPrChange>
      </w:pPr>
      <w:del w:id="300" w:author="Maximilian Schmitz" w:date="2015-06-17T19:42:00Z">
        <w:r w:rsidRPr="00915AB6" w:rsidDel="00915AB6">
          <w:rPr>
            <w:rPrChange w:id="301" w:author="Maximilian Schmitz" w:date="2015-06-17T19:42:00Z">
              <w:rPr>
                <w:rStyle w:val="Hyperlink"/>
                <w:smallCaps w:val="0"/>
                <w:noProof/>
              </w:rPr>
            </w:rPrChange>
          </w:rPr>
          <w:delText>4.1</w:delText>
        </w:r>
        <w:r w:rsidDel="00915AB6">
          <w:rPr>
            <w:rFonts w:asciiTheme="minorHAnsi" w:eastAsiaTheme="minorEastAsia" w:hAnsiTheme="minorHAnsi" w:cstheme="minorBidi"/>
            <w:noProof/>
            <w:sz w:val="22"/>
            <w:szCs w:val="22"/>
          </w:rPr>
          <w:tab/>
        </w:r>
        <w:r w:rsidRPr="00915AB6" w:rsidDel="00915AB6">
          <w:rPr>
            <w:rPrChange w:id="302" w:author="Maximilian Schmitz" w:date="2015-06-17T19:42:00Z">
              <w:rPr>
                <w:rStyle w:val="Hyperlink"/>
                <w:smallCaps w:val="0"/>
                <w:noProof/>
              </w:rPr>
            </w:rPrChange>
          </w:rPr>
          <w:delText>Projektmanagement</w:delText>
        </w:r>
        <w:r w:rsidDel="00915AB6">
          <w:rPr>
            <w:noProof/>
            <w:webHidden/>
          </w:rPr>
          <w:tab/>
          <w:delText>10</w:delText>
        </w:r>
      </w:del>
    </w:p>
    <w:p w14:paraId="5809FA3E" w14:textId="77777777" w:rsidR="00487DC3" w:rsidDel="00915AB6" w:rsidRDefault="00487DC3">
      <w:pPr>
        <w:pStyle w:val="berschrift1"/>
        <w:numPr>
          <w:ilvl w:val="0"/>
          <w:numId w:val="0"/>
        </w:numPr>
        <w:rPr>
          <w:del w:id="303" w:author="Maximilian Schmitz" w:date="2015-06-17T19:42:00Z"/>
          <w:rFonts w:asciiTheme="minorHAnsi" w:eastAsiaTheme="minorEastAsia" w:hAnsiTheme="minorHAnsi" w:cstheme="minorBidi"/>
          <w:noProof/>
          <w:sz w:val="22"/>
          <w:szCs w:val="22"/>
        </w:rPr>
        <w:pPrChange w:id="304" w:author="Maximilian Schmitz" w:date="2015-07-06T18:12:00Z">
          <w:pPr>
            <w:pStyle w:val="Verzeichnis2"/>
            <w:tabs>
              <w:tab w:val="left" w:pos="720"/>
              <w:tab w:val="right" w:leader="dot" w:pos="9062"/>
            </w:tabs>
          </w:pPr>
        </w:pPrChange>
      </w:pPr>
      <w:del w:id="305" w:author="Maximilian Schmitz" w:date="2015-06-17T19:42:00Z">
        <w:r w:rsidRPr="00915AB6" w:rsidDel="00915AB6">
          <w:rPr>
            <w:rPrChange w:id="306" w:author="Maximilian Schmitz" w:date="2015-06-17T19:42:00Z">
              <w:rPr>
                <w:rStyle w:val="Hyperlink"/>
                <w:smallCaps w:val="0"/>
                <w:noProof/>
              </w:rPr>
            </w:rPrChange>
          </w:rPr>
          <w:delText>4.2</w:delText>
        </w:r>
        <w:r w:rsidDel="00915AB6">
          <w:rPr>
            <w:rFonts w:asciiTheme="minorHAnsi" w:eastAsiaTheme="minorEastAsia" w:hAnsiTheme="minorHAnsi" w:cstheme="minorBidi"/>
            <w:noProof/>
            <w:sz w:val="22"/>
            <w:szCs w:val="22"/>
          </w:rPr>
          <w:tab/>
        </w:r>
        <w:r w:rsidRPr="00915AB6" w:rsidDel="00915AB6">
          <w:rPr>
            <w:rPrChange w:id="307" w:author="Maximilian Schmitz" w:date="2015-06-17T19:42:00Z">
              <w:rPr>
                <w:rStyle w:val="Hyperlink"/>
                <w:smallCaps w:val="0"/>
                <w:noProof/>
              </w:rPr>
            </w:rPrChange>
          </w:rPr>
          <w:delText>Analyse der Aufgabenstellung</w:delText>
        </w:r>
        <w:r w:rsidDel="00915AB6">
          <w:rPr>
            <w:noProof/>
            <w:webHidden/>
          </w:rPr>
          <w:tab/>
          <w:delText>10</w:delText>
        </w:r>
      </w:del>
    </w:p>
    <w:p w14:paraId="11D2135D" w14:textId="77777777" w:rsidR="00487DC3" w:rsidDel="00915AB6" w:rsidRDefault="00487DC3">
      <w:pPr>
        <w:pStyle w:val="berschrift1"/>
        <w:numPr>
          <w:ilvl w:val="0"/>
          <w:numId w:val="0"/>
        </w:numPr>
        <w:rPr>
          <w:del w:id="308" w:author="Maximilian Schmitz" w:date="2015-06-17T19:42:00Z"/>
          <w:rFonts w:asciiTheme="minorHAnsi" w:eastAsiaTheme="minorEastAsia" w:hAnsiTheme="minorHAnsi" w:cstheme="minorBidi"/>
          <w:noProof/>
          <w:sz w:val="22"/>
          <w:szCs w:val="22"/>
        </w:rPr>
        <w:pPrChange w:id="309" w:author="Maximilian Schmitz" w:date="2015-07-06T18:12:00Z">
          <w:pPr>
            <w:pStyle w:val="Verzeichnis3"/>
            <w:tabs>
              <w:tab w:val="left" w:pos="1200"/>
              <w:tab w:val="right" w:leader="dot" w:pos="9062"/>
            </w:tabs>
          </w:pPr>
        </w:pPrChange>
      </w:pPr>
      <w:del w:id="310" w:author="Maximilian Schmitz" w:date="2015-06-17T19:42:00Z">
        <w:r w:rsidRPr="00915AB6" w:rsidDel="00915AB6">
          <w:rPr>
            <w:rPrChange w:id="311" w:author="Maximilian Schmitz" w:date="2015-06-17T19:42:00Z">
              <w:rPr>
                <w:rStyle w:val="Hyperlink"/>
                <w:i w:val="0"/>
                <w:iCs w:val="0"/>
                <w:noProof/>
              </w:rPr>
            </w:rPrChange>
          </w:rPr>
          <w:delText>4.2.1</w:delText>
        </w:r>
        <w:r w:rsidDel="00915AB6">
          <w:rPr>
            <w:rFonts w:asciiTheme="minorHAnsi" w:eastAsiaTheme="minorEastAsia" w:hAnsiTheme="minorHAnsi" w:cstheme="minorBidi"/>
            <w:noProof/>
            <w:sz w:val="22"/>
            <w:szCs w:val="22"/>
          </w:rPr>
          <w:tab/>
        </w:r>
        <w:r w:rsidRPr="00915AB6" w:rsidDel="00915AB6">
          <w:rPr>
            <w:rPrChange w:id="312" w:author="Maximilian Schmitz" w:date="2015-06-17T19:42:00Z">
              <w:rPr>
                <w:rStyle w:val="Hyperlink"/>
                <w:i w:val="0"/>
                <w:iCs w:val="0"/>
                <w:noProof/>
              </w:rPr>
            </w:rPrChange>
          </w:rPr>
          <w:delText>Muss-Kriterien</w:delText>
        </w:r>
        <w:r w:rsidDel="00915AB6">
          <w:rPr>
            <w:noProof/>
            <w:webHidden/>
          </w:rPr>
          <w:tab/>
          <w:delText>10</w:delText>
        </w:r>
      </w:del>
    </w:p>
    <w:p w14:paraId="433D8D68" w14:textId="77777777" w:rsidR="00487DC3" w:rsidDel="00915AB6" w:rsidRDefault="00487DC3">
      <w:pPr>
        <w:pStyle w:val="berschrift1"/>
        <w:numPr>
          <w:ilvl w:val="0"/>
          <w:numId w:val="0"/>
        </w:numPr>
        <w:rPr>
          <w:del w:id="313" w:author="Maximilian Schmitz" w:date="2015-06-17T19:42:00Z"/>
          <w:rFonts w:asciiTheme="minorHAnsi" w:eastAsiaTheme="minorEastAsia" w:hAnsiTheme="minorHAnsi" w:cstheme="minorBidi"/>
          <w:noProof/>
          <w:sz w:val="22"/>
          <w:szCs w:val="22"/>
        </w:rPr>
        <w:pPrChange w:id="314" w:author="Maximilian Schmitz" w:date="2015-07-06T18:12:00Z">
          <w:pPr>
            <w:pStyle w:val="Verzeichnis3"/>
            <w:tabs>
              <w:tab w:val="left" w:pos="1200"/>
              <w:tab w:val="right" w:leader="dot" w:pos="9062"/>
            </w:tabs>
          </w:pPr>
        </w:pPrChange>
      </w:pPr>
      <w:del w:id="315" w:author="Maximilian Schmitz" w:date="2015-06-17T19:42:00Z">
        <w:r w:rsidRPr="00915AB6" w:rsidDel="00915AB6">
          <w:rPr>
            <w:rPrChange w:id="316" w:author="Maximilian Schmitz" w:date="2015-06-17T19:42:00Z">
              <w:rPr>
                <w:rStyle w:val="Hyperlink"/>
                <w:i w:val="0"/>
                <w:iCs w:val="0"/>
                <w:noProof/>
              </w:rPr>
            </w:rPrChange>
          </w:rPr>
          <w:delText>4.2.2</w:delText>
        </w:r>
        <w:r w:rsidDel="00915AB6">
          <w:rPr>
            <w:rFonts w:asciiTheme="minorHAnsi" w:eastAsiaTheme="minorEastAsia" w:hAnsiTheme="minorHAnsi" w:cstheme="minorBidi"/>
            <w:noProof/>
            <w:sz w:val="22"/>
            <w:szCs w:val="22"/>
          </w:rPr>
          <w:tab/>
        </w:r>
        <w:r w:rsidRPr="00915AB6" w:rsidDel="00915AB6">
          <w:rPr>
            <w:rPrChange w:id="317" w:author="Maximilian Schmitz" w:date="2015-06-17T19:42:00Z">
              <w:rPr>
                <w:rStyle w:val="Hyperlink"/>
                <w:i w:val="0"/>
                <w:iCs w:val="0"/>
                <w:noProof/>
              </w:rPr>
            </w:rPrChange>
          </w:rPr>
          <w:delText>Soll-Kriterien</w:delText>
        </w:r>
        <w:r w:rsidDel="00915AB6">
          <w:rPr>
            <w:noProof/>
            <w:webHidden/>
          </w:rPr>
          <w:tab/>
          <w:delText>11</w:delText>
        </w:r>
      </w:del>
    </w:p>
    <w:p w14:paraId="2B66B895" w14:textId="77777777" w:rsidR="00487DC3" w:rsidDel="00915AB6" w:rsidRDefault="00487DC3">
      <w:pPr>
        <w:pStyle w:val="berschrift1"/>
        <w:numPr>
          <w:ilvl w:val="0"/>
          <w:numId w:val="0"/>
        </w:numPr>
        <w:rPr>
          <w:del w:id="318" w:author="Maximilian Schmitz" w:date="2015-06-17T19:42:00Z"/>
          <w:rFonts w:asciiTheme="minorHAnsi" w:eastAsiaTheme="minorEastAsia" w:hAnsiTheme="minorHAnsi" w:cstheme="minorBidi"/>
          <w:noProof/>
          <w:sz w:val="22"/>
          <w:szCs w:val="22"/>
        </w:rPr>
        <w:pPrChange w:id="319" w:author="Maximilian Schmitz" w:date="2015-07-06T18:12:00Z">
          <w:pPr>
            <w:pStyle w:val="Verzeichnis3"/>
            <w:tabs>
              <w:tab w:val="left" w:pos="1200"/>
              <w:tab w:val="right" w:leader="dot" w:pos="9062"/>
            </w:tabs>
          </w:pPr>
        </w:pPrChange>
      </w:pPr>
      <w:del w:id="320" w:author="Maximilian Schmitz" w:date="2015-06-17T19:42:00Z">
        <w:r w:rsidRPr="00915AB6" w:rsidDel="00915AB6">
          <w:rPr>
            <w:rPrChange w:id="321" w:author="Maximilian Schmitz" w:date="2015-06-17T19:42:00Z">
              <w:rPr>
                <w:rStyle w:val="Hyperlink"/>
                <w:i w:val="0"/>
                <w:iCs w:val="0"/>
                <w:noProof/>
              </w:rPr>
            </w:rPrChange>
          </w:rPr>
          <w:delText>4.2.3</w:delText>
        </w:r>
        <w:r w:rsidDel="00915AB6">
          <w:rPr>
            <w:rFonts w:asciiTheme="minorHAnsi" w:eastAsiaTheme="minorEastAsia" w:hAnsiTheme="minorHAnsi" w:cstheme="minorBidi"/>
            <w:noProof/>
            <w:sz w:val="22"/>
            <w:szCs w:val="22"/>
          </w:rPr>
          <w:tab/>
        </w:r>
        <w:r w:rsidRPr="00915AB6" w:rsidDel="00915AB6">
          <w:rPr>
            <w:rPrChange w:id="322" w:author="Maximilian Schmitz" w:date="2015-06-17T19:42:00Z">
              <w:rPr>
                <w:rStyle w:val="Hyperlink"/>
                <w:i w:val="0"/>
                <w:iCs w:val="0"/>
                <w:noProof/>
              </w:rPr>
            </w:rPrChange>
          </w:rPr>
          <w:delText>Kann-Kriterien</w:delText>
        </w:r>
        <w:r w:rsidDel="00915AB6">
          <w:rPr>
            <w:noProof/>
            <w:webHidden/>
          </w:rPr>
          <w:tab/>
          <w:delText>11</w:delText>
        </w:r>
      </w:del>
    </w:p>
    <w:p w14:paraId="1EC3F1E4" w14:textId="77777777" w:rsidR="00487DC3" w:rsidDel="00915AB6" w:rsidRDefault="00487DC3">
      <w:pPr>
        <w:pStyle w:val="berschrift1"/>
        <w:numPr>
          <w:ilvl w:val="0"/>
          <w:numId w:val="0"/>
        </w:numPr>
        <w:rPr>
          <w:del w:id="323" w:author="Maximilian Schmitz" w:date="2015-06-17T19:42:00Z"/>
          <w:rFonts w:asciiTheme="minorHAnsi" w:eastAsiaTheme="minorEastAsia" w:hAnsiTheme="minorHAnsi" w:cstheme="minorBidi"/>
          <w:noProof/>
          <w:sz w:val="22"/>
          <w:szCs w:val="22"/>
        </w:rPr>
        <w:pPrChange w:id="324" w:author="Maximilian Schmitz" w:date="2015-07-06T18:12:00Z">
          <w:pPr>
            <w:pStyle w:val="Verzeichnis3"/>
            <w:tabs>
              <w:tab w:val="left" w:pos="1200"/>
              <w:tab w:val="right" w:leader="dot" w:pos="9062"/>
            </w:tabs>
          </w:pPr>
        </w:pPrChange>
      </w:pPr>
      <w:del w:id="325" w:author="Maximilian Schmitz" w:date="2015-06-17T19:42:00Z">
        <w:r w:rsidRPr="00915AB6" w:rsidDel="00915AB6">
          <w:rPr>
            <w:rPrChange w:id="326" w:author="Maximilian Schmitz" w:date="2015-06-17T19:42:00Z">
              <w:rPr>
                <w:rStyle w:val="Hyperlink"/>
                <w:i w:val="0"/>
                <w:iCs w:val="0"/>
                <w:noProof/>
              </w:rPr>
            </w:rPrChange>
          </w:rPr>
          <w:delText>4.2.4</w:delText>
        </w:r>
        <w:r w:rsidDel="00915AB6">
          <w:rPr>
            <w:rFonts w:asciiTheme="minorHAnsi" w:eastAsiaTheme="minorEastAsia" w:hAnsiTheme="minorHAnsi" w:cstheme="minorBidi"/>
            <w:noProof/>
            <w:sz w:val="22"/>
            <w:szCs w:val="22"/>
          </w:rPr>
          <w:tab/>
        </w:r>
        <w:r w:rsidRPr="00915AB6" w:rsidDel="00915AB6">
          <w:rPr>
            <w:rPrChange w:id="327" w:author="Maximilian Schmitz" w:date="2015-06-17T19:42:00Z">
              <w:rPr>
                <w:rStyle w:val="Hyperlink"/>
                <w:i w:val="0"/>
                <w:iCs w:val="0"/>
                <w:noProof/>
              </w:rPr>
            </w:rPrChange>
          </w:rPr>
          <w:delText>Analyse der Kriterien</w:delText>
        </w:r>
        <w:r w:rsidDel="00915AB6">
          <w:rPr>
            <w:noProof/>
            <w:webHidden/>
          </w:rPr>
          <w:tab/>
          <w:delText>11</w:delText>
        </w:r>
      </w:del>
    </w:p>
    <w:p w14:paraId="5E236F6C" w14:textId="77777777" w:rsidR="00487DC3" w:rsidDel="00915AB6" w:rsidRDefault="00487DC3">
      <w:pPr>
        <w:pStyle w:val="berschrift1"/>
        <w:numPr>
          <w:ilvl w:val="0"/>
          <w:numId w:val="0"/>
        </w:numPr>
        <w:rPr>
          <w:del w:id="328" w:author="Maximilian Schmitz" w:date="2015-06-17T19:42:00Z"/>
          <w:rFonts w:asciiTheme="minorHAnsi" w:eastAsiaTheme="minorEastAsia" w:hAnsiTheme="minorHAnsi" w:cstheme="minorBidi"/>
          <w:noProof/>
          <w:sz w:val="22"/>
          <w:szCs w:val="22"/>
        </w:rPr>
        <w:pPrChange w:id="329" w:author="Maximilian Schmitz" w:date="2015-07-06T18:12:00Z">
          <w:pPr>
            <w:pStyle w:val="Verzeichnis2"/>
            <w:tabs>
              <w:tab w:val="left" w:pos="720"/>
              <w:tab w:val="right" w:leader="dot" w:pos="9062"/>
            </w:tabs>
          </w:pPr>
        </w:pPrChange>
      </w:pPr>
      <w:del w:id="330" w:author="Maximilian Schmitz" w:date="2015-06-17T19:42:00Z">
        <w:r w:rsidRPr="00915AB6" w:rsidDel="00915AB6">
          <w:rPr>
            <w:rPrChange w:id="331" w:author="Maximilian Schmitz" w:date="2015-06-17T19:42:00Z">
              <w:rPr>
                <w:rStyle w:val="Hyperlink"/>
                <w:smallCaps w:val="0"/>
                <w:noProof/>
              </w:rPr>
            </w:rPrChange>
          </w:rPr>
          <w:delText>4.3</w:delText>
        </w:r>
        <w:r w:rsidDel="00915AB6">
          <w:rPr>
            <w:rFonts w:asciiTheme="minorHAnsi" w:eastAsiaTheme="minorEastAsia" w:hAnsiTheme="minorHAnsi" w:cstheme="minorBidi"/>
            <w:noProof/>
            <w:sz w:val="22"/>
            <w:szCs w:val="22"/>
          </w:rPr>
          <w:tab/>
        </w:r>
        <w:r w:rsidRPr="00915AB6" w:rsidDel="00915AB6">
          <w:rPr>
            <w:rPrChange w:id="332" w:author="Maximilian Schmitz" w:date="2015-06-17T19:42:00Z">
              <w:rPr>
                <w:rStyle w:val="Hyperlink"/>
                <w:smallCaps w:val="0"/>
                <w:noProof/>
              </w:rPr>
            </w:rPrChange>
          </w:rPr>
          <w:delText>Architektur</w:delText>
        </w:r>
        <w:r w:rsidDel="00915AB6">
          <w:rPr>
            <w:noProof/>
            <w:webHidden/>
          </w:rPr>
          <w:tab/>
          <w:delText>12</w:delText>
        </w:r>
      </w:del>
    </w:p>
    <w:p w14:paraId="107679E6" w14:textId="77777777" w:rsidR="00487DC3" w:rsidDel="00915AB6" w:rsidRDefault="00487DC3">
      <w:pPr>
        <w:pStyle w:val="berschrift1"/>
        <w:numPr>
          <w:ilvl w:val="0"/>
          <w:numId w:val="0"/>
        </w:numPr>
        <w:rPr>
          <w:del w:id="333" w:author="Maximilian Schmitz" w:date="2015-06-17T19:42:00Z"/>
          <w:rFonts w:asciiTheme="minorHAnsi" w:eastAsiaTheme="minorEastAsia" w:hAnsiTheme="minorHAnsi" w:cstheme="minorBidi"/>
          <w:b w:val="0"/>
          <w:noProof/>
          <w:sz w:val="22"/>
          <w:szCs w:val="22"/>
        </w:rPr>
        <w:pPrChange w:id="334" w:author="Maximilian Schmitz" w:date="2015-07-06T18:12:00Z">
          <w:pPr>
            <w:pStyle w:val="Verzeichnis1"/>
            <w:tabs>
              <w:tab w:val="left" w:pos="480"/>
              <w:tab w:val="right" w:leader="dot" w:pos="9062"/>
            </w:tabs>
          </w:pPr>
        </w:pPrChange>
      </w:pPr>
      <w:del w:id="335" w:author="Maximilian Schmitz" w:date="2015-06-17T19:42:00Z">
        <w:r w:rsidRPr="00915AB6" w:rsidDel="00915AB6">
          <w:rPr>
            <w:rPrChange w:id="336" w:author="Maximilian Schmitz" w:date="2015-06-17T19:42:00Z">
              <w:rPr>
                <w:rStyle w:val="Hyperlink"/>
                <w:b w:val="0"/>
                <w:bCs w:val="0"/>
                <w:caps w:val="0"/>
                <w:noProof/>
              </w:rPr>
            </w:rPrChange>
          </w:rPr>
          <w:delText>5</w:delText>
        </w:r>
        <w:r w:rsidDel="00915AB6">
          <w:rPr>
            <w:rFonts w:asciiTheme="minorHAnsi" w:eastAsiaTheme="minorEastAsia" w:hAnsiTheme="minorHAnsi" w:cstheme="minorBidi"/>
            <w:b w:val="0"/>
            <w:noProof/>
            <w:sz w:val="22"/>
            <w:szCs w:val="22"/>
          </w:rPr>
          <w:tab/>
        </w:r>
        <w:r w:rsidRPr="00915AB6" w:rsidDel="00915AB6">
          <w:rPr>
            <w:rPrChange w:id="337" w:author="Maximilian Schmitz" w:date="2015-06-17T19:42:00Z">
              <w:rPr>
                <w:rStyle w:val="Hyperlink"/>
                <w:b w:val="0"/>
                <w:bCs w:val="0"/>
                <w:caps w:val="0"/>
                <w:noProof/>
              </w:rPr>
            </w:rPrChange>
          </w:rPr>
          <w:delText>Umsetzung</w:delText>
        </w:r>
        <w:r w:rsidDel="00915AB6">
          <w:rPr>
            <w:noProof/>
            <w:webHidden/>
          </w:rPr>
          <w:tab/>
          <w:delText>14</w:delText>
        </w:r>
      </w:del>
    </w:p>
    <w:p w14:paraId="2C2F231B" w14:textId="77777777" w:rsidR="00487DC3" w:rsidDel="00915AB6" w:rsidRDefault="00487DC3">
      <w:pPr>
        <w:pStyle w:val="berschrift1"/>
        <w:numPr>
          <w:ilvl w:val="0"/>
          <w:numId w:val="0"/>
        </w:numPr>
        <w:rPr>
          <w:del w:id="338" w:author="Maximilian Schmitz" w:date="2015-06-17T19:42:00Z"/>
          <w:rFonts w:asciiTheme="minorHAnsi" w:eastAsiaTheme="minorEastAsia" w:hAnsiTheme="minorHAnsi" w:cstheme="minorBidi"/>
          <w:noProof/>
          <w:sz w:val="22"/>
          <w:szCs w:val="22"/>
        </w:rPr>
        <w:pPrChange w:id="339" w:author="Maximilian Schmitz" w:date="2015-07-06T18:12:00Z">
          <w:pPr>
            <w:pStyle w:val="Verzeichnis2"/>
            <w:tabs>
              <w:tab w:val="left" w:pos="720"/>
              <w:tab w:val="right" w:leader="dot" w:pos="9062"/>
            </w:tabs>
          </w:pPr>
        </w:pPrChange>
      </w:pPr>
      <w:del w:id="340" w:author="Maximilian Schmitz" w:date="2015-06-17T19:42:00Z">
        <w:r w:rsidRPr="00915AB6" w:rsidDel="00915AB6">
          <w:rPr>
            <w:rPrChange w:id="341" w:author="Maximilian Schmitz" w:date="2015-06-17T19:42:00Z">
              <w:rPr>
                <w:rStyle w:val="Hyperlink"/>
                <w:smallCaps w:val="0"/>
                <w:noProof/>
              </w:rPr>
            </w:rPrChange>
          </w:rPr>
          <w:delText>5.1</w:delText>
        </w:r>
        <w:r w:rsidDel="00915AB6">
          <w:rPr>
            <w:rFonts w:asciiTheme="minorHAnsi" w:eastAsiaTheme="minorEastAsia" w:hAnsiTheme="minorHAnsi" w:cstheme="minorBidi"/>
            <w:noProof/>
            <w:sz w:val="22"/>
            <w:szCs w:val="22"/>
          </w:rPr>
          <w:tab/>
        </w:r>
        <w:r w:rsidRPr="00915AB6" w:rsidDel="00915AB6">
          <w:rPr>
            <w:rPrChange w:id="342" w:author="Maximilian Schmitz" w:date="2015-06-17T19:42:00Z">
              <w:rPr>
                <w:rStyle w:val="Hyperlink"/>
                <w:smallCaps w:val="0"/>
                <w:noProof/>
              </w:rPr>
            </w:rPrChange>
          </w:rPr>
          <w:delText>Umsetzung der Simulationsumgebung</w:delText>
        </w:r>
        <w:r w:rsidDel="00915AB6">
          <w:rPr>
            <w:noProof/>
            <w:webHidden/>
          </w:rPr>
          <w:tab/>
          <w:delText>14</w:delText>
        </w:r>
      </w:del>
    </w:p>
    <w:p w14:paraId="27627F47" w14:textId="77777777" w:rsidR="00487DC3" w:rsidDel="00915AB6" w:rsidRDefault="00487DC3">
      <w:pPr>
        <w:pStyle w:val="berschrift1"/>
        <w:numPr>
          <w:ilvl w:val="0"/>
          <w:numId w:val="0"/>
        </w:numPr>
        <w:rPr>
          <w:del w:id="343" w:author="Maximilian Schmitz" w:date="2015-06-17T19:42:00Z"/>
          <w:rFonts w:asciiTheme="minorHAnsi" w:eastAsiaTheme="minorEastAsia" w:hAnsiTheme="minorHAnsi" w:cstheme="minorBidi"/>
          <w:noProof/>
          <w:sz w:val="22"/>
          <w:szCs w:val="22"/>
        </w:rPr>
        <w:pPrChange w:id="344" w:author="Maximilian Schmitz" w:date="2015-07-06T18:12:00Z">
          <w:pPr>
            <w:pStyle w:val="Verzeichnis3"/>
            <w:tabs>
              <w:tab w:val="left" w:pos="1200"/>
              <w:tab w:val="right" w:leader="dot" w:pos="9062"/>
            </w:tabs>
          </w:pPr>
        </w:pPrChange>
      </w:pPr>
      <w:del w:id="345" w:author="Maximilian Schmitz" w:date="2015-06-17T19:42:00Z">
        <w:r w:rsidRPr="00915AB6" w:rsidDel="00915AB6">
          <w:rPr>
            <w:rPrChange w:id="346" w:author="Maximilian Schmitz" w:date="2015-06-17T19:42:00Z">
              <w:rPr>
                <w:rStyle w:val="Hyperlink"/>
                <w:i w:val="0"/>
                <w:iCs w:val="0"/>
                <w:noProof/>
              </w:rPr>
            </w:rPrChange>
          </w:rPr>
          <w:delText>5.1.1</w:delText>
        </w:r>
        <w:r w:rsidDel="00915AB6">
          <w:rPr>
            <w:rFonts w:asciiTheme="minorHAnsi" w:eastAsiaTheme="minorEastAsia" w:hAnsiTheme="minorHAnsi" w:cstheme="minorBidi"/>
            <w:noProof/>
            <w:sz w:val="22"/>
            <w:szCs w:val="22"/>
          </w:rPr>
          <w:tab/>
        </w:r>
        <w:r w:rsidRPr="00915AB6" w:rsidDel="00915AB6">
          <w:rPr>
            <w:rPrChange w:id="347" w:author="Maximilian Schmitz" w:date="2015-06-17T19:42:00Z">
              <w:rPr>
                <w:rStyle w:val="Hyperlink"/>
                <w:i w:val="0"/>
                <w:iCs w:val="0"/>
                <w:noProof/>
              </w:rPr>
            </w:rPrChange>
          </w:rPr>
          <w:delText>Grundsätzliches</w:delText>
        </w:r>
        <w:r w:rsidDel="00915AB6">
          <w:rPr>
            <w:noProof/>
            <w:webHidden/>
          </w:rPr>
          <w:tab/>
          <w:delText>14</w:delText>
        </w:r>
      </w:del>
    </w:p>
    <w:p w14:paraId="08B990AD" w14:textId="77777777" w:rsidR="00487DC3" w:rsidDel="00915AB6" w:rsidRDefault="00487DC3">
      <w:pPr>
        <w:pStyle w:val="berschrift1"/>
        <w:numPr>
          <w:ilvl w:val="0"/>
          <w:numId w:val="0"/>
        </w:numPr>
        <w:rPr>
          <w:del w:id="348" w:author="Maximilian Schmitz" w:date="2015-06-17T19:42:00Z"/>
          <w:rFonts w:asciiTheme="minorHAnsi" w:eastAsiaTheme="minorEastAsia" w:hAnsiTheme="minorHAnsi" w:cstheme="minorBidi"/>
          <w:noProof/>
          <w:sz w:val="22"/>
          <w:szCs w:val="22"/>
        </w:rPr>
        <w:pPrChange w:id="349" w:author="Maximilian Schmitz" w:date="2015-07-06T18:12:00Z">
          <w:pPr>
            <w:pStyle w:val="Verzeichnis3"/>
            <w:tabs>
              <w:tab w:val="left" w:pos="1200"/>
              <w:tab w:val="right" w:leader="dot" w:pos="9062"/>
            </w:tabs>
          </w:pPr>
        </w:pPrChange>
      </w:pPr>
      <w:del w:id="350" w:author="Maximilian Schmitz" w:date="2015-06-17T19:42:00Z">
        <w:r w:rsidRPr="00915AB6" w:rsidDel="00915AB6">
          <w:rPr>
            <w:rPrChange w:id="351" w:author="Maximilian Schmitz" w:date="2015-06-17T19:42:00Z">
              <w:rPr>
                <w:rStyle w:val="Hyperlink"/>
                <w:i w:val="0"/>
                <w:iCs w:val="0"/>
                <w:noProof/>
              </w:rPr>
            </w:rPrChange>
          </w:rPr>
          <w:delText>5.1.2</w:delText>
        </w:r>
        <w:r w:rsidDel="00915AB6">
          <w:rPr>
            <w:rFonts w:asciiTheme="minorHAnsi" w:eastAsiaTheme="minorEastAsia" w:hAnsiTheme="minorHAnsi" w:cstheme="minorBidi"/>
            <w:noProof/>
            <w:sz w:val="22"/>
            <w:szCs w:val="22"/>
          </w:rPr>
          <w:tab/>
        </w:r>
        <w:r w:rsidRPr="00915AB6" w:rsidDel="00915AB6">
          <w:rPr>
            <w:rPrChange w:id="352" w:author="Maximilian Schmitz" w:date="2015-06-17T19:42:00Z">
              <w:rPr>
                <w:rStyle w:val="Hyperlink"/>
                <w:i w:val="0"/>
                <w:iCs w:val="0"/>
                <w:noProof/>
              </w:rPr>
            </w:rPrChange>
          </w:rPr>
          <w:delText>Regelimplementierung</w:delText>
        </w:r>
        <w:r w:rsidDel="00915AB6">
          <w:rPr>
            <w:noProof/>
            <w:webHidden/>
          </w:rPr>
          <w:tab/>
          <w:delText>14</w:delText>
        </w:r>
      </w:del>
    </w:p>
    <w:p w14:paraId="51EFF412" w14:textId="77777777" w:rsidR="00487DC3" w:rsidDel="00915AB6" w:rsidRDefault="00487DC3">
      <w:pPr>
        <w:pStyle w:val="berschrift1"/>
        <w:numPr>
          <w:ilvl w:val="0"/>
          <w:numId w:val="0"/>
        </w:numPr>
        <w:rPr>
          <w:del w:id="353" w:author="Maximilian Schmitz" w:date="2015-06-17T19:42:00Z"/>
          <w:rFonts w:asciiTheme="minorHAnsi" w:eastAsiaTheme="minorEastAsia" w:hAnsiTheme="minorHAnsi" w:cstheme="minorBidi"/>
          <w:noProof/>
          <w:sz w:val="22"/>
          <w:szCs w:val="22"/>
        </w:rPr>
        <w:pPrChange w:id="354" w:author="Maximilian Schmitz" w:date="2015-07-06T18:12:00Z">
          <w:pPr>
            <w:pStyle w:val="Verzeichnis3"/>
            <w:tabs>
              <w:tab w:val="left" w:pos="1200"/>
              <w:tab w:val="right" w:leader="dot" w:pos="9062"/>
            </w:tabs>
          </w:pPr>
        </w:pPrChange>
      </w:pPr>
      <w:del w:id="355" w:author="Maximilian Schmitz" w:date="2015-06-17T19:42:00Z">
        <w:r w:rsidRPr="00915AB6" w:rsidDel="00915AB6">
          <w:rPr>
            <w:rPrChange w:id="356" w:author="Maximilian Schmitz" w:date="2015-06-17T19:42:00Z">
              <w:rPr>
                <w:rStyle w:val="Hyperlink"/>
                <w:i w:val="0"/>
                <w:iCs w:val="0"/>
                <w:noProof/>
              </w:rPr>
            </w:rPrChange>
          </w:rPr>
          <w:delText>5.1.3</w:delText>
        </w:r>
        <w:r w:rsidDel="00915AB6">
          <w:rPr>
            <w:rFonts w:asciiTheme="minorHAnsi" w:eastAsiaTheme="minorEastAsia" w:hAnsiTheme="minorHAnsi" w:cstheme="minorBidi"/>
            <w:noProof/>
            <w:sz w:val="22"/>
            <w:szCs w:val="22"/>
          </w:rPr>
          <w:tab/>
        </w:r>
        <w:r w:rsidRPr="00915AB6" w:rsidDel="00915AB6">
          <w:rPr>
            <w:rPrChange w:id="357" w:author="Maximilian Schmitz" w:date="2015-06-17T19:42:00Z">
              <w:rPr>
                <w:rStyle w:val="Hyperlink"/>
                <w:i w:val="0"/>
                <w:iCs w:val="0"/>
                <w:noProof/>
              </w:rPr>
            </w:rPrChange>
          </w:rPr>
          <w:delText>Scripschnittstelle</w:delText>
        </w:r>
        <w:r w:rsidDel="00915AB6">
          <w:rPr>
            <w:noProof/>
            <w:webHidden/>
          </w:rPr>
          <w:tab/>
          <w:delText>14</w:delText>
        </w:r>
      </w:del>
    </w:p>
    <w:p w14:paraId="7D732B5B" w14:textId="77777777" w:rsidR="00487DC3" w:rsidDel="00915AB6" w:rsidRDefault="00487DC3">
      <w:pPr>
        <w:pStyle w:val="berschrift1"/>
        <w:numPr>
          <w:ilvl w:val="0"/>
          <w:numId w:val="0"/>
        </w:numPr>
        <w:rPr>
          <w:del w:id="358" w:author="Maximilian Schmitz" w:date="2015-06-17T19:42:00Z"/>
          <w:rFonts w:asciiTheme="minorHAnsi" w:eastAsiaTheme="minorEastAsia" w:hAnsiTheme="minorHAnsi" w:cstheme="minorBidi"/>
          <w:noProof/>
          <w:sz w:val="22"/>
          <w:szCs w:val="22"/>
        </w:rPr>
        <w:pPrChange w:id="359" w:author="Maximilian Schmitz" w:date="2015-07-06T18:12:00Z">
          <w:pPr>
            <w:pStyle w:val="Verzeichnis2"/>
            <w:tabs>
              <w:tab w:val="left" w:pos="720"/>
              <w:tab w:val="right" w:leader="dot" w:pos="9062"/>
            </w:tabs>
          </w:pPr>
        </w:pPrChange>
      </w:pPr>
      <w:del w:id="360" w:author="Maximilian Schmitz" w:date="2015-06-17T19:42:00Z">
        <w:r w:rsidRPr="00915AB6" w:rsidDel="00915AB6">
          <w:rPr>
            <w:rPrChange w:id="361" w:author="Maximilian Schmitz" w:date="2015-06-17T19:42:00Z">
              <w:rPr>
                <w:rStyle w:val="Hyperlink"/>
                <w:smallCaps w:val="0"/>
                <w:noProof/>
              </w:rPr>
            </w:rPrChange>
          </w:rPr>
          <w:delText>5.2</w:delText>
        </w:r>
        <w:r w:rsidDel="00915AB6">
          <w:rPr>
            <w:rFonts w:asciiTheme="minorHAnsi" w:eastAsiaTheme="minorEastAsia" w:hAnsiTheme="minorHAnsi" w:cstheme="minorBidi"/>
            <w:noProof/>
            <w:sz w:val="22"/>
            <w:szCs w:val="22"/>
          </w:rPr>
          <w:tab/>
        </w:r>
        <w:r w:rsidRPr="00915AB6" w:rsidDel="00915AB6">
          <w:rPr>
            <w:rPrChange w:id="362" w:author="Maximilian Schmitz" w:date="2015-06-17T19:42:00Z">
              <w:rPr>
                <w:rStyle w:val="Hyperlink"/>
                <w:smallCaps w:val="0"/>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berschrift1"/>
        <w:numPr>
          <w:ilvl w:val="0"/>
          <w:numId w:val="0"/>
        </w:numPr>
        <w:rPr>
          <w:del w:id="363" w:author="Maximilian Schmitz" w:date="2015-06-17T19:42:00Z"/>
          <w:rFonts w:asciiTheme="minorHAnsi" w:eastAsiaTheme="minorEastAsia" w:hAnsiTheme="minorHAnsi" w:cstheme="minorBidi"/>
          <w:b w:val="0"/>
          <w:noProof/>
          <w:sz w:val="22"/>
          <w:szCs w:val="22"/>
        </w:rPr>
        <w:pPrChange w:id="364" w:author="Maximilian Schmitz" w:date="2015-07-06T18:12:00Z">
          <w:pPr>
            <w:pStyle w:val="Verzeichnis1"/>
            <w:tabs>
              <w:tab w:val="left" w:pos="480"/>
              <w:tab w:val="right" w:leader="dot" w:pos="9062"/>
            </w:tabs>
          </w:pPr>
        </w:pPrChange>
      </w:pPr>
      <w:del w:id="365" w:author="Maximilian Schmitz" w:date="2015-06-17T19:42:00Z">
        <w:r w:rsidRPr="00915AB6" w:rsidDel="00915AB6">
          <w:rPr>
            <w:rPrChange w:id="366" w:author="Maximilian Schmitz" w:date="2015-06-17T19:42:00Z">
              <w:rPr>
                <w:rStyle w:val="Hyperlink"/>
                <w:b w:val="0"/>
                <w:bCs w:val="0"/>
                <w:caps w:val="0"/>
                <w:noProof/>
              </w:rPr>
            </w:rPrChange>
          </w:rPr>
          <w:delText>6</w:delText>
        </w:r>
        <w:r w:rsidDel="00915AB6">
          <w:rPr>
            <w:rFonts w:asciiTheme="minorHAnsi" w:eastAsiaTheme="minorEastAsia" w:hAnsiTheme="minorHAnsi" w:cstheme="minorBidi"/>
            <w:b w:val="0"/>
            <w:noProof/>
            <w:sz w:val="22"/>
            <w:szCs w:val="22"/>
          </w:rPr>
          <w:tab/>
        </w:r>
        <w:r w:rsidRPr="00915AB6" w:rsidDel="00915AB6">
          <w:rPr>
            <w:rPrChange w:id="367" w:author="Maximilian Schmitz" w:date="2015-06-17T19:42:00Z">
              <w:rPr>
                <w:rStyle w:val="Hyperlink"/>
                <w:b w:val="0"/>
                <w:bCs w:val="0"/>
                <w:caps w:val="0"/>
                <w:noProof/>
              </w:rPr>
            </w:rPrChange>
          </w:rPr>
          <w:delText>Ausblick</w:delText>
        </w:r>
        <w:r w:rsidDel="00915AB6">
          <w:rPr>
            <w:noProof/>
            <w:webHidden/>
          </w:rPr>
          <w:tab/>
          <w:delText>15</w:delText>
        </w:r>
      </w:del>
    </w:p>
    <w:p w14:paraId="00EE6F70" w14:textId="77777777" w:rsidR="00487DC3" w:rsidDel="00915AB6" w:rsidRDefault="00487DC3">
      <w:pPr>
        <w:pStyle w:val="berschrift1"/>
        <w:numPr>
          <w:ilvl w:val="0"/>
          <w:numId w:val="0"/>
        </w:numPr>
        <w:rPr>
          <w:del w:id="368" w:author="Maximilian Schmitz" w:date="2015-06-17T19:42:00Z"/>
          <w:rFonts w:asciiTheme="minorHAnsi" w:eastAsiaTheme="minorEastAsia" w:hAnsiTheme="minorHAnsi" w:cstheme="minorBidi"/>
          <w:b w:val="0"/>
          <w:noProof/>
          <w:sz w:val="22"/>
          <w:szCs w:val="22"/>
        </w:rPr>
        <w:pPrChange w:id="369" w:author="Maximilian Schmitz" w:date="2015-07-06T18:12:00Z">
          <w:pPr>
            <w:pStyle w:val="Verzeichnis1"/>
            <w:tabs>
              <w:tab w:val="left" w:pos="480"/>
              <w:tab w:val="right" w:leader="dot" w:pos="9062"/>
            </w:tabs>
          </w:pPr>
        </w:pPrChange>
      </w:pPr>
      <w:del w:id="370" w:author="Maximilian Schmitz" w:date="2015-06-17T19:42:00Z">
        <w:r w:rsidRPr="00915AB6" w:rsidDel="00915AB6">
          <w:rPr>
            <w:rPrChange w:id="371" w:author="Maximilian Schmitz" w:date="2015-06-17T19:42:00Z">
              <w:rPr>
                <w:rStyle w:val="Hyperlink"/>
                <w:b w:val="0"/>
                <w:bCs w:val="0"/>
                <w:caps w:val="0"/>
                <w:noProof/>
              </w:rPr>
            </w:rPrChange>
          </w:rPr>
          <w:delText>7</w:delText>
        </w:r>
        <w:r w:rsidDel="00915AB6">
          <w:rPr>
            <w:rFonts w:asciiTheme="minorHAnsi" w:eastAsiaTheme="minorEastAsia" w:hAnsiTheme="minorHAnsi" w:cstheme="minorBidi"/>
            <w:b w:val="0"/>
            <w:noProof/>
            <w:sz w:val="22"/>
            <w:szCs w:val="22"/>
          </w:rPr>
          <w:tab/>
        </w:r>
        <w:r w:rsidRPr="00915AB6" w:rsidDel="00915AB6">
          <w:rPr>
            <w:rPrChange w:id="372" w:author="Maximilian Schmitz" w:date="2015-06-17T19:42:00Z">
              <w:rPr>
                <w:rStyle w:val="Hyperlink"/>
                <w:b w:val="0"/>
                <w:bCs w:val="0"/>
                <w:caps w:val="0"/>
                <w:noProof/>
              </w:rPr>
            </w:rPrChange>
          </w:rPr>
          <w:delText>Fazit</w:delText>
        </w:r>
        <w:r w:rsidDel="00915AB6">
          <w:rPr>
            <w:noProof/>
            <w:webHidden/>
          </w:rPr>
          <w:tab/>
          <w:delText>16</w:delText>
        </w:r>
      </w:del>
    </w:p>
    <w:p w14:paraId="5635D7C7" w14:textId="77777777" w:rsidR="00487DC3" w:rsidDel="00915AB6" w:rsidRDefault="00487DC3">
      <w:pPr>
        <w:pStyle w:val="berschrift1"/>
        <w:numPr>
          <w:ilvl w:val="0"/>
          <w:numId w:val="0"/>
        </w:numPr>
        <w:rPr>
          <w:del w:id="373" w:author="Maximilian Schmitz" w:date="2015-06-17T19:42:00Z"/>
          <w:rFonts w:asciiTheme="minorHAnsi" w:eastAsiaTheme="minorEastAsia" w:hAnsiTheme="minorHAnsi" w:cstheme="minorBidi"/>
          <w:b w:val="0"/>
          <w:noProof/>
          <w:sz w:val="22"/>
          <w:szCs w:val="22"/>
        </w:rPr>
        <w:pPrChange w:id="374" w:author="Maximilian Schmitz" w:date="2015-07-06T18:12:00Z">
          <w:pPr>
            <w:pStyle w:val="Verzeichnis1"/>
            <w:tabs>
              <w:tab w:val="right" w:leader="dot" w:pos="9062"/>
            </w:tabs>
          </w:pPr>
        </w:pPrChange>
      </w:pPr>
      <w:del w:id="375" w:author="Maximilian Schmitz" w:date="2015-06-17T19:42:00Z">
        <w:r w:rsidRPr="00915AB6" w:rsidDel="00915AB6">
          <w:rPr>
            <w:rPrChange w:id="376" w:author="Maximilian Schmitz" w:date="2015-06-17T19:42:00Z">
              <w:rPr>
                <w:rStyle w:val="Hyperlink"/>
                <w:b w:val="0"/>
                <w:bCs w:val="0"/>
                <w:caps w:val="0"/>
                <w:noProof/>
              </w:rPr>
            </w:rPrChange>
          </w:rPr>
          <w:delText>Literaturverzeichnis</w:delText>
        </w:r>
        <w:r w:rsidR="006201A2" w:rsidRPr="00915AB6" w:rsidDel="00915AB6">
          <w:rPr>
            <w:rPrChange w:id="377" w:author="Maximilian Schmitz" w:date="2015-06-17T19:42:00Z">
              <w:rPr>
                <w:rStyle w:val="Hyperlink"/>
                <w:b w:val="0"/>
                <w:bCs w:val="0"/>
                <w:caps w:val="0"/>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berschrift1"/>
        <w:numPr>
          <w:ilvl w:val="0"/>
          <w:numId w:val="0"/>
        </w:numPr>
        <w:rPr>
          <w:del w:id="378" w:author="Maximilian Schmitz" w:date="2015-06-17T19:42:00Z"/>
          <w:rFonts w:asciiTheme="minorHAnsi" w:eastAsiaTheme="minorEastAsia" w:hAnsiTheme="minorHAnsi" w:cstheme="minorBidi"/>
          <w:b w:val="0"/>
          <w:noProof/>
          <w:sz w:val="22"/>
          <w:szCs w:val="22"/>
        </w:rPr>
        <w:pPrChange w:id="379" w:author="Maximilian Schmitz" w:date="2015-07-06T18:12:00Z">
          <w:pPr>
            <w:pStyle w:val="Verzeichnis1"/>
            <w:tabs>
              <w:tab w:val="right" w:leader="dot" w:pos="9062"/>
            </w:tabs>
          </w:pPr>
        </w:pPrChange>
      </w:pPr>
      <w:del w:id="380" w:author="Maximilian Schmitz" w:date="2015-06-17T19:42:00Z">
        <w:r w:rsidRPr="00915AB6" w:rsidDel="00915AB6">
          <w:rPr>
            <w:rPrChange w:id="381" w:author="Maximilian Schmitz" w:date="2015-06-17T19:42:00Z">
              <w:rPr>
                <w:rStyle w:val="Hyperlink"/>
                <w:b w:val="0"/>
                <w:bCs w:val="0"/>
                <w:caps w:val="0"/>
                <w:noProof/>
              </w:rPr>
            </w:rPrChange>
          </w:rPr>
          <w:delText>Abbildungsverzeichnis</w:delText>
        </w:r>
        <w:r w:rsidDel="00915AB6">
          <w:rPr>
            <w:noProof/>
            <w:webHidden/>
          </w:rPr>
          <w:tab/>
          <w:delText>II</w:delText>
        </w:r>
      </w:del>
    </w:p>
    <w:p w14:paraId="2BFDD3BE" w14:textId="77777777" w:rsidR="00487DC3" w:rsidDel="00915AB6" w:rsidRDefault="00487DC3">
      <w:pPr>
        <w:pStyle w:val="berschrift1"/>
        <w:numPr>
          <w:ilvl w:val="0"/>
          <w:numId w:val="0"/>
        </w:numPr>
        <w:rPr>
          <w:del w:id="382" w:author="Maximilian Schmitz" w:date="2015-06-17T19:42:00Z"/>
          <w:rFonts w:asciiTheme="minorHAnsi" w:eastAsiaTheme="minorEastAsia" w:hAnsiTheme="minorHAnsi" w:cstheme="minorBidi"/>
          <w:b w:val="0"/>
          <w:noProof/>
          <w:sz w:val="22"/>
          <w:szCs w:val="22"/>
        </w:rPr>
        <w:pPrChange w:id="383" w:author="Maximilian Schmitz" w:date="2015-07-06T18:12:00Z">
          <w:pPr>
            <w:pStyle w:val="Verzeichnis1"/>
            <w:tabs>
              <w:tab w:val="right" w:leader="dot" w:pos="9062"/>
            </w:tabs>
          </w:pPr>
        </w:pPrChange>
      </w:pPr>
      <w:del w:id="384" w:author="Maximilian Schmitz" w:date="2015-06-17T19:42:00Z">
        <w:r w:rsidRPr="00915AB6" w:rsidDel="00915AB6">
          <w:rPr>
            <w:rPrChange w:id="385" w:author="Maximilian Schmitz" w:date="2015-06-17T19:42:00Z">
              <w:rPr>
                <w:rStyle w:val="Hyperlink"/>
                <w:b w:val="0"/>
                <w:bCs w:val="0"/>
                <w:caps w:val="0"/>
                <w:noProof/>
              </w:rPr>
            </w:rPrChange>
          </w:rPr>
          <w:delText>Abkürzungsverzeichnis</w:delText>
        </w:r>
        <w:r w:rsidDel="00915AB6">
          <w:rPr>
            <w:noProof/>
            <w:webHidden/>
          </w:rPr>
          <w:tab/>
          <w:delText>III</w:delText>
        </w:r>
      </w:del>
    </w:p>
    <w:p w14:paraId="43B0EAF4" w14:textId="77777777" w:rsidR="00487DC3" w:rsidDel="00915AB6" w:rsidRDefault="00487DC3">
      <w:pPr>
        <w:pStyle w:val="berschrift1"/>
        <w:numPr>
          <w:ilvl w:val="0"/>
          <w:numId w:val="0"/>
        </w:numPr>
        <w:rPr>
          <w:del w:id="386" w:author="Maximilian Schmitz" w:date="2015-06-17T19:42:00Z"/>
          <w:rFonts w:asciiTheme="minorHAnsi" w:eastAsiaTheme="minorEastAsia" w:hAnsiTheme="minorHAnsi" w:cstheme="minorBidi"/>
          <w:b w:val="0"/>
          <w:noProof/>
          <w:sz w:val="22"/>
          <w:szCs w:val="22"/>
        </w:rPr>
        <w:pPrChange w:id="387" w:author="Maximilian Schmitz" w:date="2015-07-06T18:12:00Z">
          <w:pPr>
            <w:pStyle w:val="Verzeichnis1"/>
            <w:tabs>
              <w:tab w:val="right" w:leader="dot" w:pos="9062"/>
            </w:tabs>
          </w:pPr>
        </w:pPrChange>
      </w:pPr>
      <w:del w:id="388" w:author="Maximilian Schmitz" w:date="2015-06-17T19:42:00Z">
        <w:r w:rsidRPr="00915AB6" w:rsidDel="00915AB6">
          <w:rPr>
            <w:rPrChange w:id="389" w:author="Maximilian Schmitz" w:date="2015-06-17T19:42:00Z">
              <w:rPr>
                <w:rStyle w:val="Hyperlink"/>
                <w:b w:val="0"/>
                <w:bCs w:val="0"/>
                <w:caps w:val="0"/>
                <w:noProof/>
              </w:rPr>
            </w:rPrChange>
          </w:rPr>
          <w:delText>Glossar</w:delText>
        </w:r>
        <w:r w:rsidDel="00915AB6">
          <w:rPr>
            <w:noProof/>
            <w:webHidden/>
          </w:rPr>
          <w:tab/>
          <w:delText>IV</w:delText>
        </w:r>
      </w:del>
    </w:p>
    <w:p w14:paraId="75325EB1" w14:textId="2D3ED83D" w:rsidR="00683BB8" w:rsidRPr="00F2625B" w:rsidDel="00D421B5" w:rsidRDefault="008B6A1C">
      <w:pPr>
        <w:pStyle w:val="berschrift1"/>
        <w:numPr>
          <w:ilvl w:val="0"/>
          <w:numId w:val="0"/>
        </w:numPr>
        <w:rPr>
          <w:del w:id="390" w:author="Maximilian Schmitz" w:date="2015-07-06T18:12:00Z"/>
          <w:rFonts w:cs="Arial"/>
          <w:caps/>
        </w:rPr>
        <w:sectPr w:rsidR="00683BB8" w:rsidRPr="00F2625B"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391" w:author="Maximilian Schmitz" w:date="2015-07-06T18:12:00Z">
          <w:pPr>
            <w:pStyle w:val="Verzeichnis1"/>
            <w:tabs>
              <w:tab w:val="right" w:leader="dot" w:pos="9062"/>
            </w:tabs>
          </w:pPr>
        </w:pPrChange>
      </w:pPr>
      <w:del w:id="392" w:author="Maximilian Schmitz" w:date="2015-07-06T18:12:00Z">
        <w:r w:rsidRPr="006518B1" w:rsidDel="00D421B5">
          <w:rPr>
            <w:rFonts w:cs="Arial"/>
            <w:b w:val="0"/>
            <w:bCs/>
          </w:rPr>
          <w:fldChar w:fldCharType="end"/>
        </w:r>
      </w:del>
    </w:p>
    <w:p w14:paraId="28679427" w14:textId="4671737F" w:rsidR="00683BB8" w:rsidRPr="00683BB8" w:rsidDel="00D421B5" w:rsidRDefault="00683BB8">
      <w:pPr>
        <w:pStyle w:val="berschrift1"/>
        <w:numPr>
          <w:ilvl w:val="0"/>
          <w:numId w:val="0"/>
        </w:numPr>
        <w:rPr>
          <w:del w:id="393" w:author="Maximilian Schmitz" w:date="2015-07-06T18:12:00Z"/>
        </w:rPr>
        <w:pPrChange w:id="394" w:author="Maximilian Schmitz" w:date="2015-07-06T18:12:00Z">
          <w:pPr/>
        </w:pPrChange>
      </w:pPr>
    </w:p>
    <w:p w14:paraId="28AB6CB8" w14:textId="77777777" w:rsidR="000D5298" w:rsidRDefault="00BE23E9">
      <w:pPr>
        <w:pStyle w:val="berschrift1"/>
        <w:numPr>
          <w:ilvl w:val="0"/>
          <w:numId w:val="0"/>
        </w:numPr>
        <w:pPrChange w:id="395" w:author="Maximilian Schmitz" w:date="2015-07-06T18:12:00Z">
          <w:pPr>
            <w:pStyle w:val="berschrift1"/>
            <w:numPr>
              <w:numId w:val="17"/>
            </w:numPr>
          </w:pPr>
        </w:pPrChange>
      </w:pPr>
      <w:bookmarkStart w:id="396" w:name="_Toc422468934"/>
      <w:r>
        <w:t>Einleitung</w:t>
      </w:r>
      <w:bookmarkEnd w:id="396"/>
    </w:p>
    <w:p w14:paraId="53768C6F" w14:textId="77777777" w:rsidR="00945897" w:rsidRDefault="00945897" w:rsidP="00945897">
      <w:r>
        <w:t xml:space="preserve">Simulationen wie die </w:t>
      </w:r>
      <w:proofErr w:type="spellStart"/>
      <w:r>
        <w:t>Robocup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77777777" w:rsidR="00945897" w:rsidRDefault="00945897" w:rsidP="00945897">
      <w:r>
        <w:t>D</w:t>
      </w:r>
      <w:r w:rsidR="003B7EDC">
        <w:t>as fertige Projekt soll auch dem</w:t>
      </w:r>
      <w:r>
        <w:t xml:space="preserve"> Spieler ein Gefühl für Logik vermitteln, die von der Aufmachung von </w:t>
      </w:r>
      <w:proofErr w:type="spellStart"/>
      <w:r>
        <w:t>Robocup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397" w:name="_Toc422468935"/>
      <w:r>
        <w:lastRenderedPageBreak/>
        <w:t>Aufgabenstellung</w:t>
      </w:r>
      <w:bookmarkEnd w:id="397"/>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398" w:author="Admin" w:date="2015-07-06T13:23:00Z">
        <w:r w:rsidR="00011EF1">
          <w:t>m</w:t>
        </w:r>
      </w:ins>
      <w:del w:id="399"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400"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401" w:author="Admin" w:date="2015-07-06T13:27:00Z">
        <w:r w:rsidR="004540A2">
          <w:t>soll</w:t>
        </w:r>
      </w:ins>
      <w:del w:id="402" w:author="Admin" w:date="2015-07-06T13:27:00Z">
        <w:r w:rsidDel="004540A2">
          <w:delText>ist</w:delText>
        </w:r>
      </w:del>
      <w:r>
        <w:t xml:space="preserve"> komplett dreidimensional und </w:t>
      </w:r>
      <w:ins w:id="403" w:author="Admin" w:date="2015-07-06T13:28:00Z">
        <w:r w:rsidR="004540A2">
          <w:t>mit</w:t>
        </w:r>
      </w:ins>
      <w:del w:id="404" w:author="Admin" w:date="2015-07-06T13:28:00Z">
        <w:r w:rsidDel="004540A2">
          <w:delText>bietet</w:delText>
        </w:r>
      </w:del>
      <w:r>
        <w:t xml:space="preserve"> animierte</w:t>
      </w:r>
      <w:ins w:id="405" w:author="Admin" w:date="2015-07-06T13:28:00Z">
        <w:r w:rsidR="004540A2">
          <w:t>n</w:t>
        </w:r>
      </w:ins>
      <w:r>
        <w:t xml:space="preserve"> Fußballspieler</w:t>
      </w:r>
      <w:ins w:id="406" w:author="Admin" w:date="2015-07-06T13:28:00Z">
        <w:r w:rsidR="004540A2">
          <w:t xml:space="preserve"> </w:t>
        </w:r>
      </w:ins>
      <w:ins w:id="407" w:author="Admin" w:date="2015-07-06T13:29:00Z">
        <w:r w:rsidR="004540A2">
          <w:t>gestaltet</w:t>
        </w:r>
      </w:ins>
      <w:ins w:id="408" w:author="Admin" w:date="2015-07-06T13:28:00Z">
        <w:r w:rsidR="004540A2">
          <w:t xml:space="preserve"> werden.</w:t>
        </w:r>
      </w:ins>
      <w:del w:id="409" w:author="Admin" w:date="2015-07-06T13:28:00Z">
        <w:r w:rsidDel="004540A2">
          <w:delText>,</w:delText>
        </w:r>
      </w:del>
      <w:r>
        <w:t xml:space="preserve"> </w:t>
      </w:r>
      <w:ins w:id="410" w:author="Admin" w:date="2015-07-06T13:28:00Z">
        <w:r w:rsidR="004540A2">
          <w:t>W</w:t>
        </w:r>
      </w:ins>
      <w:del w:id="411"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412" w:name="_Ref422317454"/>
      <w:bookmarkStart w:id="413" w:name="_Toc422468936"/>
      <w:r w:rsidR="00493EDB">
        <w:lastRenderedPageBreak/>
        <w:t>Stand der Technik</w:t>
      </w:r>
      <w:bookmarkEnd w:id="412"/>
      <w:bookmarkEnd w:id="413"/>
    </w:p>
    <w:p w14:paraId="5C3AA0A0" w14:textId="77777777" w:rsidR="008A0CF5" w:rsidRDefault="008A0CF5" w:rsidP="00A76D1C">
      <w:pPr>
        <w:pStyle w:val="berschrift2"/>
      </w:pPr>
      <w:bookmarkStart w:id="414" w:name="_Toc406781343"/>
      <w:bookmarkStart w:id="415" w:name="_Toc422468937"/>
      <w:r>
        <w:t>Einleitung</w:t>
      </w:r>
      <w:bookmarkEnd w:id="414"/>
      <w:bookmarkEnd w:id="415"/>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416" w:author="Admin" w:date="2015-07-06T13:33:00Z">
        <w:r w:rsidDel="00EB1E9F">
          <w:delText>wurde</w:delText>
        </w:r>
      </w:del>
      <w:ins w:id="417"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A76D1C">
      <w:pPr>
        <w:pStyle w:val="berschrift2"/>
      </w:pPr>
      <w:bookmarkStart w:id="418" w:name="_Ref422317407"/>
      <w:bookmarkStart w:id="419" w:name="_Ref422317414"/>
      <w:bookmarkStart w:id="420" w:name="_Toc422468938"/>
      <w:r>
        <w:t>Game Engine</w:t>
      </w:r>
      <w:bookmarkEnd w:id="418"/>
      <w:bookmarkEnd w:id="419"/>
      <w:bookmarkEnd w:id="420"/>
    </w:p>
    <w:p w14:paraId="48F2682C" w14:textId="77777777" w:rsidR="008A0CF5" w:rsidRPr="0008785A" w:rsidDel="000E24A9" w:rsidRDefault="008A0CF5">
      <w:pPr>
        <w:pStyle w:val="berschrift3"/>
        <w:rPr>
          <w:del w:id="421" w:author="Daene" w:date="2015-01-08T17:04:00Z"/>
        </w:rPr>
        <w:pPrChange w:id="422" w:author="Maximilian Schmitz" w:date="2015-07-06T22:28:00Z">
          <w:pPr/>
        </w:pPrChange>
      </w:pPr>
      <w:del w:id="423" w:author="Daene" w:date="2015-01-08T17:04:00Z">
        <w:r w:rsidRPr="0008785A" w:rsidDel="000E24A9">
          <w:delText>http://de.wikipedia.org/wiki/Liste_von_Spiel-Engines</w:delText>
        </w:r>
        <w:bookmarkStart w:id="424" w:name="_Toc408511943"/>
        <w:bookmarkStart w:id="425" w:name="_Toc417977745"/>
        <w:bookmarkStart w:id="426" w:name="_Toc418083327"/>
        <w:bookmarkStart w:id="427" w:name="_Toc422333496"/>
        <w:bookmarkStart w:id="428" w:name="_Toc422468939"/>
        <w:bookmarkEnd w:id="424"/>
        <w:bookmarkEnd w:id="425"/>
        <w:bookmarkEnd w:id="426"/>
        <w:bookmarkEnd w:id="427"/>
        <w:bookmarkEnd w:id="428"/>
      </w:del>
    </w:p>
    <w:p w14:paraId="16934930" w14:textId="77777777" w:rsidR="008A0CF5" w:rsidRDefault="008A0CF5">
      <w:pPr>
        <w:pStyle w:val="berschrift3"/>
      </w:pPr>
      <w:bookmarkStart w:id="429" w:name="_Toc422468940"/>
      <w:r>
        <w:t>Grundsätzliches</w:t>
      </w:r>
      <w:bookmarkEnd w:id="429"/>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A76D1C">
      <w:pPr>
        <w:pStyle w:val="berschrift3"/>
      </w:pPr>
      <w:bookmarkStart w:id="430" w:name="_Toc422468941"/>
      <w:r>
        <w:t>Source Engine</w:t>
      </w:r>
      <w:bookmarkEnd w:id="430"/>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431" w:author="Maximilian Schmitz" w:date="2015-06-19T09:06:00Z">
        <w:r w:rsidR="002E3F67">
          <w:t>e</w:t>
        </w:r>
      </w:ins>
      <w:del w:id="432"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w:t>
      </w:r>
      <w:bookmarkStart w:id="433" w:name="_GoBack"/>
      <w:bookmarkEnd w:id="433"/>
      <w:r>
        <w:t>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434" w:author="Admin" w:date="2015-07-06T13:36:00Z">
        <w:r w:rsidDel="009D3C5C">
          <w:delText xml:space="preserve">Ein </w:delText>
        </w:r>
      </w:del>
      <w:ins w:id="435" w:author="Admin" w:date="2015-07-06T13:36:00Z">
        <w:r w:rsidR="009D3C5C">
          <w:t>Das Hauptp</w:t>
        </w:r>
      </w:ins>
      <w:del w:id="436" w:author="Admin" w:date="2015-07-06T13:36:00Z">
        <w:r w:rsidDel="009D3C5C">
          <w:delText>P</w:delText>
        </w:r>
      </w:del>
      <w:r>
        <w:t>roblem</w:t>
      </w:r>
      <w:del w:id="437"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A76D1C">
      <w:pPr>
        <w:pStyle w:val="berschrift3"/>
      </w:pPr>
      <w:bookmarkStart w:id="438" w:name="_Toc422468942"/>
      <w:proofErr w:type="spellStart"/>
      <w:r>
        <w:lastRenderedPageBreak/>
        <w:t>Unity</w:t>
      </w:r>
      <w:bookmarkEnd w:id="438"/>
      <w:proofErr w:type="spellEnd"/>
    </w:p>
    <w:p w14:paraId="2AAA962A" w14:textId="77777777" w:rsidR="008A0CF5" w:rsidDel="000E24A9" w:rsidRDefault="00BF6D4D" w:rsidP="008A0CF5">
      <w:pPr>
        <w:rPr>
          <w:del w:id="439" w:author="Daene" w:date="2015-01-08T17:04:00Z"/>
        </w:rPr>
      </w:pPr>
      <w:del w:id="440"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441" w:author="Daene" w:date="2015-01-08T17:04:00Z"/>
        </w:rPr>
      </w:pPr>
      <w:del w:id="442"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77777777" w:rsidR="008A0CF5" w:rsidRPr="00F43F95" w:rsidRDefault="008A0CF5" w:rsidP="008A0CF5">
      <w:proofErr w:type="spellStart"/>
      <w:r>
        <w:t>Unity</w:t>
      </w:r>
      <w:proofErr w:type="spellEnd"/>
      <w:r>
        <w:t xml:space="preserve"> bietet eine Gratisversion und eine Pro-Version an, die für 1500$ erworben werden kann.</w:t>
      </w:r>
    </w:p>
    <w:p w14:paraId="1CB7AE62" w14:textId="77777777" w:rsidR="008A0CF5" w:rsidRPr="00380D23" w:rsidRDefault="008A0CF5" w:rsidP="00A76D1C">
      <w:pPr>
        <w:pStyle w:val="berschrift3"/>
        <w:rPr>
          <w:lang w:val="en-US"/>
        </w:rPr>
      </w:pPr>
      <w:bookmarkStart w:id="443" w:name="_Toc406781344"/>
      <w:bookmarkStart w:id="444" w:name="_Toc422468943"/>
      <w:r w:rsidRPr="00380D23">
        <w:rPr>
          <w:lang w:val="en-US"/>
        </w:rPr>
        <w:t>Unreal Engine 4</w:t>
      </w:r>
      <w:bookmarkEnd w:id="443"/>
      <w:bookmarkEnd w:id="444"/>
    </w:p>
    <w:p w14:paraId="4DA9B03B" w14:textId="77777777" w:rsidR="008A0CF5" w:rsidRPr="00380D23" w:rsidDel="000E24A9" w:rsidRDefault="008A0CF5" w:rsidP="008A0CF5">
      <w:pPr>
        <w:rPr>
          <w:del w:id="445" w:author="Daene" w:date="2015-01-08T17:04:00Z"/>
          <w:lang w:val="en-US"/>
        </w:rPr>
      </w:pPr>
      <w:del w:id="446"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wobei sie für Studenten und Hochschulen kostenlos zur Verfügung gestellt wurde. Während des Projektzeitraums entfiel die monatliche Gebühr generell, was die Verbreitung der Engine weiter fördert</w:t>
      </w:r>
      <w:del w:id="447"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448"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A76D1C">
      <w:pPr>
        <w:pStyle w:val="berschrift3"/>
      </w:pPr>
      <w:bookmarkStart w:id="449" w:name="_Toc422468944"/>
      <w:r>
        <w:lastRenderedPageBreak/>
        <w:t>Verwendung im Projekt</w:t>
      </w:r>
      <w:bookmarkEnd w:id="449"/>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450"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451" w:author="Maximilian Schmitz" w:date="2015-07-06T17:35:00Z"/>
        </w:rPr>
      </w:pPr>
      <w:del w:id="452"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453"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454"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A76D1C">
      <w:pPr>
        <w:pStyle w:val="berschrift2"/>
      </w:pPr>
      <w:bookmarkStart w:id="455" w:name="_Ref422468197"/>
      <w:bookmarkStart w:id="456" w:name="_Toc422468945"/>
      <w:r>
        <w:t>Scripting-Ans</w:t>
      </w:r>
      <w:ins w:id="457" w:author="Daene" w:date="2015-01-08T17:05:00Z">
        <w:r w:rsidR="000E24A9">
          <w:t>a</w:t>
        </w:r>
      </w:ins>
      <w:del w:id="458" w:author="Daene" w:date="2015-01-08T17:05:00Z">
        <w:r w:rsidDel="000E24A9">
          <w:delText>ä</w:delText>
        </w:r>
      </w:del>
      <w:r>
        <w:t>tz</w:t>
      </w:r>
      <w:bookmarkEnd w:id="455"/>
      <w:bookmarkEnd w:id="456"/>
      <w:del w:id="459" w:author="Daene" w:date="2015-01-08T17:05:00Z">
        <w:r w:rsidDel="000E24A9">
          <w:delText>e</w:delText>
        </w:r>
      </w:del>
    </w:p>
    <w:p w14:paraId="2205B89C" w14:textId="77777777" w:rsidR="008A0CF5" w:rsidRDefault="008A0CF5">
      <w:pPr>
        <w:pStyle w:val="berschrift3"/>
      </w:pPr>
      <w:bookmarkStart w:id="460" w:name="_Toc422468946"/>
      <w:r>
        <w:t>Grundsätzliches</w:t>
      </w:r>
      <w:bookmarkEnd w:id="460"/>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61" w:author="Maximilian Schmitz" w:date="2015-07-06T17:44:00Z"/>
        </w:rPr>
      </w:pPr>
      <w:r>
        <w:t>Hierbei fiel die Wahl auf eine S</w:t>
      </w:r>
      <w:ins w:id="462" w:author="Maximilian Schmitz" w:date="2015-07-06T17:45:00Z">
        <w:r w:rsidR="002A4E09">
          <w:t>k</w:t>
        </w:r>
      </w:ins>
      <w:del w:id="463" w:author="Maximilian Schmitz" w:date="2015-07-06T17:45:00Z">
        <w:r w:rsidDel="002A4E09">
          <w:delText>c</w:delText>
        </w:r>
      </w:del>
      <w:r>
        <w:t>riptsprache, da diese typischerweise leichtgewichtig und einfach zu erlernen sind.</w:t>
      </w:r>
    </w:p>
    <w:p w14:paraId="62093F3D" w14:textId="56ED404C" w:rsidR="002A4E09" w:rsidRDefault="002A4E09" w:rsidP="008A0CF5">
      <w:pPr>
        <w:rPr>
          <w:ins w:id="464" w:author="Maximilian Schmitz" w:date="2015-07-06T17:47:00Z"/>
        </w:rPr>
      </w:pPr>
      <w:ins w:id="465" w:author="Maximilian Schmitz" w:date="2015-07-06T17:44:00Z">
        <w:r>
          <w:t xml:space="preserve">Alternativ wäre ein Client-Server Ansatz denkbar. </w:t>
        </w:r>
      </w:ins>
      <w:ins w:id="466" w:author="Maximilian Schmitz" w:date="2015-07-06T17:45:00Z">
        <w:r>
          <w:t xml:space="preserve">Der Nachteil hierbei ist, dass für jeden Spieler ein eigener Client implementiert werden muss. </w:t>
        </w:r>
      </w:ins>
      <w:ins w:id="467" w:author="Maximilian Schmitz" w:date="2015-07-06T17:46:00Z">
        <w:r>
          <w:t xml:space="preserve">Der Aufwand und die </w:t>
        </w:r>
        <w:r>
          <w:lastRenderedPageBreak/>
          <w:t xml:space="preserve">Komplexität liegen für Client Implementierung höher als beim Erarbeiten eines Skriptes zur Steuerung </w:t>
        </w:r>
      </w:ins>
      <w:ins w:id="468" w:author="Maximilian Schmitz" w:date="2015-07-06T17:47:00Z">
        <w:r>
          <w:t>der Spieler.</w:t>
        </w:r>
      </w:ins>
    </w:p>
    <w:p w14:paraId="4B13F00F" w14:textId="4337C9BD" w:rsidR="002A4E09" w:rsidRDefault="002A4E09" w:rsidP="008A0CF5">
      <w:ins w:id="469" w:author="Maximilian Schmitz" w:date="2015-07-06T17:47:00Z">
        <w:r>
          <w:t>Da die Erstellung einer künstlichen Intelligenz für die Spieler auch für Personen ohne größere Programmierkenntnisse möglich sein soll,</w:t>
        </w:r>
      </w:ins>
      <w:ins w:id="470" w:author="Maximilian Schmitz" w:date="2015-07-06T17:49:00Z">
        <w:r>
          <w:t xml:space="preserve"> ist eine Skriptsprache der geeignetere Ansatz.</w:t>
        </w:r>
      </w:ins>
    </w:p>
    <w:p w14:paraId="0B46A8C3" w14:textId="193FF0C1" w:rsidR="008A0CF5" w:rsidRDefault="00D421B5" w:rsidP="00A76D1C">
      <w:pPr>
        <w:pStyle w:val="berschrift3"/>
      </w:pPr>
      <w:bookmarkStart w:id="471" w:name="_Toc422468947"/>
      <w:ins w:id="472" w:author="Maximilian Schmitz" w:date="2015-07-06T18:12:00Z">
        <w:r>
          <w:t>LUA</w:t>
        </w:r>
      </w:ins>
      <w:commentRangeStart w:id="473"/>
      <w:del w:id="474" w:author="Maximilian Schmitz" w:date="2015-07-06T18:12:00Z">
        <w:r w:rsidR="008A0CF5" w:rsidDel="00D421B5">
          <w:delText>Lua</w:delText>
        </w:r>
      </w:del>
      <w:bookmarkEnd w:id="471"/>
      <w:commentRangeEnd w:id="473"/>
      <w:r w:rsidR="006602C5">
        <w:rPr>
          <w:rStyle w:val="Kommentarzeichen"/>
          <w:b w:val="0"/>
        </w:rPr>
        <w:commentReference w:id="473"/>
      </w:r>
    </w:p>
    <w:p w14:paraId="30C50ACC" w14:textId="77777777" w:rsidR="008A0CF5" w:rsidRPr="00E30ACE" w:rsidDel="000E24A9" w:rsidRDefault="008A0CF5" w:rsidP="008A0CF5">
      <w:pPr>
        <w:rPr>
          <w:del w:id="475" w:author="Daene" w:date="2015-01-08T17:05:00Z"/>
        </w:rPr>
      </w:pPr>
      <w:del w:id="476" w:author="Daene" w:date="2015-01-08T17:05:00Z">
        <w:r w:rsidRPr="00E30ACE" w:rsidDel="000E24A9">
          <w:delText>https://en.wikipedia.org/wiki/Lua_%28programming_language%29</w:delText>
        </w:r>
      </w:del>
    </w:p>
    <w:p w14:paraId="0865BCFF" w14:textId="5499A068" w:rsidR="00DB727D" w:rsidRDefault="008A0CF5" w:rsidP="008A0CF5">
      <w:pPr>
        <w:rPr>
          <w:ins w:id="477" w:author="Maximilian Schmitz" w:date="2015-07-06T17:50:00Z"/>
        </w:rPr>
      </w:pPr>
      <w:del w:id="478" w:author="Maximilian Schmitz" w:date="2015-07-06T18:12:00Z">
        <w:r w:rsidDel="00D421B5">
          <w:delText>Lua</w:delText>
        </w:r>
      </w:del>
      <w:ins w:id="479" w:author="Maximilian Schmitz" w:date="2015-07-06T18:12:00Z">
        <w:r w:rsidR="00D421B5">
          <w:t>LUA</w:t>
        </w:r>
      </w:ins>
      <w:r>
        <w:t xml:space="preserve"> ist eine leichtgewichtige S</w:t>
      </w:r>
      <w:ins w:id="480" w:author="Maximilian Schmitz" w:date="2015-07-06T18:12:00Z">
        <w:r w:rsidR="00D421B5">
          <w:t>k</w:t>
        </w:r>
      </w:ins>
      <w:del w:id="481" w:author="Maximilian Schmitz" w:date="2015-07-06T18:12:00Z">
        <w:r w:rsidDel="00D421B5">
          <w:delText>c</w:delText>
        </w:r>
      </w:del>
      <w:r>
        <w:t xml:space="preserve">riptsprache und kann auf verschiedenen Plattformen eingesetzt werden. Dabei bietet </w:t>
      </w:r>
      <w:ins w:id="482" w:author="Maximilian Schmitz" w:date="2015-07-06T18:12:00Z">
        <w:r w:rsidR="00D421B5">
          <w:t xml:space="preserve">LUA </w:t>
        </w:r>
      </w:ins>
      <w:del w:id="483"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484" w:author="Maximilian Schmitz" w:date="2015-07-06T17:51:00Z"/>
        </w:rPr>
      </w:pPr>
      <w:ins w:id="485" w:author="Maximilian Schmitz" w:date="2015-07-06T17:50:00Z">
        <w:r>
          <w:t xml:space="preserve">Der Aufbau von </w:t>
        </w:r>
      </w:ins>
      <w:ins w:id="486" w:author="Maximilian Schmitz" w:date="2015-07-06T18:12:00Z">
        <w:r w:rsidR="00D421B5">
          <w:t xml:space="preserve">LUA </w:t>
        </w:r>
      </w:ins>
      <w:ins w:id="487" w:author="Maximilian Schmitz" w:date="2015-07-06T17:50:00Z">
        <w:r>
          <w:t xml:space="preserve">ermöglicht das </w:t>
        </w:r>
        <w:r w:rsidR="00C33097">
          <w:t xml:space="preserve">einfache </w:t>
        </w:r>
      </w:ins>
      <w:ins w:id="488" w:author="Maximilian Schmitz" w:date="2015-07-06T17:51:00Z">
        <w:r w:rsidR="00C33097">
          <w:t>E</w:t>
        </w:r>
      </w:ins>
      <w:ins w:id="489" w:author="Maximilian Schmitz" w:date="2015-07-06T17:50:00Z">
        <w:r w:rsidR="00C33097">
          <w:t xml:space="preserve">inbinden der Skriptsprache in größere Projekte. Das </w:t>
        </w:r>
      </w:ins>
      <w:ins w:id="490" w:author="Maximilian Schmitz" w:date="2015-07-06T17:51:00Z">
        <w:r w:rsidR="00C33097">
          <w:t xml:space="preserve">liegt darin begründet, dass </w:t>
        </w:r>
      </w:ins>
      <w:ins w:id="491" w:author="Maximilian Schmitz" w:date="2015-07-06T18:12:00Z">
        <w:r w:rsidR="00D421B5">
          <w:t xml:space="preserve">LUA </w:t>
        </w:r>
      </w:ins>
      <w:ins w:id="492" w:author="Maximilian Schmitz" w:date="2015-07-06T17:51:00Z">
        <w:r w:rsidR="00C33097">
          <w:t>in reinem ANSI C Code geschrieben ist und die Bibliothek keine weiteren Abhängigkeiten besitzt.</w:t>
        </w:r>
      </w:ins>
    </w:p>
    <w:p w14:paraId="123BF24E" w14:textId="6F4E2F06" w:rsidR="008A0CF5" w:rsidRDefault="00C33097" w:rsidP="008A0CF5">
      <w:pPr>
        <w:rPr>
          <w:ins w:id="493" w:author="Maximilian Schmitz" w:date="2015-07-06T17:53:00Z"/>
        </w:rPr>
      </w:pPr>
      <w:ins w:id="494" w:author="Maximilian Schmitz" w:date="2015-07-06T17:52:00Z">
        <w:r>
          <w:t xml:space="preserve">Zudem ist die Sprache leicht zu erlernen </w:t>
        </w:r>
      </w:ins>
      <w:del w:id="495" w:author="Maximilian Schmitz" w:date="2015-07-06T17:52:00Z">
        <w:r w:rsidR="008A0CF5" w:rsidDel="00C33097">
          <w:delText xml:space="preserve"> Da Lua </w:delText>
        </w:r>
        <w:commentRangeStart w:id="496"/>
        <w:r w:rsidR="008A0CF5" w:rsidDel="00C33097">
          <w:delText xml:space="preserve">leicht einzubinden </w:delText>
        </w:r>
      </w:del>
      <w:commentRangeEnd w:id="496"/>
      <w:r w:rsidR="006602C5">
        <w:rPr>
          <w:rStyle w:val="Kommentarzeichen"/>
        </w:rPr>
        <w:commentReference w:id="496"/>
      </w:r>
      <w:del w:id="497" w:author="Maximilian Schmitz" w:date="2015-07-06T17:52:00Z">
        <w:r w:rsidR="008A0CF5" w:rsidDel="00C33097">
          <w:delText>und zu erlernen ist</w:delText>
        </w:r>
      </w:del>
      <w:ins w:id="498"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499"/>
      <w:r w:rsidR="008A0CF5">
        <w:t>eingesetzt</w:t>
      </w:r>
      <w:commentRangeEnd w:id="499"/>
      <w:r w:rsidR="00EE0391">
        <w:rPr>
          <w:rStyle w:val="Kommentarzeichen"/>
        </w:rPr>
        <w:commentReference w:id="499"/>
      </w:r>
      <w:r w:rsidR="008A0CF5">
        <w:t>.</w:t>
      </w:r>
    </w:p>
    <w:p w14:paraId="256EEB13" w14:textId="77777777" w:rsidR="00C33097" w:rsidRDefault="00C33097" w:rsidP="008A0CF5">
      <w:pPr>
        <w:rPr>
          <w:ins w:id="500" w:author="Maximilian Schmitz" w:date="2015-07-06T17:53:00Z"/>
        </w:rPr>
      </w:pPr>
    </w:p>
    <w:p w14:paraId="2B3CEEFA" w14:textId="415E2EFF" w:rsidR="00C33097" w:rsidRDefault="00C33097">
      <w:pPr>
        <w:pStyle w:val="berschrift3"/>
        <w:rPr>
          <w:ins w:id="501" w:author="Maximilian Schmitz" w:date="2015-07-06T17:53:00Z"/>
        </w:rPr>
        <w:pPrChange w:id="502" w:author="Maximilian Schmitz" w:date="2015-07-06T22:28:00Z">
          <w:pPr/>
        </w:pPrChange>
      </w:pPr>
      <w:ins w:id="503" w:author="Maximilian Schmitz" w:date="2015-07-06T17:53:00Z">
        <w:r>
          <w:t>Alternative Skriptsprachen</w:t>
        </w:r>
      </w:ins>
    </w:p>
    <w:p w14:paraId="03F3F72D" w14:textId="7187E67B" w:rsidR="00C33097" w:rsidRDefault="00C33097">
      <w:pPr>
        <w:rPr>
          <w:ins w:id="504" w:author="Maximilian Schmitz" w:date="2015-07-06T17:56:00Z"/>
        </w:rPr>
      </w:pPr>
      <w:ins w:id="505" w:author="Maximilian Schmitz" w:date="2015-07-06T17:53:00Z">
        <w:r>
          <w:t xml:space="preserve">Außer </w:t>
        </w:r>
      </w:ins>
      <w:ins w:id="506" w:author="Maximilian Schmitz" w:date="2015-07-06T18:12:00Z">
        <w:r w:rsidR="00D421B5">
          <w:t xml:space="preserve">LUA </w:t>
        </w:r>
      </w:ins>
      <w:ins w:id="507" w:author="Maximilian Schmitz" w:date="2015-07-06T17:53:00Z">
        <w:r>
          <w:t>stehen noch andere Skri</w:t>
        </w:r>
      </w:ins>
      <w:ins w:id="508" w:author="Maximilian Schmitz" w:date="2015-07-06T17:54:00Z">
        <w:r>
          <w:t>p</w:t>
        </w:r>
      </w:ins>
      <w:ins w:id="509" w:author="Maximilian Schmitz" w:date="2015-07-06T17:53:00Z">
        <w:r>
          <w:t xml:space="preserve">tsprachen zur Verfügung. </w:t>
        </w:r>
      </w:ins>
      <w:ins w:id="510" w:author="Maximilian Schmitz" w:date="2015-07-06T17:54:00Z">
        <w:r>
          <w:t xml:space="preserve">Bekannte und wichtige Vertreter sind JavaScript, Python oder Perl. </w:t>
        </w:r>
      </w:ins>
      <w:ins w:id="511" w:author="Maximilian Schmitz" w:date="2015-07-06T17:55:00Z">
        <w:r w:rsidR="001B0871">
          <w:t xml:space="preserve">Diese sind zwar mächtiger als </w:t>
        </w:r>
      </w:ins>
      <w:ins w:id="512" w:author="Maximilian Schmitz" w:date="2015-07-06T18:12:00Z">
        <w:r w:rsidR="00D421B5">
          <w:t>LUA</w:t>
        </w:r>
      </w:ins>
      <w:ins w:id="513" w:author="Maximilian Schmitz" w:date="2015-07-06T17:55:00Z">
        <w:r w:rsidR="001B0871">
          <w:t xml:space="preserve">, aber auch </w:t>
        </w:r>
      </w:ins>
      <w:ins w:id="514" w:author="Maximilian Schmitz" w:date="2015-07-06T17:56:00Z">
        <w:r w:rsidR="001B0871">
          <w:t>dementsprechend</w:t>
        </w:r>
      </w:ins>
      <w:ins w:id="515" w:author="Maximilian Schmitz" w:date="2015-07-06T17:55:00Z">
        <w:r w:rsidR="001B0871">
          <w:t xml:space="preserve"> komplexer.</w:t>
        </w:r>
      </w:ins>
    </w:p>
    <w:p w14:paraId="4C36CE83" w14:textId="7C2C6D1D" w:rsidR="001B0871" w:rsidRPr="00C33097" w:rsidRDefault="001B0871">
      <w:ins w:id="516" w:author="Maximilian Schmitz" w:date="2015-07-06T17:56:00Z">
        <w:r>
          <w:t xml:space="preserve">Da das Augenmerk auf der einfachen Integration und der unproblematischen Verwendung lag, fiel die Entscheidung auf </w:t>
        </w:r>
      </w:ins>
      <w:ins w:id="517" w:author="Maximilian Schmitz" w:date="2015-07-06T18:12:00Z">
        <w:r w:rsidR="00D421B5">
          <w:t>LUA</w:t>
        </w:r>
      </w:ins>
      <w:ins w:id="518" w:author="Maximilian Schmitz" w:date="2015-07-06T17:56:00Z">
        <w:r>
          <w:t>. Hier treten, wie oben genannt, bei der Integration keine weiteren Abhängigke</w:t>
        </w:r>
        <w:r w:rsidR="00D421B5">
          <w:t>itsprobleme auf. Außerdem genügen</w:t>
        </w:r>
        <w:r>
          <w:t xml:space="preserve"> der Umfang und die Möglichkeiten von </w:t>
        </w:r>
      </w:ins>
      <w:ins w:id="519" w:author="Maximilian Schmitz" w:date="2015-07-06T18:12:00Z">
        <w:r w:rsidR="00D421B5">
          <w:t xml:space="preserve">LUA </w:t>
        </w:r>
      </w:ins>
      <w:ins w:id="520"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A76D1C">
      <w:pPr>
        <w:pStyle w:val="berschrift2"/>
      </w:pPr>
      <w:bookmarkStart w:id="521" w:name="_Toc422468948"/>
      <w:r>
        <w:t>Robo Cup</w:t>
      </w:r>
      <w:bookmarkEnd w:id="521"/>
    </w:p>
    <w:p w14:paraId="3E88BE87" w14:textId="77777777" w:rsidR="000B4070" w:rsidRDefault="001463FE" w:rsidP="001463FE">
      <w:pPr>
        <w:rPr>
          <w:ins w:id="522" w:author="Maximilian Schmitz" w:date="2015-06-14T09:52:00Z"/>
        </w:rPr>
      </w:pPr>
      <w:r>
        <w:t xml:space="preserve">RoboCup ist ein Wettbewerb, bei dem es um Robotik und künstliche Intelligenz geht. Im Wettbewerb gibt es verschiedene Kategorien, in denen die Teams gegeneinander </w:t>
      </w:r>
      <w:r>
        <w:lastRenderedPageBreak/>
        <w:t xml:space="preserve">antreten. Als Gemeinsamkeit haben alle Kategorien, dass </w:t>
      </w:r>
      <w:ins w:id="523" w:author="Kekeisen Michael" w:date="2015-01-07T23:16:00Z">
        <w:r w:rsidR="002C4A71">
          <w:t xml:space="preserve">es </w:t>
        </w:r>
      </w:ins>
      <w:r>
        <w:t>darum geht Roboter autonom Fußball spielen zu lassen.</w:t>
      </w:r>
      <w:del w:id="524" w:author="Maximilian Schmitz" w:date="2015-06-14T09:52:00Z">
        <w:r w:rsidDel="000B4070">
          <w:br/>
        </w:r>
      </w:del>
    </w:p>
    <w:p w14:paraId="1F0207ED" w14:textId="77777777" w:rsidR="000B4070" w:rsidRDefault="001463FE" w:rsidP="001463FE">
      <w:pPr>
        <w:rPr>
          <w:ins w:id="525" w:author="Maximilian Schmitz" w:date="2015-06-14T09:52:00Z"/>
        </w:rPr>
      </w:pPr>
      <w:r>
        <w:t>In den meisten Kategorien steht das Entwickeln und Konstruieren der Roboter im Vordergrund. Die</w:t>
      </w:r>
      <w:del w:id="526" w:author="Admin" w:date="2015-07-06T13:46:00Z">
        <w:r w:rsidDel="00EE0391">
          <w:delText>se</w:delText>
        </w:r>
      </w:del>
      <w:r>
        <w:t xml:space="preserve"> Kategorien unterscheiden sich in der Größe und den Eigenschaften der Roboter, sowie in der Größe der Teams.</w:t>
      </w:r>
      <w:del w:id="527"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sidP="001463FE">
      <w:r>
        <w:t>Die 3D-Version bietet eine komplexere Physik</w:t>
      </w:r>
      <w:ins w:id="528" w:author="Admin" w:date="2015-07-07T10:50:00Z">
        <w:r w:rsidR="00CA0B27">
          <w:t xml:space="preserve"> E</w:t>
        </w:r>
      </w:ins>
      <w:del w:id="529"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 xml:space="preserve">Die Programmierung der Clients ist in verschiedenen Programmiersprachen möglich, wodurch die Gestaltung der Spielerintelligenz sehr flexibel gestaltet. Es ist möglich das Spielverhalten individuell für einzelne Spieler zu gestalten, aber auch das </w:t>
      </w:r>
      <w:r>
        <w:lastRenderedPageBreak/>
        <w:t>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RoboCup Simulation League können für die Aufgabenstellung </w:t>
      </w:r>
      <w:ins w:id="530"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A76D1C">
      <w:pPr>
        <w:pStyle w:val="berschrift2"/>
      </w:pPr>
      <w:bookmarkStart w:id="531" w:name="_Toc422468949"/>
      <w:r>
        <w:t>Künstliche Intelligenz</w:t>
      </w:r>
      <w:bookmarkEnd w:id="531"/>
    </w:p>
    <w:p w14:paraId="53D19287" w14:textId="33C5CA79" w:rsidR="001463FE" w:rsidRDefault="001463FE" w:rsidP="001463FE">
      <w:r>
        <w:t xml:space="preserve">Künstliche Intelligenz beschäftigt sich mit </w:t>
      </w:r>
      <w:del w:id="532" w:author="Kekeisen Michael" w:date="2015-01-07T23:18:00Z">
        <w:r w:rsidDel="002C4A71">
          <w:delText xml:space="preserve">Wegen </w:delText>
        </w:r>
      </w:del>
      <w:ins w:id="533"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534" w:author="Maximilian Schmitz" w:date="2015-07-06T17:37:00Z">
        <w:r w:rsidDel="00E52F93">
          <w:delText xml:space="preserve">zur Problemlösung die </w:delText>
        </w:r>
        <w:commentRangeStart w:id="535"/>
        <w:r w:rsidDel="00E52F93">
          <w:delText>Leistungsfähigkeit von Computern zu erhöhen</w:delText>
        </w:r>
        <w:commentRangeEnd w:id="535"/>
        <w:r w:rsidR="005F0998" w:rsidDel="00E52F93">
          <w:rPr>
            <w:rStyle w:val="Kommentarzeichen"/>
          </w:rPr>
          <w:commentReference w:id="535"/>
        </w:r>
        <w:r w:rsidDel="00E52F93">
          <w:delText>.</w:delText>
        </w:r>
      </w:del>
      <w:ins w:id="536" w:author="Maximilian Schmitz" w:date="2015-07-06T17:37:00Z">
        <w:r w:rsidR="00E52F93">
          <w:t>komplexe Problemstellungen zu lösen. Dabei handelt es sich um Probleme, die von klassischen Computerprogr</w:t>
        </w:r>
      </w:ins>
      <w:ins w:id="537"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 xml:space="preserve">Auch im Bereich der Spracherkennung ist die künstliche Intelligenz vertreten. Hier geht es darum das Gesprochene zu verstehen und zu verarbeiten. Dazu muss der Computer in der Lage sein nicht nur die Syntaktik der Sprache zu verstehen sondern </w:t>
      </w:r>
      <w:r>
        <w:lastRenderedPageBreak/>
        <w:t>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538" w:author="Admin" w:date="2015-07-06T13:57:00Z">
        <w:r w:rsidDel="005E3E9C">
          <w:delText>Generieren</w:delText>
        </w:r>
      </w:del>
      <w:ins w:id="53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540" w:author="Admin" w:date="2015-07-06T13:58:00Z">
        <w:r w:rsidR="005E3E9C">
          <w:t>Hirns</w:t>
        </w:r>
      </w:ins>
      <w:del w:id="541"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A76D1C">
      <w:pPr>
        <w:pStyle w:val="berschrift2"/>
      </w:pPr>
      <w:bookmarkStart w:id="542" w:name="_Toc422468950"/>
      <w:r>
        <w:lastRenderedPageBreak/>
        <w:t>Zusammenfassung</w:t>
      </w:r>
      <w:bookmarkEnd w:id="542"/>
    </w:p>
    <w:p w14:paraId="0739B85B" w14:textId="77777777" w:rsidR="00BA23E1" w:rsidRDefault="00BA23E1" w:rsidP="00BA23E1">
      <w:pPr>
        <w:rPr>
          <w:ins w:id="543" w:author="Maximilian Schmitz" w:date="2015-07-06T22:26:00Z"/>
        </w:rPr>
      </w:pPr>
      <w:ins w:id="544" w:author="Maximilian Schmitz" w:date="2015-07-06T22:26:00Z">
        <w:r>
          <w:t>Insgesamt kann gesagt werden, dass bereits technologische Grundlagen für die Umsetzung der Aufgabenstellung bestehen.</w:t>
        </w:r>
      </w:ins>
    </w:p>
    <w:p w14:paraId="4C622D56" w14:textId="77777777" w:rsidR="00BA23E1" w:rsidRDefault="00BA23E1" w:rsidP="00BA23E1">
      <w:pPr>
        <w:rPr>
          <w:ins w:id="545" w:author="Maximilian Schmitz" w:date="2015-07-06T22:26:00Z"/>
        </w:rPr>
      </w:pPr>
      <w:ins w:id="546"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BA23E1">
      <w:pPr>
        <w:rPr>
          <w:ins w:id="547" w:author="Maximilian Schmitz" w:date="2015-07-06T22:26:00Z"/>
        </w:rPr>
      </w:pPr>
      <w:ins w:id="548"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BA23E1">
      <w:pPr>
        <w:rPr>
          <w:ins w:id="549" w:author="Maximilian Schmitz" w:date="2015-07-06T22:26:00Z"/>
        </w:rPr>
      </w:pPr>
      <w:ins w:id="550" w:author="Maximilian Schmitz" w:date="2015-07-06T22:26:00Z">
        <w:r>
          <w:t>Das Vorbild, die RoboCup Simulation League, enthält einige Ansätze, die für dieses Projekt geeignet sind.</w:t>
        </w:r>
      </w:ins>
    </w:p>
    <w:p w14:paraId="1A99291C" w14:textId="77777777" w:rsidR="00BA23E1" w:rsidRDefault="00BA23E1" w:rsidP="00BA23E1">
      <w:pPr>
        <w:rPr>
          <w:ins w:id="551" w:author="Maximilian Schmitz" w:date="2015-07-06T22:26:00Z"/>
        </w:rPr>
      </w:pPr>
      <w:ins w:id="552"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493EDB">
      <w:pPr>
        <w:rPr>
          <w:del w:id="553" w:author="Maximilian Schmitz" w:date="2015-07-06T22:26:00Z"/>
        </w:rPr>
      </w:pPr>
      <w:ins w:id="554" w:author="Michael K." w:date="2015-07-06T21:56:00Z">
        <w:del w:id="555"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rsidP="00AC4DD5">
      <w:pPr>
        <w:pStyle w:val="berschrift1"/>
      </w:pPr>
      <w:bookmarkStart w:id="556" w:name="_Toc422468951"/>
      <w:r>
        <w:lastRenderedPageBreak/>
        <w:t>Planung / Struktur</w:t>
      </w:r>
      <w:bookmarkEnd w:id="556"/>
    </w:p>
    <w:p w14:paraId="64A6117F" w14:textId="77777777" w:rsidR="00493EDB" w:rsidRDefault="00493EDB" w:rsidP="00A76D1C">
      <w:pPr>
        <w:pStyle w:val="berschrift2"/>
      </w:pPr>
      <w:bookmarkStart w:id="557" w:name="_Toc422468952"/>
      <w:r>
        <w:t>Projektmanagement</w:t>
      </w:r>
      <w:bookmarkEnd w:id="557"/>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558" w:author="Kekeisen Michael" w:date="2015-01-07T23:19:00Z">
        <w:r w:rsidR="005C4DD2" w:rsidDel="002C4A71">
          <w:delText>wird</w:delText>
        </w:r>
      </w:del>
      <w:ins w:id="559"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560"/>
      <w:r>
        <w:t xml:space="preserve">Auftraggeber </w:t>
      </w:r>
      <w:commentRangeEnd w:id="560"/>
      <w:r w:rsidR="004D1D56">
        <w:rPr>
          <w:rStyle w:val="Kommentarzeichen"/>
        </w:rPr>
        <w:commentReference w:id="560"/>
      </w:r>
      <w:r>
        <w:t xml:space="preserve">statt. Hierbei wird über den aktuellen Stand berichtet und weitere Ziele diskutiert. </w:t>
      </w:r>
      <w:r w:rsidRPr="006F3D3F">
        <w:rPr>
          <w:highlight w:val="yellow"/>
          <w:rPrChange w:id="561" w:author="Maximilian Schmitz" w:date="2015-06-05T06:24:00Z">
            <w:rPr/>
          </w:rPrChange>
        </w:rPr>
        <w:t>(Siehe Anhang XX Meetings-Protokolle)</w:t>
      </w:r>
    </w:p>
    <w:p w14:paraId="4ECD1203" w14:textId="77777777" w:rsidR="00663C59" w:rsidDel="00C126C5" w:rsidRDefault="000A4915" w:rsidP="00493EDB">
      <w:pPr>
        <w:rPr>
          <w:del w:id="562" w:author="Maximilian Schmitz" w:date="2015-06-05T06:24:00Z"/>
        </w:rPr>
      </w:pPr>
      <w:r>
        <w:t xml:space="preserve">Aufgrund dieser agilen Softwareentwicklung entstehen </w:t>
      </w:r>
      <w:commentRangeStart w:id="563"/>
      <w:commentRangeStart w:id="564"/>
      <w:commentRangeStart w:id="565"/>
      <w:r>
        <w:t>nur grobe Zeitpläne und Meilensteine</w:t>
      </w:r>
      <w:commentRangeEnd w:id="563"/>
      <w:r w:rsidR="004D1D56">
        <w:rPr>
          <w:rStyle w:val="Kommentarzeichen"/>
        </w:rPr>
        <w:commentReference w:id="563"/>
      </w:r>
      <w:commentRangeEnd w:id="564"/>
      <w:r w:rsidR="00480820">
        <w:rPr>
          <w:rStyle w:val="Kommentarzeichen"/>
        </w:rPr>
        <w:commentReference w:id="564"/>
      </w:r>
      <w:commentRangeEnd w:id="565"/>
      <w:r w:rsidR="003817E8">
        <w:rPr>
          <w:rStyle w:val="Kommentarzeichen"/>
        </w:rPr>
        <w:commentReference w:id="565"/>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A76D1C">
      <w:pPr>
        <w:pStyle w:val="berschrift2"/>
      </w:pPr>
      <w:bookmarkStart w:id="566" w:name="_Toc422468953"/>
      <w:r>
        <w:t>Analyse der Aufgabenstellung</w:t>
      </w:r>
      <w:bookmarkEnd w:id="566"/>
    </w:p>
    <w:p w14:paraId="22012ADA" w14:textId="77777777" w:rsidR="00493EDB" w:rsidRDefault="0003593F" w:rsidP="00493EDB">
      <w:r>
        <w:t xml:space="preserve">Aus der </w:t>
      </w:r>
      <w:ins w:id="567" w:author="Maximilian Schmitz" w:date="2015-06-05T06:23:00Z">
        <w:r w:rsidR="006F3D3F">
          <w:t>v</w:t>
        </w:r>
      </w:ins>
      <w:del w:id="568"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A76D1C">
      <w:pPr>
        <w:pStyle w:val="berschrift3"/>
      </w:pPr>
      <w:bookmarkStart w:id="569" w:name="_Toc422468954"/>
      <w:r>
        <w:t>Muss</w:t>
      </w:r>
      <w:r w:rsidR="00587C32">
        <w:t>-K</w:t>
      </w:r>
      <w:r>
        <w:t>riterien</w:t>
      </w:r>
      <w:bookmarkEnd w:id="569"/>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A76D1C">
      <w:pPr>
        <w:pStyle w:val="berschrift3"/>
      </w:pPr>
      <w:bookmarkStart w:id="570" w:name="_Toc422468955"/>
      <w:r>
        <w:t>Soll-Kriterien</w:t>
      </w:r>
      <w:bookmarkEnd w:id="570"/>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A76D1C">
      <w:pPr>
        <w:pStyle w:val="berschrift3"/>
      </w:pPr>
      <w:bookmarkStart w:id="571" w:name="_Toc422468956"/>
      <w:r>
        <w:t>Kann-Kriterien</w:t>
      </w:r>
      <w:bookmarkEnd w:id="571"/>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A76D1C">
      <w:pPr>
        <w:pStyle w:val="berschrift3"/>
      </w:pPr>
      <w:bookmarkStart w:id="572" w:name="_Toc422468957"/>
      <w:r>
        <w:t>Analyse der Kriterien</w:t>
      </w:r>
      <w:bookmarkEnd w:id="572"/>
    </w:p>
    <w:p w14:paraId="5DF4C46A" w14:textId="77777777" w:rsidR="006D630E" w:rsidRDefault="00F54542" w:rsidP="003A2697">
      <w:r>
        <w:t xml:space="preserve">Die Anforderung einer physikalisch korrekten 3D Simulation wird über eine Game-Engine realisiert, da diese eine eingebaute </w:t>
      </w:r>
      <w:commentRangeStart w:id="573"/>
      <w:r>
        <w:t xml:space="preserve">Physik-Engine </w:t>
      </w:r>
      <w:commentRangeEnd w:id="573"/>
      <w:r w:rsidR="004D1D56">
        <w:rPr>
          <w:rStyle w:val="Kommentarzeichen"/>
        </w:rPr>
        <w:commentReference w:id="573"/>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574"/>
      <w:r w:rsidR="00DE4D7F">
        <w:t>Sk</w:t>
      </w:r>
      <w:r>
        <w:t xml:space="preserve">riptsprache </w:t>
      </w:r>
      <w:commentRangeEnd w:id="574"/>
      <w:r w:rsidR="00F31991">
        <w:rPr>
          <w:rStyle w:val="Kommentarzeichen"/>
        </w:rPr>
        <w:commentReference w:id="574"/>
      </w:r>
      <w:ins w:id="575" w:author="Maximilian Schmitz" w:date="2015-07-06T18:13:00Z">
        <w:r w:rsidR="00D421B5" w:rsidRPr="00D421B5">
          <w:t xml:space="preserve"> </w:t>
        </w:r>
        <w:r w:rsidR="00D421B5">
          <w:t xml:space="preserve">LUA </w:t>
        </w:r>
      </w:ins>
      <w:del w:id="576" w:author="Maximilian Schmitz" w:date="2015-07-06T18:13:00Z">
        <w:r w:rsidDel="00D421B5">
          <w:delText>L</w:delText>
        </w:r>
      </w:del>
      <w:del w:id="577" w:author="Maximilian Schmitz" w:date="2015-07-06T18:11:00Z">
        <w:r w:rsidDel="00DF0DC7">
          <w:delText>UA</w:delText>
        </w:r>
      </w:del>
      <w:del w:id="578"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A76D1C">
      <w:pPr>
        <w:pStyle w:val="berschrift2"/>
      </w:pPr>
      <w:bookmarkStart w:id="579" w:name="_Ref422318518"/>
      <w:bookmarkStart w:id="580" w:name="_Toc422468958"/>
      <w:r>
        <w:lastRenderedPageBreak/>
        <w:t>Architektur</w:t>
      </w:r>
      <w:bookmarkEnd w:id="579"/>
      <w:bookmarkEnd w:id="580"/>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581" w:author="Maximilian Schmitz" w:date="2015-07-06T18:11:00Z">
        <w:r w:rsidDel="00DF0DC7">
          <w:delText>L</w:delText>
        </w:r>
      </w:del>
      <w:ins w:id="582" w:author="Maximilian Schmitz" w:date="2015-07-06T18:11:00Z">
        <w:r w:rsidR="00DF0DC7">
          <w:t xml:space="preserve">LUA </w:t>
        </w:r>
      </w:ins>
      <w:del w:id="583" w:author="Maximilian Schmitz" w:date="2015-07-06T18:11:00Z">
        <w:r w:rsidDel="00DF0DC7">
          <w:delText xml:space="preserve">UA </w:delText>
        </w:r>
      </w:del>
      <w:r>
        <w:t>zurück:</w:t>
      </w:r>
    </w:p>
    <w:p w14:paraId="59F60E8D" w14:textId="77777777" w:rsidR="004B4A71" w:rsidRDefault="003817E8">
      <w:pPr>
        <w:keepNext/>
        <w:jc w:val="center"/>
        <w:rPr>
          <w:ins w:id="584" w:author="Maximilian Schmitz" w:date="2015-06-15T21:18:00Z"/>
        </w:rPr>
        <w:pPrChange w:id="585"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15pt">
            <v:imagedata r:id="rId16" o:title="UnrealCup_Architektur"/>
          </v:shape>
        </w:pict>
      </w:r>
    </w:p>
    <w:p w14:paraId="4F992C43" w14:textId="77777777" w:rsidR="00493EDB" w:rsidRDefault="004B4A71">
      <w:pPr>
        <w:pStyle w:val="Beschriftung"/>
        <w:jc w:val="center"/>
        <w:pPrChange w:id="586" w:author="Maximilian Schmitz" w:date="2015-06-15T21:18:00Z">
          <w:pPr>
            <w:jc w:val="center"/>
          </w:pPr>
        </w:pPrChange>
      </w:pPr>
      <w:bookmarkStart w:id="587" w:name="_Ref422166503"/>
      <w:bookmarkStart w:id="588" w:name="_Toc422468973"/>
      <w:ins w:id="589" w:author="Maximilian Schmitz" w:date="2015-06-15T21:18:00Z">
        <w:r>
          <w:t xml:space="preserve">Abbildung </w:t>
        </w:r>
        <w:r>
          <w:fldChar w:fldCharType="begin"/>
        </w:r>
        <w:r>
          <w:instrText xml:space="preserve"> SEQ Abbildung \* ARABIC </w:instrText>
        </w:r>
      </w:ins>
      <w:r>
        <w:fldChar w:fldCharType="separate"/>
      </w:r>
      <w:ins w:id="590" w:author="Maximilian Schmitz" w:date="2015-06-19T09:20:00Z">
        <w:r w:rsidR="00867956">
          <w:rPr>
            <w:noProof/>
          </w:rPr>
          <w:t>1</w:t>
        </w:r>
      </w:ins>
      <w:ins w:id="591" w:author="Maximilian Schmitz" w:date="2015-06-15T21:18:00Z">
        <w:r>
          <w:fldChar w:fldCharType="end"/>
        </w:r>
        <w:bookmarkEnd w:id="587"/>
        <w:r>
          <w:t>: Architektur Übersicht</w:t>
        </w:r>
      </w:ins>
      <w:bookmarkEnd w:id="588"/>
    </w:p>
    <w:p w14:paraId="4243D58A" w14:textId="77777777" w:rsidR="00E46381" w:rsidRDefault="00E46381" w:rsidP="00493EDB"/>
    <w:p w14:paraId="3F63E8BF" w14:textId="08C363E6" w:rsidR="00D47AE2" w:rsidRDefault="00A06E1D">
      <w:pPr>
        <w:rPr>
          <w:ins w:id="592" w:author="Maximilian Schmitz" w:date="2015-06-04T10:22:00Z"/>
        </w:rPr>
      </w:pPr>
      <w:r>
        <w:t xml:space="preserve">Der wichtigste Teil der Architektur ist die Schnittstelle zwischen den LUA-Skripten und den </w:t>
      </w:r>
      <w:commentRangeStart w:id="593"/>
      <w:del w:id="594" w:author="Maximilian Schmitz" w:date="2015-07-06T17:39:00Z">
        <w:r w:rsidDel="00011F96">
          <w:delText>Robotern</w:delText>
        </w:r>
        <w:commentRangeEnd w:id="593"/>
        <w:r w:rsidR="00F31991" w:rsidDel="00011F96">
          <w:rPr>
            <w:rStyle w:val="Kommentarzeichen"/>
          </w:rPr>
          <w:commentReference w:id="593"/>
        </w:r>
      </w:del>
      <w:ins w:id="595"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596" w:author="Maximilian Schmitz" w:date="2015-07-06T22:27:00Z"/>
        </w:rPr>
      </w:pPr>
      <w:del w:id="597"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598" w:author="Maximilian Schmitz" w:date="2015-06-19T08:41:00Z">
        <w:r w:rsidR="002D4BC8">
          <w:t>,</w:t>
        </w:r>
      </w:ins>
      <w:r w:rsidR="00F1001F">
        <w:t xml:space="preserve"> wird ein vereinfachtes Remote </w:t>
      </w:r>
      <w:proofErr w:type="spellStart"/>
      <w:r w:rsidR="00F1001F">
        <w:t>Procedure</w:t>
      </w:r>
      <w:proofErr w:type="spellEnd"/>
      <w:r w:rsidR="00F1001F">
        <w:t xml:space="preserve"> Call</w:t>
      </w:r>
      <w:r w:rsidR="009D1104">
        <w:t xml:space="preserve"> 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77777777" w:rsidR="00AB1E79" w:rsidRDefault="00AB1E79" w:rsidP="00AB1E79">
      <w:pPr>
        <w:rPr>
          <w:ins w:id="599" w:author="Maximilian Schmitz" w:date="2015-07-06T22:27:00Z"/>
        </w:rPr>
      </w:pPr>
      <w:ins w:id="600" w:author="Maximilian Schmitz" w:date="2015-07-06T22:27:00Z">
        <w:r>
          <w:lastRenderedPageBreak/>
          <w:t xml:space="preserve">In </w:t>
        </w:r>
        <w:r>
          <w:fldChar w:fldCharType="begin"/>
        </w:r>
        <w:r>
          <w:instrText xml:space="preserve"> REF _Ref423984075 \h </w:instrText>
        </w:r>
      </w:ins>
      <w:ins w:id="601"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AB1E79">
      <w:pPr>
        <w:rPr>
          <w:ins w:id="602" w:author="Maximilian Schmitz" w:date="2015-07-06T22:27:00Z"/>
        </w:rPr>
      </w:pPr>
    </w:p>
    <w:p w14:paraId="7BB601BC" w14:textId="6CD8329B" w:rsidR="00AB1E79" w:rsidRDefault="00AB1E79" w:rsidP="00AB1E79">
      <w:pPr>
        <w:keepNext/>
        <w:jc w:val="center"/>
        <w:rPr>
          <w:ins w:id="603" w:author="Maximilian Schmitz" w:date="2015-07-06T22:27:00Z"/>
        </w:rPr>
      </w:pPr>
      <w:ins w:id="604"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AB1E79">
      <w:pPr>
        <w:pStyle w:val="Beschriftung"/>
        <w:jc w:val="left"/>
        <w:rPr>
          <w:ins w:id="605" w:author="Maximilian Schmitz" w:date="2015-07-06T22:27:00Z"/>
        </w:rPr>
      </w:pPr>
      <w:bookmarkStart w:id="606" w:name="_Ref423984075"/>
      <w:ins w:id="607"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606"/>
        <w:r>
          <w:t xml:space="preserve">: Remote </w:t>
        </w:r>
        <w:proofErr w:type="spellStart"/>
        <w:r>
          <w:t>Procedure</w:t>
        </w:r>
        <w:proofErr w:type="spellEnd"/>
        <w:r>
          <w:t xml:space="preserve"> Call Umsetzung</w:t>
        </w:r>
      </w:ins>
    </w:p>
    <w:p w14:paraId="76E4CA84" w14:textId="7D1998E0" w:rsidR="00F1001F" w:rsidRDefault="00C5128C" w:rsidP="00AB1E79">
      <w:pPr>
        <w:rPr>
          <w:ins w:id="608" w:author="Maximilian Schmitz" w:date="2015-06-04T21:09:00Z"/>
        </w:rPr>
      </w:pPr>
      <w:r>
        <w:br/>
        <w:t>Die 22 Threads</w:t>
      </w:r>
      <w:ins w:id="609" w:author="Admin" w:date="2015-07-06T14:10:00Z">
        <w:r w:rsidR="00F31991">
          <w:t xml:space="preserve"> der Spieler</w:t>
        </w:r>
      </w:ins>
      <w:r>
        <w:t xml:space="preserve"> müssen</w:t>
      </w:r>
      <w:ins w:id="610" w:author="Admin" w:date="2015-07-06T14:10:00Z">
        <w:r w:rsidR="00F31991">
          <w:t xml:space="preserve"> </w:t>
        </w:r>
      </w:ins>
      <w:proofErr w:type="spellStart"/>
      <w:ins w:id="611" w:author="Admin" w:date="2015-07-07T10:39:00Z">
        <w:r w:rsidR="003817E8" w:rsidRPr="003817E8">
          <w:t>gescheduled</w:t>
        </w:r>
        <w:proofErr w:type="spellEnd"/>
        <w:r w:rsidR="003817E8">
          <w:t xml:space="preserve"> </w:t>
        </w:r>
      </w:ins>
      <w:ins w:id="612" w:author="Admin" w:date="2015-07-06T14:10:00Z">
        <w:r w:rsidR="00F31991">
          <w:t>und</w:t>
        </w:r>
      </w:ins>
      <w:ins w:id="613" w:author="Admin" w:date="2015-07-06T14:09:00Z">
        <w:r w:rsidR="00F31991">
          <w:t xml:space="preserve"> </w:t>
        </w:r>
      </w:ins>
      <w:del w:id="614"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615"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3817E8">
      <w:pPr>
        <w:keepNext/>
        <w:rPr>
          <w:ins w:id="616" w:author="Maximilian Schmitz" w:date="2015-06-15T21:17:00Z"/>
        </w:rPr>
        <w:pPrChange w:id="617" w:author="Maximilian Schmitz" w:date="2015-06-15T21:17:00Z">
          <w:pPr/>
        </w:pPrChange>
      </w:pPr>
      <w:r>
        <w:lastRenderedPageBreak/>
        <w:pict w14:anchorId="115E4EFD">
          <v:shape id="_x0000_i1026" type="#_x0000_t75" style="width:467.35pt;height:332.15pt">
            <v:imagedata r:id="rId18" o:title="UnrealCup_5"/>
          </v:shape>
        </w:pict>
      </w:r>
    </w:p>
    <w:p w14:paraId="7364EA9D" w14:textId="77777777" w:rsidR="004B4A71" w:rsidRDefault="004B4A71">
      <w:pPr>
        <w:pStyle w:val="Beschriftung"/>
        <w:rPr>
          <w:ins w:id="618" w:author="Maximilian Schmitz" w:date="2015-06-15T21:17:00Z"/>
        </w:rPr>
      </w:pPr>
      <w:bookmarkStart w:id="619" w:name="_Toc422468974"/>
      <w:ins w:id="620" w:author="Maximilian Schmitz" w:date="2015-06-15T21:17:00Z">
        <w:r>
          <w:t xml:space="preserve">Abbildung </w:t>
        </w:r>
        <w:r>
          <w:fldChar w:fldCharType="begin"/>
        </w:r>
        <w:r>
          <w:instrText xml:space="preserve"> SEQ Abbildung \* ARABIC </w:instrText>
        </w:r>
      </w:ins>
      <w:r>
        <w:fldChar w:fldCharType="separate"/>
      </w:r>
      <w:ins w:id="621" w:author="Maximilian Schmitz" w:date="2015-06-19T09:20:00Z">
        <w:r w:rsidR="00867956">
          <w:rPr>
            <w:noProof/>
          </w:rPr>
          <w:t>2</w:t>
        </w:r>
      </w:ins>
      <w:ins w:id="622" w:author="Maximilian Schmitz" w:date="2015-06-15T21:17:00Z">
        <w:r>
          <w:fldChar w:fldCharType="end"/>
        </w:r>
        <w:r>
          <w:t>: Architektur als Klassendiagramm</w:t>
        </w:r>
        <w:bookmarkEnd w:id="619"/>
      </w:ins>
    </w:p>
    <w:p w14:paraId="01898A97" w14:textId="77777777" w:rsidR="00E64F9C" w:rsidRDefault="00E64F9C">
      <w:r>
        <w:br w:type="page"/>
      </w:r>
    </w:p>
    <w:p w14:paraId="14967895" w14:textId="77777777" w:rsidR="00493EDB" w:rsidRDefault="00493EDB" w:rsidP="00AC4DD5">
      <w:pPr>
        <w:pStyle w:val="berschrift1"/>
      </w:pPr>
      <w:bookmarkStart w:id="623" w:name="_Toc422468959"/>
      <w:r>
        <w:lastRenderedPageBreak/>
        <w:t>Umsetzung</w:t>
      </w:r>
      <w:bookmarkEnd w:id="623"/>
    </w:p>
    <w:p w14:paraId="6B9CA8AB" w14:textId="77777777" w:rsidR="00096735" w:rsidRDefault="00DC17D6" w:rsidP="00A76D1C">
      <w:pPr>
        <w:pStyle w:val="berschrift2"/>
      </w:pPr>
      <w:bookmarkStart w:id="624" w:name="_Toc422468960"/>
      <w:r>
        <w:t>Umsetzung der Simulationsumgebung</w:t>
      </w:r>
      <w:bookmarkEnd w:id="624"/>
    </w:p>
    <w:p w14:paraId="73FFAAD5" w14:textId="77777777" w:rsidR="00DC17D6" w:rsidRDefault="00794EB6">
      <w:pPr>
        <w:pStyle w:val="berschrift3"/>
        <w:rPr>
          <w:ins w:id="625" w:author="Maximilian Schmitz" w:date="2015-06-04T10:21:00Z"/>
        </w:rPr>
      </w:pPr>
      <w:bookmarkStart w:id="626" w:name="_Toc422468961"/>
      <w:r>
        <w:t>Grundsätzliches</w:t>
      </w:r>
      <w:bookmarkEnd w:id="626"/>
    </w:p>
    <w:p w14:paraId="3249959B" w14:textId="77777777" w:rsidR="00D47AE2" w:rsidRDefault="006179F5">
      <w:pPr>
        <w:rPr>
          <w:ins w:id="627" w:author="Maximilian Schmitz" w:date="2015-06-17T15:03:00Z"/>
        </w:rPr>
        <w:pPrChange w:id="628" w:author="Maximilian Schmitz" w:date="2015-06-04T10:21:00Z">
          <w:pPr>
            <w:pStyle w:val="berschrift3"/>
          </w:pPr>
        </w:pPrChange>
      </w:pPr>
      <w:ins w:id="629" w:author="Maximilian Schmitz" w:date="2015-06-17T14:59:00Z">
        <w:r>
          <w:t>Die Umsetzung der Simulationsumgebung basiert auf der Unreal Engine 4</w:t>
        </w:r>
      </w:ins>
      <w:ins w:id="630" w:author="Maximilian Schmitz" w:date="2015-06-17T15:00:00Z">
        <w:r>
          <w:t xml:space="preserve">. Die </w:t>
        </w:r>
      </w:ins>
      <w:ins w:id="631" w:author="Maximilian Schmitz" w:date="2015-06-17T15:01:00Z">
        <w:r>
          <w:t xml:space="preserve">Unreal Engine 4 ist eine </w:t>
        </w:r>
      </w:ins>
      <w:ins w:id="632" w:author="Maximilian Schmitz" w:date="2015-06-17T15:02:00Z">
        <w:r>
          <w:t>Game-Engine</w:t>
        </w:r>
      </w:ins>
      <w:ins w:id="633" w:author="Maximilian Schmitz" w:date="2015-06-17T15:01:00Z">
        <w:r>
          <w:t xml:space="preserve">, also ein Framework um Computerspiele zu erstellen. </w:t>
        </w:r>
      </w:ins>
      <w:ins w:id="634" w:author="Maximilian Schmitz" w:date="2015-06-17T15:02:00Z">
        <w:r>
          <w:t xml:space="preserve">Sie bietet bereits </w:t>
        </w:r>
      </w:ins>
      <w:ins w:id="635" w:author="Maximilian Schmitz" w:date="2015-06-17T15:03:00Z">
        <w:r>
          <w:t>viele vorgefertigte Funktionen an, auf die bei der Eigenentwicklung aufgesetzt werden können.</w:t>
        </w:r>
      </w:ins>
    </w:p>
    <w:p w14:paraId="4BFD2842" w14:textId="77777777" w:rsidR="00CE7C45" w:rsidRDefault="00CE7C45">
      <w:pPr>
        <w:rPr>
          <w:ins w:id="636" w:author="Maximilian Schmitz" w:date="2015-06-17T15:07:00Z"/>
        </w:rPr>
        <w:pPrChange w:id="637" w:author="Maximilian Schmitz" w:date="2015-06-04T10:21:00Z">
          <w:pPr>
            <w:pStyle w:val="berschrift3"/>
          </w:pPr>
        </w:pPrChange>
      </w:pPr>
      <w:ins w:id="638" w:author="Maximilian Schmitz" w:date="2015-06-17T15:03:00Z">
        <w:r>
          <w:t>Der große Vorteil eines solchen Frameworks besteht darin, dass die Entwicklung nicht von Null an begonnen werden muss, sondern au</w:t>
        </w:r>
      </w:ins>
      <w:ins w:id="639" w:author="Maximilian Schmitz" w:date="2015-06-17T15:04:00Z">
        <w:r>
          <w:t xml:space="preserve">f ein breites Spektrum von Basisfunktionen zugegriffen werden kann. </w:t>
        </w:r>
        <w:r w:rsidR="00993018">
          <w:t xml:space="preserve">Gerade im Hinblick auf die Implementierung einer </w:t>
        </w:r>
      </w:ins>
      <w:ins w:id="640"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641" w:author="Maximilian Schmitz" w:date="2015-06-17T15:11:00Z"/>
        </w:rPr>
        <w:pPrChange w:id="642" w:author="Maximilian Schmitz" w:date="2015-06-04T10:21:00Z">
          <w:pPr>
            <w:pStyle w:val="berschrift3"/>
          </w:pPr>
        </w:pPrChange>
      </w:pPr>
      <w:ins w:id="643" w:author="Maximilian Schmitz" w:date="2015-06-17T15:07:00Z">
        <w:r>
          <w:t>Nicht nur bei der Entwicklung bietet</w:t>
        </w:r>
        <w:r w:rsidR="00512263">
          <w:t xml:space="preserve"> ein Framework große Vorteile. D</w:t>
        </w:r>
      </w:ins>
      <w:ins w:id="644" w:author="Maximilian Schmitz" w:date="2015-06-17T15:08:00Z">
        <w:r w:rsidR="00512263">
          <w:t>urch den modularen, komponentenbasierten Aufbau von Frameworks, können eigene Teile einfache</w:t>
        </w:r>
      </w:ins>
      <w:ins w:id="645" w:author="Admin" w:date="2015-07-06T14:14:00Z">
        <w:r w:rsidR="00E34D1B">
          <w:t>r</w:t>
        </w:r>
      </w:ins>
      <w:ins w:id="646" w:author="Maximilian Schmitz" w:date="2015-06-17T15:08:00Z">
        <w:del w:id="647" w:author="Admin" w:date="2015-07-06T14:14:00Z">
          <w:r w:rsidR="00512263" w:rsidDel="00E34D1B">
            <w:delText>s</w:delText>
          </w:r>
        </w:del>
        <w:r w:rsidR="00512263">
          <w:t xml:space="preserve"> und besser getestet werden.</w:t>
        </w:r>
      </w:ins>
      <w:ins w:id="648" w:author="Maximilian Schmitz" w:date="2015-06-17T15:11:00Z">
        <w:r w:rsidR="002020AD">
          <w:t xml:space="preserve"> Das liegt daran, dass bereits eine grundlegende Architektur vorgegeben ist und Schnittstellen klar spezifiziert sind.</w:t>
        </w:r>
      </w:ins>
      <w:ins w:id="649" w:author="Maximilian Schmitz" w:date="2015-06-17T15:08:00Z">
        <w:r w:rsidR="00512263">
          <w:t xml:space="preserve"> </w:t>
        </w:r>
      </w:ins>
      <w:ins w:id="650" w:author="Maximilian Schmitz" w:date="2015-06-17T15:09:00Z">
        <w:r w:rsidR="00512263">
          <w:t xml:space="preserve">Auch die spätere Weiterentwicklung durch andere Teams wird durch die Nutzung </w:t>
        </w:r>
      </w:ins>
      <w:ins w:id="651" w:author="Maximilian Schmitz" w:date="2015-06-17T15:10:00Z">
        <w:r w:rsidR="00512263">
          <w:t>eines Frameworks vereinfacht.</w:t>
        </w:r>
      </w:ins>
    </w:p>
    <w:p w14:paraId="3DEB3084" w14:textId="77777777" w:rsidR="002020AD" w:rsidRDefault="002020AD">
      <w:pPr>
        <w:rPr>
          <w:ins w:id="652" w:author="Maximilian Schmitz" w:date="2015-06-17T15:13:00Z"/>
        </w:rPr>
        <w:pPrChange w:id="653" w:author="Maximilian Schmitz" w:date="2015-06-04T10:21:00Z">
          <w:pPr>
            <w:pStyle w:val="berschrift3"/>
          </w:pPr>
        </w:pPrChange>
      </w:pPr>
      <w:ins w:id="654"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655" w:author="Maximilian Schmitz" w:date="2015-06-17T15:12:00Z">
        <w:r>
          <w:t xml:space="preserve"> für dieses Projekt notwendig ist. </w:t>
        </w:r>
      </w:ins>
      <w:ins w:id="656"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657" w:author="Maximilian Schmitz" w:date="2015-06-17T15:13:00Z"/>
        </w:rPr>
        <w:pPrChange w:id="658" w:author="Maximilian Schmitz" w:date="2015-06-04T10:21:00Z">
          <w:pPr>
            <w:pStyle w:val="berschrift3"/>
          </w:pPr>
        </w:pPrChange>
      </w:pPr>
    </w:p>
    <w:p w14:paraId="5E1E4941" w14:textId="620ADE3C" w:rsidR="00575FED" w:rsidRDefault="001C3431">
      <w:pPr>
        <w:rPr>
          <w:ins w:id="659" w:author="Maximilian Schmitz" w:date="2015-06-17T15:25:00Z"/>
        </w:rPr>
        <w:pPrChange w:id="660" w:author="Maximilian Schmitz" w:date="2015-06-04T10:21:00Z">
          <w:pPr>
            <w:pStyle w:val="berschrift3"/>
          </w:pPr>
        </w:pPrChange>
      </w:pPr>
      <w:ins w:id="661" w:author="Maximilian Schmitz" w:date="2015-06-17T15:13:00Z">
        <w:r>
          <w:t xml:space="preserve">Die Gründe warum auf die Unreal Engine 4 gesetzt wird, wurden bereits im </w:t>
        </w:r>
      </w:ins>
      <w:ins w:id="662" w:author="Maximilian Schmitz" w:date="2015-06-17T15:15:00Z">
        <w:r>
          <w:t>Teil</w:t>
        </w:r>
      </w:ins>
      <w:ins w:id="663" w:author="Maximilian Schmitz" w:date="2015-06-17T15:13:00Z">
        <w:r>
          <w:t xml:space="preserve"> </w:t>
        </w:r>
      </w:ins>
      <w:ins w:id="664" w:author="Maximilian Schmitz" w:date="2015-06-17T15:14:00Z">
        <w:r>
          <w:fldChar w:fldCharType="begin"/>
        </w:r>
        <w:r>
          <w:instrText xml:space="preserve"> REF _Ref422317414 \h </w:instrText>
        </w:r>
      </w:ins>
      <w:r>
        <w:fldChar w:fldCharType="separate"/>
      </w:r>
      <w:ins w:id="665" w:author="Maximilian Schmitz" w:date="2015-06-19T09:20:00Z">
        <w:r w:rsidR="00867956">
          <w:t>Game Engine</w:t>
        </w:r>
      </w:ins>
      <w:ins w:id="666" w:author="Maximilian Schmitz" w:date="2015-06-17T15:14:00Z">
        <w:r>
          <w:fldChar w:fldCharType="end"/>
        </w:r>
        <w:r>
          <w:t xml:space="preserve"> im Kapitel </w:t>
        </w:r>
      </w:ins>
      <w:ins w:id="667" w:author="Maximilian Schmitz" w:date="2015-06-17T15:15:00Z">
        <w:r>
          <w:fldChar w:fldCharType="begin"/>
        </w:r>
        <w:r>
          <w:instrText xml:space="preserve"> REF _Ref422317454 \h </w:instrText>
        </w:r>
      </w:ins>
      <w:r>
        <w:fldChar w:fldCharType="separate"/>
      </w:r>
      <w:ins w:id="668" w:author="Maximilian Schmitz" w:date="2015-06-19T09:20:00Z">
        <w:r w:rsidR="00867956">
          <w:t>Stand der Technik</w:t>
        </w:r>
      </w:ins>
      <w:ins w:id="669" w:author="Maximilian Schmitz" w:date="2015-06-17T15:15:00Z">
        <w:r>
          <w:fldChar w:fldCharType="end"/>
        </w:r>
        <w:r>
          <w:t xml:space="preserve"> angesprochen.</w:t>
        </w:r>
        <w:r w:rsidR="001634F9">
          <w:t xml:space="preserve"> D</w:t>
        </w:r>
      </w:ins>
      <w:ins w:id="670" w:author="Admin" w:date="2015-07-06T14:15:00Z">
        <w:r w:rsidR="00601564">
          <w:t>er</w:t>
        </w:r>
      </w:ins>
      <w:ins w:id="671" w:author="Maximilian Schmitz" w:date="2015-06-17T15:15:00Z">
        <w:del w:id="672" w:author="Admin" w:date="2015-07-06T14:15:00Z">
          <w:r w:rsidR="001634F9" w:rsidDel="00601564">
            <w:delText>ie</w:delText>
          </w:r>
        </w:del>
        <w:r w:rsidR="001634F9">
          <w:t xml:space="preserve"> wichtigste</w:t>
        </w:r>
        <w:del w:id="673" w:author="Admin" w:date="2015-07-06T14:15:00Z">
          <w:r w:rsidR="001634F9" w:rsidDel="00601564">
            <w:delText>n</w:delText>
          </w:r>
        </w:del>
        <w:r w:rsidR="001634F9">
          <w:t xml:space="preserve"> Vorteile </w:t>
        </w:r>
        <w:del w:id="674" w:author="Admin" w:date="2015-07-06T14:15:00Z">
          <w:r w:rsidR="001634F9" w:rsidDel="00601564">
            <w:delText>sind</w:delText>
          </w:r>
        </w:del>
      </w:ins>
      <w:ins w:id="675" w:author="Admin" w:date="2015-07-06T14:15:00Z">
        <w:r w:rsidR="00601564">
          <w:t>ist</w:t>
        </w:r>
      </w:ins>
      <w:ins w:id="676" w:author="Maximilian Schmitz" w:date="2015-06-17T15:15:00Z">
        <w:r w:rsidR="001634F9">
          <w:t xml:space="preserve"> die kostenfreie Verfügbarkeit für studentische Projekte wie dieses. </w:t>
        </w:r>
      </w:ins>
      <w:ins w:id="677"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678"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679" w:author="Maximilian Schmitz" w:date="2015-06-17T15:21:00Z">
        <w:r w:rsidR="004109D3">
          <w:t>Das Framework</w:t>
        </w:r>
      </w:ins>
      <w:ins w:id="680" w:author="Admin" w:date="2015-07-06T14:16:00Z">
        <w:r w:rsidR="00601564">
          <w:t xml:space="preserve"> </w:t>
        </w:r>
      </w:ins>
      <w:ins w:id="681" w:author="Maximilian Schmitz" w:date="2015-06-17T15:21:00Z">
        <w:del w:id="682" w:author="Admin" w:date="2015-07-06T14:16:00Z">
          <w:r w:rsidR="004109D3" w:rsidDel="00601564">
            <w:delText xml:space="preserve"> existiert </w:delText>
          </w:r>
        </w:del>
        <w:r w:rsidR="004109D3">
          <w:t>wu</w:t>
        </w:r>
        <w:r w:rsidR="00477EB9">
          <w:t>rde</w:t>
        </w:r>
      </w:ins>
      <w:ins w:id="683" w:author="Admin" w:date="2015-07-06T14:16:00Z">
        <w:r w:rsidR="00601564">
          <w:t xml:space="preserve"> erstmals</w:t>
        </w:r>
      </w:ins>
      <w:ins w:id="684" w:author="Maximilian Schmitz" w:date="2015-06-17T15:21:00Z">
        <w:r w:rsidR="00477EB9">
          <w:t xml:space="preserve"> im März 2014 veröffentlicht und</w:t>
        </w:r>
      </w:ins>
      <w:ins w:id="685" w:author="Admin" w:date="2015-07-06T14:16:00Z">
        <w:r w:rsidR="00601564">
          <w:t xml:space="preserve"> seither</w:t>
        </w:r>
      </w:ins>
      <w:ins w:id="686" w:author="Maximilian Schmitz" w:date="2015-06-17T15:21:00Z">
        <w:r w:rsidR="00477EB9">
          <w:t xml:space="preserve"> regelmäßig mit Updates versorgt. </w:t>
        </w:r>
      </w:ins>
      <w:ins w:id="687"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688" w:author="Maximilian Schmitz" w:date="2015-06-17T15:24:00Z">
        <w:r w:rsidR="00AA1509">
          <w:t xml:space="preserve"> Auch Anpassungsprobleme durch Updates</w:t>
        </w:r>
      </w:ins>
      <w:ins w:id="689" w:author="Admin" w:date="2015-07-06T14:17:00Z">
        <w:r w:rsidR="00601564">
          <w:t xml:space="preserve"> </w:t>
        </w:r>
      </w:ins>
      <w:ins w:id="690" w:author="Maximilian Schmitz" w:date="2015-06-17T15:24:00Z">
        <w:del w:id="691" w:author="Admin" w:date="2015-07-06T14:19:00Z">
          <w:r w:rsidR="00AA1509" w:rsidDel="00601564">
            <w:delText xml:space="preserve"> </w:delText>
          </w:r>
        </w:del>
        <w:r w:rsidR="00AA1509">
          <w:t>sind ein Thema</w:t>
        </w:r>
      </w:ins>
      <w:ins w:id="692" w:author="Admin" w:date="2015-07-06T14:18:00Z">
        <w:r w:rsidR="00601564">
          <w:t>. Während der Bearbeitung wurden Teilweise die Schnittstellendefinitionen</w:t>
        </w:r>
      </w:ins>
      <w:ins w:id="693" w:author="Admin" w:date="2015-07-06T14:19:00Z">
        <w:r w:rsidR="00601564">
          <w:t xml:space="preserve"> des Frameworks </w:t>
        </w:r>
      </w:ins>
      <w:ins w:id="694" w:author="Admin" w:date="2015-07-06T14:18:00Z">
        <w:r w:rsidR="00601564">
          <w:t xml:space="preserve">geändert. </w:t>
        </w:r>
      </w:ins>
      <w:ins w:id="695" w:author="Maximilian Schmitz" w:date="2015-06-17T15:24:00Z">
        <w:del w:id="696" w:author="Admin" w:date="2015-07-06T14:18:00Z">
          <w:r w:rsidR="00AA1509" w:rsidDel="00601564">
            <w:delText xml:space="preserve"> und während der Bearbeitung aufgetreten.</w:delText>
          </w:r>
        </w:del>
      </w:ins>
    </w:p>
    <w:p w14:paraId="4AED1D47" w14:textId="77777777" w:rsidR="00D374F3" w:rsidRDefault="00D374F3">
      <w:pPr>
        <w:rPr>
          <w:ins w:id="697" w:author="Maximilian Schmitz" w:date="2015-06-17T15:25:00Z"/>
        </w:rPr>
        <w:pPrChange w:id="698" w:author="Maximilian Schmitz" w:date="2015-06-04T10:21:00Z">
          <w:pPr>
            <w:pStyle w:val="berschrift3"/>
          </w:pPr>
        </w:pPrChange>
      </w:pPr>
    </w:p>
    <w:p w14:paraId="05891566" w14:textId="77777777" w:rsidR="00D374F3" w:rsidRDefault="00D374F3">
      <w:pPr>
        <w:rPr>
          <w:ins w:id="699" w:author="Maximilian Schmitz" w:date="2015-06-17T15:28:00Z"/>
        </w:rPr>
        <w:pPrChange w:id="700" w:author="Maximilian Schmitz" w:date="2015-06-04T10:21:00Z">
          <w:pPr>
            <w:pStyle w:val="berschrift3"/>
          </w:pPr>
        </w:pPrChange>
      </w:pPr>
      <w:ins w:id="701" w:author="Maximilian Schmitz" w:date="2015-06-17T15:25:00Z">
        <w:r>
          <w:t>Insgesamt teilt sich die Umsetzung der Simulationsumgebung in drei Teile:</w:t>
        </w:r>
      </w:ins>
    </w:p>
    <w:p w14:paraId="77068D0B" w14:textId="77777777" w:rsidR="00D374F3" w:rsidRDefault="00D374F3">
      <w:pPr>
        <w:rPr>
          <w:ins w:id="702" w:author="Maximilian Schmitz" w:date="2015-06-17T15:28:00Z"/>
        </w:rPr>
        <w:pPrChange w:id="703" w:author="Maximilian Schmitz" w:date="2015-06-04T10:21:00Z">
          <w:pPr>
            <w:pStyle w:val="berschrift3"/>
          </w:pPr>
        </w:pPrChange>
      </w:pPr>
      <w:ins w:id="704" w:author="Maximilian Schmitz" w:date="2015-06-17T15:27:00Z">
        <w:r>
          <w:t xml:space="preserve">Zum einen in die Erstellung des Spielrahmens mit dem Spielfeld und vor allem der Regelimplementierung.  </w:t>
        </w:r>
      </w:ins>
      <w:ins w:id="705" w:author="Maximilian Schmitz" w:date="2015-06-17T15:28:00Z">
        <w:r>
          <w:t>Dieser Teil ist die Steuerungskomponente der Simulationsumgebung.</w:t>
        </w:r>
      </w:ins>
    </w:p>
    <w:p w14:paraId="515DD887" w14:textId="77777777" w:rsidR="00D374F3" w:rsidRDefault="00D374F3">
      <w:pPr>
        <w:rPr>
          <w:ins w:id="706" w:author="Maximilian Schmitz" w:date="2015-06-17T15:30:00Z"/>
        </w:rPr>
        <w:pPrChange w:id="707" w:author="Maximilian Schmitz" w:date="2015-06-04T10:21:00Z">
          <w:pPr>
            <w:pStyle w:val="berschrift3"/>
          </w:pPr>
        </w:pPrChange>
      </w:pPr>
      <w:ins w:id="708" w:author="Maximilian Schmitz" w:date="2015-06-17T15:28:00Z">
        <w:r>
          <w:t xml:space="preserve">Ein weiterer Teil ist die Implementierung der Spieler innerhalb der Simulationsumgebung. </w:t>
        </w:r>
      </w:ins>
      <w:ins w:id="709"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710" w:author="Maximilian Schmitz" w:date="2015-06-04T10:21:00Z">
          <w:pPr>
            <w:pStyle w:val="berschrift3"/>
          </w:pPr>
        </w:pPrChange>
      </w:pPr>
      <w:ins w:id="711" w:author="Maximilian Schmitz" w:date="2015-06-17T15:30:00Z">
        <w:r>
          <w:t xml:space="preserve">Der letzte Teil ist die Skriptschnittstelle, die die Weitergabe der Spielerfunktionalitäten an die KI-Skripte </w:t>
        </w:r>
      </w:ins>
      <w:ins w:id="712" w:author="Maximilian Schmitz" w:date="2015-06-17T15:32:00Z">
        <w:r>
          <w:t xml:space="preserve">vornimmt. Dazu gehört auch </w:t>
        </w:r>
        <w:proofErr w:type="gramStart"/>
        <w:r>
          <w:t>den</w:t>
        </w:r>
        <w:proofErr w:type="gramEnd"/>
        <w:r>
          <w:t xml:space="preserve"> im Kapitel </w:t>
        </w:r>
      </w:ins>
      <w:ins w:id="713" w:author="Maximilian Schmitz" w:date="2015-06-17T15:33:00Z">
        <w:r>
          <w:fldChar w:fldCharType="begin"/>
        </w:r>
        <w:r>
          <w:instrText xml:space="preserve"> REF _Ref422318518 \h </w:instrText>
        </w:r>
      </w:ins>
      <w:r>
        <w:fldChar w:fldCharType="separate"/>
      </w:r>
      <w:ins w:id="714" w:author="Maximilian Schmitz" w:date="2015-06-19T09:20:00Z">
        <w:r w:rsidR="00867956">
          <w:t>Architektur</w:t>
        </w:r>
      </w:ins>
      <w:ins w:id="715"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pPr>
        <w:pStyle w:val="berschrift3"/>
        <w:rPr>
          <w:ins w:id="716" w:author="Maximilian Schmitz" w:date="2015-06-04T19:48:00Z"/>
        </w:rPr>
      </w:pPr>
      <w:bookmarkStart w:id="717" w:name="_Toc422468962"/>
      <w:r>
        <w:t>Regel</w:t>
      </w:r>
      <w:ins w:id="718" w:author="Maximilian Schmitz" w:date="2015-06-17T19:42:00Z">
        <w:r w:rsidR="00915AB6">
          <w:t>- und Spiel</w:t>
        </w:r>
      </w:ins>
      <w:r>
        <w:t>implementierung</w:t>
      </w:r>
      <w:bookmarkEnd w:id="717"/>
    </w:p>
    <w:p w14:paraId="55706155" w14:textId="77777777" w:rsidR="00211020" w:rsidRDefault="00915AB6">
      <w:pPr>
        <w:rPr>
          <w:ins w:id="719" w:author="Maximilian Schmitz" w:date="2015-06-17T19:46:00Z"/>
        </w:rPr>
        <w:pPrChange w:id="720" w:author="Maximilian Schmitz" w:date="2015-06-04T19:48:00Z">
          <w:pPr>
            <w:pStyle w:val="berschrift3"/>
          </w:pPr>
        </w:pPrChange>
      </w:pPr>
      <w:ins w:id="721" w:author="Maximilian Schmitz" w:date="2015-06-17T19:45:00Z">
        <w:r>
          <w:t xml:space="preserve">Die Implementierung des Spiels ist untergliedert </w:t>
        </w:r>
      </w:ins>
      <w:ins w:id="722" w:author="Maximilian Schmitz" w:date="2015-06-17T19:46:00Z">
        <w:r>
          <w:t>in die Erstellung eines Spielfeldes und der Programmierung der Spielregeln.</w:t>
        </w:r>
      </w:ins>
    </w:p>
    <w:p w14:paraId="5352CCE6" w14:textId="77777777" w:rsidR="00915AB6" w:rsidRDefault="00313D31">
      <w:pPr>
        <w:rPr>
          <w:ins w:id="723" w:author="Maximilian Schmitz" w:date="2015-06-17T19:50:00Z"/>
        </w:rPr>
        <w:pPrChange w:id="724" w:author="Maximilian Schmitz" w:date="2015-06-04T19:48:00Z">
          <w:pPr>
            <w:pStyle w:val="berschrift3"/>
          </w:pPr>
        </w:pPrChange>
      </w:pPr>
      <w:ins w:id="725" w:author="Maximilian Schmitz" w:date="2015-06-17T19:48:00Z">
        <w:r>
          <w:t xml:space="preserve">Die Erstellung des Spielfeldes ist über den graphischen Editor der Unreal Engine 4 realisiert. Dieser bietet die Möglichkeit </w:t>
        </w:r>
      </w:ins>
      <w:ins w:id="726"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727"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728" w:author="Maximilian Schmitz" w:date="2015-06-17T19:43:00Z"/>
        </w:rPr>
        <w:pPrChange w:id="729" w:author="Maximilian Schmitz" w:date="2015-06-04T19:48:00Z">
          <w:pPr>
            <w:pStyle w:val="berschrift3"/>
          </w:pPr>
        </w:pPrChange>
      </w:pPr>
      <w:ins w:id="730" w:author="Maximilian Schmitz" w:date="2015-06-17T19:51:00Z">
        <w:r>
          <w:lastRenderedPageBreak/>
          <w:t xml:space="preserve">Zum großen Teil kommen von der Unreal Engine mitgelieferte 3D-Modelle zum Einsatz. </w:t>
        </w:r>
      </w:ins>
      <w:ins w:id="731" w:author="Maximilian Schmitz" w:date="2015-06-17T19:52:00Z">
        <w:r>
          <w:t xml:space="preserve">Stellvertretend seien hier die Spieler </w:t>
        </w:r>
        <w:commentRangeStart w:id="732"/>
        <w:commentRangeStart w:id="733"/>
        <w:commentRangeStart w:id="734"/>
        <w:del w:id="735" w:author="Admin" w:date="2015-07-06T14:21:00Z">
          <w:r w:rsidDel="00601564">
            <w:delText xml:space="preserve">und die Tore </w:delText>
          </w:r>
        </w:del>
        <w:r>
          <w:t>genannt</w:t>
        </w:r>
      </w:ins>
      <w:commentRangeEnd w:id="732"/>
      <w:r w:rsidR="00601564">
        <w:rPr>
          <w:rStyle w:val="Kommentarzeichen"/>
        </w:rPr>
        <w:commentReference w:id="732"/>
      </w:r>
      <w:commentRangeEnd w:id="733"/>
      <w:r w:rsidR="00480820">
        <w:rPr>
          <w:rStyle w:val="Kommentarzeichen"/>
        </w:rPr>
        <w:commentReference w:id="733"/>
      </w:r>
      <w:commentRangeEnd w:id="734"/>
      <w:r w:rsidR="003817E8">
        <w:rPr>
          <w:rStyle w:val="Kommentarzeichen"/>
        </w:rPr>
        <w:commentReference w:id="734"/>
      </w:r>
      <w:ins w:id="736" w:author="Maximilian Schmitz" w:date="2015-06-17T19:52:00Z">
        <w:r>
          <w:t xml:space="preserve">. Auf die 3D-Modelle sind zum Teil spezielle Texturen </w:t>
        </w:r>
      </w:ins>
      <w:ins w:id="737"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738" w:author="Maximilian Schmitz" w:date="2015-06-19T09:20:00Z">
        <w:r w:rsidR="00867956">
          <w:t xml:space="preserve">Abbildung </w:t>
        </w:r>
        <w:r w:rsidR="00867956">
          <w:rPr>
            <w:noProof/>
          </w:rPr>
          <w:t>3</w:t>
        </w:r>
      </w:ins>
      <w:ins w:id="739" w:author="Maximilian Schmitz" w:date="2015-06-17T19:53:00Z">
        <w:r>
          <w:fldChar w:fldCharType="end"/>
        </w:r>
        <w:r>
          <w:t xml:space="preserve"> ist das so entstandene Spielfeld zu sehen.</w:t>
        </w:r>
      </w:ins>
    </w:p>
    <w:p w14:paraId="436BFC4B" w14:textId="77777777" w:rsidR="00915AB6" w:rsidRDefault="00915AB6">
      <w:pPr>
        <w:rPr>
          <w:ins w:id="740" w:author="Maximilian Schmitz" w:date="2015-06-17T19:43:00Z"/>
        </w:rPr>
        <w:pPrChange w:id="741" w:author="Maximilian Schmitz" w:date="2015-06-04T19:48:00Z">
          <w:pPr>
            <w:pStyle w:val="berschrift3"/>
          </w:pPr>
        </w:pPrChange>
      </w:pPr>
    </w:p>
    <w:p w14:paraId="20BA9BBF" w14:textId="77777777" w:rsidR="00313D31" w:rsidRDefault="00915AB6">
      <w:pPr>
        <w:keepNext/>
        <w:rPr>
          <w:ins w:id="742" w:author="Maximilian Schmitz" w:date="2015-06-17T19:47:00Z"/>
        </w:rPr>
        <w:pPrChange w:id="743" w:author="Maximilian Schmitz" w:date="2015-06-17T19:47:00Z">
          <w:pPr/>
        </w:pPrChange>
      </w:pPr>
      <w:ins w:id="744"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745" w:author="Maximilian Schmitz" w:date="2015-06-18T20:06:00Z"/>
        </w:rPr>
        <w:pPrChange w:id="746" w:author="Maximilian Schmitz" w:date="2015-06-17T19:47:00Z">
          <w:pPr>
            <w:pStyle w:val="berschrift3"/>
          </w:pPr>
        </w:pPrChange>
      </w:pPr>
      <w:bookmarkStart w:id="747" w:name="_Ref422334156"/>
      <w:bookmarkStart w:id="748" w:name="_Toc422468975"/>
      <w:ins w:id="749" w:author="Maximilian Schmitz" w:date="2015-06-17T19:47:00Z">
        <w:r>
          <w:t xml:space="preserve">Abbildung </w:t>
        </w:r>
        <w:r>
          <w:fldChar w:fldCharType="begin"/>
        </w:r>
        <w:r>
          <w:instrText xml:space="preserve"> SEQ Abbildung \* ARABIC </w:instrText>
        </w:r>
      </w:ins>
      <w:r>
        <w:fldChar w:fldCharType="separate"/>
      </w:r>
      <w:ins w:id="750" w:author="Maximilian Schmitz" w:date="2015-06-19T09:20:00Z">
        <w:r w:rsidR="00867956">
          <w:rPr>
            <w:noProof/>
          </w:rPr>
          <w:t>3</w:t>
        </w:r>
      </w:ins>
      <w:ins w:id="751" w:author="Maximilian Schmitz" w:date="2015-06-17T19:47:00Z">
        <w:r>
          <w:fldChar w:fldCharType="end"/>
        </w:r>
        <w:bookmarkEnd w:id="747"/>
        <w:r>
          <w:t>: Modelliertes Spielfeld</w:t>
        </w:r>
      </w:ins>
      <w:bookmarkEnd w:id="748"/>
    </w:p>
    <w:p w14:paraId="373B4DDD" w14:textId="77777777" w:rsidR="00270303" w:rsidRDefault="00270303">
      <w:pPr>
        <w:rPr>
          <w:ins w:id="752" w:author="Maximilian Schmitz" w:date="2015-06-18T20:06:00Z"/>
        </w:rPr>
        <w:pPrChange w:id="753" w:author="Maximilian Schmitz" w:date="2015-06-18T20:06:00Z">
          <w:pPr>
            <w:pStyle w:val="berschrift3"/>
          </w:pPr>
        </w:pPrChange>
      </w:pPr>
    </w:p>
    <w:p w14:paraId="7926E728" w14:textId="79FE6313" w:rsidR="00270303" w:rsidRPr="00EC6D6C" w:rsidRDefault="00270303">
      <w:pPr>
        <w:rPr>
          <w:ins w:id="754" w:author="Maximilian Schmitz" w:date="2015-06-17T19:54:00Z"/>
        </w:rPr>
        <w:pPrChange w:id="755" w:author="Maximilian Schmitz" w:date="2015-06-18T20:06:00Z">
          <w:pPr>
            <w:pStyle w:val="berschrift3"/>
          </w:pPr>
        </w:pPrChange>
      </w:pPr>
      <w:ins w:id="756" w:author="Maximilian Schmitz" w:date="2015-06-18T20:06:00Z">
        <w:r>
          <w:t xml:space="preserve">Das Spiel verwendet ein kartesisches Koordinatensystem, dessen Ursprung </w:t>
        </w:r>
      </w:ins>
      <w:ins w:id="757" w:author="Maximilian Schmitz" w:date="2015-06-18T20:08:00Z">
        <w:r>
          <w:t>sich im Mittelpunkt</w:t>
        </w:r>
      </w:ins>
      <w:ins w:id="758" w:author="Admin" w:date="2015-07-06T14:22:00Z">
        <w:r w:rsidR="00601564">
          <w:t>(</w:t>
        </w:r>
        <w:r w:rsidR="00601564" w:rsidRPr="00601564">
          <w:t>Anstoßpunkt</w:t>
        </w:r>
        <w:r w:rsidR="00601564">
          <w:t>)</w:t>
        </w:r>
      </w:ins>
      <w:ins w:id="759" w:author="Maximilian Schmitz" w:date="2015-06-18T20:08:00Z">
        <w:r>
          <w:t xml:space="preserve"> befindet.</w:t>
        </w:r>
      </w:ins>
    </w:p>
    <w:p w14:paraId="647EDB7F" w14:textId="77777777" w:rsidR="00036FA5" w:rsidRPr="00EC6D6C" w:rsidRDefault="00036FA5">
      <w:pPr>
        <w:rPr>
          <w:ins w:id="760" w:author="Maximilian Schmitz" w:date="2015-06-17T19:43:00Z"/>
        </w:rPr>
        <w:pPrChange w:id="761" w:author="Maximilian Schmitz" w:date="2015-06-17T19:54:00Z">
          <w:pPr>
            <w:pStyle w:val="berschrift3"/>
          </w:pPr>
        </w:pPrChange>
      </w:pPr>
    </w:p>
    <w:p w14:paraId="71B77B9D" w14:textId="77777777" w:rsidR="00915AB6" w:rsidRDefault="00D85DF2">
      <w:pPr>
        <w:rPr>
          <w:ins w:id="762" w:author="Maximilian Schmitz" w:date="2015-06-17T19:43:00Z"/>
        </w:rPr>
        <w:pPrChange w:id="763" w:author="Maximilian Schmitz" w:date="2015-06-04T19:48:00Z">
          <w:pPr>
            <w:pStyle w:val="berschrift3"/>
          </w:pPr>
        </w:pPrChange>
      </w:pPr>
      <w:ins w:id="764" w:author="Maximilian Schmitz" w:date="2015-06-17T20:00:00Z">
        <w:r>
          <w:t xml:space="preserve">Die Implementierung der Fußballregeln wird zum einen über die Gestaltung der 3D-Modellierung realisiert. </w:t>
        </w:r>
      </w:ins>
      <w:ins w:id="765" w:author="Maximilian Schmitz" w:date="2015-06-17T20:01:00Z">
        <w:r>
          <w:t xml:space="preserve">Um den Aufwand für die Implementierung der Fußballregeln zu reduzieren, wird mit Banden gespielt. </w:t>
        </w:r>
      </w:ins>
      <w:ins w:id="766" w:author="Maximilian Schmitz" w:date="2015-06-17T20:02:00Z">
        <w:r>
          <w:t xml:space="preserve">Diese wurden als Kollisionsboxen modelliert und umgeben das gesamte Spielfeld. </w:t>
        </w:r>
      </w:ins>
      <w:ins w:id="767" w:author="Maximilian Schmitz" w:date="2015-06-17T20:04:00Z">
        <w:r>
          <w:t xml:space="preserve">Die Kollisionsboxen sind weder für die Spieler, noch für den Ball durchlässig. Alle Objekte prallen daran ab wie es bei einer Bande der Fall wäre. </w:t>
        </w:r>
      </w:ins>
      <w:ins w:id="768" w:author="Maximilian Schmitz" w:date="2015-06-17T20:05:00Z">
        <w:r>
          <w:t xml:space="preserve">Diese Entscheidung wurde getroffen um der Implementierung von Seiten- und Toraus, sowie Einwurf und Eckball aus dem Weg zu gehen. </w:t>
        </w:r>
      </w:ins>
      <w:ins w:id="769"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770" w:author="Maximilian Schmitz" w:date="2015-06-17T20:08:00Z">
        <w:r>
          <w:fldChar w:fldCharType="begin"/>
        </w:r>
        <w:r>
          <w:instrText xml:space="preserve"> REF _Ref422335038 \h </w:instrText>
        </w:r>
      </w:ins>
      <w:r>
        <w:fldChar w:fldCharType="separate"/>
      </w:r>
      <w:ins w:id="771" w:author="Maximilian Schmitz" w:date="2015-06-19T09:20:00Z">
        <w:r w:rsidR="00867956">
          <w:t xml:space="preserve">Abbildung </w:t>
        </w:r>
        <w:r w:rsidR="00867956">
          <w:rPr>
            <w:noProof/>
          </w:rPr>
          <w:t>4</w:t>
        </w:r>
      </w:ins>
      <w:ins w:id="772" w:author="Maximilian Schmitz" w:date="2015-06-17T20:08:00Z">
        <w:r>
          <w:fldChar w:fldCharType="end"/>
        </w:r>
        <w:r>
          <w:t xml:space="preserve"> zeigt das Spielfeld</w:t>
        </w:r>
      </w:ins>
      <w:ins w:id="773" w:author="Maximilian Schmitz" w:date="2015-06-17T20:09:00Z">
        <w:r>
          <w:t xml:space="preserve"> </w:t>
        </w:r>
      </w:ins>
      <w:ins w:id="774" w:author="Maximilian Schmitz" w:date="2015-06-17T20:08:00Z">
        <w:r>
          <w:t>mit den modellierten Kollisionsboxen</w:t>
        </w:r>
      </w:ins>
      <w:ins w:id="775" w:author="Maximilian Schmitz" w:date="2015-06-17T20:09:00Z">
        <w:r w:rsidRPr="00D85DF2">
          <w:t xml:space="preserve"> </w:t>
        </w:r>
        <w:r>
          <w:t>im Editor</w:t>
        </w:r>
      </w:ins>
      <w:ins w:id="776" w:author="Maximilian Schmitz" w:date="2015-06-17T20:08:00Z">
        <w:r>
          <w:t xml:space="preserve">. Diese sind </w:t>
        </w:r>
      </w:ins>
      <w:ins w:id="777" w:author="Maximilian Schmitz" w:date="2015-06-17T20:09:00Z">
        <w:r>
          <w:t>als transparente Rechtecke im Hintergrund zu erkennen.</w:t>
        </w:r>
      </w:ins>
    </w:p>
    <w:p w14:paraId="270E2621" w14:textId="77777777" w:rsidR="00D85DF2" w:rsidRDefault="00915AB6">
      <w:pPr>
        <w:keepNext/>
        <w:rPr>
          <w:ins w:id="778" w:author="Maximilian Schmitz" w:date="2015-06-17T20:08:00Z"/>
        </w:rPr>
        <w:pPrChange w:id="779" w:author="Maximilian Schmitz" w:date="2015-06-17T20:08:00Z">
          <w:pPr/>
        </w:pPrChange>
      </w:pPr>
      <w:ins w:id="780"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781" w:author="Maximilian Schmitz" w:date="2015-06-17T19:55:00Z"/>
        </w:rPr>
        <w:pPrChange w:id="782" w:author="Maximilian Schmitz" w:date="2015-06-17T20:08:00Z">
          <w:pPr>
            <w:pStyle w:val="berschrift3"/>
          </w:pPr>
        </w:pPrChange>
      </w:pPr>
      <w:bookmarkStart w:id="783" w:name="_Ref422335038"/>
      <w:bookmarkStart w:id="784" w:name="_Toc422468976"/>
      <w:ins w:id="785" w:author="Maximilian Schmitz" w:date="2015-06-17T20:08:00Z">
        <w:r>
          <w:t xml:space="preserve">Abbildung </w:t>
        </w:r>
        <w:r>
          <w:fldChar w:fldCharType="begin"/>
        </w:r>
        <w:r>
          <w:instrText xml:space="preserve"> SEQ Abbildung \* ARABIC </w:instrText>
        </w:r>
      </w:ins>
      <w:r>
        <w:fldChar w:fldCharType="separate"/>
      </w:r>
      <w:ins w:id="786" w:author="Maximilian Schmitz" w:date="2015-06-19T09:20:00Z">
        <w:r w:rsidR="00867956">
          <w:rPr>
            <w:noProof/>
          </w:rPr>
          <w:t>4</w:t>
        </w:r>
      </w:ins>
      <w:ins w:id="787" w:author="Maximilian Schmitz" w:date="2015-06-17T20:08:00Z">
        <w:r>
          <w:fldChar w:fldCharType="end"/>
        </w:r>
        <w:bookmarkEnd w:id="783"/>
        <w:r>
          <w:t>: Spielfeld mit Kollisionsboxen</w:t>
        </w:r>
      </w:ins>
      <w:bookmarkEnd w:id="784"/>
    </w:p>
    <w:p w14:paraId="09683D48" w14:textId="77777777" w:rsidR="00036FA5" w:rsidRDefault="00036FA5">
      <w:pPr>
        <w:rPr>
          <w:ins w:id="788" w:author="Maximilian Schmitz" w:date="2015-06-17T19:55:00Z"/>
        </w:rPr>
        <w:pPrChange w:id="789" w:author="Maximilian Schmitz" w:date="2015-06-04T19:48:00Z">
          <w:pPr>
            <w:pStyle w:val="berschrift3"/>
          </w:pPr>
        </w:pPrChange>
      </w:pPr>
    </w:p>
    <w:p w14:paraId="7F039731" w14:textId="77777777" w:rsidR="00036FA5" w:rsidRDefault="00D359A1">
      <w:pPr>
        <w:rPr>
          <w:ins w:id="790" w:author="Maximilian Schmitz" w:date="2015-06-17T20:26:00Z"/>
        </w:rPr>
        <w:pPrChange w:id="791" w:author="Maximilian Schmitz" w:date="2015-06-04T19:48:00Z">
          <w:pPr>
            <w:pStyle w:val="berschrift3"/>
          </w:pPr>
        </w:pPrChange>
      </w:pPr>
      <w:ins w:id="792" w:author="Maximilian Schmitz" w:date="2015-06-17T20:10:00Z">
        <w:r>
          <w:t xml:space="preserve">Weiterhin </w:t>
        </w:r>
      </w:ins>
      <w:ins w:id="793" w:author="Maximilian Schmitz" w:date="2015-06-17T20:25:00Z">
        <w:r w:rsidR="00B93913">
          <w:t xml:space="preserve">ist im Spiel eine Torerkennung und daraufhin das Ausführen eines Anstoß implementiert. </w:t>
        </w:r>
      </w:ins>
      <w:ins w:id="794"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795" w:author="Maximilian Schmitz" w:date="2015-06-17T20:29:00Z"/>
        </w:rPr>
        <w:pPrChange w:id="796" w:author="Maximilian Schmitz" w:date="2015-06-04T19:48:00Z">
          <w:pPr>
            <w:pStyle w:val="berschrift3"/>
          </w:pPr>
        </w:pPrChange>
      </w:pPr>
      <w:proofErr w:type="spellStart"/>
      <w:ins w:id="797" w:author="Maximilian Schmitz" w:date="2015-06-17T20:27:00Z">
        <w:r>
          <w:t>Blueprints</w:t>
        </w:r>
        <w:proofErr w:type="spellEnd"/>
        <w:r>
          <w:t xml:space="preserve"> sind ein Ansatz der grafischen Programmierung. </w:t>
        </w:r>
      </w:ins>
      <w:ins w:id="798" w:author="Maximilian Schmitz" w:date="2015-06-17T20:28:00Z">
        <w:r>
          <w:t xml:space="preserve">Darin lassen sich relativ komfortabel Funktionen modellieren. </w:t>
        </w:r>
      </w:ins>
      <w:ins w:id="799"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800" w:author="Maximilian Schmitz" w:date="2015-06-17T20:43:00Z"/>
        </w:rPr>
        <w:pPrChange w:id="801" w:author="Maximilian Schmitz" w:date="2015-06-04T19:48:00Z">
          <w:pPr>
            <w:pStyle w:val="berschrift3"/>
          </w:pPr>
        </w:pPrChange>
      </w:pPr>
      <w:ins w:id="802" w:author="Maximilian Schmitz" w:date="2015-06-17T20:30:00Z">
        <w:r>
          <w:t xml:space="preserve">Ein </w:t>
        </w:r>
        <w:proofErr w:type="spellStart"/>
        <w:r>
          <w:t>Blueprint</w:t>
        </w:r>
        <w:proofErr w:type="spellEnd"/>
        <w:r>
          <w:t xml:space="preserve"> kann eine oder mehrere logische Funktionalitäten enthalten. </w:t>
        </w:r>
      </w:ins>
      <w:ins w:id="803" w:author="Maximilian Schmitz" w:date="2015-06-17T20:32:00Z">
        <w:r>
          <w:t>Funktionsaufrufe oder Events sind als Rechtecke dargestellt. Verbunden sind diese Rechtecke über verschiedenfarbige Linien. Diese Linien repräsentieren Kontroll</w:t>
        </w:r>
      </w:ins>
      <w:ins w:id="804" w:author="Admin" w:date="2015-07-06T14:25:00Z">
        <w:r w:rsidR="00601564">
          <w:t>-</w:t>
        </w:r>
      </w:ins>
      <w:ins w:id="805" w:author="Maximilian Schmitz" w:date="2015-06-17T20:32:00Z">
        <w:del w:id="806" w:author="Admin" w:date="2015-07-06T14:25:00Z">
          <w:r w:rsidDel="00601564">
            <w:delText>flüssen</w:delText>
          </w:r>
        </w:del>
      </w:ins>
      <w:ins w:id="807" w:author="Admin" w:date="2015-07-06T14:24:00Z">
        <w:r w:rsidR="00601564">
          <w:t xml:space="preserve"> und Datenflüsse</w:t>
        </w:r>
      </w:ins>
      <w:ins w:id="808" w:author="Maximilian Schmitz" w:date="2015-06-17T20:32:00Z">
        <w:r>
          <w:t>. D</w:t>
        </w:r>
      </w:ins>
      <w:ins w:id="809" w:author="Admin" w:date="2015-07-06T14:25:00Z">
        <w:r w:rsidR="00373351">
          <w:t>ie</w:t>
        </w:r>
      </w:ins>
      <w:ins w:id="810" w:author="Maximilian Schmitz" w:date="2015-06-17T20:32:00Z">
        <w:del w:id="811" w:author="Admin" w:date="2015-07-06T14:25:00Z">
          <w:r w:rsidDel="00373351">
            <w:delText>as sind zum einen</w:delText>
          </w:r>
        </w:del>
        <w:r>
          <w:t xml:space="preserve"> </w:t>
        </w:r>
      </w:ins>
      <w:ins w:id="812" w:author="Maximilian Schmitz" w:date="2015-06-17T20:33:00Z">
        <w:r>
          <w:t>Kontrollflüsse</w:t>
        </w:r>
      </w:ins>
      <w:ins w:id="813" w:author="Admin" w:date="2015-07-06T14:25:00Z">
        <w:r w:rsidR="00373351">
          <w:t xml:space="preserve"> bestimmen die Reihenfolge</w:t>
        </w:r>
      </w:ins>
      <w:ins w:id="814" w:author="Maximilian Schmitz" w:date="2015-06-17T20:33:00Z">
        <w:del w:id="815" w:author="Admin" w:date="2015-07-06T14:25:00Z">
          <w:r w:rsidDel="00373351">
            <w:delText>,</w:delText>
          </w:r>
        </w:del>
        <w:r>
          <w:t xml:space="preserve"> d</w:t>
        </w:r>
      </w:ins>
      <w:ins w:id="816" w:author="Admin" w:date="2015-07-06T14:25:00Z">
        <w:r w:rsidR="00373351">
          <w:t>er</w:t>
        </w:r>
      </w:ins>
      <w:ins w:id="817" w:author="Maximilian Schmitz" w:date="2015-06-17T20:33:00Z">
        <w:del w:id="818" w:author="Admin" w:date="2015-07-06T14:25:00Z">
          <w:r w:rsidDel="00373351">
            <w:delText>ie</w:delText>
          </w:r>
        </w:del>
        <w:r>
          <w:t xml:space="preserve"> Methodenaufrufe</w:t>
        </w:r>
        <w:del w:id="819" w:author="Admin" w:date="2015-07-06T14:25:00Z">
          <w:r w:rsidDel="00373351">
            <w:delText xml:space="preserve"> weitergeben</w:delText>
          </w:r>
        </w:del>
        <w:r>
          <w:t xml:space="preserve">. </w:t>
        </w:r>
      </w:ins>
      <w:ins w:id="820" w:author="Maximilian Schmitz" w:date="2015-06-17T20:34:00Z">
        <w:r>
          <w:t xml:space="preserve">Zum anderen </w:t>
        </w:r>
        <w:del w:id="821" w:author="Admin" w:date="2015-07-06T14:27:00Z">
          <w:r w:rsidDel="00373351">
            <w:delText>sind</w:delText>
          </w:r>
        </w:del>
      </w:ins>
      <w:ins w:id="822" w:author="Admin" w:date="2015-07-06T14:27:00Z">
        <w:r w:rsidR="00373351">
          <w:t>werden</w:t>
        </w:r>
      </w:ins>
      <w:ins w:id="823" w:author="Maximilian Schmitz" w:date="2015-06-17T20:34:00Z">
        <w:r>
          <w:t xml:space="preserve"> die</w:t>
        </w:r>
      </w:ins>
      <w:ins w:id="824" w:author="Admin" w:date="2015-07-06T14:26:00Z">
        <w:r w:rsidR="00373351">
          <w:t xml:space="preserve"> Datenflüsse zum Austausch von </w:t>
        </w:r>
      </w:ins>
      <w:ins w:id="825" w:author="Maximilian Schmitz" w:date="2015-06-17T20:34:00Z">
        <w:del w:id="826" w:author="Admin" w:date="2015-07-06T14:26:00Z">
          <w:r w:rsidDel="00373351">
            <w:delText xml:space="preserve">se Kontrollflüsse </w:delText>
          </w:r>
        </w:del>
        <w:r>
          <w:t xml:space="preserve">Variablen, </w:t>
        </w:r>
        <w:del w:id="827" w:author="Admin" w:date="2015-07-06T14:27:00Z">
          <w:r w:rsidDel="00373351">
            <w:delText xml:space="preserve">die </w:delText>
          </w:r>
        </w:del>
        <w:r>
          <w:t>als Rückgabewerte einer Funktion</w:t>
        </w:r>
      </w:ins>
      <w:ins w:id="828" w:author="Admin" w:date="2015-07-06T14:27:00Z">
        <w:r w:rsidR="00373351">
          <w:t xml:space="preserve"> oder</w:t>
        </w:r>
      </w:ins>
      <w:ins w:id="829" w:author="Maximilian Schmitz" w:date="2015-06-17T20:34:00Z">
        <w:r>
          <w:t xml:space="preserve"> als Übergabeparameter an eine andere Funktion </w:t>
        </w:r>
      </w:ins>
      <w:ins w:id="830" w:author="Admin" w:date="2015-07-06T14:27:00Z">
        <w:r w:rsidR="00373351">
          <w:lastRenderedPageBreak/>
          <w:t>verwendet</w:t>
        </w:r>
      </w:ins>
      <w:ins w:id="831" w:author="Maximilian Schmitz" w:date="2015-06-17T20:34:00Z">
        <w:del w:id="832" w:author="Admin" w:date="2015-07-06T14:27:00Z">
          <w:r w:rsidDel="00373351">
            <w:delText>übergeben werden</w:delText>
          </w:r>
        </w:del>
        <w:r>
          <w:t xml:space="preserve">. </w:t>
        </w:r>
      </w:ins>
      <w:ins w:id="833"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834" w:author="Maximilian Schmitz" w:date="2015-06-17T20:43:00Z"/>
        </w:rPr>
        <w:pPrChange w:id="835" w:author="Maximilian Schmitz" w:date="2015-06-04T19:48:00Z">
          <w:pPr>
            <w:pStyle w:val="berschrift3"/>
          </w:pPr>
        </w:pPrChange>
      </w:pPr>
      <w:ins w:id="836" w:author="Maximilian Schmitz" w:date="2015-06-17T20:44:00Z">
        <w:r>
          <w:t xml:space="preserve">In </w:t>
        </w:r>
      </w:ins>
      <w:ins w:id="837" w:author="Maximilian Schmitz" w:date="2015-06-17T20:45:00Z">
        <w:r>
          <w:fldChar w:fldCharType="begin"/>
        </w:r>
        <w:r>
          <w:instrText xml:space="preserve"> REF _Ref422337232 \h </w:instrText>
        </w:r>
      </w:ins>
      <w:r>
        <w:fldChar w:fldCharType="separate"/>
      </w:r>
      <w:ins w:id="838" w:author="Maximilian Schmitz" w:date="2015-06-19T09:20:00Z">
        <w:r w:rsidR="00867956">
          <w:t xml:space="preserve">Abbildung </w:t>
        </w:r>
        <w:r w:rsidR="00867956">
          <w:rPr>
            <w:noProof/>
          </w:rPr>
          <w:t>5</w:t>
        </w:r>
      </w:ins>
      <w:ins w:id="839"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840" w:author="Maximilian Schmitz" w:date="2015-06-17T20:46:00Z">
        <w:r w:rsidR="00C74556">
          <w:t xml:space="preserve">Dann wird geprüft welches Team das Tor erzielt hat und die Durchführung eines </w:t>
        </w:r>
      </w:ins>
      <w:ins w:id="841" w:author="Maximilian Schmitz" w:date="2015-06-17T20:47:00Z">
        <w:r w:rsidR="00C74556">
          <w:t>Anstoßes</w:t>
        </w:r>
      </w:ins>
      <w:ins w:id="842" w:author="Maximilian Schmitz" w:date="2015-06-17T20:46:00Z">
        <w:r w:rsidR="00C74556">
          <w:t xml:space="preserve"> angestoßen.</w:t>
        </w:r>
      </w:ins>
    </w:p>
    <w:p w14:paraId="4A2D38F2" w14:textId="77777777" w:rsidR="0098221C" w:rsidRDefault="0098221C">
      <w:pPr>
        <w:keepNext/>
        <w:rPr>
          <w:ins w:id="843" w:author="Maximilian Schmitz" w:date="2015-06-17T20:44:00Z"/>
        </w:rPr>
        <w:pPrChange w:id="844" w:author="Maximilian Schmitz" w:date="2015-06-17T20:44:00Z">
          <w:pPr/>
        </w:pPrChange>
      </w:pPr>
      <w:ins w:id="845"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846" w:author="Maximilian Schmitz" w:date="2015-06-17T20:47:00Z"/>
        </w:rPr>
        <w:pPrChange w:id="847" w:author="Maximilian Schmitz" w:date="2015-06-17T20:44:00Z">
          <w:pPr>
            <w:pStyle w:val="berschrift3"/>
          </w:pPr>
        </w:pPrChange>
      </w:pPr>
      <w:bookmarkStart w:id="848" w:name="_Ref422337232"/>
      <w:bookmarkStart w:id="849" w:name="_Toc422468977"/>
      <w:ins w:id="850" w:author="Maximilian Schmitz" w:date="2015-06-17T20:44:00Z">
        <w:r>
          <w:t xml:space="preserve">Abbildung </w:t>
        </w:r>
        <w:r>
          <w:fldChar w:fldCharType="begin"/>
        </w:r>
        <w:r>
          <w:instrText xml:space="preserve"> SEQ Abbildung \* ARABIC </w:instrText>
        </w:r>
      </w:ins>
      <w:r>
        <w:fldChar w:fldCharType="separate"/>
      </w:r>
      <w:ins w:id="851" w:author="Maximilian Schmitz" w:date="2015-06-19T09:20:00Z">
        <w:r w:rsidR="00867956">
          <w:rPr>
            <w:noProof/>
          </w:rPr>
          <w:t>5</w:t>
        </w:r>
      </w:ins>
      <w:ins w:id="852" w:author="Maximilian Schmitz" w:date="2015-06-17T20:44:00Z">
        <w:r>
          <w:fldChar w:fldCharType="end"/>
        </w:r>
        <w:bookmarkEnd w:id="848"/>
        <w:r>
          <w:t xml:space="preserve">: </w:t>
        </w:r>
        <w:proofErr w:type="spellStart"/>
        <w:r>
          <w:t>Blueprint</w:t>
        </w:r>
        <w:proofErr w:type="spellEnd"/>
        <w:r>
          <w:t xml:space="preserve"> für die Torerkennung</w:t>
        </w:r>
      </w:ins>
      <w:bookmarkEnd w:id="849"/>
    </w:p>
    <w:p w14:paraId="2D7BC68C" w14:textId="77777777" w:rsidR="00C74556" w:rsidRDefault="00C74556">
      <w:pPr>
        <w:rPr>
          <w:ins w:id="853" w:author="Maximilian Schmitz" w:date="2015-06-17T20:47:00Z"/>
        </w:rPr>
        <w:pPrChange w:id="854" w:author="Maximilian Schmitz" w:date="2015-06-17T20:47:00Z">
          <w:pPr>
            <w:pStyle w:val="berschrift3"/>
          </w:pPr>
        </w:pPrChange>
      </w:pPr>
    </w:p>
    <w:p w14:paraId="007CACF9" w14:textId="77777777" w:rsidR="00A75BD7" w:rsidRDefault="00C74556">
      <w:pPr>
        <w:rPr>
          <w:ins w:id="855" w:author="Maximilian Schmitz" w:date="2015-06-18T10:34:00Z"/>
        </w:rPr>
        <w:pPrChange w:id="856" w:author="Maximilian Schmitz" w:date="2015-06-17T20:47:00Z">
          <w:pPr>
            <w:pStyle w:val="berschrift3"/>
          </w:pPr>
        </w:pPrChange>
      </w:pPr>
      <w:ins w:id="857" w:author="Maximilian Schmitz" w:date="2015-06-17T20:51:00Z">
        <w:r>
          <w:t xml:space="preserve">Genauso sind weitere Funktionalitäten, die </w:t>
        </w:r>
      </w:ins>
      <w:ins w:id="858" w:author="Maximilian Schmitz" w:date="2015-06-17T20:52:00Z">
        <w:r>
          <w:t xml:space="preserve">das Zurücksetzen des Balls nach Ablauf eines </w:t>
        </w:r>
        <w:proofErr w:type="spellStart"/>
        <w:r>
          <w:t>Timer</w:t>
        </w:r>
      </w:ins>
      <w:ins w:id="859" w:author="Maximilian Schmitz" w:date="2015-06-17T20:53:00Z">
        <w:r>
          <w:t>s</w:t>
        </w:r>
      </w:ins>
      <w:proofErr w:type="spellEnd"/>
      <w:ins w:id="860" w:author="Maximilian Schmitz" w:date="2015-06-17T20:52:00Z">
        <w:r>
          <w:t xml:space="preserve"> von 10 Sekunden </w:t>
        </w:r>
      </w:ins>
      <w:ins w:id="861"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862" w:author="Maximilian Schmitz" w:date="2015-06-18T10:31:00Z"/>
        </w:rPr>
        <w:pPrChange w:id="863" w:author="Maximilian Schmitz" w:date="2015-06-17T20:47:00Z">
          <w:pPr>
            <w:pStyle w:val="berschrift3"/>
          </w:pPr>
        </w:pPrChange>
      </w:pPr>
    </w:p>
    <w:p w14:paraId="2A509E21" w14:textId="77777777" w:rsidR="00922210" w:rsidRDefault="00922210">
      <w:pPr>
        <w:rPr>
          <w:ins w:id="864" w:author="Maximilian Schmitz" w:date="2015-06-18T10:35:00Z"/>
        </w:rPr>
        <w:pPrChange w:id="865" w:author="Maximilian Schmitz" w:date="2015-06-17T20:47:00Z">
          <w:pPr>
            <w:pStyle w:val="berschrift3"/>
          </w:pPr>
        </w:pPrChange>
      </w:pPr>
      <w:ins w:id="866" w:author="Maximilian Schmitz" w:date="2015-06-18T10:31:00Z">
        <w:r>
          <w:t xml:space="preserve">Die Konfiguration des Spiels wird </w:t>
        </w:r>
      </w:ins>
      <w:ins w:id="867" w:author="Maximilian Schmitz" w:date="2015-06-18T10:32:00Z">
        <w:r>
          <w:t xml:space="preserve">aus der Datei </w:t>
        </w:r>
      </w:ins>
      <w:ins w:id="868" w:author="Maximilian Schmitz" w:date="2015-06-18T10:34:00Z">
        <w:r>
          <w:t xml:space="preserve">„Teams.xml“ eingelesen. Darin ist spezifiziert aus welchen XML-Dateien die </w:t>
        </w:r>
      </w:ins>
      <w:ins w:id="869" w:author="Maximilian Schmitz" w:date="2015-06-18T10:35:00Z">
        <w:r>
          <w:t>Konfiguration</w:t>
        </w:r>
      </w:ins>
      <w:ins w:id="870" w:author="Maximilian Schmitz" w:date="2015-06-18T10:34:00Z">
        <w:r>
          <w:t xml:space="preserve"> der beiden Teams gelesen werden soll. </w:t>
        </w:r>
      </w:ins>
      <w:ins w:id="871" w:author="Maximilian Schmitz" w:date="2015-06-18T10:35:00Z">
        <w:r>
          <w:t>Außerdem wird hier die Spieldauer für ein Spiel festgelegt.</w:t>
        </w:r>
      </w:ins>
    </w:p>
    <w:p w14:paraId="71CF11C1" w14:textId="26466517" w:rsidR="00922210" w:rsidRDefault="00922210">
      <w:pPr>
        <w:rPr>
          <w:ins w:id="872" w:author="Maximilian Schmitz" w:date="2015-06-18T10:37:00Z"/>
        </w:rPr>
        <w:pPrChange w:id="873" w:author="Maximilian Schmitz" w:date="2015-06-17T20:47:00Z">
          <w:pPr>
            <w:pStyle w:val="berschrift3"/>
          </w:pPr>
        </w:pPrChange>
      </w:pPr>
      <w:ins w:id="874" w:author="Maximilian Schmitz" w:date="2015-06-18T10:36:00Z">
        <w:r>
          <w:t xml:space="preserve">In den Konfigurationsdateien der einzelnen Teams </w:t>
        </w:r>
      </w:ins>
      <w:ins w:id="875" w:author="Maximilian Schmitz" w:date="2015-06-18T10:37:00Z">
        <w:r w:rsidR="00462BD4">
          <w:t>werden</w:t>
        </w:r>
      </w:ins>
      <w:ins w:id="876" w:author="Maximilian Schmitz" w:date="2015-06-18T10:36:00Z">
        <w:r w:rsidR="00462BD4">
          <w:t xml:space="preserve"> für jeden Spieler ein KI-Skript, ein Name und die Startposition angegeben.</w:t>
        </w:r>
      </w:ins>
      <w:ins w:id="877" w:author="Maximilian Schmitz" w:date="2015-06-18T10:38:00Z">
        <w:r w:rsidR="00462BD4">
          <w:t xml:space="preserve"> </w:t>
        </w:r>
        <w:del w:id="878" w:author="Admin" w:date="2015-07-06T14:29:00Z">
          <w:r w:rsidR="00462BD4" w:rsidDel="00373351">
            <w:fldChar w:fldCharType="begin"/>
          </w:r>
          <w:r w:rsidR="00462BD4" w:rsidDel="00373351">
            <w:delInstrText xml:space="preserve"> REF _Ref422166503 \h </w:delInstrText>
          </w:r>
        </w:del>
      </w:ins>
      <w:del w:id="879" w:author="Admin" w:date="2015-07-06T14:29:00Z">
        <w:r w:rsidR="00462BD4" w:rsidDel="00373351">
          <w:fldChar w:fldCharType="separate"/>
        </w:r>
      </w:del>
      <w:ins w:id="880" w:author="Maximilian Schmitz" w:date="2015-06-19T09:20:00Z">
        <w:del w:id="881" w:author="Admin" w:date="2015-07-06T14:29:00Z">
          <w:r w:rsidR="00867956" w:rsidDel="00373351">
            <w:delText xml:space="preserve">Abbildung </w:delText>
          </w:r>
          <w:r w:rsidR="00867956" w:rsidDel="00373351">
            <w:rPr>
              <w:noProof/>
            </w:rPr>
            <w:delText>1</w:delText>
          </w:r>
        </w:del>
      </w:ins>
      <w:del w:id="882" w:author="Admin" w:date="2015-07-06T14:29:00Z">
        <w:r w:rsidR="00462BD4" w:rsidDel="00373351">
          <w:fldChar w:fldCharType="end"/>
        </w:r>
      </w:del>
      <w:ins w:id="883" w:author="Maximilian Schmitz" w:date="2015-06-18T10:38:00Z">
        <w:r w:rsidR="00462BD4">
          <w:fldChar w:fldCharType="begin"/>
        </w:r>
        <w:r w:rsidR="00462BD4">
          <w:instrText xml:space="preserve"> REF _Ref422387246 \h </w:instrText>
        </w:r>
      </w:ins>
      <w:r w:rsidR="00462BD4">
        <w:fldChar w:fldCharType="separate"/>
      </w:r>
      <w:ins w:id="884" w:author="Maximilian Schmitz" w:date="2015-06-19T09:20:00Z">
        <w:r w:rsidR="00867956">
          <w:t xml:space="preserve">Abbildung </w:t>
        </w:r>
        <w:r w:rsidR="00867956">
          <w:rPr>
            <w:noProof/>
          </w:rPr>
          <w:t>6</w:t>
        </w:r>
      </w:ins>
      <w:ins w:id="885" w:author="Maximilian Schmitz" w:date="2015-06-18T10:38:00Z">
        <w:r w:rsidR="00462BD4">
          <w:fldChar w:fldCharType="end"/>
        </w:r>
        <w:r w:rsidR="00462BD4">
          <w:t xml:space="preserve"> zeigt eine solche </w:t>
        </w:r>
        <w:del w:id="886" w:author="Admin" w:date="2015-07-06T14:30:00Z">
          <w:r w:rsidR="00462BD4" w:rsidDel="00373351">
            <w:delText>Datei</w:delText>
          </w:r>
        </w:del>
      </w:ins>
      <w:ins w:id="887" w:author="Admin" w:date="2015-07-06T14:30:00Z">
        <w:r w:rsidR="00373351">
          <w:t>Teamkonfiguration</w:t>
        </w:r>
      </w:ins>
      <w:ins w:id="888" w:author="Maximilian Schmitz" w:date="2015-06-18T10:38:00Z">
        <w:r w:rsidR="00462BD4">
          <w:t>.</w:t>
        </w:r>
      </w:ins>
    </w:p>
    <w:p w14:paraId="2FE91B0A" w14:textId="77777777" w:rsidR="00462BD4" w:rsidRDefault="00462BD4">
      <w:pPr>
        <w:rPr>
          <w:ins w:id="889" w:author="Maximilian Schmitz" w:date="2015-06-18T10:37:00Z"/>
        </w:rPr>
        <w:pPrChange w:id="890" w:author="Maximilian Schmitz" w:date="2015-06-17T20:47:00Z">
          <w:pPr>
            <w:pStyle w:val="berschrift3"/>
          </w:pPr>
        </w:pPrChange>
      </w:pPr>
    </w:p>
    <w:p w14:paraId="1CBF2747" w14:textId="77777777" w:rsidR="00462BD4" w:rsidRDefault="00462BD4">
      <w:pPr>
        <w:keepNext/>
        <w:rPr>
          <w:ins w:id="891" w:author="Maximilian Schmitz" w:date="2015-06-18T10:38:00Z"/>
        </w:rPr>
        <w:pPrChange w:id="892" w:author="Maximilian Schmitz" w:date="2015-06-18T10:38:00Z">
          <w:pPr/>
        </w:pPrChange>
      </w:pPr>
      <w:ins w:id="893"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894" w:author="Maximilian Schmitz" w:date="2015-06-18T10:38:00Z"/>
        </w:rPr>
        <w:pPrChange w:id="895" w:author="Maximilian Schmitz" w:date="2015-06-18T10:38:00Z">
          <w:pPr>
            <w:pStyle w:val="berschrift3"/>
          </w:pPr>
        </w:pPrChange>
      </w:pPr>
      <w:bookmarkStart w:id="896" w:name="_Ref422387246"/>
      <w:bookmarkStart w:id="897" w:name="_Toc422468978"/>
      <w:ins w:id="898" w:author="Maximilian Schmitz" w:date="2015-06-18T10:38:00Z">
        <w:r>
          <w:t xml:space="preserve">Abbildung </w:t>
        </w:r>
        <w:r>
          <w:fldChar w:fldCharType="begin"/>
        </w:r>
        <w:r>
          <w:instrText xml:space="preserve"> SEQ Abbildung \* ARABIC </w:instrText>
        </w:r>
      </w:ins>
      <w:r>
        <w:fldChar w:fldCharType="separate"/>
      </w:r>
      <w:ins w:id="899" w:author="Maximilian Schmitz" w:date="2015-06-19T09:20:00Z">
        <w:r w:rsidR="00867956">
          <w:rPr>
            <w:noProof/>
          </w:rPr>
          <w:t>6</w:t>
        </w:r>
      </w:ins>
      <w:ins w:id="900" w:author="Maximilian Schmitz" w:date="2015-06-18T10:38:00Z">
        <w:r>
          <w:fldChar w:fldCharType="end"/>
        </w:r>
        <w:bookmarkEnd w:id="896"/>
        <w:r>
          <w:t>: Konfiguration eines Teams</w:t>
        </w:r>
        <w:bookmarkEnd w:id="897"/>
      </w:ins>
    </w:p>
    <w:p w14:paraId="33AD0AA1" w14:textId="3FD8F8E5" w:rsidR="00462BD4" w:rsidRPr="00EC6D6C" w:rsidRDefault="00462BD4">
      <w:pPr>
        <w:rPr>
          <w:ins w:id="901" w:author="Maximilian Schmitz" w:date="2015-06-17T20:53:00Z"/>
        </w:rPr>
        <w:pPrChange w:id="902" w:author="Maximilian Schmitz" w:date="2015-06-18T10:38:00Z">
          <w:pPr>
            <w:pStyle w:val="berschrift3"/>
          </w:pPr>
        </w:pPrChange>
      </w:pPr>
      <w:ins w:id="903" w:author="Maximilian Schmitz" w:date="2015-06-18T10:39:00Z">
        <w:r>
          <w:t xml:space="preserve">Das Auslesen der XML-Dateien erfolgt über einen in C++ realisierten Parser beim Starten des Programms. </w:t>
        </w:r>
      </w:ins>
      <w:ins w:id="904" w:author="Maximilian Schmitz" w:date="2015-06-18T10:41:00Z">
        <w:r>
          <w:t xml:space="preserve">Die Konfiguration über XML-Dateien ist sinnvoll, da XML auch von Menschen gut </w:t>
        </w:r>
        <w:del w:id="905" w:author="Admin" w:date="2015-07-06T14:30:00Z">
          <w:r w:rsidDel="00373351">
            <w:delText>gelesen</w:delText>
          </w:r>
        </w:del>
      </w:ins>
      <w:ins w:id="906" w:author="Admin" w:date="2015-07-06T14:30:00Z">
        <w:r w:rsidR="00373351">
          <w:t>bearbeitet</w:t>
        </w:r>
      </w:ins>
      <w:ins w:id="907" w:author="Maximilian Schmitz" w:date="2015-06-18T10:41:00Z">
        <w:r>
          <w:t xml:space="preserve"> werden kann und weit verbreitet ist. Es wird ermöglicht, dass bei der Erstellung der künstlichen Intelligenzen für jeden Spieler eine spezielle Version erstellt werden kann. </w:t>
        </w:r>
      </w:ins>
      <w:ins w:id="908"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909" w:author="Maximilian Schmitz" w:date="2015-06-17T20:54:00Z"/>
        </w:rPr>
        <w:pPrChange w:id="910" w:author="Maximilian Schmitz" w:date="2015-06-17T20:47:00Z">
          <w:pPr>
            <w:pStyle w:val="berschrift3"/>
          </w:pPr>
        </w:pPrChange>
      </w:pPr>
    </w:p>
    <w:p w14:paraId="3B427273" w14:textId="77777777" w:rsidR="00C74556" w:rsidRPr="00EC6D6C" w:rsidRDefault="00C74556">
      <w:pPr>
        <w:rPr>
          <w:ins w:id="911" w:author="Maximilian Schmitz" w:date="2015-06-17T15:00:00Z"/>
        </w:rPr>
        <w:pPrChange w:id="912" w:author="Maximilian Schmitz" w:date="2015-06-17T20:47:00Z">
          <w:pPr>
            <w:pStyle w:val="berschrift3"/>
          </w:pPr>
        </w:pPrChange>
      </w:pPr>
      <w:ins w:id="913" w:author="Maximilian Schmitz" w:date="2015-06-17T20:54:00Z">
        <w:r>
          <w:t xml:space="preserve">Im Bereich der Regelimplementierung gibt es noch einige Möglichkeiten zur Erweiterung. </w:t>
        </w:r>
      </w:ins>
      <w:ins w:id="914" w:author="Maximilian Schmitz" w:date="2015-06-17T20:55:00Z">
        <w:r>
          <w:t xml:space="preserve">Beispielsweise </w:t>
        </w:r>
        <w:r w:rsidR="00AF56BA">
          <w:t xml:space="preserve">fehlt die Erkennung der Abseitsregel oder die Erkennung von Fouls. Wobei hier </w:t>
        </w:r>
      </w:ins>
      <w:ins w:id="915" w:author="Maximilian Schmitz" w:date="2015-06-17T20:56:00Z">
        <w:r w:rsidR="00AF56BA">
          <w:t xml:space="preserve">vor allem die Erkennung desjenigen Spielers, der ein Foul begeht schwierig zu lösen ist. </w:t>
        </w:r>
      </w:ins>
      <w:ins w:id="916"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917" w:author="Maximilian Schmitz" w:date="2015-06-18T20:28:00Z"/>
        </w:rPr>
      </w:pPr>
      <w:bookmarkStart w:id="918" w:name="_Toc422468963"/>
      <w:ins w:id="919" w:author="Maximilian Schmitz" w:date="2015-06-17T15:00:00Z">
        <w:r>
          <w:t>Spielerimplementierung</w:t>
        </w:r>
      </w:ins>
      <w:bookmarkEnd w:id="918"/>
    </w:p>
    <w:p w14:paraId="103D99CC" w14:textId="77777777" w:rsidR="00F908E2" w:rsidRPr="00321258" w:rsidRDefault="00F908E2">
      <w:pPr>
        <w:rPr>
          <w:ins w:id="920" w:author="Maximilian Schmitz" w:date="2015-06-17T20:54:00Z"/>
        </w:rPr>
        <w:pPrChange w:id="921" w:author="Maximilian Schmitz" w:date="2015-06-18T20:28:00Z">
          <w:pPr>
            <w:pStyle w:val="berschrift3"/>
          </w:pPr>
        </w:pPrChange>
      </w:pPr>
      <w:ins w:id="922" w:author="Maximilian Schmitz" w:date="2015-06-18T20:28:00Z">
        <w:r>
          <w:t xml:space="preserve">In diesem Unterkapitel wird die Umsetzung des menschlichen Fußballspielers in der Simulation beschrieben. </w:t>
        </w:r>
      </w:ins>
      <w:ins w:id="923"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924" w:author="Maximilian Schmitz" w:date="2015-06-18T10:29:00Z"/>
        </w:rPr>
        <w:pPrChange w:id="925" w:author="Maximilian Schmitz" w:date="2015-06-17T20:54:00Z">
          <w:pPr>
            <w:pStyle w:val="berschrift3"/>
          </w:pPr>
        </w:pPrChange>
      </w:pPr>
      <w:ins w:id="926" w:author="Maximilian Schmitz" w:date="2015-06-18T10:27:00Z">
        <w:r>
          <w:t xml:space="preserve">Die Implementierung der Funktionen des Spielers ist zum großen Teil im C++ Code vorgenommen. </w:t>
        </w:r>
      </w:ins>
      <w:ins w:id="927"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928" w:author="Maximilian Schmitz" w:date="2015-06-18T10:31:00Z"/>
        </w:rPr>
        <w:pPrChange w:id="929" w:author="Maximilian Schmitz" w:date="2015-06-18T10:31:00Z">
          <w:pPr>
            <w:pStyle w:val="berschrift3"/>
            <w:numPr>
              <w:numId w:val="23"/>
            </w:numPr>
          </w:pPr>
        </w:pPrChange>
      </w:pPr>
      <w:ins w:id="930" w:author="Maximilian Schmitz" w:date="2015-06-18T10:30:00Z">
        <w:r>
          <w:lastRenderedPageBreak/>
          <w:t xml:space="preserve">Die hier beschriebenen Spielerfunktionalitäten können über die </w:t>
        </w:r>
      </w:ins>
      <w:ins w:id="931" w:author="Maximilian Schmitz" w:date="2015-06-18T10:31:00Z">
        <w:r>
          <w:t>Skriptschnittstelle</w:t>
        </w:r>
      </w:ins>
    </w:p>
    <w:p w14:paraId="5A54BC16" w14:textId="77777777" w:rsidR="007D3074" w:rsidRDefault="007D3074">
      <w:pPr>
        <w:rPr>
          <w:ins w:id="932" w:author="Maximilian Schmitz" w:date="2015-06-18T10:44:00Z"/>
        </w:rPr>
        <w:pPrChange w:id="933" w:author="Maximilian Schmitz" w:date="2015-06-18T10:31:00Z">
          <w:pPr>
            <w:pStyle w:val="berschrift3"/>
          </w:pPr>
        </w:pPrChange>
      </w:pPr>
      <w:ins w:id="934" w:author="Maximilian Schmitz" w:date="2015-06-18T10:30:00Z">
        <w:r>
          <w:t xml:space="preserve">durch </w:t>
        </w:r>
      </w:ins>
      <w:ins w:id="935" w:author="Maximilian Schmitz" w:date="2015-06-18T10:31:00Z">
        <w:r>
          <w:t>die künstliche Intelligenz aufgerufen werden.</w:t>
        </w:r>
      </w:ins>
    </w:p>
    <w:p w14:paraId="7FC07CB1" w14:textId="77777777" w:rsidR="00AF627C" w:rsidRDefault="00AF627C">
      <w:pPr>
        <w:rPr>
          <w:ins w:id="936" w:author="Maximilian Schmitz" w:date="2015-06-18T10:44:00Z"/>
        </w:rPr>
        <w:pPrChange w:id="937" w:author="Maximilian Schmitz" w:date="2015-06-18T10:31:00Z">
          <w:pPr>
            <w:pStyle w:val="berschrift3"/>
          </w:pPr>
        </w:pPrChange>
      </w:pPr>
    </w:p>
    <w:p w14:paraId="722B5305" w14:textId="77777777" w:rsidR="00C5179B" w:rsidRDefault="00AF627C">
      <w:pPr>
        <w:rPr>
          <w:ins w:id="938" w:author="Maximilian Schmitz" w:date="2015-07-06T18:04:00Z"/>
        </w:rPr>
        <w:pPrChange w:id="939" w:author="Maximilian Schmitz" w:date="2015-06-18T10:31:00Z">
          <w:pPr>
            <w:pStyle w:val="berschrift3"/>
          </w:pPr>
        </w:pPrChange>
      </w:pPr>
      <w:ins w:id="940" w:author="Maximilian Schmitz" w:date="2015-06-18T10:44:00Z">
        <w:r>
          <w:t xml:space="preserve">Die im </w:t>
        </w:r>
        <w:proofErr w:type="spellStart"/>
        <w:r>
          <w:t>Blueprint</w:t>
        </w:r>
        <w:proofErr w:type="spellEnd"/>
        <w:r>
          <w:t xml:space="preserve"> umgesetzten Funktionen</w:t>
        </w:r>
      </w:ins>
      <w:ins w:id="941" w:author="Maximilian Schmitz" w:date="2015-06-18T10:49:00Z">
        <w:r w:rsidR="00FC3779">
          <w:t xml:space="preserve"> sind das Annehmen des Balls, die Erkennung, ob der Spieler den Ball hat und die Bewegung zu einer bestimmten Position. </w:t>
        </w:r>
      </w:ins>
      <w:ins w:id="942"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943" w:author="Maximilian Schmitz" w:date="2015-06-18T10:51:00Z">
        <w:r w:rsidR="00FC3779">
          <w:t xml:space="preserve">Das liegt vor allem daran, dass auf Objekte zugegriffen werden muss, die innerhalb des verwendeten Basisspielers der Unreal Engine 4 liegen. </w:t>
        </w:r>
      </w:ins>
      <w:ins w:id="944"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945"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946" w:author="Maximilian Schmitz" w:date="2015-07-06T18:03:00Z">
        <w:r w:rsidR="00C5179B">
          <w:t xml:space="preserve">kompiliert. Durch diese Übersetzung in </w:t>
        </w:r>
        <w:proofErr w:type="spellStart"/>
        <w:r w:rsidR="00C5179B">
          <w:t>Machinencode</w:t>
        </w:r>
        <w:proofErr w:type="spellEnd"/>
        <w:r w:rsidR="00C5179B">
          <w:t xml:space="preserve"> </w:t>
        </w:r>
      </w:ins>
      <w:ins w:id="947"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948" w:author="Maximilian Schmitz" w:date="2015-06-17T15:00:00Z"/>
        </w:rPr>
        <w:pPrChange w:id="949" w:author="Maximilian Schmitz" w:date="2015-06-18T10:31:00Z">
          <w:pPr>
            <w:pStyle w:val="berschrift3"/>
          </w:pPr>
        </w:pPrChange>
      </w:pPr>
      <w:ins w:id="950" w:author="Maximilian Schmitz" w:date="2015-06-18T10:53:00Z">
        <w:r>
          <w:t xml:space="preserve"> </w:t>
        </w:r>
      </w:ins>
      <w:ins w:id="951" w:author="Maximilian Schmitz" w:date="2015-06-18T10:54:00Z">
        <w:r>
          <w:t xml:space="preserve">In </w:t>
        </w:r>
        <w:r>
          <w:fldChar w:fldCharType="begin"/>
        </w:r>
        <w:r>
          <w:instrText xml:space="preserve"> REF _Ref422388188 \h </w:instrText>
        </w:r>
      </w:ins>
      <w:r>
        <w:fldChar w:fldCharType="separate"/>
      </w:r>
      <w:ins w:id="952" w:author="Maximilian Schmitz" w:date="2015-06-19T09:20:00Z">
        <w:r w:rsidR="00867956">
          <w:t xml:space="preserve">Abbildung </w:t>
        </w:r>
        <w:r w:rsidR="00867956">
          <w:rPr>
            <w:noProof/>
          </w:rPr>
          <w:t>7</w:t>
        </w:r>
      </w:ins>
      <w:ins w:id="953" w:author="Maximilian Schmitz" w:date="2015-06-18T10:54:00Z">
        <w:r>
          <w:fldChar w:fldCharType="end"/>
        </w:r>
        <w:r>
          <w:t xml:space="preserve"> sind Teile der umgesetzten Funktionalitäten zu sehen. Es ist zu erkennen, dass diese Funktionen relativ klein sind. </w:t>
        </w:r>
      </w:ins>
      <w:ins w:id="954" w:author="Maximilian Schmitz" w:date="2015-06-18T10:55:00Z">
        <w:r>
          <w:t>Eine Entsprechung im C++ Code wäre viel größer.</w:t>
        </w:r>
      </w:ins>
    </w:p>
    <w:p w14:paraId="44C52855" w14:textId="77777777" w:rsidR="00915AB6" w:rsidRDefault="00915AB6">
      <w:pPr>
        <w:keepNext/>
        <w:rPr>
          <w:ins w:id="955" w:author="Maximilian Schmitz" w:date="2015-06-17T19:44:00Z"/>
        </w:rPr>
        <w:pPrChange w:id="956" w:author="Maximilian Schmitz" w:date="2015-06-17T19:44:00Z">
          <w:pPr/>
        </w:pPrChange>
      </w:pPr>
      <w:ins w:id="957"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958" w:author="Maximilian Schmitz" w:date="2015-06-18T10:55:00Z"/>
        </w:rPr>
        <w:pPrChange w:id="959" w:author="Maximilian Schmitz" w:date="2015-06-17T19:44:00Z">
          <w:pPr>
            <w:pStyle w:val="berschrift3"/>
          </w:pPr>
        </w:pPrChange>
      </w:pPr>
      <w:bookmarkStart w:id="960" w:name="_Ref422388188"/>
      <w:bookmarkStart w:id="961" w:name="_Toc422468979"/>
      <w:ins w:id="962" w:author="Maximilian Schmitz" w:date="2015-06-17T19:44:00Z">
        <w:r>
          <w:t xml:space="preserve">Abbildung </w:t>
        </w:r>
        <w:r>
          <w:fldChar w:fldCharType="begin"/>
        </w:r>
        <w:r>
          <w:instrText xml:space="preserve"> SEQ Abbildung \* ARABIC </w:instrText>
        </w:r>
      </w:ins>
      <w:r>
        <w:fldChar w:fldCharType="separate"/>
      </w:r>
      <w:ins w:id="963" w:author="Maximilian Schmitz" w:date="2015-06-19T09:20:00Z">
        <w:r w:rsidR="00867956">
          <w:rPr>
            <w:noProof/>
          </w:rPr>
          <w:t>7</w:t>
        </w:r>
      </w:ins>
      <w:ins w:id="964" w:author="Maximilian Schmitz" w:date="2015-06-17T19:44:00Z">
        <w:r>
          <w:fldChar w:fldCharType="end"/>
        </w:r>
        <w:bookmarkEnd w:id="960"/>
        <w:r>
          <w:t xml:space="preserve">: </w:t>
        </w:r>
        <w:proofErr w:type="spellStart"/>
        <w:r>
          <w:t>Blueprint</w:t>
        </w:r>
        <w:proofErr w:type="spellEnd"/>
        <w:r>
          <w:t>-Funktionen des Spielers</w:t>
        </w:r>
      </w:ins>
      <w:bookmarkEnd w:id="961"/>
    </w:p>
    <w:p w14:paraId="26BE56FD" w14:textId="77777777" w:rsidR="00467292" w:rsidRDefault="00467292">
      <w:pPr>
        <w:rPr>
          <w:ins w:id="965" w:author="Maximilian Schmitz" w:date="2015-06-18T10:55:00Z"/>
        </w:rPr>
        <w:pPrChange w:id="966" w:author="Maximilian Schmitz" w:date="2015-06-18T10:55:00Z">
          <w:pPr>
            <w:pStyle w:val="berschrift3"/>
          </w:pPr>
        </w:pPrChange>
      </w:pPr>
    </w:p>
    <w:p w14:paraId="6F1BF8D5" w14:textId="77777777" w:rsidR="00E818EB" w:rsidRDefault="00A847DF">
      <w:pPr>
        <w:rPr>
          <w:ins w:id="967" w:author="Maximilian Schmitz" w:date="2015-06-18T20:02:00Z"/>
        </w:rPr>
        <w:pPrChange w:id="968" w:author="Maximilian Schmitz" w:date="2015-06-18T10:55:00Z">
          <w:pPr>
            <w:pStyle w:val="berschrift3"/>
          </w:pPr>
        </w:pPrChange>
      </w:pPr>
      <w:ins w:id="969" w:author="Maximilian Schmitz" w:date="2015-06-18T15:40:00Z">
        <w:r>
          <w:t xml:space="preserve">Die weiteren Funktionen des Spielers sind direkt im C++ Code entwickelt. </w:t>
        </w:r>
      </w:ins>
      <w:ins w:id="970" w:author="Maximilian Schmitz" w:date="2015-06-18T15:41:00Z">
        <w:r>
          <w:t>Diese finden sich</w:t>
        </w:r>
        <w:r w:rsidR="00E818EB">
          <w:t xml:space="preserve"> alle in der Datei „robot.cpp“.</w:t>
        </w:r>
      </w:ins>
    </w:p>
    <w:p w14:paraId="1F25E3D0" w14:textId="77777777" w:rsidR="00270303" w:rsidRDefault="00270303">
      <w:pPr>
        <w:rPr>
          <w:ins w:id="971" w:author="Maximilian Schmitz" w:date="2015-06-18T19:43:00Z"/>
        </w:rPr>
        <w:pPrChange w:id="972" w:author="Maximilian Schmitz" w:date="2015-06-18T10:55:00Z">
          <w:pPr>
            <w:pStyle w:val="berschrift3"/>
          </w:pPr>
        </w:pPrChange>
      </w:pPr>
    </w:p>
    <w:p w14:paraId="0BA173B7" w14:textId="77777777" w:rsidR="00E818EB" w:rsidRDefault="00E818EB">
      <w:pPr>
        <w:rPr>
          <w:ins w:id="973" w:author="Maximilian Schmitz" w:date="2015-06-18T19:46:00Z"/>
        </w:rPr>
        <w:pPrChange w:id="974" w:author="Maximilian Schmitz" w:date="2015-06-18T10:55:00Z">
          <w:pPr>
            <w:pStyle w:val="berschrift3"/>
          </w:pPr>
        </w:pPrChange>
      </w:pPr>
      <w:ins w:id="975"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976" w:author="Maximilian Schmitz" w:date="2015-06-18T19:44:00Z">
        <w:r>
          <w:t xml:space="preserve"> Für diese Funktion werden im C++ Code Berechnungen für die Geschwindigkeit und die Rotation in Bewegungsrichtung durchgeführt.</w:t>
        </w:r>
      </w:ins>
      <w:ins w:id="977"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978" w:author="Maximilian Schmitz" w:date="2015-06-18T20:02:00Z"/>
        </w:rPr>
        <w:pPrChange w:id="979" w:author="Maximilian Schmitz" w:date="2015-06-18T10:55:00Z">
          <w:pPr>
            <w:pStyle w:val="berschrift3"/>
          </w:pPr>
        </w:pPrChange>
      </w:pPr>
      <w:ins w:id="980" w:author="Maximilian Schmitz" w:date="2015-06-18T19:46:00Z">
        <w:r>
          <w:t xml:space="preserve">Bei allen </w:t>
        </w:r>
      </w:ins>
      <w:ins w:id="981" w:author="Maximilian Schmitz" w:date="2015-06-18T19:38:00Z">
        <w:r>
          <w:t xml:space="preserve"> </w:t>
        </w:r>
      </w:ins>
      <w:ins w:id="982" w:author="Maximilian Schmitz" w:date="2015-06-18T19:48:00Z">
        <w:r>
          <w:t xml:space="preserve">Bewegungsfunktionen wird der Ausdauerwert des Spielers abhängig von der Geschwindigkeit </w:t>
        </w:r>
        <w:r w:rsidR="00A75BD7">
          <w:t xml:space="preserve">und der zurückzulegenden Distanz </w:t>
        </w:r>
      </w:ins>
      <w:ins w:id="983" w:author="Maximilian Schmitz" w:date="2015-06-18T19:49:00Z">
        <w:r w:rsidR="00A75BD7">
          <w:t>verringert</w:t>
        </w:r>
      </w:ins>
      <w:ins w:id="984" w:author="Maximilian Schmitz" w:date="2015-06-18T19:48:00Z">
        <w:r w:rsidR="00A75BD7">
          <w:t xml:space="preserve">. </w:t>
        </w:r>
      </w:ins>
      <w:ins w:id="985" w:author="Maximilian Schmitz" w:date="2015-06-18T20:01:00Z">
        <w:r w:rsidR="00482F55">
          <w:t xml:space="preserve">Hat der Spieler nicht genug Ausdauer um die Strecke mit der angegebenen Geschwindigkeit zurückzulegen, wird die Geschwindigkeit reduziert. </w:t>
        </w:r>
      </w:ins>
      <w:ins w:id="986" w:author="Maximilian Schmitz" w:date="2015-06-18T19:49:00Z">
        <w:r w:rsidR="00A75BD7">
          <w:t xml:space="preserve">Damit wird verhindert, dass Spieler sich unbegrenzt mit voller Geschwindigkeit über das Spielfeld bewegen. </w:t>
        </w:r>
      </w:ins>
      <w:ins w:id="987"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988" w:author="Maximilian Schmitz" w:date="2015-06-18T19:50:00Z"/>
        </w:rPr>
        <w:pPrChange w:id="989" w:author="Maximilian Schmitz" w:date="2015-06-18T10:55:00Z">
          <w:pPr>
            <w:pStyle w:val="berschrift3"/>
          </w:pPr>
        </w:pPrChange>
      </w:pPr>
    </w:p>
    <w:p w14:paraId="17D5CA18" w14:textId="77777777" w:rsidR="00A75BD7" w:rsidRDefault="00A75BD7">
      <w:pPr>
        <w:rPr>
          <w:ins w:id="990" w:author="Maximilian Schmitz" w:date="2015-06-18T20:02:00Z"/>
        </w:rPr>
        <w:pPrChange w:id="991" w:author="Maximilian Schmitz" w:date="2015-06-18T10:55:00Z">
          <w:pPr>
            <w:pStyle w:val="berschrift3"/>
          </w:pPr>
        </w:pPrChange>
      </w:pPr>
      <w:ins w:id="992" w:author="Maximilian Schmitz" w:date="2015-06-18T19:51:00Z">
        <w:r>
          <w:t xml:space="preserve">Der Ausdauerwert des Spielers wird </w:t>
        </w:r>
      </w:ins>
      <w:ins w:id="993" w:author="Maximilian Schmitz" w:date="2015-06-18T19:53:00Z">
        <w:r>
          <w:t>mit einem bestimmten Intervall wieder erhöht.</w:t>
        </w:r>
      </w:ins>
      <w:ins w:id="994" w:author="Maximilian Schmitz" w:date="2015-06-18T19:54:00Z">
        <w:r>
          <w:t xml:space="preserve"> Damit ist eine Erholung des Spielers von einer Anstrengung möglich.</w:t>
        </w:r>
      </w:ins>
    </w:p>
    <w:p w14:paraId="7FB6B8FB" w14:textId="77777777" w:rsidR="00270303" w:rsidRDefault="00270303">
      <w:pPr>
        <w:rPr>
          <w:ins w:id="995" w:author="Maximilian Schmitz" w:date="2015-06-18T19:54:00Z"/>
        </w:rPr>
        <w:pPrChange w:id="996" w:author="Maximilian Schmitz" w:date="2015-06-18T10:55:00Z">
          <w:pPr>
            <w:pStyle w:val="berschrift3"/>
          </w:pPr>
        </w:pPrChange>
      </w:pPr>
    </w:p>
    <w:p w14:paraId="1FE37337" w14:textId="77777777" w:rsidR="00A75BD7" w:rsidRDefault="00A75BD7">
      <w:pPr>
        <w:rPr>
          <w:ins w:id="997" w:author="Maximilian Schmitz" w:date="2015-06-18T20:02:00Z"/>
        </w:rPr>
        <w:pPrChange w:id="998" w:author="Maximilian Schmitz" w:date="2015-06-18T10:55:00Z">
          <w:pPr>
            <w:pStyle w:val="berschrift3"/>
          </w:pPr>
        </w:pPrChange>
      </w:pPr>
      <w:ins w:id="999" w:author="Maximilian Schmitz" w:date="2015-06-18T19:55:00Z">
        <w:r>
          <w:t>Im C++ Code ist die Kick-Funktion, die den Spieler den Ball kicken lässt implementiert.</w:t>
        </w:r>
      </w:ins>
      <w:ins w:id="1000" w:author="Maximilian Schmitz" w:date="2015-06-18T19:56:00Z">
        <w:r>
          <w:t xml:space="preserve"> Diese Funktion </w:t>
        </w:r>
      </w:ins>
      <w:ins w:id="1001"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1002" w:author="Maximilian Schmitz" w:date="2015-06-18T19:53:00Z">
        <w:r>
          <w:t xml:space="preserve"> </w:t>
        </w:r>
      </w:ins>
      <w:ins w:id="1003" w:author="Maximilian Schmitz" w:date="2015-06-18T20:00:00Z">
        <w:r w:rsidR="00482F55">
          <w:t>Innerhalb der Kick-Funktion wird abhängig von der Stärke des Schusses der Ausdauerwert reduziert.</w:t>
        </w:r>
      </w:ins>
      <w:ins w:id="1004"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005" w:author="Maximilian Schmitz" w:date="2015-06-18T20:02:00Z"/>
        </w:rPr>
        <w:pPrChange w:id="1006" w:author="Maximilian Schmitz" w:date="2015-06-18T10:55:00Z">
          <w:pPr>
            <w:pStyle w:val="berschrift3"/>
          </w:pPr>
        </w:pPrChange>
      </w:pPr>
    </w:p>
    <w:p w14:paraId="52FE8F84" w14:textId="77777777" w:rsidR="00270303" w:rsidRDefault="00270303">
      <w:pPr>
        <w:rPr>
          <w:ins w:id="1007" w:author="Maximilian Schmitz" w:date="2015-06-18T20:04:00Z"/>
        </w:rPr>
        <w:pPrChange w:id="1008" w:author="Maximilian Schmitz" w:date="2015-06-18T10:55:00Z">
          <w:pPr>
            <w:pStyle w:val="berschrift3"/>
          </w:pPr>
        </w:pPrChange>
      </w:pPr>
      <w:ins w:id="1009" w:author="Maximilian Schmitz" w:date="2015-06-18T20:03:00Z">
        <w:r>
          <w:t xml:space="preserve">Eine weitere Gruppe von Funktionen liefert Positionen von Objekten zurück. </w:t>
        </w:r>
      </w:ins>
      <w:ins w:id="1010" w:author="Maximilian Schmitz" w:date="2015-06-18T20:04:00Z">
        <w:r>
          <w:t>Die Position des Spielers und der beiden Tore sind hierbei zu jeder Zeit bekannt und werden zurückgeliefert.</w:t>
        </w:r>
      </w:ins>
    </w:p>
    <w:p w14:paraId="0AD49C97" w14:textId="77777777" w:rsidR="00270303" w:rsidRDefault="00270303">
      <w:pPr>
        <w:rPr>
          <w:ins w:id="1011" w:author="Maximilian Schmitz" w:date="2015-07-06T18:05:00Z"/>
        </w:rPr>
        <w:pPrChange w:id="1012" w:author="Maximilian Schmitz" w:date="2015-06-18T10:55:00Z">
          <w:pPr>
            <w:pStyle w:val="berschrift3"/>
          </w:pPr>
        </w:pPrChange>
      </w:pPr>
      <w:ins w:id="1013" w:author="Maximilian Schmitz" w:date="2015-06-18T20:04:00Z">
        <w:r>
          <w:t xml:space="preserve">Die Position des Balls und anderer Spieler ist nur bekannt, wenn diese sich im Sichtfeld des Spielers befinden. </w:t>
        </w:r>
      </w:ins>
      <w:ins w:id="1014" w:author="Maximilian Schmitz" w:date="2015-06-18T20:05:00Z">
        <w:r>
          <w:t>Ist das nicht der Fall werden die Spielerpositionen gar nicht zurückgeliefert. Das ist möglich, da diese als Liste zurückgegeben werden. Beim Ball wird hier die Null-Position zurückgegeben.</w:t>
        </w:r>
      </w:ins>
      <w:ins w:id="1015"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016" w:author="Maximilian Schmitz" w:date="2015-06-18T20:10:00Z">
        <w:r w:rsidR="004C4941">
          <w:t xml:space="preserve">Auch ein negativer Wert ist nicht möglich, da diese Werte durch die Wahl des Koordinatensystems während des Spiels auftreten. </w:t>
        </w:r>
      </w:ins>
      <w:ins w:id="1017"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018" w:author="Maximilian Schmitz" w:date="2015-06-18T20:27:00Z"/>
        </w:rPr>
        <w:pPrChange w:id="1019" w:author="Maximilian Schmitz" w:date="2015-06-18T10:55:00Z">
          <w:pPr>
            <w:pStyle w:val="berschrift3"/>
          </w:pPr>
        </w:pPrChange>
      </w:pPr>
      <w:ins w:id="1020" w:author="Maximilian Schmitz" w:date="2015-07-06T18:05:00Z">
        <w:r>
          <w:t xml:space="preserve">Die Wahrnehmung des Spielers ist so konfiguriert, dass er alle Objekte </w:t>
        </w:r>
      </w:ins>
      <w:ins w:id="1021" w:author="Maximilian Schmitz" w:date="2015-06-18T20:14:00Z">
        <w:r w:rsidR="00EB2EF1">
          <w:t xml:space="preserve">in einem Radius von 5 Metern </w:t>
        </w:r>
      </w:ins>
      <w:ins w:id="1022" w:author="Maximilian Schmitz" w:date="2015-07-06T18:06:00Z">
        <w:r>
          <w:t>wahrnehmen kann. Diese Wahrnehmung simuliert je nach Position des Objekts die Sinne Hören, Fühlen oder Sehen.</w:t>
        </w:r>
      </w:ins>
      <w:ins w:id="1023" w:author="Maximilian Schmitz" w:date="2015-06-18T20:14:00Z">
        <w:r w:rsidR="00EB2EF1">
          <w:t xml:space="preserve"> Zusätzlich kann er beliebig weit entfernte Objekte in einem Horizontalen Sichtfeld von 120 Grad sehen. </w:t>
        </w:r>
      </w:ins>
      <w:ins w:id="1024"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1025"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026" w:author="Maximilian Schmitz" w:date="2015-06-18T20:20:00Z">
        <w:r w:rsidR="00A90563">
          <w:t xml:space="preserve">Aus diesen Gründen wurde das Sichtsystem mit 120 Grad modelliert, in dem der Spieler alle Objekte scharf erkennen kann. </w:t>
        </w:r>
      </w:ins>
      <w:ins w:id="1027"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028" w:author="Maximilian Schmitz" w:date="2015-06-18T20:27:00Z"/>
        </w:rPr>
        <w:pPrChange w:id="1029" w:author="Maximilian Schmitz" w:date="2015-06-18T10:55:00Z">
          <w:pPr>
            <w:pStyle w:val="berschrift3"/>
          </w:pPr>
        </w:pPrChange>
      </w:pPr>
    </w:p>
    <w:p w14:paraId="1EE450A8" w14:textId="77777777" w:rsidR="00EC6D6C" w:rsidRDefault="00EC6D6C">
      <w:pPr>
        <w:rPr>
          <w:ins w:id="1030" w:author="Maximilian Schmitz" w:date="2015-06-18T20:22:00Z"/>
        </w:rPr>
        <w:pPrChange w:id="1031" w:author="Maximilian Schmitz" w:date="2015-06-18T10:55:00Z">
          <w:pPr>
            <w:pStyle w:val="berschrift3"/>
          </w:pPr>
        </w:pPrChange>
      </w:pPr>
      <w:ins w:id="1032" w:author="Maximilian Schmitz" w:date="2015-06-18T20:27:00Z">
        <w:r>
          <w:t xml:space="preserve">Im Spieler sind auch Methoden zur Kommunikation implementiert. </w:t>
        </w:r>
      </w:ins>
      <w:ins w:id="1033" w:author="Maximilian Schmitz" w:date="2015-06-18T20:30:00Z">
        <w:r w:rsidR="00F908E2">
          <w:t xml:space="preserve">Die Spieler besitzen eine Funktion um eine Nachricht zu sprechen. </w:t>
        </w:r>
      </w:ins>
      <w:ins w:id="1034"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035"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036" w:author="Maximilian Schmitz" w:date="2015-06-18T20:22:00Z"/>
        </w:rPr>
        <w:pPrChange w:id="1037" w:author="Maximilian Schmitz" w:date="2015-06-18T10:55:00Z">
          <w:pPr>
            <w:pStyle w:val="berschrift3"/>
          </w:pPr>
        </w:pPrChange>
      </w:pPr>
    </w:p>
    <w:p w14:paraId="17F3F736" w14:textId="77777777" w:rsidR="00EC6D6C" w:rsidRDefault="00EC6D6C">
      <w:pPr>
        <w:rPr>
          <w:ins w:id="1038" w:author="Maximilian Schmitz" w:date="2015-06-18T20:24:00Z"/>
        </w:rPr>
        <w:pPrChange w:id="1039" w:author="Maximilian Schmitz" w:date="2015-06-18T10:55:00Z">
          <w:pPr>
            <w:pStyle w:val="berschrift3"/>
          </w:pPr>
        </w:pPrChange>
      </w:pPr>
      <w:ins w:id="1040"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041" w:author="Maximilian Schmitz" w:date="2015-06-18T20:25:00Z"/>
        </w:rPr>
        <w:pPrChange w:id="1042" w:author="Maximilian Schmitz" w:date="2015-06-18T10:55:00Z">
          <w:pPr>
            <w:pStyle w:val="berschrift3"/>
          </w:pPr>
        </w:pPrChange>
      </w:pPr>
    </w:p>
    <w:p w14:paraId="3E294710" w14:textId="77777777" w:rsidR="00EC6D6C" w:rsidRPr="00EC6D6C" w:rsidRDefault="00EC6D6C">
      <w:pPr>
        <w:pPrChange w:id="1043" w:author="Maximilian Schmitz" w:date="2015-06-18T10:55:00Z">
          <w:pPr>
            <w:pStyle w:val="berschrift3"/>
          </w:pPr>
        </w:pPrChange>
      </w:pPr>
      <w:ins w:id="1044" w:author="Maximilian Schmitz" w:date="2015-06-18T20:25:00Z">
        <w:r>
          <w:t>Die Funktionen des Spielers, sind Funktionen innerhalb des Spiels. Sie werden über die Skrip</w:t>
        </w:r>
      </w:ins>
      <w:ins w:id="1045" w:author="Maximilian Schmitz" w:date="2015-06-18T20:26:00Z">
        <w:r>
          <w:t>t</w:t>
        </w:r>
      </w:ins>
      <w:ins w:id="1046" w:author="Maximilian Schmitz" w:date="2015-06-18T20:25:00Z">
        <w:r>
          <w:t>schnittstelle an die künstliche Intelligenz weitergereicht und von dort aus aufgerufen</w:t>
        </w:r>
      </w:ins>
      <w:ins w:id="1047" w:author="Maximilian Schmitz" w:date="2015-06-18T20:27:00Z">
        <w:r>
          <w:t>.</w:t>
        </w:r>
      </w:ins>
    </w:p>
    <w:p w14:paraId="5097FB11" w14:textId="77777777" w:rsidR="00DC17D6" w:rsidRDefault="00DC17D6">
      <w:pPr>
        <w:pStyle w:val="berschrift3"/>
        <w:rPr>
          <w:ins w:id="1048" w:author="Maximilian Schmitz" w:date="2015-06-04T19:48:00Z"/>
        </w:rPr>
      </w:pPr>
      <w:bookmarkStart w:id="1049" w:name="_Ref422041281"/>
      <w:bookmarkStart w:id="1050" w:name="_Ref422043249"/>
      <w:bookmarkStart w:id="1051" w:name="_Toc422468964"/>
      <w:r>
        <w:t>S</w:t>
      </w:r>
      <w:ins w:id="1052" w:author="Maximilian Schmitz" w:date="2015-06-17T15:31:00Z">
        <w:r w:rsidR="003227D0">
          <w:t>k</w:t>
        </w:r>
      </w:ins>
      <w:del w:id="1053" w:author="Maximilian Schmitz" w:date="2015-06-17T15:31:00Z">
        <w:r w:rsidDel="003227D0">
          <w:delText>c</w:delText>
        </w:r>
      </w:del>
      <w:r>
        <w:t>rip</w:t>
      </w:r>
      <w:ins w:id="1054" w:author="Maximilian Schmitz" w:date="2015-06-04T10:21:00Z">
        <w:r w:rsidR="008F74F3">
          <w:t>t</w:t>
        </w:r>
      </w:ins>
      <w:r>
        <w:t>schnittstelle</w:t>
      </w:r>
      <w:bookmarkEnd w:id="1049"/>
      <w:bookmarkEnd w:id="1050"/>
      <w:bookmarkEnd w:id="1051"/>
    </w:p>
    <w:p w14:paraId="7187953D" w14:textId="77777777" w:rsidR="002D4BC8" w:rsidRDefault="002D4BC8">
      <w:pPr>
        <w:rPr>
          <w:ins w:id="1055" w:author="Maximilian Schmitz" w:date="2015-06-19T08:44:00Z"/>
        </w:rPr>
        <w:pPrChange w:id="1056" w:author="Maximilian Schmitz" w:date="2015-06-04T19:48:00Z">
          <w:pPr>
            <w:pStyle w:val="berschrift3"/>
          </w:pPr>
        </w:pPrChange>
      </w:pPr>
      <w:ins w:id="1057" w:author="Maximilian Schmitz" w:date="2015-06-19T08:35:00Z">
        <w:r>
          <w:t xml:space="preserve">Die Skriptschnittstelle ist die </w:t>
        </w:r>
      </w:ins>
      <w:ins w:id="1058" w:author="Maximilian Schmitz" w:date="2015-06-19T08:42:00Z">
        <w:r>
          <w:t>Implementierung</w:t>
        </w:r>
      </w:ins>
      <w:ins w:id="1059" w:author="Maximilian Schmitz" w:date="2015-06-19T08:35:00Z">
        <w:r>
          <w:t xml:space="preserve"> </w:t>
        </w:r>
      </w:ins>
      <w:ins w:id="1060" w:author="Maximilian Schmitz" w:date="2015-06-19T08:42:00Z">
        <w:r>
          <w:t xml:space="preserve">des im Kapitel </w:t>
        </w:r>
        <w:r>
          <w:fldChar w:fldCharType="begin"/>
        </w:r>
        <w:r>
          <w:instrText xml:space="preserve"> REF _Ref422318518 \h </w:instrText>
        </w:r>
      </w:ins>
      <w:r>
        <w:fldChar w:fldCharType="separate"/>
      </w:r>
      <w:ins w:id="1061" w:author="Maximilian Schmitz" w:date="2015-06-19T09:20:00Z">
        <w:r w:rsidR="00867956">
          <w:t>Architektur</w:t>
        </w:r>
      </w:ins>
      <w:ins w:id="1062"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063" w:author="Maximilian Schmitz" w:date="2015-06-19T08:47:00Z"/>
        </w:rPr>
        <w:pPrChange w:id="1064" w:author="Maximilian Schmitz" w:date="2015-06-04T19:48:00Z">
          <w:pPr>
            <w:pStyle w:val="berschrift3"/>
          </w:pPr>
        </w:pPrChange>
      </w:pPr>
      <w:ins w:id="1065" w:author="Maximilian Schmitz" w:date="2015-06-19T08:44:00Z">
        <w:r>
          <w:t xml:space="preserve">Die von der künstlichen Intelligenz kommenden Funktionsaufrufe werden in der </w:t>
        </w:r>
      </w:ins>
      <w:ins w:id="1066" w:author="Maximilian Schmitz" w:date="2015-06-19T08:45:00Z">
        <w:r>
          <w:t>„</w:t>
        </w:r>
        <w:proofErr w:type="spellStart"/>
        <w:r>
          <w:t>RobotControl</w:t>
        </w:r>
        <w:proofErr w:type="spellEnd"/>
        <w:r>
          <w:t>“ gespeichert. Von dieser werden sie, wenn Rechenzeit für den Spieler zu Verfügung steht, im Spiel</w:t>
        </w:r>
        <w:del w:id="1067" w:author="Admin" w:date="2015-07-06T14:39:00Z">
          <w:r w:rsidDel="004F7130">
            <w:delText>er</w:delText>
          </w:r>
        </w:del>
        <w:r>
          <w:t xml:space="preserve"> aufgerufen. </w:t>
        </w:r>
      </w:ins>
      <w:ins w:id="1068"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069" w:author="Maximilian Schmitz" w:date="2015-06-19T08:48:00Z"/>
        </w:rPr>
        <w:pPrChange w:id="1070" w:author="Maximilian Schmitz" w:date="2015-06-04T19:48:00Z">
          <w:pPr>
            <w:pStyle w:val="berschrift3"/>
          </w:pPr>
        </w:pPrChange>
      </w:pPr>
      <w:ins w:id="1071" w:author="Maximilian Schmitz" w:date="2015-06-19T08:47:00Z">
        <w:r>
          <w:t xml:space="preserve">Die KI-Skripte werden so </w:t>
        </w:r>
        <w:proofErr w:type="spellStart"/>
        <w:r>
          <w:t>gescheduled</w:t>
        </w:r>
        <w:proofErr w:type="spellEnd"/>
        <w:r>
          <w:t xml:space="preserve">, dass </w:t>
        </w:r>
      </w:ins>
      <w:ins w:id="1072"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073" w:author="Maximilian Schmitz" w:date="2015-06-19T08:49:00Z"/>
        </w:rPr>
        <w:pPrChange w:id="1074" w:author="Maximilian Schmitz" w:date="2015-06-04T19:48:00Z">
          <w:pPr>
            <w:pStyle w:val="berschrift3"/>
          </w:pPr>
        </w:pPrChange>
      </w:pPr>
    </w:p>
    <w:p w14:paraId="61A562D4" w14:textId="2A3FCE75" w:rsidR="000246BB" w:rsidRDefault="000246BB">
      <w:pPr>
        <w:rPr>
          <w:ins w:id="1075" w:author="Maximilian Schmitz" w:date="2015-06-19T09:05:00Z"/>
        </w:rPr>
        <w:pPrChange w:id="1076" w:author="Maximilian Schmitz" w:date="2015-06-04T19:48:00Z">
          <w:pPr>
            <w:pStyle w:val="berschrift3"/>
          </w:pPr>
        </w:pPrChange>
      </w:pPr>
      <w:ins w:id="1077" w:author="Maximilian Schmitz" w:date="2015-06-19T08:54:00Z">
        <w:r>
          <w:t>Die Verwendung des Entwurfsmusters Remote-</w:t>
        </w:r>
        <w:proofErr w:type="spellStart"/>
        <w:r>
          <w:t>Procedure</w:t>
        </w:r>
        <w:proofErr w:type="spellEnd"/>
        <w:r>
          <w:t>-Call macht es notwendig die 22 KI-Threads mit dem Haupt</w:t>
        </w:r>
      </w:ins>
      <w:ins w:id="1078" w:author="Maximilian Schmitz" w:date="2015-06-19T09:02:00Z">
        <w:r w:rsidR="00376E89">
          <w:t>t</w:t>
        </w:r>
      </w:ins>
      <w:ins w:id="1079" w:author="Maximilian Schmitz" w:date="2015-06-19T08:54:00Z">
        <w:r>
          <w:t xml:space="preserve">hread des Spiels zu synchronisieren. </w:t>
        </w:r>
      </w:ins>
      <w:ins w:id="1080" w:author="Maximilian Schmitz" w:date="2015-06-19T08:55:00Z">
        <w:r>
          <w:t xml:space="preserve">Dazu muss ein geeignetes Schutzverfahren verwendet werden. </w:t>
        </w:r>
      </w:ins>
      <w:ins w:id="1081"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082" w:author="Maximilian Schmitz" w:date="2015-06-19T09:02:00Z">
        <w:r w:rsidR="00376E89">
          <w:t xml:space="preserve">synchronisiert. </w:t>
        </w:r>
      </w:ins>
      <w:ins w:id="1083" w:author="Maximilian Schmitz" w:date="2015-06-19T09:03:00Z">
        <w:r w:rsidR="00376E89">
          <w:t>Das ist notwendig, um einen sicheren Funktionsaufruf aus den Skripten zu ermöglichen. Ohne Schutzmechanismen</w:t>
        </w:r>
        <w:del w:id="1084" w:author="Michael K." w:date="2015-07-06T22:06:00Z">
          <w:r w:rsidR="00376E89" w:rsidDel="00480820">
            <w:delText>,</w:delText>
          </w:r>
        </w:del>
        <w:r w:rsidR="00376E89">
          <w:t xml:space="preserve"> könnten Daten unkontrolliert verändert werden, da von </w:t>
        </w:r>
      </w:ins>
      <w:ins w:id="1085" w:author="Maximilian Schmitz" w:date="2015-06-19T09:05:00Z">
        <w:r w:rsidR="00376E89">
          <w:t>mehreren</w:t>
        </w:r>
      </w:ins>
      <w:ins w:id="1086" w:author="Maximilian Schmitz" w:date="2015-06-19T09:03:00Z">
        <w:r w:rsidR="00376E89">
          <w:t xml:space="preserve"> Threads gleichzeitig auf gemeinsamen Speicher zugegriffen wird.</w:t>
        </w:r>
      </w:ins>
    </w:p>
    <w:p w14:paraId="20CD5C86" w14:textId="77777777" w:rsidR="00376E89" w:rsidRDefault="00376E89">
      <w:pPr>
        <w:rPr>
          <w:ins w:id="1087" w:author="Maximilian Schmitz" w:date="2015-06-19T09:05:00Z"/>
        </w:rPr>
        <w:pPrChange w:id="1088" w:author="Maximilian Schmitz" w:date="2015-06-04T19:48:00Z">
          <w:pPr>
            <w:pStyle w:val="berschrift3"/>
          </w:pPr>
        </w:pPrChange>
      </w:pPr>
    </w:p>
    <w:p w14:paraId="01633DAD" w14:textId="77777777" w:rsidR="00376E89" w:rsidRDefault="00376E89">
      <w:pPr>
        <w:rPr>
          <w:ins w:id="1089" w:author="Maximilian Schmitz" w:date="2015-06-19T09:08:00Z"/>
        </w:rPr>
        <w:pPrChange w:id="1090" w:author="Maximilian Schmitz" w:date="2015-06-04T19:48:00Z">
          <w:pPr>
            <w:pStyle w:val="berschrift3"/>
          </w:pPr>
        </w:pPrChange>
      </w:pPr>
      <w:ins w:id="1091" w:author="Maximilian Schmitz" w:date="2015-06-19T09:05:00Z">
        <w:r>
          <w:t>Auf der anderen Seite der Skriptschnittstelle ist die Skriptsprache LUA in die Engine eingebunden.</w:t>
        </w:r>
        <w:r w:rsidR="002E3F67">
          <w:t xml:space="preserve"> </w:t>
        </w:r>
      </w:ins>
      <w:ins w:id="1092"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093" w:author="Maximilian Schmitz" w:date="2015-06-19T09:20:00Z">
        <w:r w:rsidR="00867956">
          <w:t>Scripting-Ansatz</w:t>
        </w:r>
      </w:ins>
      <w:ins w:id="1094" w:author="Maximilian Schmitz" w:date="2015-06-19T09:07:00Z">
        <w:r w:rsidR="000202B5">
          <w:fldChar w:fldCharType="end"/>
        </w:r>
        <w:r w:rsidR="000202B5">
          <w:t xml:space="preserve">. Hauptsächlich sind das der geringe Implementierungsaufwand, die Kompaktheit der </w:t>
        </w:r>
      </w:ins>
      <w:ins w:id="1095" w:author="Maximilian Schmitz" w:date="2015-06-19T09:08:00Z">
        <w:r w:rsidR="000202B5">
          <w:t>Bibliothek</w:t>
        </w:r>
      </w:ins>
      <w:ins w:id="1096" w:author="Maximilian Schmitz" w:date="2015-06-19T09:07:00Z">
        <w:r w:rsidR="000202B5">
          <w:t xml:space="preserve"> und die MIT-Lizenz.</w:t>
        </w:r>
      </w:ins>
    </w:p>
    <w:p w14:paraId="5741C3C7" w14:textId="77777777" w:rsidR="000202B5" w:rsidRDefault="000202B5">
      <w:pPr>
        <w:rPr>
          <w:ins w:id="1097" w:author="Maximilian Schmitz" w:date="2015-06-19T09:13:00Z"/>
        </w:rPr>
        <w:pPrChange w:id="1098" w:author="Maximilian Schmitz" w:date="2015-06-04T19:48:00Z">
          <w:pPr>
            <w:pStyle w:val="berschrift3"/>
          </w:pPr>
        </w:pPrChange>
      </w:pPr>
      <w:ins w:id="1099" w:author="Maximilian Schmitz" w:date="2015-06-19T09:10:00Z">
        <w:r>
          <w:t>Die Einbindung der Skrip</w:t>
        </w:r>
      </w:ins>
      <w:ins w:id="1100" w:author="Maximilian Schmitz" w:date="2015-06-19T09:11:00Z">
        <w:r>
          <w:t>t</w:t>
        </w:r>
      </w:ins>
      <w:ins w:id="1101" w:author="Maximilian Schmitz" w:date="2015-06-19T09:10:00Z">
        <w:r>
          <w:t>bibliothek</w:t>
        </w:r>
      </w:ins>
      <w:ins w:id="1102"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103"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104" w:author="Maximilian Schmitz" w:date="2015-06-19T09:13:00Z">
        <w:r w:rsidR="00486056">
          <w:t>wären hier mächtigere Sprachen wie JavaScript oder Python.</w:t>
        </w:r>
      </w:ins>
    </w:p>
    <w:p w14:paraId="11009066" w14:textId="77777777" w:rsidR="00486056" w:rsidRDefault="00486056">
      <w:pPr>
        <w:rPr>
          <w:ins w:id="1105" w:author="Maximilian Schmitz" w:date="2015-06-19T09:13:00Z"/>
        </w:rPr>
        <w:pPrChange w:id="1106" w:author="Maximilian Schmitz" w:date="2015-06-04T19:48:00Z">
          <w:pPr>
            <w:pStyle w:val="berschrift3"/>
          </w:pPr>
        </w:pPrChange>
      </w:pPr>
    </w:p>
    <w:p w14:paraId="5DB05598" w14:textId="6F3186F3" w:rsidR="00F73840" w:rsidRDefault="00C64312">
      <w:pPr>
        <w:rPr>
          <w:ins w:id="1107" w:author="Maximilian Schmitz" w:date="2015-06-19T09:22:00Z"/>
        </w:rPr>
      </w:pPr>
      <w:ins w:id="1108"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109" w:author="Maximilian Schmitz" w:date="2015-06-19T09:14:00Z">
        <w:r>
          <w:t xml:space="preserve">Der Austausch von Parametern </w:t>
        </w:r>
        <w:r w:rsidR="00334724">
          <w:t xml:space="preserve">wird über </w:t>
        </w:r>
        <w:del w:id="1110" w:author="Admin" w:date="2015-07-06T14:42:00Z">
          <w:r w:rsidR="00334724" w:rsidDel="004F7130">
            <w:delText>den</w:delText>
          </w:r>
        </w:del>
      </w:ins>
      <w:ins w:id="1111" w:author="Admin" w:date="2015-07-06T14:42:00Z">
        <w:r w:rsidR="004F7130">
          <w:t>einen</w:t>
        </w:r>
      </w:ins>
      <w:ins w:id="1112" w:author="Maximilian Schmitz" w:date="2015-06-19T09:14:00Z">
        <w:r w:rsidR="00334724">
          <w:t xml:space="preserve"> Stack realisiert.</w:t>
        </w:r>
      </w:ins>
      <w:ins w:id="1113"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114"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115" w:author="Maximilian Schmitz" w:date="2015-06-19T09:21:00Z">
        <w:r w:rsidR="009C20AF">
          <w:t>In der Skriptsprache LUA ist es möglich, dass eine Funktion mehrere Parameter zurückgibt.</w:t>
        </w:r>
      </w:ins>
      <w:ins w:id="1116" w:author="Maximilian Schmitz" w:date="2015-06-19T09:28:00Z">
        <w:r w:rsidR="00706CBF">
          <w:t xml:space="preserve"> Die Datentypen in der Tabelle sind nicht zwangsweise notwendig, da LUA keine explizite Angabe von Datentypen verwendet. </w:t>
        </w:r>
      </w:ins>
      <w:ins w:id="1117" w:author="Maximilian Schmitz" w:date="2015-06-19T09:29:00Z">
        <w:r w:rsidR="00706CBF">
          <w:t>Der Übersichtlichkeit halber sind sie hier mit angegeben.</w:t>
        </w:r>
      </w:ins>
    </w:p>
    <w:p w14:paraId="50D09F6E" w14:textId="77777777" w:rsidR="003B0213" w:rsidRDefault="003B0213">
      <w:pPr>
        <w:rPr>
          <w:ins w:id="1118" w:author="Maximilian Schmitz" w:date="2015-06-19T09:17:00Z"/>
        </w:rPr>
      </w:pPr>
    </w:p>
    <w:tbl>
      <w:tblPr>
        <w:tblStyle w:val="Gitternetztabelle1hell"/>
        <w:tblW w:w="9453" w:type="dxa"/>
        <w:tblLayout w:type="fixed"/>
        <w:tblLook w:val="04A0" w:firstRow="1" w:lastRow="0" w:firstColumn="1" w:lastColumn="0" w:noHBand="0" w:noVBand="1"/>
        <w:tblPrChange w:id="1119"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120">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12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22"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123" w:author="Maximilian Schmitz" w:date="2015-06-19T09:15:00Z"/>
              </w:rPr>
            </w:pPr>
            <w:ins w:id="1124" w:author="Maximilian Schmitz" w:date="2015-06-19T09:16:00Z">
              <w:r>
                <w:t>Funktion</w:t>
              </w:r>
            </w:ins>
          </w:p>
        </w:tc>
        <w:tc>
          <w:tcPr>
            <w:tcW w:w="1431" w:type="dxa"/>
            <w:tcPrChange w:id="1125"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26" w:author="Maximilian Schmitz" w:date="2015-06-19T09:15:00Z"/>
              </w:rPr>
              <w:pPrChange w:id="1127"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28" w:author="Maximilian Schmitz" w:date="2015-06-19T09:16:00Z">
              <w:r>
                <w:t>Übergabeparameter</w:t>
              </w:r>
            </w:ins>
          </w:p>
        </w:tc>
        <w:tc>
          <w:tcPr>
            <w:tcW w:w="1536" w:type="dxa"/>
            <w:tcPrChange w:id="1129"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30" w:author="Maximilian Schmitz" w:date="2015-06-19T09:15:00Z"/>
              </w:rPr>
              <w:pPrChange w:id="1131"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32" w:author="Maximilian Schmitz" w:date="2015-06-19T09:16:00Z">
              <w:r>
                <w:t>Rückgabeparameter</w:t>
              </w:r>
            </w:ins>
          </w:p>
        </w:tc>
        <w:tc>
          <w:tcPr>
            <w:tcW w:w="4242" w:type="dxa"/>
            <w:tcPrChange w:id="1133"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34" w:author="Maximilian Schmitz" w:date="2015-06-19T09:15:00Z"/>
              </w:rPr>
              <w:pPrChange w:id="1135"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136" w:author="Maximilian Schmitz" w:date="2015-06-19T09:16:00Z">
              <w:r>
                <w:t>Beschreibung</w:t>
              </w:r>
            </w:ins>
          </w:p>
        </w:tc>
      </w:tr>
      <w:tr w:rsidR="00B16FE4" w14:paraId="1F7B4136" w14:textId="77777777" w:rsidTr="00B16FE4">
        <w:tblPrEx>
          <w:tblPrExChange w:id="1137" w:author="Maximilian Schmitz" w:date="2015-06-19T09:39:00Z">
            <w:tblPrEx>
              <w:tblLook w:val="00A0" w:firstRow="1" w:lastRow="0" w:firstColumn="1" w:lastColumn="0" w:noHBand="0" w:noVBand="0"/>
            </w:tblPrEx>
          </w:tblPrExChange>
        </w:tblPrEx>
        <w:trPr>
          <w:ins w:id="113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39" w:author="Maximilian Schmitz" w:date="2015-06-19T09:39:00Z">
              <w:tcPr>
                <w:tcW w:w="2244" w:type="dxa"/>
                <w:gridSpan w:val="2"/>
              </w:tcPr>
            </w:tcPrChange>
          </w:tcPr>
          <w:p w14:paraId="7AB97875" w14:textId="77777777" w:rsidR="002210D9" w:rsidRPr="004C3433" w:rsidRDefault="002210D9" w:rsidP="002210D9">
            <w:pPr>
              <w:rPr>
                <w:ins w:id="1140" w:author="Maximilian Schmitz" w:date="2015-06-19T09:15:00Z"/>
                <w:b w:val="0"/>
                <w:rPrChange w:id="1141" w:author="Maximilian Schmitz" w:date="2015-06-19T09:25:00Z">
                  <w:rPr>
                    <w:ins w:id="1142" w:author="Maximilian Schmitz" w:date="2015-06-19T09:15:00Z"/>
                  </w:rPr>
                </w:rPrChange>
              </w:rPr>
            </w:pPr>
            <w:proofErr w:type="spellStart"/>
            <w:ins w:id="1143" w:author="Maximilian Schmitz" w:date="2015-06-19T09:22:00Z">
              <w:r w:rsidRPr="004C3433">
                <w:t>MoveForward</w:t>
              </w:r>
            </w:ins>
            <w:proofErr w:type="spellEnd"/>
          </w:p>
        </w:tc>
        <w:tc>
          <w:tcPr>
            <w:tcW w:w="1431" w:type="dxa"/>
            <w:tcPrChange w:id="1144"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45" w:author="Maximilian Schmitz" w:date="2015-06-19T09:15:00Z"/>
              </w:rPr>
              <w:pPrChange w:id="114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47" w:author="Maximilian Schmitz" w:date="2015-06-19T09:38:00Z">
              <w:r>
                <w:t>Double: Way</w:t>
              </w:r>
            </w:ins>
          </w:p>
        </w:tc>
        <w:tc>
          <w:tcPr>
            <w:tcW w:w="1536" w:type="dxa"/>
            <w:tcPrChange w:id="1148"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49" w:author="Maximilian Schmitz" w:date="2015-06-19T09:15:00Z"/>
              </w:rPr>
              <w:pPrChange w:id="115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1" w:author="Maximilian Schmitz" w:date="2015-06-19T09:37:00Z">
              <w:r>
                <w:t>-</w:t>
              </w:r>
            </w:ins>
          </w:p>
        </w:tc>
        <w:tc>
          <w:tcPr>
            <w:tcW w:w="4242" w:type="dxa"/>
            <w:tcPrChange w:id="1152"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53" w:author="Maximilian Schmitz" w:date="2015-06-19T09:15:00Z"/>
              </w:rPr>
              <w:pPrChange w:id="1154"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55" w:author="Maximilian Schmitz" w:date="2015-06-19T09:22:00Z">
              <w:r>
                <w:t>Vorwärtsbewegen des Spielers</w:t>
              </w:r>
            </w:ins>
          </w:p>
        </w:tc>
      </w:tr>
      <w:tr w:rsidR="00B16FE4" w14:paraId="4415B706" w14:textId="77777777" w:rsidTr="00B16FE4">
        <w:tblPrEx>
          <w:tblPrExChange w:id="1156" w:author="Maximilian Schmitz" w:date="2015-06-19T09:39:00Z">
            <w:tblPrEx>
              <w:tblLook w:val="00A0" w:firstRow="1" w:lastRow="0" w:firstColumn="1" w:lastColumn="0" w:noHBand="0" w:noVBand="0"/>
            </w:tblPrEx>
          </w:tblPrExChange>
        </w:tblPrEx>
        <w:trPr>
          <w:ins w:id="115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58" w:author="Maximilian Schmitz" w:date="2015-06-19T09:39:00Z">
              <w:tcPr>
                <w:tcW w:w="2244" w:type="dxa"/>
                <w:gridSpan w:val="2"/>
              </w:tcPr>
            </w:tcPrChange>
          </w:tcPr>
          <w:p w14:paraId="568186E3" w14:textId="77777777" w:rsidR="002210D9" w:rsidRPr="004C3433" w:rsidRDefault="002210D9" w:rsidP="002210D9">
            <w:pPr>
              <w:rPr>
                <w:ins w:id="1159" w:author="Maximilian Schmitz" w:date="2015-06-19T09:15:00Z"/>
                <w:b w:val="0"/>
                <w:rPrChange w:id="1160" w:author="Maximilian Schmitz" w:date="2015-06-19T09:25:00Z">
                  <w:rPr>
                    <w:ins w:id="1161" w:author="Maximilian Schmitz" w:date="2015-06-19T09:15:00Z"/>
                  </w:rPr>
                </w:rPrChange>
              </w:rPr>
            </w:pPr>
            <w:proofErr w:type="spellStart"/>
            <w:ins w:id="1162" w:author="Maximilian Schmitz" w:date="2015-06-19T09:22:00Z">
              <w:r w:rsidRPr="004C3433">
                <w:t>MoveTo</w:t>
              </w:r>
            </w:ins>
            <w:proofErr w:type="spellEnd"/>
          </w:p>
        </w:tc>
        <w:tc>
          <w:tcPr>
            <w:tcW w:w="1431" w:type="dxa"/>
            <w:tcPrChange w:id="1163"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64" w:author="Maximilian Schmitz" w:date="2015-06-19T09:15:00Z"/>
              </w:rPr>
              <w:pPrChange w:id="116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6"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167"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68" w:author="Maximilian Schmitz" w:date="2015-06-19T09:15:00Z"/>
              </w:rPr>
              <w:pPrChange w:id="116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70" w:author="Maximilian Schmitz" w:date="2015-06-19T09:37:00Z">
              <w:r>
                <w:t>-</w:t>
              </w:r>
            </w:ins>
          </w:p>
        </w:tc>
        <w:tc>
          <w:tcPr>
            <w:tcW w:w="4242" w:type="dxa"/>
            <w:tcPrChange w:id="1171"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72" w:author="Maximilian Schmitz" w:date="2015-06-19T09:15:00Z"/>
              </w:rPr>
              <w:pPrChange w:id="1173"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74" w:author="Maximilian Schmitz" w:date="2015-06-19T09:22:00Z">
              <w:r>
                <w:t>Spieler an eine bestimmte Position bewegen</w:t>
              </w:r>
            </w:ins>
          </w:p>
        </w:tc>
      </w:tr>
      <w:tr w:rsidR="00B16FE4" w14:paraId="7E6C0054" w14:textId="77777777" w:rsidTr="00B16FE4">
        <w:tblPrEx>
          <w:tblPrExChange w:id="1175" w:author="Maximilian Schmitz" w:date="2015-06-19T09:39:00Z">
            <w:tblPrEx>
              <w:tblLook w:val="00A0" w:firstRow="1" w:lastRow="0" w:firstColumn="1" w:lastColumn="0" w:noHBand="0" w:noVBand="0"/>
            </w:tblPrEx>
          </w:tblPrExChange>
        </w:tblPrEx>
        <w:trPr>
          <w:ins w:id="117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77" w:author="Maximilian Schmitz" w:date="2015-06-19T09:39:00Z">
              <w:tcPr>
                <w:tcW w:w="2244" w:type="dxa"/>
                <w:gridSpan w:val="2"/>
              </w:tcPr>
            </w:tcPrChange>
          </w:tcPr>
          <w:p w14:paraId="101B3DA5" w14:textId="77777777" w:rsidR="002210D9" w:rsidRPr="004C3433" w:rsidRDefault="002210D9" w:rsidP="002210D9">
            <w:pPr>
              <w:rPr>
                <w:ins w:id="1178" w:author="Maximilian Schmitz" w:date="2015-06-19T09:15:00Z"/>
                <w:b w:val="0"/>
                <w:rPrChange w:id="1179" w:author="Maximilian Schmitz" w:date="2015-06-19T09:25:00Z">
                  <w:rPr>
                    <w:ins w:id="1180" w:author="Maximilian Schmitz" w:date="2015-06-19T09:15:00Z"/>
                  </w:rPr>
                </w:rPrChange>
              </w:rPr>
            </w:pPr>
            <w:proofErr w:type="spellStart"/>
            <w:ins w:id="1181" w:author="Maximilian Schmitz" w:date="2015-06-19T09:22:00Z">
              <w:r w:rsidRPr="004C3433">
                <w:t>Rotate</w:t>
              </w:r>
            </w:ins>
            <w:proofErr w:type="spellEnd"/>
          </w:p>
        </w:tc>
        <w:tc>
          <w:tcPr>
            <w:tcW w:w="1431" w:type="dxa"/>
            <w:tcPrChange w:id="1182"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83" w:author="Maximilian Schmitz" w:date="2015-06-19T09:15:00Z"/>
              </w:rPr>
              <w:pPrChange w:id="118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5" w:author="Maximilian Schmitz" w:date="2015-06-19T09:38:00Z">
              <w:r>
                <w:t>Double: Angle</w:t>
              </w:r>
            </w:ins>
          </w:p>
        </w:tc>
        <w:tc>
          <w:tcPr>
            <w:tcW w:w="1536" w:type="dxa"/>
            <w:tcPrChange w:id="1186"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87" w:author="Maximilian Schmitz" w:date="2015-06-19T09:15:00Z"/>
              </w:rPr>
              <w:pPrChange w:id="118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9" w:author="Maximilian Schmitz" w:date="2015-06-19T09:37:00Z">
              <w:r>
                <w:t>-</w:t>
              </w:r>
            </w:ins>
          </w:p>
        </w:tc>
        <w:tc>
          <w:tcPr>
            <w:tcW w:w="4242" w:type="dxa"/>
            <w:tcPrChange w:id="1190"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91" w:author="Maximilian Schmitz" w:date="2015-06-19T09:15:00Z"/>
              </w:rPr>
              <w:pPrChange w:id="1192"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93" w:author="Maximilian Schmitz" w:date="2015-06-19T09:23:00Z">
              <w:r>
                <w:t>Spieler um seine Achse drehen</w:t>
              </w:r>
            </w:ins>
          </w:p>
        </w:tc>
      </w:tr>
      <w:tr w:rsidR="00B16FE4" w14:paraId="0378F403" w14:textId="77777777" w:rsidTr="00B16FE4">
        <w:tblPrEx>
          <w:tblPrExChange w:id="1194" w:author="Maximilian Schmitz" w:date="2015-06-19T09:39:00Z">
            <w:tblPrEx>
              <w:tblLook w:val="00A0" w:firstRow="1" w:lastRow="0" w:firstColumn="1" w:lastColumn="0" w:noHBand="0" w:noVBand="0"/>
            </w:tblPrEx>
          </w:tblPrExChange>
        </w:tblPrEx>
        <w:trPr>
          <w:ins w:id="119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96" w:author="Maximilian Schmitz" w:date="2015-06-19T09:39:00Z">
              <w:tcPr>
                <w:tcW w:w="2244" w:type="dxa"/>
                <w:gridSpan w:val="2"/>
              </w:tcPr>
            </w:tcPrChange>
          </w:tcPr>
          <w:p w14:paraId="105592D3" w14:textId="77777777" w:rsidR="002210D9" w:rsidRPr="004C3433" w:rsidRDefault="002210D9" w:rsidP="002210D9">
            <w:pPr>
              <w:rPr>
                <w:ins w:id="1197" w:author="Maximilian Schmitz" w:date="2015-06-19T09:15:00Z"/>
                <w:b w:val="0"/>
                <w:rPrChange w:id="1198" w:author="Maximilian Schmitz" w:date="2015-06-19T09:25:00Z">
                  <w:rPr>
                    <w:ins w:id="1199" w:author="Maximilian Schmitz" w:date="2015-06-19T09:15:00Z"/>
                  </w:rPr>
                </w:rPrChange>
              </w:rPr>
            </w:pPr>
            <w:ins w:id="1200" w:author="Maximilian Schmitz" w:date="2015-06-19T09:22:00Z">
              <w:r w:rsidRPr="004C3433">
                <w:t>Kick</w:t>
              </w:r>
            </w:ins>
          </w:p>
        </w:tc>
        <w:tc>
          <w:tcPr>
            <w:tcW w:w="1431" w:type="dxa"/>
            <w:tcPrChange w:id="1201"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202" w:author="Maximilian Schmitz" w:date="2015-06-19T09:15:00Z"/>
                <w:lang w:val="en-GB"/>
                <w:rPrChange w:id="1203" w:author="Maximilian Schmitz" w:date="2015-06-19T09:38:00Z">
                  <w:rPr>
                    <w:ins w:id="1204" w:author="Maximilian Schmitz" w:date="2015-06-19T09:15:00Z"/>
                  </w:rPr>
                </w:rPrChange>
              </w:rPr>
              <w:pPrChange w:id="1205"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206" w:author="Maximilian Schmitz" w:date="2015-06-19T09:37:00Z">
              <w:r w:rsidRPr="005D1843">
                <w:rPr>
                  <w:lang w:val="en-GB"/>
                  <w:rPrChange w:id="1207" w:author="Maximilian Schmitz" w:date="2015-06-19T09:38:00Z">
                    <w:rPr/>
                  </w:rPrChange>
                </w:rPr>
                <w:t xml:space="preserve">Double: </w:t>
              </w:r>
              <w:proofErr w:type="spellStart"/>
              <w:r w:rsidRPr="005D1843">
                <w:rPr>
                  <w:lang w:val="en-GB"/>
                  <w:rPrChange w:id="1208" w:author="Maximilian Schmitz" w:date="2015-06-19T09:38:00Z">
                    <w:rPr/>
                  </w:rPrChange>
                </w:rPr>
                <w:t>DirX</w:t>
              </w:r>
              <w:proofErr w:type="spellEnd"/>
              <w:r w:rsidRPr="005D1843">
                <w:rPr>
                  <w:lang w:val="en-GB"/>
                  <w:rPrChange w:id="1209" w:author="Maximilian Schmitz" w:date="2015-06-19T09:38:00Z">
                    <w:rPr/>
                  </w:rPrChange>
                </w:rPr>
                <w:t xml:space="preserve">, </w:t>
              </w:r>
              <w:proofErr w:type="spellStart"/>
              <w:r w:rsidRPr="005D1843">
                <w:rPr>
                  <w:lang w:val="en-GB"/>
                  <w:rPrChange w:id="1210" w:author="Maximilian Schmitz" w:date="2015-06-19T09:38:00Z">
                    <w:rPr/>
                  </w:rPrChange>
                </w:rPr>
                <w:t>DirY</w:t>
              </w:r>
              <w:proofErr w:type="spellEnd"/>
              <w:r w:rsidRPr="005D1843">
                <w:rPr>
                  <w:lang w:val="en-GB"/>
                  <w:rPrChange w:id="1211" w:author="Maximilian Schmitz" w:date="2015-06-19T09:38:00Z">
                    <w:rPr/>
                  </w:rPrChange>
                </w:rPr>
                <w:t xml:space="preserve">, </w:t>
              </w:r>
              <w:proofErr w:type="spellStart"/>
              <w:r w:rsidRPr="005D1843">
                <w:rPr>
                  <w:lang w:val="en-GB"/>
                  <w:rPrChange w:id="1212" w:author="Maximilian Schmitz" w:date="2015-06-19T09:38:00Z">
                    <w:rPr/>
                  </w:rPrChange>
                </w:rPr>
                <w:t>DirZ</w:t>
              </w:r>
            </w:ins>
            <w:proofErr w:type="spellEnd"/>
            <w:ins w:id="1213" w:author="Maximilian Schmitz" w:date="2015-06-19T09:38:00Z">
              <w:r w:rsidRPr="005D1843">
                <w:rPr>
                  <w:lang w:val="en-GB"/>
                  <w:rPrChange w:id="1214" w:author="Maximilian Schmitz" w:date="2015-06-19T09:38:00Z">
                    <w:rPr/>
                  </w:rPrChange>
                </w:rPr>
                <w:t>, Force</w:t>
              </w:r>
            </w:ins>
          </w:p>
        </w:tc>
        <w:tc>
          <w:tcPr>
            <w:tcW w:w="1536" w:type="dxa"/>
            <w:tcPrChange w:id="1215"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16" w:author="Maximilian Schmitz" w:date="2015-06-19T09:15:00Z"/>
              </w:rPr>
              <w:pPrChange w:id="121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18" w:author="Maximilian Schmitz" w:date="2015-06-19T09:36:00Z">
              <w:r>
                <w:t>-</w:t>
              </w:r>
            </w:ins>
          </w:p>
        </w:tc>
        <w:tc>
          <w:tcPr>
            <w:tcW w:w="4242" w:type="dxa"/>
            <w:tcPrChange w:id="1219"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220" w:author="Maximilian Schmitz" w:date="2015-06-19T09:15:00Z"/>
              </w:rPr>
              <w:pPrChange w:id="1221"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22" w:author="Maximilian Schmitz" w:date="2015-06-19T09:23:00Z">
              <w:r>
                <w:t>Den Ball in eine Richtung kicken</w:t>
              </w:r>
            </w:ins>
          </w:p>
        </w:tc>
      </w:tr>
      <w:tr w:rsidR="00B16FE4" w14:paraId="0D718C3F" w14:textId="77777777" w:rsidTr="00B16FE4">
        <w:tblPrEx>
          <w:tblPrExChange w:id="1223" w:author="Maximilian Schmitz" w:date="2015-06-19T09:39:00Z">
            <w:tblPrEx>
              <w:tblLook w:val="00A0" w:firstRow="1" w:lastRow="0" w:firstColumn="1" w:lastColumn="0" w:noHBand="0" w:noVBand="0"/>
            </w:tblPrEx>
          </w:tblPrExChange>
        </w:tblPrEx>
        <w:trPr>
          <w:ins w:id="122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25" w:author="Maximilian Schmitz" w:date="2015-06-19T09:39:00Z">
              <w:tcPr>
                <w:tcW w:w="2244" w:type="dxa"/>
                <w:gridSpan w:val="2"/>
              </w:tcPr>
            </w:tcPrChange>
          </w:tcPr>
          <w:p w14:paraId="5235BD74" w14:textId="77777777" w:rsidR="002210D9" w:rsidRPr="004C3433" w:rsidRDefault="002210D9" w:rsidP="002210D9">
            <w:pPr>
              <w:rPr>
                <w:ins w:id="1226" w:author="Maximilian Schmitz" w:date="2015-06-19T09:15:00Z"/>
                <w:b w:val="0"/>
                <w:rPrChange w:id="1227" w:author="Maximilian Schmitz" w:date="2015-06-19T09:25:00Z">
                  <w:rPr>
                    <w:ins w:id="1228" w:author="Maximilian Schmitz" w:date="2015-06-19T09:15:00Z"/>
                  </w:rPr>
                </w:rPrChange>
              </w:rPr>
            </w:pPr>
            <w:proofErr w:type="spellStart"/>
            <w:ins w:id="1229" w:author="Maximilian Schmitz" w:date="2015-06-19T09:22:00Z">
              <w:r w:rsidRPr="004C3433">
                <w:t>StopBall</w:t>
              </w:r>
            </w:ins>
            <w:proofErr w:type="spellEnd"/>
          </w:p>
        </w:tc>
        <w:tc>
          <w:tcPr>
            <w:tcW w:w="1431" w:type="dxa"/>
            <w:tcPrChange w:id="1230"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31" w:author="Maximilian Schmitz" w:date="2015-06-19T09:15:00Z"/>
              </w:rPr>
              <w:pPrChange w:id="12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3" w:author="Maximilian Schmitz" w:date="2015-06-19T09:37:00Z">
              <w:r>
                <w:t>-</w:t>
              </w:r>
            </w:ins>
          </w:p>
        </w:tc>
        <w:tc>
          <w:tcPr>
            <w:tcW w:w="1536" w:type="dxa"/>
            <w:tcPrChange w:id="1234"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35" w:author="Maximilian Schmitz" w:date="2015-06-19T09:15:00Z"/>
              </w:rPr>
              <w:pPrChange w:id="123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7" w:author="Maximilian Schmitz" w:date="2015-06-19T09:36:00Z">
              <w:r>
                <w:t>-</w:t>
              </w:r>
            </w:ins>
          </w:p>
        </w:tc>
        <w:tc>
          <w:tcPr>
            <w:tcW w:w="4242" w:type="dxa"/>
            <w:tcPrChange w:id="1238"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39" w:author="Maximilian Schmitz" w:date="2015-06-19T09:15:00Z"/>
              </w:rPr>
              <w:pPrChange w:id="124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41" w:author="Maximilian Schmitz" w:date="2015-06-19T09:23:00Z">
              <w:r>
                <w:t>Den Ball stoppen</w:t>
              </w:r>
            </w:ins>
          </w:p>
        </w:tc>
      </w:tr>
      <w:tr w:rsidR="00B16FE4" w14:paraId="2CCDBD54" w14:textId="77777777" w:rsidTr="00B16FE4">
        <w:tblPrEx>
          <w:tblPrExChange w:id="1242" w:author="Maximilian Schmitz" w:date="2015-06-19T09:39:00Z">
            <w:tblPrEx>
              <w:tblLook w:val="00A0" w:firstRow="1" w:lastRow="0" w:firstColumn="1" w:lastColumn="0" w:noHBand="0" w:noVBand="0"/>
            </w:tblPrEx>
          </w:tblPrExChange>
        </w:tblPrEx>
        <w:trPr>
          <w:ins w:id="1243"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44" w:author="Maximilian Schmitz" w:date="2015-06-19T09:39:00Z">
              <w:tcPr>
                <w:tcW w:w="2244" w:type="dxa"/>
                <w:gridSpan w:val="2"/>
              </w:tcPr>
            </w:tcPrChange>
          </w:tcPr>
          <w:p w14:paraId="581E108C" w14:textId="77777777" w:rsidR="002210D9" w:rsidRPr="004C3433" w:rsidRDefault="002210D9" w:rsidP="002210D9">
            <w:pPr>
              <w:rPr>
                <w:ins w:id="1245" w:author="Maximilian Schmitz" w:date="2015-06-19T09:22:00Z"/>
                <w:b w:val="0"/>
                <w:rPrChange w:id="1246" w:author="Maximilian Schmitz" w:date="2015-06-19T09:25:00Z">
                  <w:rPr>
                    <w:ins w:id="1247" w:author="Maximilian Schmitz" w:date="2015-06-19T09:22:00Z"/>
                  </w:rPr>
                </w:rPrChange>
              </w:rPr>
            </w:pPr>
            <w:proofErr w:type="spellStart"/>
            <w:ins w:id="1248" w:author="Maximilian Schmitz" w:date="2015-06-19T09:22:00Z">
              <w:r w:rsidRPr="004C3433">
                <w:t>Speak</w:t>
              </w:r>
              <w:proofErr w:type="spellEnd"/>
            </w:ins>
          </w:p>
        </w:tc>
        <w:tc>
          <w:tcPr>
            <w:tcW w:w="1431" w:type="dxa"/>
            <w:tcPrChange w:id="1249"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50" w:author="Maximilian Schmitz" w:date="2015-06-19T09:22:00Z"/>
              </w:rPr>
              <w:pPrChange w:id="125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2" w:author="Maximilian Schmitz" w:date="2015-06-19T09:28:00Z">
              <w:r>
                <w:t xml:space="preserve">String: </w:t>
              </w:r>
            </w:ins>
            <w:ins w:id="1253" w:author="Maximilian Schmitz" w:date="2015-06-19T09:33:00Z">
              <w:r w:rsidR="0042223A">
                <w:t>Message</w:t>
              </w:r>
            </w:ins>
          </w:p>
        </w:tc>
        <w:tc>
          <w:tcPr>
            <w:tcW w:w="1536" w:type="dxa"/>
            <w:tcPrChange w:id="1254"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55" w:author="Maximilian Schmitz" w:date="2015-06-19T09:22:00Z"/>
              </w:rPr>
              <w:pPrChange w:id="125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7" w:author="Maximilian Schmitz" w:date="2015-06-19T09:28:00Z">
              <w:r>
                <w:t>-</w:t>
              </w:r>
            </w:ins>
          </w:p>
        </w:tc>
        <w:tc>
          <w:tcPr>
            <w:tcW w:w="4242" w:type="dxa"/>
            <w:tcPrChange w:id="1258"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59" w:author="Maximilian Schmitz" w:date="2015-06-19T09:22:00Z"/>
              </w:rPr>
              <w:pPrChange w:id="1260"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61" w:author="Maximilian Schmitz" w:date="2015-06-19T09:23:00Z">
              <w:r>
                <w:t>Mit anderen Spielern kommunizieren</w:t>
              </w:r>
            </w:ins>
          </w:p>
        </w:tc>
      </w:tr>
      <w:tr w:rsidR="00B16FE4" w14:paraId="285CEBED" w14:textId="77777777" w:rsidTr="00B16FE4">
        <w:tblPrEx>
          <w:tblPrExChange w:id="1262" w:author="Maximilian Schmitz" w:date="2015-06-19T09:39:00Z">
            <w:tblPrEx>
              <w:tblLook w:val="00A0" w:firstRow="1" w:lastRow="0" w:firstColumn="1" w:lastColumn="0" w:noHBand="0" w:noVBand="0"/>
            </w:tblPrEx>
          </w:tblPrExChange>
        </w:tblPrEx>
        <w:trPr>
          <w:ins w:id="1263"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64" w:author="Maximilian Schmitz" w:date="2015-06-19T09:39:00Z">
              <w:tcPr>
                <w:tcW w:w="2244" w:type="dxa"/>
                <w:gridSpan w:val="2"/>
              </w:tcPr>
            </w:tcPrChange>
          </w:tcPr>
          <w:p w14:paraId="6BE50AF7" w14:textId="77777777" w:rsidR="002210D9" w:rsidRPr="004C3433" w:rsidRDefault="002210D9" w:rsidP="002210D9">
            <w:pPr>
              <w:rPr>
                <w:ins w:id="1265" w:author="Maximilian Schmitz" w:date="2015-06-19T09:22:00Z"/>
                <w:b w:val="0"/>
                <w:rPrChange w:id="1266" w:author="Maximilian Schmitz" w:date="2015-06-19T09:25:00Z">
                  <w:rPr>
                    <w:ins w:id="1267" w:author="Maximilian Schmitz" w:date="2015-06-19T09:22:00Z"/>
                  </w:rPr>
                </w:rPrChange>
              </w:rPr>
            </w:pPr>
            <w:ins w:id="1268" w:author="Maximilian Schmitz" w:date="2015-06-19T09:22:00Z">
              <w:r w:rsidRPr="004C3433">
                <w:t>Listen</w:t>
              </w:r>
            </w:ins>
          </w:p>
        </w:tc>
        <w:tc>
          <w:tcPr>
            <w:tcW w:w="1431" w:type="dxa"/>
            <w:tcPrChange w:id="1269"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70" w:author="Maximilian Schmitz" w:date="2015-06-19T09:22:00Z"/>
              </w:rPr>
              <w:pPrChange w:id="127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2" w:author="Maximilian Schmitz" w:date="2015-06-19T09:27:00Z">
              <w:r>
                <w:t>-</w:t>
              </w:r>
            </w:ins>
          </w:p>
        </w:tc>
        <w:tc>
          <w:tcPr>
            <w:tcW w:w="1536" w:type="dxa"/>
            <w:tcPrChange w:id="1273"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74" w:author="Maximilian Schmitz" w:date="2015-06-19T09:22:00Z"/>
              </w:rPr>
              <w:pPrChange w:id="127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6" w:author="Maximilian Schmitz" w:date="2015-06-19T09:27:00Z">
              <w:r>
                <w:t xml:space="preserve">String: </w:t>
              </w:r>
            </w:ins>
            <w:ins w:id="1277" w:author="Maximilian Schmitz" w:date="2015-06-19T09:32:00Z">
              <w:r w:rsidR="0042223A">
                <w:t>Message</w:t>
              </w:r>
            </w:ins>
          </w:p>
        </w:tc>
        <w:tc>
          <w:tcPr>
            <w:tcW w:w="4242" w:type="dxa"/>
            <w:tcPrChange w:id="1278"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79" w:author="Maximilian Schmitz" w:date="2015-06-19T09:22:00Z"/>
              </w:rPr>
              <w:pPrChange w:id="1280"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81" w:author="Maximilian Schmitz" w:date="2015-06-19T09:23:00Z">
              <w:r>
                <w:t>Hören, ob ein anderer Spieler kommuniziert</w:t>
              </w:r>
            </w:ins>
          </w:p>
        </w:tc>
      </w:tr>
      <w:tr w:rsidR="004C3433" w14:paraId="7378BCC0" w14:textId="77777777" w:rsidTr="00B16FE4">
        <w:tblPrEx>
          <w:tblPrExChange w:id="1282" w:author="Maximilian Schmitz" w:date="2015-06-19T09:39:00Z">
            <w:tblPrEx>
              <w:tblW w:w="0" w:type="auto"/>
            </w:tblPrEx>
          </w:tblPrExChange>
        </w:tblPrEx>
        <w:trPr>
          <w:ins w:id="1283" w:author="Maximilian Schmitz" w:date="2015-06-19T09:24:00Z"/>
          <w:trPrChange w:id="128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85" w:author="Maximilian Schmitz" w:date="2015-06-19T09:39:00Z">
              <w:tcPr>
                <w:tcW w:w="2079" w:type="dxa"/>
              </w:tcPr>
            </w:tcPrChange>
          </w:tcPr>
          <w:p w14:paraId="0FD3B49F" w14:textId="77777777" w:rsidR="004C3433" w:rsidRPr="00D62BC2" w:rsidRDefault="004C3433" w:rsidP="004C3433">
            <w:pPr>
              <w:rPr>
                <w:ins w:id="1286" w:author="Maximilian Schmitz" w:date="2015-06-19T09:24:00Z"/>
              </w:rPr>
            </w:pPr>
            <w:proofErr w:type="spellStart"/>
            <w:ins w:id="1287" w:author="Maximilian Schmitz" w:date="2015-06-19T09:25:00Z">
              <w:r>
                <w:rPr>
                  <w:b w:val="0"/>
                </w:rPr>
                <w:t>AllowedToRun</w:t>
              </w:r>
            </w:ins>
            <w:proofErr w:type="spellEnd"/>
          </w:p>
        </w:tc>
        <w:tc>
          <w:tcPr>
            <w:tcW w:w="1431" w:type="dxa"/>
            <w:tcPrChange w:id="1288"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89" w:author="Maximilian Schmitz" w:date="2015-06-19T09:24:00Z"/>
              </w:rPr>
              <w:pPrChange w:id="129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1" w:author="Maximilian Schmitz" w:date="2015-06-19T09:30:00Z">
              <w:r>
                <w:t>-</w:t>
              </w:r>
            </w:ins>
          </w:p>
        </w:tc>
        <w:tc>
          <w:tcPr>
            <w:tcW w:w="1536" w:type="dxa"/>
            <w:tcPrChange w:id="1292"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93" w:author="Maximilian Schmitz" w:date="2015-06-19T09:24:00Z"/>
              </w:rPr>
              <w:pPrChange w:id="129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5" w:author="Maximilian Schmitz" w:date="2015-06-19T09:30:00Z">
              <w:r>
                <w:t xml:space="preserve">Boolean: </w:t>
              </w:r>
              <w:proofErr w:type="spellStart"/>
              <w:r>
                <w:t>Active</w:t>
              </w:r>
            </w:ins>
            <w:proofErr w:type="spellEnd"/>
          </w:p>
        </w:tc>
        <w:tc>
          <w:tcPr>
            <w:tcW w:w="4242" w:type="dxa"/>
            <w:tcPrChange w:id="1296"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97" w:author="Maximilian Schmitz" w:date="2015-06-19T09:24:00Z"/>
              </w:rPr>
            </w:pPr>
            <w:ins w:id="1298" w:author="Maximilian Schmitz" w:date="2015-06-19T09:25:00Z">
              <w:r>
                <w:t>Gibt zurück, ob die künstliche Intelligenz ausgeführt werden darf</w:t>
              </w:r>
            </w:ins>
          </w:p>
        </w:tc>
      </w:tr>
      <w:tr w:rsidR="004C3433" w14:paraId="0D5F19E5" w14:textId="77777777" w:rsidTr="00B16FE4">
        <w:tblPrEx>
          <w:tblPrExChange w:id="1299" w:author="Maximilian Schmitz" w:date="2015-06-19T09:39:00Z">
            <w:tblPrEx>
              <w:tblW w:w="0" w:type="auto"/>
            </w:tblPrEx>
          </w:tblPrExChange>
        </w:tblPrEx>
        <w:trPr>
          <w:ins w:id="1300" w:author="Maximilian Schmitz" w:date="2015-06-19T09:25:00Z"/>
          <w:trPrChange w:id="130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02" w:author="Maximilian Schmitz" w:date="2015-06-19T09:39:00Z">
              <w:tcPr>
                <w:tcW w:w="2079" w:type="dxa"/>
              </w:tcPr>
            </w:tcPrChange>
          </w:tcPr>
          <w:p w14:paraId="79EDFC72" w14:textId="77777777" w:rsidR="004C3433" w:rsidRDefault="004C3433" w:rsidP="004C3433">
            <w:pPr>
              <w:rPr>
                <w:ins w:id="1303" w:author="Maximilian Schmitz" w:date="2015-06-19T09:25:00Z"/>
                <w:b w:val="0"/>
              </w:rPr>
            </w:pPr>
            <w:proofErr w:type="spellStart"/>
            <w:ins w:id="1304" w:author="Maximilian Schmitz" w:date="2015-06-19T09:25:00Z">
              <w:r>
                <w:rPr>
                  <w:b w:val="0"/>
                </w:rPr>
                <w:t>TimePlayed</w:t>
              </w:r>
              <w:proofErr w:type="spellEnd"/>
            </w:ins>
          </w:p>
        </w:tc>
        <w:tc>
          <w:tcPr>
            <w:tcW w:w="1431" w:type="dxa"/>
            <w:tcPrChange w:id="1305"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06" w:author="Maximilian Schmitz" w:date="2015-06-19T09:25:00Z"/>
              </w:rPr>
              <w:pPrChange w:id="130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8" w:author="Maximilian Schmitz" w:date="2015-06-19T09:36:00Z">
              <w:r>
                <w:t>-</w:t>
              </w:r>
            </w:ins>
          </w:p>
        </w:tc>
        <w:tc>
          <w:tcPr>
            <w:tcW w:w="1536" w:type="dxa"/>
            <w:tcPrChange w:id="1309"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10" w:author="Maximilian Schmitz" w:date="2015-06-19T09:25:00Z"/>
              </w:rPr>
              <w:pPrChange w:id="131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12" w:author="Maximilian Schmitz" w:date="2015-06-19T09:36:00Z">
              <w:r>
                <w:t xml:space="preserve">Double: </w:t>
              </w:r>
              <w:proofErr w:type="spellStart"/>
              <w:r>
                <w:t>TimePlayed</w:t>
              </w:r>
            </w:ins>
            <w:proofErr w:type="spellEnd"/>
          </w:p>
        </w:tc>
        <w:tc>
          <w:tcPr>
            <w:tcW w:w="4242" w:type="dxa"/>
            <w:tcPrChange w:id="1313"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14" w:author="Maximilian Schmitz" w:date="2015-06-19T09:25:00Z"/>
              </w:rPr>
            </w:pPr>
            <w:ins w:id="1315" w:author="Maximilian Schmitz" w:date="2015-06-19T09:25:00Z">
              <w:r>
                <w:t>Gibt die aktuelle Spielzeit in Prozent zurück</w:t>
              </w:r>
            </w:ins>
          </w:p>
        </w:tc>
      </w:tr>
      <w:tr w:rsidR="004C3433" w14:paraId="3A27694D" w14:textId="77777777" w:rsidTr="00B16FE4">
        <w:tblPrEx>
          <w:tblPrExChange w:id="1316" w:author="Maximilian Schmitz" w:date="2015-06-19T09:39:00Z">
            <w:tblPrEx>
              <w:tblW w:w="0" w:type="auto"/>
            </w:tblPrEx>
          </w:tblPrExChange>
        </w:tblPrEx>
        <w:trPr>
          <w:ins w:id="1317" w:author="Maximilian Schmitz" w:date="2015-06-19T09:25:00Z"/>
          <w:trPrChange w:id="131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19" w:author="Maximilian Schmitz" w:date="2015-06-19T09:39:00Z">
              <w:tcPr>
                <w:tcW w:w="2079" w:type="dxa"/>
              </w:tcPr>
            </w:tcPrChange>
          </w:tcPr>
          <w:p w14:paraId="147111F4" w14:textId="77777777" w:rsidR="004C3433" w:rsidRDefault="004C3433" w:rsidP="004C3433">
            <w:pPr>
              <w:rPr>
                <w:ins w:id="1320" w:author="Maximilian Schmitz" w:date="2015-06-19T09:25:00Z"/>
                <w:b w:val="0"/>
              </w:rPr>
            </w:pPr>
            <w:proofErr w:type="spellStart"/>
            <w:ins w:id="1321" w:author="Maximilian Schmitz" w:date="2015-06-19T09:25:00Z">
              <w:r>
                <w:rPr>
                  <w:b w:val="0"/>
                </w:rPr>
                <w:t>IsKickoff</w:t>
              </w:r>
              <w:proofErr w:type="spellEnd"/>
            </w:ins>
          </w:p>
        </w:tc>
        <w:tc>
          <w:tcPr>
            <w:tcW w:w="1431" w:type="dxa"/>
            <w:tcPrChange w:id="1322"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23" w:author="Maximilian Schmitz" w:date="2015-06-19T09:25:00Z"/>
              </w:rPr>
              <w:pPrChange w:id="132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5" w:author="Maximilian Schmitz" w:date="2015-06-19T09:36:00Z">
              <w:r>
                <w:t>-</w:t>
              </w:r>
            </w:ins>
          </w:p>
        </w:tc>
        <w:tc>
          <w:tcPr>
            <w:tcW w:w="1536" w:type="dxa"/>
            <w:tcPrChange w:id="1326"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27" w:author="Maximilian Schmitz" w:date="2015-06-19T09:25:00Z"/>
              </w:rPr>
              <w:pPrChange w:id="132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9" w:author="Maximilian Schmitz" w:date="2015-06-19T09:36:00Z">
              <w:r>
                <w:t>Boolean: Kickoff</w:t>
              </w:r>
            </w:ins>
          </w:p>
        </w:tc>
        <w:tc>
          <w:tcPr>
            <w:tcW w:w="4242" w:type="dxa"/>
            <w:tcPrChange w:id="1330"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31" w:author="Maximilian Schmitz" w:date="2015-06-19T09:25:00Z"/>
              </w:rPr>
            </w:pPr>
            <w:ins w:id="1332" w:author="Maximilian Schmitz" w:date="2015-06-19T09:25:00Z">
              <w:r>
                <w:t>Gibt zurück, ob ein Anstoß stattfindet</w:t>
              </w:r>
            </w:ins>
          </w:p>
        </w:tc>
      </w:tr>
      <w:tr w:rsidR="004C3433" w14:paraId="4A423DDB" w14:textId="77777777" w:rsidTr="00B16FE4">
        <w:tblPrEx>
          <w:tblPrExChange w:id="1333" w:author="Maximilian Schmitz" w:date="2015-06-19T09:39:00Z">
            <w:tblPrEx>
              <w:tblW w:w="0" w:type="auto"/>
            </w:tblPrEx>
          </w:tblPrExChange>
        </w:tblPrEx>
        <w:trPr>
          <w:ins w:id="1334" w:author="Maximilian Schmitz" w:date="2015-06-19T09:25:00Z"/>
          <w:trPrChange w:id="133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36" w:author="Maximilian Schmitz" w:date="2015-06-19T09:39:00Z">
              <w:tcPr>
                <w:tcW w:w="2079" w:type="dxa"/>
              </w:tcPr>
            </w:tcPrChange>
          </w:tcPr>
          <w:p w14:paraId="14FF7808" w14:textId="77777777" w:rsidR="004C3433" w:rsidRDefault="004C3433" w:rsidP="004C3433">
            <w:pPr>
              <w:rPr>
                <w:ins w:id="1337" w:author="Maximilian Schmitz" w:date="2015-06-19T09:25:00Z"/>
                <w:b w:val="0"/>
              </w:rPr>
            </w:pPr>
            <w:proofErr w:type="spellStart"/>
            <w:ins w:id="1338" w:author="Maximilian Schmitz" w:date="2015-06-19T09:25:00Z">
              <w:r>
                <w:rPr>
                  <w:b w:val="0"/>
                </w:rPr>
                <w:t>GetTeamId</w:t>
              </w:r>
              <w:proofErr w:type="spellEnd"/>
            </w:ins>
          </w:p>
        </w:tc>
        <w:tc>
          <w:tcPr>
            <w:tcW w:w="1431" w:type="dxa"/>
            <w:tcPrChange w:id="1339"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40" w:author="Maximilian Schmitz" w:date="2015-06-19T09:25:00Z"/>
              </w:rPr>
              <w:pPrChange w:id="134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2" w:author="Maximilian Schmitz" w:date="2015-06-19T09:35:00Z">
              <w:r>
                <w:t>-</w:t>
              </w:r>
            </w:ins>
          </w:p>
        </w:tc>
        <w:tc>
          <w:tcPr>
            <w:tcW w:w="1536" w:type="dxa"/>
            <w:tcPrChange w:id="1343"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44" w:author="Maximilian Schmitz" w:date="2015-06-19T09:25:00Z"/>
              </w:rPr>
              <w:pPrChange w:id="134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346" w:author="Maximilian Schmitz" w:date="2015-06-19T09:36:00Z">
              <w:r>
                <w:t>Int</w:t>
              </w:r>
              <w:proofErr w:type="spellEnd"/>
              <w:r>
                <w:t>: Team-</w:t>
              </w:r>
              <w:proofErr w:type="spellStart"/>
              <w:r>
                <w:t>Id</w:t>
              </w:r>
            </w:ins>
            <w:proofErr w:type="spellEnd"/>
          </w:p>
        </w:tc>
        <w:tc>
          <w:tcPr>
            <w:tcW w:w="4242" w:type="dxa"/>
            <w:tcPrChange w:id="1347"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48" w:author="Maximilian Schmitz" w:date="2015-06-19T09:25:00Z"/>
              </w:rPr>
            </w:pPr>
            <w:ins w:id="1349"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350" w:author="Maximilian Schmitz" w:date="2015-06-19T09:39:00Z">
            <w:tblPrEx>
              <w:tblW w:w="0" w:type="auto"/>
            </w:tblPrEx>
          </w:tblPrExChange>
        </w:tblPrEx>
        <w:trPr>
          <w:ins w:id="1351" w:author="Maximilian Schmitz" w:date="2015-06-19T09:25:00Z"/>
          <w:trPrChange w:id="135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53" w:author="Maximilian Schmitz" w:date="2015-06-19T09:39:00Z">
              <w:tcPr>
                <w:tcW w:w="2079" w:type="dxa"/>
              </w:tcPr>
            </w:tcPrChange>
          </w:tcPr>
          <w:p w14:paraId="6A4BD286" w14:textId="77777777" w:rsidR="004C3433" w:rsidRDefault="004C3433" w:rsidP="004C3433">
            <w:pPr>
              <w:rPr>
                <w:ins w:id="1354" w:author="Maximilian Schmitz" w:date="2015-06-19T09:25:00Z"/>
                <w:b w:val="0"/>
              </w:rPr>
            </w:pPr>
            <w:proofErr w:type="spellStart"/>
            <w:ins w:id="1355" w:author="Maximilian Schmitz" w:date="2015-06-19T09:25:00Z">
              <w:r>
                <w:rPr>
                  <w:b w:val="0"/>
                </w:rPr>
                <w:t>HasBall</w:t>
              </w:r>
              <w:proofErr w:type="spellEnd"/>
            </w:ins>
          </w:p>
        </w:tc>
        <w:tc>
          <w:tcPr>
            <w:tcW w:w="1431" w:type="dxa"/>
            <w:tcPrChange w:id="1356"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57" w:author="Maximilian Schmitz" w:date="2015-06-19T09:25:00Z"/>
              </w:rPr>
              <w:pPrChange w:id="135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59" w:author="Maximilian Schmitz" w:date="2015-06-19T09:32:00Z">
              <w:r>
                <w:t>-</w:t>
              </w:r>
            </w:ins>
          </w:p>
        </w:tc>
        <w:tc>
          <w:tcPr>
            <w:tcW w:w="1536" w:type="dxa"/>
            <w:tcPrChange w:id="1360"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361" w:author="Maximilian Schmitz" w:date="2015-06-19T09:25:00Z"/>
              </w:rPr>
              <w:pPrChange w:id="13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3" w:author="Maximilian Schmitz" w:date="2015-06-19T09:32:00Z">
              <w:r>
                <w:t xml:space="preserve">Boolean: </w:t>
              </w:r>
              <w:proofErr w:type="spellStart"/>
              <w:r>
                <w:t>HasBall</w:t>
              </w:r>
            </w:ins>
            <w:proofErr w:type="spellEnd"/>
          </w:p>
        </w:tc>
        <w:tc>
          <w:tcPr>
            <w:tcW w:w="4242" w:type="dxa"/>
            <w:tcPrChange w:id="1364"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65" w:author="Maximilian Schmitz" w:date="2015-06-19T09:25:00Z"/>
              </w:rPr>
            </w:pPr>
            <w:ins w:id="1366" w:author="Maximilian Schmitz" w:date="2015-06-19T09:25:00Z">
              <w:r>
                <w:t>Gibt zurück, ob der Spieler am Ball ist</w:t>
              </w:r>
            </w:ins>
          </w:p>
        </w:tc>
      </w:tr>
      <w:tr w:rsidR="004C3433" w14:paraId="3F3010F5" w14:textId="77777777" w:rsidTr="00B16FE4">
        <w:tblPrEx>
          <w:tblPrExChange w:id="1367" w:author="Maximilian Schmitz" w:date="2015-06-19T09:39:00Z">
            <w:tblPrEx>
              <w:tblW w:w="0" w:type="auto"/>
            </w:tblPrEx>
          </w:tblPrExChange>
        </w:tblPrEx>
        <w:trPr>
          <w:ins w:id="1368" w:author="Maximilian Schmitz" w:date="2015-06-19T09:25:00Z"/>
          <w:trPrChange w:id="136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70" w:author="Maximilian Schmitz" w:date="2015-06-19T09:39:00Z">
              <w:tcPr>
                <w:tcW w:w="2079" w:type="dxa"/>
              </w:tcPr>
            </w:tcPrChange>
          </w:tcPr>
          <w:p w14:paraId="080D86E5" w14:textId="77777777" w:rsidR="004C3433" w:rsidRDefault="004C3433" w:rsidP="004C3433">
            <w:pPr>
              <w:rPr>
                <w:ins w:id="1371" w:author="Maximilian Schmitz" w:date="2015-06-19T09:25:00Z"/>
                <w:b w:val="0"/>
              </w:rPr>
            </w:pPr>
            <w:proofErr w:type="spellStart"/>
            <w:ins w:id="1372" w:author="Maximilian Schmitz" w:date="2015-06-19T09:25:00Z">
              <w:r>
                <w:rPr>
                  <w:b w:val="0"/>
                </w:rPr>
                <w:t>GetStamina</w:t>
              </w:r>
              <w:proofErr w:type="spellEnd"/>
            </w:ins>
          </w:p>
        </w:tc>
        <w:tc>
          <w:tcPr>
            <w:tcW w:w="1431" w:type="dxa"/>
            <w:tcPrChange w:id="1373"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74" w:author="Maximilian Schmitz" w:date="2015-06-19T09:25:00Z"/>
              </w:rPr>
              <w:pPrChange w:id="137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6" w:author="Maximilian Schmitz" w:date="2015-06-19T09:31:00Z">
              <w:r>
                <w:t>-</w:t>
              </w:r>
            </w:ins>
          </w:p>
        </w:tc>
        <w:tc>
          <w:tcPr>
            <w:tcW w:w="1536" w:type="dxa"/>
            <w:tcPrChange w:id="1377"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378" w:author="Maximilian Schmitz" w:date="2015-06-19T09:25:00Z"/>
              </w:rPr>
              <w:pPrChange w:id="137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80" w:author="Maximilian Schmitz" w:date="2015-06-19T09:31:00Z">
              <w:r>
                <w:t>Double: Stamina</w:t>
              </w:r>
            </w:ins>
          </w:p>
        </w:tc>
        <w:tc>
          <w:tcPr>
            <w:tcW w:w="4242" w:type="dxa"/>
            <w:tcPrChange w:id="1381"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82" w:author="Maximilian Schmitz" w:date="2015-06-19T09:25:00Z"/>
              </w:rPr>
            </w:pPr>
            <w:ins w:id="1383" w:author="Maximilian Schmitz" w:date="2015-06-19T09:25:00Z">
              <w:r>
                <w:t>Gibt die aktuelle Ausdauer des Spielers zurück</w:t>
              </w:r>
            </w:ins>
          </w:p>
        </w:tc>
      </w:tr>
      <w:tr w:rsidR="004C3433" w14:paraId="43D553FF" w14:textId="77777777" w:rsidTr="00B16FE4">
        <w:tblPrEx>
          <w:tblPrExChange w:id="1384" w:author="Maximilian Schmitz" w:date="2015-06-19T09:39:00Z">
            <w:tblPrEx>
              <w:tblW w:w="0" w:type="auto"/>
            </w:tblPrEx>
          </w:tblPrExChange>
        </w:tblPrEx>
        <w:trPr>
          <w:ins w:id="1385" w:author="Maximilian Schmitz" w:date="2015-06-19T09:25:00Z"/>
          <w:trPrChange w:id="138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87" w:author="Maximilian Schmitz" w:date="2015-06-19T09:39:00Z">
              <w:tcPr>
                <w:tcW w:w="2079" w:type="dxa"/>
              </w:tcPr>
            </w:tcPrChange>
          </w:tcPr>
          <w:p w14:paraId="32076F75" w14:textId="77777777" w:rsidR="004C3433" w:rsidRDefault="004C3433" w:rsidP="004C3433">
            <w:pPr>
              <w:rPr>
                <w:ins w:id="1388" w:author="Maximilian Schmitz" w:date="2015-06-19T09:25:00Z"/>
                <w:b w:val="0"/>
              </w:rPr>
            </w:pPr>
            <w:proofErr w:type="spellStart"/>
            <w:ins w:id="1389" w:author="Maximilian Schmitz" w:date="2015-06-19T09:25:00Z">
              <w:r>
                <w:rPr>
                  <w:b w:val="0"/>
                </w:rPr>
                <w:t>GetOwnLocation</w:t>
              </w:r>
              <w:proofErr w:type="spellEnd"/>
            </w:ins>
          </w:p>
        </w:tc>
        <w:tc>
          <w:tcPr>
            <w:tcW w:w="1431" w:type="dxa"/>
            <w:tcPrChange w:id="1390"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1" w:author="Maximilian Schmitz" w:date="2015-06-19T09:25:00Z"/>
              </w:rPr>
              <w:pPrChange w:id="139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3" w:author="Maximilian Schmitz" w:date="2015-06-19T09:32:00Z">
              <w:r>
                <w:t>-</w:t>
              </w:r>
            </w:ins>
          </w:p>
        </w:tc>
        <w:tc>
          <w:tcPr>
            <w:tcW w:w="1536" w:type="dxa"/>
            <w:tcPrChange w:id="1394"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5" w:author="Maximilian Schmitz" w:date="2015-06-19T09:25:00Z"/>
              </w:rPr>
              <w:pPrChange w:id="139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7"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98"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99" w:author="Maximilian Schmitz" w:date="2015-06-19T09:25:00Z"/>
              </w:rPr>
            </w:pPr>
            <w:ins w:id="1400" w:author="Maximilian Schmitz" w:date="2015-06-19T09:25:00Z">
              <w:r>
                <w:t>Gibt die aktuelle Position des Spielers zurück</w:t>
              </w:r>
            </w:ins>
          </w:p>
        </w:tc>
      </w:tr>
      <w:tr w:rsidR="004C3433" w14:paraId="30ED9F00" w14:textId="77777777" w:rsidTr="00B16FE4">
        <w:tblPrEx>
          <w:tblPrExChange w:id="1401" w:author="Maximilian Schmitz" w:date="2015-06-19T09:39:00Z">
            <w:tblPrEx>
              <w:tblW w:w="0" w:type="auto"/>
            </w:tblPrEx>
          </w:tblPrExChange>
        </w:tblPrEx>
        <w:trPr>
          <w:ins w:id="1402" w:author="Maximilian Schmitz" w:date="2015-06-19T09:25:00Z"/>
          <w:trPrChange w:id="140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04" w:author="Maximilian Schmitz" w:date="2015-06-19T09:39:00Z">
              <w:tcPr>
                <w:tcW w:w="2079" w:type="dxa"/>
              </w:tcPr>
            </w:tcPrChange>
          </w:tcPr>
          <w:p w14:paraId="6A0433BA" w14:textId="77777777" w:rsidR="004C3433" w:rsidRDefault="004C3433" w:rsidP="004C3433">
            <w:pPr>
              <w:rPr>
                <w:ins w:id="1405" w:author="Maximilian Schmitz" w:date="2015-06-19T09:25:00Z"/>
                <w:b w:val="0"/>
              </w:rPr>
            </w:pPr>
            <w:proofErr w:type="spellStart"/>
            <w:ins w:id="1406" w:author="Maximilian Schmitz" w:date="2015-06-19T09:25:00Z">
              <w:r>
                <w:rPr>
                  <w:b w:val="0"/>
                </w:rPr>
                <w:t>GetBallLocation</w:t>
              </w:r>
              <w:proofErr w:type="spellEnd"/>
            </w:ins>
          </w:p>
        </w:tc>
        <w:tc>
          <w:tcPr>
            <w:tcW w:w="1431" w:type="dxa"/>
            <w:tcPrChange w:id="1407"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08" w:author="Maximilian Schmitz" w:date="2015-06-19T09:25:00Z"/>
              </w:rPr>
              <w:pPrChange w:id="140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10" w:author="Maximilian Schmitz" w:date="2015-06-19T09:32:00Z">
              <w:r>
                <w:t>-</w:t>
              </w:r>
            </w:ins>
          </w:p>
        </w:tc>
        <w:tc>
          <w:tcPr>
            <w:tcW w:w="1536" w:type="dxa"/>
            <w:tcPrChange w:id="1411"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12" w:author="Maximilian Schmitz" w:date="2015-06-19T09:25:00Z"/>
              </w:rPr>
              <w:pPrChange w:id="141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14"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15"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16" w:author="Maximilian Schmitz" w:date="2015-06-19T09:25:00Z"/>
              </w:rPr>
            </w:pPr>
            <w:ins w:id="1417" w:author="Maximilian Schmitz" w:date="2015-06-19T09:25:00Z">
              <w:r>
                <w:t>Gibt die aktuelle Ballposition zurück, wenn sichtbar</w:t>
              </w:r>
            </w:ins>
          </w:p>
        </w:tc>
      </w:tr>
      <w:tr w:rsidR="004C3433" w14:paraId="23F69839" w14:textId="77777777" w:rsidTr="00B16FE4">
        <w:tblPrEx>
          <w:tblPrExChange w:id="1418" w:author="Maximilian Schmitz" w:date="2015-06-19T09:39:00Z">
            <w:tblPrEx>
              <w:tblW w:w="0" w:type="auto"/>
            </w:tblPrEx>
          </w:tblPrExChange>
        </w:tblPrEx>
        <w:trPr>
          <w:ins w:id="1419" w:author="Maximilian Schmitz" w:date="2015-06-19T09:25:00Z"/>
          <w:trPrChange w:id="142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21" w:author="Maximilian Schmitz" w:date="2015-06-19T09:39:00Z">
              <w:tcPr>
                <w:tcW w:w="2079" w:type="dxa"/>
              </w:tcPr>
            </w:tcPrChange>
          </w:tcPr>
          <w:p w14:paraId="26F9975F" w14:textId="77777777" w:rsidR="004C3433" w:rsidRDefault="004C3433" w:rsidP="004C3433">
            <w:pPr>
              <w:rPr>
                <w:ins w:id="1422" w:author="Maximilian Schmitz" w:date="2015-06-19T09:25:00Z"/>
                <w:b w:val="0"/>
              </w:rPr>
            </w:pPr>
            <w:proofErr w:type="spellStart"/>
            <w:ins w:id="1423" w:author="Maximilian Schmitz" w:date="2015-06-19T09:25:00Z">
              <w:r>
                <w:rPr>
                  <w:b w:val="0"/>
                </w:rPr>
                <w:t>GetVisiblePlayers</w:t>
              </w:r>
              <w:proofErr w:type="spellEnd"/>
            </w:ins>
          </w:p>
        </w:tc>
        <w:tc>
          <w:tcPr>
            <w:tcW w:w="1431" w:type="dxa"/>
            <w:tcPrChange w:id="1424"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425" w:author="Maximilian Schmitz" w:date="2015-06-19T09:25:00Z"/>
              </w:rPr>
              <w:pPrChange w:id="142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27" w:author="Maximilian Schmitz" w:date="2015-06-19T09:35:00Z">
              <w:r>
                <w:t>-</w:t>
              </w:r>
            </w:ins>
          </w:p>
        </w:tc>
        <w:tc>
          <w:tcPr>
            <w:tcW w:w="1536" w:type="dxa"/>
            <w:tcPrChange w:id="1428"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429" w:author="Maximilian Schmitz" w:date="2015-06-19T09:25:00Z"/>
                <w:lang w:val="en-GB"/>
                <w:rPrChange w:id="1430" w:author="Maximilian Schmitz" w:date="2015-06-19T09:35:00Z">
                  <w:rPr>
                    <w:ins w:id="1431" w:author="Maximilian Schmitz" w:date="2015-06-19T09:25:00Z"/>
                  </w:rPr>
                </w:rPrChange>
              </w:rPr>
              <w:pPrChange w:id="14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33" w:author="Maximilian Schmitz" w:date="2015-06-19T09:33:00Z">
              <w:r w:rsidRPr="00E81113">
                <w:rPr>
                  <w:lang w:val="en-GB"/>
                  <w:rPrChange w:id="1434" w:author="Maximilian Schmitz" w:date="2015-06-19T09:35:00Z">
                    <w:rPr/>
                  </w:rPrChange>
                </w:rPr>
                <w:t>Array[</w:t>
              </w:r>
              <w:proofErr w:type="spellStart"/>
              <w:r w:rsidRPr="00E81113">
                <w:rPr>
                  <w:lang w:val="en-GB"/>
                  <w:rPrChange w:id="1435" w:author="Maximilian Schmitz" w:date="2015-06-19T09:35:00Z">
                    <w:rPr/>
                  </w:rPrChange>
                </w:rPr>
                <w:t>Int</w:t>
              </w:r>
              <w:proofErr w:type="spellEnd"/>
              <w:r w:rsidRPr="00E81113">
                <w:rPr>
                  <w:lang w:val="en-GB"/>
                  <w:rPrChange w:id="1436" w:author="Maximilian Schmitz" w:date="2015-06-19T09:35:00Z">
                    <w:rPr/>
                  </w:rPrChange>
                </w:rPr>
                <w:t xml:space="preserve"> Team-Id; </w:t>
              </w:r>
              <w:proofErr w:type="spellStart"/>
              <w:r w:rsidRPr="00E81113">
                <w:rPr>
                  <w:lang w:val="en-GB"/>
                  <w:rPrChange w:id="1437" w:author="Maximilian Schmitz" w:date="2015-06-19T09:35:00Z">
                    <w:rPr/>
                  </w:rPrChange>
                </w:rPr>
                <w:t>Int</w:t>
              </w:r>
              <w:proofErr w:type="spellEnd"/>
              <w:r w:rsidRPr="00E81113">
                <w:rPr>
                  <w:lang w:val="en-GB"/>
                  <w:rPrChange w:id="1438" w:author="Maximilian Schmitz" w:date="2015-06-19T09:35:00Z">
                    <w:rPr/>
                  </w:rPrChange>
                </w:rPr>
                <w:t xml:space="preserve"> Player-Id; Double </w:t>
              </w:r>
              <w:proofErr w:type="spellStart"/>
              <w:r w:rsidRPr="00E81113">
                <w:rPr>
                  <w:lang w:val="en-GB"/>
                  <w:rPrChange w:id="1439" w:author="Maximilian Schmitz" w:date="2015-06-19T09:35:00Z">
                    <w:rPr/>
                  </w:rPrChange>
                </w:rPr>
                <w:t>PosX</w:t>
              </w:r>
              <w:proofErr w:type="spellEnd"/>
              <w:r w:rsidRPr="00E81113">
                <w:rPr>
                  <w:lang w:val="en-GB"/>
                  <w:rPrChange w:id="1440" w:author="Maximilian Schmitz" w:date="2015-06-19T09:35:00Z">
                    <w:rPr/>
                  </w:rPrChange>
                </w:rPr>
                <w:t xml:space="preserve">; Double </w:t>
              </w:r>
              <w:proofErr w:type="spellStart"/>
              <w:r w:rsidRPr="00E81113">
                <w:rPr>
                  <w:lang w:val="en-GB"/>
                  <w:rPrChange w:id="1441" w:author="Maximilian Schmitz" w:date="2015-06-19T09:35:00Z">
                    <w:rPr/>
                  </w:rPrChange>
                </w:rPr>
                <w:t>PosY</w:t>
              </w:r>
              <w:proofErr w:type="spellEnd"/>
              <w:r w:rsidRPr="00E81113">
                <w:rPr>
                  <w:lang w:val="en-GB"/>
                  <w:rPrChange w:id="1442" w:author="Maximilian Schmitz" w:date="2015-06-19T09:35:00Z">
                    <w:rPr/>
                  </w:rPrChange>
                </w:rPr>
                <w:t>]</w:t>
              </w:r>
            </w:ins>
          </w:p>
        </w:tc>
        <w:tc>
          <w:tcPr>
            <w:tcW w:w="4242" w:type="dxa"/>
            <w:tcPrChange w:id="1443"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44" w:author="Maximilian Schmitz" w:date="2015-06-19T09:25:00Z"/>
              </w:rPr>
            </w:pPr>
            <w:ins w:id="1445" w:author="Maximilian Schmitz" w:date="2015-06-19T09:25:00Z">
              <w:r>
                <w:t>Gibt Positionen der sichtbaren Spieler</w:t>
              </w:r>
            </w:ins>
            <w:ins w:id="1446" w:author="Maximilian Schmitz" w:date="2015-06-19T09:26:00Z">
              <w:r>
                <w:t xml:space="preserve"> zurück</w:t>
              </w:r>
            </w:ins>
          </w:p>
        </w:tc>
      </w:tr>
      <w:tr w:rsidR="004C3433" w14:paraId="6AF4B94A" w14:textId="77777777" w:rsidTr="00B16FE4">
        <w:tblPrEx>
          <w:tblPrExChange w:id="1447" w:author="Maximilian Schmitz" w:date="2015-06-19T09:39:00Z">
            <w:tblPrEx>
              <w:tblW w:w="0" w:type="auto"/>
            </w:tblPrEx>
          </w:tblPrExChange>
        </w:tblPrEx>
        <w:trPr>
          <w:ins w:id="1448" w:author="Maximilian Schmitz" w:date="2015-06-19T09:25:00Z"/>
          <w:trPrChange w:id="144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50" w:author="Maximilian Schmitz" w:date="2015-06-19T09:39:00Z">
              <w:tcPr>
                <w:tcW w:w="2079" w:type="dxa"/>
              </w:tcPr>
            </w:tcPrChange>
          </w:tcPr>
          <w:p w14:paraId="463A8C5D" w14:textId="77777777" w:rsidR="004C3433" w:rsidRDefault="004C3433" w:rsidP="004C3433">
            <w:pPr>
              <w:rPr>
                <w:ins w:id="1451" w:author="Maximilian Schmitz" w:date="2015-06-19T09:25:00Z"/>
                <w:b w:val="0"/>
              </w:rPr>
            </w:pPr>
            <w:ins w:id="1452" w:author="Maximilian Schmitz" w:date="2015-06-19T09:25:00Z">
              <w:r>
                <w:rPr>
                  <w:b w:val="0"/>
                </w:rPr>
                <w:t>GetGoal1Position</w:t>
              </w:r>
            </w:ins>
          </w:p>
        </w:tc>
        <w:tc>
          <w:tcPr>
            <w:tcW w:w="1431" w:type="dxa"/>
            <w:tcPrChange w:id="1453"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54" w:author="Maximilian Schmitz" w:date="2015-06-19T09:25:00Z"/>
              </w:rPr>
              <w:pPrChange w:id="145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56" w:author="Maximilian Schmitz" w:date="2015-06-19T09:31:00Z">
              <w:r>
                <w:t>-</w:t>
              </w:r>
            </w:ins>
          </w:p>
        </w:tc>
        <w:tc>
          <w:tcPr>
            <w:tcW w:w="1536" w:type="dxa"/>
            <w:tcPrChange w:id="1457"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58" w:author="Maximilian Schmitz" w:date="2015-06-19T09:25:00Z"/>
              </w:rPr>
              <w:pPrChange w:id="1459"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460" w:author="Maximilian Schmitz" w:date="2015-06-19T09:31:00Z">
              <w:r>
                <w:t xml:space="preserve">Double: </w:t>
              </w:r>
              <w:proofErr w:type="spellStart"/>
              <w:r>
                <w:t>PosX</w:t>
              </w:r>
              <w:proofErr w:type="spellEnd"/>
              <w:r>
                <w:t xml:space="preserve">, </w:t>
              </w:r>
            </w:ins>
            <w:proofErr w:type="spellStart"/>
            <w:ins w:id="1461" w:author="Maximilian Schmitz" w:date="2015-06-19T09:36:00Z">
              <w:r w:rsidR="00E81113">
                <w:lastRenderedPageBreak/>
                <w:t>P</w:t>
              </w:r>
            </w:ins>
            <w:ins w:id="1462" w:author="Maximilian Schmitz" w:date="2015-06-19T09:31:00Z">
              <w:r>
                <w:t>osY</w:t>
              </w:r>
              <w:proofErr w:type="spellEnd"/>
              <w:r>
                <w:t xml:space="preserve">, </w:t>
              </w:r>
              <w:proofErr w:type="spellStart"/>
              <w:r>
                <w:t>PosZ</w:t>
              </w:r>
            </w:ins>
            <w:proofErr w:type="spellEnd"/>
          </w:p>
        </w:tc>
        <w:tc>
          <w:tcPr>
            <w:tcW w:w="4242" w:type="dxa"/>
            <w:tcPrChange w:id="1463"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64" w:author="Maximilian Schmitz" w:date="2015-06-19T09:25:00Z"/>
              </w:rPr>
            </w:pPr>
            <w:ins w:id="1465" w:author="Maximilian Schmitz" w:date="2015-06-19T09:26:00Z">
              <w:r>
                <w:lastRenderedPageBreak/>
                <w:t>Gibt die Position des 1. Tors zurück</w:t>
              </w:r>
            </w:ins>
          </w:p>
        </w:tc>
      </w:tr>
      <w:tr w:rsidR="004C3433" w14:paraId="59D7FEC0" w14:textId="77777777" w:rsidTr="00B16FE4">
        <w:tblPrEx>
          <w:tblPrExChange w:id="1466" w:author="Maximilian Schmitz" w:date="2015-06-19T09:39:00Z">
            <w:tblPrEx>
              <w:tblW w:w="0" w:type="auto"/>
            </w:tblPrEx>
          </w:tblPrExChange>
        </w:tblPrEx>
        <w:trPr>
          <w:ins w:id="1467" w:author="Maximilian Schmitz" w:date="2015-06-19T09:25:00Z"/>
          <w:trPrChange w:id="146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69" w:author="Maximilian Schmitz" w:date="2015-06-19T09:39:00Z">
              <w:tcPr>
                <w:tcW w:w="2079" w:type="dxa"/>
              </w:tcPr>
            </w:tcPrChange>
          </w:tcPr>
          <w:p w14:paraId="49753ED3" w14:textId="77777777" w:rsidR="004C3433" w:rsidRDefault="004C3433" w:rsidP="004C3433">
            <w:pPr>
              <w:rPr>
                <w:ins w:id="1470" w:author="Maximilian Schmitz" w:date="2015-06-19T09:25:00Z"/>
                <w:b w:val="0"/>
              </w:rPr>
            </w:pPr>
            <w:ins w:id="1471" w:author="Maximilian Schmitz" w:date="2015-06-19T09:25:00Z">
              <w:r>
                <w:rPr>
                  <w:b w:val="0"/>
                </w:rPr>
                <w:lastRenderedPageBreak/>
                <w:t>GetGoal2Position</w:t>
              </w:r>
            </w:ins>
          </w:p>
        </w:tc>
        <w:tc>
          <w:tcPr>
            <w:tcW w:w="1431" w:type="dxa"/>
            <w:tcPrChange w:id="1472"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73" w:author="Maximilian Schmitz" w:date="2015-06-19T09:25:00Z"/>
              </w:rPr>
              <w:pPrChange w:id="14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75" w:author="Maximilian Schmitz" w:date="2015-06-19T09:32:00Z">
              <w:r>
                <w:t>-</w:t>
              </w:r>
            </w:ins>
          </w:p>
        </w:tc>
        <w:tc>
          <w:tcPr>
            <w:tcW w:w="1536" w:type="dxa"/>
            <w:tcPrChange w:id="1476"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77" w:author="Maximilian Schmitz" w:date="2015-06-19T09:25:00Z"/>
              </w:rPr>
              <w:pPrChange w:id="147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79"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80"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81" w:author="Maximilian Schmitz" w:date="2015-06-19T09:25:00Z"/>
              </w:rPr>
            </w:pPr>
            <w:ins w:id="1482" w:author="Maximilian Schmitz" w:date="2015-06-19T09:26:00Z">
              <w:r>
                <w:t>Gibt die Position des 2. Tors zurück</w:t>
              </w:r>
            </w:ins>
          </w:p>
        </w:tc>
      </w:tr>
    </w:tbl>
    <w:p w14:paraId="4E54F9AB" w14:textId="77777777" w:rsidR="00334724" w:rsidRDefault="00F73840">
      <w:pPr>
        <w:pStyle w:val="Beschriftung"/>
        <w:rPr>
          <w:ins w:id="1483" w:author="Maximilian Schmitz" w:date="2015-06-19T09:40:00Z"/>
        </w:rPr>
        <w:pPrChange w:id="1484" w:author="Maximilian Schmitz" w:date="2015-06-19T09:18:00Z">
          <w:pPr>
            <w:pStyle w:val="berschrift3"/>
          </w:pPr>
        </w:pPrChange>
      </w:pPr>
      <w:bookmarkStart w:id="1485" w:name="_Ref422468984"/>
      <w:bookmarkStart w:id="1486" w:name="_Toc422468981"/>
      <w:ins w:id="1487" w:author="Maximilian Schmitz" w:date="2015-06-19T09:18:00Z">
        <w:r>
          <w:t xml:space="preserve">Tabelle </w:t>
        </w:r>
        <w:r>
          <w:fldChar w:fldCharType="begin"/>
        </w:r>
        <w:r>
          <w:instrText xml:space="preserve"> SEQ Tabelle \* ARABIC </w:instrText>
        </w:r>
      </w:ins>
      <w:r>
        <w:fldChar w:fldCharType="separate"/>
      </w:r>
      <w:ins w:id="1488" w:author="Maximilian Schmitz" w:date="2015-06-19T09:20:00Z">
        <w:r w:rsidR="00867956">
          <w:rPr>
            <w:noProof/>
          </w:rPr>
          <w:t>1</w:t>
        </w:r>
      </w:ins>
      <w:ins w:id="1489" w:author="Maximilian Schmitz" w:date="2015-06-19T09:18:00Z">
        <w:r>
          <w:fldChar w:fldCharType="end"/>
        </w:r>
        <w:bookmarkEnd w:id="1485"/>
        <w:r>
          <w:t xml:space="preserve">: </w:t>
        </w:r>
        <w:r w:rsidRPr="000358A4">
          <w:t>Funktionen im LUA-Skript</w:t>
        </w:r>
      </w:ins>
      <w:bookmarkEnd w:id="1486"/>
    </w:p>
    <w:p w14:paraId="2CFB00DF" w14:textId="77777777" w:rsidR="00B16FE4" w:rsidRDefault="00B16FE4">
      <w:pPr>
        <w:rPr>
          <w:ins w:id="1490" w:author="Maximilian Schmitz" w:date="2015-06-19T09:41:00Z"/>
        </w:rPr>
        <w:pPrChange w:id="1491" w:author="Maximilian Schmitz" w:date="2015-06-19T09:40:00Z">
          <w:pPr>
            <w:pStyle w:val="berschrift3"/>
          </w:pPr>
        </w:pPrChange>
      </w:pPr>
    </w:p>
    <w:p w14:paraId="345D2622" w14:textId="77777777" w:rsidR="00B16FE4" w:rsidRDefault="00B16FE4">
      <w:pPr>
        <w:rPr>
          <w:ins w:id="1492" w:author="Maximilian Schmitz" w:date="2015-06-19T09:43:00Z"/>
        </w:rPr>
        <w:pPrChange w:id="1493" w:author="Maximilian Schmitz" w:date="2015-06-19T09:40:00Z">
          <w:pPr>
            <w:pStyle w:val="berschrift3"/>
          </w:pPr>
        </w:pPrChange>
      </w:pPr>
      <w:ins w:id="1494" w:author="Maximilian Schmitz" w:date="2015-06-19T09:41:00Z">
        <w:r>
          <w:t xml:space="preserve">Alle Funktionen, die über das LUA-Skript aufgerufen werden, rufen Funktionen des implementierten Spielers auf. </w:t>
        </w:r>
      </w:ins>
      <w:ins w:id="1495" w:author="Maximilian Schmitz" w:date="2015-06-19T09:42:00Z">
        <w:r>
          <w:t xml:space="preserve">Im </w:t>
        </w:r>
      </w:ins>
      <w:ins w:id="1496" w:author="Maximilian Schmitz" w:date="2015-06-19T09:43:00Z">
        <w:r w:rsidR="00417BF0">
          <w:t>Weiteren</w:t>
        </w:r>
      </w:ins>
      <w:ins w:id="1497"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498" w:author="Maximilian Schmitz" w:date="2015-06-19T09:40:00Z"/>
        </w:rPr>
        <w:pPrChange w:id="1499" w:author="Maximilian Schmitz" w:date="2015-06-19T09:40:00Z">
          <w:pPr>
            <w:pStyle w:val="berschrift3"/>
          </w:pPr>
        </w:pPrChange>
      </w:pPr>
    </w:p>
    <w:p w14:paraId="52C4F6DD" w14:textId="77777777" w:rsidR="00B16FE4" w:rsidRDefault="00B16FE4">
      <w:pPr>
        <w:rPr>
          <w:ins w:id="1500" w:author="Maximilian Schmitz" w:date="2015-06-19T09:40:00Z"/>
        </w:rPr>
        <w:pPrChange w:id="1501" w:author="Maximilian Schmitz" w:date="2015-06-19T09:40:00Z">
          <w:pPr>
            <w:pStyle w:val="berschrift3"/>
          </w:pPr>
        </w:pPrChange>
      </w:pPr>
      <w:ins w:id="1502"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503" w:author="Maximilian Schmitz" w:date="2015-06-19T09:43:00Z"/>
        </w:rPr>
        <w:pPrChange w:id="1504" w:author="Maximilian Schmitz" w:date="2015-06-19T09:40:00Z">
          <w:pPr>
            <w:pStyle w:val="berschrift3"/>
          </w:pPr>
        </w:pPrChange>
      </w:pPr>
      <w:ins w:id="1505" w:author="Maximilian Schmitz" w:date="2015-06-19T09:41:00Z">
        <w:r>
          <w:t>Die Funktion</w:t>
        </w:r>
      </w:ins>
      <w:ins w:id="1506"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507" w:author="Maximilian Schmitz" w:date="2015-06-19T09:50:00Z"/>
        </w:rPr>
        <w:pPrChange w:id="1508" w:author="Maximilian Schmitz" w:date="2015-06-19T09:40:00Z">
          <w:pPr>
            <w:pStyle w:val="berschrift3"/>
          </w:pPr>
        </w:pPrChange>
      </w:pPr>
      <w:ins w:id="1509" w:author="Maximilian Schmitz" w:date="2015-06-19T09:44:00Z">
        <w:r>
          <w:t>Mit „</w:t>
        </w:r>
        <w:proofErr w:type="spellStart"/>
        <w:r>
          <w:t>Rotate</w:t>
        </w:r>
        <w:proofErr w:type="spellEnd"/>
        <w:r>
          <w:t xml:space="preserve">“ wird der Spieler in eine angegebene Richtung gedreht. </w:t>
        </w:r>
      </w:ins>
      <w:ins w:id="1510" w:author="Maximilian Schmitz" w:date="2015-06-19T09:45:00Z">
        <w:r w:rsidR="006D2F66">
          <w:t xml:space="preserve">Der Drehwinkel muss als absoluter Winkel angegeben werden. Eine Drehung relativ zur letzten Rotation ist nicht möglich. </w:t>
        </w:r>
      </w:ins>
      <w:ins w:id="1511"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512" w:author="Maximilian Schmitz" w:date="2015-06-19T09:57:00Z"/>
        </w:rPr>
        <w:pPrChange w:id="1513" w:author="Maximilian Schmitz" w:date="2015-06-19T09:40:00Z">
          <w:pPr>
            <w:pStyle w:val="berschrift3"/>
          </w:pPr>
        </w:pPrChange>
      </w:pPr>
      <w:ins w:id="1514" w:author="Maximilian Schmitz" w:date="2015-06-19T09:50:00Z">
        <w:r>
          <w:t xml:space="preserve">Die Funktion „Kick“ lässt den Spieler den Ball in eine angegebene Richtung mit </w:t>
        </w:r>
      </w:ins>
      <w:ins w:id="1515" w:author="Maximilian Schmitz" w:date="2015-06-19T09:51:00Z">
        <w:r>
          <w:t>angegebener</w:t>
        </w:r>
      </w:ins>
      <w:ins w:id="1516" w:author="Maximilian Schmitz" w:date="2015-06-19T09:50:00Z">
        <w:r>
          <w:t xml:space="preserve"> Kraft kicken. </w:t>
        </w:r>
      </w:ins>
      <w:ins w:id="1517" w:author="Maximilian Schmitz" w:date="2015-06-19T09:51:00Z">
        <w:r>
          <w:t xml:space="preserve">Die Kraft wird im Bereich von 0 bis 100 Prozent angegeben. </w:t>
        </w:r>
      </w:ins>
      <w:ins w:id="1518" w:author="Maximilian Schmitz" w:date="2015-06-19T09:55:00Z">
        <w:r>
          <w:t xml:space="preserve">Der Richtungsvektor ist in den definierten Achsenrichtungen des globalen Koordinatensystems anzugeben. </w:t>
        </w:r>
      </w:ins>
      <w:ins w:id="1519" w:author="Maximilian Schmitz" w:date="2015-06-19T09:56:00Z">
        <w:r>
          <w:t xml:space="preserve">Die Funktion kann nur aufgerufen werden, wenn der Spieler </w:t>
        </w:r>
      </w:ins>
      <w:ins w:id="1520" w:author="Maximilian Schmitz" w:date="2015-06-19T09:57:00Z">
        <w:r>
          <w:t>in Ballbesitz ist.</w:t>
        </w:r>
      </w:ins>
    </w:p>
    <w:p w14:paraId="72327268" w14:textId="77777777" w:rsidR="00FB75CB" w:rsidRDefault="00FB75CB">
      <w:pPr>
        <w:rPr>
          <w:ins w:id="1521" w:author="Maximilian Schmitz" w:date="2015-06-19T09:57:00Z"/>
        </w:rPr>
        <w:pPrChange w:id="1522" w:author="Maximilian Schmitz" w:date="2015-06-19T09:40:00Z">
          <w:pPr>
            <w:pStyle w:val="berschrift3"/>
          </w:pPr>
        </w:pPrChange>
      </w:pPr>
      <w:ins w:id="1523"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524" w:author="Maximilian Schmitz" w:date="2015-06-19T10:01:00Z"/>
        </w:rPr>
        <w:pPrChange w:id="1525" w:author="Maximilian Schmitz" w:date="2015-06-19T09:40:00Z">
          <w:pPr>
            <w:pStyle w:val="berschrift3"/>
          </w:pPr>
        </w:pPrChange>
      </w:pPr>
      <w:ins w:id="1526" w:author="Maximilian Schmitz" w:date="2015-06-19T09:58:00Z">
        <w:r>
          <w:t>Die Funktion „</w:t>
        </w:r>
        <w:proofErr w:type="spellStart"/>
        <w:r>
          <w:t>Speak</w:t>
        </w:r>
        <w:proofErr w:type="spellEnd"/>
        <w:r>
          <w:t xml:space="preserve">“ lässt den Spieler </w:t>
        </w:r>
      </w:ins>
      <w:ins w:id="1527"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528" w:author="Maximilian Schmitz" w:date="2015-06-19T10:02:00Z"/>
        </w:rPr>
        <w:pPrChange w:id="1529" w:author="Maximilian Schmitz" w:date="2015-06-19T09:40:00Z">
          <w:pPr>
            <w:pStyle w:val="berschrift3"/>
          </w:pPr>
        </w:pPrChange>
      </w:pPr>
      <w:ins w:id="1530"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531" w:author="Maximilian Schmitz" w:date="2015-06-19T10:03:00Z"/>
        </w:rPr>
        <w:pPrChange w:id="1532" w:author="Maximilian Schmitz" w:date="2015-06-19T09:40:00Z">
          <w:pPr>
            <w:pStyle w:val="berschrift3"/>
          </w:pPr>
        </w:pPrChange>
      </w:pPr>
      <w:ins w:id="1533"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1534" w:author="Maximilian Schmitz" w:date="2015-06-19T10:04:00Z"/>
        </w:rPr>
        <w:pPrChange w:id="1535" w:author="Maximilian Schmitz" w:date="2015-06-19T09:40:00Z">
          <w:pPr>
            <w:pStyle w:val="berschrift3"/>
          </w:pPr>
        </w:pPrChange>
      </w:pPr>
      <w:ins w:id="1536"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537" w:author="Maximilian Schmitz" w:date="2015-06-19T10:05:00Z"/>
        </w:rPr>
        <w:pPrChange w:id="1538" w:author="Maximilian Schmitz" w:date="2015-06-19T09:40:00Z">
          <w:pPr>
            <w:pStyle w:val="berschrift3"/>
          </w:pPr>
        </w:pPrChange>
      </w:pPr>
      <w:ins w:id="1539"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540" w:author="Maximilian Schmitz" w:date="2015-06-19T10:06:00Z"/>
        </w:rPr>
        <w:pPrChange w:id="1541" w:author="Maximilian Schmitz" w:date="2015-06-19T09:40:00Z">
          <w:pPr>
            <w:pStyle w:val="berschrift3"/>
          </w:pPr>
        </w:pPrChange>
      </w:pPr>
      <w:ins w:id="1542"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543" w:author="Maximilian Schmitz" w:date="2015-06-19T10:06:00Z"/>
        </w:rPr>
        <w:pPrChange w:id="1544" w:author="Maximilian Schmitz" w:date="2015-06-19T09:40:00Z">
          <w:pPr>
            <w:pStyle w:val="berschrift3"/>
          </w:pPr>
        </w:pPrChange>
      </w:pPr>
      <w:ins w:id="1545"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546" w:author="Maximilian Schmitz" w:date="2015-06-19T10:09:00Z"/>
        </w:rPr>
        <w:pPrChange w:id="1547" w:author="Maximilian Schmitz" w:date="2015-06-19T09:40:00Z">
          <w:pPr>
            <w:pStyle w:val="berschrift3"/>
          </w:pPr>
        </w:pPrChange>
      </w:pPr>
      <w:ins w:id="1548" w:author="Maximilian Schmitz" w:date="2015-06-19T10:07:00Z">
        <w:r>
          <w:t>Mit der Funktion „</w:t>
        </w:r>
        <w:proofErr w:type="spellStart"/>
        <w:r>
          <w:t>GetOwnLocation</w:t>
        </w:r>
        <w:proofErr w:type="spellEnd"/>
        <w:r>
          <w:t xml:space="preserve">“ wird die aktuelle Position des Spielers abgefragt. </w:t>
        </w:r>
      </w:ins>
      <w:ins w:id="1549" w:author="Maximilian Schmitz" w:date="2015-06-19T10:08:00Z">
        <w:r w:rsidR="0072334D">
          <w:t>Die Rückgabeparameter sind die Spielerposition in X-, Y- und Z-Richtung des globalen Koordinatensystems.</w:t>
        </w:r>
      </w:ins>
    </w:p>
    <w:p w14:paraId="60DF4380" w14:textId="77777777" w:rsidR="00D56143" w:rsidRDefault="00D56143">
      <w:pPr>
        <w:rPr>
          <w:ins w:id="1550" w:author="Maximilian Schmitz" w:date="2015-06-19T10:10:00Z"/>
        </w:rPr>
        <w:pPrChange w:id="1551" w:author="Maximilian Schmitz" w:date="2015-06-19T09:40:00Z">
          <w:pPr>
            <w:pStyle w:val="berschrift3"/>
          </w:pPr>
        </w:pPrChange>
      </w:pPr>
      <w:ins w:id="1552"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553" w:author="Maximilian Schmitz" w:date="2015-06-19T10:12:00Z"/>
        </w:rPr>
        <w:pPrChange w:id="1554" w:author="Maximilian Schmitz" w:date="2015-06-19T09:40:00Z">
          <w:pPr>
            <w:pStyle w:val="berschrift3"/>
          </w:pPr>
        </w:pPrChange>
      </w:pPr>
      <w:ins w:id="1555" w:author="Maximilian Schmitz" w:date="2015-06-19T10:11:00Z">
        <w:r>
          <w:t>Die Funktion „</w:t>
        </w:r>
        <w:proofErr w:type="spellStart"/>
        <w:r>
          <w:t>GetVisiblePlayers</w:t>
        </w:r>
        <w:proofErr w:type="spellEnd"/>
        <w:r>
          <w:t xml:space="preserve">“ liefert ein Array der vom Spieler sichtbaren Mitspieler zurück. </w:t>
        </w:r>
      </w:ins>
      <w:ins w:id="1556"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557" w:author="Maximilian Schmitz" w:date="2015-06-19T09:46:00Z"/>
        </w:rPr>
        <w:pPrChange w:id="1558" w:author="Maximilian Schmitz" w:date="2015-06-19T09:40:00Z">
          <w:pPr>
            <w:pStyle w:val="berschrift3"/>
          </w:pPr>
        </w:pPrChange>
      </w:pPr>
      <w:ins w:id="1559" w:author="Maximilian Schmitz" w:date="2015-06-19T10:13:00Z">
        <w:r>
          <w:t>Die Funktionen „GetGoal1Position“ und „GetGoal2Position“ geben die Positionen der beiden Tore auf dem S</w:t>
        </w:r>
      </w:ins>
      <w:ins w:id="1560" w:author="Maximilian Schmitz" w:date="2015-06-19T10:14:00Z">
        <w:r>
          <w:t>pielfeld zurück.</w:t>
        </w:r>
      </w:ins>
    </w:p>
    <w:p w14:paraId="6CFA7F2D" w14:textId="77777777" w:rsidR="006D2F66" w:rsidRDefault="006D2F66">
      <w:pPr>
        <w:rPr>
          <w:ins w:id="1561" w:author="Maximilian Schmitz" w:date="2015-06-19T09:46:00Z"/>
        </w:rPr>
        <w:pPrChange w:id="1562" w:author="Maximilian Schmitz" w:date="2015-06-19T09:40:00Z">
          <w:pPr>
            <w:pStyle w:val="berschrift3"/>
          </w:pPr>
        </w:pPrChange>
      </w:pPr>
    </w:p>
    <w:p w14:paraId="60EDE405" w14:textId="77777777" w:rsidR="006D2F66" w:rsidRPr="00321258" w:rsidRDefault="006D2F66">
      <w:pPr>
        <w:pPrChange w:id="1563" w:author="Maximilian Schmitz" w:date="2015-06-19T09:40:00Z">
          <w:pPr>
            <w:pStyle w:val="berschrift3"/>
          </w:pPr>
        </w:pPrChange>
      </w:pPr>
      <w:ins w:id="1564" w:author="Maximilian Schmitz" w:date="2015-06-19T09:46:00Z">
        <w:r>
          <w:t>Die aufgeführten Funktionen stehen im LUA-Skript zur Verfügung und können zur Entwicklung einer künstlichen Intelligenz verwendet werden.</w:t>
        </w:r>
      </w:ins>
      <w:ins w:id="1565"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A76D1C">
      <w:pPr>
        <w:pStyle w:val="berschrift2"/>
        <w:rPr>
          <w:ins w:id="1566" w:author="Maximilian Schmitz" w:date="2015-06-04T10:34:00Z"/>
        </w:rPr>
      </w:pPr>
      <w:bookmarkStart w:id="1567" w:name="_Toc422468965"/>
      <w:r>
        <w:t>Entwicklung der künstlichen Intelligenz</w:t>
      </w:r>
      <w:bookmarkEnd w:id="1567"/>
    </w:p>
    <w:p w14:paraId="0316220D" w14:textId="77777777" w:rsidR="00E12CD0" w:rsidRDefault="00C210CA">
      <w:pPr>
        <w:rPr>
          <w:ins w:id="1568" w:author="Maximilian Schmitz" w:date="2015-06-04T10:59:00Z"/>
        </w:rPr>
        <w:pPrChange w:id="1569" w:author="Maximilian Schmitz" w:date="2015-06-04T10:34:00Z">
          <w:pPr>
            <w:pStyle w:val="berschrift2"/>
          </w:pPr>
        </w:pPrChange>
      </w:pPr>
      <w:ins w:id="1570"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571" w:author="Maximilian Schmitz" w:date="2015-06-04T10:53:00Z">
        <w:r w:rsidR="003A2403">
          <w:t xml:space="preserve"> und menschlichem Verhalten </w:t>
        </w:r>
      </w:ins>
      <w:ins w:id="1572" w:author="Maximilian Schmitz" w:date="2015-06-04T10:50:00Z">
        <w:r w:rsidR="003A2403">
          <w:t xml:space="preserve">in Computerprogrammen (vgl. </w:t>
        </w:r>
      </w:ins>
      <w:customXmlInsRangeStart w:id="1573" w:author="Maximilian Schmitz" w:date="2015-06-04T10:56:00Z"/>
      <w:sdt>
        <w:sdtPr>
          <w:id w:val="996455497"/>
          <w:citation/>
        </w:sdtPr>
        <w:sdtContent>
          <w:customXmlInsRangeEnd w:id="1573"/>
          <w:ins w:id="1574" w:author="Maximilian Schmitz" w:date="2015-06-04T10:56:00Z">
            <w:r w:rsidR="003A2403">
              <w:fldChar w:fldCharType="begin"/>
            </w:r>
          </w:ins>
          <w:ins w:id="1575" w:author="Maximilian Schmitz" w:date="2015-06-04T10:57:00Z">
            <w:r w:rsidR="003A2403">
              <w:instrText xml:space="preserve">CITATION Nor04 \p 17f. \l 1031 </w:instrText>
            </w:r>
          </w:ins>
          <w:r w:rsidR="003A2403">
            <w:fldChar w:fldCharType="separate"/>
          </w:r>
          <w:ins w:id="1576" w:author="Maximilian Schmitz" w:date="2015-06-19T09:20:00Z">
            <w:r w:rsidR="00867956">
              <w:rPr>
                <w:noProof/>
              </w:rPr>
              <w:t>[3, p. 17f.]</w:t>
            </w:r>
          </w:ins>
          <w:ins w:id="1577" w:author="Maximilian Schmitz" w:date="2015-06-04T10:56:00Z">
            <w:r w:rsidR="003A2403">
              <w:fldChar w:fldCharType="end"/>
            </w:r>
          </w:ins>
          <w:customXmlInsRangeStart w:id="1578" w:author="Maximilian Schmitz" w:date="2015-06-04T10:56:00Z"/>
        </w:sdtContent>
      </w:sdt>
      <w:customXmlInsRangeEnd w:id="1578"/>
      <w:ins w:id="1579" w:author="Maximilian Schmitz" w:date="2015-06-04T10:56:00Z">
        <w:r w:rsidR="003A2403">
          <w:t>).</w:t>
        </w:r>
      </w:ins>
    </w:p>
    <w:p w14:paraId="0324F0FE" w14:textId="77777777" w:rsidR="00FD106D" w:rsidRDefault="003A2403">
      <w:pPr>
        <w:rPr>
          <w:ins w:id="1580" w:author="Maximilian Schmitz" w:date="2015-06-04T20:57:00Z"/>
        </w:rPr>
        <w:pPrChange w:id="1581" w:author="Maximilian Schmitz" w:date="2015-06-04T10:34:00Z">
          <w:pPr>
            <w:pStyle w:val="berschrift2"/>
          </w:pPr>
        </w:pPrChange>
      </w:pPr>
      <w:ins w:id="1582" w:author="Maximilian Schmitz" w:date="2015-06-04T10:58:00Z">
        <w:r>
          <w:t>Im speziellen Fall hier geht es darum, die Intelligenz und das Verhalten eines Fußballspielers bzw. einer ganzen Fußballmannschaft nachzubilden.</w:t>
        </w:r>
      </w:ins>
      <w:ins w:id="1583" w:author="Maximilian Schmitz" w:date="2015-06-04T10:59:00Z">
        <w:r w:rsidR="00E12CD0">
          <w:t xml:space="preserve"> </w:t>
        </w:r>
      </w:ins>
      <w:ins w:id="1584" w:author="Maximilian Schmitz" w:date="2015-06-04T11:06:00Z">
        <w:r w:rsidR="004D7C7E">
          <w:t xml:space="preserve">Dabei sind </w:t>
        </w:r>
        <w:r w:rsidR="004D7C7E">
          <w:lastRenderedPageBreak/>
          <w:t xml:space="preserve">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585" w:author="Maximilian Schmitz" w:date="2015-06-04T11:09:00Z">
        <w:r w:rsidR="004D7C7E">
          <w:t>die</w:t>
        </w:r>
      </w:ins>
      <w:ins w:id="1586" w:author="Maximilian Schmitz" w:date="2015-06-04T11:06:00Z">
        <w:r w:rsidR="004D7C7E">
          <w:t xml:space="preserve"> Mannschaft ergänzen.</w:t>
        </w:r>
      </w:ins>
      <w:ins w:id="1587" w:author="Maximilian Schmitz" w:date="2015-06-04T11:09:00Z">
        <w:r w:rsidR="00457DF0">
          <w:t xml:space="preserve"> </w:t>
        </w:r>
      </w:ins>
      <w:ins w:id="1588" w:author="Maximilian Schmitz" w:date="2015-06-04T11:10:00Z">
        <w:r w:rsidR="00457DF0">
          <w:t>Da Fußball ein M</w:t>
        </w:r>
        <w:r w:rsidR="00FD106D">
          <w:t xml:space="preserve">annschaftssport ist, ist diese Zusammenarbeit der einzelnen Spieler ein zentraler Punkt für die </w:t>
        </w:r>
      </w:ins>
      <w:ins w:id="1589" w:author="Maximilian Schmitz" w:date="2015-06-04T11:11:00Z">
        <w:r w:rsidR="00FD106D">
          <w:t>E</w:t>
        </w:r>
      </w:ins>
      <w:ins w:id="1590" w:author="Maximilian Schmitz" w:date="2015-06-04T11:10:00Z">
        <w:r w:rsidR="00FD106D">
          <w:t>ntwicklung der künstlichen Intelligenz.</w:t>
        </w:r>
      </w:ins>
    </w:p>
    <w:p w14:paraId="3B3DF075" w14:textId="77777777" w:rsidR="005D4339" w:rsidRDefault="005D4339">
      <w:pPr>
        <w:rPr>
          <w:ins w:id="1591" w:author="Maximilian Schmitz" w:date="2015-06-04T20:29:00Z"/>
        </w:rPr>
        <w:pPrChange w:id="1592" w:author="Maximilian Schmitz" w:date="2015-06-04T10:34:00Z">
          <w:pPr>
            <w:pStyle w:val="berschrift2"/>
          </w:pPr>
        </w:pPrChange>
      </w:pPr>
    </w:p>
    <w:p w14:paraId="523E7B1C" w14:textId="2789C297" w:rsidR="009C4199" w:rsidDel="00480820" w:rsidRDefault="00EC44E1">
      <w:pPr>
        <w:rPr>
          <w:ins w:id="1593" w:author="Maximilian Schmitz" w:date="2015-06-04T21:04:00Z"/>
          <w:del w:id="1594" w:author="Michael K." w:date="2015-07-06T22:09:00Z"/>
        </w:rPr>
        <w:pPrChange w:id="1595" w:author="Maximilian Schmitz" w:date="2015-06-04T10:34:00Z">
          <w:pPr>
            <w:pStyle w:val="berschrift2"/>
          </w:pPr>
        </w:pPrChange>
      </w:pPr>
      <w:ins w:id="1596" w:author="Maximilian Schmitz" w:date="2015-06-04T20:30:00Z">
        <w:r>
          <w:t xml:space="preserve">Eine Simulation der Fußballmannschaft kann daher als ein verteiltes, wissensverarbeitendes System </w:t>
        </w:r>
      </w:ins>
      <w:ins w:id="1597" w:author="Maximilian Schmitz" w:date="2015-06-04T20:31:00Z">
        <w:r>
          <w:t>angesehen werden.</w:t>
        </w:r>
        <w:r w:rsidR="00052E5C">
          <w:t xml:space="preserve"> </w:t>
        </w:r>
      </w:ins>
      <w:ins w:id="1598"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599" w:author="Maximilian Schmitz" w:date="2015-06-04T20:49:00Z">
        <w:r w:rsidR="00E60B91">
          <w:t xml:space="preserve"> Zudem wird oft die Forderung gestellt, dass ein verteiltes System für den Benutzer nicht als solches erkennbar sein darf. </w:t>
        </w:r>
      </w:ins>
      <w:ins w:id="1600"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601" w:author="Maximilian Schmitz" w:date="2015-06-04T20:51:00Z">
              <w:rPr>
                <w:b w:val="0"/>
              </w:rPr>
            </w:rPrChange>
          </w:rPr>
          <w:t>&lt;</w:t>
        </w:r>
      </w:ins>
      <w:ins w:id="1602" w:author="Maximilian Schmitz" w:date="2015-06-04T20:51:00Z">
        <w:r w:rsidR="004239A1">
          <w:rPr>
            <w:highlight w:val="yellow"/>
          </w:rPr>
          <w:t xml:space="preserve">TODO: </w:t>
        </w:r>
      </w:ins>
      <w:ins w:id="1603" w:author="Maximilian Schmitz" w:date="2015-06-04T20:50:00Z">
        <w:r w:rsidR="004239A1" w:rsidRPr="00201692">
          <w:rPr>
            <w:highlight w:val="yellow"/>
          </w:rPr>
          <w:t xml:space="preserve">Quellen </w:t>
        </w:r>
      </w:ins>
      <w:ins w:id="1604" w:author="Maximilian Schmitz" w:date="2015-06-04T20:51:00Z">
        <w:r w:rsidR="004239A1" w:rsidRPr="004239A1">
          <w:rPr>
            <w:highlight w:val="yellow"/>
          </w:rPr>
          <w:sym w:font="Wingdings" w:char="F0E0"/>
        </w:r>
      </w:ins>
      <w:ins w:id="1605" w:author="Maximilian Schmitz" w:date="2015-06-04T20:50:00Z">
        <w:r w:rsidR="004239A1" w:rsidRPr="004239A1">
          <w:rPr>
            <w:highlight w:val="yellow"/>
            <w:rPrChange w:id="1606" w:author="Maximilian Schmitz" w:date="2015-06-04T20:51:00Z">
              <w:rPr>
                <w:b w:val="0"/>
              </w:rPr>
            </w:rPrChange>
          </w:rPr>
          <w:t xml:space="preserve"> </w:t>
        </w:r>
      </w:ins>
      <w:ins w:id="1607" w:author="Maximilian Schmitz" w:date="2015-06-04T20:51:00Z">
        <w:r w:rsidR="004239A1" w:rsidRPr="004239A1">
          <w:rPr>
            <w:highlight w:val="yellow"/>
            <w:rPrChange w:id="1608" w:author="Maximilian Schmitz" w:date="2015-06-04T20:51:00Z">
              <w:rPr>
                <w:b w:val="0"/>
              </w:rPr>
            </w:rPrChange>
          </w:rPr>
          <w:t xml:space="preserve">Andrew </w:t>
        </w:r>
      </w:ins>
      <w:ins w:id="1609" w:author="Maximilian Schmitz" w:date="2015-06-04T20:50:00Z">
        <w:r w:rsidR="004239A1" w:rsidRPr="004239A1">
          <w:rPr>
            <w:highlight w:val="yellow"/>
            <w:rPrChange w:id="1610" w:author="Maximilian Schmitz" w:date="2015-06-04T20:51:00Z">
              <w:rPr>
                <w:b w:val="0"/>
              </w:rPr>
            </w:rPrChange>
          </w:rPr>
          <w:t xml:space="preserve">Tannenbaum, </w:t>
        </w:r>
      </w:ins>
      <w:ins w:id="1611" w:author="Maximilian Schmitz" w:date="2015-06-04T20:51:00Z">
        <w:r w:rsidR="004239A1" w:rsidRPr="004239A1">
          <w:rPr>
            <w:highlight w:val="yellow"/>
            <w:rPrChange w:id="1612" w:author="Maximilian Schmitz" w:date="2015-06-04T20:51:00Z">
              <w:rPr>
                <w:b w:val="0"/>
              </w:rPr>
            </w:rPrChange>
          </w:rPr>
          <w:t>Peter Löhr&gt;</w:t>
        </w:r>
      </w:ins>
      <w:ins w:id="1613"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614" w:author="Admin" w:date="2015-07-06T14:47:00Z">
          <w:r w:rsidR="004239A1" w:rsidDel="0041383A">
            <w:delText>Prozess</w:delText>
          </w:r>
        </w:del>
      </w:ins>
      <w:ins w:id="1615" w:author="Admin" w:date="2015-07-06T14:47:00Z">
        <w:r w:rsidR="0041383A">
          <w:t>Thread</w:t>
        </w:r>
      </w:ins>
      <w:ins w:id="1616" w:author="Maximilian Schmitz" w:date="2015-06-04T20:52:00Z">
        <w:r w:rsidR="004239A1">
          <w:t xml:space="preserve"> repräsentiert. Die Kommunikation mit der Simulationsumgebung erfolgt über entfernte Funktionsaufrufe. Eine Kommunikation der Spieler untereinander ist ebenfalls über </w:t>
        </w:r>
      </w:ins>
      <w:ins w:id="1617" w:author="Maximilian Schmitz" w:date="2015-06-04T20:55:00Z">
        <w:r w:rsidR="004239A1">
          <w:t>entfernte</w:t>
        </w:r>
      </w:ins>
      <w:ins w:id="1618" w:author="Maximilian Schmitz" w:date="2015-06-04T20:52:00Z">
        <w:r w:rsidR="004239A1">
          <w:t xml:space="preserve"> Funktionsaufrufe über die Simulationsumgebung möglich. </w:t>
        </w:r>
      </w:ins>
      <w:ins w:id="1619" w:author="Maximilian Schmitz" w:date="2015-06-04T20:55:00Z">
        <w:r w:rsidR="004239A1">
          <w:t>Es besteht also kein gemeinsamer Speicher. Dass die einzelnen Prozesse ein gemeinsames</w:t>
        </w:r>
      </w:ins>
      <w:ins w:id="1620"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621" w:author="Maximilian Schmitz" w:date="2015-06-04T20:57:00Z">
        <w:r w:rsidR="00531F63">
          <w:t xml:space="preserve">Die Forderung nach der Erkennbarkeit der einzelnen Prozesse ist schwer zu beantworten. Auf der einen Seite ist jeder Spieler klar als Individuum </w:t>
        </w:r>
      </w:ins>
      <w:ins w:id="1622" w:author="Maximilian Schmitz" w:date="2015-06-04T20:58:00Z">
        <w:r w:rsidR="00531F63">
          <w:t xml:space="preserve">mit individuellem Verhalten </w:t>
        </w:r>
      </w:ins>
      <w:ins w:id="1623" w:author="Maximilian Schmitz" w:date="2015-06-04T20:57:00Z">
        <w:r w:rsidR="00531F63">
          <w:t>zu erkennen</w:t>
        </w:r>
      </w:ins>
      <w:ins w:id="1624"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625" w:author="Maximilian Schmitz" w:date="2015-06-04T21:01:00Z"/>
        </w:rPr>
        <w:pPrChange w:id="1626" w:author="Maximilian Schmitz" w:date="2015-06-04T10:34:00Z">
          <w:pPr>
            <w:pStyle w:val="berschrift2"/>
          </w:pPr>
        </w:pPrChange>
      </w:pPr>
    </w:p>
    <w:p w14:paraId="727F4144" w14:textId="77777777" w:rsidR="00FD106D" w:rsidRDefault="009C4199">
      <w:pPr>
        <w:rPr>
          <w:ins w:id="1627" w:author="Maximilian Schmitz" w:date="2015-06-04T11:29:00Z"/>
        </w:rPr>
        <w:pPrChange w:id="1628" w:author="Maximilian Schmitz" w:date="2015-06-04T10:34:00Z">
          <w:pPr>
            <w:pStyle w:val="berschrift2"/>
          </w:pPr>
        </w:pPrChange>
      </w:pPr>
      <w:ins w:id="1629" w:author="Maximilian Schmitz" w:date="2015-06-04T21:01:00Z">
        <w:r>
          <w:lastRenderedPageBreak/>
          <w:t xml:space="preserve">Nach der Betrachtung als </w:t>
        </w:r>
      </w:ins>
      <w:ins w:id="1630" w:author="Maximilian Schmitz" w:date="2015-06-04T21:02:00Z">
        <w:r>
          <w:t>verteiltes, wissensverarbeitendes</w:t>
        </w:r>
      </w:ins>
      <w:ins w:id="1631" w:author="Maximilian Schmitz" w:date="2015-06-04T21:01:00Z">
        <w:r>
          <w:t xml:space="preserve"> System, muss ein geeigneter Ansatz gefunden werden um dieses umzusetzen.</w:t>
        </w:r>
      </w:ins>
      <w:ins w:id="1632" w:author="Maximilian Schmitz" w:date="2015-06-04T21:02:00Z">
        <w:r>
          <w:t xml:space="preserve"> </w:t>
        </w:r>
      </w:ins>
      <w:ins w:id="1633" w:author="Maximilian Schmitz" w:date="2015-06-04T11:12:00Z">
        <w:r w:rsidR="00FD106D">
          <w:t xml:space="preserve">Im Gebiet der </w:t>
        </w:r>
      </w:ins>
      <w:ins w:id="1634" w:author="Maximilian Schmitz" w:date="2015-06-04T11:13:00Z">
        <w:r w:rsidR="00FD106D">
          <w:t xml:space="preserve">computerbasierten Wissensverarbeitung </w:t>
        </w:r>
      </w:ins>
      <w:ins w:id="1635" w:author="Maximilian Schmitz" w:date="2015-06-04T11:12:00Z">
        <w:r w:rsidR="00FD106D">
          <w:t xml:space="preserve">stehen verschiedene Ansätze </w:t>
        </w:r>
      </w:ins>
      <w:ins w:id="1636" w:author="Maximilian Schmitz" w:date="2015-06-04T11:13:00Z">
        <w:r w:rsidR="00FD106D">
          <w:t>zur Entwicklung von intelligentem Verhalten zur Verfügung.</w:t>
        </w:r>
      </w:ins>
    </w:p>
    <w:p w14:paraId="16F7BF99" w14:textId="77777777" w:rsidR="00A76AC5" w:rsidRDefault="00915CC7">
      <w:pPr>
        <w:rPr>
          <w:ins w:id="1637" w:author="Maximilian Schmitz" w:date="2015-06-04T11:38:00Z"/>
        </w:rPr>
        <w:pPrChange w:id="1638" w:author="Maximilian Schmitz" w:date="2015-06-04T10:34:00Z">
          <w:pPr>
            <w:pStyle w:val="berschrift2"/>
          </w:pPr>
        </w:pPrChange>
      </w:pPr>
      <w:ins w:id="1639"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640" w:author="Maximilian Schmitz" w:date="2015-06-04T21:07:00Z"/>
        </w:rPr>
        <w:pPrChange w:id="1641" w:author="Maximilian Schmitz" w:date="2015-06-04T10:34:00Z">
          <w:pPr>
            <w:pStyle w:val="berschrift2"/>
          </w:pPr>
        </w:pPrChange>
      </w:pPr>
      <w:ins w:id="1642" w:author="Maximilian Schmitz" w:date="2015-06-04T11:38:00Z">
        <w:r>
          <w:t xml:space="preserve">Im Gegensatz dazu kommen implizite Ansätze ohne eine explizite Definition von Regeln aus. </w:t>
        </w:r>
      </w:ins>
      <w:ins w:id="1643"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644" w:author="Maximilian Schmitz" w:date="2015-06-04T20:26:00Z">
        <w:r w:rsidR="00660FAA">
          <w:t>Netz</w:t>
        </w:r>
      </w:ins>
      <w:ins w:id="1645" w:author="Maximilian Schmitz" w:date="2015-06-04T19:57:00Z">
        <w:r w:rsidR="00716ACB">
          <w:t xml:space="preserve">. </w:t>
        </w:r>
      </w:ins>
      <w:ins w:id="1646" w:author="Maximilian Schmitz" w:date="2015-06-04T20:26:00Z">
        <w:r w:rsidR="00660FAA">
          <w:t xml:space="preserve">Neuronale Netze </w:t>
        </w:r>
      </w:ins>
      <w:ins w:id="1647"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648" w:author="Maximilian Schmitz" w:date="2015-06-04T20:29:00Z">
        <w:r w:rsidR="006E5783">
          <w:t xml:space="preserve"> </w:t>
        </w:r>
      </w:ins>
      <w:ins w:id="1649" w:author="Maximilian Schmitz" w:date="2015-06-04T20:28:00Z">
        <w:r w:rsidR="006E5783">
          <w:t xml:space="preserve">Neuronale Netze und andere implizite Ansätze werden </w:t>
        </w:r>
      </w:ins>
      <w:ins w:id="1650" w:author="Maximilian Schmitz" w:date="2015-06-04T20:29:00Z">
        <w:r w:rsidR="006E5783">
          <w:t>in diesem Dokument nicht weiter betrachtet, da sie für diese Studienarbeit zu weit führen würden.</w:t>
        </w:r>
      </w:ins>
      <w:ins w:id="1651" w:author="Maximilian Schmitz" w:date="2015-06-04T21:04:00Z">
        <w:r w:rsidR="00C872C7">
          <w:t xml:space="preserve"> </w:t>
        </w:r>
        <w:r w:rsidR="00EB4EF0">
          <w:t xml:space="preserve">Außerdem ist </w:t>
        </w:r>
      </w:ins>
      <w:ins w:id="1652"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653" w:author="Maximilian Schmitz" w:date="2015-06-04T21:08:00Z"/>
        </w:rPr>
        <w:pPrChange w:id="1654" w:author="Maximilian Schmitz" w:date="2015-06-04T10:34:00Z">
          <w:pPr>
            <w:pStyle w:val="berschrift2"/>
          </w:pPr>
        </w:pPrChange>
      </w:pPr>
    </w:p>
    <w:p w14:paraId="0229AA68" w14:textId="78CAAD51" w:rsidR="00EB4EF0" w:rsidDel="009D51C3" w:rsidRDefault="00EB4EF0">
      <w:pPr>
        <w:rPr>
          <w:del w:id="1655" w:author="Maximilian Schmitz" w:date="2015-06-05T06:53:00Z"/>
        </w:rPr>
        <w:pPrChange w:id="1656" w:author="Maximilian Schmitz" w:date="2015-06-05T06:53:00Z">
          <w:pPr>
            <w:pStyle w:val="berschrift1"/>
          </w:pPr>
        </w:pPrChange>
      </w:pPr>
      <w:ins w:id="1657" w:author="Maximilian Schmitz" w:date="2015-06-04T21:08:00Z">
        <w:r>
          <w:t xml:space="preserve">Im </w:t>
        </w:r>
      </w:ins>
      <w:ins w:id="1658" w:author="Maximilian Schmitz" w:date="2015-06-04T21:09:00Z">
        <w:r w:rsidR="00B3716F">
          <w:t>W</w:t>
        </w:r>
      </w:ins>
      <w:ins w:id="1659" w:author="Maximilian Schmitz" w:date="2015-06-04T21:08:00Z">
        <w:r>
          <w:t xml:space="preserve">eiteren spielen daher nur noch explizite, wissensverarbeitende Systeme eine Rolle. </w:t>
        </w:r>
      </w:ins>
      <w:ins w:id="1660" w:author="Maximilian Schmitz" w:date="2015-06-05T07:04:00Z">
        <w:r w:rsidR="006E1E5F">
          <w:t xml:space="preserve">Ansätze die auf reiner </w:t>
        </w:r>
      </w:ins>
      <w:ins w:id="1661" w:author="Maximilian Schmitz" w:date="2015-06-05T07:14:00Z">
        <w:r w:rsidR="00CD30B3">
          <w:t>Logik</w:t>
        </w:r>
      </w:ins>
      <w:ins w:id="1662" w:author="Maximilian Schmitz" w:date="2015-06-05T07:04:00Z">
        <w:r w:rsidR="006E1E5F">
          <w:t xml:space="preserve"> basieren sind wegen der Implementierung problematisch. Durch die implementierte </w:t>
        </w:r>
      </w:ins>
      <w:ins w:id="1663" w:author="Maximilian Schmitz" w:date="2015-06-17T15:31:00Z">
        <w:r w:rsidR="003227D0">
          <w:t xml:space="preserve">Skriptschnittstelle </w:t>
        </w:r>
      </w:ins>
      <w:ins w:id="1664" w:author="Maximilian Schmitz" w:date="2015-06-05T07:05:00Z">
        <w:r w:rsidR="00011F96">
          <w:t>wird mit LUA-Sk</w:t>
        </w:r>
        <w:r w:rsidR="006E1E5F">
          <w:t>ript eine prozedurale Sprache verwendet. Darin lassen sich logische Aussagen und Regeln nur schwer formulieren.</w:t>
        </w:r>
      </w:ins>
      <w:ins w:id="1665" w:author="Maximilian Schmitz" w:date="2015-06-05T07:06:00Z">
        <w:r w:rsidR="001550E6">
          <w:t xml:space="preserve"> Deklarative Sprachen wie Prolog </w:t>
        </w:r>
      </w:ins>
      <w:ins w:id="1666" w:author="Maximilian Schmitz" w:date="2015-06-05T07:08:00Z">
        <w:r w:rsidR="001550E6">
          <w:t>oder Lisp sind zum Umsetzen von Aussagenlogik deutlich besser geeignet.</w:t>
        </w:r>
      </w:ins>
      <w:ins w:id="1667" w:author="Maximilian Schmitz" w:date="2015-06-05T07:10:00Z">
        <w:r w:rsidR="00CC1C24">
          <w:t xml:space="preserve"> Das gilt auch für die Prädikatenlogik.</w:t>
        </w:r>
      </w:ins>
    </w:p>
    <w:p w14:paraId="137B11A1" w14:textId="77777777" w:rsidR="00FC5721" w:rsidRDefault="00FC5721">
      <w:pPr>
        <w:rPr>
          <w:ins w:id="1668" w:author="Maximilian Schmitz" w:date="2015-06-05T07:11:00Z"/>
        </w:rPr>
        <w:pPrChange w:id="1669" w:author="Maximilian Schmitz" w:date="2015-06-05T06:53:00Z">
          <w:pPr>
            <w:pStyle w:val="berschrift1"/>
          </w:pPr>
        </w:pPrChange>
      </w:pPr>
    </w:p>
    <w:p w14:paraId="736009A8" w14:textId="77777777" w:rsidR="001033A1" w:rsidRDefault="005E6029">
      <w:pPr>
        <w:tabs>
          <w:tab w:val="right" w:pos="9072"/>
        </w:tabs>
        <w:rPr>
          <w:ins w:id="1670" w:author="Maximilian Schmitz" w:date="2015-06-14T10:31:00Z"/>
        </w:rPr>
        <w:pPrChange w:id="1671" w:author="Maximilian Schmitz" w:date="2015-06-05T07:16:00Z">
          <w:pPr>
            <w:pStyle w:val="berschrift1"/>
          </w:pPr>
        </w:pPrChange>
      </w:pPr>
      <w:ins w:id="1672" w:author="Maximilian Schmitz" w:date="2015-06-05T07:12:00Z">
        <w:r>
          <w:t>In dieser Studienarbeit wurde mit einfachen Entscheidungsbäumen gearbeitet.</w:t>
        </w:r>
        <w:r w:rsidR="00CD30B3">
          <w:t xml:space="preserve"> </w:t>
        </w:r>
      </w:ins>
      <w:ins w:id="1673" w:author="Maximilian Schmitz" w:date="2015-06-05T07:19:00Z">
        <w:r w:rsidR="00575101">
          <w:t xml:space="preserve">Die Entscheidungen basieren auf Daten, die die Spieler von der Simulationsumgebung </w:t>
        </w:r>
        <w:r w:rsidR="00575101">
          <w:lastRenderedPageBreak/>
          <w:t xml:space="preserve">erhalten. </w:t>
        </w:r>
      </w:ins>
      <w:ins w:id="1674"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675" w:author="Maximilian Schmitz" w:date="2015-06-14T11:10:00Z"/>
        </w:rPr>
        <w:pPrChange w:id="1676" w:author="Maximilian Schmitz" w:date="2015-06-05T07:16:00Z">
          <w:pPr>
            <w:pStyle w:val="berschrift1"/>
          </w:pPr>
        </w:pPrChange>
      </w:pPr>
      <w:ins w:id="1677" w:author="Maximilian Schmitz" w:date="2015-06-14T10:32:00Z">
        <w:r>
          <w:t xml:space="preserve">Wie im Kapitel </w:t>
        </w:r>
      </w:ins>
      <w:ins w:id="1678" w:author="Maximilian Schmitz" w:date="2015-06-17T15:31:00Z">
        <w:r w:rsidR="003227D0">
          <w:t xml:space="preserve">Skriptschnittstelle </w:t>
        </w:r>
      </w:ins>
      <w:ins w:id="1679" w:author="Maximilian Schmitz" w:date="2015-06-14T10:32:00Z">
        <w:r>
          <w:t xml:space="preserve">bereits beschrieben, stehen für die Programmierung der künstlichen Intelligenz </w:t>
        </w:r>
      </w:ins>
      <w:ins w:id="1680" w:author="Maximilian Schmitz" w:date="2015-06-14T10:33:00Z">
        <w:r>
          <w:t xml:space="preserve">wichtige Informationen über den aktuellen </w:t>
        </w:r>
      </w:ins>
      <w:ins w:id="1681" w:author="Maximilian Schmitz" w:date="2015-06-14T10:34:00Z">
        <w:r w:rsidR="003A3B00">
          <w:t>Spielstatus</w:t>
        </w:r>
      </w:ins>
      <w:ins w:id="1682" w:author="Maximilian Schmitz" w:date="2015-06-14T10:33:00Z">
        <w:r>
          <w:t xml:space="preserve"> zur Verfügung.</w:t>
        </w:r>
      </w:ins>
      <w:ins w:id="1683" w:author="Maximilian Schmitz" w:date="2015-06-14T10:34:00Z">
        <w:r w:rsidR="003A3B00">
          <w:t xml:space="preserve"> </w:t>
        </w:r>
      </w:ins>
      <w:ins w:id="1684" w:author="Maximilian Schmitz" w:date="2015-06-14T10:47:00Z">
        <w:r w:rsidR="003474E5">
          <w:t xml:space="preserve">In folgender Tabelle ist eine Übersicht über die von der </w:t>
        </w:r>
      </w:ins>
      <w:ins w:id="1685" w:author="Maximilian Schmitz" w:date="2015-06-17T15:31:00Z">
        <w:r w:rsidR="003227D0">
          <w:t xml:space="preserve">Skriptschnittstelle </w:t>
        </w:r>
      </w:ins>
      <w:ins w:id="1686" w:author="Maximilian Schmitz" w:date="2015-06-14T10:47:00Z">
        <w:r w:rsidR="003474E5">
          <w:t>angebotenen Funktionen zu sehen</w:t>
        </w:r>
      </w:ins>
      <w:ins w:id="1687" w:author="Maximilian Schmitz" w:date="2015-06-14T11:04:00Z">
        <w:r w:rsidR="00D62BC2">
          <w:t xml:space="preserve">. Eine ausführliche Übersicht mit Übergabeparametern und Verwendungshinweisen findet sich im Kapitel </w:t>
        </w:r>
      </w:ins>
      <w:ins w:id="1688" w:author="Maximilian Schmitz" w:date="2015-06-17T15:31:00Z">
        <w:r w:rsidR="003227D0">
          <w:t>Skriptschnittstelle</w:t>
        </w:r>
      </w:ins>
      <w:ins w:id="1689" w:author="Maximilian Schmitz" w:date="2015-06-14T11:05:00Z">
        <w:r w:rsidR="00D62BC2">
          <w:t>.</w:t>
        </w:r>
      </w:ins>
    </w:p>
    <w:p w14:paraId="538F1D7F" w14:textId="77777777" w:rsidR="00842C5C" w:rsidRDefault="00842C5C">
      <w:pPr>
        <w:tabs>
          <w:tab w:val="right" w:pos="9072"/>
        </w:tabs>
        <w:rPr>
          <w:ins w:id="1690" w:author="Maximilian Schmitz" w:date="2015-06-14T10:35:00Z"/>
        </w:rPr>
        <w:pPrChange w:id="1691" w:author="Maximilian Schmitz" w:date="2015-06-05T07:16:00Z">
          <w:pPr>
            <w:pStyle w:val="berschrift1"/>
          </w:pPr>
        </w:pPrChange>
      </w:pPr>
    </w:p>
    <w:tbl>
      <w:tblPr>
        <w:tblStyle w:val="Gitternetztabelle1hell"/>
        <w:tblW w:w="9421" w:type="dxa"/>
        <w:tblLook w:val="04A0" w:firstRow="1" w:lastRow="0" w:firstColumn="1" w:lastColumn="0" w:noHBand="0" w:noVBand="1"/>
        <w:tblPrChange w:id="1692" w:author="Maximilian Schmitz" w:date="2015-06-14T11:01:00Z">
          <w:tblPr>
            <w:tblStyle w:val="Tabellenraster"/>
            <w:tblW w:w="0" w:type="auto"/>
            <w:tblLook w:val="04A0" w:firstRow="1" w:lastRow="0" w:firstColumn="1" w:lastColumn="0" w:noHBand="0" w:noVBand="1"/>
          </w:tblPr>
        </w:tblPrChange>
      </w:tblPr>
      <w:tblGrid>
        <w:gridCol w:w="2244"/>
        <w:gridCol w:w="7177"/>
        <w:tblGridChange w:id="1693">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694" w:author="Maximilian Schmitz" w:date="2015-06-14T10:36:00Z"/>
          <w:trPrChange w:id="169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96"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697" w:author="Maximilian Schmitz" w:date="2015-06-14T10:36:00Z"/>
              </w:rPr>
            </w:pPr>
            <w:ins w:id="1698" w:author="Maximilian Schmitz" w:date="2015-06-14T10:36:00Z">
              <w:r>
                <w:t>Funktion</w:t>
              </w:r>
            </w:ins>
          </w:p>
        </w:tc>
        <w:tc>
          <w:tcPr>
            <w:tcW w:w="7177" w:type="dxa"/>
            <w:tcPrChange w:id="1699"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700" w:author="Maximilian Schmitz" w:date="2015-06-14T10:36:00Z"/>
              </w:rPr>
            </w:pPr>
            <w:ins w:id="1701" w:author="Maximilian Schmitz" w:date="2015-06-14T10:36:00Z">
              <w:r>
                <w:t>Beschreibung</w:t>
              </w:r>
            </w:ins>
          </w:p>
        </w:tc>
      </w:tr>
      <w:tr w:rsidR="00457E53" w14:paraId="461407DC" w14:textId="77777777" w:rsidTr="00D62BC2">
        <w:trPr>
          <w:ins w:id="1702" w:author="Maximilian Schmitz" w:date="2015-06-14T10:36:00Z"/>
          <w:trPrChange w:id="17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04" w:author="Maximilian Schmitz" w:date="2015-06-14T11:01:00Z">
              <w:tcPr>
                <w:tcW w:w="1809" w:type="dxa"/>
              </w:tcPr>
            </w:tcPrChange>
          </w:tcPr>
          <w:p w14:paraId="63F8F5EE" w14:textId="77777777" w:rsidR="00457E53" w:rsidRPr="00457E53" w:rsidRDefault="00457E53">
            <w:pPr>
              <w:tabs>
                <w:tab w:val="right" w:pos="9072"/>
              </w:tabs>
              <w:rPr>
                <w:ins w:id="1705" w:author="Maximilian Schmitz" w:date="2015-06-14T10:36:00Z"/>
                <w:b w:val="0"/>
                <w:rPrChange w:id="1706" w:author="Maximilian Schmitz" w:date="2015-06-14T10:36:00Z">
                  <w:rPr>
                    <w:ins w:id="1707" w:author="Maximilian Schmitz" w:date="2015-06-14T10:36:00Z"/>
                  </w:rPr>
                </w:rPrChange>
              </w:rPr>
            </w:pPr>
            <w:proofErr w:type="spellStart"/>
            <w:ins w:id="1708" w:author="Maximilian Schmitz" w:date="2015-06-14T10:41:00Z">
              <w:r>
                <w:rPr>
                  <w:b w:val="0"/>
                </w:rPr>
                <w:t>AllowedToRun</w:t>
              </w:r>
            </w:ins>
            <w:proofErr w:type="spellEnd"/>
          </w:p>
        </w:tc>
        <w:tc>
          <w:tcPr>
            <w:tcW w:w="7177" w:type="dxa"/>
            <w:tcPrChange w:id="1709"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10" w:author="Maximilian Schmitz" w:date="2015-06-14T10:36:00Z"/>
              </w:rPr>
            </w:pPr>
            <w:ins w:id="1711" w:author="Maximilian Schmitz" w:date="2015-06-14T10:43:00Z">
              <w:r>
                <w:t xml:space="preserve">Gibt zurück, ob </w:t>
              </w:r>
            </w:ins>
            <w:ins w:id="1712" w:author="Maximilian Schmitz" w:date="2015-06-14T10:44:00Z">
              <w:r>
                <w:t>die künstliche Intelligenz ausgeführt werden darf</w:t>
              </w:r>
            </w:ins>
          </w:p>
        </w:tc>
      </w:tr>
      <w:tr w:rsidR="00457E53" w14:paraId="1CF13E37" w14:textId="77777777" w:rsidTr="00D62BC2">
        <w:tblPrEx>
          <w:tblPrExChange w:id="171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14" w:author="Maximilian Schmitz" w:date="2015-06-14T10:37:00Z"/>
          <w:trPrChange w:id="171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16" w:author="Maximilian Schmitz" w:date="2015-06-14T11:01:00Z">
              <w:tcPr>
                <w:tcW w:w="2093" w:type="dxa"/>
                <w:gridSpan w:val="2"/>
              </w:tcPr>
            </w:tcPrChange>
          </w:tcPr>
          <w:p w14:paraId="097E5D4A" w14:textId="77777777" w:rsidR="00457E53" w:rsidRDefault="00457E53">
            <w:pPr>
              <w:tabs>
                <w:tab w:val="right" w:pos="9072"/>
              </w:tabs>
              <w:rPr>
                <w:ins w:id="1717" w:author="Maximilian Schmitz" w:date="2015-06-14T10:37:00Z"/>
                <w:b w:val="0"/>
              </w:rPr>
            </w:pPr>
            <w:proofErr w:type="spellStart"/>
            <w:ins w:id="1718" w:author="Maximilian Schmitz" w:date="2015-06-14T10:38:00Z">
              <w:r>
                <w:rPr>
                  <w:b w:val="0"/>
                </w:rPr>
                <w:t>TimePlayed</w:t>
              </w:r>
            </w:ins>
            <w:proofErr w:type="spellEnd"/>
          </w:p>
        </w:tc>
        <w:tc>
          <w:tcPr>
            <w:tcW w:w="7177" w:type="dxa"/>
            <w:tcPrChange w:id="1719"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20" w:author="Maximilian Schmitz" w:date="2015-06-14T10:37:00Z"/>
              </w:rPr>
            </w:pPr>
            <w:ins w:id="1721" w:author="Maximilian Schmitz" w:date="2015-06-14T10:44:00Z">
              <w:r>
                <w:t>Gibt die aktuelle Spielzeit in Prozent zurück</w:t>
              </w:r>
            </w:ins>
          </w:p>
        </w:tc>
      </w:tr>
      <w:tr w:rsidR="00457E53" w14:paraId="7DCCDE06" w14:textId="77777777" w:rsidTr="00D62BC2">
        <w:tblPrEx>
          <w:tblPrExChange w:id="172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3" w:author="Maximilian Schmitz" w:date="2015-06-14T10:38:00Z"/>
          <w:trPrChange w:id="172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25" w:author="Maximilian Schmitz" w:date="2015-06-14T11:01:00Z">
              <w:tcPr>
                <w:tcW w:w="2093" w:type="dxa"/>
                <w:gridSpan w:val="2"/>
              </w:tcPr>
            </w:tcPrChange>
          </w:tcPr>
          <w:p w14:paraId="6DEC94D3" w14:textId="77777777" w:rsidR="00457E53" w:rsidRDefault="00457E53">
            <w:pPr>
              <w:tabs>
                <w:tab w:val="right" w:pos="9072"/>
              </w:tabs>
              <w:rPr>
                <w:ins w:id="1726" w:author="Maximilian Schmitz" w:date="2015-06-14T10:38:00Z"/>
                <w:b w:val="0"/>
              </w:rPr>
            </w:pPr>
            <w:proofErr w:type="spellStart"/>
            <w:ins w:id="1727" w:author="Maximilian Schmitz" w:date="2015-06-14T10:42:00Z">
              <w:r>
                <w:rPr>
                  <w:b w:val="0"/>
                </w:rPr>
                <w:t>IsKickoff</w:t>
              </w:r>
            </w:ins>
            <w:proofErr w:type="spellEnd"/>
          </w:p>
        </w:tc>
        <w:tc>
          <w:tcPr>
            <w:tcW w:w="7177" w:type="dxa"/>
            <w:tcPrChange w:id="1728"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29" w:author="Maximilian Schmitz" w:date="2015-06-14T10:38:00Z"/>
              </w:rPr>
            </w:pPr>
            <w:ins w:id="1730" w:author="Maximilian Schmitz" w:date="2015-06-14T10:44:00Z">
              <w:r>
                <w:t>Gibt zurück, ob ein Anstoß stattfindet</w:t>
              </w:r>
            </w:ins>
          </w:p>
        </w:tc>
      </w:tr>
      <w:tr w:rsidR="00457E53" w14:paraId="12BB4BCC" w14:textId="77777777" w:rsidTr="00D62BC2">
        <w:tblPrEx>
          <w:tblPrExChange w:id="173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32" w:author="Maximilian Schmitz" w:date="2015-06-14T10:38:00Z"/>
          <w:trPrChange w:id="173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34" w:author="Maximilian Schmitz" w:date="2015-06-14T11:01:00Z">
              <w:tcPr>
                <w:tcW w:w="2093" w:type="dxa"/>
                <w:gridSpan w:val="2"/>
              </w:tcPr>
            </w:tcPrChange>
          </w:tcPr>
          <w:p w14:paraId="376E881D" w14:textId="77777777" w:rsidR="00457E53" w:rsidRDefault="00457E53">
            <w:pPr>
              <w:tabs>
                <w:tab w:val="right" w:pos="9072"/>
              </w:tabs>
              <w:rPr>
                <w:ins w:id="1735" w:author="Maximilian Schmitz" w:date="2015-06-14T10:38:00Z"/>
                <w:b w:val="0"/>
              </w:rPr>
            </w:pPr>
            <w:proofErr w:type="spellStart"/>
            <w:ins w:id="1736" w:author="Maximilian Schmitz" w:date="2015-06-14T10:42:00Z">
              <w:r>
                <w:rPr>
                  <w:b w:val="0"/>
                </w:rPr>
                <w:t>GetTeamId</w:t>
              </w:r>
            </w:ins>
            <w:proofErr w:type="spellEnd"/>
          </w:p>
        </w:tc>
        <w:tc>
          <w:tcPr>
            <w:tcW w:w="7177" w:type="dxa"/>
            <w:tcPrChange w:id="1737"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38" w:author="Maximilian Schmitz" w:date="2015-06-14T10:38:00Z"/>
              </w:rPr>
            </w:pPr>
            <w:ins w:id="1739"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74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41" w:author="Maximilian Schmitz" w:date="2015-06-14T10:40:00Z"/>
          <w:trPrChange w:id="174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43" w:author="Maximilian Schmitz" w:date="2015-06-14T11:01:00Z">
              <w:tcPr>
                <w:tcW w:w="2093" w:type="dxa"/>
                <w:gridSpan w:val="2"/>
              </w:tcPr>
            </w:tcPrChange>
          </w:tcPr>
          <w:p w14:paraId="365781BD" w14:textId="77777777" w:rsidR="00457E53" w:rsidRDefault="00457E53">
            <w:pPr>
              <w:tabs>
                <w:tab w:val="right" w:pos="9072"/>
              </w:tabs>
              <w:rPr>
                <w:ins w:id="1744" w:author="Maximilian Schmitz" w:date="2015-06-14T10:40:00Z"/>
                <w:b w:val="0"/>
              </w:rPr>
            </w:pPr>
            <w:proofErr w:type="spellStart"/>
            <w:ins w:id="1745" w:author="Maximilian Schmitz" w:date="2015-06-14T10:42:00Z">
              <w:r>
                <w:rPr>
                  <w:b w:val="0"/>
                </w:rPr>
                <w:t>HasBall</w:t>
              </w:r>
            </w:ins>
            <w:proofErr w:type="spellEnd"/>
          </w:p>
        </w:tc>
        <w:tc>
          <w:tcPr>
            <w:tcW w:w="7177" w:type="dxa"/>
            <w:tcPrChange w:id="1746"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47" w:author="Maximilian Schmitz" w:date="2015-06-14T10:40:00Z"/>
              </w:rPr>
            </w:pPr>
            <w:ins w:id="1748" w:author="Maximilian Schmitz" w:date="2015-06-14T10:45:00Z">
              <w:r>
                <w:t>Gibt zurück, ob der Spieler am Ball ist</w:t>
              </w:r>
            </w:ins>
          </w:p>
        </w:tc>
      </w:tr>
      <w:tr w:rsidR="00457E53" w14:paraId="6685ED6D" w14:textId="77777777" w:rsidTr="00D62BC2">
        <w:tblPrEx>
          <w:tblPrExChange w:id="1749"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50"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751" w:author="Maximilian Schmitz" w:date="2015-06-14T11:01:00Z">
              <w:tcPr>
                <w:tcW w:w="2244" w:type="dxa"/>
                <w:gridSpan w:val="3"/>
              </w:tcPr>
            </w:tcPrChange>
          </w:tcPr>
          <w:p w14:paraId="17C61AD4" w14:textId="77777777" w:rsidR="00457E53" w:rsidRDefault="00457E53">
            <w:pPr>
              <w:tabs>
                <w:tab w:val="right" w:pos="9072"/>
              </w:tabs>
              <w:rPr>
                <w:ins w:id="1752" w:author="Maximilian Schmitz" w:date="2015-06-14T10:42:00Z"/>
                <w:b w:val="0"/>
              </w:rPr>
            </w:pPr>
            <w:proofErr w:type="spellStart"/>
            <w:ins w:id="1753" w:author="Maximilian Schmitz" w:date="2015-06-14T10:42:00Z">
              <w:r>
                <w:rPr>
                  <w:b w:val="0"/>
                </w:rPr>
                <w:t>GetStamina</w:t>
              </w:r>
              <w:proofErr w:type="spellEnd"/>
            </w:ins>
          </w:p>
        </w:tc>
        <w:tc>
          <w:tcPr>
            <w:tcW w:w="7177" w:type="dxa"/>
            <w:tcPrChange w:id="1754"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55" w:author="Maximilian Schmitz" w:date="2015-06-14T10:42:00Z"/>
              </w:rPr>
            </w:pPr>
            <w:ins w:id="1756" w:author="Maximilian Schmitz" w:date="2015-06-14T10:45:00Z">
              <w:r>
                <w:t>Gibt die aktuelle Ausdauer des Spielers zurück</w:t>
              </w:r>
            </w:ins>
          </w:p>
        </w:tc>
      </w:tr>
      <w:tr w:rsidR="00457E53" w14:paraId="174F9A72" w14:textId="77777777" w:rsidTr="00D62BC2">
        <w:tblPrEx>
          <w:tblPrExChange w:id="175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58" w:author="Maximilian Schmitz" w:date="2015-06-14T10:39:00Z"/>
          <w:trPrChange w:id="175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60" w:author="Maximilian Schmitz" w:date="2015-06-14T11:01:00Z">
              <w:tcPr>
                <w:tcW w:w="2093" w:type="dxa"/>
                <w:gridSpan w:val="2"/>
              </w:tcPr>
            </w:tcPrChange>
          </w:tcPr>
          <w:p w14:paraId="3AF25506" w14:textId="77777777" w:rsidR="00457E53" w:rsidRDefault="00457E53">
            <w:pPr>
              <w:tabs>
                <w:tab w:val="right" w:pos="9072"/>
              </w:tabs>
              <w:rPr>
                <w:ins w:id="1761" w:author="Maximilian Schmitz" w:date="2015-06-14T10:39:00Z"/>
                <w:b w:val="0"/>
              </w:rPr>
            </w:pPr>
            <w:proofErr w:type="spellStart"/>
            <w:ins w:id="1762" w:author="Maximilian Schmitz" w:date="2015-06-14T10:41:00Z">
              <w:r>
                <w:rPr>
                  <w:b w:val="0"/>
                </w:rPr>
                <w:t>GetOwnLocation</w:t>
              </w:r>
            </w:ins>
            <w:proofErr w:type="spellEnd"/>
          </w:p>
        </w:tc>
        <w:tc>
          <w:tcPr>
            <w:tcW w:w="7177" w:type="dxa"/>
            <w:tcPrChange w:id="1763"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64" w:author="Maximilian Schmitz" w:date="2015-06-14T10:39:00Z"/>
              </w:rPr>
            </w:pPr>
            <w:ins w:id="1765" w:author="Maximilian Schmitz" w:date="2015-06-14T10:45:00Z">
              <w:r>
                <w:t>Gibt die aktuelle Position des Spielers zurück</w:t>
              </w:r>
            </w:ins>
          </w:p>
        </w:tc>
      </w:tr>
      <w:tr w:rsidR="00457E53" w14:paraId="7A5D96DD" w14:textId="77777777" w:rsidTr="00D62BC2">
        <w:tblPrEx>
          <w:tblPrExChange w:id="176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67" w:author="Maximilian Schmitz" w:date="2015-06-14T10:39:00Z"/>
          <w:trPrChange w:id="176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69" w:author="Maximilian Schmitz" w:date="2015-06-14T11:01:00Z">
              <w:tcPr>
                <w:tcW w:w="2093" w:type="dxa"/>
                <w:gridSpan w:val="2"/>
              </w:tcPr>
            </w:tcPrChange>
          </w:tcPr>
          <w:p w14:paraId="63E4C7ED" w14:textId="77777777" w:rsidR="00457E53" w:rsidRDefault="00457E53">
            <w:pPr>
              <w:tabs>
                <w:tab w:val="right" w:pos="9072"/>
              </w:tabs>
              <w:rPr>
                <w:ins w:id="1770" w:author="Maximilian Schmitz" w:date="2015-06-14T10:39:00Z"/>
                <w:b w:val="0"/>
              </w:rPr>
            </w:pPr>
            <w:proofErr w:type="spellStart"/>
            <w:ins w:id="1771" w:author="Maximilian Schmitz" w:date="2015-06-14T10:39:00Z">
              <w:r>
                <w:rPr>
                  <w:b w:val="0"/>
                </w:rPr>
                <w:t>GetBallLocation</w:t>
              </w:r>
              <w:proofErr w:type="spellEnd"/>
            </w:ins>
          </w:p>
        </w:tc>
        <w:tc>
          <w:tcPr>
            <w:tcW w:w="7177" w:type="dxa"/>
            <w:tcPrChange w:id="1772"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73" w:author="Maximilian Schmitz" w:date="2015-06-14T10:39:00Z"/>
              </w:rPr>
            </w:pPr>
            <w:ins w:id="1774" w:author="Maximilian Schmitz" w:date="2015-06-14T10:46:00Z">
              <w:r>
                <w:t>Gibt die aktuelle Ballposition zurück, wenn sichtbar</w:t>
              </w:r>
            </w:ins>
          </w:p>
        </w:tc>
      </w:tr>
      <w:tr w:rsidR="00457E53" w14:paraId="71DBA39E" w14:textId="77777777" w:rsidTr="00D62BC2">
        <w:tblPrEx>
          <w:tblPrExChange w:id="177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76" w:author="Maximilian Schmitz" w:date="2015-06-14T10:39:00Z"/>
          <w:trPrChange w:id="177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78" w:author="Maximilian Schmitz" w:date="2015-06-14T11:01:00Z">
              <w:tcPr>
                <w:tcW w:w="2093" w:type="dxa"/>
                <w:gridSpan w:val="2"/>
              </w:tcPr>
            </w:tcPrChange>
          </w:tcPr>
          <w:p w14:paraId="73718555" w14:textId="77777777" w:rsidR="00457E53" w:rsidRDefault="00457E53">
            <w:pPr>
              <w:tabs>
                <w:tab w:val="right" w:pos="9072"/>
              </w:tabs>
              <w:rPr>
                <w:ins w:id="1779" w:author="Maximilian Schmitz" w:date="2015-06-14T10:39:00Z"/>
                <w:b w:val="0"/>
              </w:rPr>
            </w:pPr>
            <w:proofErr w:type="spellStart"/>
            <w:ins w:id="1780" w:author="Maximilian Schmitz" w:date="2015-06-14T10:39:00Z">
              <w:r>
                <w:rPr>
                  <w:b w:val="0"/>
                </w:rPr>
                <w:t>GetVisiblePlayers</w:t>
              </w:r>
              <w:proofErr w:type="spellEnd"/>
            </w:ins>
          </w:p>
        </w:tc>
        <w:tc>
          <w:tcPr>
            <w:tcW w:w="7177" w:type="dxa"/>
            <w:tcPrChange w:id="1781"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82" w:author="Maximilian Schmitz" w:date="2015-06-14T10:39:00Z"/>
              </w:rPr>
            </w:pPr>
            <w:ins w:id="1783" w:author="Maximilian Schmitz" w:date="2015-06-14T10:46:00Z">
              <w:r>
                <w:t>Gibt Positionen der sichtbaren Spieler zurück</w:t>
              </w:r>
            </w:ins>
          </w:p>
        </w:tc>
      </w:tr>
      <w:tr w:rsidR="00457E53" w14:paraId="73909D51" w14:textId="77777777" w:rsidTr="00D62BC2">
        <w:tblPrEx>
          <w:tblPrExChange w:id="178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85" w:author="Maximilian Schmitz" w:date="2015-06-14T10:39:00Z"/>
          <w:trPrChange w:id="178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87" w:author="Maximilian Schmitz" w:date="2015-06-14T11:01:00Z">
              <w:tcPr>
                <w:tcW w:w="2093" w:type="dxa"/>
                <w:gridSpan w:val="2"/>
              </w:tcPr>
            </w:tcPrChange>
          </w:tcPr>
          <w:p w14:paraId="1220D70B" w14:textId="77777777" w:rsidR="00457E53" w:rsidRDefault="00457E53">
            <w:pPr>
              <w:tabs>
                <w:tab w:val="right" w:pos="9072"/>
              </w:tabs>
              <w:rPr>
                <w:ins w:id="1788" w:author="Maximilian Schmitz" w:date="2015-06-14T10:39:00Z"/>
                <w:b w:val="0"/>
              </w:rPr>
            </w:pPr>
            <w:ins w:id="1789" w:author="Maximilian Schmitz" w:date="2015-06-14T10:39:00Z">
              <w:r>
                <w:rPr>
                  <w:b w:val="0"/>
                </w:rPr>
                <w:t>GetGoal</w:t>
              </w:r>
            </w:ins>
            <w:ins w:id="1790" w:author="Maximilian Schmitz" w:date="2015-06-14T10:40:00Z">
              <w:r>
                <w:rPr>
                  <w:b w:val="0"/>
                </w:rPr>
                <w:t>1</w:t>
              </w:r>
            </w:ins>
            <w:ins w:id="1791" w:author="Maximilian Schmitz" w:date="2015-06-14T10:39:00Z">
              <w:r>
                <w:rPr>
                  <w:b w:val="0"/>
                </w:rPr>
                <w:t>Position</w:t>
              </w:r>
            </w:ins>
          </w:p>
        </w:tc>
        <w:tc>
          <w:tcPr>
            <w:tcW w:w="7177" w:type="dxa"/>
            <w:tcPrChange w:id="1792"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93" w:author="Maximilian Schmitz" w:date="2015-06-14T10:39:00Z"/>
              </w:rPr>
            </w:pPr>
            <w:ins w:id="1794" w:author="Maximilian Schmitz" w:date="2015-06-14T10:46:00Z">
              <w:r>
                <w:t xml:space="preserve">Gibt die Position des 1. Tors </w:t>
              </w:r>
              <w:r w:rsidR="00557673">
                <w:t>zurück</w:t>
              </w:r>
            </w:ins>
          </w:p>
        </w:tc>
      </w:tr>
      <w:tr w:rsidR="00457E53" w14:paraId="2553F01F" w14:textId="77777777" w:rsidTr="00D62BC2">
        <w:tblPrEx>
          <w:tblPrExChange w:id="179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96" w:author="Maximilian Schmitz" w:date="2015-06-14T10:39:00Z"/>
          <w:trPrChange w:id="179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98" w:author="Maximilian Schmitz" w:date="2015-06-14T11:01:00Z">
              <w:tcPr>
                <w:tcW w:w="2093" w:type="dxa"/>
                <w:gridSpan w:val="2"/>
              </w:tcPr>
            </w:tcPrChange>
          </w:tcPr>
          <w:p w14:paraId="0DF021B1" w14:textId="77777777" w:rsidR="00457E53" w:rsidRDefault="00457E53">
            <w:pPr>
              <w:tabs>
                <w:tab w:val="right" w:pos="9072"/>
              </w:tabs>
              <w:rPr>
                <w:ins w:id="1799" w:author="Maximilian Schmitz" w:date="2015-06-14T10:39:00Z"/>
                <w:b w:val="0"/>
              </w:rPr>
            </w:pPr>
            <w:ins w:id="1800" w:author="Maximilian Schmitz" w:date="2015-06-14T10:39:00Z">
              <w:r>
                <w:rPr>
                  <w:b w:val="0"/>
                </w:rPr>
                <w:t>GetGoal</w:t>
              </w:r>
            </w:ins>
            <w:ins w:id="1801" w:author="Maximilian Schmitz" w:date="2015-06-14T10:40:00Z">
              <w:r>
                <w:rPr>
                  <w:b w:val="0"/>
                </w:rPr>
                <w:t>2</w:t>
              </w:r>
            </w:ins>
            <w:ins w:id="1802" w:author="Maximilian Schmitz" w:date="2015-06-14T10:39:00Z">
              <w:r>
                <w:rPr>
                  <w:b w:val="0"/>
                </w:rPr>
                <w:t>Position</w:t>
              </w:r>
            </w:ins>
          </w:p>
        </w:tc>
        <w:tc>
          <w:tcPr>
            <w:tcW w:w="7177" w:type="dxa"/>
            <w:tcPrChange w:id="1803"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804" w:author="Maximilian Schmitz" w:date="2015-06-14T10:39:00Z"/>
              </w:rPr>
              <w:pPrChange w:id="1805"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06" w:author="Maximilian Schmitz" w:date="2015-06-14T10:46:00Z">
              <w:r>
                <w:t>Gibt die Position des 2</w:t>
              </w:r>
              <w:r w:rsidR="00557673">
                <w:t>. Tors zurück</w:t>
              </w:r>
            </w:ins>
          </w:p>
        </w:tc>
      </w:tr>
    </w:tbl>
    <w:p w14:paraId="202F8F09" w14:textId="77777777" w:rsidR="00457E53" w:rsidRDefault="00D62BC2">
      <w:pPr>
        <w:pStyle w:val="Beschriftung"/>
        <w:rPr>
          <w:ins w:id="1807" w:author="Maximilian Schmitz" w:date="2015-06-14T21:17:00Z"/>
        </w:rPr>
        <w:pPrChange w:id="1808" w:author="Maximilian Schmitz" w:date="2015-06-14T11:03:00Z">
          <w:pPr>
            <w:pStyle w:val="berschrift1"/>
          </w:pPr>
        </w:pPrChange>
      </w:pPr>
      <w:bookmarkStart w:id="1809" w:name="_Toc422468982"/>
      <w:ins w:id="1810" w:author="Maximilian Schmitz" w:date="2015-06-14T11:03:00Z">
        <w:r>
          <w:t xml:space="preserve">Tabelle </w:t>
        </w:r>
      </w:ins>
      <w:ins w:id="1811" w:author="Maximilian Schmitz" w:date="2015-06-19T09:18:00Z">
        <w:r w:rsidR="00F73840">
          <w:fldChar w:fldCharType="begin"/>
        </w:r>
        <w:r w:rsidR="00F73840">
          <w:instrText xml:space="preserve"> SEQ Tabelle \* ARABIC </w:instrText>
        </w:r>
      </w:ins>
      <w:r w:rsidR="00F73840">
        <w:fldChar w:fldCharType="separate"/>
      </w:r>
      <w:ins w:id="1812" w:author="Maximilian Schmitz" w:date="2015-06-19T09:20:00Z">
        <w:r w:rsidR="00867956">
          <w:rPr>
            <w:noProof/>
          </w:rPr>
          <w:t>2</w:t>
        </w:r>
      </w:ins>
      <w:ins w:id="1813" w:author="Maximilian Schmitz" w:date="2015-06-19T09:18:00Z">
        <w:r w:rsidR="00F73840">
          <w:fldChar w:fldCharType="end"/>
        </w:r>
      </w:ins>
      <w:ins w:id="1814" w:author="Maximilian Schmitz" w:date="2015-06-14T11:03:00Z">
        <w:r>
          <w:t xml:space="preserve">: Passive Funktionen der </w:t>
        </w:r>
      </w:ins>
      <w:ins w:id="1815" w:author="Maximilian Schmitz" w:date="2015-06-17T15:32:00Z">
        <w:r w:rsidR="003227D0">
          <w:t>Skriptschnittstelle</w:t>
        </w:r>
      </w:ins>
      <w:bookmarkEnd w:id="1809"/>
    </w:p>
    <w:p w14:paraId="5B8F0178" w14:textId="77777777" w:rsidR="00201692" w:rsidRPr="00915AB6" w:rsidRDefault="00201692">
      <w:pPr>
        <w:rPr>
          <w:ins w:id="1816" w:author="Maximilian Schmitz" w:date="2015-06-14T10:47:00Z"/>
        </w:rPr>
        <w:pPrChange w:id="1817" w:author="Maximilian Schmitz" w:date="2015-06-14T21:17:00Z">
          <w:pPr>
            <w:pStyle w:val="berschrift1"/>
          </w:pPr>
        </w:pPrChange>
      </w:pPr>
    </w:p>
    <w:p w14:paraId="18383116" w14:textId="77777777" w:rsidR="003474E5" w:rsidRDefault="003474E5">
      <w:pPr>
        <w:tabs>
          <w:tab w:val="right" w:pos="9072"/>
        </w:tabs>
        <w:rPr>
          <w:ins w:id="1818" w:author="Maximilian Schmitz" w:date="2015-06-14T10:50:00Z"/>
        </w:rPr>
        <w:pPrChange w:id="1819" w:author="Maximilian Schmitz" w:date="2015-06-05T07:16:00Z">
          <w:pPr>
            <w:pStyle w:val="berschrift1"/>
          </w:pPr>
        </w:pPrChange>
      </w:pPr>
      <w:ins w:id="1820" w:author="Maximilian Schmitz" w:date="2015-06-14T10:48:00Z">
        <w:r>
          <w:t>Es ist zu sehen, dass der künstlichen Intelligenz Informationen über das Spiel selbst in Form der aktuellen Spielzeit oder der Information über den</w:t>
        </w:r>
      </w:ins>
      <w:ins w:id="1821" w:author="Maximilian Schmitz" w:date="2015-06-14T10:49:00Z">
        <w:r>
          <w:t xml:space="preserve"> </w:t>
        </w:r>
      </w:ins>
      <w:ins w:id="1822" w:author="Maximilian Schmitz" w:date="2015-06-14T10:48:00Z">
        <w:r>
          <w:t xml:space="preserve">Anstoß </w:t>
        </w:r>
      </w:ins>
      <w:ins w:id="1823"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824" w:author="Maximilian Schmitz" w:date="2015-06-14T10:53:00Z"/>
        </w:rPr>
        <w:pPrChange w:id="1825" w:author="Maximilian Schmitz" w:date="2015-06-05T07:16:00Z">
          <w:pPr>
            <w:pStyle w:val="berschrift1"/>
          </w:pPr>
        </w:pPrChange>
      </w:pPr>
      <w:ins w:id="1826" w:author="Maximilian Schmitz" w:date="2015-06-14T10:50:00Z">
        <w:r>
          <w:t xml:space="preserve">Besonders wichtig um Entscheidungen treffen zu können sind die Daten über den Spieler selbst. </w:t>
        </w:r>
      </w:ins>
      <w:ins w:id="1827" w:author="Maximilian Schmitz" w:date="2015-06-14T10:51:00Z">
        <w:r>
          <w:t xml:space="preserve">Dazu gehören seine Teamzugehörigkeit, sein aktueller Ausdauerwert und seine aktuelle Position auf dem Spielfeld. </w:t>
        </w:r>
      </w:ins>
      <w:ins w:id="1828" w:author="Maximilian Schmitz" w:date="2015-06-14T10:52:00Z">
        <w:r w:rsidR="00A97A7C">
          <w:t xml:space="preserve">Außerdem werden noch Informationen über vom Spieler gesehene Objekte bereitgestellt. </w:t>
        </w:r>
      </w:ins>
      <w:ins w:id="1829"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830" w:author="Maximilian Schmitz" w:date="2015-06-14T10:55:00Z"/>
        </w:rPr>
        <w:pPrChange w:id="1831" w:author="Maximilian Schmitz" w:date="2015-06-05T07:16:00Z">
          <w:pPr>
            <w:pStyle w:val="berschrift1"/>
          </w:pPr>
        </w:pPrChange>
      </w:pPr>
      <w:ins w:id="1832" w:author="Maximilian Schmitz" w:date="2015-06-14T10:54:00Z">
        <w:r>
          <w:lastRenderedPageBreak/>
          <w:t>Auf Basis dieser Informationen kann die künstliche Intelligenz weitere Daten wie die Aufstellung der Teammitglieder oder die Bewegun</w:t>
        </w:r>
      </w:ins>
      <w:ins w:id="1833" w:author="Maximilian Schmitz" w:date="2015-06-14T10:55:00Z">
        <w:r>
          <w:t>g</w:t>
        </w:r>
      </w:ins>
      <w:ins w:id="1834" w:author="Maximilian Schmitz" w:date="2015-06-14T10:54:00Z">
        <w:r>
          <w:t>srichtung des Balls ableiten.</w:t>
        </w:r>
      </w:ins>
      <w:ins w:id="1835"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836" w:author="Maximilian Schmitz" w:date="2015-06-14T10:56:00Z"/>
        </w:rPr>
        <w:pPrChange w:id="1837" w:author="Maximilian Schmitz" w:date="2015-06-05T07:16:00Z">
          <w:pPr>
            <w:pStyle w:val="berschrift1"/>
          </w:pPr>
        </w:pPrChange>
      </w:pPr>
    </w:p>
    <w:p w14:paraId="7890FFAD" w14:textId="77777777" w:rsidR="00D62BC2" w:rsidRDefault="00D62BC2">
      <w:pPr>
        <w:tabs>
          <w:tab w:val="right" w:pos="9072"/>
        </w:tabs>
        <w:rPr>
          <w:ins w:id="1838" w:author="Maximilian Schmitz" w:date="2015-06-14T11:10:00Z"/>
        </w:rPr>
        <w:pPrChange w:id="1839" w:author="Maximilian Schmitz" w:date="2015-06-14T11:10:00Z">
          <w:pPr/>
        </w:pPrChange>
      </w:pPr>
      <w:ins w:id="1840" w:author="Maximilian Schmitz" w:date="2015-06-14T10:57:00Z">
        <w:r>
          <w:t xml:space="preserve">Abgesehen von den Informationen bietet die </w:t>
        </w:r>
      </w:ins>
      <w:ins w:id="1841" w:author="Maximilian Schmitz" w:date="2015-06-17T15:32:00Z">
        <w:r w:rsidR="003227D0">
          <w:t xml:space="preserve">Skriptschnittstelle </w:t>
        </w:r>
      </w:ins>
      <w:ins w:id="1842" w:author="Maximilian Schmitz" w:date="2015-06-14T10:57:00Z">
        <w:r>
          <w:t xml:space="preserve">natürlich auch die Möglichkeit Aktionen des Spielers über die künstliche Intelligenz zu steuern. </w:t>
        </w:r>
      </w:ins>
      <w:ins w:id="1843" w:author="Maximilian Schmitz" w:date="2015-06-14T10:58:00Z">
        <w:r>
          <w:t xml:space="preserve">In der nachfolgenden Tabelle sind die zu Verfügung stehenden Funktionen aufgelistet. </w:t>
        </w:r>
      </w:ins>
      <w:ins w:id="1844" w:author="Maximilian Schmitz" w:date="2015-06-14T11:05:00Z">
        <w:r>
          <w:t xml:space="preserve">Die ausführliche Übersicht ist wieder im Kapitel </w:t>
        </w:r>
      </w:ins>
      <w:ins w:id="1845" w:author="Maximilian Schmitz" w:date="2015-06-17T15:32:00Z">
        <w:r w:rsidR="003227D0">
          <w:t xml:space="preserve">Skriptschnittstelle </w:t>
        </w:r>
      </w:ins>
      <w:ins w:id="1846" w:author="Maximilian Schmitz" w:date="2015-06-14T11:06:00Z">
        <w:r>
          <w:t>zu finden.</w:t>
        </w:r>
      </w:ins>
    </w:p>
    <w:p w14:paraId="6DAD7573" w14:textId="77777777" w:rsidR="00842C5C" w:rsidRDefault="00842C5C">
      <w:pPr>
        <w:tabs>
          <w:tab w:val="right" w:pos="9072"/>
        </w:tabs>
        <w:rPr>
          <w:ins w:id="1847" w:author="Maximilian Schmitz" w:date="2015-06-14T11:03:00Z"/>
        </w:rPr>
        <w:pPrChange w:id="1848" w:author="Maximilian Schmitz" w:date="2015-06-14T11:10:00Z">
          <w:pPr/>
        </w:pPrChange>
      </w:pPr>
    </w:p>
    <w:tbl>
      <w:tblPr>
        <w:tblStyle w:val="Gitternetztabelle1hell"/>
        <w:tblW w:w="9464" w:type="dxa"/>
        <w:tblLook w:val="04A0" w:firstRow="1" w:lastRow="0" w:firstColumn="1" w:lastColumn="0" w:noHBand="0" w:noVBand="1"/>
        <w:tblPrChange w:id="1849" w:author="Maximilian Schmitz" w:date="2015-06-14T11:01:00Z">
          <w:tblPr>
            <w:tblStyle w:val="Tabellenraster"/>
            <w:tblW w:w="0" w:type="auto"/>
            <w:tblLook w:val="04A0" w:firstRow="1" w:lastRow="0" w:firstColumn="1" w:lastColumn="0" w:noHBand="0" w:noVBand="1"/>
          </w:tblPr>
        </w:tblPrChange>
      </w:tblPr>
      <w:tblGrid>
        <w:gridCol w:w="1817"/>
        <w:gridCol w:w="7647"/>
        <w:tblGridChange w:id="1850">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851"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52"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853" w:author="Maximilian Schmitz" w:date="2015-06-14T10:58:00Z"/>
              </w:rPr>
            </w:pPr>
            <w:ins w:id="1854" w:author="Maximilian Schmitz" w:date="2015-06-14T10:58:00Z">
              <w:r>
                <w:t>Funktion</w:t>
              </w:r>
            </w:ins>
          </w:p>
        </w:tc>
        <w:tc>
          <w:tcPr>
            <w:tcW w:w="7647" w:type="dxa"/>
            <w:tcPrChange w:id="1855"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856" w:author="Maximilian Schmitz" w:date="2015-06-14T10:58:00Z"/>
              </w:rPr>
            </w:pPr>
            <w:ins w:id="1857" w:author="Maximilian Schmitz" w:date="2015-06-14T10:58:00Z">
              <w:r>
                <w:t>Beschreibung</w:t>
              </w:r>
            </w:ins>
          </w:p>
        </w:tc>
      </w:tr>
      <w:tr w:rsidR="00D62BC2" w14:paraId="726C0A0D" w14:textId="77777777" w:rsidTr="00D62BC2">
        <w:trPr>
          <w:ins w:id="185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59" w:author="Maximilian Schmitz" w:date="2015-06-14T11:01:00Z">
              <w:tcPr>
                <w:tcW w:w="3070" w:type="dxa"/>
              </w:tcPr>
            </w:tcPrChange>
          </w:tcPr>
          <w:p w14:paraId="7D57E634" w14:textId="77777777" w:rsidR="00D62BC2" w:rsidRPr="00D62BC2" w:rsidRDefault="00D62BC2">
            <w:pPr>
              <w:tabs>
                <w:tab w:val="right" w:pos="9072"/>
              </w:tabs>
              <w:rPr>
                <w:ins w:id="1860" w:author="Maximilian Schmitz" w:date="2015-06-14T10:58:00Z"/>
                <w:b w:val="0"/>
                <w:rPrChange w:id="1861" w:author="Maximilian Schmitz" w:date="2015-06-14T11:01:00Z">
                  <w:rPr>
                    <w:ins w:id="1862" w:author="Maximilian Schmitz" w:date="2015-06-14T10:58:00Z"/>
                  </w:rPr>
                </w:rPrChange>
              </w:rPr>
            </w:pPr>
            <w:proofErr w:type="spellStart"/>
            <w:ins w:id="1863" w:author="Maximilian Schmitz" w:date="2015-06-14T10:59:00Z">
              <w:r w:rsidRPr="00D62BC2">
                <w:t>MoveForward</w:t>
              </w:r>
            </w:ins>
            <w:proofErr w:type="spellEnd"/>
          </w:p>
        </w:tc>
        <w:tc>
          <w:tcPr>
            <w:tcW w:w="7647" w:type="dxa"/>
            <w:tcPrChange w:id="1864"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65" w:author="Maximilian Schmitz" w:date="2015-06-14T10:58:00Z"/>
              </w:rPr>
            </w:pPr>
            <w:ins w:id="1866" w:author="Maximilian Schmitz" w:date="2015-06-14T11:06:00Z">
              <w:r>
                <w:t>Vorwärtsbewegen des Spielers</w:t>
              </w:r>
            </w:ins>
          </w:p>
        </w:tc>
      </w:tr>
      <w:tr w:rsidR="00D62BC2" w14:paraId="79FD42EA" w14:textId="77777777" w:rsidTr="00D62BC2">
        <w:trPr>
          <w:ins w:id="186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68" w:author="Maximilian Schmitz" w:date="2015-06-14T11:01:00Z">
              <w:tcPr>
                <w:tcW w:w="3070" w:type="dxa"/>
              </w:tcPr>
            </w:tcPrChange>
          </w:tcPr>
          <w:p w14:paraId="35CA78AE" w14:textId="77777777" w:rsidR="00D62BC2" w:rsidRPr="00D62BC2" w:rsidRDefault="00D62BC2">
            <w:pPr>
              <w:tabs>
                <w:tab w:val="right" w:pos="9072"/>
              </w:tabs>
              <w:rPr>
                <w:ins w:id="1869" w:author="Maximilian Schmitz" w:date="2015-06-14T10:59:00Z"/>
                <w:b w:val="0"/>
                <w:rPrChange w:id="1870" w:author="Maximilian Schmitz" w:date="2015-06-14T11:01:00Z">
                  <w:rPr>
                    <w:ins w:id="1871" w:author="Maximilian Schmitz" w:date="2015-06-14T10:59:00Z"/>
                  </w:rPr>
                </w:rPrChange>
              </w:rPr>
            </w:pPr>
            <w:proofErr w:type="spellStart"/>
            <w:ins w:id="1872" w:author="Maximilian Schmitz" w:date="2015-06-14T10:59:00Z">
              <w:r w:rsidRPr="00D62BC2">
                <w:t>MoveTo</w:t>
              </w:r>
              <w:proofErr w:type="spellEnd"/>
            </w:ins>
          </w:p>
        </w:tc>
        <w:tc>
          <w:tcPr>
            <w:tcW w:w="7647" w:type="dxa"/>
            <w:tcPrChange w:id="1873"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74" w:author="Maximilian Schmitz" w:date="2015-06-14T10:59:00Z"/>
              </w:rPr>
            </w:pPr>
            <w:ins w:id="1875" w:author="Maximilian Schmitz" w:date="2015-06-14T11:07:00Z">
              <w:r>
                <w:t>Spieler an eine bestimmte Position bewegen</w:t>
              </w:r>
            </w:ins>
          </w:p>
        </w:tc>
      </w:tr>
      <w:tr w:rsidR="00D62BC2" w14:paraId="4407E74C" w14:textId="77777777" w:rsidTr="00D62BC2">
        <w:trPr>
          <w:ins w:id="187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77" w:author="Maximilian Schmitz" w:date="2015-06-14T11:01:00Z">
              <w:tcPr>
                <w:tcW w:w="3070" w:type="dxa"/>
              </w:tcPr>
            </w:tcPrChange>
          </w:tcPr>
          <w:p w14:paraId="03FD0392" w14:textId="77777777" w:rsidR="00D62BC2" w:rsidRPr="00D62BC2" w:rsidRDefault="00D62BC2">
            <w:pPr>
              <w:tabs>
                <w:tab w:val="right" w:pos="9072"/>
              </w:tabs>
              <w:rPr>
                <w:ins w:id="1878" w:author="Maximilian Schmitz" w:date="2015-06-14T10:59:00Z"/>
                <w:b w:val="0"/>
                <w:rPrChange w:id="1879" w:author="Maximilian Schmitz" w:date="2015-06-14T11:01:00Z">
                  <w:rPr>
                    <w:ins w:id="1880" w:author="Maximilian Schmitz" w:date="2015-06-14T10:59:00Z"/>
                  </w:rPr>
                </w:rPrChange>
              </w:rPr>
            </w:pPr>
            <w:proofErr w:type="spellStart"/>
            <w:ins w:id="1881" w:author="Maximilian Schmitz" w:date="2015-06-14T10:59:00Z">
              <w:r w:rsidRPr="00D62BC2">
                <w:t>Rotate</w:t>
              </w:r>
              <w:proofErr w:type="spellEnd"/>
            </w:ins>
          </w:p>
        </w:tc>
        <w:tc>
          <w:tcPr>
            <w:tcW w:w="7647" w:type="dxa"/>
            <w:tcPrChange w:id="1882"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83" w:author="Maximilian Schmitz" w:date="2015-06-14T10:59:00Z"/>
              </w:rPr>
            </w:pPr>
            <w:ins w:id="1884" w:author="Maximilian Schmitz" w:date="2015-06-14T11:07:00Z">
              <w:r>
                <w:t>Spieler um seine Achse drehen</w:t>
              </w:r>
            </w:ins>
          </w:p>
        </w:tc>
      </w:tr>
      <w:tr w:rsidR="00D62BC2" w14:paraId="65712D0F" w14:textId="77777777" w:rsidTr="00D62BC2">
        <w:trPr>
          <w:ins w:id="188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86" w:author="Maximilian Schmitz" w:date="2015-06-14T11:01:00Z">
              <w:tcPr>
                <w:tcW w:w="3070" w:type="dxa"/>
              </w:tcPr>
            </w:tcPrChange>
          </w:tcPr>
          <w:p w14:paraId="7E4118DC" w14:textId="77777777" w:rsidR="00D62BC2" w:rsidRPr="00D62BC2" w:rsidRDefault="00D62BC2">
            <w:pPr>
              <w:tabs>
                <w:tab w:val="right" w:pos="9072"/>
              </w:tabs>
              <w:rPr>
                <w:ins w:id="1887" w:author="Maximilian Schmitz" w:date="2015-06-14T10:59:00Z"/>
                <w:b w:val="0"/>
                <w:rPrChange w:id="1888" w:author="Maximilian Schmitz" w:date="2015-06-14T11:01:00Z">
                  <w:rPr>
                    <w:ins w:id="1889" w:author="Maximilian Schmitz" w:date="2015-06-14T10:59:00Z"/>
                  </w:rPr>
                </w:rPrChange>
              </w:rPr>
            </w:pPr>
            <w:ins w:id="1890" w:author="Maximilian Schmitz" w:date="2015-06-14T10:59:00Z">
              <w:r w:rsidRPr="00D62BC2">
                <w:t>Kick</w:t>
              </w:r>
            </w:ins>
          </w:p>
        </w:tc>
        <w:tc>
          <w:tcPr>
            <w:tcW w:w="7647" w:type="dxa"/>
            <w:tcPrChange w:id="1891"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92" w:author="Maximilian Schmitz" w:date="2015-06-14T10:59:00Z"/>
              </w:rPr>
            </w:pPr>
            <w:ins w:id="1893" w:author="Maximilian Schmitz" w:date="2015-06-14T11:07:00Z">
              <w:r>
                <w:t>Den Ball in eine Richtung kicken</w:t>
              </w:r>
            </w:ins>
          </w:p>
        </w:tc>
      </w:tr>
      <w:tr w:rsidR="00D62BC2" w14:paraId="7E0F1F55" w14:textId="77777777" w:rsidTr="00D62BC2">
        <w:trPr>
          <w:ins w:id="189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95" w:author="Maximilian Schmitz" w:date="2015-06-14T11:01:00Z">
              <w:tcPr>
                <w:tcW w:w="3070" w:type="dxa"/>
              </w:tcPr>
            </w:tcPrChange>
          </w:tcPr>
          <w:p w14:paraId="41DA736A" w14:textId="77777777" w:rsidR="00D62BC2" w:rsidRPr="00D62BC2" w:rsidRDefault="00D62BC2">
            <w:pPr>
              <w:tabs>
                <w:tab w:val="right" w:pos="9072"/>
              </w:tabs>
              <w:rPr>
                <w:ins w:id="1896" w:author="Maximilian Schmitz" w:date="2015-06-14T10:59:00Z"/>
                <w:b w:val="0"/>
                <w:rPrChange w:id="1897" w:author="Maximilian Schmitz" w:date="2015-06-14T11:01:00Z">
                  <w:rPr>
                    <w:ins w:id="1898" w:author="Maximilian Schmitz" w:date="2015-06-14T10:59:00Z"/>
                  </w:rPr>
                </w:rPrChange>
              </w:rPr>
            </w:pPr>
            <w:proofErr w:type="spellStart"/>
            <w:ins w:id="1899" w:author="Maximilian Schmitz" w:date="2015-06-14T10:59:00Z">
              <w:r w:rsidRPr="00D62BC2">
                <w:t>StopBall</w:t>
              </w:r>
              <w:proofErr w:type="spellEnd"/>
            </w:ins>
          </w:p>
        </w:tc>
        <w:tc>
          <w:tcPr>
            <w:tcW w:w="7647" w:type="dxa"/>
            <w:tcPrChange w:id="1900"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01" w:author="Maximilian Schmitz" w:date="2015-06-14T10:59:00Z"/>
              </w:rPr>
            </w:pPr>
            <w:ins w:id="1902" w:author="Maximilian Schmitz" w:date="2015-06-14T11:08:00Z">
              <w:r>
                <w:t>Den Ball stoppen</w:t>
              </w:r>
            </w:ins>
          </w:p>
        </w:tc>
      </w:tr>
      <w:tr w:rsidR="00D62BC2" w14:paraId="76D2E6FA" w14:textId="77777777" w:rsidTr="00D62BC2">
        <w:trPr>
          <w:ins w:id="190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04" w:author="Maximilian Schmitz" w:date="2015-06-14T11:01:00Z">
              <w:tcPr>
                <w:tcW w:w="3070" w:type="dxa"/>
              </w:tcPr>
            </w:tcPrChange>
          </w:tcPr>
          <w:p w14:paraId="2531FA17" w14:textId="77777777" w:rsidR="00D62BC2" w:rsidRPr="00D62BC2" w:rsidRDefault="00D62BC2">
            <w:pPr>
              <w:tabs>
                <w:tab w:val="right" w:pos="9072"/>
              </w:tabs>
              <w:rPr>
                <w:ins w:id="1905" w:author="Maximilian Schmitz" w:date="2015-06-14T10:59:00Z"/>
                <w:b w:val="0"/>
                <w:rPrChange w:id="1906" w:author="Maximilian Schmitz" w:date="2015-06-14T11:01:00Z">
                  <w:rPr>
                    <w:ins w:id="1907" w:author="Maximilian Schmitz" w:date="2015-06-14T10:59:00Z"/>
                  </w:rPr>
                </w:rPrChange>
              </w:rPr>
            </w:pPr>
            <w:proofErr w:type="spellStart"/>
            <w:ins w:id="1908" w:author="Maximilian Schmitz" w:date="2015-06-14T11:00:00Z">
              <w:r w:rsidRPr="00D62BC2">
                <w:t>Speak</w:t>
              </w:r>
            </w:ins>
            <w:proofErr w:type="spellEnd"/>
          </w:p>
        </w:tc>
        <w:tc>
          <w:tcPr>
            <w:tcW w:w="7647" w:type="dxa"/>
            <w:tcPrChange w:id="1909"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10" w:author="Maximilian Schmitz" w:date="2015-06-14T10:59:00Z"/>
              </w:rPr>
            </w:pPr>
            <w:ins w:id="1911" w:author="Maximilian Schmitz" w:date="2015-06-14T11:09:00Z">
              <w:r>
                <w:t>Mit anderen Spielern kommunizieren</w:t>
              </w:r>
            </w:ins>
          </w:p>
        </w:tc>
      </w:tr>
      <w:tr w:rsidR="00D62BC2" w14:paraId="4EAA432B" w14:textId="77777777" w:rsidTr="00D62BC2">
        <w:trPr>
          <w:ins w:id="1912"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913" w:author="Maximilian Schmitz" w:date="2015-06-14T11:01:00Z">
              <w:tcPr>
                <w:tcW w:w="3070" w:type="dxa"/>
              </w:tcPr>
            </w:tcPrChange>
          </w:tcPr>
          <w:p w14:paraId="13F3FDAF" w14:textId="77777777" w:rsidR="00D62BC2" w:rsidRPr="00D62BC2" w:rsidRDefault="00D62BC2">
            <w:pPr>
              <w:tabs>
                <w:tab w:val="right" w:pos="9072"/>
              </w:tabs>
              <w:rPr>
                <w:ins w:id="1914" w:author="Maximilian Schmitz" w:date="2015-06-14T11:00:00Z"/>
                <w:b w:val="0"/>
                <w:rPrChange w:id="1915" w:author="Maximilian Schmitz" w:date="2015-06-14T11:01:00Z">
                  <w:rPr>
                    <w:ins w:id="1916" w:author="Maximilian Schmitz" w:date="2015-06-14T11:00:00Z"/>
                  </w:rPr>
                </w:rPrChange>
              </w:rPr>
            </w:pPr>
            <w:ins w:id="1917" w:author="Maximilian Schmitz" w:date="2015-06-14T11:00:00Z">
              <w:r w:rsidRPr="00D62BC2">
                <w:t>Listen</w:t>
              </w:r>
            </w:ins>
          </w:p>
        </w:tc>
        <w:tc>
          <w:tcPr>
            <w:tcW w:w="7647" w:type="dxa"/>
            <w:tcPrChange w:id="1918"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919" w:author="Maximilian Schmitz" w:date="2015-06-14T11:00:00Z"/>
              </w:rPr>
              <w:pPrChange w:id="1920"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21"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922" w:author="Maximilian Schmitz" w:date="2015-06-14T21:17:00Z"/>
        </w:rPr>
        <w:pPrChange w:id="1923" w:author="Maximilian Schmitz" w:date="2015-06-14T11:04:00Z">
          <w:pPr>
            <w:pStyle w:val="berschrift1"/>
          </w:pPr>
        </w:pPrChange>
      </w:pPr>
      <w:bookmarkStart w:id="1924" w:name="_Toc422468983"/>
      <w:ins w:id="1925" w:author="Maximilian Schmitz" w:date="2015-06-14T11:04:00Z">
        <w:r>
          <w:t xml:space="preserve">Tabelle </w:t>
        </w:r>
      </w:ins>
      <w:ins w:id="1926" w:author="Maximilian Schmitz" w:date="2015-06-19T09:18:00Z">
        <w:r w:rsidR="00F73840">
          <w:fldChar w:fldCharType="begin"/>
        </w:r>
        <w:r w:rsidR="00F73840">
          <w:instrText xml:space="preserve"> SEQ Tabelle \* ARABIC </w:instrText>
        </w:r>
      </w:ins>
      <w:r w:rsidR="00F73840">
        <w:fldChar w:fldCharType="separate"/>
      </w:r>
      <w:ins w:id="1927" w:author="Maximilian Schmitz" w:date="2015-06-19T09:20:00Z">
        <w:r w:rsidR="00867956">
          <w:rPr>
            <w:noProof/>
          </w:rPr>
          <w:t>3</w:t>
        </w:r>
      </w:ins>
      <w:ins w:id="1928" w:author="Maximilian Schmitz" w:date="2015-06-19T09:18:00Z">
        <w:r w:rsidR="00F73840">
          <w:fldChar w:fldCharType="end"/>
        </w:r>
      </w:ins>
      <w:ins w:id="1929" w:author="Maximilian Schmitz" w:date="2015-06-14T11:04:00Z">
        <w:r>
          <w:t xml:space="preserve">: Aktive Funktionen der </w:t>
        </w:r>
      </w:ins>
      <w:ins w:id="1930" w:author="Maximilian Schmitz" w:date="2015-06-17T15:32:00Z">
        <w:r w:rsidR="003227D0">
          <w:t>Skriptschnittstelle</w:t>
        </w:r>
      </w:ins>
      <w:bookmarkEnd w:id="1924"/>
    </w:p>
    <w:p w14:paraId="460BB0A3" w14:textId="77777777" w:rsidR="00201692" w:rsidRPr="00915AB6" w:rsidRDefault="00201692">
      <w:pPr>
        <w:rPr>
          <w:ins w:id="1931" w:author="Maximilian Schmitz" w:date="2015-06-14T11:09:00Z"/>
        </w:rPr>
        <w:pPrChange w:id="1932" w:author="Maximilian Schmitz" w:date="2015-06-14T21:17:00Z">
          <w:pPr>
            <w:pStyle w:val="berschrift1"/>
          </w:pPr>
        </w:pPrChange>
      </w:pPr>
    </w:p>
    <w:p w14:paraId="49843E3F" w14:textId="77777777" w:rsidR="007119C0" w:rsidRDefault="00201692">
      <w:pPr>
        <w:rPr>
          <w:ins w:id="1933" w:author="Maximilian Schmitz" w:date="2015-06-14T21:09:00Z"/>
        </w:rPr>
        <w:pPrChange w:id="1934" w:author="Maximilian Schmitz" w:date="2015-06-14T11:09:00Z">
          <w:pPr>
            <w:pStyle w:val="berschrift1"/>
          </w:pPr>
        </w:pPrChange>
      </w:pPr>
      <w:ins w:id="1935"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936" w:author="Maximilian Schmitz" w:date="2015-06-14T21:09:00Z"/>
        </w:rPr>
        <w:pPrChange w:id="1937" w:author="Maximilian Schmitz" w:date="2015-06-14T11:09:00Z">
          <w:pPr>
            <w:pStyle w:val="berschrift1"/>
          </w:pPr>
        </w:pPrChange>
      </w:pPr>
      <w:ins w:id="1938"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939" w:author="Maximilian Schmitz" w:date="2015-06-14T21:13:00Z"/>
        </w:rPr>
        <w:pPrChange w:id="1940" w:author="Maximilian Schmitz" w:date="2015-06-14T11:09:00Z">
          <w:pPr>
            <w:pStyle w:val="berschrift1"/>
          </w:pPr>
        </w:pPrChange>
      </w:pPr>
      <w:ins w:id="1941" w:author="Maximilian Schmitz" w:date="2015-06-14T21:12:00Z">
        <w:r>
          <w:t xml:space="preserve">Auch die Kommunikation zwischen den Spielern </w:t>
        </w:r>
      </w:ins>
      <w:ins w:id="1942" w:author="Maximilian Schmitz" w:date="2015-06-14T21:13:00Z">
        <w:r>
          <w:t xml:space="preserve">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w:t>
        </w:r>
        <w:r>
          <w:lastRenderedPageBreak/>
          <w:t>Intelligenz eines Spielers in der Lage mit der künstlichen Intelligenz eines anderen Spielers zusammenzuarbeiten.</w:t>
        </w:r>
      </w:ins>
    </w:p>
    <w:p w14:paraId="55ED526A" w14:textId="77777777" w:rsidR="00201692" w:rsidRDefault="00201692">
      <w:pPr>
        <w:rPr>
          <w:ins w:id="1943" w:author="Maximilian Schmitz" w:date="2015-06-14T21:16:00Z"/>
        </w:rPr>
        <w:pPrChange w:id="1944" w:author="Maximilian Schmitz" w:date="2015-06-14T11:09:00Z">
          <w:pPr>
            <w:pStyle w:val="berschrift1"/>
          </w:pPr>
        </w:pPrChange>
      </w:pPr>
    </w:p>
    <w:p w14:paraId="0C7F866D" w14:textId="77777777" w:rsidR="00D176AD" w:rsidRDefault="000036F2">
      <w:pPr>
        <w:rPr>
          <w:ins w:id="1945" w:author="Maximilian Schmitz" w:date="2015-06-14T21:36:00Z"/>
        </w:rPr>
        <w:pPrChange w:id="1946" w:author="Maximilian Schmitz" w:date="2015-06-14T11:09:00Z">
          <w:pPr>
            <w:pStyle w:val="berschrift1"/>
          </w:pPr>
        </w:pPrChange>
      </w:pPr>
      <w:ins w:id="1947" w:author="Maximilian Schmitz" w:date="2015-06-14T21:30:00Z">
        <w:r>
          <w:t xml:space="preserve">Mit den oben vorgestellten Funktionen </w:t>
        </w:r>
      </w:ins>
      <w:ins w:id="1948"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949" w:author="Maximilian Schmitz" w:date="2015-06-14T21:36:00Z">
        <w:r w:rsidR="00D176AD">
          <w:t>dieser Daten kann entschieden werden welche Aktion des Spielers ausgelöst werden sollte.</w:t>
        </w:r>
      </w:ins>
    </w:p>
    <w:p w14:paraId="1354B5E1" w14:textId="77777777" w:rsidR="00201692" w:rsidRDefault="00D176AD">
      <w:pPr>
        <w:rPr>
          <w:ins w:id="1950" w:author="Maximilian Schmitz" w:date="2015-06-14T21:44:00Z"/>
        </w:rPr>
        <w:pPrChange w:id="1951" w:author="Maximilian Schmitz" w:date="2015-06-14T11:09:00Z">
          <w:pPr>
            <w:pStyle w:val="berschrift1"/>
          </w:pPr>
        </w:pPrChange>
      </w:pPr>
      <w:ins w:id="1952" w:author="Maximilian Schmitz" w:date="2015-06-14T21:36:00Z">
        <w:r>
          <w:t xml:space="preserve">Der Vorteil eines Entscheidungsbaums liegt darin, dass er einfach verständlich und nachvollziehbar ist. Somit lässt er sich auch verhältnismäßig leicht formulieren. </w:t>
        </w:r>
      </w:ins>
      <w:ins w:id="1953" w:author="Maximilian Schmitz" w:date="2015-06-14T21:38:00Z">
        <w:r>
          <w:t xml:space="preserve">Dieser Vorteil relativiert sich allerdings durch die Tatsache, dass auch Entscheidungsbäume bei steigender Komplexität an Übersichtlichkeit verlieren. </w:t>
        </w:r>
      </w:ins>
      <w:ins w:id="1954" w:author="Maximilian Schmitz" w:date="2015-06-14T21:39:00Z">
        <w:r>
          <w:t xml:space="preserve">Vor allem dadurch, dass hier nicht nur binäre Entscheidungsbäume eingesetzt werden, lassen </w:t>
        </w:r>
      </w:ins>
      <w:ins w:id="1955" w:author="Maximilian Schmitz" w:date="2015-06-14T21:42:00Z">
        <w:r>
          <w:t>unüberschaubare, stark verzweigte Bäume zu. Binäre Entscheidungsbäume verzweig</w:t>
        </w:r>
        <w:r w:rsidR="00E71BBD">
          <w:t>en sich an jedem Kno</w:t>
        </w:r>
        <w:r>
          <w:t>ten in genau zwei Richtungen</w:t>
        </w:r>
      </w:ins>
      <w:ins w:id="1956" w:author="Maximilian Schmitz" w:date="2015-06-14T21:44:00Z">
        <w:r w:rsidR="00E71BBD">
          <w:t>.</w:t>
        </w:r>
      </w:ins>
      <w:ins w:id="1957" w:author="Maximilian Schmitz" w:date="2015-06-14T21:46:00Z">
        <w:r w:rsidR="00E71BBD">
          <w:t xml:space="preserve"> Dadurch entstehen in der Regel </w:t>
        </w:r>
      </w:ins>
      <w:ins w:id="1958" w:author="Maximilian Schmitz" w:date="2015-06-14T21:47:00Z">
        <w:r w:rsidR="00E71BBD">
          <w:t>schmale, tiefe Bäume.</w:t>
        </w:r>
      </w:ins>
    </w:p>
    <w:p w14:paraId="33D227A5" w14:textId="77777777" w:rsidR="00E71BBD" w:rsidRDefault="00E71BBD">
      <w:pPr>
        <w:rPr>
          <w:ins w:id="1959" w:author="Maximilian Schmitz" w:date="2015-06-14T21:47:00Z"/>
        </w:rPr>
        <w:pPrChange w:id="1960" w:author="Maximilian Schmitz" w:date="2015-06-14T11:09:00Z">
          <w:pPr>
            <w:pStyle w:val="berschrift1"/>
          </w:pPr>
        </w:pPrChange>
      </w:pPr>
      <w:ins w:id="1961" w:author="Maximilian Schmitz" w:date="2015-06-14T21:45:00Z">
        <w:r>
          <w:t xml:space="preserve">Die hier für die Entscheidungen herangezogenen Informationen </w:t>
        </w:r>
      </w:ins>
      <w:ins w:id="1962" w:author="Maximilian Schmitz" w:date="2015-06-14T21:46:00Z">
        <w:r>
          <w:t xml:space="preserve">lassen </w:t>
        </w:r>
      </w:ins>
      <w:ins w:id="1963"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964" w:author="Maximilian Schmitz" w:date="2015-06-14T21:48:00Z"/>
        </w:rPr>
        <w:pPrChange w:id="1965" w:author="Maximilian Schmitz" w:date="2015-06-14T11:09:00Z">
          <w:pPr>
            <w:pStyle w:val="berschrift1"/>
          </w:pPr>
        </w:pPrChange>
      </w:pPr>
    </w:p>
    <w:p w14:paraId="79BFA3B9" w14:textId="77777777" w:rsidR="00986767" w:rsidRDefault="003D5A6B">
      <w:pPr>
        <w:rPr>
          <w:ins w:id="1966" w:author="Maximilian Schmitz" w:date="2015-06-15T21:20:00Z"/>
        </w:rPr>
        <w:pPrChange w:id="1967" w:author="Maximilian Schmitz" w:date="2015-06-14T11:09:00Z">
          <w:pPr>
            <w:pStyle w:val="berschrift1"/>
          </w:pPr>
        </w:pPrChange>
      </w:pPr>
      <w:ins w:id="1968" w:author="Maximilian Schmitz" w:date="2015-06-14T21:48:00Z">
        <w:r>
          <w:t xml:space="preserve">Im Folgenden wird beispielhaft ein Teil eines Entscheidungsbaums vorgestellt, der feststellt, </w:t>
        </w:r>
      </w:ins>
      <w:ins w:id="1969"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970" w:author="Maximilian Schmitz" w:date="2015-06-19T09:20:00Z">
        <w:r w:rsidR="00867956">
          <w:t xml:space="preserve">Abbildung </w:t>
        </w:r>
        <w:r w:rsidR="00867956">
          <w:rPr>
            <w:noProof/>
          </w:rPr>
          <w:t>1</w:t>
        </w:r>
      </w:ins>
      <w:ins w:id="1971"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972" w:author="Maximilian Schmitz" w:date="2015-06-16T21:37:00Z"/>
        </w:rPr>
        <w:pPrChange w:id="1973" w:author="Maximilian Schmitz" w:date="2015-06-14T11:09:00Z">
          <w:pPr>
            <w:pStyle w:val="berschrift1"/>
          </w:pPr>
        </w:pPrChange>
      </w:pPr>
      <w:ins w:id="1974" w:author="Maximilian Schmitz" w:date="2015-06-16T21:24:00Z">
        <w:r>
          <w:t>Zunächst wird geprüft, ob der Ball in einer bestimmten Entfernung zum Spieler ist. Der Spieler soll daraufhin den Ball annehmen</w:t>
        </w:r>
      </w:ins>
      <w:ins w:id="1975" w:author="Maximilian Schmitz" w:date="2015-06-16T21:25:00Z">
        <w:r>
          <w:t xml:space="preserve">. </w:t>
        </w:r>
      </w:ins>
      <w:ins w:id="1976"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977" w:author="Maximilian Schmitz" w:date="2015-06-16T21:33:00Z">
        <w:r w:rsidR="004267D3">
          <w:t xml:space="preserve">die Position </w:t>
        </w:r>
      </w:ins>
      <w:ins w:id="1978" w:author="Maximilian Schmitz" w:date="2015-06-16T21:34:00Z">
        <w:r w:rsidR="004267D3">
          <w:t>des am nächsten zum Tor gelegenen Spielers</w:t>
        </w:r>
      </w:ins>
      <w:ins w:id="1979" w:author="Maximilian Schmitz" w:date="2015-06-16T21:33:00Z">
        <w:r w:rsidR="004267D3">
          <w:t xml:space="preserve"> gespeichert. Diese Position wird für einen späteren Pass benötigt.</w:t>
        </w:r>
      </w:ins>
      <w:ins w:id="1980" w:author="Maximilian Schmitz" w:date="2015-06-16T21:35:00Z">
        <w:r w:rsidR="004267D3">
          <w:t xml:space="preserve"> Die Überlegung dabei ist, dass ein Spieler</w:t>
        </w:r>
      </w:ins>
      <w:ins w:id="1981" w:author="Maximilian Schmitz" w:date="2015-06-16T21:36:00Z">
        <w:r w:rsidR="004267D3">
          <w:t>,</w:t>
        </w:r>
      </w:ins>
      <w:ins w:id="1982" w:author="Maximilian Schmitz" w:date="2015-06-16T21:35:00Z">
        <w:r w:rsidR="004267D3">
          <w:t xml:space="preserve"> der schon näher am gegnerischen Tor steht,</w:t>
        </w:r>
      </w:ins>
      <w:ins w:id="1983" w:author="Maximilian Schmitz" w:date="2015-06-16T21:36:00Z">
        <w:r w:rsidR="004267D3">
          <w:t xml:space="preserve"> nicht mehr </w:t>
        </w:r>
        <w:proofErr w:type="spellStart"/>
        <w:r w:rsidR="004267D3">
          <w:t>so weit</w:t>
        </w:r>
        <w:proofErr w:type="spellEnd"/>
        <w:r w:rsidR="004267D3">
          <w:t xml:space="preserve"> laufen muss mit dem Ball</w:t>
        </w:r>
      </w:ins>
      <w:ins w:id="1984" w:author="Maximilian Schmitz" w:date="2015-06-16T21:37:00Z">
        <w:r w:rsidR="004267D3">
          <w:t>. Dabei sinkt das Risiko den Ball zu verlieren und somit steigt die Chance ein Tor zu erzielen.</w:t>
        </w:r>
      </w:ins>
    </w:p>
    <w:p w14:paraId="34C1372B" w14:textId="77777777" w:rsidR="004267D3" w:rsidRDefault="004267D3">
      <w:pPr>
        <w:rPr>
          <w:ins w:id="1985" w:author="Maximilian Schmitz" w:date="2015-06-16T21:45:00Z"/>
        </w:rPr>
        <w:pPrChange w:id="1986" w:author="Maximilian Schmitz" w:date="2015-06-14T11:09:00Z">
          <w:pPr>
            <w:pStyle w:val="berschrift1"/>
          </w:pPr>
        </w:pPrChange>
      </w:pPr>
      <w:ins w:id="1987" w:author="Maximilian Schmitz" w:date="2015-06-16T21:37:00Z">
        <w:r>
          <w:t xml:space="preserve">Wenn ermittelt wird, dass der Spieler bereits </w:t>
        </w:r>
      </w:ins>
      <w:ins w:id="1988" w:author="Maximilian Schmitz" w:date="2015-06-16T21:38:00Z">
        <w:r>
          <w:t>derjenige</w:t>
        </w:r>
      </w:ins>
      <w:ins w:id="1989" w:author="Maximilian Schmitz" w:date="2015-06-16T21:37:00Z">
        <w:r>
          <w:t xml:space="preserve"> ist, der am näch</w:t>
        </w:r>
      </w:ins>
      <w:ins w:id="1990" w:author="Maximilian Schmitz" w:date="2015-06-16T21:38:00Z">
        <w:r>
          <w:t>s</w:t>
        </w:r>
      </w:ins>
      <w:ins w:id="1991" w:author="Maximilian Schmitz" w:date="2015-06-16T21:37:00Z">
        <w:r>
          <w:t>ten am Tor ist</w:t>
        </w:r>
      </w:ins>
      <w:ins w:id="1992" w:author="Maximilian Schmitz" w:date="2015-06-16T21:40:00Z">
        <w:r>
          <w:t xml:space="preserve">, wird geprüft, ob ein gegnerischer Spieler in unmittelbarer Nähe befindet. </w:t>
        </w:r>
      </w:ins>
      <w:ins w:id="1993" w:author="Maximilian Schmitz" w:date="2015-06-16T21:42:00Z">
        <w:r w:rsidR="00065393">
          <w:t xml:space="preserve">Falls das </w:t>
        </w:r>
        <w:r w:rsidR="00065393">
          <w:lastRenderedPageBreak/>
          <w:t xml:space="preserve">der Fall ist, wird der nächstgelegene Mitspieler für einen Pass gesucht. Dieser hat vermutlich größere Chancen mit dem Ball zum </w:t>
        </w:r>
        <w:r w:rsidR="00F776C9">
          <w:t xml:space="preserve">gegnerischen Tor zu kommen als </w:t>
        </w:r>
      </w:ins>
      <w:ins w:id="1994" w:author="Maximilian Schmitz" w:date="2015-06-16T21:44:00Z">
        <w:r w:rsidR="00F776C9">
          <w:t>der hier gesteuerte Spieler.</w:t>
        </w:r>
      </w:ins>
    </w:p>
    <w:p w14:paraId="736E367F" w14:textId="77777777" w:rsidR="00AA653A" w:rsidRDefault="00AA653A">
      <w:pPr>
        <w:rPr>
          <w:ins w:id="1995" w:author="Maximilian Schmitz" w:date="2015-06-16T21:47:00Z"/>
        </w:rPr>
        <w:pPrChange w:id="1996" w:author="Maximilian Schmitz" w:date="2015-06-14T11:09:00Z">
          <w:pPr>
            <w:pStyle w:val="berschrift1"/>
          </w:pPr>
        </w:pPrChange>
      </w:pPr>
      <w:ins w:id="1997"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998" w:author="Maximilian Schmitz" w:date="2015-06-15T21:16:00Z"/>
        </w:rPr>
        <w:pPrChange w:id="1999" w:author="Maximilian Schmitz" w:date="2015-06-14T11:09:00Z">
          <w:pPr>
            <w:pStyle w:val="berschrift1"/>
          </w:pPr>
        </w:pPrChange>
      </w:pPr>
      <w:ins w:id="2000" w:author="Maximilian Schmitz" w:date="2015-06-16T21:47:00Z">
        <w:r>
          <w:t xml:space="preserve">Wenn der Spieler nicht abspielen soll, prüft er seine Distanz zum Tor und wagt daraufhin einen Torschuss oder </w:t>
        </w:r>
      </w:ins>
      <w:ins w:id="2001" w:author="Maximilian Schmitz" w:date="2015-06-16T21:48:00Z">
        <w:r>
          <w:t>spielt den Ball leicht Richtung Tor um dann nachzulaufen.</w:t>
        </w:r>
      </w:ins>
    </w:p>
    <w:p w14:paraId="00E2E2E4" w14:textId="77777777" w:rsidR="004B4A71" w:rsidRDefault="003817E8">
      <w:pPr>
        <w:keepNext/>
        <w:rPr>
          <w:ins w:id="2002" w:author="Maximilian Schmitz" w:date="2015-06-15T21:17:00Z"/>
        </w:rPr>
        <w:pPrChange w:id="2003" w:author="Maximilian Schmitz" w:date="2015-06-15T21:17:00Z">
          <w:pPr/>
        </w:pPrChange>
      </w:pPr>
      <w:ins w:id="2004" w:author="Maximilian Schmitz" w:date="2015-06-15T21:16:00Z">
        <w:r>
          <w:lastRenderedPageBreak/>
          <w:pict w14:anchorId="005BC6E2">
            <v:shape id="_x0000_i1027" type="#_x0000_t75" style="width:454.1pt;height:511.95pt">
              <v:imagedata r:id="rId25" o:title="Unbenannt"/>
            </v:shape>
          </w:pict>
        </w:r>
      </w:ins>
    </w:p>
    <w:p w14:paraId="1B26F097" w14:textId="77777777" w:rsidR="004B4A71" w:rsidRDefault="004B4A71">
      <w:pPr>
        <w:pStyle w:val="Beschriftung"/>
        <w:rPr>
          <w:ins w:id="2005" w:author="Maximilian Schmitz" w:date="2015-06-16T21:49:00Z"/>
        </w:rPr>
        <w:pPrChange w:id="2006" w:author="Maximilian Schmitz" w:date="2015-06-15T21:17:00Z">
          <w:pPr>
            <w:pStyle w:val="berschrift1"/>
          </w:pPr>
        </w:pPrChange>
      </w:pPr>
      <w:bookmarkStart w:id="2007" w:name="_Toc422468980"/>
      <w:ins w:id="2008" w:author="Maximilian Schmitz" w:date="2015-06-15T21:17:00Z">
        <w:r>
          <w:t xml:space="preserve">Abbildung </w:t>
        </w:r>
        <w:r>
          <w:fldChar w:fldCharType="begin"/>
        </w:r>
        <w:r>
          <w:instrText xml:space="preserve"> SEQ Abbildung \* ARABIC </w:instrText>
        </w:r>
      </w:ins>
      <w:r>
        <w:fldChar w:fldCharType="separate"/>
      </w:r>
      <w:ins w:id="2009" w:author="Maximilian Schmitz" w:date="2015-06-19T09:20:00Z">
        <w:r w:rsidR="00867956">
          <w:rPr>
            <w:noProof/>
          </w:rPr>
          <w:t>8</w:t>
        </w:r>
      </w:ins>
      <w:ins w:id="2010" w:author="Maximilian Schmitz" w:date="2015-06-15T21:17:00Z">
        <w:r>
          <w:fldChar w:fldCharType="end"/>
        </w:r>
        <w:r>
          <w:t>: Beispiel einer künstlichen Intelligenz</w:t>
        </w:r>
      </w:ins>
      <w:bookmarkEnd w:id="2007"/>
    </w:p>
    <w:p w14:paraId="3FE88754" w14:textId="77777777" w:rsidR="000226C9" w:rsidRDefault="000226C9">
      <w:pPr>
        <w:rPr>
          <w:ins w:id="2011" w:author="Maximilian Schmitz" w:date="2015-06-16T21:49:00Z"/>
        </w:rPr>
        <w:pPrChange w:id="2012" w:author="Maximilian Schmitz" w:date="2015-06-16T21:49:00Z">
          <w:pPr>
            <w:pStyle w:val="berschrift1"/>
          </w:pPr>
        </w:pPrChange>
      </w:pPr>
    </w:p>
    <w:p w14:paraId="569C88E1" w14:textId="77777777" w:rsidR="000226C9" w:rsidRDefault="000226C9">
      <w:pPr>
        <w:rPr>
          <w:ins w:id="2013" w:author="Maximilian Schmitz" w:date="2015-06-16T21:54:00Z"/>
        </w:rPr>
        <w:pPrChange w:id="2014" w:author="Maximilian Schmitz" w:date="2015-06-16T21:49:00Z">
          <w:pPr>
            <w:pStyle w:val="berschrift1"/>
          </w:pPr>
        </w:pPrChange>
      </w:pPr>
      <w:ins w:id="2015" w:author="Maximilian Schmitz" w:date="2015-06-16T21:49:00Z">
        <w:r>
          <w:t xml:space="preserve">Der oben beschriebene Entscheidungsbaum ist verhältnismäßig klein und übersichtlich. Außerdem arbeitet er nur </w:t>
        </w:r>
      </w:ins>
      <w:ins w:id="2016" w:author="Maximilian Schmitz" w:date="2015-06-16T21:50:00Z">
        <w:r>
          <w:t xml:space="preserve">eine einzelne Situation ab. Um die gesamt Intelligenz des Spielers zu beschreiben sind deutlich mehr Prüfungen zu machen und </w:t>
        </w:r>
        <w:r>
          <w:lastRenderedPageBreak/>
          <w:t xml:space="preserve">mehr </w:t>
        </w:r>
      </w:ins>
      <w:ins w:id="2017" w:author="Maximilian Schmitz" w:date="2015-06-16T21:52:00Z">
        <w:r>
          <w:t xml:space="preserve">Informationen zu berücksichtigt. </w:t>
        </w:r>
      </w:ins>
      <w:ins w:id="2018" w:author="Maximilian Schmitz" w:date="2015-06-16T21:53:00Z">
        <w:r w:rsidR="00A12EBB">
          <w:t>Der oben gezeigt Ausschnitt ist deshalb nur als Beispiel für einen möglichen Entscheidungsbaum zu sehen und soll die grundlegende</w:t>
        </w:r>
      </w:ins>
      <w:ins w:id="2019" w:author="Maximilian Schmitz" w:date="2015-06-16T21:54:00Z">
        <w:r w:rsidR="009E1F6B">
          <w:t>n Möglichkeiten demonstrieren.</w:t>
        </w:r>
      </w:ins>
      <w:ins w:id="2020" w:author="Maximilian Schmitz" w:date="2015-06-16T21:57:00Z">
        <w:r w:rsidR="00FA6895">
          <w:t xml:space="preserve"> Dieses Beispiel berücksichtigt zwar schon Interaktionen zwischen den Spielern, es kann aber noch nicht von einer gemeins</w:t>
        </w:r>
      </w:ins>
      <w:ins w:id="2021" w:author="Maximilian Schmitz" w:date="2015-06-16T21:58:00Z">
        <w:r w:rsidR="00FA6895">
          <w:t>amen Strategie oder gar von einer verteilten künstlichen Intelligenz gesprochen werden.</w:t>
        </w:r>
      </w:ins>
    </w:p>
    <w:p w14:paraId="4E3BFC59" w14:textId="77777777" w:rsidR="004C35F2" w:rsidRDefault="004C35F2">
      <w:pPr>
        <w:rPr>
          <w:ins w:id="2022" w:author="Maximilian Schmitz" w:date="2015-06-16T21:54:00Z"/>
        </w:rPr>
        <w:pPrChange w:id="2023" w:author="Maximilian Schmitz" w:date="2015-06-16T21:49:00Z">
          <w:pPr>
            <w:pStyle w:val="berschrift1"/>
          </w:pPr>
        </w:pPrChange>
      </w:pPr>
    </w:p>
    <w:p w14:paraId="6E4CCFA6" w14:textId="77777777" w:rsidR="004C35F2" w:rsidRPr="00915AB6" w:rsidRDefault="004C35F2">
      <w:pPr>
        <w:rPr>
          <w:ins w:id="2024" w:author="Maximilian Schmitz" w:date="2015-06-05T06:51:00Z"/>
        </w:rPr>
        <w:pPrChange w:id="2025" w:author="Maximilian Schmitz" w:date="2015-06-16T21:49:00Z">
          <w:pPr>
            <w:pStyle w:val="berschrift1"/>
          </w:pPr>
        </w:pPrChange>
      </w:pPr>
      <w:ins w:id="2026"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2027" w:author="Michael K." w:date="2015-07-02T13:52:00Z"/>
        </w:rPr>
      </w:pPr>
      <w:r w:rsidRPr="00FC5721">
        <w:br w:type="page"/>
      </w:r>
      <w:bookmarkStart w:id="2028" w:name="_Toc422468966"/>
      <w:r w:rsidR="003D51AD">
        <w:lastRenderedPageBreak/>
        <w:t>Ausblick</w:t>
      </w:r>
      <w:bookmarkEnd w:id="2028"/>
    </w:p>
    <w:p w14:paraId="57585324" w14:textId="2AB40E2D" w:rsidR="003971A1" w:rsidRDefault="003971A1">
      <w:pPr>
        <w:rPr>
          <w:ins w:id="2029" w:author="Michael K." w:date="2015-07-02T13:54:00Z"/>
        </w:rPr>
        <w:pPrChange w:id="2030" w:author="Michael K." w:date="2015-07-02T13:52:00Z">
          <w:pPr>
            <w:pStyle w:val="berschrift1"/>
            <w:numPr>
              <w:numId w:val="0"/>
            </w:numPr>
          </w:pPr>
        </w:pPrChange>
      </w:pPr>
      <w:ins w:id="2031" w:author="Michael K." w:date="2015-07-02T13:52:00Z">
        <w:r>
          <w:t xml:space="preserve">Im folgenden Kapitel wird aufgezeigt, welche Erweiterungsmöglichkeiten es für zukünftige Studienarbeiten gibt, </w:t>
        </w:r>
      </w:ins>
      <w:ins w:id="2032" w:author="Michael K." w:date="2015-07-02T13:54:00Z">
        <w:r>
          <w:t xml:space="preserve">welche sich mit dem Thema </w:t>
        </w:r>
        <w:proofErr w:type="spellStart"/>
        <w:r>
          <w:t>Unreal</w:t>
        </w:r>
      </w:ins>
      <w:ins w:id="2033" w:author="Admin" w:date="2015-07-06T14:55:00Z">
        <w:r w:rsidR="0041383A">
          <w:t>C</w:t>
        </w:r>
      </w:ins>
      <w:ins w:id="2034" w:author="Michael K." w:date="2015-07-02T13:54:00Z">
        <w:del w:id="2035" w:author="Admin" w:date="2015-07-06T14:55:00Z">
          <w:r w:rsidDel="0041383A">
            <w:delText>c</w:delText>
          </w:r>
        </w:del>
        <w:r>
          <w:t>up</w:t>
        </w:r>
        <w:proofErr w:type="spellEnd"/>
        <w:r>
          <w:t xml:space="preserve"> beschäftigen.</w:t>
        </w:r>
      </w:ins>
    </w:p>
    <w:p w14:paraId="727A7CEB" w14:textId="77777777" w:rsidR="003971A1" w:rsidRPr="003971A1" w:rsidRDefault="003971A1">
      <w:pPr>
        <w:pPrChange w:id="2036" w:author="Michael K." w:date="2015-07-02T13:52:00Z">
          <w:pPr>
            <w:pStyle w:val="berschrift1"/>
            <w:numPr>
              <w:numId w:val="0"/>
            </w:numPr>
          </w:pPr>
        </w:pPrChange>
      </w:pPr>
    </w:p>
    <w:p w14:paraId="60173257" w14:textId="77777777" w:rsidR="00321258" w:rsidRDefault="00321258" w:rsidP="00321258">
      <w:pPr>
        <w:rPr>
          <w:ins w:id="2037" w:author="Michael K." w:date="2015-07-01T14:39:00Z"/>
        </w:rPr>
      </w:pPr>
      <w:commentRangeStart w:id="2038"/>
      <w:ins w:id="2039" w:author="Michael K." w:date="2015-07-01T14:39:00Z">
        <w:r>
          <w:t>Regeln</w:t>
        </w:r>
      </w:ins>
      <w:commentRangeEnd w:id="2038"/>
      <w:r w:rsidR="0041383A">
        <w:rPr>
          <w:rStyle w:val="Kommentarzeichen"/>
        </w:rPr>
        <w:commentReference w:id="2038"/>
      </w:r>
      <w:ins w:id="2040" w:author="Michael K." w:date="2015-07-01T14:39:00Z">
        <w:r>
          <w:t>:</w:t>
        </w:r>
      </w:ins>
    </w:p>
    <w:p w14:paraId="74F30DE4" w14:textId="77777777" w:rsidR="00321258" w:rsidRDefault="00321258" w:rsidP="00321258">
      <w:pPr>
        <w:rPr>
          <w:ins w:id="2041" w:author="Michael K." w:date="2015-07-01T14:39:00Z"/>
        </w:rPr>
      </w:pPr>
      <w:ins w:id="2042"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043" w:author="Michael K." w:date="2015-07-01T14:40:00Z">
        <w:r>
          <w:t>läuft</w:t>
        </w:r>
      </w:ins>
      <w:ins w:id="2044"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045" w:author="Michael K." w:date="2015-07-01T14:39:00Z"/>
        </w:rPr>
      </w:pPr>
    </w:p>
    <w:p w14:paraId="714BC0B9" w14:textId="77777777" w:rsidR="00321258" w:rsidRDefault="00321258" w:rsidP="00321258">
      <w:pPr>
        <w:rPr>
          <w:ins w:id="2046" w:author="Michael K." w:date="2015-07-01T14:39:00Z"/>
        </w:rPr>
      </w:pPr>
      <w:ins w:id="2047" w:author="Michael K." w:date="2015-07-01T14:39:00Z">
        <w:r>
          <w:t>Grafik:</w:t>
        </w:r>
      </w:ins>
    </w:p>
    <w:p w14:paraId="022D700C" w14:textId="77777777" w:rsidR="00321258" w:rsidRDefault="00321258" w:rsidP="00321258">
      <w:pPr>
        <w:rPr>
          <w:ins w:id="2048" w:author="Michael K." w:date="2015-07-01T14:54:00Z"/>
        </w:rPr>
      </w:pPr>
      <w:ins w:id="2049"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050" w:author="Michael K." w:date="2015-07-01T14:41:00Z">
        <w:r>
          <w:t xml:space="preserve">Die verwendete Unreal Engine 4 </w:t>
        </w:r>
      </w:ins>
      <w:ins w:id="2051" w:author="Michael K." w:date="2015-07-01T14:44:00Z">
        <w:r>
          <w:t>ist eines der neusten und fortschrittlichsten Produkte im Bereich der Spiele</w:t>
        </w:r>
      </w:ins>
      <w:ins w:id="2052" w:author="Michael K." w:date="2015-07-01T14:45:00Z">
        <w:r>
          <w:t>-</w:t>
        </w:r>
        <w:proofErr w:type="spellStart"/>
        <w:r>
          <w:t>Engines</w:t>
        </w:r>
        <w:proofErr w:type="spellEnd"/>
        <w:r>
          <w:t xml:space="preserve"> und bietet daher die Möglichkeit aufwendige Effekte, Animationen und </w:t>
        </w:r>
      </w:ins>
      <w:ins w:id="2053" w:author="Michael K." w:date="2015-07-01T14:46:00Z">
        <w:r>
          <w:t>detaillierte</w:t>
        </w:r>
      </w:ins>
      <w:ins w:id="2054" w:author="Michael K." w:date="2015-07-01T14:45:00Z">
        <w:r>
          <w:t xml:space="preserve"> Umgebungen </w:t>
        </w:r>
      </w:ins>
      <w:ins w:id="2055" w:author="Michael K." w:date="2015-07-01T14:44:00Z">
        <w:r>
          <w:t xml:space="preserve"> </w:t>
        </w:r>
      </w:ins>
      <w:ins w:id="2056" w:author="Michael K." w:date="2015-07-01T14:46:00Z">
        <w:r>
          <w:t>darzustellen. So könnte das Aussehen der Spieler individuell gestaltet werden, jeweils mit aufwendiger Simulation der Haare oder realistische Bewegungen seines Triko</w:t>
        </w:r>
      </w:ins>
      <w:ins w:id="2057" w:author="Michael K." w:date="2015-07-01T14:47:00Z">
        <w:r>
          <w:t>t</w:t>
        </w:r>
      </w:ins>
      <w:ins w:id="2058" w:author="Michael K." w:date="2015-07-01T14:46:00Z">
        <w:r>
          <w:t xml:space="preserve">s. </w:t>
        </w:r>
      </w:ins>
      <w:ins w:id="2059" w:author="Michael K." w:date="2015-07-01T14:47:00Z">
        <w:r>
          <w:t xml:space="preserve">Sogenannte </w:t>
        </w:r>
        <w:proofErr w:type="spellStart"/>
        <w:r>
          <w:t>Shadereffekte</w:t>
        </w:r>
        <w:proofErr w:type="spellEnd"/>
        <w:r>
          <w:t xml:space="preserve"> können die Beleuchtung und die allgemeine Lichtstimmung drastisch beeinflussen </w:t>
        </w:r>
      </w:ins>
      <w:ins w:id="2060" w:author="Michael K." w:date="2015-07-01T14:48:00Z">
        <w:r>
          <w:t>und</w:t>
        </w:r>
      </w:ins>
      <w:ins w:id="2061" w:author="Michael K." w:date="2015-07-01T14:47:00Z">
        <w:r>
          <w:t xml:space="preserve"> </w:t>
        </w:r>
      </w:ins>
      <w:ins w:id="2062" w:author="Michael K." w:date="2015-07-01T14:48:00Z">
        <w:r>
          <w:t xml:space="preserve">so ein realistischeres Spielgefühl vermitteln. Mit dem Ausbau der Umgebung auf ein vollwertiges Fußballstadium </w:t>
        </w:r>
      </w:ins>
      <w:ins w:id="2063" w:author="Michael K." w:date="2015-07-01T14:49:00Z">
        <w:r w:rsidR="00230FED">
          <w:t xml:space="preserve">können in diesem Zuge die statische Lichtquelle durch dynamische, wie z.B. die </w:t>
        </w:r>
      </w:ins>
      <w:ins w:id="2064"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065" w:author="Michael K." w:date="2015-07-01T14:51:00Z">
        <w:r w:rsidR="00230FED">
          <w:t>mehrerer</w:t>
        </w:r>
      </w:ins>
      <w:ins w:id="2066" w:author="Michael K." w:date="2015-07-01T14:50:00Z">
        <w:r w:rsidR="00230FED">
          <w:t xml:space="preserve"> </w:t>
        </w:r>
      </w:ins>
      <w:ins w:id="2067" w:author="Michael K." w:date="2015-07-01T14:51:00Z">
        <w:r w:rsidR="00230FED">
          <w:t>Schatten geworfen werden.</w:t>
        </w:r>
      </w:ins>
    </w:p>
    <w:p w14:paraId="24303322" w14:textId="77777777" w:rsidR="00230FED" w:rsidRDefault="00230FED" w:rsidP="00321258">
      <w:pPr>
        <w:rPr>
          <w:ins w:id="2068" w:author="Michael K." w:date="2015-07-01T14:51:00Z"/>
        </w:rPr>
      </w:pPr>
      <w:ins w:id="2069" w:author="Michael K." w:date="2015-07-01T14:54:00Z">
        <w:r>
          <w:t xml:space="preserve">Ein weiterer wichtiger Punkt bei einer möglichst glaubhaften Simulation sind die Bewegungen der einzelnen </w:t>
        </w:r>
      </w:ins>
      <w:ins w:id="2070" w:author="Michael K." w:date="2015-07-01T14:55:00Z">
        <w:r>
          <w:t>A</w:t>
        </w:r>
        <w:r w:rsidRPr="00230FED">
          <w:t>kteure</w:t>
        </w:r>
      </w:ins>
      <w:ins w:id="2071" w:author="Michael K." w:date="2015-07-01T14:54:00Z">
        <w:r>
          <w:t xml:space="preserve">, </w:t>
        </w:r>
      </w:ins>
      <w:ins w:id="2072" w:author="Michael K." w:date="2015-07-01T14:55:00Z">
        <w:r w:rsidR="003B6537">
          <w:t xml:space="preserve">in unserem Fall die Spieler. </w:t>
        </w:r>
      </w:ins>
      <w:ins w:id="2073" w:author="Michael K." w:date="2015-07-01T19:37:00Z">
        <w:r w:rsidR="003B6537">
          <w:t>Diese besitzen aktuell hauptsächlich Laufanimationen</w:t>
        </w:r>
      </w:ins>
      <w:ins w:id="2074" w:author="Michael K." w:date="2015-07-01T19:38:00Z">
        <w:r w:rsidR="00980EC9">
          <w:t xml:space="preserve">. </w:t>
        </w:r>
      </w:ins>
      <w:ins w:id="2075" w:author="Michael K." w:date="2015-07-02T12:33:00Z">
        <w:r w:rsidR="006440B1">
          <w:t>Weitere Animationen für die einzelnen Aktionen der Spieler sind möglich und würden z.B. die Effizient</w:t>
        </w:r>
        <w:r w:rsidR="00F40141">
          <w:t xml:space="preserve"> des Torwarts </w:t>
        </w:r>
      </w:ins>
      <w:ins w:id="2076" w:author="Michael K." w:date="2015-07-02T12:36:00Z">
        <w:r w:rsidR="00F40141">
          <w:t xml:space="preserve">durch die Möglichkeit von komplexen Sprungaktionen </w:t>
        </w:r>
      </w:ins>
      <w:ins w:id="2077" w:author="Michael K." w:date="2015-07-02T12:33:00Z">
        <w:r w:rsidR="00F40141">
          <w:t>deutlich erhöhen</w:t>
        </w:r>
      </w:ins>
      <w:ins w:id="2078" w:author="Michael K." w:date="2015-07-02T12:36:00Z">
        <w:r w:rsidR="00F40141">
          <w:t>.</w:t>
        </w:r>
      </w:ins>
    </w:p>
    <w:p w14:paraId="682670B9" w14:textId="77777777" w:rsidR="00321258" w:rsidRDefault="00321258" w:rsidP="00321258">
      <w:pPr>
        <w:rPr>
          <w:ins w:id="2079" w:author="Michael K." w:date="2015-07-02T13:55:00Z"/>
        </w:rPr>
      </w:pPr>
    </w:p>
    <w:p w14:paraId="25BF6417" w14:textId="77777777" w:rsidR="003971A1" w:rsidRDefault="003971A1" w:rsidP="00321258">
      <w:pPr>
        <w:rPr>
          <w:ins w:id="2080" w:author="Michael K." w:date="2015-07-01T14:44:00Z"/>
        </w:rPr>
      </w:pPr>
      <w:ins w:id="2081" w:author="Michael K." w:date="2015-07-02T13:55:00Z">
        <w:r>
          <w:t>Bedienung:</w:t>
        </w:r>
      </w:ins>
    </w:p>
    <w:p w14:paraId="3A6F9C00" w14:textId="7DD67C12" w:rsidR="00D0056B" w:rsidRDefault="00D0056B" w:rsidP="00321258">
      <w:pPr>
        <w:rPr>
          <w:ins w:id="2082" w:author="Michael K." w:date="2015-07-02T13:59:00Z"/>
        </w:rPr>
      </w:pPr>
      <w:ins w:id="2083" w:author="Michael K." w:date="2015-07-02T12:37:00Z">
        <w:r>
          <w:t xml:space="preserve">Ein Punkt, in dem der </w:t>
        </w:r>
        <w:proofErr w:type="spellStart"/>
        <w:r>
          <w:t>Unreal</w:t>
        </w:r>
      </w:ins>
      <w:ins w:id="2084" w:author="Admin" w:date="2015-07-06T14:58:00Z">
        <w:r w:rsidR="00D47FB4">
          <w:t>C</w:t>
        </w:r>
      </w:ins>
      <w:ins w:id="2085" w:author="Michael K." w:date="2015-07-02T12:37:00Z">
        <w:del w:id="2086" w:author="Admin" w:date="2015-07-06T14:57:00Z">
          <w:r w:rsidDel="00D47FB4">
            <w:delText>c</w:delText>
          </w:r>
        </w:del>
        <w:r>
          <w:t>up</w:t>
        </w:r>
        <w:proofErr w:type="spellEnd"/>
        <w:r>
          <w:t xml:space="preserve"> erweitert werden könnte ist die sogenannte Usability. </w:t>
        </w:r>
      </w:ins>
      <w:ins w:id="2087"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88" w:author="Michael K." w:date="2015-07-02T13:59:00Z">
        <w:r w:rsidR="00962E1A">
          <w:t>zu kontrollieren.</w:t>
        </w:r>
      </w:ins>
    </w:p>
    <w:p w14:paraId="66C07713" w14:textId="77777777" w:rsidR="00962E1A" w:rsidRDefault="00962E1A" w:rsidP="00321258">
      <w:pPr>
        <w:rPr>
          <w:ins w:id="2089" w:author="Michael K." w:date="2015-07-02T14:00:00Z"/>
        </w:rPr>
      </w:pPr>
    </w:p>
    <w:p w14:paraId="00A51442" w14:textId="77777777" w:rsidR="00962E1A" w:rsidRDefault="00962E1A" w:rsidP="00321258">
      <w:pPr>
        <w:rPr>
          <w:ins w:id="2090" w:author="Michael K." w:date="2015-07-02T14:00:00Z"/>
        </w:rPr>
      </w:pPr>
      <w:ins w:id="2091" w:author="Michael K." w:date="2015-07-02T14:00:00Z">
        <w:r>
          <w:t>Alternative Skriptsprachen:</w:t>
        </w:r>
      </w:ins>
    </w:p>
    <w:p w14:paraId="5806E138" w14:textId="4407A98B" w:rsidR="00962E1A" w:rsidRDefault="00962E1A" w:rsidP="00321258">
      <w:pPr>
        <w:rPr>
          <w:ins w:id="2092" w:author="Michael K." w:date="2015-07-02T14:06:00Z"/>
        </w:rPr>
      </w:pPr>
      <w:ins w:id="2093" w:author="Michael K." w:date="2015-07-02T14:00:00Z">
        <w:r>
          <w:t>Durch die Verwendete Architektur ist es möglich, neue Schnittstellen zu anderen Skriptsprachen zu implementieren.</w:t>
        </w:r>
      </w:ins>
      <w:ins w:id="2094" w:author="Michael K." w:date="2015-07-02T14:04:00Z">
        <w:r>
          <w:t xml:space="preserve"> </w:t>
        </w:r>
      </w:ins>
      <w:ins w:id="2095" w:author="Michael K." w:date="2015-07-02T14:05:00Z">
        <w:r>
          <w:t xml:space="preserve">Beispiele wären hier </w:t>
        </w:r>
        <w:proofErr w:type="spellStart"/>
        <w:r>
          <w:t>Phyton</w:t>
        </w:r>
        <w:proofErr w:type="spellEnd"/>
        <w:r>
          <w:t xml:space="preserve"> oder sogar Java</w:t>
        </w:r>
      </w:ins>
      <w:ins w:id="2096" w:author="Maximilian Schmitz" w:date="2015-07-06T17:42:00Z">
        <w:r w:rsidR="009038E4">
          <w:t>S</w:t>
        </w:r>
      </w:ins>
      <w:ins w:id="2097" w:author="Michael K." w:date="2015-07-02T14:05:00Z">
        <w:del w:id="2098" w:author="Maximilian Schmitz" w:date="2015-07-06T17:42:00Z">
          <w:r w:rsidDel="009038E4">
            <w:delText>s</w:delText>
          </w:r>
        </w:del>
        <w:r>
          <w:t xml:space="preserve">cript.  Dadurch kann eine größere Zielgruppe erreicht werden, da die Hürde des </w:t>
        </w:r>
      </w:ins>
      <w:ins w:id="2099" w:author="Michael K." w:date="2015-07-02T14:06:00Z">
        <w:r>
          <w:t>Lernens</w:t>
        </w:r>
      </w:ins>
      <w:ins w:id="2100" w:author="Michael K." w:date="2015-07-02T14:05:00Z">
        <w:r>
          <w:t xml:space="preserve"> einer neuen Skriptsprache entfällt.</w:t>
        </w:r>
      </w:ins>
      <w:ins w:id="2101" w:author="Michael K." w:date="2015-07-02T14:04:00Z">
        <w:r>
          <w:t xml:space="preserve"> </w:t>
        </w:r>
      </w:ins>
    </w:p>
    <w:p w14:paraId="1AFB18DC" w14:textId="77777777" w:rsidR="00C73DE4" w:rsidRDefault="00C73DE4" w:rsidP="00321258">
      <w:pPr>
        <w:rPr>
          <w:ins w:id="2102" w:author="Michael K." w:date="2015-07-02T14:06:00Z"/>
        </w:rPr>
      </w:pPr>
    </w:p>
    <w:p w14:paraId="2DF56400" w14:textId="77777777" w:rsidR="00C73DE4" w:rsidRDefault="00C73DE4" w:rsidP="00321258">
      <w:pPr>
        <w:rPr>
          <w:ins w:id="2103" w:author="Michael K." w:date="2015-07-02T14:06:00Z"/>
        </w:rPr>
      </w:pPr>
      <w:ins w:id="2104" w:author="Michael K." w:date="2015-07-02T14:06:00Z">
        <w:r>
          <w:t>Komplexere KIs:</w:t>
        </w:r>
      </w:ins>
    </w:p>
    <w:p w14:paraId="3A0A10B1" w14:textId="77777777" w:rsidR="00BB6D24" w:rsidRPr="00BB6D24" w:rsidRDefault="0007038A" w:rsidP="00BB6D24">
      <w:ins w:id="2105" w:author="Michael K." w:date="2015-07-02T14:18:00Z">
        <w:r>
          <w:t xml:space="preserve">Die mit dem Spiel eingereichten KIs haben einen nur sehr eingeschränkten Umfang. So spielen z.B. alle Spieler einer Mannschaft mit der gleichen Logik. </w:t>
        </w:r>
      </w:ins>
      <w:ins w:id="2106" w:author="Michael K." w:date="2015-07-02T14:21:00Z">
        <w:r>
          <w:t xml:space="preserve">Es wäre möglich die einzelnen Spieler mit unterschiedlichen KIs </w:t>
        </w:r>
      </w:ins>
      <w:ins w:id="2107" w:author="Michael K." w:date="2015-07-02T14:22:00Z">
        <w:r>
          <w:t xml:space="preserve">für die jeweiligen Positionen auszustatten. </w:t>
        </w:r>
      </w:ins>
      <w:ins w:id="2108"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109" w:author="Michael K." w:date="2015-07-02T15:13:00Z"/>
        </w:rPr>
      </w:pPr>
      <w:r>
        <w:br w:type="page"/>
      </w:r>
      <w:bookmarkStart w:id="2110" w:name="_Toc422468967"/>
      <w:r w:rsidR="002D643B">
        <w:lastRenderedPageBreak/>
        <w:t>Fazit</w:t>
      </w:r>
      <w:bookmarkEnd w:id="2110"/>
    </w:p>
    <w:p w14:paraId="59CBD621" w14:textId="43B56401" w:rsidR="00D613CB" w:rsidDel="00E966B4" w:rsidRDefault="00683D1B">
      <w:pPr>
        <w:rPr>
          <w:del w:id="2111" w:author="Michael K." w:date="2015-07-06T19:52:00Z"/>
        </w:rPr>
        <w:pPrChange w:id="2112" w:author="Michael K." w:date="2015-07-02T15:13:00Z">
          <w:pPr>
            <w:pStyle w:val="berschrift1"/>
            <w:numPr>
              <w:numId w:val="0"/>
            </w:numPr>
          </w:pPr>
        </w:pPrChange>
      </w:pPr>
      <w:ins w:id="2113" w:author="Michael K." w:date="2015-07-06T19:53:00Z">
        <w:r>
          <w:t xml:space="preserve">Der </w:t>
        </w:r>
      </w:ins>
      <w:proofErr w:type="spellStart"/>
      <w:ins w:id="2114" w:author="Michael K." w:date="2015-07-06T19:52:00Z">
        <w:r>
          <w:t>UnrealCup</w:t>
        </w:r>
        <w:proofErr w:type="spellEnd"/>
        <w:r>
          <w:t xml:space="preserve"> ist trotz der thematischen und auch namentlichen Nähe zum </w:t>
        </w:r>
        <w:proofErr w:type="spellStart"/>
        <w:r>
          <w:t>RoboCup</w:t>
        </w:r>
        <w:proofErr w:type="spellEnd"/>
        <w:r>
          <w:t xml:space="preserve"> </w:t>
        </w:r>
      </w:ins>
      <w:ins w:id="2115" w:author="Michael K." w:date="2015-07-06T20:17:00Z">
        <w:del w:id="2116" w:author="Admin" w:date="2015-07-07T10:46:00Z">
          <w:r w:rsidR="00620C68" w:rsidDel="003817E8">
            <w:delText>schießlich</w:delText>
          </w:r>
        </w:del>
      </w:ins>
      <w:ins w:id="2117" w:author="Admin" w:date="2015-07-07T10:46:00Z">
        <w:r w:rsidR="003817E8">
          <w:t>schließlich</w:t>
        </w:r>
      </w:ins>
      <w:ins w:id="2118" w:author="Michael K." w:date="2015-07-06T20:17:00Z">
        <w:r w:rsidR="00620C68">
          <w:t xml:space="preserve"> </w:t>
        </w:r>
      </w:ins>
      <w:ins w:id="2119" w:author="Michael K." w:date="2015-07-06T19:52:00Z">
        <w:r>
          <w:t>ein eigenständiges Projekt</w:t>
        </w:r>
      </w:ins>
      <w:ins w:id="2120" w:author="Michael K." w:date="2015-07-06T19:54:00Z">
        <w:r>
          <w:t xml:space="preserve"> mit völlig unterschiedlichen Zielen geworden. </w:t>
        </w:r>
      </w:ins>
      <w:ins w:id="2121" w:author="Michael K." w:date="2015-07-06T20:17:00Z">
        <w:r w:rsidR="00620C68">
          <w:t xml:space="preserve">Besonders positiv ist die Verwendung </w:t>
        </w:r>
      </w:ins>
      <w:ins w:id="2122" w:author="Michael K." w:date="2015-07-06T20:20:00Z">
        <w:r w:rsidR="00620C68">
          <w:t xml:space="preserve">modernster Technologien in Form der Unreal Engine zu erwähnen. Hierbei </w:t>
        </w:r>
      </w:ins>
      <w:ins w:id="2123" w:author="Michael K." w:date="2015-07-06T20:23:00Z">
        <w:r w:rsidR="00550B80">
          <w:t xml:space="preserve">entstand </w:t>
        </w:r>
        <w:r w:rsidR="00E966B4">
          <w:t xml:space="preserve">ein erfrischender Gegensatz zu den sonst vermittelten Technologien, da diese im Laufe der Projektzeit wiederholt </w:t>
        </w:r>
      </w:ins>
      <w:ins w:id="2124" w:author="Michael K." w:date="2015-07-06T21:22:00Z">
        <w:r w:rsidR="00E966B4">
          <w:t>Updates</w:t>
        </w:r>
      </w:ins>
      <w:ins w:id="2125" w:author="Michael K." w:date="2015-07-06T20:23:00Z">
        <w:r w:rsidR="00E966B4">
          <w:t xml:space="preserve"> er</w:t>
        </w:r>
      </w:ins>
      <w:ins w:id="2126" w:author="Michael K." w:date="2015-07-06T21:22:00Z">
        <w:r w:rsidR="00E966B4">
          <w:t xml:space="preserve">fahren hat und </w:t>
        </w:r>
      </w:ins>
      <w:ins w:id="2127" w:author="Michael K." w:date="2015-07-06T21:46:00Z">
        <w:r w:rsidR="001F48E6">
          <w:t xml:space="preserve">so </w:t>
        </w:r>
      </w:ins>
      <w:ins w:id="2128" w:author="Michael K." w:date="2015-07-06T21:22:00Z">
        <w:r w:rsidR="00E966B4">
          <w:t>die Entwicklung mitverfolg</w:t>
        </w:r>
      </w:ins>
      <w:ins w:id="2129" w:author="Michael K." w:date="2015-07-06T21:46:00Z">
        <w:r w:rsidR="001F48E6">
          <w:t>t werden</w:t>
        </w:r>
      </w:ins>
      <w:ins w:id="2130" w:author="Michael K." w:date="2015-07-06T21:22:00Z">
        <w:r w:rsidR="00E966B4">
          <w:t xml:space="preserve"> konnte.</w:t>
        </w:r>
      </w:ins>
    </w:p>
    <w:p w14:paraId="0043122A" w14:textId="77777777" w:rsidR="00E966B4" w:rsidRDefault="00E966B4">
      <w:pPr>
        <w:rPr>
          <w:ins w:id="2131" w:author="Michael K." w:date="2015-07-06T21:26:00Z"/>
        </w:rPr>
        <w:pPrChange w:id="2132" w:author="Michael K." w:date="2015-07-02T15:13:00Z">
          <w:pPr>
            <w:pStyle w:val="berschrift1"/>
            <w:numPr>
              <w:numId w:val="0"/>
            </w:numPr>
          </w:pPr>
        </w:pPrChange>
      </w:pPr>
    </w:p>
    <w:p w14:paraId="281C9207" w14:textId="5A91FCB9" w:rsidR="00E966B4" w:rsidRDefault="00E966B4">
      <w:pPr>
        <w:rPr>
          <w:ins w:id="2133" w:author="Michael K." w:date="2015-07-06T21:30:00Z"/>
        </w:rPr>
        <w:pPrChange w:id="2134" w:author="Michael K." w:date="2015-07-02T15:13:00Z">
          <w:pPr>
            <w:pStyle w:val="berschrift1"/>
            <w:numPr>
              <w:numId w:val="0"/>
            </w:numPr>
          </w:pPr>
        </w:pPrChange>
      </w:pPr>
      <w:ins w:id="2135" w:author="Michael K." w:date="2015-07-06T21:26:00Z">
        <w:r>
          <w:t xml:space="preserve">Ein kleines </w:t>
        </w:r>
      </w:ins>
      <w:ins w:id="2136" w:author="Michael K." w:date="2015-07-06T21:27:00Z">
        <w:r>
          <w:t xml:space="preserve">Highlight </w:t>
        </w:r>
      </w:ins>
      <w:ins w:id="2137"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138" w:author="Michael K." w:date="2015-07-06T21:29:00Z">
        <w:r>
          <w:t>Deutschland</w:t>
        </w:r>
      </w:ins>
      <w:ins w:id="2139" w:author="Michael K." w:date="2015-07-06T21:28:00Z">
        <w:r>
          <w:t xml:space="preserve"> Finale </w:t>
        </w:r>
      </w:ins>
      <w:ins w:id="2140" w:author="Michael K." w:date="2015-07-06T21:29:00Z">
        <w:r>
          <w:t>erreicht.</w:t>
        </w:r>
      </w:ins>
      <w:ins w:id="2141" w:author="Michael K." w:date="2015-07-06T21:30:00Z">
        <w:r>
          <w:t xml:space="preserve"> Diese Teilnahme führte zwar zu Mehraufwand in Form von Dokumenten und Videos, welche </w:t>
        </w:r>
        <w:r w:rsidR="00103CE3">
          <w:t xml:space="preserve">aber teilweise in diese Dokumentation mit </w:t>
        </w:r>
      </w:ins>
      <w:ins w:id="2142" w:author="Michael K." w:date="2015-07-06T21:37:00Z">
        <w:r w:rsidR="00103CE3">
          <w:t>einflossen</w:t>
        </w:r>
      </w:ins>
      <w:ins w:id="2143" w:author="Michael K." w:date="2015-07-06T21:30:00Z">
        <w:r w:rsidR="00103CE3">
          <w:t xml:space="preserve">. </w:t>
        </w:r>
      </w:ins>
    </w:p>
    <w:p w14:paraId="2F97EFCC" w14:textId="77777777" w:rsidR="00103CE3" w:rsidRDefault="00103CE3">
      <w:pPr>
        <w:rPr>
          <w:ins w:id="2144" w:author="Michael K." w:date="2015-07-06T21:37:00Z"/>
        </w:rPr>
        <w:pPrChange w:id="2145" w:author="Michael K." w:date="2015-07-02T15:13:00Z">
          <w:pPr>
            <w:pStyle w:val="berschrift1"/>
            <w:numPr>
              <w:numId w:val="0"/>
            </w:numPr>
          </w:pPr>
        </w:pPrChange>
      </w:pPr>
    </w:p>
    <w:p w14:paraId="63937380" w14:textId="13CAA749" w:rsidR="00222D37" w:rsidRDefault="00103CE3">
      <w:pPr>
        <w:rPr>
          <w:ins w:id="2146" w:author="Michael K." w:date="2015-07-06T21:46:00Z"/>
        </w:rPr>
        <w:pPrChange w:id="2147" w:author="Michael K." w:date="2015-07-02T15:13:00Z">
          <w:pPr>
            <w:pStyle w:val="berschrift1"/>
            <w:numPr>
              <w:numId w:val="0"/>
            </w:numPr>
          </w:pPr>
        </w:pPrChange>
      </w:pPr>
      <w:ins w:id="2148" w:author="Michael K." w:date="2015-07-06T21:37:00Z">
        <w:r>
          <w:t xml:space="preserve">Des Weiteren war es </w:t>
        </w:r>
      </w:ins>
      <w:ins w:id="2149" w:author="Michael K." w:date="2015-07-06T21:40:00Z">
        <w:r>
          <w:t xml:space="preserve">Möglich Vorlesungsinhalte im Laufe des Projektes anzuwenden: Dazu gehören die Basislogikvorlesungen von Prof. Fahr, </w:t>
        </w:r>
      </w:ins>
      <w:ins w:id="2150" w:author="Michael K." w:date="2015-07-06T21:43:00Z">
        <w:r w:rsidR="00222D37">
          <w:t xml:space="preserve">welche bei der Einbindung und Erstellung der künstlichen Intelligenz </w:t>
        </w:r>
      </w:ins>
      <w:ins w:id="2151" w:author="Michael K." w:date="2015-07-06T21:44:00Z">
        <w:r w:rsidR="00222D37">
          <w:t xml:space="preserve">von Hilfe waren. Auch die </w:t>
        </w:r>
      </w:ins>
      <w:ins w:id="2152" w:author="Admin" w:date="2015-07-07T10:44:00Z">
        <w:r w:rsidR="003817E8">
          <w:t xml:space="preserve">Anwendung von </w:t>
        </w:r>
      </w:ins>
      <w:ins w:id="2153" w:author="Michael K." w:date="2015-07-06T21:44:00Z">
        <w:r w:rsidR="00222D37">
          <w:t xml:space="preserve">Design Pattern </w:t>
        </w:r>
      </w:ins>
      <w:ins w:id="2154" w:author="Michael K." w:date="2015-07-06T21:45:00Z">
        <w:r w:rsidR="00222D37">
          <w:t xml:space="preserve">aus der Vorlesung </w:t>
        </w:r>
        <w:r w:rsidR="00222D37" w:rsidRPr="00222D37">
          <w:t>Software Engineering</w:t>
        </w:r>
      </w:ins>
      <w:ins w:id="2155" w:author="Michael K." w:date="2015-07-06T21:44:00Z">
        <w:r w:rsidR="00222D37">
          <w:t xml:space="preserve"> von Prof. Dr. </w:t>
        </w:r>
        <w:proofErr w:type="spellStart"/>
        <w:r w:rsidR="00222D37">
          <w:t>Judt</w:t>
        </w:r>
        <w:proofErr w:type="spellEnd"/>
        <w:r w:rsidR="00222D37">
          <w:t xml:space="preserve"> wurde</w:t>
        </w:r>
        <w:del w:id="2156" w:author="Admin" w:date="2015-07-07T10:44:00Z">
          <w:r w:rsidR="00222D37" w:rsidDel="003817E8">
            <w:delText>n</w:delText>
          </w:r>
        </w:del>
        <w:r w:rsidR="00222D37">
          <w:t xml:space="preserve"> </w:t>
        </w:r>
        <w:del w:id="2157" w:author="Admin" w:date="2015-07-07T10:44:00Z">
          <w:r w:rsidR="00222D37" w:rsidDel="003817E8">
            <w:delText>eingesetzt</w:delText>
          </w:r>
        </w:del>
      </w:ins>
      <w:ins w:id="2158" w:author="Admin" w:date="2015-07-07T10:45:00Z">
        <w:r w:rsidR="003817E8">
          <w:t>berücksichtigt</w:t>
        </w:r>
      </w:ins>
      <w:ins w:id="2159" w:author="Michael K." w:date="2015-07-06T21:44:00Z">
        <w:r w:rsidR="00222D37">
          <w:t xml:space="preserve">. </w:t>
        </w:r>
      </w:ins>
    </w:p>
    <w:p w14:paraId="1CFE1812" w14:textId="77777777" w:rsidR="001F48E6" w:rsidRDefault="001F48E6">
      <w:pPr>
        <w:rPr>
          <w:ins w:id="2160" w:author="Michael K." w:date="2015-07-06T21:46:00Z"/>
        </w:rPr>
        <w:pPrChange w:id="2161" w:author="Michael K." w:date="2015-07-02T15:13:00Z">
          <w:pPr>
            <w:pStyle w:val="berschrift1"/>
            <w:numPr>
              <w:numId w:val="0"/>
            </w:numPr>
          </w:pPr>
        </w:pPrChange>
      </w:pPr>
    </w:p>
    <w:p w14:paraId="5AEE237C" w14:textId="05C1245A" w:rsidR="001F48E6" w:rsidRDefault="001F48E6">
      <w:pPr>
        <w:rPr>
          <w:ins w:id="2162" w:author="Michael K." w:date="2015-07-06T21:43:00Z"/>
        </w:rPr>
        <w:pPrChange w:id="2163" w:author="Michael K." w:date="2015-07-02T15:13:00Z">
          <w:pPr>
            <w:pStyle w:val="berschrift1"/>
            <w:numPr>
              <w:numId w:val="0"/>
            </w:numPr>
          </w:pPr>
        </w:pPrChange>
      </w:pPr>
      <w:ins w:id="2164" w:author="Michael K." w:date="2015-07-06T21:46:00Z">
        <w:r>
          <w:t xml:space="preserve">Im Rückblick sind wir mit unserem Fortschritt zufrieden: Das Spiel ist lauffähig, bietet alle Basisfunktionalitäten und bietet noch viel für </w:t>
        </w:r>
      </w:ins>
      <w:ins w:id="2165" w:author="Michael K." w:date="2015-07-06T21:47:00Z">
        <w:r>
          <w:t>zukünftige Entwicklungen.</w:t>
        </w:r>
      </w:ins>
    </w:p>
    <w:p w14:paraId="1D3E5C71" w14:textId="77777777" w:rsidR="00E966B4" w:rsidRPr="00AC4DD5" w:rsidRDefault="00E966B4">
      <w:pPr>
        <w:rPr>
          <w:ins w:id="2166" w:author="Michael K." w:date="2015-07-06T21:23:00Z"/>
        </w:rPr>
        <w:pPrChange w:id="2167"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168" w:name="_Toc422468968" w:displacedByCustomXml="next"/>
    <w:sdt>
      <w:sdtPr>
        <w:rPr>
          <w:b w:val="0"/>
          <w:kern w:val="0"/>
          <w:sz w:val="24"/>
        </w:rPr>
        <w:id w:val="-2062934921"/>
        <w:docPartObj>
          <w:docPartGallery w:val="Bibliographies"/>
          <w:docPartUnique/>
        </w:docPartObj>
      </w:sdtPr>
      <w:sdtContent>
        <w:p w14:paraId="4E309E71" w14:textId="77777777" w:rsidR="00235CFC" w:rsidRDefault="00235CFC" w:rsidP="00AC4DD5">
          <w:pPr>
            <w:pStyle w:val="berschrift1"/>
            <w:numPr>
              <w:ilvl w:val="0"/>
              <w:numId w:val="0"/>
            </w:numPr>
          </w:pPr>
          <w:r>
            <w:t>Literaturverzeichnis</w:t>
          </w:r>
          <w:bookmarkEnd w:id="2168"/>
        </w:p>
        <w:sdt>
          <w:sdtPr>
            <w:id w:val="111145805"/>
            <w:bibliography/>
          </w:sdt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169" w:author="Maximilian Schmitz" w:date="2015-06-19T09:20:00Z"/>
                </w:trPr>
                <w:tc>
                  <w:tcPr>
                    <w:tcW w:w="50" w:type="pct"/>
                    <w:hideMark/>
                  </w:tcPr>
                  <w:p w14:paraId="0C9985F5" w14:textId="77777777" w:rsidR="00867956" w:rsidRDefault="00867956">
                    <w:pPr>
                      <w:pStyle w:val="Literaturverzeichnis"/>
                      <w:rPr>
                        <w:ins w:id="2170" w:author="Maximilian Schmitz" w:date="2015-06-19T09:20:00Z"/>
                        <w:noProof/>
                        <w:szCs w:val="24"/>
                      </w:rPr>
                    </w:pPr>
                    <w:ins w:id="2171"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172" w:author="Maximilian Schmitz" w:date="2015-06-19T09:20:00Z"/>
                        <w:noProof/>
                        <w:lang w:val="en-GB"/>
                        <w:rPrChange w:id="2173" w:author="Maximilian Schmitz" w:date="2015-06-19T09:20:00Z">
                          <w:rPr>
                            <w:ins w:id="2174" w:author="Maximilian Schmitz" w:date="2015-06-19T09:20:00Z"/>
                            <w:noProof/>
                          </w:rPr>
                        </w:rPrChange>
                      </w:rPr>
                    </w:pPr>
                    <w:ins w:id="2175" w:author="Maximilian Schmitz" w:date="2015-06-19T09:20:00Z">
                      <w:r w:rsidRPr="00867956">
                        <w:rPr>
                          <w:noProof/>
                          <w:lang w:val="en-GB"/>
                          <w:rPrChange w:id="2176"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177" w:author="Maximilian Schmitz" w:date="2015-06-19T09:20:00Z"/>
                </w:trPr>
                <w:tc>
                  <w:tcPr>
                    <w:tcW w:w="50" w:type="pct"/>
                    <w:hideMark/>
                  </w:tcPr>
                  <w:p w14:paraId="2BF4EDB5" w14:textId="77777777" w:rsidR="00867956" w:rsidRDefault="00867956">
                    <w:pPr>
                      <w:pStyle w:val="Literaturverzeichnis"/>
                      <w:rPr>
                        <w:ins w:id="2178" w:author="Maximilian Schmitz" w:date="2015-06-19T09:20:00Z"/>
                        <w:noProof/>
                      </w:rPr>
                    </w:pPr>
                    <w:ins w:id="2179"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180" w:author="Maximilian Schmitz" w:date="2015-06-19T09:20:00Z"/>
                        <w:noProof/>
                      </w:rPr>
                    </w:pPr>
                    <w:ins w:id="2181"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182" w:author="Maximilian Schmitz" w:date="2015-06-19T09:20:00Z"/>
                </w:trPr>
                <w:tc>
                  <w:tcPr>
                    <w:tcW w:w="50" w:type="pct"/>
                    <w:hideMark/>
                  </w:tcPr>
                  <w:p w14:paraId="4E8037ED" w14:textId="77777777" w:rsidR="00867956" w:rsidRDefault="00867956">
                    <w:pPr>
                      <w:pStyle w:val="Literaturverzeichnis"/>
                      <w:rPr>
                        <w:ins w:id="2183" w:author="Maximilian Schmitz" w:date="2015-06-19T09:20:00Z"/>
                        <w:noProof/>
                      </w:rPr>
                    </w:pPr>
                    <w:ins w:id="2184"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185" w:author="Maximilian Schmitz" w:date="2015-06-19T09:20:00Z"/>
                        <w:noProof/>
                      </w:rPr>
                    </w:pPr>
                    <w:ins w:id="2186"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187" w:author="Maximilian Schmitz" w:date="2015-06-19T09:20:00Z"/>
                  <w:noProof/>
                </w:rPr>
              </w:pPr>
            </w:p>
            <w:p w14:paraId="0FC1DA60" w14:textId="77777777" w:rsidR="00915AB6" w:rsidDel="00867956" w:rsidRDefault="00915AB6" w:rsidP="00652DA6">
              <w:pPr>
                <w:rPr>
                  <w:del w:id="2188" w:author="Maximilian Schmitz" w:date="2015-06-19T09:20:00Z"/>
                  <w:rFonts w:ascii="Times New Roman" w:hAnsi="Times New Roman"/>
                  <w:noProof/>
                  <w:sz w:val="20"/>
                </w:rPr>
              </w:pPr>
            </w:p>
            <w:p w14:paraId="1AE35248" w14:textId="77777777" w:rsidR="00C5187B" w:rsidDel="00915AB6" w:rsidRDefault="00C5187B" w:rsidP="00652DA6">
              <w:pPr>
                <w:rPr>
                  <w:del w:id="2189" w:author="Maximilian Schmitz" w:date="2015-06-17T19:42:00Z"/>
                  <w:rFonts w:ascii="Times New Roman" w:hAnsi="Times New Roman"/>
                  <w:noProof/>
                  <w:sz w:val="20"/>
                </w:rPr>
              </w:pPr>
            </w:p>
            <w:p w14:paraId="1DD8553C" w14:textId="77777777" w:rsidR="00B50FE7" w:rsidDel="00C5187B" w:rsidRDefault="00B50FE7" w:rsidP="00652DA6">
              <w:pPr>
                <w:rPr>
                  <w:del w:id="2190" w:author="Maximilian Schmitz" w:date="2015-06-14T11:10:00Z"/>
                  <w:rFonts w:ascii="Times New Roman" w:hAnsi="Times New Roman"/>
                  <w:noProof/>
                  <w:sz w:val="20"/>
                </w:rPr>
              </w:pPr>
            </w:p>
            <w:p w14:paraId="0F4A9C0E" w14:textId="77777777" w:rsidR="00AE076F" w:rsidDel="00B50FE7" w:rsidRDefault="00AE076F" w:rsidP="00652DA6">
              <w:pPr>
                <w:rPr>
                  <w:del w:id="2191"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192" w:author="Maximilian Schmitz" w:date="2015-01-08T20:23:00Z"/>
                </w:trPr>
                <w:tc>
                  <w:tcPr>
                    <w:tcW w:w="50" w:type="pct"/>
                    <w:hideMark/>
                  </w:tcPr>
                  <w:p w14:paraId="3C51783A" w14:textId="77777777" w:rsidR="00AE076F" w:rsidDel="00B50FE7" w:rsidRDefault="00AE076F">
                    <w:pPr>
                      <w:pStyle w:val="Literaturverzeichnis"/>
                      <w:rPr>
                        <w:del w:id="2193" w:author="Maximilian Schmitz" w:date="2015-01-08T20:23:00Z"/>
                        <w:noProof/>
                        <w:szCs w:val="24"/>
                      </w:rPr>
                    </w:pPr>
                    <w:del w:id="2194"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195" w:author="Maximilian Schmitz" w:date="2015-01-08T20:23:00Z"/>
                        <w:noProof/>
                      </w:rPr>
                    </w:pPr>
                    <w:del w:id="2196"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197" w:author="Maximilian Schmitz" w:date="2015-01-08T20:23:00Z"/>
                </w:trPr>
                <w:tc>
                  <w:tcPr>
                    <w:tcW w:w="50" w:type="pct"/>
                    <w:hideMark/>
                  </w:tcPr>
                  <w:p w14:paraId="79CC3D90" w14:textId="77777777" w:rsidR="00AE076F" w:rsidDel="00B50FE7" w:rsidRDefault="00AE076F">
                    <w:pPr>
                      <w:pStyle w:val="Literaturverzeichnis"/>
                      <w:rPr>
                        <w:del w:id="2198" w:author="Maximilian Schmitz" w:date="2015-01-08T20:23:00Z"/>
                        <w:noProof/>
                      </w:rPr>
                    </w:pPr>
                    <w:del w:id="2199"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200" w:author="Maximilian Schmitz" w:date="2015-01-08T20:23:00Z"/>
                        <w:noProof/>
                      </w:rPr>
                    </w:pPr>
                    <w:del w:id="2201"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202"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203" w:name="_Toc422468969"/>
      <w:r>
        <w:lastRenderedPageBreak/>
        <w:t>Abbildungsverzeichnis</w:t>
      </w:r>
      <w:bookmarkEnd w:id="2203"/>
    </w:p>
    <w:p w14:paraId="377EBA0C" w14:textId="77777777" w:rsidR="00867956" w:rsidRDefault="00986767">
      <w:pPr>
        <w:pStyle w:val="Abbildungsverzeichnis"/>
        <w:rPr>
          <w:ins w:id="2204"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205"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206"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207" w:author="Maximilian Schmitz" w:date="2015-06-19T09:20:00Z"/>
          <w:rFonts w:asciiTheme="minorHAnsi" w:eastAsiaTheme="minorEastAsia" w:hAnsiTheme="minorHAnsi" w:cstheme="minorBidi"/>
          <w:sz w:val="22"/>
          <w:szCs w:val="22"/>
        </w:rPr>
      </w:pPr>
      <w:ins w:id="2208"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209"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210" w:author="Maximilian Schmitz" w:date="2015-06-19T09:20:00Z"/>
          <w:rFonts w:asciiTheme="minorHAnsi" w:eastAsiaTheme="minorEastAsia" w:hAnsiTheme="minorHAnsi" w:cstheme="minorBidi"/>
          <w:sz w:val="22"/>
          <w:szCs w:val="22"/>
        </w:rPr>
      </w:pPr>
      <w:ins w:id="2211"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212"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213" w:author="Maximilian Schmitz" w:date="2015-06-19T09:20:00Z"/>
          <w:rFonts w:asciiTheme="minorHAnsi" w:eastAsiaTheme="minorEastAsia" w:hAnsiTheme="minorHAnsi" w:cstheme="minorBidi"/>
          <w:sz w:val="22"/>
          <w:szCs w:val="22"/>
        </w:rPr>
      </w:pPr>
      <w:ins w:id="2214"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215"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216" w:author="Maximilian Schmitz" w:date="2015-06-19T09:20:00Z"/>
          <w:rFonts w:asciiTheme="minorHAnsi" w:eastAsiaTheme="minorEastAsia" w:hAnsiTheme="minorHAnsi" w:cstheme="minorBidi"/>
          <w:sz w:val="22"/>
          <w:szCs w:val="22"/>
        </w:rPr>
      </w:pPr>
      <w:ins w:id="2217"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218"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219" w:author="Maximilian Schmitz" w:date="2015-06-19T09:20:00Z"/>
          <w:rFonts w:asciiTheme="minorHAnsi" w:eastAsiaTheme="minorEastAsia" w:hAnsiTheme="minorHAnsi" w:cstheme="minorBidi"/>
          <w:sz w:val="22"/>
          <w:szCs w:val="22"/>
        </w:rPr>
      </w:pPr>
      <w:ins w:id="2220"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221"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222" w:author="Maximilian Schmitz" w:date="2015-06-19T09:20:00Z"/>
          <w:rFonts w:asciiTheme="minorHAnsi" w:eastAsiaTheme="minorEastAsia" w:hAnsiTheme="minorHAnsi" w:cstheme="minorBidi"/>
          <w:sz w:val="22"/>
          <w:szCs w:val="22"/>
        </w:rPr>
      </w:pPr>
      <w:ins w:id="2223"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224"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225" w:author="Maximilian Schmitz" w:date="2015-06-19T09:20:00Z"/>
          <w:rFonts w:asciiTheme="minorHAnsi" w:eastAsiaTheme="minorEastAsia" w:hAnsiTheme="minorHAnsi" w:cstheme="minorBidi"/>
          <w:sz w:val="22"/>
          <w:szCs w:val="22"/>
        </w:rPr>
      </w:pPr>
      <w:ins w:id="2226"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227"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228" w:author="Maximilian Schmitz" w:date="2015-06-19T09:19:00Z"/>
          <w:b/>
          <w:bCs/>
          <w:noProof/>
        </w:rPr>
      </w:pPr>
      <w:del w:id="2229"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230" w:author="Maximilian Schmitz" w:date="2015-06-19T09:19:00Z"/>
          <w:b/>
          <w:kern w:val="28"/>
          <w:sz w:val="32"/>
        </w:rPr>
      </w:pPr>
      <w:ins w:id="2231" w:author="Maximilian Schmitz" w:date="2015-06-19T09:19:00Z">
        <w:r>
          <w:br w:type="page"/>
        </w:r>
      </w:ins>
    </w:p>
    <w:p w14:paraId="2263B5F9" w14:textId="77777777" w:rsidR="0033512B" w:rsidDel="0033512B" w:rsidRDefault="0033512B">
      <w:pPr>
        <w:pStyle w:val="berschrift1"/>
        <w:numPr>
          <w:ilvl w:val="0"/>
          <w:numId w:val="0"/>
        </w:numPr>
        <w:rPr>
          <w:del w:id="2232" w:author="Maximilian Schmitz" w:date="2015-06-19T09:19:00Z"/>
        </w:rPr>
        <w:pPrChange w:id="2233" w:author="Michael K." w:date="2015-07-02T15:13:00Z">
          <w:pPr/>
        </w:pPrChange>
      </w:pPr>
      <w:bookmarkStart w:id="2234" w:name="_Toc422468970"/>
      <w:ins w:id="2235" w:author="Maximilian Schmitz" w:date="2015-06-19T09:19:00Z">
        <w:r>
          <w:lastRenderedPageBreak/>
          <w:t>Tabellenverzeichnis</w:t>
        </w:r>
      </w:ins>
      <w:bookmarkEnd w:id="2234"/>
    </w:p>
    <w:p w14:paraId="6648D9C3" w14:textId="77777777" w:rsidR="00037140" w:rsidDel="0033512B" w:rsidRDefault="00037140">
      <w:pPr>
        <w:pStyle w:val="berschrift1"/>
        <w:numPr>
          <w:ilvl w:val="0"/>
          <w:numId w:val="0"/>
        </w:numPr>
        <w:rPr>
          <w:del w:id="2236" w:author="Maximilian Schmitz" w:date="2015-06-19T09:19:00Z"/>
        </w:rPr>
        <w:pPrChange w:id="2237" w:author="Michael K." w:date="2015-07-02T15:13:00Z">
          <w:pPr/>
        </w:pPrChange>
      </w:pPr>
      <w:del w:id="2238" w:author="Maximilian Schmitz" w:date="2015-06-19T09:19:00Z">
        <w:r w:rsidDel="0033512B">
          <w:br w:type="page"/>
        </w:r>
      </w:del>
    </w:p>
    <w:p w14:paraId="13D6F28C" w14:textId="77777777" w:rsidR="0033512B" w:rsidRPr="0033512B" w:rsidRDefault="0033512B">
      <w:pPr>
        <w:pStyle w:val="berschrift1"/>
        <w:numPr>
          <w:ilvl w:val="0"/>
          <w:numId w:val="0"/>
        </w:numPr>
        <w:rPr>
          <w:ins w:id="2239" w:author="Maximilian Schmitz" w:date="2015-06-19T09:19:00Z"/>
          <w:rFonts w:eastAsiaTheme="minorEastAsia"/>
          <w:rPrChange w:id="2240" w:author="Maximilian Schmitz" w:date="2015-06-19T09:19:00Z">
            <w:rPr>
              <w:ins w:id="2241" w:author="Maximilian Schmitz" w:date="2015-06-19T09:19:00Z"/>
            </w:rPr>
          </w:rPrChange>
        </w:rPr>
        <w:pPrChange w:id="2242" w:author="Michael K." w:date="2015-07-02T15:13:00Z">
          <w:pPr>
            <w:pStyle w:val="Abbildungsverzeichnis"/>
          </w:pPr>
        </w:pPrChange>
      </w:pPr>
    </w:p>
    <w:p w14:paraId="38239D22" w14:textId="77777777" w:rsidR="00867956" w:rsidRDefault="0033512B">
      <w:pPr>
        <w:pStyle w:val="Abbildungsverzeichnis"/>
        <w:rPr>
          <w:ins w:id="2243" w:author="Maximilian Schmitz" w:date="2015-06-19T09:20:00Z"/>
          <w:rFonts w:asciiTheme="minorHAnsi" w:eastAsiaTheme="minorEastAsia" w:hAnsiTheme="minorHAnsi" w:cstheme="minorBidi"/>
          <w:sz w:val="22"/>
          <w:szCs w:val="22"/>
        </w:rPr>
      </w:pPr>
      <w:ins w:id="2244" w:author="Maximilian Schmitz" w:date="2015-06-19T09:19:00Z">
        <w:r>
          <w:fldChar w:fldCharType="begin"/>
        </w:r>
        <w:r>
          <w:instrText xml:space="preserve"> TOC \h \z \c "Tabelle" </w:instrText>
        </w:r>
      </w:ins>
      <w:r>
        <w:fldChar w:fldCharType="separate"/>
      </w:r>
      <w:ins w:id="2245"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246"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247" w:author="Maximilian Schmitz" w:date="2015-06-19T09:20:00Z"/>
          <w:rFonts w:asciiTheme="minorHAnsi" w:eastAsiaTheme="minorEastAsia" w:hAnsiTheme="minorHAnsi" w:cstheme="minorBidi"/>
          <w:sz w:val="22"/>
          <w:szCs w:val="22"/>
        </w:rPr>
      </w:pPr>
      <w:ins w:id="2248"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249"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250" w:author="Maximilian Schmitz" w:date="2015-06-19T09:20:00Z"/>
          <w:rFonts w:asciiTheme="minorHAnsi" w:eastAsiaTheme="minorEastAsia" w:hAnsiTheme="minorHAnsi" w:cstheme="minorBidi"/>
          <w:sz w:val="22"/>
          <w:szCs w:val="22"/>
        </w:rPr>
      </w:pPr>
      <w:ins w:id="2251"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252"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253" w:author="Maximilian Schmitz" w:date="2015-06-19T09:18:00Z"/>
          <w:b/>
          <w:kern w:val="28"/>
          <w:sz w:val="32"/>
        </w:rPr>
      </w:pPr>
      <w:ins w:id="2254" w:author="Maximilian Schmitz" w:date="2015-06-19T09:19:00Z">
        <w:r>
          <w:fldChar w:fldCharType="end"/>
        </w:r>
      </w:ins>
      <w:ins w:id="2255" w:author="Maximilian Schmitz" w:date="2015-06-19T09:18:00Z">
        <w:r>
          <w:br w:type="page"/>
        </w:r>
      </w:ins>
    </w:p>
    <w:p w14:paraId="35A41E87" w14:textId="77777777" w:rsidR="00C55980" w:rsidRDefault="00037140" w:rsidP="00AC4DD5">
      <w:pPr>
        <w:pStyle w:val="berschrift1"/>
        <w:numPr>
          <w:ilvl w:val="0"/>
          <w:numId w:val="0"/>
        </w:numPr>
      </w:pPr>
      <w:bookmarkStart w:id="2256" w:name="_Toc422468971"/>
      <w:r>
        <w:lastRenderedPageBreak/>
        <w:t>Abkürzungsverzeichnis</w:t>
      </w:r>
      <w:bookmarkEnd w:id="2256"/>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257" w:name="_Toc422468972"/>
      <w:r w:rsidRPr="00CE0563">
        <w:lastRenderedPageBreak/>
        <w:t>Glossar</w:t>
      </w:r>
      <w:bookmarkEnd w:id="2257"/>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Admin" w:date="2015-07-06T13:16:00Z" w:initials="A">
    <w:p w14:paraId="268E30ED" w14:textId="77777777" w:rsidR="003817E8" w:rsidRDefault="003817E8">
      <w:pPr>
        <w:pStyle w:val="Kommentartext"/>
      </w:pPr>
      <w:r>
        <w:rPr>
          <w:rStyle w:val="Kommentarzeichen"/>
        </w:rPr>
        <w:annotationRef/>
      </w:r>
      <w:r>
        <w:t>Würde ich hier vermutlich raus lassen</w:t>
      </w:r>
    </w:p>
  </w:comment>
  <w:comment w:id="473" w:author="Admin" w:date="2015-07-06T13:41:00Z" w:initials="A">
    <w:p w14:paraId="308F9E12" w14:textId="3051D65C" w:rsidR="003817E8" w:rsidRDefault="003817E8">
      <w:pPr>
        <w:pStyle w:val="Kommentartext"/>
      </w:pPr>
      <w:r>
        <w:rPr>
          <w:rStyle w:val="Kommentarzeichen"/>
        </w:rPr>
        <w:annotationRef/>
      </w:r>
      <w:r>
        <w:t>Alternative Script Sprachen wie JS, Python, Perl… Technologie Entscheidung?</w:t>
      </w:r>
    </w:p>
  </w:comment>
  <w:comment w:id="496" w:author="Admin" w:date="2015-07-06T13:44:00Z" w:initials="A">
    <w:p w14:paraId="2EBC50FB" w14:textId="4A347B2D" w:rsidR="003817E8" w:rsidRDefault="003817E8">
      <w:pPr>
        <w:pStyle w:val="Kommentartext"/>
      </w:pPr>
      <w:r>
        <w:rPr>
          <w:rStyle w:val="Kommentarzeichen"/>
        </w:rPr>
        <w:annotationRef/>
      </w:r>
      <w:r>
        <w:t>Warum?</w:t>
      </w:r>
      <w:r>
        <w:br/>
        <w:t>Aufbau von LUA? Reiner ANSI C Code ohne externe Abhängigkeiten</w:t>
      </w:r>
    </w:p>
  </w:comment>
  <w:comment w:id="499" w:author="Admin" w:date="2015-07-06T13:44:00Z" w:initials="A">
    <w:p w14:paraId="05CD271F" w14:textId="22252729" w:rsidR="003817E8" w:rsidRDefault="003817E8">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535" w:author="Admin" w:date="2015-07-06T13:51:00Z" w:initials="A">
    <w:p w14:paraId="38C6A1E3" w14:textId="7F77EC4C" w:rsidR="003817E8" w:rsidRDefault="003817E8">
      <w:pPr>
        <w:pStyle w:val="Kommentartext"/>
      </w:pPr>
      <w:r>
        <w:rPr>
          <w:rStyle w:val="Kommentarzeichen"/>
        </w:rPr>
        <w:annotationRef/>
      </w:r>
      <w:r>
        <w:t>Na ja etwas komisch ausgedrückt. Evtl. die kognitive Fähigkeit von Computern zu ermöglichen oder so was…</w:t>
      </w:r>
    </w:p>
  </w:comment>
  <w:comment w:id="560" w:author="Admin" w:date="2015-07-06T14:01:00Z" w:initials="A">
    <w:p w14:paraId="2338AF66" w14:textId="0C42976E" w:rsidR="003817E8" w:rsidRDefault="003817E8">
      <w:pPr>
        <w:pStyle w:val="Kommentartext"/>
      </w:pPr>
      <w:r>
        <w:t xml:space="preserve">In Klammer evtl. </w:t>
      </w:r>
      <w:r>
        <w:rPr>
          <w:rStyle w:val="Kommentarzeichen"/>
        </w:rPr>
        <w:annotationRef/>
      </w:r>
      <w:r>
        <w:t>(Betreuer Herr Fahr)?</w:t>
      </w:r>
    </w:p>
  </w:comment>
  <w:comment w:id="563" w:author="Admin" w:date="2015-07-06T14:02:00Z" w:initials="A">
    <w:p w14:paraId="5B3ABF46" w14:textId="37220125" w:rsidR="003817E8" w:rsidRDefault="003817E8">
      <w:pPr>
        <w:pStyle w:val="Kommentartext"/>
      </w:pPr>
      <w:r>
        <w:rPr>
          <w:rStyle w:val="Kommentarzeichen"/>
        </w:rPr>
        <w:annotationRef/>
      </w:r>
      <w:r>
        <w:t>Diagramm?</w:t>
      </w:r>
    </w:p>
  </w:comment>
  <w:comment w:id="564" w:author="Michael K." w:date="2015-07-06T22:03:00Z" w:initials="MK">
    <w:p w14:paraId="4FFD4CC6" w14:textId="6D170C16" w:rsidR="003817E8" w:rsidRDefault="003817E8">
      <w:pPr>
        <w:pStyle w:val="Kommentartext"/>
      </w:pPr>
      <w:r>
        <w:rPr>
          <w:rStyle w:val="Kommentarzeichen"/>
        </w:rPr>
        <w:annotationRef/>
      </w:r>
      <w:r>
        <w:t>Excel Meilenstein bisschen erweitern wird’s auch tun?</w:t>
      </w:r>
    </w:p>
  </w:comment>
  <w:comment w:id="565" w:author="Admin" w:date="2015-07-07T10:38:00Z" w:initials="A">
    <w:p w14:paraId="66D14B68" w14:textId="60DF58D8" w:rsidR="003817E8" w:rsidRDefault="003817E8">
      <w:pPr>
        <w:pStyle w:val="Kommentartext"/>
      </w:pPr>
      <w:r>
        <w:rPr>
          <w:rStyle w:val="Kommentarzeichen"/>
        </w:rPr>
        <w:annotationRef/>
      </w:r>
      <w:r>
        <w:t>Ja so was</w:t>
      </w:r>
    </w:p>
  </w:comment>
  <w:comment w:id="573" w:author="Admin" w:date="2015-07-06T14:03:00Z" w:initials="A">
    <w:p w14:paraId="0774F42E" w14:textId="08164C8F" w:rsidR="003817E8" w:rsidRDefault="003817E8">
      <w:pPr>
        <w:pStyle w:val="Kommentartext"/>
      </w:pPr>
      <w:r>
        <w:rPr>
          <w:rStyle w:val="Kommentarzeichen"/>
        </w:rPr>
        <w:annotationRef/>
      </w:r>
      <w:r>
        <w:t>Einheitliche Schreibweise !!!</w:t>
      </w:r>
    </w:p>
  </w:comment>
  <w:comment w:id="574" w:author="Admin" w:date="2015-07-06T14:06:00Z" w:initials="A">
    <w:p w14:paraId="4C93DF2C" w14:textId="7F60E419" w:rsidR="003817E8" w:rsidRDefault="003817E8">
      <w:pPr>
        <w:pStyle w:val="Kommentartext"/>
      </w:pPr>
      <w:r>
        <w:rPr>
          <w:rStyle w:val="Kommentarzeichen"/>
        </w:rPr>
        <w:annotationRef/>
      </w:r>
      <w:r>
        <w:t xml:space="preserve">Einheitliche </w:t>
      </w:r>
      <w:proofErr w:type="spellStart"/>
      <w:r>
        <w:t>schreibweise</w:t>
      </w:r>
      <w:proofErr w:type="spellEnd"/>
      <w:r>
        <w:t>! Skript oder Script!!!</w:t>
      </w:r>
    </w:p>
  </w:comment>
  <w:comment w:id="593" w:author="Admin" w:date="2015-07-06T14:07:00Z" w:initials="A">
    <w:p w14:paraId="431B96E2" w14:textId="5FE5D0D0" w:rsidR="003817E8" w:rsidRDefault="003817E8">
      <w:pPr>
        <w:pStyle w:val="Kommentartext"/>
      </w:pPr>
      <w:r>
        <w:rPr>
          <w:rStyle w:val="Kommentarzeichen"/>
        </w:rPr>
        <w:annotationRef/>
      </w:r>
      <w:r>
        <w:t>Zu vor immer Fußballspieler jetzt sind es Roboter?</w:t>
      </w:r>
    </w:p>
  </w:comment>
  <w:comment w:id="732" w:author="Admin" w:date="2015-07-06T14:21:00Z" w:initials="A">
    <w:p w14:paraId="28379DEE" w14:textId="78B289B3" w:rsidR="003817E8" w:rsidRDefault="003817E8">
      <w:pPr>
        <w:pStyle w:val="Kommentartext"/>
      </w:pPr>
      <w:r>
        <w:rPr>
          <w:rStyle w:val="Kommentarzeichen"/>
        </w:rPr>
        <w:annotationRef/>
      </w:r>
      <w:r>
        <w:t>Tore sind nicht aus UE!</w:t>
      </w:r>
    </w:p>
  </w:comment>
  <w:comment w:id="733" w:author="Michael K." w:date="2015-07-06T22:04:00Z" w:initials="MK">
    <w:p w14:paraId="74599AD9" w14:textId="49BC5C4B" w:rsidR="003817E8" w:rsidRDefault="003817E8">
      <w:pPr>
        <w:pStyle w:val="Kommentartext"/>
      </w:pPr>
      <w:r>
        <w:rPr>
          <w:rStyle w:val="Kommentarzeichen"/>
        </w:rPr>
        <w:annotationRef/>
      </w:r>
      <w:r>
        <w:t xml:space="preserve">Feld auch nicht, die Banner auch nicht wirklich? Also ergo nur </w:t>
      </w:r>
      <w:proofErr w:type="spellStart"/>
      <w:r>
        <w:t>spieler</w:t>
      </w:r>
      <w:proofErr w:type="spellEnd"/>
      <w:r>
        <w:t xml:space="preserve"> und ball?</w:t>
      </w:r>
    </w:p>
  </w:comment>
  <w:comment w:id="734" w:author="Admin" w:date="2015-07-07T10:39:00Z" w:initials="A">
    <w:p w14:paraId="5A0AD231" w14:textId="464A2F6C" w:rsidR="003817E8" w:rsidRDefault="003817E8">
      <w:pPr>
        <w:pStyle w:val="Kommentartext"/>
      </w:pPr>
      <w:r>
        <w:rPr>
          <w:rStyle w:val="Kommentarzeichen"/>
        </w:rPr>
        <w:annotationRef/>
      </w:r>
      <w:r>
        <w:t>Ball auch nicht :P</w:t>
      </w:r>
      <w:r>
        <w:br/>
        <w:t>Nur Spieler und primitive Elemente wie boxen(Boden)</w:t>
      </w:r>
    </w:p>
  </w:comment>
  <w:comment w:id="2038" w:author="Admin" w:date="2015-07-06T14:54:00Z" w:initials="A">
    <w:p w14:paraId="6AFAE70E" w14:textId="4044CE88" w:rsidR="003817E8" w:rsidRDefault="003817E8">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308F9E12" w15:done="0"/>
  <w15:commentEx w15:paraId="2EBC50FB" w15:done="0"/>
  <w15:commentEx w15:paraId="05CD271F"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C93DF2C" w15:done="0"/>
  <w15:commentEx w15:paraId="431B96E2" w15:done="0"/>
  <w15:commentEx w15:paraId="28379DEE" w15:done="0"/>
  <w15:commentEx w15:paraId="74599AD9" w15:paraIdParent="28379DEE" w15:done="0"/>
  <w15:commentEx w15:paraId="5A0AD231" w15:paraIdParent="28379DEE"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AFB9D" w14:textId="77777777" w:rsidR="00463D4F" w:rsidRDefault="00463D4F" w:rsidP="00081F4B">
      <w:pPr>
        <w:spacing w:line="240" w:lineRule="auto"/>
      </w:pPr>
      <w:r>
        <w:separator/>
      </w:r>
    </w:p>
  </w:endnote>
  <w:endnote w:type="continuationSeparator" w:id="0">
    <w:p w14:paraId="102A9114" w14:textId="77777777" w:rsidR="00463D4F" w:rsidRDefault="00463D4F"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3817E8" w:rsidRDefault="003817E8">
        <w:pPr>
          <w:pStyle w:val="Fuzeile"/>
          <w:jc w:val="right"/>
        </w:pPr>
        <w:r>
          <w:fldChar w:fldCharType="begin"/>
        </w:r>
        <w:r>
          <w:instrText>PAGE   \* MERGEFORMAT</w:instrText>
        </w:r>
        <w:r>
          <w:fldChar w:fldCharType="separate"/>
        </w:r>
        <w:r w:rsidR="00CA0B27">
          <w:rPr>
            <w:noProof/>
          </w:rPr>
          <w:t>16</w:t>
        </w:r>
        <w:r>
          <w:fldChar w:fldCharType="end"/>
        </w:r>
      </w:p>
    </w:sdtContent>
  </w:sdt>
  <w:p w14:paraId="04BA6742" w14:textId="77777777" w:rsidR="003817E8" w:rsidRDefault="003817E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3817E8" w:rsidRDefault="003817E8">
    <w:pPr>
      <w:pStyle w:val="Fuzeile"/>
      <w:jc w:val="right"/>
    </w:pPr>
  </w:p>
  <w:p w14:paraId="6043DAC7" w14:textId="77777777" w:rsidR="003817E8" w:rsidRDefault="003817E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450057"/>
      <w:docPartObj>
        <w:docPartGallery w:val="Page Numbers (Bottom of Page)"/>
        <w:docPartUnique/>
      </w:docPartObj>
    </w:sdtPr>
    <w:sdtContent>
      <w:p w14:paraId="0CE1E659" w14:textId="77777777" w:rsidR="003817E8" w:rsidRDefault="003817E8">
        <w:pPr>
          <w:pStyle w:val="Fuzeile"/>
          <w:jc w:val="right"/>
        </w:pPr>
        <w:r>
          <w:fldChar w:fldCharType="begin"/>
        </w:r>
        <w:r>
          <w:instrText>PAGE   \* MERGEFORMAT</w:instrText>
        </w:r>
        <w:r>
          <w:fldChar w:fldCharType="separate"/>
        </w:r>
        <w:r w:rsidR="00CA0B27">
          <w:rPr>
            <w:noProof/>
          </w:rPr>
          <w:t>I</w:t>
        </w:r>
        <w:r>
          <w:fldChar w:fldCharType="end"/>
        </w:r>
      </w:p>
    </w:sdtContent>
  </w:sdt>
  <w:p w14:paraId="514E9DF3" w14:textId="77777777" w:rsidR="003817E8" w:rsidRDefault="003817E8">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Content>
      <w:p w14:paraId="23834251" w14:textId="77777777" w:rsidR="003817E8" w:rsidRDefault="003817E8">
        <w:pPr>
          <w:pStyle w:val="Fuzeile"/>
          <w:jc w:val="right"/>
        </w:pPr>
        <w:r>
          <w:fldChar w:fldCharType="begin"/>
        </w:r>
        <w:r>
          <w:instrText>PAGE   \* MERGEFORMAT</w:instrText>
        </w:r>
        <w:r>
          <w:fldChar w:fldCharType="separate"/>
        </w:r>
        <w:r w:rsidR="00CA0B27">
          <w:rPr>
            <w:noProof/>
          </w:rPr>
          <w:t>1</w:t>
        </w:r>
        <w:r>
          <w:fldChar w:fldCharType="end"/>
        </w:r>
      </w:p>
    </w:sdtContent>
  </w:sdt>
  <w:p w14:paraId="7D93E7FA" w14:textId="77777777" w:rsidR="003817E8" w:rsidRDefault="003817E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2A2D39" w14:textId="77777777" w:rsidR="00463D4F" w:rsidRDefault="00463D4F" w:rsidP="00081F4B">
      <w:pPr>
        <w:spacing w:line="240" w:lineRule="auto"/>
      </w:pPr>
      <w:r>
        <w:separator/>
      </w:r>
    </w:p>
  </w:footnote>
  <w:footnote w:type="continuationSeparator" w:id="0">
    <w:p w14:paraId="000181F3" w14:textId="77777777" w:rsidR="00463D4F" w:rsidRDefault="00463D4F"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3817E8" w:rsidRDefault="003817E8">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3817E8" w:rsidRDefault="003817E8">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BB80B5DE"/>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keisen Michael">
    <w15:presenceInfo w15:providerId="None" w15:userId="Kekeisen Michael"/>
  </w15:person>
  <w15:person w15:author="Michael K.">
    <w15:presenceInfo w15:providerId="Windows Live" w15:userId="bf3b44060d9d8b50"/>
  </w15:person>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0B27"/>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Kekeisen Michael" w:date="2015-07-02T15:13: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EE095243-B7DD-449C-84C0-410FD867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9646</Words>
  <Characters>60775</Characters>
  <Application>Microsoft Office Word</Application>
  <DocSecurity>0</DocSecurity>
  <Lines>506</Lines>
  <Paragraphs>140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70281</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834</cp:revision>
  <cp:lastPrinted>2014-08-27T20:09:00Z</cp:lastPrinted>
  <dcterms:created xsi:type="dcterms:W3CDTF">2014-07-28T08:46:00Z</dcterms:created>
  <dcterms:modified xsi:type="dcterms:W3CDTF">2015-07-07T08:51:00Z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