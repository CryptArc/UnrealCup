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701" w:rsidDel="006F3D3F" w:rsidRDefault="00317701" w:rsidP="00041405">
      <w:pPr>
        <w:pStyle w:val="berschrift1"/>
        <w:numPr>
          <w:ilvl w:val="0"/>
          <w:numId w:val="0"/>
        </w:numPr>
        <w:tabs>
          <w:tab w:val="clear" w:pos="426"/>
        </w:tabs>
        <w:spacing w:before="0"/>
        <w:rPr>
          <w:del w:id="0"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rsidTr="006D630E">
        <w:trPr>
          <w:trHeight w:val="11512"/>
        </w:trPr>
        <w:tc>
          <w:tcPr>
            <w:tcW w:w="9810" w:type="dxa"/>
          </w:tcPr>
          <w:p w:rsidR="00317701" w:rsidRDefault="00317701" w:rsidP="006D630E"/>
          <w:p w:rsidR="00317701" w:rsidRPr="00290785" w:rsidRDefault="00317701" w:rsidP="00290785">
            <w:pPr>
              <w:pStyle w:val="Textkrper"/>
              <w:jc w:val="center"/>
              <w:rPr>
                <w:sz w:val="28"/>
              </w:rPr>
            </w:pPr>
            <w:r w:rsidRPr="00317701">
              <w:rPr>
                <w:b w:val="0"/>
                <w:sz w:val="28"/>
              </w:rPr>
              <w:t>Unreal Cup</w:t>
            </w:r>
          </w:p>
          <w:p w:rsidR="00317701" w:rsidRDefault="00317701" w:rsidP="006D630E">
            <w:pPr>
              <w:pStyle w:val="Kopfzeile"/>
              <w:tabs>
                <w:tab w:val="clear" w:pos="4536"/>
                <w:tab w:val="clear" w:pos="9072"/>
              </w:tabs>
            </w:pPr>
          </w:p>
          <w:p w:rsidR="00290785" w:rsidRDefault="00290785" w:rsidP="006D630E">
            <w:pPr>
              <w:pStyle w:val="Kopfzeile"/>
            </w:pPr>
          </w:p>
          <w:p w:rsidR="00317701" w:rsidRDefault="00317701" w:rsidP="006D630E">
            <w:pPr>
              <w:jc w:val="center"/>
              <w:rPr>
                <w:rFonts w:cs="Arial"/>
                <w:b/>
                <w:snapToGrid w:val="0"/>
              </w:rPr>
            </w:pPr>
            <w:r>
              <w:rPr>
                <w:b/>
              </w:rPr>
              <w:t>STUDIENARBEIT</w:t>
            </w:r>
          </w:p>
          <w:p w:rsidR="00317701" w:rsidRPr="004B057D" w:rsidRDefault="00317701" w:rsidP="006D630E">
            <w:r>
              <w:t xml:space="preserve"> </w:t>
            </w:r>
          </w:p>
          <w:p w:rsidR="00317701" w:rsidRPr="004B057D" w:rsidRDefault="00317701" w:rsidP="006D630E"/>
          <w:p w:rsidR="00317701" w:rsidRDefault="00317701" w:rsidP="006D630E">
            <w:pPr>
              <w:jc w:val="center"/>
            </w:pPr>
            <w:r>
              <w:t xml:space="preserve">im Studiengang </w:t>
            </w:r>
            <w:r w:rsidRPr="00317701">
              <w:t>Informationstechnik</w:t>
            </w:r>
          </w:p>
          <w:p w:rsidR="00317701" w:rsidRDefault="00317701" w:rsidP="006D630E">
            <w:pPr>
              <w:jc w:val="center"/>
            </w:pPr>
          </w:p>
          <w:p w:rsidR="00317701" w:rsidRDefault="00317701" w:rsidP="006D630E">
            <w:pPr>
              <w:jc w:val="center"/>
            </w:pPr>
            <w:r>
              <w:t>an der DHBW Ravensburg</w:t>
            </w:r>
          </w:p>
          <w:p w:rsidR="00317701" w:rsidRDefault="00317701" w:rsidP="006D630E">
            <w:pPr>
              <w:jc w:val="center"/>
            </w:pPr>
            <w:r>
              <w:t>Campus Friedrichshafen</w:t>
            </w:r>
          </w:p>
          <w:p w:rsidR="00317701" w:rsidRDefault="00317701" w:rsidP="006D630E"/>
          <w:p w:rsidR="00317701" w:rsidRDefault="00317701" w:rsidP="006D630E">
            <w:pPr>
              <w:jc w:val="center"/>
            </w:pPr>
            <w:r>
              <w:t>von</w:t>
            </w:r>
          </w:p>
          <w:p w:rsidR="00317701" w:rsidRDefault="00317701" w:rsidP="006D630E">
            <w:pPr>
              <w:jc w:val="center"/>
            </w:pPr>
          </w:p>
          <w:p w:rsidR="00317701" w:rsidRPr="00290785" w:rsidRDefault="002364F7" w:rsidP="006D630E">
            <w:pPr>
              <w:jc w:val="center"/>
            </w:pPr>
            <w:r>
              <w:t>Michael Ke</w:t>
            </w:r>
            <w:r w:rsidR="00317701" w:rsidRPr="00290785">
              <w:t>keisen,</w:t>
            </w:r>
          </w:p>
          <w:p w:rsidR="00317701" w:rsidRPr="00290785" w:rsidRDefault="00317701" w:rsidP="006D630E">
            <w:pPr>
              <w:jc w:val="center"/>
            </w:pPr>
            <w:r w:rsidRPr="00290785">
              <w:t>Michael Möbius,</w:t>
            </w:r>
          </w:p>
          <w:p w:rsidR="00317701" w:rsidRPr="00290785" w:rsidRDefault="00317701" w:rsidP="006D630E">
            <w:pPr>
              <w:jc w:val="center"/>
            </w:pPr>
            <w:r w:rsidRPr="00290785">
              <w:t>Daniel Rapp,</w:t>
            </w:r>
          </w:p>
          <w:p w:rsidR="00317701" w:rsidRPr="00290785" w:rsidRDefault="00317701" w:rsidP="006D630E">
            <w:pPr>
              <w:jc w:val="center"/>
            </w:pPr>
            <w:r w:rsidRPr="00290785">
              <w:t>Maximilian Schmitz</w:t>
            </w:r>
          </w:p>
          <w:p w:rsidR="00317701" w:rsidRDefault="00317701" w:rsidP="006D630E"/>
          <w:p w:rsidR="00317701" w:rsidRPr="00B50FE7" w:rsidRDefault="00317701" w:rsidP="006D630E">
            <w:pPr>
              <w:jc w:val="center"/>
              <w:rPr>
                <w:rPrChange w:id="1" w:author="Maximilian Schmitz" w:date="2015-01-08T20:23:00Z">
                  <w:rPr>
                    <w:color w:val="FF0000"/>
                  </w:rPr>
                </w:rPrChange>
              </w:rPr>
            </w:pPr>
            <w:del w:id="2" w:author="Maximilian Schmitz" w:date="2015-01-08T20:23:00Z">
              <w:r w:rsidRPr="00B50FE7" w:rsidDel="00B50FE7">
                <w:rPr>
                  <w:rPrChange w:id="3" w:author="Maximilian Schmitz" w:date="2015-01-08T20:23:00Z">
                    <w:rPr>
                      <w:color w:val="FF0000"/>
                    </w:rPr>
                  </w:rPrChange>
                </w:rPr>
                <w:delText>Abgabedatum</w:delText>
              </w:r>
            </w:del>
            <w:ins w:id="4" w:author="Maximilian Schmitz" w:date="2015-01-08T20:23:00Z">
              <w:r w:rsidR="00B50FE7" w:rsidRPr="00B50FE7">
                <w:rPr>
                  <w:rPrChange w:id="5" w:author="Maximilian Schmitz" w:date="2015-01-08T20:23:00Z">
                    <w:rPr>
                      <w:color w:val="FF0000"/>
                    </w:rPr>
                  </w:rPrChange>
                </w:rPr>
                <w:t>09.01.2015</w:t>
              </w:r>
            </w:ins>
          </w:p>
          <w:p w:rsidR="00317701" w:rsidRDefault="00317701" w:rsidP="006D630E"/>
          <w:p w:rsidR="00317701" w:rsidRDefault="00317701" w:rsidP="006D630E">
            <w:pPr>
              <w:tabs>
                <w:tab w:val="left" w:pos="4820"/>
              </w:tabs>
              <w:ind w:left="268"/>
            </w:pPr>
            <w:r>
              <w:t>Bearbeitungszeitraum</w:t>
            </w:r>
            <w:r>
              <w:tab/>
            </w:r>
            <w:del w:id="6" w:author="Maximilian Schmitz" w:date="2015-01-08T20:25:00Z">
              <w:r w:rsidDel="001A7683">
                <w:delText>xx.xx</w:delText>
              </w:r>
            </w:del>
            <w:ins w:id="7" w:author="Maximilian Schmitz" w:date="2015-01-08T20:25:00Z">
              <w:r w:rsidR="001A7683">
                <w:t>13.10</w:t>
              </w:r>
            </w:ins>
            <w:r>
              <w:t xml:space="preserve">.2014 – </w:t>
            </w:r>
            <w:ins w:id="8" w:author="Daene" w:date="2015-01-08T17:08:00Z">
              <w:r w:rsidR="004B0411">
                <w:t>09</w:t>
              </w:r>
            </w:ins>
            <w:del w:id="9" w:author="Daene" w:date="2015-01-08T17:08:00Z">
              <w:r w:rsidDel="004B0411">
                <w:delText>yy</w:delText>
              </w:r>
            </w:del>
            <w:r>
              <w:t>.</w:t>
            </w:r>
            <w:ins w:id="10" w:author="Daene" w:date="2015-01-08T17:08:00Z">
              <w:r w:rsidR="004B0411">
                <w:t>01</w:t>
              </w:r>
            </w:ins>
            <w:del w:id="11" w:author="Daene" w:date="2015-01-08T17:08:00Z">
              <w:r w:rsidDel="004B0411">
                <w:delText>yy</w:delText>
              </w:r>
            </w:del>
            <w:r>
              <w:t>.2015</w:t>
            </w:r>
          </w:p>
          <w:p w:rsidR="00317701" w:rsidRPr="004E76E5" w:rsidRDefault="00317701" w:rsidP="006D630E">
            <w:pPr>
              <w:tabs>
                <w:tab w:val="left" w:pos="4820"/>
              </w:tabs>
              <w:ind w:left="268"/>
              <w:rPr>
                <w:color w:val="FF0000"/>
              </w:rPr>
            </w:pPr>
            <w:r>
              <w:t>Matrikelnummer</w:t>
            </w:r>
            <w:r>
              <w:tab/>
            </w:r>
            <w:ins w:id="12" w:author="Maximilian Schmitz" w:date="2015-01-08T20:22:00Z">
              <w:r w:rsidR="000E1901">
                <w:rPr>
                  <w:rStyle w:val="5yl5"/>
                </w:rPr>
                <w:t>4468889</w:t>
              </w:r>
            </w:ins>
            <w:del w:id="13" w:author="Maximilian Schmitz" w:date="2015-01-08T20:22:00Z">
              <w:r w:rsidRPr="000E1901" w:rsidDel="000E1901">
                <w:rPr>
                  <w:rPrChange w:id="14" w:author="Maximilian Schmitz" w:date="2015-01-08T20:22:00Z">
                    <w:rPr>
                      <w:color w:val="FF0000"/>
                    </w:rPr>
                  </w:rPrChange>
                </w:rPr>
                <w:delText>Matrikelnummer Michael K,</w:delText>
              </w:r>
            </w:del>
            <w:ins w:id="15" w:author="Maximilian Schmitz" w:date="2015-01-08T20:22:00Z">
              <w:r w:rsidR="000E1901" w:rsidRPr="000E1901">
                <w:rPr>
                  <w:rPrChange w:id="16" w:author="Maximilian Schmitz" w:date="2015-01-08T20:22:00Z">
                    <w:rPr>
                      <w:color w:val="FF0000"/>
                    </w:rPr>
                  </w:rPrChange>
                </w:rPr>
                <w:t>,</w:t>
              </w:r>
            </w:ins>
          </w:p>
          <w:p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17" w:author="Daene" w:date="2015-01-08T17:06:00Z">
              <w:r w:rsidR="000E24A9" w:rsidRPr="000E24A9">
                <w:rPr>
                  <w:rPrChange w:id="18" w:author="Daene" w:date="2015-01-08T17:07:00Z">
                    <w:rPr>
                      <w:color w:val="FF0000"/>
                    </w:rPr>
                  </w:rPrChange>
                </w:rPr>
                <w:t>6014276</w:t>
              </w:r>
            </w:ins>
            <w:del w:id="19" w:author="Daene" w:date="2015-01-08T17:06:00Z">
              <w:r w:rsidRPr="004E76E5" w:rsidDel="000E24A9">
                <w:rPr>
                  <w:color w:val="FF0000"/>
                </w:rPr>
                <w:delText>Matrikelnummer Daniel,</w:delText>
              </w:r>
            </w:del>
          </w:p>
          <w:p w:rsidR="00317701" w:rsidRDefault="00317701" w:rsidP="00290785">
            <w:pPr>
              <w:tabs>
                <w:tab w:val="left" w:pos="4820"/>
              </w:tabs>
              <w:ind w:left="268"/>
            </w:pPr>
            <w:r>
              <w:tab/>
              <w:t>9322432</w:t>
            </w:r>
          </w:p>
          <w:p w:rsidR="00317701" w:rsidRDefault="00317701" w:rsidP="006D630E">
            <w:pPr>
              <w:tabs>
                <w:tab w:val="left" w:pos="4820"/>
              </w:tabs>
              <w:ind w:left="268"/>
            </w:pPr>
            <w:r>
              <w:tab/>
            </w:r>
          </w:p>
          <w:p w:rsidR="00317701" w:rsidRPr="00D463CC" w:rsidRDefault="00317701" w:rsidP="006D630E">
            <w:pPr>
              <w:tabs>
                <w:tab w:val="left" w:pos="4820"/>
              </w:tabs>
              <w:ind w:left="268"/>
              <w:rPr>
                <w:color w:val="FF0000"/>
              </w:rPr>
            </w:pPr>
            <w:r>
              <w:tab/>
            </w:r>
          </w:p>
          <w:p w:rsidR="00317701" w:rsidRDefault="00317701" w:rsidP="00290785">
            <w:pPr>
              <w:tabs>
                <w:tab w:val="left" w:pos="4820"/>
              </w:tabs>
              <w:ind w:left="268"/>
            </w:pPr>
            <w:r>
              <w:t xml:space="preserve">Betreuer </w:t>
            </w:r>
            <w:r>
              <w:tab/>
            </w:r>
            <w:r w:rsidR="00E46381" w:rsidRPr="00E46381">
              <w:t>Prof. Erwin Fahr</w:t>
            </w:r>
          </w:p>
        </w:tc>
      </w:tr>
    </w:tbl>
    <w:p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tc>
          <w:tcPr>
            <w:tcW w:w="5000" w:type="pct"/>
          </w:tcPr>
          <w:p w:rsidR="00564312" w:rsidRDefault="00564312">
            <w:pPr>
              <w:pStyle w:val="KeinLeerraum"/>
            </w:pPr>
          </w:p>
        </w:tc>
      </w:tr>
    </w:tbl>
    <w:p w:rsidR="00564312" w:rsidRPr="00564312" w:rsidRDefault="00564312" w:rsidP="00564312">
      <w:pPr>
        <w:rPr>
          <w:vanish/>
        </w:rPr>
      </w:pPr>
    </w:p>
    <w:p w:rsidR="00384E0F" w:rsidRPr="000D5298" w:rsidRDefault="00C47043" w:rsidP="00CF7F07">
      <w:pPr>
        <w:pStyle w:val="berschrift1"/>
        <w:numPr>
          <w:ilvl w:val="0"/>
          <w:numId w:val="0"/>
        </w:numPr>
      </w:pPr>
      <w:bookmarkStart w:id="20" w:name="_Toc422333487"/>
      <w:r w:rsidRPr="000D5298">
        <w:t>Eidesstattliche Erklärung</w:t>
      </w:r>
      <w:bookmarkEnd w:id="20"/>
    </w:p>
    <w:p w:rsidR="00384E0F" w:rsidRPr="002C0F35" w:rsidRDefault="00384E0F" w:rsidP="00384E0F">
      <w:pPr>
        <w:rPr>
          <w:rFonts w:cs="Arial"/>
          <w:snapToGrid w:val="0"/>
          <w:sz w:val="28"/>
        </w:rPr>
      </w:pPr>
    </w:p>
    <w:p w:rsidR="00384E0F" w:rsidRPr="002C0F35" w:rsidRDefault="00384E0F" w:rsidP="00384E0F">
      <w:pPr>
        <w:rPr>
          <w:rFonts w:cs="Arial"/>
          <w:snapToGrid w:val="0"/>
        </w:rPr>
      </w:pPr>
    </w:p>
    <w:p w:rsidR="00384E0F" w:rsidRPr="002C0F35" w:rsidRDefault="00384E0F" w:rsidP="00384E0F">
      <w:pPr>
        <w:rPr>
          <w:rFonts w:cs="Arial"/>
          <w:snapToGrid w:val="0"/>
        </w:rPr>
      </w:pPr>
    </w:p>
    <w:p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rsidR="00817909" w:rsidRPr="002C0F35" w:rsidRDefault="00817909" w:rsidP="00817909">
      <w:pPr>
        <w:autoSpaceDE w:val="0"/>
        <w:autoSpaceDN w:val="0"/>
        <w:adjustRightInd w:val="0"/>
        <w:rPr>
          <w:rFonts w:cs="Arial"/>
          <w:iCs/>
          <w:szCs w:val="22"/>
        </w:rPr>
      </w:pPr>
    </w:p>
    <w:p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rsidR="00384E0F" w:rsidRPr="002C0F35" w:rsidRDefault="00384E0F" w:rsidP="00384E0F">
      <w:pPr>
        <w:jc w:val="center"/>
        <w:rPr>
          <w:rFonts w:cs="Arial"/>
          <w:snapToGrid w:val="0"/>
          <w:sz w:val="28"/>
        </w:rPr>
      </w:pPr>
    </w:p>
    <w:p w:rsidR="00384E0F" w:rsidRPr="002C0F35" w:rsidRDefault="00384E0F" w:rsidP="00384E0F">
      <w:pPr>
        <w:jc w:val="center"/>
        <w:rPr>
          <w:rFonts w:cs="Arial"/>
          <w:snapToGrid w:val="0"/>
        </w:rPr>
      </w:pPr>
    </w:p>
    <w:p w:rsidR="00384E0F" w:rsidRPr="002C0F35" w:rsidRDefault="00EC631A" w:rsidP="00384E0F">
      <w:pPr>
        <w:jc w:val="center"/>
        <w:rPr>
          <w:rFonts w:cs="Arial"/>
          <w:b/>
          <w:snapToGrid w:val="0"/>
          <w:sz w:val="32"/>
        </w:rPr>
      </w:pPr>
      <w:r>
        <w:rPr>
          <w:rFonts w:cs="Arial"/>
          <w:b/>
          <w:snapToGrid w:val="0"/>
          <w:sz w:val="32"/>
        </w:rPr>
        <w:t>Unreal Cup</w:t>
      </w:r>
    </w:p>
    <w:p w:rsidR="00384E0F" w:rsidRPr="002C0F35" w:rsidRDefault="00384E0F" w:rsidP="00384E0F">
      <w:pPr>
        <w:rPr>
          <w:rFonts w:cs="Arial"/>
          <w:snapToGrid w:val="0"/>
          <w:sz w:val="28"/>
        </w:rPr>
      </w:pPr>
    </w:p>
    <w:p w:rsidR="00384E0F" w:rsidRPr="002C0F35" w:rsidRDefault="00384E0F" w:rsidP="00384E0F">
      <w:pPr>
        <w:rPr>
          <w:rFonts w:cs="Arial"/>
          <w:snapToGrid w:val="0"/>
        </w:rPr>
      </w:pPr>
    </w:p>
    <w:p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rsidR="00384E0F" w:rsidRPr="002C0F35" w:rsidRDefault="00384E0F" w:rsidP="00384E0F">
      <w:pPr>
        <w:rPr>
          <w:rFonts w:cs="Arial"/>
          <w:snapToGrid w:val="0"/>
          <w:szCs w:val="22"/>
        </w:rPr>
      </w:pPr>
    </w:p>
    <w:p w:rsidR="00384E0F" w:rsidRPr="002C0F35" w:rsidRDefault="00384E0F" w:rsidP="00384E0F">
      <w:pPr>
        <w:rPr>
          <w:rFonts w:cs="Arial"/>
          <w:snapToGrid w:val="0"/>
          <w:szCs w:val="22"/>
        </w:rPr>
      </w:pPr>
    </w:p>
    <w:p w:rsidR="00384E0F" w:rsidRPr="002C0F35" w:rsidRDefault="00384E0F" w:rsidP="00384E0F">
      <w:pPr>
        <w:rPr>
          <w:rFonts w:cs="Arial"/>
          <w:snapToGrid w:val="0"/>
          <w:szCs w:val="22"/>
        </w:rPr>
      </w:pPr>
    </w:p>
    <w:p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rsidR="00384E0F" w:rsidRPr="004E76E5" w:rsidRDefault="00384E0F" w:rsidP="00384E0F">
      <w:pPr>
        <w:rPr>
          <w:rFonts w:cs="Arial"/>
          <w:snapToGrid w:val="0"/>
          <w:color w:val="FF0000"/>
        </w:rPr>
      </w:pPr>
    </w:p>
    <w:p w:rsidR="00EA3872" w:rsidRPr="004E76E5" w:rsidRDefault="00EA3872" w:rsidP="00384E0F">
      <w:pPr>
        <w:rPr>
          <w:rFonts w:cs="Arial"/>
          <w:snapToGrid w:val="0"/>
          <w:color w:val="FF0000"/>
        </w:rPr>
      </w:pPr>
    </w:p>
    <w:p w:rsidR="00407A24" w:rsidRDefault="008447BD" w:rsidP="00EA6C1F">
      <w:pPr>
        <w:rPr>
          <w:b/>
          <w:kern w:val="28"/>
          <w:sz w:val="32"/>
        </w:rPr>
      </w:pPr>
      <w:r w:rsidRPr="004E76E5">
        <w:rPr>
          <w:color w:val="FF0000"/>
        </w:rPr>
        <w:t>Unterschrift</w:t>
      </w:r>
      <w:r w:rsidR="00407A24">
        <w:br w:type="page"/>
      </w:r>
    </w:p>
    <w:p w:rsidR="00407A24" w:rsidRDefault="00407A24" w:rsidP="00CF7F07">
      <w:pPr>
        <w:pStyle w:val="berschrift1"/>
        <w:numPr>
          <w:ilvl w:val="0"/>
          <w:numId w:val="0"/>
        </w:numPr>
        <w:rPr>
          <w:color w:val="FF0000"/>
        </w:rPr>
      </w:pPr>
      <w:bookmarkStart w:id="21" w:name="_Toc422333488"/>
      <w:r>
        <w:lastRenderedPageBreak/>
        <w:t>Kurzfassung</w:t>
      </w:r>
      <w:bookmarkEnd w:id="21"/>
    </w:p>
    <w:p w:rsidR="004F1EC8" w:rsidRDefault="004F1EC8" w:rsidP="004F1EC8">
      <w:pPr>
        <w:rPr>
          <w:color w:val="FF0000"/>
        </w:rPr>
      </w:pPr>
      <w:r>
        <w:rPr>
          <w:color w:val="FF0000"/>
        </w:rPr>
        <w:t xml:space="preserve">(Todo: </w:t>
      </w:r>
      <w:r w:rsidR="00627263">
        <w:rPr>
          <w:color w:val="FF0000"/>
        </w:rPr>
        <w:t>Hier mal die Imagine Cup variante, mal drüber gehen…)</w:t>
      </w:r>
    </w:p>
    <w:p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rsidR="00627263" w:rsidRDefault="00627263" w:rsidP="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rsidR="00627263" w:rsidRDefault="00627263" w:rsidP="00627263"/>
    <w:p w:rsidR="00627263" w:rsidRDefault="00627263" w:rsidP="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 graphischen Editor, um auch Nutzern, die wenig Erfahrung mit Programmierung besitzen, die Möglichkeit zu bieten, ein Team nach ihren Wünschen zu erstellen.</w:t>
      </w:r>
    </w:p>
    <w:p w:rsidR="00627263" w:rsidRDefault="00627263" w:rsidP="00627263">
      <w:pPr>
        <w:rPr>
          <w:rFonts w:ascii="Segoe UI Light" w:hAnsi="Segoe UI Light" w:cs="Segoe UI Light"/>
        </w:rPr>
      </w:pPr>
    </w:p>
    <w:p w:rsidR="00627263" w:rsidRDefault="00627263" w:rsidP="00627263">
      <w:r>
        <w:t>Neben der Bereitstellung aller notwendigen Spielerfunktionen zum Erstellen einer leistungsfähigen KI wird auch dafür gesorgt, dass  alle für Simulationszwecke sinnvollen Fußballregeln eingehalten werden.</w:t>
      </w:r>
      <w:r>
        <w:br/>
        <w:t>Der UnrealCup-Simulator besitzt also Ähnlichkeiten zur Simulation League des bekannten RoboCups, hebt sich allerdings durch diverse Alleinstellungsmerkmale wie eine moderne Grafik, realitätsnahe Physik und einen graphischen Editor von vergleichbaren Projekten ab.</w:t>
      </w:r>
    </w:p>
    <w:p w:rsidR="00407A24" w:rsidRDefault="00407A24">
      <w:r>
        <w:br w:type="page"/>
      </w:r>
    </w:p>
    <w:p w:rsidR="00407A24" w:rsidRPr="005E65D5" w:rsidRDefault="00407A24" w:rsidP="00CF7F07">
      <w:pPr>
        <w:pStyle w:val="berschrift1"/>
        <w:numPr>
          <w:ilvl w:val="0"/>
          <w:numId w:val="0"/>
        </w:numPr>
        <w:rPr>
          <w:rPrChange w:id="22" w:author="Maximilian Schmitz" w:date="2015-06-14T09:50:00Z">
            <w:rPr>
              <w:lang w:val="en-US"/>
            </w:rPr>
          </w:rPrChange>
        </w:rPr>
      </w:pPr>
      <w:bookmarkStart w:id="23" w:name="_Toc422333489"/>
      <w:r w:rsidRPr="005E65D5">
        <w:rPr>
          <w:rPrChange w:id="24" w:author="Maximilian Schmitz" w:date="2015-06-14T09:50:00Z">
            <w:rPr>
              <w:lang w:val="en-US"/>
            </w:rPr>
          </w:rPrChange>
        </w:rPr>
        <w:lastRenderedPageBreak/>
        <w:t>Abstract</w:t>
      </w:r>
      <w:bookmarkEnd w:id="23"/>
    </w:p>
    <w:p w:rsidR="00627263" w:rsidRPr="005E65D5" w:rsidRDefault="00627263" w:rsidP="00627263">
      <w:pPr>
        <w:rPr>
          <w:color w:val="FF0000"/>
          <w:rPrChange w:id="25" w:author="Maximilian Schmitz" w:date="2015-06-14T09:50:00Z">
            <w:rPr>
              <w:color w:val="FF0000"/>
              <w:lang w:val="en-US"/>
            </w:rPr>
          </w:rPrChange>
        </w:rPr>
      </w:pPr>
      <w:r w:rsidRPr="005E65D5">
        <w:rPr>
          <w:color w:val="FF0000"/>
          <w:rPrChange w:id="26" w:author="Maximilian Schmitz" w:date="2015-06-14T09:50:00Z">
            <w:rPr>
              <w:color w:val="FF0000"/>
              <w:lang w:val="en-US"/>
            </w:rPr>
          </w:rPrChange>
        </w:rPr>
        <w:t>(Imagine Cup Kurzfassung, drüber gehen…)</w:t>
      </w:r>
    </w:p>
    <w:p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rsidR="00627263" w:rsidRDefault="00627263" w:rsidP="00627263">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rsidR="00627263" w:rsidRPr="009C2155" w:rsidRDefault="00627263" w:rsidP="00627263">
      <w:pPr>
        <w:rPr>
          <w:lang w:val="en-US"/>
        </w:rPr>
      </w:pPr>
      <w:r w:rsidRPr="009C2155">
        <w:rPr>
          <w:lang w:val="en-US"/>
        </w:rPr>
        <w:t xml:space="preserve">Aside of this playful function UnrealCup </w:t>
      </w:r>
      <w:r>
        <w:rPr>
          <w:lang w:val="en-US"/>
        </w:rPr>
        <w:t>allows its users to expand their skills in programming and AI-development.</w:t>
      </w:r>
    </w:p>
    <w:p w:rsidR="00627263" w:rsidRPr="009C2155" w:rsidRDefault="00627263" w:rsidP="00627263">
      <w:pPr>
        <w:rPr>
          <w:rFonts w:ascii="Segoe UI Light" w:hAnsi="Segoe UI Light" w:cs="Segoe UI Light"/>
          <w:color w:val="000000"/>
          <w:lang w:val="en-US"/>
        </w:rPr>
      </w:pPr>
    </w:p>
    <w:p w:rsidR="00627263" w:rsidRPr="00D2465B" w:rsidRDefault="00627263" w:rsidP="00627263">
      <w:pPr>
        <w:rPr>
          <w:lang w:val="en-US"/>
        </w:rPr>
      </w:pPr>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 graphical WYSIWYG-Editor to enable users without lots of experience in programming to create their own team.</w:t>
      </w:r>
    </w:p>
    <w:p w:rsidR="00627263" w:rsidRPr="00D2465B" w:rsidRDefault="00627263" w:rsidP="00627263">
      <w:pPr>
        <w:rPr>
          <w:rFonts w:ascii="Segoe UI Light" w:hAnsi="Segoe UI Light" w:cs="Segoe UI Light"/>
          <w:color w:val="000000"/>
          <w:lang w:val="en-US"/>
        </w:rPr>
      </w:pPr>
    </w:p>
    <w:p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The Simulator has similarities with the simulation league of the known RoboCup, yet it stands out from similar projects with its modern graphic</w:t>
      </w:r>
      <w:r>
        <w:rPr>
          <w:lang w:val="en-US"/>
        </w:rPr>
        <w:t>s</w:t>
      </w:r>
      <w:r w:rsidRPr="00D2465B">
        <w:rPr>
          <w:lang w:val="en-US"/>
        </w:rPr>
        <w:t xml:space="preserve">, realistic physics and the graphical editor. </w:t>
      </w:r>
    </w:p>
    <w:p w:rsidR="00A1603D" w:rsidRPr="00751B52" w:rsidRDefault="00A1603D" w:rsidP="00A1603D">
      <w:pPr>
        <w:rPr>
          <w:lang w:val="en-US"/>
        </w:rPr>
      </w:pPr>
    </w:p>
    <w:p w:rsidR="003F6CF5" w:rsidRPr="003F6CF5" w:rsidRDefault="00384E0F" w:rsidP="00CF7F07">
      <w:pPr>
        <w:pStyle w:val="berschrift1"/>
        <w:numPr>
          <w:ilvl w:val="0"/>
          <w:numId w:val="0"/>
        </w:numPr>
      </w:pPr>
      <w:r w:rsidRPr="00751B52">
        <w:rPr>
          <w:lang w:val="en-US"/>
        </w:rPr>
        <w:br w:type="page"/>
      </w:r>
      <w:bookmarkStart w:id="27" w:name="_Toc422333490"/>
      <w:r w:rsidR="003F6CF5" w:rsidRPr="003F6CF5">
        <w:lastRenderedPageBreak/>
        <w:t>Inhalt</w:t>
      </w:r>
      <w:bookmarkEnd w:id="27"/>
    </w:p>
    <w:p w:rsidR="00915AB6" w:rsidRDefault="008B6A1C">
      <w:pPr>
        <w:pStyle w:val="Verzeichnis1"/>
        <w:tabs>
          <w:tab w:val="right" w:leader="dot" w:pos="9062"/>
        </w:tabs>
        <w:rPr>
          <w:ins w:id="28" w:author="Maximilian Schmitz" w:date="2015-06-17T19:42: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29" w:author="Maximilian Schmitz" w:date="2015-06-17T19:42:00Z">
        <w:r w:rsidR="00915AB6" w:rsidRPr="00D02585">
          <w:rPr>
            <w:rStyle w:val="Hyperlink"/>
            <w:noProof/>
          </w:rPr>
          <w:fldChar w:fldCharType="begin"/>
        </w:r>
        <w:r w:rsidR="00915AB6" w:rsidRPr="00D02585">
          <w:rPr>
            <w:rStyle w:val="Hyperlink"/>
            <w:noProof/>
          </w:rPr>
          <w:instrText xml:space="preserve"> </w:instrText>
        </w:r>
        <w:r w:rsidR="00915AB6">
          <w:rPr>
            <w:noProof/>
          </w:rPr>
          <w:instrText>HYPERLINK \l "_Toc422333487"</w:instrText>
        </w:r>
        <w:r w:rsidR="00915AB6" w:rsidRPr="00D02585">
          <w:rPr>
            <w:rStyle w:val="Hyperlink"/>
            <w:noProof/>
          </w:rPr>
          <w:instrText xml:space="preserve"> </w:instrText>
        </w:r>
        <w:r w:rsidR="00915AB6" w:rsidRPr="00D02585">
          <w:rPr>
            <w:rStyle w:val="Hyperlink"/>
            <w:noProof/>
          </w:rPr>
        </w:r>
        <w:r w:rsidR="00915AB6" w:rsidRPr="00D02585">
          <w:rPr>
            <w:rStyle w:val="Hyperlink"/>
            <w:noProof/>
          </w:rPr>
          <w:fldChar w:fldCharType="separate"/>
        </w:r>
        <w:r w:rsidR="00915AB6" w:rsidRPr="00D02585">
          <w:rPr>
            <w:rStyle w:val="Hyperlink"/>
            <w:noProof/>
          </w:rPr>
          <w:t>Eidesstattliche Erklärung</w:t>
        </w:r>
        <w:r w:rsidR="00915AB6">
          <w:rPr>
            <w:noProof/>
            <w:webHidden/>
          </w:rPr>
          <w:tab/>
        </w:r>
        <w:r w:rsidR="00915AB6">
          <w:rPr>
            <w:noProof/>
            <w:webHidden/>
          </w:rPr>
          <w:fldChar w:fldCharType="begin"/>
        </w:r>
        <w:r w:rsidR="00915AB6">
          <w:rPr>
            <w:noProof/>
            <w:webHidden/>
          </w:rPr>
          <w:instrText xml:space="preserve"> PAGEREF _Toc422333487 \h </w:instrText>
        </w:r>
        <w:r w:rsidR="00915AB6">
          <w:rPr>
            <w:noProof/>
            <w:webHidden/>
          </w:rPr>
        </w:r>
      </w:ins>
      <w:r w:rsidR="00915AB6">
        <w:rPr>
          <w:noProof/>
          <w:webHidden/>
        </w:rPr>
        <w:fldChar w:fldCharType="separate"/>
      </w:r>
      <w:ins w:id="30" w:author="Maximilian Schmitz" w:date="2015-06-17T19:42:00Z">
        <w:r w:rsidR="00915AB6">
          <w:rPr>
            <w:noProof/>
            <w:webHidden/>
          </w:rPr>
          <w:t>I</w:t>
        </w:r>
        <w:r w:rsidR="00915AB6">
          <w:rPr>
            <w:noProof/>
            <w:webHidden/>
          </w:rPr>
          <w:fldChar w:fldCharType="end"/>
        </w:r>
        <w:r w:rsidR="00915AB6" w:rsidRPr="00D02585">
          <w:rPr>
            <w:rStyle w:val="Hyperlink"/>
            <w:noProof/>
          </w:rPr>
          <w:fldChar w:fldCharType="end"/>
        </w:r>
      </w:ins>
    </w:p>
    <w:p w:rsidR="00915AB6" w:rsidRDefault="00915AB6">
      <w:pPr>
        <w:pStyle w:val="Verzeichnis1"/>
        <w:tabs>
          <w:tab w:val="right" w:leader="dot" w:pos="9062"/>
        </w:tabs>
        <w:rPr>
          <w:ins w:id="31" w:author="Maximilian Schmitz" w:date="2015-06-17T19:42:00Z"/>
          <w:rFonts w:asciiTheme="minorHAnsi" w:eastAsiaTheme="minorEastAsia" w:hAnsiTheme="minorHAnsi" w:cstheme="minorBidi"/>
          <w:b w:val="0"/>
          <w:bCs w:val="0"/>
          <w:caps w:val="0"/>
          <w:noProof/>
          <w:sz w:val="22"/>
          <w:szCs w:val="22"/>
        </w:rPr>
      </w:pPr>
      <w:ins w:id="32"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"_Toc422333488"</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Kurzfassung</w:t>
        </w:r>
        <w:r>
          <w:rPr>
            <w:noProof/>
            <w:webHidden/>
          </w:rPr>
          <w:tab/>
        </w:r>
        <w:r>
          <w:rPr>
            <w:noProof/>
            <w:webHidden/>
          </w:rPr>
          <w:fldChar w:fldCharType="begin"/>
        </w:r>
        <w:r>
          <w:rPr>
            <w:noProof/>
            <w:webHidden/>
          </w:rPr>
          <w:instrText xml:space="preserve"> PAGEREF _Toc422333488 \h </w:instrText>
        </w:r>
        <w:r>
          <w:rPr>
            <w:noProof/>
            <w:webHidden/>
          </w:rPr>
        </w:r>
      </w:ins>
      <w:r>
        <w:rPr>
          <w:noProof/>
          <w:webHidden/>
        </w:rPr>
        <w:fldChar w:fldCharType="separate"/>
      </w:r>
      <w:ins w:id="33" w:author="Maximilian Schmitz" w:date="2015-06-17T19:42:00Z">
        <w:r>
          <w:rPr>
            <w:noProof/>
            <w:webHidden/>
          </w:rPr>
          <w:t>II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34" w:author="Maximilian Schmitz" w:date="2015-06-17T19:42:00Z"/>
          <w:rFonts w:asciiTheme="minorHAnsi" w:eastAsiaTheme="minorEastAsia" w:hAnsiTheme="minorHAnsi" w:cstheme="minorBidi"/>
          <w:b w:val="0"/>
          <w:bCs w:val="0"/>
          <w:caps w:val="0"/>
          <w:noProof/>
          <w:sz w:val="22"/>
          <w:szCs w:val="22"/>
        </w:rPr>
      </w:pPr>
      <w:ins w:id="35"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"_Toc422333489"</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Abstract</w:t>
        </w:r>
        <w:r>
          <w:rPr>
            <w:noProof/>
            <w:webHidden/>
          </w:rPr>
          <w:tab/>
        </w:r>
        <w:r>
          <w:rPr>
            <w:noProof/>
            <w:webHidden/>
          </w:rPr>
          <w:fldChar w:fldCharType="begin"/>
        </w:r>
        <w:r>
          <w:rPr>
            <w:noProof/>
            <w:webHidden/>
          </w:rPr>
          <w:instrText xml:space="preserve"> PAGEREF _Toc422333489 \h </w:instrText>
        </w:r>
        <w:r>
          <w:rPr>
            <w:noProof/>
            <w:webHidden/>
          </w:rPr>
        </w:r>
      </w:ins>
      <w:r>
        <w:rPr>
          <w:noProof/>
          <w:webHidden/>
        </w:rPr>
        <w:fldChar w:fldCharType="separate"/>
      </w:r>
      <w:ins w:id="36" w:author="Maximilian Schmitz" w:date="2015-06-17T19:42:00Z">
        <w:r>
          <w:rPr>
            <w:noProof/>
            <w:webHidden/>
          </w:rPr>
          <w:t>III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37" w:author="Maximilian Schmitz" w:date="2015-06-17T19:42:00Z"/>
          <w:rFonts w:asciiTheme="minorHAnsi" w:eastAsiaTheme="minorEastAsia" w:hAnsiTheme="minorHAnsi" w:cstheme="minorBidi"/>
          <w:b w:val="0"/>
          <w:bCs w:val="0"/>
          <w:caps w:val="0"/>
          <w:noProof/>
          <w:sz w:val="22"/>
          <w:szCs w:val="22"/>
        </w:rPr>
      </w:pPr>
      <w:ins w:id="38"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"_Toc422333490"</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Inhalt</w:t>
        </w:r>
        <w:r>
          <w:rPr>
            <w:noProof/>
            <w:webHidden/>
          </w:rPr>
          <w:tab/>
        </w:r>
        <w:r>
          <w:rPr>
            <w:noProof/>
            <w:webHidden/>
          </w:rPr>
          <w:fldChar w:fldCharType="begin"/>
        </w:r>
        <w:r>
          <w:rPr>
            <w:noProof/>
            <w:webHidden/>
          </w:rPr>
          <w:instrText xml:space="preserve"> PAGEREF _Toc422333490 \h </w:instrText>
        </w:r>
        <w:r>
          <w:rPr>
            <w:noProof/>
            <w:webHidden/>
          </w:rPr>
        </w:r>
      </w:ins>
      <w:r>
        <w:rPr>
          <w:noProof/>
          <w:webHidden/>
        </w:rPr>
        <w:fldChar w:fldCharType="separate"/>
      </w:r>
      <w:ins w:id="39" w:author="Maximilian Schmitz" w:date="2015-06-17T19:42:00Z">
        <w:r>
          <w:rPr>
            <w:noProof/>
            <w:webHidden/>
          </w:rPr>
          <w:t>IV</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40" w:author="Maximilian Schmitz" w:date="2015-06-17T19:42:00Z"/>
          <w:rFonts w:asciiTheme="minorHAnsi" w:eastAsiaTheme="minorEastAsia" w:hAnsiTheme="minorHAnsi" w:cstheme="minorBidi"/>
          <w:b w:val="0"/>
          <w:bCs w:val="0"/>
          <w:caps w:val="0"/>
          <w:noProof/>
          <w:sz w:val="22"/>
          <w:szCs w:val="22"/>
        </w:rPr>
      </w:pPr>
      <w:ins w:id="41"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"_Toc422333491"</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1</w:t>
        </w:r>
        <w:r>
          <w:rPr>
            <w:rFonts w:asciiTheme="minorHAnsi" w:eastAsiaTheme="minorEastAsia" w:hAnsiTheme="minorHAnsi" w:cstheme="minorBidi"/>
            <w:b w:val="0"/>
            <w:bCs w:val="0"/>
            <w:caps w:val="0"/>
            <w:noProof/>
            <w:sz w:val="22"/>
            <w:szCs w:val="22"/>
          </w:rPr>
          <w:tab/>
        </w:r>
        <w:r w:rsidRPr="00D02585">
          <w:rPr>
            <w:rStyle w:val="Hyperlink"/>
            <w:noProof/>
          </w:rPr>
          <w:t>Einleitung</w:t>
        </w:r>
        <w:r>
          <w:rPr>
            <w:noProof/>
            <w:webHidden/>
          </w:rPr>
          <w:tab/>
        </w:r>
        <w:r>
          <w:rPr>
            <w:noProof/>
            <w:webHidden/>
          </w:rPr>
          <w:fldChar w:fldCharType="begin"/>
        </w:r>
        <w:r>
          <w:rPr>
            <w:noProof/>
            <w:webHidden/>
          </w:rPr>
          <w:instrText xml:space="preserve"> PAGEREF _Toc422333491 \h </w:instrText>
        </w:r>
        <w:r>
          <w:rPr>
            <w:noProof/>
            <w:webHidden/>
          </w:rPr>
        </w:r>
      </w:ins>
      <w:r>
        <w:rPr>
          <w:noProof/>
          <w:webHidden/>
        </w:rPr>
        <w:fldChar w:fldCharType="separate"/>
      </w:r>
      <w:ins w:id="42" w:author="Maximilian Schmitz" w:date="2015-06-17T19:42:00Z">
        <w:r>
          <w:rPr>
            <w:noProof/>
            <w:webHidden/>
          </w:rPr>
          <w:t>1</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43" w:author="Maximilian Schmitz" w:date="2015-06-17T19:42:00Z"/>
          <w:rFonts w:asciiTheme="minorHAnsi" w:eastAsiaTheme="minorEastAsia" w:hAnsiTheme="minorHAnsi" w:cstheme="minorBidi"/>
          <w:b w:val="0"/>
          <w:bCs w:val="0"/>
          <w:caps w:val="0"/>
          <w:noProof/>
          <w:sz w:val="22"/>
          <w:szCs w:val="22"/>
        </w:rPr>
      </w:pPr>
      <w:ins w:id="44"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"_Toc422333492"</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2</w:t>
        </w:r>
        <w:r>
          <w:rPr>
            <w:rFonts w:asciiTheme="minorHAnsi" w:eastAsiaTheme="minorEastAsia" w:hAnsiTheme="minorHAnsi" w:cstheme="minorBidi"/>
            <w:b w:val="0"/>
            <w:bCs w:val="0"/>
            <w:caps w:val="0"/>
            <w:noProof/>
            <w:sz w:val="22"/>
            <w:szCs w:val="22"/>
          </w:rPr>
          <w:tab/>
        </w:r>
        <w:r w:rsidRPr="00D02585">
          <w:rPr>
            <w:rStyle w:val="Hyperlink"/>
            <w:noProof/>
          </w:rPr>
          <w:t>Aufgabenstellung</w:t>
        </w:r>
        <w:r>
          <w:rPr>
            <w:noProof/>
            <w:webHidden/>
          </w:rPr>
          <w:tab/>
        </w:r>
        <w:r>
          <w:rPr>
            <w:noProof/>
            <w:webHidden/>
          </w:rPr>
          <w:fldChar w:fldCharType="begin"/>
        </w:r>
        <w:r>
          <w:rPr>
            <w:noProof/>
            <w:webHidden/>
          </w:rPr>
          <w:instrText xml:space="preserve"> PAGEREF _Toc422333492 \h </w:instrText>
        </w:r>
        <w:r>
          <w:rPr>
            <w:noProof/>
            <w:webHidden/>
          </w:rPr>
        </w:r>
      </w:ins>
      <w:r>
        <w:rPr>
          <w:noProof/>
          <w:webHidden/>
        </w:rPr>
        <w:fldChar w:fldCharType="separate"/>
      </w:r>
      <w:ins w:id="45" w:author="Maximilian Schmitz" w:date="2015-06-17T19:42:00Z">
        <w:r>
          <w:rPr>
            <w:noProof/>
            <w:webHidden/>
          </w:rPr>
          <w:t>2</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46" w:author="Maximilian Schmitz" w:date="2015-06-17T19:42:00Z"/>
          <w:rFonts w:asciiTheme="minorHAnsi" w:eastAsiaTheme="minorEastAsia" w:hAnsiTheme="minorHAnsi" w:cstheme="minorBidi"/>
          <w:b w:val="0"/>
          <w:bCs w:val="0"/>
          <w:caps w:val="0"/>
          <w:noProof/>
          <w:sz w:val="22"/>
          <w:szCs w:val="22"/>
        </w:rPr>
      </w:pPr>
      <w:ins w:id="47"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"_Toc422333493"</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w:t>
        </w:r>
        <w:r>
          <w:rPr>
            <w:rFonts w:asciiTheme="minorHAnsi" w:eastAsiaTheme="minorEastAsia" w:hAnsiTheme="minorHAnsi" w:cstheme="minorBidi"/>
            <w:b w:val="0"/>
            <w:bCs w:val="0"/>
            <w:caps w:val="0"/>
            <w:noProof/>
            <w:sz w:val="22"/>
            <w:szCs w:val="22"/>
          </w:rPr>
          <w:tab/>
        </w:r>
        <w:r w:rsidRPr="00D02585">
          <w:rPr>
            <w:rStyle w:val="Hyperlink"/>
            <w:noProof/>
          </w:rPr>
          <w:t>Stand der Technik</w:t>
        </w:r>
        <w:r>
          <w:rPr>
            <w:noProof/>
            <w:webHidden/>
          </w:rPr>
          <w:tab/>
        </w:r>
        <w:r>
          <w:rPr>
            <w:noProof/>
            <w:webHidden/>
          </w:rPr>
          <w:fldChar w:fldCharType="begin"/>
        </w:r>
        <w:r>
          <w:rPr>
            <w:noProof/>
            <w:webHidden/>
          </w:rPr>
          <w:instrText xml:space="preserve"> PAGEREF _Toc422333493 \h </w:instrText>
        </w:r>
        <w:r>
          <w:rPr>
            <w:noProof/>
            <w:webHidden/>
          </w:rPr>
        </w:r>
      </w:ins>
      <w:r>
        <w:rPr>
          <w:noProof/>
          <w:webHidden/>
        </w:rPr>
        <w:fldChar w:fldCharType="separate"/>
      </w:r>
      <w:ins w:id="48"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49" w:author="Maximilian Schmitz" w:date="2015-06-17T19:42:00Z"/>
          <w:rFonts w:asciiTheme="minorHAnsi" w:eastAsiaTheme="minorEastAsia" w:hAnsiTheme="minorHAnsi" w:cstheme="minorBidi"/>
          <w:smallCaps w:val="0"/>
          <w:noProof/>
          <w:sz w:val="22"/>
          <w:szCs w:val="22"/>
        </w:rPr>
      </w:pPr>
      <w:ins w:id="50"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"_Toc422333494"</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3.1</w:t>
        </w:r>
        <w:r>
          <w:rPr>
            <w:rFonts w:asciiTheme="minorHAnsi" w:eastAsiaTheme="minorEastAsia" w:hAnsiTheme="minorHAnsi" w:cstheme="minorBidi"/>
            <w:smallCaps w:val="0"/>
            <w:noProof/>
            <w:sz w:val="22"/>
            <w:szCs w:val="22"/>
          </w:rPr>
          <w:tab/>
        </w:r>
        <w:r w:rsidRPr="00D02585">
          <w:rPr>
            <w:rStyle w:val="Hyperlink"/>
            <w:noProof/>
          </w:rPr>
          <w:t>Einleitung</w:t>
        </w:r>
        <w:r>
          <w:rPr>
            <w:noProof/>
            <w:webHidden/>
          </w:rPr>
          <w:tab/>
        </w:r>
        <w:r>
          <w:rPr>
            <w:noProof/>
            <w:webHidden/>
          </w:rPr>
          <w:fldChar w:fldCharType="begin"/>
        </w:r>
        <w:r>
          <w:rPr>
            <w:noProof/>
            <w:webHidden/>
          </w:rPr>
          <w:instrText xml:space="preserve"> PAGEREF _Toc422333494 \h </w:instrText>
        </w:r>
        <w:r>
          <w:rPr>
            <w:noProof/>
            <w:webHidden/>
          </w:rPr>
        </w:r>
      </w:ins>
      <w:r>
        <w:rPr>
          <w:noProof/>
          <w:webHidden/>
        </w:rPr>
        <w:fldChar w:fldCharType="separate"/>
      </w:r>
      <w:ins w:id="51"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52" w:author="Maximilian Schmitz" w:date="2015-06-17T19:42:00Z"/>
          <w:rFonts w:asciiTheme="minorHAnsi" w:eastAsiaTheme="minorEastAsia" w:hAnsiTheme="minorHAnsi" w:cstheme="minorBidi"/>
          <w:smallCaps w:val="0"/>
          <w:noProof/>
          <w:sz w:val="22"/>
          <w:szCs w:val="22"/>
        </w:rPr>
      </w:pPr>
      <w:ins w:id="53"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"_Toc422333495"</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3.2</w:t>
        </w:r>
        <w:r>
          <w:rPr>
            <w:rFonts w:asciiTheme="minorHAnsi" w:eastAsiaTheme="minorEastAsia" w:hAnsiTheme="minorHAnsi" w:cstheme="minorBidi"/>
            <w:smallCaps w:val="0"/>
            <w:noProof/>
            <w:sz w:val="22"/>
            <w:szCs w:val="22"/>
          </w:rPr>
          <w:tab/>
        </w:r>
        <w:r w:rsidRPr="00D02585">
          <w:rPr>
            <w:rStyle w:val="Hyperlink"/>
            <w:noProof/>
          </w:rPr>
          <w:t>Game Engine</w:t>
        </w:r>
        <w:r>
          <w:rPr>
            <w:noProof/>
            <w:webHidden/>
          </w:rPr>
          <w:tab/>
        </w:r>
        <w:r>
          <w:rPr>
            <w:noProof/>
            <w:webHidden/>
          </w:rPr>
          <w:fldChar w:fldCharType="begin"/>
        </w:r>
        <w:r>
          <w:rPr>
            <w:noProof/>
            <w:webHidden/>
          </w:rPr>
          <w:instrText xml:space="preserve"> PAGEREF _Toc422333495 \h </w:instrText>
        </w:r>
        <w:r>
          <w:rPr>
            <w:noProof/>
            <w:webHidden/>
          </w:rPr>
        </w:r>
      </w:ins>
      <w:r>
        <w:rPr>
          <w:noProof/>
          <w:webHidden/>
        </w:rPr>
        <w:fldChar w:fldCharType="separate"/>
      </w:r>
      <w:ins w:id="54"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55" w:author="Maximilian Schmitz" w:date="2015-06-17T19:42:00Z"/>
          <w:rFonts w:asciiTheme="minorHAnsi" w:eastAsiaTheme="minorEastAsia" w:hAnsiTheme="minorHAnsi" w:cstheme="minorBidi"/>
          <w:i w:val="0"/>
          <w:iCs w:val="0"/>
          <w:noProof/>
          <w:sz w:val="22"/>
          <w:szCs w:val="22"/>
        </w:rPr>
      </w:pPr>
      <w:ins w:id="56"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"_Toc422333497"</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3.2.1</w:t>
        </w:r>
        <w:r>
          <w:rPr>
            <w:rFonts w:asciiTheme="minorHAnsi" w:eastAsiaTheme="minorEastAsia" w:hAnsiTheme="minorHAnsi" w:cstheme="minorBidi"/>
            <w:i w:val="0"/>
            <w:iCs w:val="0"/>
            <w:noProof/>
            <w:sz w:val="22"/>
            <w:szCs w:val="22"/>
          </w:rPr>
          <w:tab/>
        </w:r>
        <w:r w:rsidRPr="00D02585">
          <w:rPr>
            <w:rStyle w:val="Hyperlink"/>
            <w:noProof/>
          </w:rPr>
          <w:t>Grundsätzliches</w:t>
        </w:r>
        <w:r>
          <w:rPr>
            <w:noProof/>
            <w:webHidden/>
          </w:rPr>
          <w:tab/>
        </w:r>
        <w:r>
          <w:rPr>
            <w:noProof/>
            <w:webHidden/>
          </w:rPr>
          <w:fldChar w:fldCharType="begin"/>
        </w:r>
        <w:r>
          <w:rPr>
            <w:noProof/>
            <w:webHidden/>
          </w:rPr>
          <w:instrText xml:space="preserve"> PAGEREF _Toc422333497 \h </w:instrText>
        </w:r>
        <w:r>
          <w:rPr>
            <w:noProof/>
            <w:webHidden/>
          </w:rPr>
        </w:r>
      </w:ins>
      <w:r>
        <w:rPr>
          <w:noProof/>
          <w:webHidden/>
        </w:rPr>
        <w:fldChar w:fldCharType="separate"/>
      </w:r>
      <w:ins w:id="57"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58" w:author="Maximilian Schmitz" w:date="2015-06-17T19:42:00Z"/>
          <w:rFonts w:asciiTheme="minorHAnsi" w:eastAsiaTheme="minorEastAsia" w:hAnsiTheme="minorHAnsi" w:cstheme="minorBidi"/>
          <w:i w:val="0"/>
          <w:iCs w:val="0"/>
          <w:noProof/>
          <w:sz w:val="22"/>
          <w:szCs w:val="22"/>
        </w:rPr>
      </w:pPr>
      <w:ins w:id="59"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"_Toc422333498"</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3.2.2</w:t>
        </w:r>
        <w:r>
          <w:rPr>
            <w:rFonts w:asciiTheme="minorHAnsi" w:eastAsiaTheme="minorEastAsia" w:hAnsiTheme="minorHAnsi" w:cstheme="minorBidi"/>
            <w:i w:val="0"/>
            <w:iCs w:val="0"/>
            <w:noProof/>
            <w:sz w:val="22"/>
            <w:szCs w:val="22"/>
          </w:rPr>
          <w:tab/>
        </w:r>
        <w:r w:rsidRPr="00D02585">
          <w:rPr>
            <w:rStyle w:val="Hyperlink"/>
            <w:noProof/>
          </w:rPr>
          <w:t>Source Engine</w:t>
        </w:r>
        <w:r>
          <w:rPr>
            <w:noProof/>
            <w:webHidden/>
          </w:rPr>
          <w:tab/>
        </w:r>
        <w:r>
          <w:rPr>
            <w:noProof/>
            <w:webHidden/>
          </w:rPr>
          <w:fldChar w:fldCharType="begin"/>
        </w:r>
        <w:r>
          <w:rPr>
            <w:noProof/>
            <w:webHidden/>
          </w:rPr>
          <w:instrText xml:space="preserve"> PAGEREF _Toc422333498 \h </w:instrText>
        </w:r>
        <w:r>
          <w:rPr>
            <w:noProof/>
            <w:webHidden/>
          </w:rPr>
        </w:r>
      </w:ins>
      <w:r>
        <w:rPr>
          <w:noProof/>
          <w:webHidden/>
        </w:rPr>
        <w:fldChar w:fldCharType="separate"/>
      </w:r>
      <w:ins w:id="60"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61" w:author="Maximilian Schmitz" w:date="2015-06-17T19:42:00Z"/>
          <w:rFonts w:asciiTheme="minorHAnsi" w:eastAsiaTheme="minorEastAsia" w:hAnsiTheme="minorHAnsi" w:cstheme="minorBidi"/>
          <w:i w:val="0"/>
          <w:iCs w:val="0"/>
          <w:noProof/>
          <w:sz w:val="22"/>
          <w:szCs w:val="22"/>
        </w:rPr>
      </w:pPr>
      <w:ins w:id="62"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"_Toc422333499"</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3.2.3</w:t>
        </w:r>
        <w:r>
          <w:rPr>
            <w:rFonts w:asciiTheme="minorHAnsi" w:eastAsiaTheme="minorEastAsia" w:hAnsiTheme="minorHAnsi" w:cstheme="minorBidi"/>
            <w:i w:val="0"/>
            <w:iCs w:val="0"/>
            <w:noProof/>
            <w:sz w:val="22"/>
            <w:szCs w:val="22"/>
          </w:rPr>
          <w:tab/>
        </w:r>
        <w:r w:rsidRPr="00D02585">
          <w:rPr>
            <w:rStyle w:val="Hyperlink"/>
            <w:noProof/>
          </w:rPr>
          <w:t>Unity</w:t>
        </w:r>
        <w:r>
          <w:rPr>
            <w:noProof/>
            <w:webHidden/>
          </w:rPr>
          <w:tab/>
        </w:r>
        <w:r>
          <w:rPr>
            <w:noProof/>
            <w:webHidden/>
          </w:rPr>
          <w:fldChar w:fldCharType="begin"/>
        </w:r>
        <w:r>
          <w:rPr>
            <w:noProof/>
            <w:webHidden/>
          </w:rPr>
          <w:instrText xml:space="preserve"> PAGEREF _Toc422333499 \h </w:instrText>
        </w:r>
        <w:r>
          <w:rPr>
            <w:noProof/>
            <w:webHidden/>
          </w:rPr>
        </w:r>
      </w:ins>
      <w:r>
        <w:rPr>
          <w:noProof/>
          <w:webHidden/>
        </w:rPr>
        <w:fldChar w:fldCharType="separate"/>
      </w:r>
      <w:ins w:id="63" w:author="Maximilian Schmitz" w:date="2015-06-17T19:42:00Z">
        <w:r>
          <w:rPr>
            <w:noProof/>
            <w:webHidden/>
          </w:rPr>
          <w:t>4</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64" w:author="Maximilian Schmitz" w:date="2015-06-17T19:42:00Z"/>
          <w:rFonts w:asciiTheme="minorHAnsi" w:eastAsiaTheme="minorEastAsia" w:hAnsiTheme="minorHAnsi" w:cstheme="minorBidi"/>
          <w:i w:val="0"/>
          <w:iCs w:val="0"/>
          <w:noProof/>
          <w:sz w:val="22"/>
          <w:szCs w:val="22"/>
        </w:rPr>
      </w:pPr>
      <w:ins w:id="65"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"_Toc422333500"</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lang w:val="en-US"/>
          </w:rPr>
          <w:t>3.2.4</w:t>
        </w:r>
        <w:r>
          <w:rPr>
            <w:rFonts w:asciiTheme="minorHAnsi" w:eastAsiaTheme="minorEastAsia" w:hAnsiTheme="minorHAnsi" w:cstheme="minorBidi"/>
            <w:i w:val="0"/>
            <w:iCs w:val="0"/>
            <w:noProof/>
            <w:sz w:val="22"/>
            <w:szCs w:val="22"/>
          </w:rPr>
          <w:tab/>
        </w:r>
        <w:r w:rsidRPr="00D02585">
          <w:rPr>
            <w:rStyle w:val="Hyperlink"/>
            <w:noProof/>
            <w:lang w:val="en-US"/>
          </w:rPr>
          <w:t>Unreal Engine 4</w:t>
        </w:r>
        <w:r>
          <w:rPr>
            <w:noProof/>
            <w:webHidden/>
          </w:rPr>
          <w:tab/>
        </w:r>
        <w:r>
          <w:rPr>
            <w:noProof/>
            <w:webHidden/>
          </w:rPr>
          <w:fldChar w:fldCharType="begin"/>
        </w:r>
        <w:r>
          <w:rPr>
            <w:noProof/>
            <w:webHidden/>
          </w:rPr>
          <w:instrText xml:space="preserve"> PAGEREF _Toc422333500 \h </w:instrText>
        </w:r>
        <w:r>
          <w:rPr>
            <w:noProof/>
            <w:webHidden/>
          </w:rPr>
        </w:r>
      </w:ins>
      <w:r>
        <w:rPr>
          <w:noProof/>
          <w:webHidden/>
        </w:rPr>
        <w:fldChar w:fldCharType="separate"/>
      </w:r>
      <w:ins w:id="66" w:author="Maximilian Schmitz" w:date="2015-06-17T19:42:00Z">
        <w:r>
          <w:rPr>
            <w:noProof/>
            <w:webHidden/>
          </w:rPr>
          <w:t>4</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67" w:author="Maximilian Schmitz" w:date="2015-06-17T19:42:00Z"/>
          <w:rFonts w:asciiTheme="minorHAnsi" w:eastAsiaTheme="minorEastAsia" w:hAnsiTheme="minorHAnsi" w:cstheme="minorBidi"/>
          <w:i w:val="0"/>
          <w:iCs w:val="0"/>
          <w:noProof/>
          <w:sz w:val="22"/>
          <w:szCs w:val="22"/>
        </w:rPr>
      </w:pPr>
      <w:ins w:id="68"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"_Toc422333501"</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3.2.5</w:t>
        </w:r>
        <w:r>
          <w:rPr>
            <w:rFonts w:asciiTheme="minorHAnsi" w:eastAsiaTheme="minorEastAsia" w:hAnsiTheme="minorHAnsi" w:cstheme="minorBidi"/>
            <w:i w:val="0"/>
            <w:iCs w:val="0"/>
            <w:noProof/>
            <w:sz w:val="22"/>
            <w:szCs w:val="22"/>
          </w:rPr>
          <w:tab/>
        </w:r>
        <w:r w:rsidRPr="00D02585">
          <w:rPr>
            <w:rStyle w:val="Hyperlink"/>
            <w:noProof/>
          </w:rPr>
          <w:t>Verwendung im Projekt</w:t>
        </w:r>
        <w:r>
          <w:rPr>
            <w:noProof/>
            <w:webHidden/>
          </w:rPr>
          <w:tab/>
        </w:r>
        <w:r>
          <w:rPr>
            <w:noProof/>
            <w:webHidden/>
          </w:rPr>
          <w:fldChar w:fldCharType="begin"/>
        </w:r>
        <w:r>
          <w:rPr>
            <w:noProof/>
            <w:webHidden/>
          </w:rPr>
          <w:instrText xml:space="preserve"> PAGEREF _Toc422333501 \h </w:instrText>
        </w:r>
        <w:r>
          <w:rPr>
            <w:noProof/>
            <w:webHidden/>
          </w:rPr>
        </w:r>
      </w:ins>
      <w:r>
        <w:rPr>
          <w:noProof/>
          <w:webHidden/>
        </w:rPr>
        <w:fldChar w:fldCharType="separate"/>
      </w:r>
      <w:ins w:id="69" w:author="Maximilian Schmitz" w:date="2015-06-17T19:42:00Z">
        <w:r>
          <w:rPr>
            <w:noProof/>
            <w:webHidden/>
          </w:rPr>
          <w:t>6</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70" w:author="Maximilian Schmitz" w:date="2015-06-17T19:42:00Z"/>
          <w:rFonts w:asciiTheme="minorHAnsi" w:eastAsiaTheme="minorEastAsia" w:hAnsiTheme="minorHAnsi" w:cstheme="minorBidi"/>
          <w:smallCaps w:val="0"/>
          <w:noProof/>
          <w:sz w:val="22"/>
          <w:szCs w:val="22"/>
        </w:rPr>
      </w:pPr>
      <w:ins w:id="71"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"_Toc422333502"</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3.3</w:t>
        </w:r>
        <w:r>
          <w:rPr>
            <w:rFonts w:asciiTheme="minorHAnsi" w:eastAsiaTheme="minorEastAsia" w:hAnsiTheme="minorHAnsi" w:cstheme="minorBidi"/>
            <w:smallCaps w:val="0"/>
            <w:noProof/>
            <w:sz w:val="22"/>
            <w:szCs w:val="22"/>
          </w:rPr>
          <w:tab/>
        </w:r>
        <w:r w:rsidRPr="00D02585">
          <w:rPr>
            <w:rStyle w:val="Hyperlink"/>
            <w:noProof/>
          </w:rPr>
          <w:t>Scripting-Ansatz</w:t>
        </w:r>
        <w:r>
          <w:rPr>
            <w:noProof/>
            <w:webHidden/>
          </w:rPr>
          <w:tab/>
        </w:r>
        <w:r>
          <w:rPr>
            <w:noProof/>
            <w:webHidden/>
          </w:rPr>
          <w:fldChar w:fldCharType="begin"/>
        </w:r>
        <w:r>
          <w:rPr>
            <w:noProof/>
            <w:webHidden/>
          </w:rPr>
          <w:instrText xml:space="preserve"> PAGEREF _Toc422333502 \h </w:instrText>
        </w:r>
        <w:r>
          <w:rPr>
            <w:noProof/>
            <w:webHidden/>
          </w:rPr>
        </w:r>
      </w:ins>
      <w:r>
        <w:rPr>
          <w:noProof/>
          <w:webHidden/>
        </w:rPr>
        <w:fldChar w:fldCharType="separate"/>
      </w:r>
      <w:ins w:id="72" w:author="Maximilian Schmitz" w:date="2015-06-17T19:42:00Z">
        <w:r>
          <w:rPr>
            <w:noProof/>
            <w:webHidden/>
          </w:rPr>
          <w:t>6</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73" w:author="Maximilian Schmitz" w:date="2015-06-17T19:42:00Z"/>
          <w:rFonts w:asciiTheme="minorHAnsi" w:eastAsiaTheme="minorEastAsia" w:hAnsiTheme="minorHAnsi" w:cstheme="minorBidi"/>
          <w:i w:val="0"/>
          <w:iCs w:val="0"/>
          <w:noProof/>
          <w:sz w:val="22"/>
          <w:szCs w:val="22"/>
        </w:rPr>
      </w:pPr>
      <w:ins w:id="74"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"_Toc422333503"</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3.3.1</w:t>
        </w:r>
        <w:r>
          <w:rPr>
            <w:rFonts w:asciiTheme="minorHAnsi" w:eastAsiaTheme="minorEastAsia" w:hAnsiTheme="minorHAnsi" w:cstheme="minorBidi"/>
            <w:i w:val="0"/>
            <w:iCs w:val="0"/>
            <w:noProof/>
            <w:sz w:val="22"/>
            <w:szCs w:val="22"/>
          </w:rPr>
          <w:tab/>
        </w:r>
        <w:r w:rsidRPr="00D02585">
          <w:rPr>
            <w:rStyle w:val="Hyperlink"/>
            <w:noProof/>
          </w:rPr>
          <w:t>Grundsätzliches</w:t>
        </w:r>
        <w:r>
          <w:rPr>
            <w:noProof/>
            <w:webHidden/>
          </w:rPr>
          <w:tab/>
        </w:r>
        <w:r>
          <w:rPr>
            <w:noProof/>
            <w:webHidden/>
          </w:rPr>
          <w:fldChar w:fldCharType="begin"/>
        </w:r>
        <w:r>
          <w:rPr>
            <w:noProof/>
            <w:webHidden/>
          </w:rPr>
          <w:instrText xml:space="preserve"> PAGEREF _Toc422333503 \h </w:instrText>
        </w:r>
        <w:r>
          <w:rPr>
            <w:noProof/>
            <w:webHidden/>
          </w:rPr>
        </w:r>
      </w:ins>
      <w:r>
        <w:rPr>
          <w:noProof/>
          <w:webHidden/>
        </w:rPr>
        <w:fldChar w:fldCharType="separate"/>
      </w:r>
      <w:ins w:id="75" w:author="Maximilian Schmitz" w:date="2015-06-17T19:42:00Z">
        <w:r>
          <w:rPr>
            <w:noProof/>
            <w:webHidden/>
          </w:rPr>
          <w:t>6</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76" w:author="Maximilian Schmitz" w:date="2015-06-17T19:42:00Z"/>
          <w:rFonts w:asciiTheme="minorHAnsi" w:eastAsiaTheme="minorEastAsia" w:hAnsiTheme="minorHAnsi" w:cstheme="minorBidi"/>
          <w:i w:val="0"/>
          <w:iCs w:val="0"/>
          <w:noProof/>
          <w:sz w:val="22"/>
          <w:szCs w:val="22"/>
        </w:rPr>
      </w:pPr>
      <w:ins w:id="77"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"_Toc422333504"</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3.3.2</w:t>
        </w:r>
        <w:r>
          <w:rPr>
            <w:rFonts w:asciiTheme="minorHAnsi" w:eastAsiaTheme="minorEastAsia" w:hAnsiTheme="minorHAnsi" w:cstheme="minorBidi"/>
            <w:i w:val="0"/>
            <w:iCs w:val="0"/>
            <w:noProof/>
            <w:sz w:val="22"/>
            <w:szCs w:val="22"/>
          </w:rPr>
          <w:tab/>
        </w:r>
        <w:r w:rsidRPr="00D02585">
          <w:rPr>
            <w:rStyle w:val="Hyperlink"/>
            <w:noProof/>
          </w:rPr>
          <w:t>Lua</w:t>
        </w:r>
        <w:r>
          <w:rPr>
            <w:noProof/>
            <w:webHidden/>
          </w:rPr>
          <w:tab/>
        </w:r>
        <w:r>
          <w:rPr>
            <w:noProof/>
            <w:webHidden/>
          </w:rPr>
          <w:fldChar w:fldCharType="begin"/>
        </w:r>
        <w:r>
          <w:rPr>
            <w:noProof/>
            <w:webHidden/>
          </w:rPr>
          <w:instrText xml:space="preserve"> PAGEREF _Toc422333504 \h </w:instrText>
        </w:r>
        <w:r>
          <w:rPr>
            <w:noProof/>
            <w:webHidden/>
          </w:rPr>
        </w:r>
      </w:ins>
      <w:r>
        <w:rPr>
          <w:noProof/>
          <w:webHidden/>
        </w:rPr>
        <w:fldChar w:fldCharType="separate"/>
      </w:r>
      <w:ins w:id="78" w:author="Maximilian Schmitz" w:date="2015-06-17T19:42:00Z">
        <w:r>
          <w:rPr>
            <w:noProof/>
            <w:webHidden/>
          </w:rPr>
          <w:t>6</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79" w:author="Maximilian Schmitz" w:date="2015-06-17T19:42:00Z"/>
          <w:rFonts w:asciiTheme="minorHAnsi" w:eastAsiaTheme="minorEastAsia" w:hAnsiTheme="minorHAnsi" w:cstheme="minorBidi"/>
          <w:smallCaps w:val="0"/>
          <w:noProof/>
          <w:sz w:val="22"/>
          <w:szCs w:val="22"/>
        </w:rPr>
      </w:pPr>
      <w:ins w:id="80"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"_Toc422333505"</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3.4</w:t>
        </w:r>
        <w:r>
          <w:rPr>
            <w:rFonts w:asciiTheme="minorHAnsi" w:eastAsiaTheme="minorEastAsia" w:hAnsiTheme="minorHAnsi" w:cstheme="minorBidi"/>
            <w:smallCaps w:val="0"/>
            <w:noProof/>
            <w:sz w:val="22"/>
            <w:szCs w:val="22"/>
          </w:rPr>
          <w:tab/>
        </w:r>
        <w:r w:rsidRPr="00D02585">
          <w:rPr>
            <w:rStyle w:val="Hyperlink"/>
            <w:noProof/>
          </w:rPr>
          <w:t>Robo Cup</w:t>
        </w:r>
        <w:r>
          <w:rPr>
            <w:noProof/>
            <w:webHidden/>
          </w:rPr>
          <w:tab/>
        </w:r>
        <w:r>
          <w:rPr>
            <w:noProof/>
            <w:webHidden/>
          </w:rPr>
          <w:fldChar w:fldCharType="begin"/>
        </w:r>
        <w:r>
          <w:rPr>
            <w:noProof/>
            <w:webHidden/>
          </w:rPr>
          <w:instrText xml:space="preserve"> PAGEREF _Toc422333505 \h </w:instrText>
        </w:r>
        <w:r>
          <w:rPr>
            <w:noProof/>
            <w:webHidden/>
          </w:rPr>
        </w:r>
      </w:ins>
      <w:r>
        <w:rPr>
          <w:noProof/>
          <w:webHidden/>
        </w:rPr>
        <w:fldChar w:fldCharType="separate"/>
      </w:r>
      <w:ins w:id="81" w:author="Maximilian Schmitz" w:date="2015-06-17T19:42:00Z">
        <w:r>
          <w:rPr>
            <w:noProof/>
            <w:webHidden/>
          </w:rPr>
          <w:t>7</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82" w:author="Maximilian Schmitz" w:date="2015-06-17T19:42:00Z"/>
          <w:rFonts w:asciiTheme="minorHAnsi" w:eastAsiaTheme="minorEastAsia" w:hAnsiTheme="minorHAnsi" w:cstheme="minorBidi"/>
          <w:smallCaps w:val="0"/>
          <w:noProof/>
          <w:sz w:val="22"/>
          <w:szCs w:val="22"/>
        </w:rPr>
      </w:pPr>
      <w:ins w:id="83"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"_Toc422333506"</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3.5</w:t>
        </w:r>
        <w:r>
          <w:rPr>
            <w:rFonts w:asciiTheme="minorHAnsi" w:eastAsiaTheme="minorEastAsia" w:hAnsiTheme="minorHAnsi" w:cstheme="minorBidi"/>
            <w:smallCaps w:val="0"/>
            <w:noProof/>
            <w:sz w:val="22"/>
            <w:szCs w:val="22"/>
          </w:rPr>
          <w:tab/>
        </w:r>
        <w:r w:rsidRPr="00D02585">
          <w:rPr>
            <w:rStyle w:val="Hyperlink"/>
            <w:noProof/>
          </w:rPr>
          <w:t>Künstliche Intelligenz</w:t>
        </w:r>
        <w:r>
          <w:rPr>
            <w:noProof/>
            <w:webHidden/>
          </w:rPr>
          <w:tab/>
        </w:r>
        <w:r>
          <w:rPr>
            <w:noProof/>
            <w:webHidden/>
          </w:rPr>
          <w:fldChar w:fldCharType="begin"/>
        </w:r>
        <w:r>
          <w:rPr>
            <w:noProof/>
            <w:webHidden/>
          </w:rPr>
          <w:instrText xml:space="preserve"> PAGEREF _Toc422333506 \h </w:instrText>
        </w:r>
        <w:r>
          <w:rPr>
            <w:noProof/>
            <w:webHidden/>
          </w:rPr>
        </w:r>
      </w:ins>
      <w:r>
        <w:rPr>
          <w:noProof/>
          <w:webHidden/>
        </w:rPr>
        <w:fldChar w:fldCharType="separate"/>
      </w:r>
      <w:ins w:id="84" w:author="Maximilian Schmitz" w:date="2015-06-17T19:42:00Z">
        <w:r>
          <w:rPr>
            <w:noProof/>
            <w:webHidden/>
          </w:rPr>
          <w:t>8</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85" w:author="Maximilian Schmitz" w:date="2015-06-17T19:42:00Z"/>
          <w:rFonts w:asciiTheme="minorHAnsi" w:eastAsiaTheme="minorEastAsia" w:hAnsiTheme="minorHAnsi" w:cstheme="minorBidi"/>
          <w:smallCaps w:val="0"/>
          <w:noProof/>
          <w:sz w:val="22"/>
          <w:szCs w:val="22"/>
        </w:rPr>
      </w:pPr>
      <w:ins w:id="86"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"_Toc422333507"</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3.6</w:t>
        </w:r>
        <w:r>
          <w:rPr>
            <w:rFonts w:asciiTheme="minorHAnsi" w:eastAsiaTheme="minorEastAsia" w:hAnsiTheme="minorHAnsi" w:cstheme="minorBidi"/>
            <w:smallCaps w:val="0"/>
            <w:noProof/>
            <w:sz w:val="22"/>
            <w:szCs w:val="22"/>
          </w:rPr>
          <w:tab/>
        </w:r>
        <w:r w:rsidRPr="00D02585">
          <w:rPr>
            <w:rStyle w:val="Hyperlink"/>
            <w:noProof/>
          </w:rPr>
          <w:t>Zusammenfassung</w:t>
        </w:r>
        <w:r>
          <w:rPr>
            <w:noProof/>
            <w:webHidden/>
          </w:rPr>
          <w:tab/>
        </w:r>
        <w:r>
          <w:rPr>
            <w:noProof/>
            <w:webHidden/>
          </w:rPr>
          <w:fldChar w:fldCharType="begin"/>
        </w:r>
        <w:r>
          <w:rPr>
            <w:noProof/>
            <w:webHidden/>
          </w:rPr>
          <w:instrText xml:space="preserve"> PAGEREF _Toc422333507 \h </w:instrText>
        </w:r>
        <w:r>
          <w:rPr>
            <w:noProof/>
            <w:webHidden/>
          </w:rPr>
        </w:r>
      </w:ins>
      <w:r>
        <w:rPr>
          <w:noProof/>
          <w:webHidden/>
        </w:rPr>
        <w:fldChar w:fldCharType="separate"/>
      </w:r>
      <w:ins w:id="87" w:author="Maximilian Schmitz" w:date="2015-06-17T19:42:00Z">
        <w:r>
          <w:rPr>
            <w:noProof/>
            <w:webHidden/>
          </w:rPr>
          <w:t>10</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88" w:author="Maximilian Schmitz" w:date="2015-06-17T19:42:00Z"/>
          <w:rFonts w:asciiTheme="minorHAnsi" w:eastAsiaTheme="minorEastAsia" w:hAnsiTheme="minorHAnsi" w:cstheme="minorBidi"/>
          <w:b w:val="0"/>
          <w:bCs w:val="0"/>
          <w:caps w:val="0"/>
          <w:noProof/>
          <w:sz w:val="22"/>
          <w:szCs w:val="22"/>
        </w:rPr>
      </w:pPr>
      <w:ins w:id="89"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"_Toc422333508"</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4</w:t>
        </w:r>
        <w:r>
          <w:rPr>
            <w:rFonts w:asciiTheme="minorHAnsi" w:eastAsiaTheme="minorEastAsia" w:hAnsiTheme="minorHAnsi" w:cstheme="minorBidi"/>
            <w:b w:val="0"/>
            <w:bCs w:val="0"/>
            <w:caps w:val="0"/>
            <w:noProof/>
            <w:sz w:val="22"/>
            <w:szCs w:val="22"/>
          </w:rPr>
          <w:tab/>
        </w:r>
        <w:r w:rsidRPr="00D02585">
          <w:rPr>
            <w:rStyle w:val="Hyperlink"/>
            <w:noProof/>
          </w:rPr>
          <w:t>Planung / Struktur</w:t>
        </w:r>
        <w:r>
          <w:rPr>
            <w:noProof/>
            <w:webHidden/>
          </w:rPr>
          <w:tab/>
        </w:r>
        <w:r>
          <w:rPr>
            <w:noProof/>
            <w:webHidden/>
          </w:rPr>
          <w:fldChar w:fldCharType="begin"/>
        </w:r>
        <w:r>
          <w:rPr>
            <w:noProof/>
            <w:webHidden/>
          </w:rPr>
          <w:instrText xml:space="preserve"> PAGEREF _Toc422333508 \h </w:instrText>
        </w:r>
        <w:r>
          <w:rPr>
            <w:noProof/>
            <w:webHidden/>
          </w:rPr>
        </w:r>
      </w:ins>
      <w:r>
        <w:rPr>
          <w:noProof/>
          <w:webHidden/>
        </w:rPr>
        <w:fldChar w:fldCharType="separate"/>
      </w:r>
      <w:ins w:id="90" w:author="Maximilian Schmitz" w:date="2015-06-17T19:42:00Z">
        <w:r>
          <w:rPr>
            <w:noProof/>
            <w:webHidden/>
          </w:rPr>
          <w:t>11</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91" w:author="Maximilian Schmitz" w:date="2015-06-17T19:42:00Z"/>
          <w:rFonts w:asciiTheme="minorHAnsi" w:eastAsiaTheme="minorEastAsia" w:hAnsiTheme="minorHAnsi" w:cstheme="minorBidi"/>
          <w:smallCaps w:val="0"/>
          <w:noProof/>
          <w:sz w:val="22"/>
          <w:szCs w:val="22"/>
        </w:rPr>
      </w:pPr>
      <w:ins w:id="92"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"_Toc422333509"</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4.1</w:t>
        </w:r>
        <w:r>
          <w:rPr>
            <w:rFonts w:asciiTheme="minorHAnsi" w:eastAsiaTheme="minorEastAsia" w:hAnsiTheme="minorHAnsi" w:cstheme="minorBidi"/>
            <w:smallCaps w:val="0"/>
            <w:noProof/>
            <w:sz w:val="22"/>
            <w:szCs w:val="22"/>
          </w:rPr>
          <w:tab/>
        </w:r>
        <w:r w:rsidRPr="00D02585">
          <w:rPr>
            <w:rStyle w:val="Hyperlink"/>
            <w:noProof/>
          </w:rPr>
          <w:t>Projektmanagement</w:t>
        </w:r>
        <w:r>
          <w:rPr>
            <w:noProof/>
            <w:webHidden/>
          </w:rPr>
          <w:tab/>
        </w:r>
        <w:r>
          <w:rPr>
            <w:noProof/>
            <w:webHidden/>
          </w:rPr>
          <w:fldChar w:fldCharType="begin"/>
        </w:r>
        <w:r>
          <w:rPr>
            <w:noProof/>
            <w:webHidden/>
          </w:rPr>
          <w:instrText xml:space="preserve"> PAGEREF _Toc422333509 \h </w:instrText>
        </w:r>
        <w:r>
          <w:rPr>
            <w:noProof/>
            <w:webHidden/>
          </w:rPr>
        </w:r>
      </w:ins>
      <w:r>
        <w:rPr>
          <w:noProof/>
          <w:webHidden/>
        </w:rPr>
        <w:fldChar w:fldCharType="separate"/>
      </w:r>
      <w:ins w:id="93" w:author="Maximilian Schmitz" w:date="2015-06-17T19:42:00Z">
        <w:r>
          <w:rPr>
            <w:noProof/>
            <w:webHidden/>
          </w:rPr>
          <w:t>11</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94" w:author="Maximilian Schmitz" w:date="2015-06-17T19:42:00Z"/>
          <w:rFonts w:asciiTheme="minorHAnsi" w:eastAsiaTheme="minorEastAsia" w:hAnsiTheme="minorHAnsi" w:cstheme="minorBidi"/>
          <w:smallCaps w:val="0"/>
          <w:noProof/>
          <w:sz w:val="22"/>
          <w:szCs w:val="22"/>
        </w:rPr>
      </w:pPr>
      <w:ins w:id="95"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"_Toc422333510"</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4.2</w:t>
        </w:r>
        <w:r>
          <w:rPr>
            <w:rFonts w:asciiTheme="minorHAnsi" w:eastAsiaTheme="minorEastAsia" w:hAnsiTheme="minorHAnsi" w:cstheme="minorBidi"/>
            <w:smallCaps w:val="0"/>
            <w:noProof/>
            <w:sz w:val="22"/>
            <w:szCs w:val="22"/>
          </w:rPr>
          <w:tab/>
        </w:r>
        <w:r w:rsidRPr="00D02585">
          <w:rPr>
            <w:rStyle w:val="Hyperlink"/>
            <w:noProof/>
          </w:rPr>
          <w:t>Analyse der Aufgabenstellung</w:t>
        </w:r>
        <w:r>
          <w:rPr>
            <w:noProof/>
            <w:webHidden/>
          </w:rPr>
          <w:tab/>
        </w:r>
        <w:r>
          <w:rPr>
            <w:noProof/>
            <w:webHidden/>
          </w:rPr>
          <w:fldChar w:fldCharType="begin"/>
        </w:r>
        <w:r>
          <w:rPr>
            <w:noProof/>
            <w:webHidden/>
          </w:rPr>
          <w:instrText xml:space="preserve"> PAGEREF _Toc422333510 \h </w:instrText>
        </w:r>
        <w:r>
          <w:rPr>
            <w:noProof/>
            <w:webHidden/>
          </w:rPr>
        </w:r>
      </w:ins>
      <w:r>
        <w:rPr>
          <w:noProof/>
          <w:webHidden/>
        </w:rPr>
        <w:fldChar w:fldCharType="separate"/>
      </w:r>
      <w:ins w:id="96" w:author="Maximilian Schmitz" w:date="2015-06-17T19:42:00Z">
        <w:r>
          <w:rPr>
            <w:noProof/>
            <w:webHidden/>
          </w:rPr>
          <w:t>11</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97" w:author="Maximilian Schmitz" w:date="2015-06-17T19:42:00Z"/>
          <w:rFonts w:asciiTheme="minorHAnsi" w:eastAsiaTheme="minorEastAsia" w:hAnsiTheme="minorHAnsi" w:cstheme="minorBidi"/>
          <w:i w:val="0"/>
          <w:iCs w:val="0"/>
          <w:noProof/>
          <w:sz w:val="22"/>
          <w:szCs w:val="22"/>
        </w:rPr>
      </w:pPr>
      <w:ins w:id="98"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"_Toc422333511"</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4.2.1</w:t>
        </w:r>
        <w:r>
          <w:rPr>
            <w:rFonts w:asciiTheme="minorHAnsi" w:eastAsiaTheme="minorEastAsia" w:hAnsiTheme="minorHAnsi" w:cstheme="minorBidi"/>
            <w:i w:val="0"/>
            <w:iCs w:val="0"/>
            <w:noProof/>
            <w:sz w:val="22"/>
            <w:szCs w:val="22"/>
          </w:rPr>
          <w:tab/>
        </w:r>
        <w:r w:rsidRPr="00D02585">
          <w:rPr>
            <w:rStyle w:val="Hyperlink"/>
            <w:noProof/>
          </w:rPr>
          <w:t>Muss-Kriterien</w:t>
        </w:r>
        <w:r>
          <w:rPr>
            <w:noProof/>
            <w:webHidden/>
          </w:rPr>
          <w:tab/>
        </w:r>
        <w:r>
          <w:rPr>
            <w:noProof/>
            <w:webHidden/>
          </w:rPr>
          <w:fldChar w:fldCharType="begin"/>
        </w:r>
        <w:r>
          <w:rPr>
            <w:noProof/>
            <w:webHidden/>
          </w:rPr>
          <w:instrText xml:space="preserve"> PAGEREF _Toc422333511 \h </w:instrText>
        </w:r>
        <w:r>
          <w:rPr>
            <w:noProof/>
            <w:webHidden/>
          </w:rPr>
        </w:r>
      </w:ins>
      <w:r>
        <w:rPr>
          <w:noProof/>
          <w:webHidden/>
        </w:rPr>
        <w:fldChar w:fldCharType="separate"/>
      </w:r>
      <w:ins w:id="99" w:author="Maximilian Schmitz" w:date="2015-06-17T19:42:00Z">
        <w:r>
          <w:rPr>
            <w:noProof/>
            <w:webHidden/>
          </w:rPr>
          <w:t>11</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00" w:author="Maximilian Schmitz" w:date="2015-06-17T19:42:00Z"/>
          <w:rFonts w:asciiTheme="minorHAnsi" w:eastAsiaTheme="minorEastAsia" w:hAnsiTheme="minorHAnsi" w:cstheme="minorBidi"/>
          <w:i w:val="0"/>
          <w:iCs w:val="0"/>
          <w:noProof/>
          <w:sz w:val="22"/>
          <w:szCs w:val="22"/>
        </w:rPr>
      </w:pPr>
      <w:ins w:id="101"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"_Toc422333512"</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4.2.2</w:t>
        </w:r>
        <w:r>
          <w:rPr>
            <w:rFonts w:asciiTheme="minorHAnsi" w:eastAsiaTheme="minorEastAsia" w:hAnsiTheme="minorHAnsi" w:cstheme="minorBidi"/>
            <w:i w:val="0"/>
            <w:iCs w:val="0"/>
            <w:noProof/>
            <w:sz w:val="22"/>
            <w:szCs w:val="22"/>
          </w:rPr>
          <w:tab/>
        </w:r>
        <w:r w:rsidRPr="00D02585">
          <w:rPr>
            <w:rStyle w:val="Hyperlink"/>
            <w:noProof/>
          </w:rPr>
          <w:t>Soll-Kriterien</w:t>
        </w:r>
        <w:r>
          <w:rPr>
            <w:noProof/>
            <w:webHidden/>
          </w:rPr>
          <w:tab/>
        </w:r>
        <w:r>
          <w:rPr>
            <w:noProof/>
            <w:webHidden/>
          </w:rPr>
          <w:fldChar w:fldCharType="begin"/>
        </w:r>
        <w:r>
          <w:rPr>
            <w:noProof/>
            <w:webHidden/>
          </w:rPr>
          <w:instrText xml:space="preserve"> PAGEREF _Toc422333512 \h </w:instrText>
        </w:r>
        <w:r>
          <w:rPr>
            <w:noProof/>
            <w:webHidden/>
          </w:rPr>
        </w:r>
      </w:ins>
      <w:r>
        <w:rPr>
          <w:noProof/>
          <w:webHidden/>
        </w:rPr>
        <w:fldChar w:fldCharType="separate"/>
      </w:r>
      <w:ins w:id="102" w:author="Maximilian Schmitz" w:date="2015-06-17T19:42:00Z">
        <w:r>
          <w:rPr>
            <w:noProof/>
            <w:webHidden/>
          </w:rPr>
          <w:t>12</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03" w:author="Maximilian Schmitz" w:date="2015-06-17T19:42:00Z"/>
          <w:rFonts w:asciiTheme="minorHAnsi" w:eastAsiaTheme="minorEastAsia" w:hAnsiTheme="minorHAnsi" w:cstheme="minorBidi"/>
          <w:i w:val="0"/>
          <w:iCs w:val="0"/>
          <w:noProof/>
          <w:sz w:val="22"/>
          <w:szCs w:val="22"/>
        </w:rPr>
      </w:pPr>
      <w:ins w:id="104"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"_Toc422333513"</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4.2.3</w:t>
        </w:r>
        <w:r>
          <w:rPr>
            <w:rFonts w:asciiTheme="minorHAnsi" w:eastAsiaTheme="minorEastAsia" w:hAnsiTheme="minorHAnsi" w:cstheme="minorBidi"/>
            <w:i w:val="0"/>
            <w:iCs w:val="0"/>
            <w:noProof/>
            <w:sz w:val="22"/>
            <w:szCs w:val="22"/>
          </w:rPr>
          <w:tab/>
        </w:r>
        <w:r w:rsidRPr="00D02585">
          <w:rPr>
            <w:rStyle w:val="Hyperlink"/>
            <w:noProof/>
          </w:rPr>
          <w:t>Kann-Kriterien</w:t>
        </w:r>
        <w:r>
          <w:rPr>
            <w:noProof/>
            <w:webHidden/>
          </w:rPr>
          <w:tab/>
        </w:r>
        <w:r>
          <w:rPr>
            <w:noProof/>
            <w:webHidden/>
          </w:rPr>
          <w:fldChar w:fldCharType="begin"/>
        </w:r>
        <w:r>
          <w:rPr>
            <w:noProof/>
            <w:webHidden/>
          </w:rPr>
          <w:instrText xml:space="preserve"> PAGEREF _Toc422333513 \h </w:instrText>
        </w:r>
        <w:r>
          <w:rPr>
            <w:noProof/>
            <w:webHidden/>
          </w:rPr>
        </w:r>
      </w:ins>
      <w:r>
        <w:rPr>
          <w:noProof/>
          <w:webHidden/>
        </w:rPr>
        <w:fldChar w:fldCharType="separate"/>
      </w:r>
      <w:ins w:id="105" w:author="Maximilian Schmitz" w:date="2015-06-17T19:42:00Z">
        <w:r>
          <w:rPr>
            <w:noProof/>
            <w:webHidden/>
          </w:rPr>
          <w:t>12</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06" w:author="Maximilian Schmitz" w:date="2015-06-17T19:42:00Z"/>
          <w:rFonts w:asciiTheme="minorHAnsi" w:eastAsiaTheme="minorEastAsia" w:hAnsiTheme="minorHAnsi" w:cstheme="minorBidi"/>
          <w:i w:val="0"/>
          <w:iCs w:val="0"/>
          <w:noProof/>
          <w:sz w:val="22"/>
          <w:szCs w:val="22"/>
        </w:rPr>
      </w:pPr>
      <w:ins w:id="107"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"_Toc422333514"</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4.2.4</w:t>
        </w:r>
        <w:r>
          <w:rPr>
            <w:rFonts w:asciiTheme="minorHAnsi" w:eastAsiaTheme="minorEastAsia" w:hAnsiTheme="minorHAnsi" w:cstheme="minorBidi"/>
            <w:i w:val="0"/>
            <w:iCs w:val="0"/>
            <w:noProof/>
            <w:sz w:val="22"/>
            <w:szCs w:val="22"/>
          </w:rPr>
          <w:tab/>
        </w:r>
        <w:r w:rsidRPr="00D02585">
          <w:rPr>
            <w:rStyle w:val="Hyperlink"/>
            <w:noProof/>
          </w:rPr>
          <w:t>Analyse der Kriterien</w:t>
        </w:r>
        <w:r>
          <w:rPr>
            <w:noProof/>
            <w:webHidden/>
          </w:rPr>
          <w:tab/>
        </w:r>
        <w:r>
          <w:rPr>
            <w:noProof/>
            <w:webHidden/>
          </w:rPr>
          <w:fldChar w:fldCharType="begin"/>
        </w:r>
        <w:r>
          <w:rPr>
            <w:noProof/>
            <w:webHidden/>
          </w:rPr>
          <w:instrText xml:space="preserve"> PAGEREF _Toc422333514 \h </w:instrText>
        </w:r>
        <w:r>
          <w:rPr>
            <w:noProof/>
            <w:webHidden/>
          </w:rPr>
        </w:r>
      </w:ins>
      <w:r>
        <w:rPr>
          <w:noProof/>
          <w:webHidden/>
        </w:rPr>
        <w:fldChar w:fldCharType="separate"/>
      </w:r>
      <w:ins w:id="108" w:author="Maximilian Schmitz" w:date="2015-06-17T19:42:00Z">
        <w:r>
          <w:rPr>
            <w:noProof/>
            <w:webHidden/>
          </w:rPr>
          <w:t>12</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109" w:author="Maximilian Schmitz" w:date="2015-06-17T19:42:00Z"/>
          <w:rFonts w:asciiTheme="minorHAnsi" w:eastAsiaTheme="minorEastAsia" w:hAnsiTheme="minorHAnsi" w:cstheme="minorBidi"/>
          <w:smallCaps w:val="0"/>
          <w:noProof/>
          <w:sz w:val="22"/>
          <w:szCs w:val="22"/>
        </w:rPr>
      </w:pPr>
      <w:ins w:id="110"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"_Toc422333515"</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4.3</w:t>
        </w:r>
        <w:r>
          <w:rPr>
            <w:rFonts w:asciiTheme="minorHAnsi" w:eastAsiaTheme="minorEastAsia" w:hAnsiTheme="minorHAnsi" w:cstheme="minorBidi"/>
            <w:smallCaps w:val="0"/>
            <w:noProof/>
            <w:sz w:val="22"/>
            <w:szCs w:val="22"/>
          </w:rPr>
          <w:tab/>
        </w:r>
        <w:r w:rsidRPr="00D02585">
          <w:rPr>
            <w:rStyle w:val="Hyperlink"/>
            <w:noProof/>
          </w:rPr>
          <w:t>Architektur</w:t>
        </w:r>
        <w:r>
          <w:rPr>
            <w:noProof/>
            <w:webHidden/>
          </w:rPr>
          <w:tab/>
        </w:r>
        <w:r>
          <w:rPr>
            <w:noProof/>
            <w:webHidden/>
          </w:rPr>
          <w:fldChar w:fldCharType="begin"/>
        </w:r>
        <w:r>
          <w:rPr>
            <w:noProof/>
            <w:webHidden/>
          </w:rPr>
          <w:instrText xml:space="preserve"> PAGEREF _Toc422333515 \h </w:instrText>
        </w:r>
        <w:r>
          <w:rPr>
            <w:noProof/>
            <w:webHidden/>
          </w:rPr>
        </w:r>
      </w:ins>
      <w:r>
        <w:rPr>
          <w:noProof/>
          <w:webHidden/>
        </w:rPr>
        <w:fldChar w:fldCharType="separate"/>
      </w:r>
      <w:ins w:id="111" w:author="Maximilian Schmitz" w:date="2015-06-17T19:42:00Z">
        <w:r>
          <w:rPr>
            <w:noProof/>
            <w:webHidden/>
          </w:rPr>
          <w:t>13</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112" w:author="Maximilian Schmitz" w:date="2015-06-17T19:42:00Z"/>
          <w:rFonts w:asciiTheme="minorHAnsi" w:eastAsiaTheme="minorEastAsia" w:hAnsiTheme="minorHAnsi" w:cstheme="minorBidi"/>
          <w:b w:val="0"/>
          <w:bCs w:val="0"/>
          <w:caps w:val="0"/>
          <w:noProof/>
          <w:sz w:val="22"/>
          <w:szCs w:val="22"/>
        </w:rPr>
      </w:pPr>
      <w:ins w:id="113"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"_Toc422333516"</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5</w:t>
        </w:r>
        <w:r>
          <w:rPr>
            <w:rFonts w:asciiTheme="minorHAnsi" w:eastAsiaTheme="minorEastAsia" w:hAnsiTheme="minorHAnsi" w:cstheme="minorBidi"/>
            <w:b w:val="0"/>
            <w:bCs w:val="0"/>
            <w:caps w:val="0"/>
            <w:noProof/>
            <w:sz w:val="22"/>
            <w:szCs w:val="22"/>
          </w:rPr>
          <w:tab/>
        </w:r>
        <w:r w:rsidRPr="00D02585">
          <w:rPr>
            <w:rStyle w:val="Hyperlink"/>
            <w:noProof/>
          </w:rPr>
          <w:t>Umsetzung</w:t>
        </w:r>
        <w:r>
          <w:rPr>
            <w:noProof/>
            <w:webHidden/>
          </w:rPr>
          <w:tab/>
        </w:r>
        <w:r>
          <w:rPr>
            <w:noProof/>
            <w:webHidden/>
          </w:rPr>
          <w:fldChar w:fldCharType="begin"/>
        </w:r>
        <w:r>
          <w:rPr>
            <w:noProof/>
            <w:webHidden/>
          </w:rPr>
          <w:instrText xml:space="preserve"> PAGEREF _Toc422333516 \h </w:instrText>
        </w:r>
        <w:r>
          <w:rPr>
            <w:noProof/>
            <w:webHidden/>
          </w:rPr>
        </w:r>
      </w:ins>
      <w:r>
        <w:rPr>
          <w:noProof/>
          <w:webHidden/>
        </w:rPr>
        <w:fldChar w:fldCharType="separate"/>
      </w:r>
      <w:ins w:id="114" w:author="Maximilian Schmitz" w:date="2015-06-17T19:42:00Z">
        <w:r>
          <w:rPr>
            <w:noProof/>
            <w:webHidden/>
          </w:rPr>
          <w:t>15</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115" w:author="Maximilian Schmitz" w:date="2015-06-17T19:42:00Z"/>
          <w:rFonts w:asciiTheme="minorHAnsi" w:eastAsiaTheme="minorEastAsia" w:hAnsiTheme="minorHAnsi" w:cstheme="minorBidi"/>
          <w:smallCaps w:val="0"/>
          <w:noProof/>
          <w:sz w:val="22"/>
          <w:szCs w:val="22"/>
        </w:rPr>
      </w:pPr>
      <w:ins w:id="116" w:author="Maximilian Schmitz" w:date="2015-06-17T19:42:00Z">
        <w:r w:rsidRPr="00D02585">
          <w:rPr>
            <w:rStyle w:val="Hyperlink"/>
            <w:noProof/>
          </w:rPr>
          <w:lastRenderedPageBreak/>
          <w:fldChar w:fldCharType="begin"/>
        </w:r>
        <w:r w:rsidRPr="00D02585">
          <w:rPr>
            <w:rStyle w:val="Hyperlink"/>
            <w:noProof/>
          </w:rPr>
          <w:instrText xml:space="preserve"> </w:instrText>
        </w:r>
        <w:r>
          <w:rPr>
            <w:noProof/>
          </w:rPr>
          <w:instrText>HYPERLINK \l "_Toc422333517"</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5.1</w:t>
        </w:r>
        <w:r>
          <w:rPr>
            <w:rFonts w:asciiTheme="minorHAnsi" w:eastAsiaTheme="minorEastAsia" w:hAnsiTheme="minorHAnsi" w:cstheme="minorBidi"/>
            <w:smallCaps w:val="0"/>
            <w:noProof/>
            <w:sz w:val="22"/>
            <w:szCs w:val="22"/>
          </w:rPr>
          <w:tab/>
        </w:r>
        <w:r w:rsidRPr="00D02585">
          <w:rPr>
            <w:rStyle w:val="Hyperlink"/>
            <w:noProof/>
          </w:rPr>
          <w:t>Umsetzung der Simulationsumgebung</w:t>
        </w:r>
        <w:r>
          <w:rPr>
            <w:noProof/>
            <w:webHidden/>
          </w:rPr>
          <w:tab/>
        </w:r>
        <w:r>
          <w:rPr>
            <w:noProof/>
            <w:webHidden/>
          </w:rPr>
          <w:fldChar w:fldCharType="begin"/>
        </w:r>
        <w:r>
          <w:rPr>
            <w:noProof/>
            <w:webHidden/>
          </w:rPr>
          <w:instrText xml:space="preserve"> PAGEREF _Toc422333517 \h </w:instrText>
        </w:r>
        <w:r>
          <w:rPr>
            <w:noProof/>
            <w:webHidden/>
          </w:rPr>
        </w:r>
      </w:ins>
      <w:r>
        <w:rPr>
          <w:noProof/>
          <w:webHidden/>
        </w:rPr>
        <w:fldChar w:fldCharType="separate"/>
      </w:r>
      <w:ins w:id="117" w:author="Maximilian Schmitz" w:date="2015-06-17T19:42:00Z">
        <w:r>
          <w:rPr>
            <w:noProof/>
            <w:webHidden/>
          </w:rPr>
          <w:t>15</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18" w:author="Maximilian Schmitz" w:date="2015-06-17T19:42:00Z"/>
          <w:rFonts w:asciiTheme="minorHAnsi" w:eastAsiaTheme="minorEastAsia" w:hAnsiTheme="minorHAnsi" w:cstheme="minorBidi"/>
          <w:i w:val="0"/>
          <w:iCs w:val="0"/>
          <w:noProof/>
          <w:sz w:val="22"/>
          <w:szCs w:val="22"/>
        </w:rPr>
      </w:pPr>
      <w:ins w:id="119"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"_Toc422333518"</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5.1.1</w:t>
        </w:r>
        <w:r>
          <w:rPr>
            <w:rFonts w:asciiTheme="minorHAnsi" w:eastAsiaTheme="minorEastAsia" w:hAnsiTheme="minorHAnsi" w:cstheme="minorBidi"/>
            <w:i w:val="0"/>
            <w:iCs w:val="0"/>
            <w:noProof/>
            <w:sz w:val="22"/>
            <w:szCs w:val="22"/>
          </w:rPr>
          <w:tab/>
        </w:r>
        <w:r w:rsidRPr="00D02585">
          <w:rPr>
            <w:rStyle w:val="Hyperlink"/>
            <w:noProof/>
          </w:rPr>
          <w:t>Grundsätzliches</w:t>
        </w:r>
        <w:r>
          <w:rPr>
            <w:noProof/>
            <w:webHidden/>
          </w:rPr>
          <w:tab/>
        </w:r>
        <w:r>
          <w:rPr>
            <w:noProof/>
            <w:webHidden/>
          </w:rPr>
          <w:fldChar w:fldCharType="begin"/>
        </w:r>
        <w:r>
          <w:rPr>
            <w:noProof/>
            <w:webHidden/>
          </w:rPr>
          <w:instrText xml:space="preserve"> PAGEREF _Toc422333518 \h </w:instrText>
        </w:r>
        <w:r>
          <w:rPr>
            <w:noProof/>
            <w:webHidden/>
          </w:rPr>
        </w:r>
      </w:ins>
      <w:r>
        <w:rPr>
          <w:noProof/>
          <w:webHidden/>
        </w:rPr>
        <w:fldChar w:fldCharType="separate"/>
      </w:r>
      <w:ins w:id="120" w:author="Maximilian Schmitz" w:date="2015-06-17T19:42:00Z">
        <w:r>
          <w:rPr>
            <w:noProof/>
            <w:webHidden/>
          </w:rPr>
          <w:t>15</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21" w:author="Maximilian Schmitz" w:date="2015-06-17T19:42:00Z"/>
          <w:rFonts w:asciiTheme="minorHAnsi" w:eastAsiaTheme="minorEastAsia" w:hAnsiTheme="minorHAnsi" w:cstheme="minorBidi"/>
          <w:i w:val="0"/>
          <w:iCs w:val="0"/>
          <w:noProof/>
          <w:sz w:val="22"/>
          <w:szCs w:val="22"/>
        </w:rPr>
      </w:pPr>
      <w:ins w:id="122"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"_Toc422333519"</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5.1.2</w:t>
        </w:r>
        <w:r>
          <w:rPr>
            <w:rFonts w:asciiTheme="minorHAnsi" w:eastAsiaTheme="minorEastAsia" w:hAnsiTheme="minorHAnsi" w:cstheme="minorBidi"/>
            <w:i w:val="0"/>
            <w:iCs w:val="0"/>
            <w:noProof/>
            <w:sz w:val="22"/>
            <w:szCs w:val="22"/>
          </w:rPr>
          <w:tab/>
        </w:r>
        <w:r w:rsidRPr="00D02585">
          <w:rPr>
            <w:rStyle w:val="Hyperlink"/>
            <w:noProof/>
          </w:rPr>
          <w:t>Regel- und Spielimplementierung</w:t>
        </w:r>
        <w:r>
          <w:rPr>
            <w:noProof/>
            <w:webHidden/>
          </w:rPr>
          <w:tab/>
        </w:r>
        <w:r>
          <w:rPr>
            <w:noProof/>
            <w:webHidden/>
          </w:rPr>
          <w:fldChar w:fldCharType="begin"/>
        </w:r>
        <w:r>
          <w:rPr>
            <w:noProof/>
            <w:webHidden/>
          </w:rPr>
          <w:instrText xml:space="preserve"> PAGEREF _Toc422333519 \h </w:instrText>
        </w:r>
        <w:r>
          <w:rPr>
            <w:noProof/>
            <w:webHidden/>
          </w:rPr>
        </w:r>
      </w:ins>
      <w:r>
        <w:rPr>
          <w:noProof/>
          <w:webHidden/>
        </w:rPr>
        <w:fldChar w:fldCharType="separate"/>
      </w:r>
      <w:ins w:id="123" w:author="Maximilian Schmitz" w:date="2015-06-17T19:42:00Z">
        <w:r>
          <w:rPr>
            <w:noProof/>
            <w:webHidden/>
          </w:rPr>
          <w:t>16</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24" w:author="Maximilian Schmitz" w:date="2015-06-17T19:42:00Z"/>
          <w:rFonts w:asciiTheme="minorHAnsi" w:eastAsiaTheme="minorEastAsia" w:hAnsiTheme="minorHAnsi" w:cstheme="minorBidi"/>
          <w:i w:val="0"/>
          <w:iCs w:val="0"/>
          <w:noProof/>
          <w:sz w:val="22"/>
          <w:szCs w:val="22"/>
        </w:rPr>
      </w:pPr>
      <w:ins w:id="125"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"_Toc422333520"</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5.1.3</w:t>
        </w:r>
        <w:r>
          <w:rPr>
            <w:rFonts w:asciiTheme="minorHAnsi" w:eastAsiaTheme="minorEastAsia" w:hAnsiTheme="minorHAnsi" w:cstheme="minorBidi"/>
            <w:i w:val="0"/>
            <w:iCs w:val="0"/>
            <w:noProof/>
            <w:sz w:val="22"/>
            <w:szCs w:val="22"/>
          </w:rPr>
          <w:tab/>
        </w:r>
        <w:r w:rsidRPr="00D02585">
          <w:rPr>
            <w:rStyle w:val="Hyperlink"/>
            <w:noProof/>
          </w:rPr>
          <w:t>Spielerimplementierung</w:t>
        </w:r>
        <w:r>
          <w:rPr>
            <w:noProof/>
            <w:webHidden/>
          </w:rPr>
          <w:tab/>
        </w:r>
        <w:r>
          <w:rPr>
            <w:noProof/>
            <w:webHidden/>
          </w:rPr>
          <w:fldChar w:fldCharType="begin"/>
        </w:r>
        <w:r>
          <w:rPr>
            <w:noProof/>
            <w:webHidden/>
          </w:rPr>
          <w:instrText xml:space="preserve"> PAGEREF _Toc422333520 \h </w:instrText>
        </w:r>
        <w:r>
          <w:rPr>
            <w:noProof/>
            <w:webHidden/>
          </w:rPr>
        </w:r>
      </w:ins>
      <w:r>
        <w:rPr>
          <w:noProof/>
          <w:webHidden/>
        </w:rPr>
        <w:fldChar w:fldCharType="separate"/>
      </w:r>
      <w:ins w:id="126" w:author="Maximilian Schmitz" w:date="2015-06-17T19:42:00Z">
        <w:r>
          <w:rPr>
            <w:noProof/>
            <w:webHidden/>
          </w:rPr>
          <w:t>16</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27" w:author="Maximilian Schmitz" w:date="2015-06-17T19:42:00Z"/>
          <w:rFonts w:asciiTheme="minorHAnsi" w:eastAsiaTheme="minorEastAsia" w:hAnsiTheme="minorHAnsi" w:cstheme="minorBidi"/>
          <w:i w:val="0"/>
          <w:iCs w:val="0"/>
          <w:noProof/>
          <w:sz w:val="22"/>
          <w:szCs w:val="22"/>
        </w:rPr>
      </w:pPr>
      <w:ins w:id="128"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"_Toc422333521"</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5.1.4</w:t>
        </w:r>
        <w:r>
          <w:rPr>
            <w:rFonts w:asciiTheme="minorHAnsi" w:eastAsiaTheme="minorEastAsia" w:hAnsiTheme="minorHAnsi" w:cstheme="minorBidi"/>
            <w:i w:val="0"/>
            <w:iCs w:val="0"/>
            <w:noProof/>
            <w:sz w:val="22"/>
            <w:szCs w:val="22"/>
          </w:rPr>
          <w:tab/>
        </w:r>
        <w:r w:rsidRPr="00D02585">
          <w:rPr>
            <w:rStyle w:val="Hyperlink"/>
            <w:noProof/>
          </w:rPr>
          <w:t>Skriptschnittstelle</w:t>
        </w:r>
        <w:r>
          <w:rPr>
            <w:noProof/>
            <w:webHidden/>
          </w:rPr>
          <w:tab/>
        </w:r>
        <w:r>
          <w:rPr>
            <w:noProof/>
            <w:webHidden/>
          </w:rPr>
          <w:fldChar w:fldCharType="begin"/>
        </w:r>
        <w:r>
          <w:rPr>
            <w:noProof/>
            <w:webHidden/>
          </w:rPr>
          <w:instrText xml:space="preserve"> PAGEREF _Toc422333521 \h </w:instrText>
        </w:r>
        <w:r>
          <w:rPr>
            <w:noProof/>
            <w:webHidden/>
          </w:rPr>
        </w:r>
      </w:ins>
      <w:r>
        <w:rPr>
          <w:noProof/>
          <w:webHidden/>
        </w:rPr>
        <w:fldChar w:fldCharType="separate"/>
      </w:r>
      <w:ins w:id="129" w:author="Maximilian Schmitz" w:date="2015-06-17T19:42:00Z">
        <w:r>
          <w:rPr>
            <w:noProof/>
            <w:webHidden/>
          </w:rPr>
          <w:t>16</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130" w:author="Maximilian Schmitz" w:date="2015-06-17T19:42:00Z"/>
          <w:rFonts w:asciiTheme="minorHAnsi" w:eastAsiaTheme="minorEastAsia" w:hAnsiTheme="minorHAnsi" w:cstheme="minorBidi"/>
          <w:smallCaps w:val="0"/>
          <w:noProof/>
          <w:sz w:val="22"/>
          <w:szCs w:val="22"/>
        </w:rPr>
      </w:pPr>
      <w:ins w:id="131"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"_Toc422333522"</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5.2</w:t>
        </w:r>
        <w:r>
          <w:rPr>
            <w:rFonts w:asciiTheme="minorHAnsi" w:eastAsiaTheme="minorEastAsia" w:hAnsiTheme="minorHAnsi" w:cstheme="minorBidi"/>
            <w:smallCaps w:val="0"/>
            <w:noProof/>
            <w:sz w:val="22"/>
            <w:szCs w:val="22"/>
          </w:rPr>
          <w:tab/>
        </w:r>
        <w:r w:rsidRPr="00D02585">
          <w:rPr>
            <w:rStyle w:val="Hyperlink"/>
            <w:noProof/>
          </w:rPr>
          <w:t>Entwicklung der künstlichen Intelligenz</w:t>
        </w:r>
        <w:r>
          <w:rPr>
            <w:noProof/>
            <w:webHidden/>
          </w:rPr>
          <w:tab/>
        </w:r>
        <w:r>
          <w:rPr>
            <w:noProof/>
            <w:webHidden/>
          </w:rPr>
          <w:fldChar w:fldCharType="begin"/>
        </w:r>
        <w:r>
          <w:rPr>
            <w:noProof/>
            <w:webHidden/>
          </w:rPr>
          <w:instrText xml:space="preserve"> PAGEREF _Toc422333522 \h </w:instrText>
        </w:r>
        <w:r>
          <w:rPr>
            <w:noProof/>
            <w:webHidden/>
          </w:rPr>
        </w:r>
      </w:ins>
      <w:r>
        <w:rPr>
          <w:noProof/>
          <w:webHidden/>
        </w:rPr>
        <w:fldChar w:fldCharType="separate"/>
      </w:r>
      <w:ins w:id="132" w:author="Maximilian Schmitz" w:date="2015-06-17T19:42:00Z">
        <w:r>
          <w:rPr>
            <w:noProof/>
            <w:webHidden/>
          </w:rPr>
          <w:t>17</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133" w:author="Maximilian Schmitz" w:date="2015-06-17T19:42:00Z"/>
          <w:rFonts w:asciiTheme="minorHAnsi" w:eastAsiaTheme="minorEastAsia" w:hAnsiTheme="minorHAnsi" w:cstheme="minorBidi"/>
          <w:b w:val="0"/>
          <w:bCs w:val="0"/>
          <w:caps w:val="0"/>
          <w:noProof/>
          <w:sz w:val="22"/>
          <w:szCs w:val="22"/>
        </w:rPr>
      </w:pPr>
      <w:ins w:id="134"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"_Toc422333523"</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6</w:t>
        </w:r>
        <w:r>
          <w:rPr>
            <w:rFonts w:asciiTheme="minorHAnsi" w:eastAsiaTheme="minorEastAsia" w:hAnsiTheme="minorHAnsi" w:cstheme="minorBidi"/>
            <w:b w:val="0"/>
            <w:bCs w:val="0"/>
            <w:caps w:val="0"/>
            <w:noProof/>
            <w:sz w:val="22"/>
            <w:szCs w:val="22"/>
          </w:rPr>
          <w:tab/>
        </w:r>
        <w:r w:rsidRPr="00D02585">
          <w:rPr>
            <w:rStyle w:val="Hyperlink"/>
            <w:noProof/>
          </w:rPr>
          <w:t>Ausblick</w:t>
        </w:r>
        <w:r>
          <w:rPr>
            <w:noProof/>
            <w:webHidden/>
          </w:rPr>
          <w:tab/>
        </w:r>
        <w:r>
          <w:rPr>
            <w:noProof/>
            <w:webHidden/>
          </w:rPr>
          <w:fldChar w:fldCharType="begin"/>
        </w:r>
        <w:r>
          <w:rPr>
            <w:noProof/>
            <w:webHidden/>
          </w:rPr>
          <w:instrText xml:space="preserve"> PAGEREF _Toc422333523 \h </w:instrText>
        </w:r>
        <w:r>
          <w:rPr>
            <w:noProof/>
            <w:webHidden/>
          </w:rPr>
        </w:r>
      </w:ins>
      <w:r>
        <w:rPr>
          <w:noProof/>
          <w:webHidden/>
        </w:rPr>
        <w:fldChar w:fldCharType="separate"/>
      </w:r>
      <w:ins w:id="135" w:author="Maximilian Schmitz" w:date="2015-06-17T19:42:00Z">
        <w:r>
          <w:rPr>
            <w:noProof/>
            <w:webHidden/>
          </w:rPr>
          <w:t>25</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136" w:author="Maximilian Schmitz" w:date="2015-06-17T19:42:00Z"/>
          <w:rFonts w:asciiTheme="minorHAnsi" w:eastAsiaTheme="minorEastAsia" w:hAnsiTheme="minorHAnsi" w:cstheme="minorBidi"/>
          <w:b w:val="0"/>
          <w:bCs w:val="0"/>
          <w:caps w:val="0"/>
          <w:noProof/>
          <w:sz w:val="22"/>
          <w:szCs w:val="22"/>
        </w:rPr>
      </w:pPr>
      <w:ins w:id="137"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"_Toc422333524"</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7</w:t>
        </w:r>
        <w:r>
          <w:rPr>
            <w:rFonts w:asciiTheme="minorHAnsi" w:eastAsiaTheme="minorEastAsia" w:hAnsiTheme="minorHAnsi" w:cstheme="minorBidi"/>
            <w:b w:val="0"/>
            <w:bCs w:val="0"/>
            <w:caps w:val="0"/>
            <w:noProof/>
            <w:sz w:val="22"/>
            <w:szCs w:val="22"/>
          </w:rPr>
          <w:tab/>
        </w:r>
        <w:r w:rsidRPr="00D02585">
          <w:rPr>
            <w:rStyle w:val="Hyperlink"/>
            <w:noProof/>
          </w:rPr>
          <w:t>Fazit</w:t>
        </w:r>
        <w:r>
          <w:rPr>
            <w:noProof/>
            <w:webHidden/>
          </w:rPr>
          <w:tab/>
        </w:r>
        <w:r>
          <w:rPr>
            <w:noProof/>
            <w:webHidden/>
          </w:rPr>
          <w:fldChar w:fldCharType="begin"/>
        </w:r>
        <w:r>
          <w:rPr>
            <w:noProof/>
            <w:webHidden/>
          </w:rPr>
          <w:instrText xml:space="preserve"> PAGEREF _Toc422333524 \h </w:instrText>
        </w:r>
        <w:r>
          <w:rPr>
            <w:noProof/>
            <w:webHidden/>
          </w:rPr>
        </w:r>
      </w:ins>
      <w:r>
        <w:rPr>
          <w:noProof/>
          <w:webHidden/>
        </w:rPr>
        <w:fldChar w:fldCharType="separate"/>
      </w:r>
      <w:ins w:id="138" w:author="Maximilian Schmitz" w:date="2015-06-17T19:42:00Z">
        <w:r>
          <w:rPr>
            <w:noProof/>
            <w:webHidden/>
          </w:rPr>
          <w:t>26</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139" w:author="Maximilian Schmitz" w:date="2015-06-17T19:42:00Z"/>
          <w:rFonts w:asciiTheme="minorHAnsi" w:eastAsiaTheme="minorEastAsia" w:hAnsiTheme="minorHAnsi" w:cstheme="minorBidi"/>
          <w:b w:val="0"/>
          <w:bCs w:val="0"/>
          <w:caps w:val="0"/>
          <w:noProof/>
          <w:sz w:val="22"/>
          <w:szCs w:val="22"/>
        </w:rPr>
      </w:pPr>
      <w:ins w:id="140"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"_Toc422333525"</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Literaturverzeichnis</w:t>
        </w:r>
        <w:r>
          <w:rPr>
            <w:noProof/>
            <w:webHidden/>
          </w:rPr>
          <w:tab/>
        </w:r>
        <w:r>
          <w:rPr>
            <w:noProof/>
            <w:webHidden/>
          </w:rPr>
          <w:fldChar w:fldCharType="begin"/>
        </w:r>
        <w:r>
          <w:rPr>
            <w:noProof/>
            <w:webHidden/>
          </w:rPr>
          <w:instrText xml:space="preserve"> PAGEREF _Toc422333525 \h </w:instrText>
        </w:r>
        <w:r>
          <w:rPr>
            <w:noProof/>
            <w:webHidden/>
          </w:rPr>
        </w:r>
      </w:ins>
      <w:r>
        <w:rPr>
          <w:noProof/>
          <w:webHidden/>
        </w:rPr>
        <w:fldChar w:fldCharType="separate"/>
      </w:r>
      <w:ins w:id="141" w:author="Maximilian Schmitz" w:date="2015-06-17T19:42:00Z">
        <w:r>
          <w:rPr>
            <w:noProof/>
            <w:webHidden/>
          </w:rPr>
          <w:t>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142" w:author="Maximilian Schmitz" w:date="2015-06-17T19:42:00Z"/>
          <w:rFonts w:asciiTheme="minorHAnsi" w:eastAsiaTheme="minorEastAsia" w:hAnsiTheme="minorHAnsi" w:cstheme="minorBidi"/>
          <w:b w:val="0"/>
          <w:bCs w:val="0"/>
          <w:caps w:val="0"/>
          <w:noProof/>
          <w:sz w:val="22"/>
          <w:szCs w:val="22"/>
        </w:rPr>
      </w:pPr>
      <w:ins w:id="143"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"_Toc422333526"</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Abbildungsverzeichnis</w:t>
        </w:r>
        <w:r>
          <w:rPr>
            <w:noProof/>
            <w:webHidden/>
          </w:rPr>
          <w:tab/>
        </w:r>
        <w:r>
          <w:rPr>
            <w:noProof/>
            <w:webHidden/>
          </w:rPr>
          <w:fldChar w:fldCharType="begin"/>
        </w:r>
        <w:r>
          <w:rPr>
            <w:noProof/>
            <w:webHidden/>
          </w:rPr>
          <w:instrText xml:space="preserve"> PAGEREF _Toc422333526 \h </w:instrText>
        </w:r>
        <w:r>
          <w:rPr>
            <w:noProof/>
            <w:webHidden/>
          </w:rPr>
        </w:r>
      </w:ins>
      <w:r>
        <w:rPr>
          <w:noProof/>
          <w:webHidden/>
        </w:rPr>
        <w:fldChar w:fldCharType="separate"/>
      </w:r>
      <w:ins w:id="144" w:author="Maximilian Schmitz" w:date="2015-06-17T19:42:00Z">
        <w:r>
          <w:rPr>
            <w:noProof/>
            <w:webHidden/>
          </w:rPr>
          <w:t>II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145" w:author="Maximilian Schmitz" w:date="2015-06-17T19:42:00Z"/>
          <w:rFonts w:asciiTheme="minorHAnsi" w:eastAsiaTheme="minorEastAsia" w:hAnsiTheme="minorHAnsi" w:cstheme="minorBidi"/>
          <w:b w:val="0"/>
          <w:bCs w:val="0"/>
          <w:caps w:val="0"/>
          <w:noProof/>
          <w:sz w:val="22"/>
          <w:szCs w:val="22"/>
        </w:rPr>
      </w:pPr>
      <w:ins w:id="146"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"_Toc422333527"</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Abkürzungsverzeichnis</w:t>
        </w:r>
        <w:r>
          <w:rPr>
            <w:noProof/>
            <w:webHidden/>
          </w:rPr>
          <w:tab/>
        </w:r>
        <w:r>
          <w:rPr>
            <w:noProof/>
            <w:webHidden/>
          </w:rPr>
          <w:fldChar w:fldCharType="begin"/>
        </w:r>
        <w:r>
          <w:rPr>
            <w:noProof/>
            <w:webHidden/>
          </w:rPr>
          <w:instrText xml:space="preserve"> PAGEREF _Toc422333527 \h </w:instrText>
        </w:r>
        <w:r>
          <w:rPr>
            <w:noProof/>
            <w:webHidden/>
          </w:rPr>
        </w:r>
      </w:ins>
      <w:r>
        <w:rPr>
          <w:noProof/>
          <w:webHidden/>
        </w:rPr>
        <w:fldChar w:fldCharType="separate"/>
      </w:r>
      <w:ins w:id="147" w:author="Maximilian Schmitz" w:date="2015-06-17T19:42:00Z">
        <w:r>
          <w:rPr>
            <w:noProof/>
            <w:webHidden/>
          </w:rPr>
          <w:t>III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148" w:author="Maximilian Schmitz" w:date="2015-06-17T19:42:00Z"/>
          <w:rFonts w:asciiTheme="minorHAnsi" w:eastAsiaTheme="minorEastAsia" w:hAnsiTheme="minorHAnsi" w:cstheme="minorBidi"/>
          <w:b w:val="0"/>
          <w:bCs w:val="0"/>
          <w:caps w:val="0"/>
          <w:noProof/>
          <w:sz w:val="22"/>
          <w:szCs w:val="22"/>
        </w:rPr>
      </w:pPr>
      <w:ins w:id="149"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"_Toc422333528"</w:instrText>
        </w:r>
        <w:r w:rsidRPr="00D02585">
          <w:rPr>
            <w:rStyle w:val="Hyperlink"/>
            <w:noProof/>
          </w:rPr>
          <w:instrText xml:space="preserve"> </w:instrText>
        </w:r>
        <w:r w:rsidRPr="00D02585">
          <w:rPr>
            <w:rStyle w:val="Hyperlink"/>
            <w:noProof/>
          </w:rPr>
        </w:r>
        <w:r w:rsidRPr="00D02585">
          <w:rPr>
            <w:rStyle w:val="Hyperlink"/>
            <w:noProof/>
          </w:rPr>
          <w:fldChar w:fldCharType="separate"/>
        </w:r>
        <w:r w:rsidRPr="00D02585">
          <w:rPr>
            <w:rStyle w:val="Hyperlink"/>
            <w:noProof/>
          </w:rPr>
          <w:t>Glossar</w:t>
        </w:r>
        <w:r>
          <w:rPr>
            <w:noProof/>
            <w:webHidden/>
          </w:rPr>
          <w:tab/>
        </w:r>
        <w:r>
          <w:rPr>
            <w:noProof/>
            <w:webHidden/>
          </w:rPr>
          <w:fldChar w:fldCharType="begin"/>
        </w:r>
        <w:r>
          <w:rPr>
            <w:noProof/>
            <w:webHidden/>
          </w:rPr>
          <w:instrText xml:space="preserve"> PAGEREF _Toc422333528 \h </w:instrText>
        </w:r>
        <w:r>
          <w:rPr>
            <w:noProof/>
            <w:webHidden/>
          </w:rPr>
        </w:r>
      </w:ins>
      <w:r>
        <w:rPr>
          <w:noProof/>
          <w:webHidden/>
        </w:rPr>
        <w:fldChar w:fldCharType="separate"/>
      </w:r>
      <w:ins w:id="150" w:author="Maximilian Schmitz" w:date="2015-06-17T19:42:00Z">
        <w:r>
          <w:rPr>
            <w:noProof/>
            <w:webHidden/>
          </w:rPr>
          <w:t>IV</w:t>
        </w:r>
        <w:r>
          <w:rPr>
            <w:noProof/>
            <w:webHidden/>
          </w:rPr>
          <w:fldChar w:fldCharType="end"/>
        </w:r>
        <w:r w:rsidRPr="00D02585">
          <w:rPr>
            <w:rStyle w:val="Hyperlink"/>
            <w:noProof/>
          </w:rPr>
          <w:fldChar w:fldCharType="end"/>
        </w:r>
      </w:ins>
    </w:p>
    <w:p w:rsidR="00487DC3" w:rsidDel="00915AB6" w:rsidRDefault="00487DC3">
      <w:pPr>
        <w:pStyle w:val="Verzeichnis1"/>
        <w:tabs>
          <w:tab w:val="right" w:leader="dot" w:pos="9062"/>
        </w:tabs>
        <w:rPr>
          <w:del w:id="151" w:author="Maximilian Schmitz" w:date="2015-06-17T19:42:00Z"/>
          <w:rFonts w:asciiTheme="minorHAnsi" w:eastAsiaTheme="minorEastAsia" w:hAnsiTheme="minorHAnsi" w:cstheme="minorBidi"/>
          <w:b w:val="0"/>
          <w:bCs w:val="0"/>
          <w:caps w:val="0"/>
          <w:noProof/>
          <w:sz w:val="22"/>
          <w:szCs w:val="22"/>
        </w:rPr>
      </w:pPr>
      <w:del w:id="152" w:author="Maximilian Schmitz" w:date="2015-06-17T19:42:00Z">
        <w:r w:rsidRPr="00915AB6" w:rsidDel="00915AB6">
          <w:rPr>
            <w:noProof/>
            <w:rPrChange w:id="153" w:author="Maximilian Schmitz" w:date="2015-06-17T19:42:00Z">
              <w:rPr>
                <w:rStyle w:val="Hyperlink"/>
                <w:noProof/>
              </w:rPr>
            </w:rPrChange>
          </w:rPr>
          <w:delText>Eidesstattliche Erklärung</w:delText>
        </w:r>
        <w:r w:rsidDel="00915AB6">
          <w:rPr>
            <w:noProof/>
            <w:webHidden/>
          </w:rPr>
          <w:tab/>
          <w:delText>I</w:delText>
        </w:r>
      </w:del>
    </w:p>
    <w:p w:rsidR="00487DC3" w:rsidDel="00915AB6" w:rsidRDefault="00487DC3">
      <w:pPr>
        <w:pStyle w:val="Verzeichnis1"/>
        <w:tabs>
          <w:tab w:val="right" w:leader="dot" w:pos="9062"/>
        </w:tabs>
        <w:rPr>
          <w:del w:id="154" w:author="Maximilian Schmitz" w:date="2015-06-17T19:42:00Z"/>
          <w:rFonts w:asciiTheme="minorHAnsi" w:eastAsiaTheme="minorEastAsia" w:hAnsiTheme="minorHAnsi" w:cstheme="minorBidi"/>
          <w:b w:val="0"/>
          <w:bCs w:val="0"/>
          <w:caps w:val="0"/>
          <w:noProof/>
          <w:sz w:val="22"/>
          <w:szCs w:val="22"/>
        </w:rPr>
      </w:pPr>
      <w:del w:id="155" w:author="Maximilian Schmitz" w:date="2015-06-17T19:42:00Z">
        <w:r w:rsidRPr="00915AB6" w:rsidDel="00915AB6">
          <w:rPr>
            <w:noProof/>
            <w:rPrChange w:id="156" w:author="Maximilian Schmitz" w:date="2015-06-17T19:42:00Z">
              <w:rPr>
                <w:rStyle w:val="Hyperlink"/>
                <w:noProof/>
              </w:rPr>
            </w:rPrChange>
          </w:rPr>
          <w:delText>Kurzfassung</w:delText>
        </w:r>
        <w:r w:rsidDel="00915AB6">
          <w:rPr>
            <w:noProof/>
            <w:webHidden/>
          </w:rPr>
          <w:tab/>
          <w:delText>II</w:delText>
        </w:r>
      </w:del>
    </w:p>
    <w:p w:rsidR="00487DC3" w:rsidDel="00915AB6" w:rsidRDefault="00487DC3">
      <w:pPr>
        <w:pStyle w:val="Verzeichnis1"/>
        <w:tabs>
          <w:tab w:val="right" w:leader="dot" w:pos="9062"/>
        </w:tabs>
        <w:rPr>
          <w:del w:id="157" w:author="Maximilian Schmitz" w:date="2015-06-17T19:42:00Z"/>
          <w:rFonts w:asciiTheme="minorHAnsi" w:eastAsiaTheme="minorEastAsia" w:hAnsiTheme="minorHAnsi" w:cstheme="minorBidi"/>
          <w:b w:val="0"/>
          <w:bCs w:val="0"/>
          <w:caps w:val="0"/>
          <w:noProof/>
          <w:sz w:val="22"/>
          <w:szCs w:val="22"/>
        </w:rPr>
      </w:pPr>
      <w:del w:id="158" w:author="Maximilian Schmitz" w:date="2015-06-17T19:42:00Z">
        <w:r w:rsidRPr="00915AB6" w:rsidDel="00915AB6">
          <w:rPr>
            <w:noProof/>
            <w:lang w:val="en-US"/>
            <w:rPrChange w:id="159" w:author="Maximilian Schmitz" w:date="2015-06-17T19:42:00Z">
              <w:rPr>
                <w:rStyle w:val="Hyperlink"/>
                <w:noProof/>
                <w:lang w:val="en-US"/>
              </w:rPr>
            </w:rPrChange>
          </w:rPr>
          <w:delText>Abstract</w:delText>
        </w:r>
        <w:r w:rsidDel="00915AB6">
          <w:rPr>
            <w:noProof/>
            <w:webHidden/>
          </w:rPr>
          <w:tab/>
          <w:delText>III</w:delText>
        </w:r>
      </w:del>
    </w:p>
    <w:p w:rsidR="00487DC3" w:rsidDel="00915AB6" w:rsidRDefault="00487DC3">
      <w:pPr>
        <w:pStyle w:val="Verzeichnis1"/>
        <w:tabs>
          <w:tab w:val="right" w:leader="dot" w:pos="9062"/>
        </w:tabs>
        <w:rPr>
          <w:del w:id="160" w:author="Maximilian Schmitz" w:date="2015-06-17T19:42:00Z"/>
          <w:rFonts w:asciiTheme="minorHAnsi" w:eastAsiaTheme="minorEastAsia" w:hAnsiTheme="minorHAnsi" w:cstheme="minorBidi"/>
          <w:b w:val="0"/>
          <w:bCs w:val="0"/>
          <w:caps w:val="0"/>
          <w:noProof/>
          <w:sz w:val="22"/>
          <w:szCs w:val="22"/>
        </w:rPr>
      </w:pPr>
      <w:del w:id="161" w:author="Maximilian Schmitz" w:date="2015-06-17T19:42:00Z">
        <w:r w:rsidRPr="00915AB6" w:rsidDel="00915AB6">
          <w:rPr>
            <w:noProof/>
            <w:rPrChange w:id="162" w:author="Maximilian Schmitz" w:date="2015-06-17T19:42:00Z">
              <w:rPr>
                <w:rStyle w:val="Hyperlink"/>
                <w:noProof/>
              </w:rPr>
            </w:rPrChange>
          </w:rPr>
          <w:delText>Inhalt</w:delText>
        </w:r>
        <w:r w:rsidDel="00915AB6">
          <w:rPr>
            <w:noProof/>
            <w:webHidden/>
          </w:rPr>
          <w:tab/>
          <w:delText>IV</w:delText>
        </w:r>
      </w:del>
    </w:p>
    <w:p w:rsidR="00487DC3" w:rsidDel="00915AB6" w:rsidRDefault="00487DC3">
      <w:pPr>
        <w:pStyle w:val="Verzeichnis1"/>
        <w:tabs>
          <w:tab w:val="left" w:pos="480"/>
          <w:tab w:val="right" w:leader="dot" w:pos="9062"/>
        </w:tabs>
        <w:rPr>
          <w:del w:id="163" w:author="Maximilian Schmitz" w:date="2015-06-17T19:42:00Z"/>
          <w:rFonts w:asciiTheme="minorHAnsi" w:eastAsiaTheme="minorEastAsia" w:hAnsiTheme="minorHAnsi" w:cstheme="minorBidi"/>
          <w:b w:val="0"/>
          <w:bCs w:val="0"/>
          <w:caps w:val="0"/>
          <w:noProof/>
          <w:sz w:val="22"/>
          <w:szCs w:val="22"/>
        </w:rPr>
      </w:pPr>
      <w:del w:id="164" w:author="Maximilian Schmitz" w:date="2015-06-17T19:42:00Z">
        <w:r w:rsidRPr="00915AB6" w:rsidDel="00915AB6">
          <w:rPr>
            <w:noProof/>
            <w:rPrChange w:id="165" w:author="Maximilian Schmitz" w:date="2015-06-17T19:42:00Z">
              <w:rPr>
                <w:rStyle w:val="Hyperlink"/>
                <w:noProof/>
              </w:rPr>
            </w:rPrChange>
          </w:rPr>
          <w:delText>1</w:delText>
        </w:r>
        <w:r w:rsidDel="00915AB6">
          <w:rPr>
            <w:rFonts w:asciiTheme="minorHAnsi" w:eastAsiaTheme="minorEastAsia" w:hAnsiTheme="minorHAnsi" w:cstheme="minorBidi"/>
            <w:b w:val="0"/>
            <w:bCs w:val="0"/>
            <w:caps w:val="0"/>
            <w:noProof/>
            <w:sz w:val="22"/>
            <w:szCs w:val="22"/>
          </w:rPr>
          <w:tab/>
        </w:r>
        <w:r w:rsidRPr="00915AB6" w:rsidDel="00915AB6">
          <w:rPr>
            <w:noProof/>
            <w:rPrChange w:id="166" w:author="Maximilian Schmitz" w:date="2015-06-17T19:42:00Z">
              <w:rPr>
                <w:rStyle w:val="Hyperlink"/>
                <w:noProof/>
              </w:rPr>
            </w:rPrChange>
          </w:rPr>
          <w:delText>Einleitung</w:delText>
        </w:r>
        <w:r w:rsidDel="00915AB6">
          <w:rPr>
            <w:noProof/>
            <w:webHidden/>
          </w:rPr>
          <w:tab/>
          <w:delText>1</w:delText>
        </w:r>
      </w:del>
    </w:p>
    <w:p w:rsidR="00487DC3" w:rsidDel="00915AB6" w:rsidRDefault="00487DC3">
      <w:pPr>
        <w:pStyle w:val="Verzeichnis1"/>
        <w:tabs>
          <w:tab w:val="left" w:pos="480"/>
          <w:tab w:val="right" w:leader="dot" w:pos="9062"/>
        </w:tabs>
        <w:rPr>
          <w:del w:id="167" w:author="Maximilian Schmitz" w:date="2015-06-17T19:42:00Z"/>
          <w:rFonts w:asciiTheme="minorHAnsi" w:eastAsiaTheme="minorEastAsia" w:hAnsiTheme="minorHAnsi" w:cstheme="minorBidi"/>
          <w:b w:val="0"/>
          <w:bCs w:val="0"/>
          <w:caps w:val="0"/>
          <w:noProof/>
          <w:sz w:val="22"/>
          <w:szCs w:val="22"/>
        </w:rPr>
      </w:pPr>
      <w:del w:id="168" w:author="Maximilian Schmitz" w:date="2015-06-17T19:42:00Z">
        <w:r w:rsidRPr="00915AB6" w:rsidDel="00915AB6">
          <w:rPr>
            <w:noProof/>
            <w:rPrChange w:id="169" w:author="Maximilian Schmitz" w:date="2015-06-17T19:42:00Z">
              <w:rPr>
                <w:rStyle w:val="Hyperlink"/>
                <w:noProof/>
              </w:rPr>
            </w:rPrChange>
          </w:rPr>
          <w:delText>2</w:delText>
        </w:r>
        <w:r w:rsidDel="00915AB6">
          <w:rPr>
            <w:rFonts w:asciiTheme="minorHAnsi" w:eastAsiaTheme="minorEastAsia" w:hAnsiTheme="minorHAnsi" w:cstheme="minorBidi"/>
            <w:b w:val="0"/>
            <w:bCs w:val="0"/>
            <w:caps w:val="0"/>
            <w:noProof/>
            <w:sz w:val="22"/>
            <w:szCs w:val="22"/>
          </w:rPr>
          <w:tab/>
        </w:r>
        <w:r w:rsidRPr="00915AB6" w:rsidDel="00915AB6">
          <w:rPr>
            <w:noProof/>
            <w:rPrChange w:id="170" w:author="Maximilian Schmitz" w:date="2015-06-17T19:42:00Z">
              <w:rPr>
                <w:rStyle w:val="Hyperlink"/>
                <w:noProof/>
              </w:rPr>
            </w:rPrChange>
          </w:rPr>
          <w:delText>Aufgabenstellung</w:delText>
        </w:r>
        <w:r w:rsidDel="00915AB6">
          <w:rPr>
            <w:noProof/>
            <w:webHidden/>
          </w:rPr>
          <w:tab/>
          <w:delText>2</w:delText>
        </w:r>
      </w:del>
    </w:p>
    <w:p w:rsidR="00487DC3" w:rsidDel="00915AB6" w:rsidRDefault="00487DC3">
      <w:pPr>
        <w:pStyle w:val="Verzeichnis1"/>
        <w:tabs>
          <w:tab w:val="left" w:pos="480"/>
          <w:tab w:val="right" w:leader="dot" w:pos="9062"/>
        </w:tabs>
        <w:rPr>
          <w:del w:id="171" w:author="Maximilian Schmitz" w:date="2015-06-17T19:42:00Z"/>
          <w:rFonts w:asciiTheme="minorHAnsi" w:eastAsiaTheme="minorEastAsia" w:hAnsiTheme="minorHAnsi" w:cstheme="minorBidi"/>
          <w:b w:val="0"/>
          <w:bCs w:val="0"/>
          <w:caps w:val="0"/>
          <w:noProof/>
          <w:sz w:val="22"/>
          <w:szCs w:val="22"/>
        </w:rPr>
      </w:pPr>
      <w:del w:id="172" w:author="Maximilian Schmitz" w:date="2015-06-17T19:42:00Z">
        <w:r w:rsidRPr="00915AB6" w:rsidDel="00915AB6">
          <w:rPr>
            <w:noProof/>
            <w:rPrChange w:id="173" w:author="Maximilian Schmitz" w:date="2015-06-17T19:42:00Z">
              <w:rPr>
                <w:rStyle w:val="Hyperlink"/>
                <w:noProof/>
              </w:rPr>
            </w:rPrChange>
          </w:rPr>
          <w:delText>3</w:delText>
        </w:r>
        <w:r w:rsidDel="00915AB6">
          <w:rPr>
            <w:rFonts w:asciiTheme="minorHAnsi" w:eastAsiaTheme="minorEastAsia" w:hAnsiTheme="minorHAnsi" w:cstheme="minorBidi"/>
            <w:b w:val="0"/>
            <w:bCs w:val="0"/>
            <w:caps w:val="0"/>
            <w:noProof/>
            <w:sz w:val="22"/>
            <w:szCs w:val="22"/>
          </w:rPr>
          <w:tab/>
        </w:r>
        <w:r w:rsidRPr="00915AB6" w:rsidDel="00915AB6">
          <w:rPr>
            <w:noProof/>
            <w:rPrChange w:id="174" w:author="Maximilian Schmitz" w:date="2015-06-17T19:42:00Z">
              <w:rPr>
                <w:rStyle w:val="Hyperlink"/>
                <w:noProof/>
              </w:rPr>
            </w:rPrChange>
          </w:rPr>
          <w:delText>Stand der Technik</w:delText>
        </w:r>
        <w:r w:rsidDel="00915AB6">
          <w:rPr>
            <w:noProof/>
            <w:webHidden/>
          </w:rPr>
          <w:tab/>
          <w:delText>3</w:delText>
        </w:r>
      </w:del>
    </w:p>
    <w:p w:rsidR="00487DC3" w:rsidDel="00915AB6" w:rsidRDefault="00487DC3">
      <w:pPr>
        <w:pStyle w:val="Verzeichnis2"/>
        <w:tabs>
          <w:tab w:val="left" w:pos="720"/>
          <w:tab w:val="right" w:leader="dot" w:pos="9062"/>
        </w:tabs>
        <w:rPr>
          <w:del w:id="175" w:author="Maximilian Schmitz" w:date="2015-06-17T19:42:00Z"/>
          <w:rFonts w:asciiTheme="minorHAnsi" w:eastAsiaTheme="minorEastAsia" w:hAnsiTheme="minorHAnsi" w:cstheme="minorBidi"/>
          <w:smallCaps w:val="0"/>
          <w:noProof/>
          <w:sz w:val="22"/>
          <w:szCs w:val="22"/>
        </w:rPr>
      </w:pPr>
      <w:del w:id="176" w:author="Maximilian Schmitz" w:date="2015-06-17T19:42:00Z">
        <w:r w:rsidRPr="00915AB6" w:rsidDel="00915AB6">
          <w:rPr>
            <w:noProof/>
            <w:rPrChange w:id="177" w:author="Maximilian Schmitz" w:date="2015-06-17T19:42:00Z">
              <w:rPr>
                <w:rStyle w:val="Hyperlink"/>
                <w:noProof/>
              </w:rPr>
            </w:rPrChange>
          </w:rPr>
          <w:delText>3.1</w:delText>
        </w:r>
        <w:r w:rsidDel="00915AB6">
          <w:rPr>
            <w:rFonts w:asciiTheme="minorHAnsi" w:eastAsiaTheme="minorEastAsia" w:hAnsiTheme="minorHAnsi" w:cstheme="minorBidi"/>
            <w:smallCaps w:val="0"/>
            <w:noProof/>
            <w:sz w:val="22"/>
            <w:szCs w:val="22"/>
          </w:rPr>
          <w:tab/>
        </w:r>
        <w:r w:rsidRPr="00915AB6" w:rsidDel="00915AB6">
          <w:rPr>
            <w:noProof/>
            <w:rPrChange w:id="178" w:author="Maximilian Schmitz" w:date="2015-06-17T19:42:00Z">
              <w:rPr>
                <w:rStyle w:val="Hyperlink"/>
                <w:noProof/>
              </w:rPr>
            </w:rPrChange>
          </w:rPr>
          <w:delText>Einleitung</w:delText>
        </w:r>
        <w:r w:rsidDel="00915AB6">
          <w:rPr>
            <w:noProof/>
            <w:webHidden/>
          </w:rPr>
          <w:tab/>
          <w:delText>3</w:delText>
        </w:r>
      </w:del>
    </w:p>
    <w:p w:rsidR="00487DC3" w:rsidDel="00915AB6" w:rsidRDefault="00487DC3">
      <w:pPr>
        <w:pStyle w:val="Verzeichnis2"/>
        <w:tabs>
          <w:tab w:val="left" w:pos="720"/>
          <w:tab w:val="right" w:leader="dot" w:pos="9062"/>
        </w:tabs>
        <w:rPr>
          <w:del w:id="179" w:author="Maximilian Schmitz" w:date="2015-06-17T19:42:00Z"/>
          <w:rFonts w:asciiTheme="minorHAnsi" w:eastAsiaTheme="minorEastAsia" w:hAnsiTheme="minorHAnsi" w:cstheme="minorBidi"/>
          <w:smallCaps w:val="0"/>
          <w:noProof/>
          <w:sz w:val="22"/>
          <w:szCs w:val="22"/>
        </w:rPr>
      </w:pPr>
      <w:del w:id="180" w:author="Maximilian Schmitz" w:date="2015-06-17T19:42:00Z">
        <w:r w:rsidRPr="00915AB6" w:rsidDel="00915AB6">
          <w:rPr>
            <w:noProof/>
            <w:rPrChange w:id="181" w:author="Maximilian Schmitz" w:date="2015-06-17T19:42:00Z">
              <w:rPr>
                <w:rStyle w:val="Hyperlink"/>
                <w:noProof/>
              </w:rPr>
            </w:rPrChange>
          </w:rPr>
          <w:delText>3.2</w:delText>
        </w:r>
        <w:r w:rsidDel="00915AB6">
          <w:rPr>
            <w:rFonts w:asciiTheme="minorHAnsi" w:eastAsiaTheme="minorEastAsia" w:hAnsiTheme="minorHAnsi" w:cstheme="minorBidi"/>
            <w:smallCaps w:val="0"/>
            <w:noProof/>
            <w:sz w:val="22"/>
            <w:szCs w:val="22"/>
          </w:rPr>
          <w:tab/>
        </w:r>
        <w:r w:rsidRPr="00915AB6" w:rsidDel="00915AB6">
          <w:rPr>
            <w:noProof/>
            <w:rPrChange w:id="182" w:author="Maximilian Schmitz" w:date="2015-06-17T19:42:00Z">
              <w:rPr>
                <w:rStyle w:val="Hyperlink"/>
                <w:noProof/>
              </w:rPr>
            </w:rPrChange>
          </w:rPr>
          <w:delText>Game Engine</w:delText>
        </w:r>
        <w:r w:rsidDel="00915AB6">
          <w:rPr>
            <w:noProof/>
            <w:webHidden/>
          </w:rPr>
          <w:tab/>
          <w:delText>3</w:delText>
        </w:r>
      </w:del>
    </w:p>
    <w:p w:rsidR="00487DC3" w:rsidDel="00915AB6" w:rsidRDefault="00487DC3">
      <w:pPr>
        <w:pStyle w:val="Verzeichnis3"/>
        <w:tabs>
          <w:tab w:val="left" w:pos="1200"/>
          <w:tab w:val="right" w:leader="dot" w:pos="9062"/>
        </w:tabs>
        <w:rPr>
          <w:del w:id="183" w:author="Maximilian Schmitz" w:date="2015-06-17T19:42:00Z"/>
          <w:rFonts w:asciiTheme="minorHAnsi" w:eastAsiaTheme="minorEastAsia" w:hAnsiTheme="minorHAnsi" w:cstheme="minorBidi"/>
          <w:i w:val="0"/>
          <w:iCs w:val="0"/>
          <w:noProof/>
          <w:sz w:val="22"/>
          <w:szCs w:val="22"/>
        </w:rPr>
      </w:pPr>
      <w:del w:id="184" w:author="Maximilian Schmitz" w:date="2015-06-17T19:42:00Z">
        <w:r w:rsidRPr="00915AB6" w:rsidDel="00915AB6">
          <w:rPr>
            <w:noProof/>
            <w:rPrChange w:id="185" w:author="Maximilian Schmitz" w:date="2015-06-17T19:42:00Z">
              <w:rPr>
                <w:rStyle w:val="Hyperlink"/>
                <w:noProof/>
              </w:rPr>
            </w:rPrChange>
          </w:rPr>
          <w:delText>3.2.1</w:delText>
        </w:r>
        <w:r w:rsidDel="00915AB6">
          <w:rPr>
            <w:rFonts w:asciiTheme="minorHAnsi" w:eastAsiaTheme="minorEastAsia" w:hAnsiTheme="minorHAnsi" w:cstheme="minorBidi"/>
            <w:i w:val="0"/>
            <w:iCs w:val="0"/>
            <w:noProof/>
            <w:sz w:val="22"/>
            <w:szCs w:val="22"/>
          </w:rPr>
          <w:tab/>
        </w:r>
        <w:r w:rsidRPr="00915AB6" w:rsidDel="00915AB6">
          <w:rPr>
            <w:noProof/>
            <w:rPrChange w:id="186" w:author="Maximilian Schmitz" w:date="2015-06-17T19:42:00Z">
              <w:rPr>
                <w:rStyle w:val="Hyperlink"/>
                <w:noProof/>
              </w:rPr>
            </w:rPrChange>
          </w:rPr>
          <w:delText>Grundsätzliches</w:delText>
        </w:r>
        <w:r w:rsidDel="00915AB6">
          <w:rPr>
            <w:noProof/>
            <w:webHidden/>
          </w:rPr>
          <w:tab/>
          <w:delText>3</w:delText>
        </w:r>
      </w:del>
    </w:p>
    <w:p w:rsidR="00487DC3" w:rsidDel="00915AB6" w:rsidRDefault="00487DC3">
      <w:pPr>
        <w:pStyle w:val="Verzeichnis3"/>
        <w:tabs>
          <w:tab w:val="left" w:pos="1200"/>
          <w:tab w:val="right" w:leader="dot" w:pos="9062"/>
        </w:tabs>
        <w:rPr>
          <w:del w:id="187" w:author="Maximilian Schmitz" w:date="2015-06-17T19:42:00Z"/>
          <w:rFonts w:asciiTheme="minorHAnsi" w:eastAsiaTheme="minorEastAsia" w:hAnsiTheme="minorHAnsi" w:cstheme="minorBidi"/>
          <w:i w:val="0"/>
          <w:iCs w:val="0"/>
          <w:noProof/>
          <w:sz w:val="22"/>
          <w:szCs w:val="22"/>
        </w:rPr>
      </w:pPr>
      <w:del w:id="188" w:author="Maximilian Schmitz" w:date="2015-06-17T19:42:00Z">
        <w:r w:rsidRPr="00915AB6" w:rsidDel="00915AB6">
          <w:rPr>
            <w:noProof/>
            <w:rPrChange w:id="189" w:author="Maximilian Schmitz" w:date="2015-06-17T19:42:00Z">
              <w:rPr>
                <w:rStyle w:val="Hyperlink"/>
                <w:noProof/>
              </w:rPr>
            </w:rPrChange>
          </w:rPr>
          <w:delText>3.2.2</w:delText>
        </w:r>
        <w:r w:rsidDel="00915AB6">
          <w:rPr>
            <w:rFonts w:asciiTheme="minorHAnsi" w:eastAsiaTheme="minorEastAsia" w:hAnsiTheme="minorHAnsi" w:cstheme="minorBidi"/>
            <w:i w:val="0"/>
            <w:iCs w:val="0"/>
            <w:noProof/>
            <w:sz w:val="22"/>
            <w:szCs w:val="22"/>
          </w:rPr>
          <w:tab/>
        </w:r>
        <w:r w:rsidRPr="00915AB6" w:rsidDel="00915AB6">
          <w:rPr>
            <w:noProof/>
            <w:rPrChange w:id="190" w:author="Maximilian Schmitz" w:date="2015-06-17T19:42:00Z">
              <w:rPr>
                <w:rStyle w:val="Hyperlink"/>
                <w:noProof/>
              </w:rPr>
            </w:rPrChange>
          </w:rPr>
          <w:delText>Source Engine</w:delText>
        </w:r>
        <w:r w:rsidDel="00915AB6">
          <w:rPr>
            <w:noProof/>
            <w:webHidden/>
          </w:rPr>
          <w:tab/>
          <w:delText>3</w:delText>
        </w:r>
      </w:del>
    </w:p>
    <w:p w:rsidR="00487DC3" w:rsidDel="00915AB6" w:rsidRDefault="00487DC3">
      <w:pPr>
        <w:pStyle w:val="Verzeichnis3"/>
        <w:tabs>
          <w:tab w:val="left" w:pos="1200"/>
          <w:tab w:val="right" w:leader="dot" w:pos="9062"/>
        </w:tabs>
        <w:rPr>
          <w:del w:id="191" w:author="Maximilian Schmitz" w:date="2015-06-17T19:42:00Z"/>
          <w:rFonts w:asciiTheme="minorHAnsi" w:eastAsiaTheme="minorEastAsia" w:hAnsiTheme="minorHAnsi" w:cstheme="minorBidi"/>
          <w:i w:val="0"/>
          <w:iCs w:val="0"/>
          <w:noProof/>
          <w:sz w:val="22"/>
          <w:szCs w:val="22"/>
        </w:rPr>
      </w:pPr>
      <w:del w:id="192" w:author="Maximilian Schmitz" w:date="2015-06-17T19:42:00Z">
        <w:r w:rsidRPr="00915AB6" w:rsidDel="00915AB6">
          <w:rPr>
            <w:noProof/>
            <w:rPrChange w:id="193" w:author="Maximilian Schmitz" w:date="2015-06-17T19:42:00Z">
              <w:rPr>
                <w:rStyle w:val="Hyperlink"/>
                <w:noProof/>
              </w:rPr>
            </w:rPrChange>
          </w:rPr>
          <w:delText>3.2.3</w:delText>
        </w:r>
        <w:r w:rsidDel="00915AB6">
          <w:rPr>
            <w:rFonts w:asciiTheme="minorHAnsi" w:eastAsiaTheme="minorEastAsia" w:hAnsiTheme="minorHAnsi" w:cstheme="minorBidi"/>
            <w:i w:val="0"/>
            <w:iCs w:val="0"/>
            <w:noProof/>
            <w:sz w:val="22"/>
            <w:szCs w:val="22"/>
          </w:rPr>
          <w:tab/>
        </w:r>
        <w:r w:rsidRPr="00915AB6" w:rsidDel="00915AB6">
          <w:rPr>
            <w:noProof/>
            <w:rPrChange w:id="194" w:author="Maximilian Schmitz" w:date="2015-06-17T19:42:00Z">
              <w:rPr>
                <w:rStyle w:val="Hyperlink"/>
                <w:noProof/>
              </w:rPr>
            </w:rPrChange>
          </w:rPr>
          <w:delText>Unity</w:delText>
        </w:r>
        <w:r w:rsidDel="00915AB6">
          <w:rPr>
            <w:noProof/>
            <w:webHidden/>
          </w:rPr>
          <w:tab/>
          <w:delText>4</w:delText>
        </w:r>
      </w:del>
    </w:p>
    <w:p w:rsidR="00487DC3" w:rsidDel="00915AB6" w:rsidRDefault="00487DC3">
      <w:pPr>
        <w:pStyle w:val="Verzeichnis3"/>
        <w:tabs>
          <w:tab w:val="left" w:pos="1200"/>
          <w:tab w:val="right" w:leader="dot" w:pos="9062"/>
        </w:tabs>
        <w:rPr>
          <w:del w:id="195" w:author="Maximilian Schmitz" w:date="2015-06-17T19:42:00Z"/>
          <w:rFonts w:asciiTheme="minorHAnsi" w:eastAsiaTheme="minorEastAsia" w:hAnsiTheme="minorHAnsi" w:cstheme="minorBidi"/>
          <w:i w:val="0"/>
          <w:iCs w:val="0"/>
          <w:noProof/>
          <w:sz w:val="22"/>
          <w:szCs w:val="22"/>
        </w:rPr>
      </w:pPr>
      <w:del w:id="196" w:author="Maximilian Schmitz" w:date="2015-06-17T19:42:00Z">
        <w:r w:rsidRPr="00915AB6" w:rsidDel="00915AB6">
          <w:rPr>
            <w:noProof/>
            <w:lang w:val="en-US"/>
            <w:rPrChange w:id="197" w:author="Maximilian Schmitz" w:date="2015-06-17T19:42:00Z">
              <w:rPr>
                <w:rStyle w:val="Hyperlink"/>
                <w:noProof/>
                <w:lang w:val="en-US"/>
              </w:rPr>
            </w:rPrChange>
          </w:rPr>
          <w:delText>3.2.4</w:delText>
        </w:r>
        <w:r w:rsidDel="00915AB6">
          <w:rPr>
            <w:rFonts w:asciiTheme="minorHAnsi" w:eastAsiaTheme="minorEastAsia" w:hAnsiTheme="minorHAnsi" w:cstheme="minorBidi"/>
            <w:i w:val="0"/>
            <w:iCs w:val="0"/>
            <w:noProof/>
            <w:sz w:val="22"/>
            <w:szCs w:val="22"/>
          </w:rPr>
          <w:tab/>
        </w:r>
        <w:r w:rsidRPr="00915AB6" w:rsidDel="00915AB6">
          <w:rPr>
            <w:noProof/>
            <w:lang w:val="en-US"/>
            <w:rPrChange w:id="198" w:author="Maximilian Schmitz" w:date="2015-06-17T19:42:00Z">
              <w:rPr>
                <w:rStyle w:val="Hyperlink"/>
                <w:noProof/>
                <w:lang w:val="en-US"/>
              </w:rPr>
            </w:rPrChange>
          </w:rPr>
          <w:delText>Unreal Engine 4</w:delText>
        </w:r>
        <w:r w:rsidDel="00915AB6">
          <w:rPr>
            <w:noProof/>
            <w:webHidden/>
          </w:rPr>
          <w:tab/>
          <w:delText>4</w:delText>
        </w:r>
      </w:del>
    </w:p>
    <w:p w:rsidR="00487DC3" w:rsidDel="00915AB6" w:rsidRDefault="00487DC3">
      <w:pPr>
        <w:pStyle w:val="Verzeichnis3"/>
        <w:tabs>
          <w:tab w:val="left" w:pos="1200"/>
          <w:tab w:val="right" w:leader="dot" w:pos="9062"/>
        </w:tabs>
        <w:rPr>
          <w:del w:id="199" w:author="Maximilian Schmitz" w:date="2015-06-17T19:42:00Z"/>
          <w:rFonts w:asciiTheme="minorHAnsi" w:eastAsiaTheme="minorEastAsia" w:hAnsiTheme="minorHAnsi" w:cstheme="minorBidi"/>
          <w:i w:val="0"/>
          <w:iCs w:val="0"/>
          <w:noProof/>
          <w:sz w:val="22"/>
          <w:szCs w:val="22"/>
        </w:rPr>
      </w:pPr>
      <w:del w:id="200" w:author="Maximilian Schmitz" w:date="2015-06-17T19:42:00Z">
        <w:r w:rsidRPr="00915AB6" w:rsidDel="00915AB6">
          <w:rPr>
            <w:noProof/>
            <w:rPrChange w:id="201" w:author="Maximilian Schmitz" w:date="2015-06-17T19:42:00Z">
              <w:rPr>
                <w:rStyle w:val="Hyperlink"/>
                <w:noProof/>
              </w:rPr>
            </w:rPrChange>
          </w:rPr>
          <w:delText>3.2.5</w:delText>
        </w:r>
        <w:r w:rsidDel="00915AB6">
          <w:rPr>
            <w:rFonts w:asciiTheme="minorHAnsi" w:eastAsiaTheme="minorEastAsia" w:hAnsiTheme="minorHAnsi" w:cstheme="minorBidi"/>
            <w:i w:val="0"/>
            <w:iCs w:val="0"/>
            <w:noProof/>
            <w:sz w:val="22"/>
            <w:szCs w:val="22"/>
          </w:rPr>
          <w:tab/>
        </w:r>
        <w:r w:rsidRPr="00915AB6" w:rsidDel="00915AB6">
          <w:rPr>
            <w:noProof/>
            <w:rPrChange w:id="202" w:author="Maximilian Schmitz" w:date="2015-06-17T19:42:00Z">
              <w:rPr>
                <w:rStyle w:val="Hyperlink"/>
                <w:noProof/>
              </w:rPr>
            </w:rPrChange>
          </w:rPr>
          <w:delText>Verwendung im Projekt</w:delText>
        </w:r>
        <w:r w:rsidDel="00915AB6">
          <w:rPr>
            <w:noProof/>
            <w:webHidden/>
          </w:rPr>
          <w:tab/>
          <w:delText>5</w:delText>
        </w:r>
      </w:del>
    </w:p>
    <w:p w:rsidR="00487DC3" w:rsidDel="00915AB6" w:rsidRDefault="00487DC3">
      <w:pPr>
        <w:pStyle w:val="Verzeichnis2"/>
        <w:tabs>
          <w:tab w:val="left" w:pos="720"/>
          <w:tab w:val="right" w:leader="dot" w:pos="9062"/>
        </w:tabs>
        <w:rPr>
          <w:del w:id="203" w:author="Maximilian Schmitz" w:date="2015-06-17T19:42:00Z"/>
          <w:rFonts w:asciiTheme="minorHAnsi" w:eastAsiaTheme="minorEastAsia" w:hAnsiTheme="minorHAnsi" w:cstheme="minorBidi"/>
          <w:smallCaps w:val="0"/>
          <w:noProof/>
          <w:sz w:val="22"/>
          <w:szCs w:val="22"/>
        </w:rPr>
      </w:pPr>
      <w:del w:id="204" w:author="Maximilian Schmitz" w:date="2015-06-17T19:42:00Z">
        <w:r w:rsidRPr="00915AB6" w:rsidDel="00915AB6">
          <w:rPr>
            <w:noProof/>
            <w:rPrChange w:id="205" w:author="Maximilian Schmitz" w:date="2015-06-17T19:42:00Z">
              <w:rPr>
                <w:rStyle w:val="Hyperlink"/>
                <w:noProof/>
              </w:rPr>
            </w:rPrChange>
          </w:rPr>
          <w:delText>3.3</w:delText>
        </w:r>
        <w:r w:rsidDel="00915AB6">
          <w:rPr>
            <w:rFonts w:asciiTheme="minorHAnsi" w:eastAsiaTheme="minorEastAsia" w:hAnsiTheme="minorHAnsi" w:cstheme="minorBidi"/>
            <w:smallCaps w:val="0"/>
            <w:noProof/>
            <w:sz w:val="22"/>
            <w:szCs w:val="22"/>
          </w:rPr>
          <w:tab/>
        </w:r>
        <w:r w:rsidRPr="00915AB6" w:rsidDel="00915AB6">
          <w:rPr>
            <w:noProof/>
            <w:rPrChange w:id="206" w:author="Maximilian Schmitz" w:date="2015-06-17T19:42:00Z">
              <w:rPr>
                <w:rStyle w:val="Hyperlink"/>
                <w:noProof/>
              </w:rPr>
            </w:rPrChange>
          </w:rPr>
          <w:delText>Scripting-Ansatz</w:delText>
        </w:r>
        <w:r w:rsidDel="00915AB6">
          <w:rPr>
            <w:noProof/>
            <w:webHidden/>
          </w:rPr>
          <w:tab/>
          <w:delText>5</w:delText>
        </w:r>
      </w:del>
    </w:p>
    <w:p w:rsidR="00487DC3" w:rsidDel="00915AB6" w:rsidRDefault="00487DC3">
      <w:pPr>
        <w:pStyle w:val="Verzeichnis3"/>
        <w:tabs>
          <w:tab w:val="left" w:pos="1200"/>
          <w:tab w:val="right" w:leader="dot" w:pos="9062"/>
        </w:tabs>
        <w:rPr>
          <w:del w:id="207" w:author="Maximilian Schmitz" w:date="2015-06-17T19:42:00Z"/>
          <w:rFonts w:asciiTheme="minorHAnsi" w:eastAsiaTheme="minorEastAsia" w:hAnsiTheme="minorHAnsi" w:cstheme="minorBidi"/>
          <w:i w:val="0"/>
          <w:iCs w:val="0"/>
          <w:noProof/>
          <w:sz w:val="22"/>
          <w:szCs w:val="22"/>
        </w:rPr>
      </w:pPr>
      <w:del w:id="208" w:author="Maximilian Schmitz" w:date="2015-06-17T19:42:00Z">
        <w:r w:rsidRPr="00915AB6" w:rsidDel="00915AB6">
          <w:rPr>
            <w:noProof/>
            <w:rPrChange w:id="209" w:author="Maximilian Schmitz" w:date="2015-06-17T19:42:00Z">
              <w:rPr>
                <w:rStyle w:val="Hyperlink"/>
                <w:noProof/>
              </w:rPr>
            </w:rPrChange>
          </w:rPr>
          <w:delText>3.3.1</w:delText>
        </w:r>
        <w:r w:rsidDel="00915AB6">
          <w:rPr>
            <w:rFonts w:asciiTheme="minorHAnsi" w:eastAsiaTheme="minorEastAsia" w:hAnsiTheme="minorHAnsi" w:cstheme="minorBidi"/>
            <w:i w:val="0"/>
            <w:iCs w:val="0"/>
            <w:noProof/>
            <w:sz w:val="22"/>
            <w:szCs w:val="22"/>
          </w:rPr>
          <w:tab/>
        </w:r>
        <w:r w:rsidRPr="00915AB6" w:rsidDel="00915AB6">
          <w:rPr>
            <w:noProof/>
            <w:rPrChange w:id="210" w:author="Maximilian Schmitz" w:date="2015-06-17T19:42:00Z">
              <w:rPr>
                <w:rStyle w:val="Hyperlink"/>
                <w:noProof/>
              </w:rPr>
            </w:rPrChange>
          </w:rPr>
          <w:delText>Grundsätzliches</w:delText>
        </w:r>
        <w:r w:rsidDel="00915AB6">
          <w:rPr>
            <w:noProof/>
            <w:webHidden/>
          </w:rPr>
          <w:tab/>
          <w:delText>5</w:delText>
        </w:r>
      </w:del>
    </w:p>
    <w:p w:rsidR="00487DC3" w:rsidDel="00915AB6" w:rsidRDefault="00487DC3">
      <w:pPr>
        <w:pStyle w:val="Verzeichnis3"/>
        <w:tabs>
          <w:tab w:val="left" w:pos="1200"/>
          <w:tab w:val="right" w:leader="dot" w:pos="9062"/>
        </w:tabs>
        <w:rPr>
          <w:del w:id="211" w:author="Maximilian Schmitz" w:date="2015-06-17T19:42:00Z"/>
          <w:rFonts w:asciiTheme="minorHAnsi" w:eastAsiaTheme="minorEastAsia" w:hAnsiTheme="minorHAnsi" w:cstheme="minorBidi"/>
          <w:i w:val="0"/>
          <w:iCs w:val="0"/>
          <w:noProof/>
          <w:sz w:val="22"/>
          <w:szCs w:val="22"/>
        </w:rPr>
      </w:pPr>
      <w:del w:id="212" w:author="Maximilian Schmitz" w:date="2015-06-17T19:42:00Z">
        <w:r w:rsidRPr="00915AB6" w:rsidDel="00915AB6">
          <w:rPr>
            <w:noProof/>
            <w:rPrChange w:id="213" w:author="Maximilian Schmitz" w:date="2015-06-17T19:42:00Z">
              <w:rPr>
                <w:rStyle w:val="Hyperlink"/>
                <w:noProof/>
              </w:rPr>
            </w:rPrChange>
          </w:rPr>
          <w:delText>3.3.2</w:delText>
        </w:r>
        <w:r w:rsidDel="00915AB6">
          <w:rPr>
            <w:rFonts w:asciiTheme="minorHAnsi" w:eastAsiaTheme="minorEastAsia" w:hAnsiTheme="minorHAnsi" w:cstheme="minorBidi"/>
            <w:i w:val="0"/>
            <w:iCs w:val="0"/>
            <w:noProof/>
            <w:sz w:val="22"/>
            <w:szCs w:val="22"/>
          </w:rPr>
          <w:tab/>
        </w:r>
        <w:r w:rsidRPr="00915AB6" w:rsidDel="00915AB6">
          <w:rPr>
            <w:noProof/>
            <w:rPrChange w:id="214" w:author="Maximilian Schmitz" w:date="2015-06-17T19:42:00Z">
              <w:rPr>
                <w:rStyle w:val="Hyperlink"/>
                <w:noProof/>
              </w:rPr>
            </w:rPrChange>
          </w:rPr>
          <w:delText>Lua</w:delText>
        </w:r>
        <w:r w:rsidDel="00915AB6">
          <w:rPr>
            <w:noProof/>
            <w:webHidden/>
          </w:rPr>
          <w:tab/>
          <w:delText>5</w:delText>
        </w:r>
      </w:del>
    </w:p>
    <w:p w:rsidR="00487DC3" w:rsidDel="00915AB6" w:rsidRDefault="00487DC3">
      <w:pPr>
        <w:pStyle w:val="Verzeichnis2"/>
        <w:tabs>
          <w:tab w:val="left" w:pos="720"/>
          <w:tab w:val="right" w:leader="dot" w:pos="9062"/>
        </w:tabs>
        <w:rPr>
          <w:del w:id="215" w:author="Maximilian Schmitz" w:date="2015-06-17T19:42:00Z"/>
          <w:rFonts w:asciiTheme="minorHAnsi" w:eastAsiaTheme="minorEastAsia" w:hAnsiTheme="minorHAnsi" w:cstheme="minorBidi"/>
          <w:smallCaps w:val="0"/>
          <w:noProof/>
          <w:sz w:val="22"/>
          <w:szCs w:val="22"/>
        </w:rPr>
      </w:pPr>
      <w:del w:id="216" w:author="Maximilian Schmitz" w:date="2015-06-17T19:42:00Z">
        <w:r w:rsidRPr="00915AB6" w:rsidDel="00915AB6">
          <w:rPr>
            <w:noProof/>
            <w:rPrChange w:id="217" w:author="Maximilian Schmitz" w:date="2015-06-17T19:42:00Z">
              <w:rPr>
                <w:rStyle w:val="Hyperlink"/>
                <w:noProof/>
              </w:rPr>
            </w:rPrChange>
          </w:rPr>
          <w:delText>3.4</w:delText>
        </w:r>
        <w:r w:rsidDel="00915AB6">
          <w:rPr>
            <w:rFonts w:asciiTheme="minorHAnsi" w:eastAsiaTheme="minorEastAsia" w:hAnsiTheme="minorHAnsi" w:cstheme="minorBidi"/>
            <w:smallCaps w:val="0"/>
            <w:noProof/>
            <w:sz w:val="22"/>
            <w:szCs w:val="22"/>
          </w:rPr>
          <w:tab/>
        </w:r>
        <w:r w:rsidRPr="00915AB6" w:rsidDel="00915AB6">
          <w:rPr>
            <w:noProof/>
            <w:rPrChange w:id="218" w:author="Maximilian Schmitz" w:date="2015-06-17T19:42:00Z">
              <w:rPr>
                <w:rStyle w:val="Hyperlink"/>
                <w:noProof/>
              </w:rPr>
            </w:rPrChange>
          </w:rPr>
          <w:delText>Robo Cup</w:delText>
        </w:r>
        <w:r w:rsidR="00877FC2" w:rsidRPr="00915AB6" w:rsidDel="00915AB6">
          <w:rPr>
            <w:noProof/>
            <w:rPrChange w:id="219" w:author="Maximilian Schmitz" w:date="2015-06-17T19:42:00Z">
              <w:rPr>
                <w:rStyle w:val="Hyperlink"/>
                <w:noProof/>
              </w:rPr>
            </w:rPrChange>
          </w:rPr>
          <w:delText xml:space="preserve"> (Kurz Halten)</w:delText>
        </w:r>
        <w:r w:rsidDel="00915AB6">
          <w:rPr>
            <w:noProof/>
            <w:webHidden/>
          </w:rPr>
          <w:tab/>
          <w:delText>6</w:delText>
        </w:r>
      </w:del>
    </w:p>
    <w:p w:rsidR="00487DC3" w:rsidDel="00915AB6" w:rsidRDefault="00487DC3">
      <w:pPr>
        <w:pStyle w:val="Verzeichnis2"/>
        <w:tabs>
          <w:tab w:val="left" w:pos="720"/>
          <w:tab w:val="right" w:leader="dot" w:pos="9062"/>
        </w:tabs>
        <w:rPr>
          <w:del w:id="220" w:author="Maximilian Schmitz" w:date="2015-06-17T19:42:00Z"/>
          <w:rFonts w:asciiTheme="minorHAnsi" w:eastAsiaTheme="minorEastAsia" w:hAnsiTheme="minorHAnsi" w:cstheme="minorBidi"/>
          <w:smallCaps w:val="0"/>
          <w:noProof/>
          <w:sz w:val="22"/>
          <w:szCs w:val="22"/>
        </w:rPr>
      </w:pPr>
      <w:del w:id="221" w:author="Maximilian Schmitz" w:date="2015-06-17T19:42:00Z">
        <w:r w:rsidRPr="00915AB6" w:rsidDel="00915AB6">
          <w:rPr>
            <w:noProof/>
            <w:rPrChange w:id="222" w:author="Maximilian Schmitz" w:date="2015-06-17T19:42:00Z">
              <w:rPr>
                <w:rStyle w:val="Hyperlink"/>
                <w:noProof/>
              </w:rPr>
            </w:rPrChange>
          </w:rPr>
          <w:delText>3.5</w:delText>
        </w:r>
        <w:r w:rsidDel="00915AB6">
          <w:rPr>
            <w:rFonts w:asciiTheme="minorHAnsi" w:eastAsiaTheme="minorEastAsia" w:hAnsiTheme="minorHAnsi" w:cstheme="minorBidi"/>
            <w:smallCaps w:val="0"/>
            <w:noProof/>
            <w:sz w:val="22"/>
            <w:szCs w:val="22"/>
          </w:rPr>
          <w:tab/>
        </w:r>
        <w:r w:rsidRPr="00915AB6" w:rsidDel="00915AB6">
          <w:rPr>
            <w:noProof/>
            <w:rPrChange w:id="223" w:author="Maximilian Schmitz" w:date="2015-06-17T19:42:00Z">
              <w:rPr>
                <w:rStyle w:val="Hyperlink"/>
                <w:noProof/>
              </w:rPr>
            </w:rPrChange>
          </w:rPr>
          <w:delText>Künstliche Intelligenz</w:delText>
        </w:r>
        <w:r w:rsidDel="00915AB6">
          <w:rPr>
            <w:noProof/>
            <w:webHidden/>
          </w:rPr>
          <w:tab/>
          <w:delText>7</w:delText>
        </w:r>
      </w:del>
    </w:p>
    <w:p w:rsidR="00487DC3" w:rsidDel="00915AB6" w:rsidRDefault="00487DC3">
      <w:pPr>
        <w:pStyle w:val="Verzeichnis2"/>
        <w:tabs>
          <w:tab w:val="left" w:pos="720"/>
          <w:tab w:val="right" w:leader="dot" w:pos="9062"/>
        </w:tabs>
        <w:rPr>
          <w:del w:id="224" w:author="Maximilian Schmitz" w:date="2015-06-17T19:42:00Z"/>
          <w:rFonts w:asciiTheme="minorHAnsi" w:eastAsiaTheme="minorEastAsia" w:hAnsiTheme="minorHAnsi" w:cstheme="minorBidi"/>
          <w:smallCaps w:val="0"/>
          <w:noProof/>
          <w:sz w:val="22"/>
          <w:szCs w:val="22"/>
        </w:rPr>
      </w:pPr>
      <w:del w:id="225" w:author="Maximilian Schmitz" w:date="2015-06-17T19:42:00Z">
        <w:r w:rsidRPr="00915AB6" w:rsidDel="00915AB6">
          <w:rPr>
            <w:noProof/>
            <w:rPrChange w:id="226" w:author="Maximilian Schmitz" w:date="2015-06-17T19:42:00Z">
              <w:rPr>
                <w:rStyle w:val="Hyperlink"/>
                <w:noProof/>
              </w:rPr>
            </w:rPrChange>
          </w:rPr>
          <w:delText>3.6</w:delText>
        </w:r>
        <w:r w:rsidDel="00915AB6">
          <w:rPr>
            <w:rFonts w:asciiTheme="minorHAnsi" w:eastAsiaTheme="minorEastAsia" w:hAnsiTheme="minorHAnsi" w:cstheme="minorBidi"/>
            <w:smallCaps w:val="0"/>
            <w:noProof/>
            <w:sz w:val="22"/>
            <w:szCs w:val="22"/>
          </w:rPr>
          <w:tab/>
        </w:r>
        <w:r w:rsidRPr="00915AB6" w:rsidDel="00915AB6">
          <w:rPr>
            <w:noProof/>
            <w:rPrChange w:id="227" w:author="Maximilian Schmitz" w:date="2015-06-17T19:42:00Z">
              <w:rPr>
                <w:rStyle w:val="Hyperlink"/>
                <w:noProof/>
              </w:rPr>
            </w:rPrChange>
          </w:rPr>
          <w:delText>Zusammenfassung</w:delText>
        </w:r>
        <w:r w:rsidDel="00915AB6">
          <w:rPr>
            <w:noProof/>
            <w:webHidden/>
          </w:rPr>
          <w:tab/>
          <w:delText>9</w:delText>
        </w:r>
      </w:del>
    </w:p>
    <w:p w:rsidR="00487DC3" w:rsidDel="00915AB6" w:rsidRDefault="00487DC3">
      <w:pPr>
        <w:pStyle w:val="Verzeichnis1"/>
        <w:tabs>
          <w:tab w:val="left" w:pos="480"/>
          <w:tab w:val="right" w:leader="dot" w:pos="9062"/>
        </w:tabs>
        <w:rPr>
          <w:del w:id="228" w:author="Maximilian Schmitz" w:date="2015-06-17T19:42:00Z"/>
          <w:rFonts w:asciiTheme="minorHAnsi" w:eastAsiaTheme="minorEastAsia" w:hAnsiTheme="minorHAnsi" w:cstheme="minorBidi"/>
          <w:b w:val="0"/>
          <w:bCs w:val="0"/>
          <w:caps w:val="0"/>
          <w:noProof/>
          <w:sz w:val="22"/>
          <w:szCs w:val="22"/>
        </w:rPr>
      </w:pPr>
      <w:del w:id="229" w:author="Maximilian Schmitz" w:date="2015-06-17T19:42:00Z">
        <w:r w:rsidRPr="00915AB6" w:rsidDel="00915AB6">
          <w:rPr>
            <w:noProof/>
            <w:rPrChange w:id="230" w:author="Maximilian Schmitz" w:date="2015-06-17T19:42:00Z">
              <w:rPr>
                <w:rStyle w:val="Hyperlink"/>
                <w:noProof/>
              </w:rPr>
            </w:rPrChange>
          </w:rPr>
          <w:delText>4</w:delText>
        </w:r>
        <w:r w:rsidDel="00915AB6">
          <w:rPr>
            <w:rFonts w:asciiTheme="minorHAnsi" w:eastAsiaTheme="minorEastAsia" w:hAnsiTheme="minorHAnsi" w:cstheme="minorBidi"/>
            <w:b w:val="0"/>
            <w:bCs w:val="0"/>
            <w:caps w:val="0"/>
            <w:noProof/>
            <w:sz w:val="22"/>
            <w:szCs w:val="22"/>
          </w:rPr>
          <w:tab/>
        </w:r>
        <w:r w:rsidRPr="00915AB6" w:rsidDel="00915AB6">
          <w:rPr>
            <w:noProof/>
            <w:rPrChange w:id="231" w:author="Maximilian Schmitz" w:date="2015-06-17T19:42:00Z">
              <w:rPr>
                <w:rStyle w:val="Hyperlink"/>
                <w:noProof/>
              </w:rPr>
            </w:rPrChange>
          </w:rPr>
          <w:delText>Planung / Struktur</w:delText>
        </w:r>
        <w:r w:rsidDel="00915AB6">
          <w:rPr>
            <w:noProof/>
            <w:webHidden/>
          </w:rPr>
          <w:tab/>
          <w:delText>10</w:delText>
        </w:r>
      </w:del>
    </w:p>
    <w:p w:rsidR="00487DC3" w:rsidDel="00915AB6" w:rsidRDefault="00487DC3">
      <w:pPr>
        <w:pStyle w:val="Verzeichnis2"/>
        <w:tabs>
          <w:tab w:val="left" w:pos="720"/>
          <w:tab w:val="right" w:leader="dot" w:pos="9062"/>
        </w:tabs>
        <w:rPr>
          <w:del w:id="232" w:author="Maximilian Schmitz" w:date="2015-06-17T19:42:00Z"/>
          <w:rFonts w:asciiTheme="minorHAnsi" w:eastAsiaTheme="minorEastAsia" w:hAnsiTheme="minorHAnsi" w:cstheme="minorBidi"/>
          <w:smallCaps w:val="0"/>
          <w:noProof/>
          <w:sz w:val="22"/>
          <w:szCs w:val="22"/>
        </w:rPr>
      </w:pPr>
      <w:del w:id="233" w:author="Maximilian Schmitz" w:date="2015-06-17T19:42:00Z">
        <w:r w:rsidRPr="00915AB6" w:rsidDel="00915AB6">
          <w:rPr>
            <w:noProof/>
            <w:rPrChange w:id="234" w:author="Maximilian Schmitz" w:date="2015-06-17T19:42:00Z">
              <w:rPr>
                <w:rStyle w:val="Hyperlink"/>
                <w:noProof/>
              </w:rPr>
            </w:rPrChange>
          </w:rPr>
          <w:delText>4.1</w:delText>
        </w:r>
        <w:r w:rsidDel="00915AB6">
          <w:rPr>
            <w:rFonts w:asciiTheme="minorHAnsi" w:eastAsiaTheme="minorEastAsia" w:hAnsiTheme="minorHAnsi" w:cstheme="minorBidi"/>
            <w:smallCaps w:val="0"/>
            <w:noProof/>
            <w:sz w:val="22"/>
            <w:szCs w:val="22"/>
          </w:rPr>
          <w:tab/>
        </w:r>
        <w:r w:rsidRPr="00915AB6" w:rsidDel="00915AB6">
          <w:rPr>
            <w:noProof/>
            <w:rPrChange w:id="235" w:author="Maximilian Schmitz" w:date="2015-06-17T19:42:00Z">
              <w:rPr>
                <w:rStyle w:val="Hyperlink"/>
                <w:noProof/>
              </w:rPr>
            </w:rPrChange>
          </w:rPr>
          <w:delText>Projektmanagement</w:delText>
        </w:r>
        <w:r w:rsidDel="00915AB6">
          <w:rPr>
            <w:noProof/>
            <w:webHidden/>
          </w:rPr>
          <w:tab/>
          <w:delText>10</w:delText>
        </w:r>
      </w:del>
    </w:p>
    <w:p w:rsidR="00487DC3" w:rsidDel="00915AB6" w:rsidRDefault="00487DC3">
      <w:pPr>
        <w:pStyle w:val="Verzeichnis2"/>
        <w:tabs>
          <w:tab w:val="left" w:pos="720"/>
          <w:tab w:val="right" w:leader="dot" w:pos="9062"/>
        </w:tabs>
        <w:rPr>
          <w:del w:id="236" w:author="Maximilian Schmitz" w:date="2015-06-17T19:42:00Z"/>
          <w:rFonts w:asciiTheme="minorHAnsi" w:eastAsiaTheme="minorEastAsia" w:hAnsiTheme="minorHAnsi" w:cstheme="minorBidi"/>
          <w:smallCaps w:val="0"/>
          <w:noProof/>
          <w:sz w:val="22"/>
          <w:szCs w:val="22"/>
        </w:rPr>
      </w:pPr>
      <w:del w:id="237" w:author="Maximilian Schmitz" w:date="2015-06-17T19:42:00Z">
        <w:r w:rsidRPr="00915AB6" w:rsidDel="00915AB6">
          <w:rPr>
            <w:noProof/>
            <w:rPrChange w:id="238" w:author="Maximilian Schmitz" w:date="2015-06-17T19:42:00Z">
              <w:rPr>
                <w:rStyle w:val="Hyperlink"/>
                <w:noProof/>
              </w:rPr>
            </w:rPrChange>
          </w:rPr>
          <w:delText>4.2</w:delText>
        </w:r>
        <w:r w:rsidDel="00915AB6">
          <w:rPr>
            <w:rFonts w:asciiTheme="minorHAnsi" w:eastAsiaTheme="minorEastAsia" w:hAnsiTheme="minorHAnsi" w:cstheme="minorBidi"/>
            <w:smallCaps w:val="0"/>
            <w:noProof/>
            <w:sz w:val="22"/>
            <w:szCs w:val="22"/>
          </w:rPr>
          <w:tab/>
        </w:r>
        <w:r w:rsidRPr="00915AB6" w:rsidDel="00915AB6">
          <w:rPr>
            <w:noProof/>
            <w:rPrChange w:id="239" w:author="Maximilian Schmitz" w:date="2015-06-17T19:42:00Z">
              <w:rPr>
                <w:rStyle w:val="Hyperlink"/>
                <w:noProof/>
              </w:rPr>
            </w:rPrChange>
          </w:rPr>
          <w:delText>Analyse der Aufgabenstellung</w:delText>
        </w:r>
        <w:r w:rsidDel="00915AB6">
          <w:rPr>
            <w:noProof/>
            <w:webHidden/>
          </w:rPr>
          <w:tab/>
          <w:delText>10</w:delText>
        </w:r>
      </w:del>
    </w:p>
    <w:p w:rsidR="00487DC3" w:rsidDel="00915AB6" w:rsidRDefault="00487DC3">
      <w:pPr>
        <w:pStyle w:val="Verzeichnis3"/>
        <w:tabs>
          <w:tab w:val="left" w:pos="1200"/>
          <w:tab w:val="right" w:leader="dot" w:pos="9062"/>
        </w:tabs>
        <w:rPr>
          <w:del w:id="240" w:author="Maximilian Schmitz" w:date="2015-06-17T19:42:00Z"/>
          <w:rFonts w:asciiTheme="minorHAnsi" w:eastAsiaTheme="minorEastAsia" w:hAnsiTheme="minorHAnsi" w:cstheme="minorBidi"/>
          <w:i w:val="0"/>
          <w:iCs w:val="0"/>
          <w:noProof/>
          <w:sz w:val="22"/>
          <w:szCs w:val="22"/>
        </w:rPr>
      </w:pPr>
      <w:del w:id="241" w:author="Maximilian Schmitz" w:date="2015-06-17T19:42:00Z">
        <w:r w:rsidRPr="00915AB6" w:rsidDel="00915AB6">
          <w:rPr>
            <w:noProof/>
            <w:rPrChange w:id="242" w:author="Maximilian Schmitz" w:date="2015-06-17T19:42:00Z">
              <w:rPr>
                <w:rStyle w:val="Hyperlink"/>
                <w:noProof/>
              </w:rPr>
            </w:rPrChange>
          </w:rPr>
          <w:delText>4.2.1</w:delText>
        </w:r>
        <w:r w:rsidDel="00915AB6">
          <w:rPr>
            <w:rFonts w:asciiTheme="minorHAnsi" w:eastAsiaTheme="minorEastAsia" w:hAnsiTheme="minorHAnsi" w:cstheme="minorBidi"/>
            <w:i w:val="0"/>
            <w:iCs w:val="0"/>
            <w:noProof/>
            <w:sz w:val="22"/>
            <w:szCs w:val="22"/>
          </w:rPr>
          <w:tab/>
        </w:r>
        <w:r w:rsidRPr="00915AB6" w:rsidDel="00915AB6">
          <w:rPr>
            <w:noProof/>
            <w:rPrChange w:id="243" w:author="Maximilian Schmitz" w:date="2015-06-17T19:42:00Z">
              <w:rPr>
                <w:rStyle w:val="Hyperlink"/>
                <w:noProof/>
              </w:rPr>
            </w:rPrChange>
          </w:rPr>
          <w:delText>Muss-Kriterien</w:delText>
        </w:r>
        <w:r w:rsidDel="00915AB6">
          <w:rPr>
            <w:noProof/>
            <w:webHidden/>
          </w:rPr>
          <w:tab/>
          <w:delText>10</w:delText>
        </w:r>
      </w:del>
    </w:p>
    <w:p w:rsidR="00487DC3" w:rsidDel="00915AB6" w:rsidRDefault="00487DC3">
      <w:pPr>
        <w:pStyle w:val="Verzeichnis3"/>
        <w:tabs>
          <w:tab w:val="left" w:pos="1200"/>
          <w:tab w:val="right" w:leader="dot" w:pos="9062"/>
        </w:tabs>
        <w:rPr>
          <w:del w:id="244" w:author="Maximilian Schmitz" w:date="2015-06-17T19:42:00Z"/>
          <w:rFonts w:asciiTheme="minorHAnsi" w:eastAsiaTheme="minorEastAsia" w:hAnsiTheme="minorHAnsi" w:cstheme="minorBidi"/>
          <w:i w:val="0"/>
          <w:iCs w:val="0"/>
          <w:noProof/>
          <w:sz w:val="22"/>
          <w:szCs w:val="22"/>
        </w:rPr>
      </w:pPr>
      <w:del w:id="245" w:author="Maximilian Schmitz" w:date="2015-06-17T19:42:00Z">
        <w:r w:rsidRPr="00915AB6" w:rsidDel="00915AB6">
          <w:rPr>
            <w:noProof/>
            <w:rPrChange w:id="246" w:author="Maximilian Schmitz" w:date="2015-06-17T19:42:00Z">
              <w:rPr>
                <w:rStyle w:val="Hyperlink"/>
                <w:noProof/>
              </w:rPr>
            </w:rPrChange>
          </w:rPr>
          <w:delText>4.2.2</w:delText>
        </w:r>
        <w:r w:rsidDel="00915AB6">
          <w:rPr>
            <w:rFonts w:asciiTheme="minorHAnsi" w:eastAsiaTheme="minorEastAsia" w:hAnsiTheme="minorHAnsi" w:cstheme="minorBidi"/>
            <w:i w:val="0"/>
            <w:iCs w:val="0"/>
            <w:noProof/>
            <w:sz w:val="22"/>
            <w:szCs w:val="22"/>
          </w:rPr>
          <w:tab/>
        </w:r>
        <w:r w:rsidRPr="00915AB6" w:rsidDel="00915AB6">
          <w:rPr>
            <w:noProof/>
            <w:rPrChange w:id="247" w:author="Maximilian Schmitz" w:date="2015-06-17T19:42:00Z">
              <w:rPr>
                <w:rStyle w:val="Hyperlink"/>
                <w:noProof/>
              </w:rPr>
            </w:rPrChange>
          </w:rPr>
          <w:delText>Soll-Kriterien</w:delText>
        </w:r>
        <w:r w:rsidDel="00915AB6">
          <w:rPr>
            <w:noProof/>
            <w:webHidden/>
          </w:rPr>
          <w:tab/>
          <w:delText>11</w:delText>
        </w:r>
      </w:del>
    </w:p>
    <w:p w:rsidR="00487DC3" w:rsidDel="00915AB6" w:rsidRDefault="00487DC3">
      <w:pPr>
        <w:pStyle w:val="Verzeichnis3"/>
        <w:tabs>
          <w:tab w:val="left" w:pos="1200"/>
          <w:tab w:val="right" w:leader="dot" w:pos="9062"/>
        </w:tabs>
        <w:rPr>
          <w:del w:id="248" w:author="Maximilian Schmitz" w:date="2015-06-17T19:42:00Z"/>
          <w:rFonts w:asciiTheme="minorHAnsi" w:eastAsiaTheme="minorEastAsia" w:hAnsiTheme="minorHAnsi" w:cstheme="minorBidi"/>
          <w:i w:val="0"/>
          <w:iCs w:val="0"/>
          <w:noProof/>
          <w:sz w:val="22"/>
          <w:szCs w:val="22"/>
        </w:rPr>
      </w:pPr>
      <w:del w:id="249" w:author="Maximilian Schmitz" w:date="2015-06-17T19:42:00Z">
        <w:r w:rsidRPr="00915AB6" w:rsidDel="00915AB6">
          <w:rPr>
            <w:noProof/>
            <w:rPrChange w:id="250" w:author="Maximilian Schmitz" w:date="2015-06-17T19:42:00Z">
              <w:rPr>
                <w:rStyle w:val="Hyperlink"/>
                <w:noProof/>
              </w:rPr>
            </w:rPrChange>
          </w:rPr>
          <w:delText>4.2.3</w:delText>
        </w:r>
        <w:r w:rsidDel="00915AB6">
          <w:rPr>
            <w:rFonts w:asciiTheme="minorHAnsi" w:eastAsiaTheme="minorEastAsia" w:hAnsiTheme="minorHAnsi" w:cstheme="minorBidi"/>
            <w:i w:val="0"/>
            <w:iCs w:val="0"/>
            <w:noProof/>
            <w:sz w:val="22"/>
            <w:szCs w:val="22"/>
          </w:rPr>
          <w:tab/>
        </w:r>
        <w:r w:rsidRPr="00915AB6" w:rsidDel="00915AB6">
          <w:rPr>
            <w:noProof/>
            <w:rPrChange w:id="251" w:author="Maximilian Schmitz" w:date="2015-06-17T19:42:00Z">
              <w:rPr>
                <w:rStyle w:val="Hyperlink"/>
                <w:noProof/>
              </w:rPr>
            </w:rPrChange>
          </w:rPr>
          <w:delText>Kann-Kriterien</w:delText>
        </w:r>
        <w:r w:rsidDel="00915AB6">
          <w:rPr>
            <w:noProof/>
            <w:webHidden/>
          </w:rPr>
          <w:tab/>
          <w:delText>11</w:delText>
        </w:r>
      </w:del>
    </w:p>
    <w:p w:rsidR="00487DC3" w:rsidDel="00915AB6" w:rsidRDefault="00487DC3">
      <w:pPr>
        <w:pStyle w:val="Verzeichnis3"/>
        <w:tabs>
          <w:tab w:val="left" w:pos="1200"/>
          <w:tab w:val="right" w:leader="dot" w:pos="9062"/>
        </w:tabs>
        <w:rPr>
          <w:del w:id="252" w:author="Maximilian Schmitz" w:date="2015-06-17T19:42:00Z"/>
          <w:rFonts w:asciiTheme="minorHAnsi" w:eastAsiaTheme="minorEastAsia" w:hAnsiTheme="minorHAnsi" w:cstheme="minorBidi"/>
          <w:i w:val="0"/>
          <w:iCs w:val="0"/>
          <w:noProof/>
          <w:sz w:val="22"/>
          <w:szCs w:val="22"/>
        </w:rPr>
      </w:pPr>
      <w:del w:id="253" w:author="Maximilian Schmitz" w:date="2015-06-17T19:42:00Z">
        <w:r w:rsidRPr="00915AB6" w:rsidDel="00915AB6">
          <w:rPr>
            <w:noProof/>
            <w:rPrChange w:id="254" w:author="Maximilian Schmitz" w:date="2015-06-17T19:42:00Z">
              <w:rPr>
                <w:rStyle w:val="Hyperlink"/>
                <w:noProof/>
              </w:rPr>
            </w:rPrChange>
          </w:rPr>
          <w:delText>4.2.4</w:delText>
        </w:r>
        <w:r w:rsidDel="00915AB6">
          <w:rPr>
            <w:rFonts w:asciiTheme="minorHAnsi" w:eastAsiaTheme="minorEastAsia" w:hAnsiTheme="minorHAnsi" w:cstheme="minorBidi"/>
            <w:i w:val="0"/>
            <w:iCs w:val="0"/>
            <w:noProof/>
            <w:sz w:val="22"/>
            <w:szCs w:val="22"/>
          </w:rPr>
          <w:tab/>
        </w:r>
        <w:r w:rsidRPr="00915AB6" w:rsidDel="00915AB6">
          <w:rPr>
            <w:noProof/>
            <w:rPrChange w:id="255" w:author="Maximilian Schmitz" w:date="2015-06-17T19:42:00Z">
              <w:rPr>
                <w:rStyle w:val="Hyperlink"/>
                <w:noProof/>
              </w:rPr>
            </w:rPrChange>
          </w:rPr>
          <w:delText>Analyse der Kriterien</w:delText>
        </w:r>
        <w:r w:rsidDel="00915AB6">
          <w:rPr>
            <w:noProof/>
            <w:webHidden/>
          </w:rPr>
          <w:tab/>
          <w:delText>11</w:delText>
        </w:r>
      </w:del>
    </w:p>
    <w:p w:rsidR="00487DC3" w:rsidDel="00915AB6" w:rsidRDefault="00487DC3">
      <w:pPr>
        <w:pStyle w:val="Verzeichnis2"/>
        <w:tabs>
          <w:tab w:val="left" w:pos="720"/>
          <w:tab w:val="right" w:leader="dot" w:pos="9062"/>
        </w:tabs>
        <w:rPr>
          <w:del w:id="256" w:author="Maximilian Schmitz" w:date="2015-06-17T19:42:00Z"/>
          <w:rFonts w:asciiTheme="minorHAnsi" w:eastAsiaTheme="minorEastAsia" w:hAnsiTheme="minorHAnsi" w:cstheme="minorBidi"/>
          <w:smallCaps w:val="0"/>
          <w:noProof/>
          <w:sz w:val="22"/>
          <w:szCs w:val="22"/>
        </w:rPr>
      </w:pPr>
      <w:del w:id="257" w:author="Maximilian Schmitz" w:date="2015-06-17T19:42:00Z">
        <w:r w:rsidRPr="00915AB6" w:rsidDel="00915AB6">
          <w:rPr>
            <w:noProof/>
            <w:rPrChange w:id="258" w:author="Maximilian Schmitz" w:date="2015-06-17T19:42:00Z">
              <w:rPr>
                <w:rStyle w:val="Hyperlink"/>
                <w:noProof/>
              </w:rPr>
            </w:rPrChange>
          </w:rPr>
          <w:delText>4.3</w:delText>
        </w:r>
        <w:r w:rsidDel="00915AB6">
          <w:rPr>
            <w:rFonts w:asciiTheme="minorHAnsi" w:eastAsiaTheme="minorEastAsia" w:hAnsiTheme="minorHAnsi" w:cstheme="minorBidi"/>
            <w:smallCaps w:val="0"/>
            <w:noProof/>
            <w:sz w:val="22"/>
            <w:szCs w:val="22"/>
          </w:rPr>
          <w:tab/>
        </w:r>
        <w:r w:rsidRPr="00915AB6" w:rsidDel="00915AB6">
          <w:rPr>
            <w:noProof/>
            <w:rPrChange w:id="259" w:author="Maximilian Schmitz" w:date="2015-06-17T19:42:00Z">
              <w:rPr>
                <w:rStyle w:val="Hyperlink"/>
                <w:noProof/>
              </w:rPr>
            </w:rPrChange>
          </w:rPr>
          <w:delText>Architektur</w:delText>
        </w:r>
        <w:r w:rsidDel="00915AB6">
          <w:rPr>
            <w:noProof/>
            <w:webHidden/>
          </w:rPr>
          <w:tab/>
          <w:delText>12</w:delText>
        </w:r>
      </w:del>
    </w:p>
    <w:p w:rsidR="00487DC3" w:rsidDel="00915AB6" w:rsidRDefault="00487DC3">
      <w:pPr>
        <w:pStyle w:val="Verzeichnis1"/>
        <w:tabs>
          <w:tab w:val="left" w:pos="480"/>
          <w:tab w:val="right" w:leader="dot" w:pos="9062"/>
        </w:tabs>
        <w:rPr>
          <w:del w:id="260" w:author="Maximilian Schmitz" w:date="2015-06-17T19:42:00Z"/>
          <w:rFonts w:asciiTheme="minorHAnsi" w:eastAsiaTheme="minorEastAsia" w:hAnsiTheme="minorHAnsi" w:cstheme="minorBidi"/>
          <w:b w:val="0"/>
          <w:bCs w:val="0"/>
          <w:caps w:val="0"/>
          <w:noProof/>
          <w:sz w:val="22"/>
          <w:szCs w:val="22"/>
        </w:rPr>
      </w:pPr>
      <w:del w:id="261" w:author="Maximilian Schmitz" w:date="2015-06-17T19:42:00Z">
        <w:r w:rsidRPr="00915AB6" w:rsidDel="00915AB6">
          <w:rPr>
            <w:noProof/>
            <w:rPrChange w:id="262" w:author="Maximilian Schmitz" w:date="2015-06-17T19:42:00Z">
              <w:rPr>
                <w:rStyle w:val="Hyperlink"/>
                <w:noProof/>
              </w:rPr>
            </w:rPrChange>
          </w:rPr>
          <w:delText>5</w:delText>
        </w:r>
        <w:r w:rsidDel="00915AB6">
          <w:rPr>
            <w:rFonts w:asciiTheme="minorHAnsi" w:eastAsiaTheme="minorEastAsia" w:hAnsiTheme="minorHAnsi" w:cstheme="minorBidi"/>
            <w:b w:val="0"/>
            <w:bCs w:val="0"/>
            <w:caps w:val="0"/>
            <w:noProof/>
            <w:sz w:val="22"/>
            <w:szCs w:val="22"/>
          </w:rPr>
          <w:tab/>
        </w:r>
        <w:r w:rsidRPr="00915AB6" w:rsidDel="00915AB6">
          <w:rPr>
            <w:noProof/>
            <w:rPrChange w:id="263" w:author="Maximilian Schmitz" w:date="2015-06-17T19:42:00Z">
              <w:rPr>
                <w:rStyle w:val="Hyperlink"/>
                <w:noProof/>
              </w:rPr>
            </w:rPrChange>
          </w:rPr>
          <w:delText>Umsetzung</w:delText>
        </w:r>
        <w:r w:rsidDel="00915AB6">
          <w:rPr>
            <w:noProof/>
            <w:webHidden/>
          </w:rPr>
          <w:tab/>
          <w:delText>14</w:delText>
        </w:r>
      </w:del>
    </w:p>
    <w:p w:rsidR="00487DC3" w:rsidDel="00915AB6" w:rsidRDefault="00487DC3">
      <w:pPr>
        <w:pStyle w:val="Verzeichnis2"/>
        <w:tabs>
          <w:tab w:val="left" w:pos="720"/>
          <w:tab w:val="right" w:leader="dot" w:pos="9062"/>
        </w:tabs>
        <w:rPr>
          <w:del w:id="264" w:author="Maximilian Schmitz" w:date="2015-06-17T19:42:00Z"/>
          <w:rFonts w:asciiTheme="minorHAnsi" w:eastAsiaTheme="minorEastAsia" w:hAnsiTheme="minorHAnsi" w:cstheme="minorBidi"/>
          <w:smallCaps w:val="0"/>
          <w:noProof/>
          <w:sz w:val="22"/>
          <w:szCs w:val="22"/>
        </w:rPr>
      </w:pPr>
      <w:del w:id="265" w:author="Maximilian Schmitz" w:date="2015-06-17T19:42:00Z">
        <w:r w:rsidRPr="00915AB6" w:rsidDel="00915AB6">
          <w:rPr>
            <w:noProof/>
            <w:rPrChange w:id="266" w:author="Maximilian Schmitz" w:date="2015-06-17T19:42:00Z">
              <w:rPr>
                <w:rStyle w:val="Hyperlink"/>
                <w:noProof/>
              </w:rPr>
            </w:rPrChange>
          </w:rPr>
          <w:delText>5.1</w:delText>
        </w:r>
        <w:r w:rsidDel="00915AB6">
          <w:rPr>
            <w:rFonts w:asciiTheme="minorHAnsi" w:eastAsiaTheme="minorEastAsia" w:hAnsiTheme="minorHAnsi" w:cstheme="minorBidi"/>
            <w:smallCaps w:val="0"/>
            <w:noProof/>
            <w:sz w:val="22"/>
            <w:szCs w:val="22"/>
          </w:rPr>
          <w:tab/>
        </w:r>
        <w:r w:rsidRPr="00915AB6" w:rsidDel="00915AB6">
          <w:rPr>
            <w:noProof/>
            <w:rPrChange w:id="267" w:author="Maximilian Schmitz" w:date="2015-06-17T19:42:00Z">
              <w:rPr>
                <w:rStyle w:val="Hyperlink"/>
                <w:noProof/>
              </w:rPr>
            </w:rPrChange>
          </w:rPr>
          <w:delText>Umsetzung der Simulationsumgebung</w:delText>
        </w:r>
        <w:r w:rsidDel="00915AB6">
          <w:rPr>
            <w:noProof/>
            <w:webHidden/>
          </w:rPr>
          <w:tab/>
          <w:delText>14</w:delText>
        </w:r>
      </w:del>
    </w:p>
    <w:p w:rsidR="00487DC3" w:rsidDel="00915AB6" w:rsidRDefault="00487DC3">
      <w:pPr>
        <w:pStyle w:val="Verzeichnis3"/>
        <w:tabs>
          <w:tab w:val="left" w:pos="1200"/>
          <w:tab w:val="right" w:leader="dot" w:pos="9062"/>
        </w:tabs>
        <w:rPr>
          <w:del w:id="268" w:author="Maximilian Schmitz" w:date="2015-06-17T19:42:00Z"/>
          <w:rFonts w:asciiTheme="minorHAnsi" w:eastAsiaTheme="minorEastAsia" w:hAnsiTheme="minorHAnsi" w:cstheme="minorBidi"/>
          <w:i w:val="0"/>
          <w:iCs w:val="0"/>
          <w:noProof/>
          <w:sz w:val="22"/>
          <w:szCs w:val="22"/>
        </w:rPr>
      </w:pPr>
      <w:del w:id="269" w:author="Maximilian Schmitz" w:date="2015-06-17T19:42:00Z">
        <w:r w:rsidRPr="00915AB6" w:rsidDel="00915AB6">
          <w:rPr>
            <w:noProof/>
            <w:rPrChange w:id="270" w:author="Maximilian Schmitz" w:date="2015-06-17T19:42:00Z">
              <w:rPr>
                <w:rStyle w:val="Hyperlink"/>
                <w:noProof/>
              </w:rPr>
            </w:rPrChange>
          </w:rPr>
          <w:delText>5.1.1</w:delText>
        </w:r>
        <w:r w:rsidDel="00915AB6">
          <w:rPr>
            <w:rFonts w:asciiTheme="minorHAnsi" w:eastAsiaTheme="minorEastAsia" w:hAnsiTheme="minorHAnsi" w:cstheme="minorBidi"/>
            <w:i w:val="0"/>
            <w:iCs w:val="0"/>
            <w:noProof/>
            <w:sz w:val="22"/>
            <w:szCs w:val="22"/>
          </w:rPr>
          <w:tab/>
        </w:r>
        <w:r w:rsidRPr="00915AB6" w:rsidDel="00915AB6">
          <w:rPr>
            <w:noProof/>
            <w:rPrChange w:id="271" w:author="Maximilian Schmitz" w:date="2015-06-17T19:42:00Z">
              <w:rPr>
                <w:rStyle w:val="Hyperlink"/>
                <w:noProof/>
              </w:rPr>
            </w:rPrChange>
          </w:rPr>
          <w:delText>Grundsätzliches</w:delText>
        </w:r>
        <w:r w:rsidDel="00915AB6">
          <w:rPr>
            <w:noProof/>
            <w:webHidden/>
          </w:rPr>
          <w:tab/>
          <w:delText>14</w:delText>
        </w:r>
      </w:del>
    </w:p>
    <w:p w:rsidR="00487DC3" w:rsidDel="00915AB6" w:rsidRDefault="00487DC3">
      <w:pPr>
        <w:pStyle w:val="Verzeichnis3"/>
        <w:tabs>
          <w:tab w:val="left" w:pos="1200"/>
          <w:tab w:val="right" w:leader="dot" w:pos="9062"/>
        </w:tabs>
        <w:rPr>
          <w:del w:id="272" w:author="Maximilian Schmitz" w:date="2015-06-17T19:42:00Z"/>
          <w:rFonts w:asciiTheme="minorHAnsi" w:eastAsiaTheme="minorEastAsia" w:hAnsiTheme="minorHAnsi" w:cstheme="minorBidi"/>
          <w:i w:val="0"/>
          <w:iCs w:val="0"/>
          <w:noProof/>
          <w:sz w:val="22"/>
          <w:szCs w:val="22"/>
        </w:rPr>
      </w:pPr>
      <w:del w:id="273" w:author="Maximilian Schmitz" w:date="2015-06-17T19:42:00Z">
        <w:r w:rsidRPr="00915AB6" w:rsidDel="00915AB6">
          <w:rPr>
            <w:noProof/>
            <w:rPrChange w:id="274" w:author="Maximilian Schmitz" w:date="2015-06-17T19:42:00Z">
              <w:rPr>
                <w:rStyle w:val="Hyperlink"/>
                <w:noProof/>
              </w:rPr>
            </w:rPrChange>
          </w:rPr>
          <w:delText>5.1.2</w:delText>
        </w:r>
        <w:r w:rsidDel="00915AB6">
          <w:rPr>
            <w:rFonts w:asciiTheme="minorHAnsi" w:eastAsiaTheme="minorEastAsia" w:hAnsiTheme="minorHAnsi" w:cstheme="minorBidi"/>
            <w:i w:val="0"/>
            <w:iCs w:val="0"/>
            <w:noProof/>
            <w:sz w:val="22"/>
            <w:szCs w:val="22"/>
          </w:rPr>
          <w:tab/>
        </w:r>
        <w:r w:rsidRPr="00915AB6" w:rsidDel="00915AB6">
          <w:rPr>
            <w:noProof/>
            <w:rPrChange w:id="275" w:author="Maximilian Schmitz" w:date="2015-06-17T19:42:00Z">
              <w:rPr>
                <w:rStyle w:val="Hyperlink"/>
                <w:noProof/>
              </w:rPr>
            </w:rPrChange>
          </w:rPr>
          <w:delText>Regelimplementierung</w:delText>
        </w:r>
        <w:r w:rsidDel="00915AB6">
          <w:rPr>
            <w:noProof/>
            <w:webHidden/>
          </w:rPr>
          <w:tab/>
          <w:delText>14</w:delText>
        </w:r>
      </w:del>
    </w:p>
    <w:p w:rsidR="00487DC3" w:rsidDel="00915AB6" w:rsidRDefault="00487DC3">
      <w:pPr>
        <w:pStyle w:val="Verzeichnis3"/>
        <w:tabs>
          <w:tab w:val="left" w:pos="1200"/>
          <w:tab w:val="right" w:leader="dot" w:pos="9062"/>
        </w:tabs>
        <w:rPr>
          <w:del w:id="276" w:author="Maximilian Schmitz" w:date="2015-06-17T19:42:00Z"/>
          <w:rFonts w:asciiTheme="minorHAnsi" w:eastAsiaTheme="minorEastAsia" w:hAnsiTheme="minorHAnsi" w:cstheme="minorBidi"/>
          <w:i w:val="0"/>
          <w:iCs w:val="0"/>
          <w:noProof/>
          <w:sz w:val="22"/>
          <w:szCs w:val="22"/>
        </w:rPr>
      </w:pPr>
      <w:del w:id="277" w:author="Maximilian Schmitz" w:date="2015-06-17T19:42:00Z">
        <w:r w:rsidRPr="00915AB6" w:rsidDel="00915AB6">
          <w:rPr>
            <w:noProof/>
            <w:rPrChange w:id="278" w:author="Maximilian Schmitz" w:date="2015-06-17T19:42:00Z">
              <w:rPr>
                <w:rStyle w:val="Hyperlink"/>
                <w:noProof/>
              </w:rPr>
            </w:rPrChange>
          </w:rPr>
          <w:delText>5.1.3</w:delText>
        </w:r>
        <w:r w:rsidDel="00915AB6">
          <w:rPr>
            <w:rFonts w:asciiTheme="minorHAnsi" w:eastAsiaTheme="minorEastAsia" w:hAnsiTheme="minorHAnsi" w:cstheme="minorBidi"/>
            <w:i w:val="0"/>
            <w:iCs w:val="0"/>
            <w:noProof/>
            <w:sz w:val="22"/>
            <w:szCs w:val="22"/>
          </w:rPr>
          <w:tab/>
        </w:r>
        <w:r w:rsidRPr="00915AB6" w:rsidDel="00915AB6">
          <w:rPr>
            <w:noProof/>
            <w:rPrChange w:id="279" w:author="Maximilian Schmitz" w:date="2015-06-17T19:42:00Z">
              <w:rPr>
                <w:rStyle w:val="Hyperlink"/>
                <w:noProof/>
              </w:rPr>
            </w:rPrChange>
          </w:rPr>
          <w:delText>Scripschnittstelle</w:delText>
        </w:r>
        <w:r w:rsidDel="00915AB6">
          <w:rPr>
            <w:noProof/>
            <w:webHidden/>
          </w:rPr>
          <w:tab/>
          <w:delText>14</w:delText>
        </w:r>
      </w:del>
    </w:p>
    <w:p w:rsidR="00487DC3" w:rsidDel="00915AB6" w:rsidRDefault="00487DC3">
      <w:pPr>
        <w:pStyle w:val="Verzeichnis2"/>
        <w:tabs>
          <w:tab w:val="left" w:pos="720"/>
          <w:tab w:val="right" w:leader="dot" w:pos="9062"/>
        </w:tabs>
        <w:rPr>
          <w:del w:id="280" w:author="Maximilian Schmitz" w:date="2015-06-17T19:42:00Z"/>
          <w:rFonts w:asciiTheme="minorHAnsi" w:eastAsiaTheme="minorEastAsia" w:hAnsiTheme="minorHAnsi" w:cstheme="minorBidi"/>
          <w:smallCaps w:val="0"/>
          <w:noProof/>
          <w:sz w:val="22"/>
          <w:szCs w:val="22"/>
        </w:rPr>
      </w:pPr>
      <w:del w:id="281" w:author="Maximilian Schmitz" w:date="2015-06-17T19:42:00Z">
        <w:r w:rsidRPr="00915AB6" w:rsidDel="00915AB6">
          <w:rPr>
            <w:noProof/>
            <w:rPrChange w:id="282" w:author="Maximilian Schmitz" w:date="2015-06-17T19:42:00Z">
              <w:rPr>
                <w:rStyle w:val="Hyperlink"/>
                <w:noProof/>
              </w:rPr>
            </w:rPrChange>
          </w:rPr>
          <w:delText>5.2</w:delText>
        </w:r>
        <w:r w:rsidDel="00915AB6">
          <w:rPr>
            <w:rFonts w:asciiTheme="minorHAnsi" w:eastAsiaTheme="minorEastAsia" w:hAnsiTheme="minorHAnsi" w:cstheme="minorBidi"/>
            <w:smallCaps w:val="0"/>
            <w:noProof/>
            <w:sz w:val="22"/>
            <w:szCs w:val="22"/>
          </w:rPr>
          <w:tab/>
        </w:r>
        <w:r w:rsidRPr="00915AB6" w:rsidDel="00915AB6">
          <w:rPr>
            <w:noProof/>
            <w:rPrChange w:id="283" w:author="Maximilian Schmitz" w:date="2015-06-17T19:42:00Z">
              <w:rPr>
                <w:rStyle w:val="Hyperlink"/>
                <w:noProof/>
              </w:rPr>
            </w:rPrChange>
          </w:rPr>
          <w:delText>Entwicklung der künstlichen Intelligenz</w:delText>
        </w:r>
        <w:r w:rsidDel="00915AB6">
          <w:rPr>
            <w:noProof/>
            <w:webHidden/>
          </w:rPr>
          <w:tab/>
          <w:delText>14</w:delText>
        </w:r>
      </w:del>
    </w:p>
    <w:p w:rsidR="00487DC3" w:rsidDel="00915AB6" w:rsidRDefault="00487DC3">
      <w:pPr>
        <w:pStyle w:val="Verzeichnis1"/>
        <w:tabs>
          <w:tab w:val="left" w:pos="480"/>
          <w:tab w:val="right" w:leader="dot" w:pos="9062"/>
        </w:tabs>
        <w:rPr>
          <w:del w:id="284" w:author="Maximilian Schmitz" w:date="2015-06-17T19:42:00Z"/>
          <w:rFonts w:asciiTheme="minorHAnsi" w:eastAsiaTheme="minorEastAsia" w:hAnsiTheme="minorHAnsi" w:cstheme="minorBidi"/>
          <w:b w:val="0"/>
          <w:bCs w:val="0"/>
          <w:caps w:val="0"/>
          <w:noProof/>
          <w:sz w:val="22"/>
          <w:szCs w:val="22"/>
        </w:rPr>
      </w:pPr>
      <w:del w:id="285" w:author="Maximilian Schmitz" w:date="2015-06-17T19:42:00Z">
        <w:r w:rsidRPr="00915AB6" w:rsidDel="00915AB6">
          <w:rPr>
            <w:noProof/>
            <w:rPrChange w:id="286" w:author="Maximilian Schmitz" w:date="2015-06-17T19:42:00Z">
              <w:rPr>
                <w:rStyle w:val="Hyperlink"/>
                <w:noProof/>
              </w:rPr>
            </w:rPrChange>
          </w:rPr>
          <w:delText>6</w:delText>
        </w:r>
        <w:r w:rsidDel="00915AB6">
          <w:rPr>
            <w:rFonts w:asciiTheme="minorHAnsi" w:eastAsiaTheme="minorEastAsia" w:hAnsiTheme="minorHAnsi" w:cstheme="minorBidi"/>
            <w:b w:val="0"/>
            <w:bCs w:val="0"/>
            <w:caps w:val="0"/>
            <w:noProof/>
            <w:sz w:val="22"/>
            <w:szCs w:val="22"/>
          </w:rPr>
          <w:tab/>
        </w:r>
        <w:r w:rsidRPr="00915AB6" w:rsidDel="00915AB6">
          <w:rPr>
            <w:noProof/>
            <w:rPrChange w:id="287" w:author="Maximilian Schmitz" w:date="2015-06-17T19:42:00Z">
              <w:rPr>
                <w:rStyle w:val="Hyperlink"/>
                <w:noProof/>
              </w:rPr>
            </w:rPrChange>
          </w:rPr>
          <w:delText>Ausblick</w:delText>
        </w:r>
        <w:r w:rsidDel="00915AB6">
          <w:rPr>
            <w:noProof/>
            <w:webHidden/>
          </w:rPr>
          <w:tab/>
          <w:delText>15</w:delText>
        </w:r>
      </w:del>
    </w:p>
    <w:p w:rsidR="00487DC3" w:rsidDel="00915AB6" w:rsidRDefault="00487DC3">
      <w:pPr>
        <w:pStyle w:val="Verzeichnis1"/>
        <w:tabs>
          <w:tab w:val="left" w:pos="480"/>
          <w:tab w:val="right" w:leader="dot" w:pos="9062"/>
        </w:tabs>
        <w:rPr>
          <w:del w:id="288" w:author="Maximilian Schmitz" w:date="2015-06-17T19:42:00Z"/>
          <w:rFonts w:asciiTheme="minorHAnsi" w:eastAsiaTheme="minorEastAsia" w:hAnsiTheme="minorHAnsi" w:cstheme="minorBidi"/>
          <w:b w:val="0"/>
          <w:bCs w:val="0"/>
          <w:caps w:val="0"/>
          <w:noProof/>
          <w:sz w:val="22"/>
          <w:szCs w:val="22"/>
        </w:rPr>
      </w:pPr>
      <w:del w:id="289" w:author="Maximilian Schmitz" w:date="2015-06-17T19:42:00Z">
        <w:r w:rsidRPr="00915AB6" w:rsidDel="00915AB6">
          <w:rPr>
            <w:noProof/>
            <w:rPrChange w:id="290" w:author="Maximilian Schmitz" w:date="2015-06-17T19:42:00Z">
              <w:rPr>
                <w:rStyle w:val="Hyperlink"/>
                <w:noProof/>
              </w:rPr>
            </w:rPrChange>
          </w:rPr>
          <w:delText>7</w:delText>
        </w:r>
        <w:r w:rsidDel="00915AB6">
          <w:rPr>
            <w:rFonts w:asciiTheme="minorHAnsi" w:eastAsiaTheme="minorEastAsia" w:hAnsiTheme="minorHAnsi" w:cstheme="minorBidi"/>
            <w:b w:val="0"/>
            <w:bCs w:val="0"/>
            <w:caps w:val="0"/>
            <w:noProof/>
            <w:sz w:val="22"/>
            <w:szCs w:val="22"/>
          </w:rPr>
          <w:tab/>
        </w:r>
        <w:r w:rsidRPr="00915AB6" w:rsidDel="00915AB6">
          <w:rPr>
            <w:noProof/>
            <w:rPrChange w:id="291" w:author="Maximilian Schmitz" w:date="2015-06-17T19:42:00Z">
              <w:rPr>
                <w:rStyle w:val="Hyperlink"/>
                <w:noProof/>
              </w:rPr>
            </w:rPrChange>
          </w:rPr>
          <w:delText>Fazit</w:delText>
        </w:r>
        <w:r w:rsidDel="00915AB6">
          <w:rPr>
            <w:noProof/>
            <w:webHidden/>
          </w:rPr>
          <w:tab/>
          <w:delText>16</w:delText>
        </w:r>
      </w:del>
    </w:p>
    <w:p w:rsidR="00487DC3" w:rsidDel="00915AB6" w:rsidRDefault="00487DC3">
      <w:pPr>
        <w:pStyle w:val="Verzeichnis1"/>
        <w:tabs>
          <w:tab w:val="right" w:leader="dot" w:pos="9062"/>
        </w:tabs>
        <w:rPr>
          <w:del w:id="292" w:author="Maximilian Schmitz" w:date="2015-06-17T19:42:00Z"/>
          <w:rFonts w:asciiTheme="minorHAnsi" w:eastAsiaTheme="minorEastAsia" w:hAnsiTheme="minorHAnsi" w:cstheme="minorBidi"/>
          <w:b w:val="0"/>
          <w:bCs w:val="0"/>
          <w:caps w:val="0"/>
          <w:noProof/>
          <w:sz w:val="22"/>
          <w:szCs w:val="22"/>
        </w:rPr>
      </w:pPr>
      <w:del w:id="293" w:author="Maximilian Schmitz" w:date="2015-06-17T19:42:00Z">
        <w:r w:rsidRPr="00915AB6" w:rsidDel="00915AB6">
          <w:rPr>
            <w:noProof/>
            <w:rPrChange w:id="294" w:author="Maximilian Schmitz" w:date="2015-06-17T19:42:00Z">
              <w:rPr>
                <w:rStyle w:val="Hyperlink"/>
                <w:noProof/>
              </w:rPr>
            </w:rPrChange>
          </w:rPr>
          <w:delText>Literaturverzeichnis</w:delText>
        </w:r>
        <w:r w:rsidR="006201A2" w:rsidRPr="00915AB6" w:rsidDel="00915AB6">
          <w:rPr>
            <w:noProof/>
            <w:rPrChange w:id="295" w:author="Maximilian Schmitz" w:date="2015-06-17T19:42:00Z">
              <w:rPr>
                <w:rStyle w:val="Hyperlink"/>
                <w:noProof/>
              </w:rPr>
            </w:rPrChange>
          </w:rPr>
          <w:delText xml:space="preserve"> (Grundlagenliteratur)</w:delText>
        </w:r>
        <w:r w:rsidDel="00915AB6">
          <w:rPr>
            <w:noProof/>
            <w:webHidden/>
          </w:rPr>
          <w:tab/>
          <w:delText>I</w:delText>
        </w:r>
      </w:del>
    </w:p>
    <w:p w:rsidR="00487DC3" w:rsidDel="00915AB6" w:rsidRDefault="00487DC3">
      <w:pPr>
        <w:pStyle w:val="Verzeichnis1"/>
        <w:tabs>
          <w:tab w:val="right" w:leader="dot" w:pos="9062"/>
        </w:tabs>
        <w:rPr>
          <w:del w:id="296" w:author="Maximilian Schmitz" w:date="2015-06-17T19:42:00Z"/>
          <w:rFonts w:asciiTheme="minorHAnsi" w:eastAsiaTheme="minorEastAsia" w:hAnsiTheme="minorHAnsi" w:cstheme="minorBidi"/>
          <w:b w:val="0"/>
          <w:bCs w:val="0"/>
          <w:caps w:val="0"/>
          <w:noProof/>
          <w:sz w:val="22"/>
          <w:szCs w:val="22"/>
        </w:rPr>
      </w:pPr>
      <w:del w:id="297" w:author="Maximilian Schmitz" w:date="2015-06-17T19:42:00Z">
        <w:r w:rsidRPr="00915AB6" w:rsidDel="00915AB6">
          <w:rPr>
            <w:noProof/>
            <w:rPrChange w:id="298" w:author="Maximilian Schmitz" w:date="2015-06-17T19:42:00Z">
              <w:rPr>
                <w:rStyle w:val="Hyperlink"/>
                <w:noProof/>
              </w:rPr>
            </w:rPrChange>
          </w:rPr>
          <w:delText>Abbildungsverzeichnis</w:delText>
        </w:r>
        <w:r w:rsidDel="00915AB6">
          <w:rPr>
            <w:noProof/>
            <w:webHidden/>
          </w:rPr>
          <w:tab/>
          <w:delText>II</w:delText>
        </w:r>
      </w:del>
    </w:p>
    <w:p w:rsidR="00487DC3" w:rsidDel="00915AB6" w:rsidRDefault="00487DC3">
      <w:pPr>
        <w:pStyle w:val="Verzeichnis1"/>
        <w:tabs>
          <w:tab w:val="right" w:leader="dot" w:pos="9062"/>
        </w:tabs>
        <w:rPr>
          <w:del w:id="299" w:author="Maximilian Schmitz" w:date="2015-06-17T19:42:00Z"/>
          <w:rFonts w:asciiTheme="minorHAnsi" w:eastAsiaTheme="minorEastAsia" w:hAnsiTheme="minorHAnsi" w:cstheme="minorBidi"/>
          <w:b w:val="0"/>
          <w:bCs w:val="0"/>
          <w:caps w:val="0"/>
          <w:noProof/>
          <w:sz w:val="22"/>
          <w:szCs w:val="22"/>
        </w:rPr>
      </w:pPr>
      <w:del w:id="300" w:author="Maximilian Schmitz" w:date="2015-06-17T19:42:00Z">
        <w:r w:rsidRPr="00915AB6" w:rsidDel="00915AB6">
          <w:rPr>
            <w:noProof/>
            <w:rPrChange w:id="301" w:author="Maximilian Schmitz" w:date="2015-06-17T19:42:00Z">
              <w:rPr>
                <w:rStyle w:val="Hyperlink"/>
                <w:noProof/>
              </w:rPr>
            </w:rPrChange>
          </w:rPr>
          <w:delText>Abkürzungsverzeichnis</w:delText>
        </w:r>
        <w:r w:rsidDel="00915AB6">
          <w:rPr>
            <w:noProof/>
            <w:webHidden/>
          </w:rPr>
          <w:tab/>
          <w:delText>III</w:delText>
        </w:r>
      </w:del>
    </w:p>
    <w:p w:rsidR="00487DC3" w:rsidDel="00915AB6" w:rsidRDefault="00487DC3">
      <w:pPr>
        <w:pStyle w:val="Verzeichnis1"/>
        <w:tabs>
          <w:tab w:val="right" w:leader="dot" w:pos="9062"/>
        </w:tabs>
        <w:rPr>
          <w:del w:id="302" w:author="Maximilian Schmitz" w:date="2015-06-17T19:42:00Z"/>
          <w:rFonts w:asciiTheme="minorHAnsi" w:eastAsiaTheme="minorEastAsia" w:hAnsiTheme="minorHAnsi" w:cstheme="minorBidi"/>
          <w:b w:val="0"/>
          <w:bCs w:val="0"/>
          <w:caps w:val="0"/>
          <w:noProof/>
          <w:sz w:val="22"/>
          <w:szCs w:val="22"/>
        </w:rPr>
      </w:pPr>
      <w:del w:id="303" w:author="Maximilian Schmitz" w:date="2015-06-17T19:42:00Z">
        <w:r w:rsidRPr="00915AB6" w:rsidDel="00915AB6">
          <w:rPr>
            <w:noProof/>
            <w:rPrChange w:id="304" w:author="Maximilian Schmitz" w:date="2015-06-17T19:42:00Z">
              <w:rPr>
                <w:rStyle w:val="Hyperlink"/>
                <w:noProof/>
              </w:rPr>
            </w:rPrChange>
          </w:rPr>
          <w:delText>Glossar</w:delText>
        </w:r>
        <w:r w:rsidDel="00915AB6">
          <w:rPr>
            <w:noProof/>
            <w:webHidden/>
          </w:rPr>
          <w:tab/>
          <w:delText>IV</w:delText>
        </w:r>
      </w:del>
    </w:p>
    <w:p w:rsidR="00683BB8" w:rsidRPr="00F2625B" w:rsidRDefault="008B6A1C" w:rsidP="00F2625B">
      <w:pPr>
        <w:pStyle w:val="Verzeichnis1"/>
        <w:tabs>
          <w:tab w:val="right" w:leader="dot" w:pos="9062"/>
        </w:tabs>
        <w:rPr>
          <w:rFonts w:cs="Arial"/>
          <w:bCs w:val="0"/>
        </w:rPr>
        <w:sectPr w:rsidR="00683BB8" w:rsidRPr="00F2625B" w:rsidSect="00335395">
          <w:footerReference w:type="first" r:id="rId12"/>
          <w:type w:val="continuous"/>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rsidR="00683BB8" w:rsidRPr="00683BB8" w:rsidRDefault="00683BB8" w:rsidP="00683BB8"/>
    <w:p w:rsidR="000D5298" w:rsidRDefault="00BE23E9" w:rsidP="00CF7F07">
      <w:pPr>
        <w:pStyle w:val="berschrift1"/>
        <w:numPr>
          <w:ilvl w:val="0"/>
          <w:numId w:val="17"/>
        </w:numPr>
      </w:pPr>
      <w:bookmarkStart w:id="305" w:name="_Toc422333491"/>
      <w:r>
        <w:t>Einleitung</w:t>
      </w:r>
      <w:bookmarkEnd w:id="305"/>
    </w:p>
    <w:p w:rsidR="00945897" w:rsidRDefault="00945897" w:rsidP="00945897">
      <w:r>
        <w:t xml:space="preserve">Simulationen wie die Robocup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rsidR="00945897" w:rsidRDefault="00945897" w:rsidP="00945897"/>
    <w:p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rsidR="00945897" w:rsidRDefault="00945897" w:rsidP="00945897"/>
    <w:p w:rsidR="00945897" w:rsidRDefault="00945897" w:rsidP="00945897">
      <w:r>
        <w:t>D</w:t>
      </w:r>
      <w:r w:rsidR="003B7EDC">
        <w:t>as fertige Projekt soll auch dem</w:t>
      </w:r>
      <w:r>
        <w:t xml:space="preserve"> Spieler ein Gefühl für Logik vermitteln, die von der Aufmachung von Robocup zuerst abgeschreckt waren. Damit wird die Zielgruppe erweitert und man erreicht auch Spieler im Casualbereich.</w:t>
      </w:r>
    </w:p>
    <w:p w:rsidR="00E64F9C" w:rsidRDefault="00E64F9C">
      <w:r>
        <w:br w:type="page"/>
      </w:r>
    </w:p>
    <w:p w:rsidR="0076233B" w:rsidRDefault="0076233B" w:rsidP="0076233B">
      <w:pPr>
        <w:pStyle w:val="berschrift1"/>
      </w:pPr>
      <w:bookmarkStart w:id="306" w:name="_Toc422333492"/>
      <w:r>
        <w:lastRenderedPageBreak/>
        <w:t>Aufgabenstellung</w:t>
      </w:r>
      <w:bookmarkEnd w:id="306"/>
    </w:p>
    <w:p w:rsidR="00945897" w:rsidRDefault="00945897" w:rsidP="00945897">
      <w:r>
        <w:t>Das Ziel dieser Arbeit ist es, eine grafische Fußballsimulation zu erstellen, in welcher der Spieler eigene Logiken für sein Fußballteam hinterlegt und somit deren Verhalten beeinflusst. Dabei besteht ein Team aus jeweils 10 Feldspielern und einen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 in kurzer Zeit mit maximaler Kraft kickt.</w:t>
      </w:r>
    </w:p>
    <w:p w:rsidR="00945897" w:rsidRDefault="00945897" w:rsidP="00945897"/>
    <w:p w:rsidR="00945897" w:rsidRDefault="00945897" w:rsidP="00945897">
      <w:r>
        <w:t>Die Simulation ist komplett dreidimensional und bietet animierte Fußballspieler, wobei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rsidR="00B775D3" w:rsidRDefault="00B775D3" w:rsidP="008A7C47"/>
    <w:p w:rsidR="00476894" w:rsidRDefault="000F7CD6" w:rsidP="00D23CFD">
      <w:pPr>
        <w:pStyle w:val="berschrift1"/>
      </w:pPr>
      <w:r>
        <w:br w:type="page"/>
      </w:r>
      <w:bookmarkStart w:id="307" w:name="_Ref422317454"/>
      <w:bookmarkStart w:id="308" w:name="_Toc422333493"/>
      <w:r w:rsidR="00493EDB">
        <w:lastRenderedPageBreak/>
        <w:t>Stand der Technik</w:t>
      </w:r>
      <w:bookmarkEnd w:id="307"/>
      <w:bookmarkEnd w:id="308"/>
    </w:p>
    <w:p w:rsidR="008A0CF5" w:rsidRDefault="008A0CF5" w:rsidP="008A0CF5">
      <w:pPr>
        <w:pStyle w:val="berschrift2"/>
      </w:pPr>
      <w:bookmarkStart w:id="309" w:name="_Toc406781343"/>
      <w:bookmarkStart w:id="310" w:name="_Toc422333494"/>
      <w:r>
        <w:t>Einleitung</w:t>
      </w:r>
      <w:bookmarkEnd w:id="309"/>
      <w:bookmarkEnd w:id="310"/>
    </w:p>
    <w:p w:rsidR="008A0CF5" w:rsidRDefault="008A0CF5" w:rsidP="008A0CF5">
      <w:r>
        <w:t>Die Arbeit baut auf unterschiedlichen Technologien auf, deren Verständnis für die Projektbearbeitung unumgänglich ist. Da die Simulation, wie sie in Kapitel 2 beschrieben wurde, nicht im gegebenen Zeitrahmen von Grund auf Programmiert werden kann, muss eine Game-Engine gewählt werden, die Grundlagen wie die 3D-Animation oder die Physik-Berechnungen bereitstellt.</w:t>
      </w:r>
    </w:p>
    <w:p w:rsidR="008A0CF5" w:rsidRDefault="008A0CF5" w:rsidP="008A0CF5">
      <w:r>
        <w:t>Des Weiteren muss eine Technologie gewählt werden, die die Steuerung der Charaktere über im Voraus erstellte Abläufe erlaubt.</w:t>
      </w:r>
    </w:p>
    <w:p w:rsidR="008A0CF5" w:rsidRDefault="008A0CF5" w:rsidP="008A0CF5"/>
    <w:p w:rsidR="008A0CF5" w:rsidRDefault="008A0CF5" w:rsidP="008A0CF5">
      <w:r>
        <w:t>In diesem Kapitel sollen die Technologien, die für die genannten Zwecke in Betracht gezogen wurden, kurz dargestellt werden und die Technologieentscheidung begründet werden</w:t>
      </w:r>
    </w:p>
    <w:p w:rsidR="008A0CF5" w:rsidRDefault="008A0CF5" w:rsidP="008A0CF5">
      <w:pPr>
        <w:pStyle w:val="berschrift2"/>
      </w:pPr>
      <w:bookmarkStart w:id="311" w:name="_Ref422317407"/>
      <w:bookmarkStart w:id="312" w:name="_Ref422317414"/>
      <w:bookmarkStart w:id="313" w:name="_Toc422333495"/>
      <w:r>
        <w:t>Game Engine</w:t>
      </w:r>
      <w:bookmarkEnd w:id="311"/>
      <w:bookmarkEnd w:id="312"/>
      <w:bookmarkEnd w:id="313"/>
    </w:p>
    <w:p w:rsidR="008A0CF5" w:rsidRPr="0008785A" w:rsidDel="000E24A9" w:rsidRDefault="008A0CF5" w:rsidP="008A0CF5">
      <w:pPr>
        <w:rPr>
          <w:del w:id="314" w:author="Daene" w:date="2015-01-08T17:04:00Z"/>
        </w:rPr>
      </w:pPr>
      <w:del w:id="315" w:author="Daene" w:date="2015-01-08T17:04:00Z">
        <w:r w:rsidRPr="0008785A" w:rsidDel="000E24A9">
          <w:delText>http://de.wikipedia.org/wiki/Liste_von_Spiel-Engines</w:delText>
        </w:r>
        <w:bookmarkStart w:id="316" w:name="_Toc408511943"/>
        <w:bookmarkStart w:id="317" w:name="_Toc417977745"/>
        <w:bookmarkStart w:id="318" w:name="_Toc418083327"/>
        <w:bookmarkStart w:id="319" w:name="_Toc422333496"/>
        <w:bookmarkEnd w:id="316"/>
        <w:bookmarkEnd w:id="317"/>
        <w:bookmarkEnd w:id="318"/>
        <w:bookmarkEnd w:id="319"/>
      </w:del>
    </w:p>
    <w:p w:rsidR="008A0CF5" w:rsidRDefault="008A0CF5" w:rsidP="008A0CF5">
      <w:pPr>
        <w:pStyle w:val="berschrift3"/>
      </w:pPr>
      <w:bookmarkStart w:id="320" w:name="_Toc422333497"/>
      <w:r>
        <w:t>Grundsätzliches</w:t>
      </w:r>
      <w:bookmarkEnd w:id="320"/>
    </w:p>
    <w:p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rsidR="008A0CF5" w:rsidRPr="0008785A" w:rsidRDefault="008A0CF5" w:rsidP="008A0CF5">
      <w:pPr>
        <w:pStyle w:val="berschrift3"/>
      </w:pPr>
      <w:bookmarkStart w:id="321" w:name="_Toc422333498"/>
      <w:r>
        <w:t>Source Engine</w:t>
      </w:r>
      <w:bookmarkEnd w:id="321"/>
    </w:p>
    <w:p w:rsidR="008A0CF5" w:rsidRDefault="008A0CF5" w:rsidP="008A0CF5">
      <w:r>
        <w:t>Source Engine wird von Valve entwickelt und ist durch die weit verbreiteten Spiele, die mit ihr Entwickelt wurden, bekannt. Dazu gehört neben Half Life 2 oder Counter Strike: Source auch Portal.</w:t>
      </w:r>
    </w:p>
    <w:p w:rsidR="008A0CF5" w:rsidRDefault="008A0CF5" w:rsidP="008A0CF5">
      <w:r>
        <w:t>Die Source Engine kann neben den Betriebssystemen Windows, Linux und MAC auch auf der Playstation 3 oder der Xbox360 verwendet werden.</w:t>
      </w:r>
    </w:p>
    <w:p w:rsidR="008A0CF5" w:rsidRDefault="008A0CF5" w:rsidP="008A0CF5">
      <w:r>
        <w:t>Neben der Grafik-Engine beinhaltet dieses Framework auch eine Physik-Engine.</w:t>
      </w:r>
    </w:p>
    <w:p w:rsidR="008A0CF5" w:rsidRDefault="008A0CF5" w:rsidP="008A0CF5"/>
    <w:p w:rsidR="008A0CF5" w:rsidRDefault="008A0CF5" w:rsidP="008A0CF5">
      <w:r>
        <w:t>Ein Problem mit der Source Engine ist, dass sie nicht frei verwendet werden kann sondern kostenpflichtig lizensiert werden muss.</w:t>
      </w:r>
    </w:p>
    <w:p w:rsidR="008A0CF5" w:rsidRDefault="008A0CF5" w:rsidP="008A0CF5">
      <w:pPr>
        <w:pStyle w:val="berschrift3"/>
      </w:pPr>
      <w:bookmarkStart w:id="322" w:name="_Toc422333499"/>
      <w:r>
        <w:lastRenderedPageBreak/>
        <w:t>Unity</w:t>
      </w:r>
      <w:bookmarkEnd w:id="322"/>
    </w:p>
    <w:p w:rsidR="008A0CF5" w:rsidDel="000E24A9" w:rsidRDefault="00BF6D4D" w:rsidP="008A0CF5">
      <w:pPr>
        <w:rPr>
          <w:del w:id="323" w:author="Daene" w:date="2015-01-08T17:04:00Z"/>
        </w:rPr>
      </w:pPr>
      <w:del w:id="324"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rsidR="008A0CF5" w:rsidRPr="00813F99" w:rsidDel="000E24A9" w:rsidRDefault="008A0CF5" w:rsidP="008A0CF5">
      <w:pPr>
        <w:rPr>
          <w:del w:id="325" w:author="Daene" w:date="2015-01-08T17:04:00Z"/>
        </w:rPr>
      </w:pPr>
      <w:del w:id="326" w:author="Daene" w:date="2015-01-08T17:04:00Z">
        <w:r w:rsidRPr="00813F99" w:rsidDel="000E24A9">
          <w:delText>http://unity3d.com/unity/licenses</w:delText>
        </w:r>
      </w:del>
    </w:p>
    <w:p w:rsidR="008A0CF5" w:rsidRDefault="008A0CF5" w:rsidP="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p>
    <w:p w:rsidR="008A0CF5" w:rsidRDefault="008A0CF5" w:rsidP="008A0CF5"/>
    <w:p w:rsidR="008A0CF5" w:rsidRPr="00F43F95" w:rsidRDefault="008A0CF5" w:rsidP="008A0CF5">
      <w:r>
        <w:t>Unity bietet eine Gratisversion und eine Pro-Version an, die für 1500$ erworben werden kann.</w:t>
      </w:r>
    </w:p>
    <w:p w:rsidR="008A0CF5" w:rsidRPr="00380D23" w:rsidRDefault="008A0CF5" w:rsidP="008A0CF5">
      <w:pPr>
        <w:pStyle w:val="berschrift3"/>
        <w:rPr>
          <w:lang w:val="en-US"/>
        </w:rPr>
      </w:pPr>
      <w:bookmarkStart w:id="327" w:name="_Toc406781344"/>
      <w:bookmarkStart w:id="328" w:name="_Toc422333500"/>
      <w:r w:rsidRPr="00380D23">
        <w:rPr>
          <w:lang w:val="en-US"/>
        </w:rPr>
        <w:t>Unreal Engine 4</w:t>
      </w:r>
      <w:bookmarkEnd w:id="327"/>
      <w:bookmarkEnd w:id="328"/>
    </w:p>
    <w:p w:rsidR="008A0CF5" w:rsidRPr="00380D23" w:rsidDel="000E24A9" w:rsidRDefault="008A0CF5" w:rsidP="008A0CF5">
      <w:pPr>
        <w:rPr>
          <w:del w:id="329" w:author="Daene" w:date="2015-01-08T17:04:00Z"/>
          <w:lang w:val="en-US"/>
        </w:rPr>
      </w:pPr>
      <w:del w:id="330" w:author="Daene" w:date="2015-01-08T17:04:00Z">
        <w:r w:rsidRPr="00380D23" w:rsidDel="000E24A9">
          <w:rPr>
            <w:lang w:val="en-US"/>
          </w:rPr>
          <w:delText>https://www.unrealengine.com/what-is-unreal-engine-4</w:delText>
        </w:r>
      </w:del>
    </w:p>
    <w:p w:rsidR="008A0CF5" w:rsidRDefault="008A0CF5" w:rsidP="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p>
    <w:p w:rsidR="008A0CF5" w:rsidRDefault="008A0CF5" w:rsidP="008A0CF5"/>
    <w:p w:rsidR="008A0CF5" w:rsidRDefault="008A0CF5" w:rsidP="008A0CF5">
      <w:r>
        <w:t>Seit der erstmaligen Verwendung der Unreal Engine im Computerspiel „Unreal“ im Jahr 1998 konnten viele, teilweise sehr bekannte Spiele erfolgreich auf der Engine aufbauen. Die Unreal Engine 4, das aktuellste Framework der Reihe, wurde in Spielen wie Tekken 7 oder Kingdom Hearts 3 eingesetzt.</w:t>
      </w:r>
    </w:p>
    <w:p w:rsidR="008A0CF5" w:rsidRDefault="008A0CF5" w:rsidP="008A0CF5"/>
    <w:p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 xml:space="preserve">wobei sie für Studenten und Hochschulen kostenlos zur Verfügung gestellt wurde. Während des Projektzeitraums entfiel die monatliche Gebühr generell, was die Verbreitung der Engine weiter förderte. Bei </w:t>
      </w:r>
      <w:r w:rsidR="00752A13">
        <w:t>einem finanziellen Erfolg eines mit der Unreal Engine 4 erstelltem Produkts fordert Epic Games eine prozentualeGewinnbeteiligung.</w:t>
      </w:r>
    </w:p>
    <w:p w:rsidR="00627263" w:rsidRDefault="00627263">
      <w:r>
        <w:br w:type="page"/>
      </w:r>
    </w:p>
    <w:p w:rsidR="008A0CF5" w:rsidRDefault="008A0CF5" w:rsidP="008A0CF5">
      <w:pPr>
        <w:pStyle w:val="berschrift3"/>
      </w:pPr>
      <w:bookmarkStart w:id="331" w:name="_Toc422333501"/>
      <w:r>
        <w:lastRenderedPageBreak/>
        <w:t>Verwendung im Projekt</w:t>
      </w:r>
      <w:bookmarkEnd w:id="331"/>
    </w:p>
    <w:p w:rsidR="008A0CF5" w:rsidRDefault="008A0CF5" w:rsidP="008A0CF5">
      <w:r>
        <w:t xml:space="preserve">Da die erwähnten Frameworks sich im Funktionsumfang kaum bis überhaupt nicht unterscheiden war die Auswahl der geeigneten Engine nicht ohne weiteres möglich. </w:t>
      </w:r>
    </w:p>
    <w:p w:rsidR="008A0CF5" w:rsidRDefault="008A0CF5" w:rsidP="008A0CF5">
      <w:pPr>
        <w:tabs>
          <w:tab w:val="left" w:pos="2940"/>
        </w:tabs>
      </w:pPr>
      <w:r>
        <w:t>Eines der Hauptmerkmale, die für die Entscheidung relevant waren, war der Preis und die Lizensierung des Produkts.</w:t>
      </w:r>
      <w:r>
        <w:b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r>
        <w:br/>
        <w:t>Aus diesem Grund muss der Code der Game-Engine um eine Schnittstelle erweitert werden, die die Befehle von der KI entgegennimmt. Bei der Unity-Engine ist dies nicht möglich, da dieses Framework in der Gratis-Version keine Erweiterung des Quellcodes um Plugins zulässt.</w:t>
      </w:r>
    </w:p>
    <w:p w:rsidR="008A0CF5" w:rsidRDefault="008A0CF5" w:rsidP="008A0CF5"/>
    <w:p w:rsidR="008A0CF5" w:rsidRDefault="008A0CF5" w:rsidP="008A0CF5">
      <w:pPr>
        <w:rPr>
          <w:ins w:id="332" w:author="Maximilian Schmitz" w:date="2015-06-14T09:51:00Z"/>
        </w:rPr>
      </w:pPr>
      <w:r>
        <w:t>Aus den oben genannten Gründen fiel die Wahl auf die Unreal Engine 4.</w:t>
      </w:r>
    </w:p>
    <w:p w:rsidR="005E65D5" w:rsidRDefault="005E65D5" w:rsidP="008A0CF5"/>
    <w:p w:rsidR="008A0CF5" w:rsidRDefault="008A0CF5" w:rsidP="008A0CF5">
      <w:pPr>
        <w:pStyle w:val="berschrift2"/>
      </w:pPr>
      <w:bookmarkStart w:id="333" w:name="_Toc422333502"/>
      <w:r>
        <w:t>Scripting-Ans</w:t>
      </w:r>
      <w:ins w:id="334" w:author="Daene" w:date="2015-01-08T17:05:00Z">
        <w:r w:rsidR="000E24A9">
          <w:t>a</w:t>
        </w:r>
      </w:ins>
      <w:del w:id="335" w:author="Daene" w:date="2015-01-08T17:05:00Z">
        <w:r w:rsidDel="000E24A9">
          <w:delText>ä</w:delText>
        </w:r>
      </w:del>
      <w:r>
        <w:t>tz</w:t>
      </w:r>
      <w:bookmarkEnd w:id="333"/>
      <w:del w:id="336" w:author="Daene" w:date="2015-01-08T17:05:00Z">
        <w:r w:rsidDel="000E24A9">
          <w:delText>e</w:delText>
        </w:r>
      </w:del>
    </w:p>
    <w:p w:rsidR="008A0CF5" w:rsidRDefault="008A0CF5" w:rsidP="008A0CF5">
      <w:pPr>
        <w:pStyle w:val="berschrift3"/>
      </w:pPr>
      <w:bookmarkStart w:id="337" w:name="_Toc422333503"/>
      <w:r>
        <w:t>Grundsätzliches</w:t>
      </w:r>
      <w:bookmarkEnd w:id="337"/>
    </w:p>
    <w:p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rsidR="008A0CF5" w:rsidRDefault="008A0CF5" w:rsidP="008A0CF5">
      <w:r>
        <w:t>Hierbei fiel die Wahl auf eine Scriptsprache, da diese typischerweise leichtgewichtig und einfach zu erlernen sind.</w:t>
      </w:r>
    </w:p>
    <w:p w:rsidR="008A0CF5" w:rsidRDefault="008A0CF5" w:rsidP="008A0CF5">
      <w:pPr>
        <w:pStyle w:val="berschrift3"/>
      </w:pPr>
      <w:bookmarkStart w:id="338" w:name="_Toc422333504"/>
      <w:r>
        <w:lastRenderedPageBreak/>
        <w:t>Lua</w:t>
      </w:r>
      <w:bookmarkEnd w:id="338"/>
    </w:p>
    <w:p w:rsidR="008A0CF5" w:rsidRPr="00E30ACE" w:rsidDel="000E24A9" w:rsidRDefault="008A0CF5" w:rsidP="008A0CF5">
      <w:pPr>
        <w:rPr>
          <w:del w:id="339" w:author="Daene" w:date="2015-01-08T17:05:00Z"/>
        </w:rPr>
      </w:pPr>
      <w:del w:id="340" w:author="Daene" w:date="2015-01-08T17:05:00Z">
        <w:r w:rsidRPr="00E30ACE" w:rsidDel="000E24A9">
          <w:delText>https://en.wikipedia.org/wiki/Lua_%28programming_language%29</w:delText>
        </w:r>
      </w:del>
    </w:p>
    <w:p w:rsidR="008A0CF5" w:rsidRDefault="008A0CF5" w:rsidP="008A0CF5">
      <w:r>
        <w:t>Lua ist eine leichtgewichtige Scriptsprache und kann auf verschiedenen Plattformen eingesetzt werden. Dabei bietet Lua eine Menge von Basisfunktionen die zur Behandlung eines Problems erweitert werden können. Da Lua leicht einzubinden und zu erlernen ist wird die Sprache bereits in vielen Programmen, unter anderem in Videospielen wie Garrys Mod, eingesetzt.</w:t>
      </w:r>
    </w:p>
    <w:p w:rsidR="00493EDB" w:rsidRDefault="00493EDB" w:rsidP="00493EDB"/>
    <w:p w:rsidR="00493EDB" w:rsidRDefault="00493EDB" w:rsidP="00493EDB">
      <w:pPr>
        <w:pStyle w:val="berschrift2"/>
      </w:pPr>
      <w:bookmarkStart w:id="341" w:name="_Toc422333505"/>
      <w:r>
        <w:t>Robo Cup</w:t>
      </w:r>
      <w:bookmarkEnd w:id="341"/>
    </w:p>
    <w:p w:rsidR="000B4070" w:rsidRDefault="001463FE" w:rsidP="001463FE">
      <w:pPr>
        <w:rPr>
          <w:ins w:id="342"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343" w:author="Kekeisen Michael" w:date="2015-01-07T23:16:00Z">
        <w:r w:rsidR="002C4A71">
          <w:t xml:space="preserve">es </w:t>
        </w:r>
      </w:ins>
      <w:r>
        <w:t>darum geht Roboter autonom Fußball spielen zu lassen.</w:t>
      </w:r>
      <w:del w:id="344" w:author="Maximilian Schmitz" w:date="2015-06-14T09:52:00Z">
        <w:r w:rsidDel="000B4070">
          <w:br/>
        </w:r>
      </w:del>
    </w:p>
    <w:p w:rsidR="000B4070" w:rsidRDefault="001463FE" w:rsidP="001463FE">
      <w:pPr>
        <w:rPr>
          <w:ins w:id="345" w:author="Maximilian Schmitz" w:date="2015-06-14T09:52:00Z"/>
        </w:rPr>
      </w:pPr>
      <w:r>
        <w:t>In den meisten Kategorien steht das Entwickeln und Konstruieren der Roboter im Vordergrund. Diese Kategorien unterscheiden sich in der Größe und den Eigenschaften der Roboter, sowie in der Größe der Teams.</w:t>
      </w:r>
      <w:del w:id="346" w:author="Maximilian Schmitz" w:date="2015-06-14T09:52:00Z">
        <w:r w:rsidDel="000B4070">
          <w:br/>
        </w:r>
      </w:del>
    </w:p>
    <w:p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915AB6">
            <w:rPr>
              <w:noProof/>
            </w:rPr>
            <w:t>[1, p. 2f]</w:t>
          </w:r>
          <w:r>
            <w:fldChar w:fldCharType="end"/>
          </w:r>
        </w:sdtContent>
      </w:sdt>
      <w:r>
        <w:t>).</w:t>
      </w:r>
    </w:p>
    <w:p w:rsidR="001463FE" w:rsidRDefault="001463FE" w:rsidP="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rsidR="001463FE" w:rsidRDefault="001463FE" w:rsidP="001463FE">
      <w:r>
        <w:t xml:space="preserve">Die 3D-Version bietet eine komplexere Physikengine, welche entsprechend dreidimensionale Bewegungen des Balls ermöglicht. Dadurch wird das </w:t>
      </w:r>
      <w:r>
        <w:lastRenderedPageBreak/>
        <w:t>Spielverhalten realistischer. Die RoboCup Simulation League hat jedoch weiterhin die Simulation von Fußballrobotern im Vordergrund.</w:t>
      </w:r>
    </w:p>
    <w:p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915AB6">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rsidR="001463FE" w:rsidRDefault="001463FE" w:rsidP="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rsidR="001463FE" w:rsidRDefault="001463FE" w:rsidP="001463FE"/>
    <w:p w:rsidR="001463FE" w:rsidRDefault="001463FE" w:rsidP="001463FE">
      <w:r>
        <w:t>Viele Ansätze aus der RoboCup Simulation League können für die Aufgabenstellung 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rsidR="00493EDB" w:rsidRDefault="00493EDB" w:rsidP="00493EDB"/>
    <w:p w:rsidR="00493EDB" w:rsidRDefault="00493EDB" w:rsidP="00493EDB">
      <w:pPr>
        <w:pStyle w:val="berschrift2"/>
      </w:pPr>
      <w:bookmarkStart w:id="347" w:name="_Toc422333506"/>
      <w:r>
        <w:t>Künstliche Intelligenz</w:t>
      </w:r>
      <w:bookmarkEnd w:id="347"/>
    </w:p>
    <w:p w:rsidR="001463FE" w:rsidRDefault="001463FE" w:rsidP="001463FE">
      <w:r>
        <w:t xml:space="preserve">Künstliche Intelligenz beschäftigt sich mit </w:t>
      </w:r>
      <w:del w:id="348" w:author="Kekeisen Michael" w:date="2015-01-07T23:18:00Z">
        <w:r w:rsidDel="002C4A71">
          <w:delText xml:space="preserve">Wegen </w:delText>
        </w:r>
      </w:del>
      <w:ins w:id="349"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915AB6">
            <w:rPr>
              <w:noProof/>
            </w:rPr>
            <w:t>[2, p. 13f]</w:t>
          </w:r>
          <w:r>
            <w:fldChar w:fldCharType="end"/>
          </w:r>
        </w:sdtContent>
      </w:sdt>
      <w:r>
        <w:t>). Wobei es nicht direkt um den Vergleich mit der menschlichen Denkweise geht, sondern darum mit den nachgebildeten menschlichen Fähigkeiten zur Problemlösung die Leistungsfähigkeit von Computern zu erhöhen.</w:t>
      </w:r>
    </w:p>
    <w:p w:rsidR="001463FE" w:rsidRDefault="001463FE" w:rsidP="001463FE"/>
    <w:p w:rsidR="001463FE" w:rsidRDefault="001463FE" w:rsidP="001463FE">
      <w:r>
        <w:lastRenderedPageBreak/>
        <w:t>Das Feld der künstlichen Intelligenz ist breit aufgestellt und umfasst viele verschiedene Einsatzgebiete.</w:t>
      </w:r>
    </w:p>
    <w:p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rsidR="001463FE" w:rsidRDefault="001463FE" w:rsidP="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rsidR="001463FE" w:rsidRDefault="001463FE" w:rsidP="001463FE"/>
    <w:p w:rsidR="001463FE" w:rsidRDefault="001463FE" w:rsidP="001463FE">
      <w:r>
        <w:t>Oft wird der Begriff künstliche Intelligenz auch mit maschinellem Lernen in Verbindung gebracht. Maschinelles Lernen stellt ein Teilgebiet der künstlichen Intelligenz dar, bei dem Computer auf Basis von vorhandenen Daten neues Wissen Generieren. Das kann sowohl das automatisierte Treffen von Entscheidungen sein, als auch die Erkennung von Mustern und Zusammenhängen.</w:t>
      </w:r>
    </w:p>
    <w:p w:rsidR="001463FE" w:rsidRDefault="001463FE" w:rsidP="001463FE">
      <w:r>
        <w:t>Dies wird in vielen Fällen mittels künstlicher neuronaler Netze versucht. Sie bilden menschliche Strukturen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915AB6">
            <w:rPr>
              <w:noProof/>
            </w:rPr>
            <w:t>[2, p. 16]</w:t>
          </w:r>
          <w:r>
            <w:fldChar w:fldCharType="end"/>
          </w:r>
        </w:sdtContent>
      </w:sdt>
      <w:r>
        <w:t>).</w:t>
      </w:r>
    </w:p>
    <w:p w:rsidR="001463FE" w:rsidRDefault="001463FE" w:rsidP="001463FE"/>
    <w:p w:rsidR="001463FE" w:rsidRDefault="001463FE" w:rsidP="001463FE">
      <w:r>
        <w:lastRenderedPageBreak/>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rsidR="00493EDB" w:rsidRDefault="00493EDB" w:rsidP="00493EDB"/>
    <w:p w:rsidR="00493EDB" w:rsidRDefault="00493EDB" w:rsidP="00493EDB">
      <w:pPr>
        <w:pStyle w:val="berschrift2"/>
      </w:pPr>
      <w:bookmarkStart w:id="350" w:name="_Toc422333507"/>
      <w:r>
        <w:t>Zusammenfassung</w:t>
      </w:r>
      <w:bookmarkEnd w:id="350"/>
    </w:p>
    <w:p w:rsidR="00493EDB" w:rsidRDefault="00493EDB" w:rsidP="00493EDB"/>
    <w:p w:rsidR="00E64F9C" w:rsidRDefault="00E64F9C">
      <w:r>
        <w:br w:type="page"/>
      </w:r>
    </w:p>
    <w:p w:rsidR="00493EDB" w:rsidRDefault="00493EDB" w:rsidP="00493EDB">
      <w:pPr>
        <w:pStyle w:val="berschrift1"/>
      </w:pPr>
      <w:bookmarkStart w:id="351" w:name="_Toc422333508"/>
      <w:r>
        <w:lastRenderedPageBreak/>
        <w:t>Planung / Struktur</w:t>
      </w:r>
      <w:bookmarkEnd w:id="351"/>
    </w:p>
    <w:p w:rsidR="00493EDB" w:rsidRDefault="00493EDB" w:rsidP="00493EDB">
      <w:pPr>
        <w:pStyle w:val="berschrift2"/>
      </w:pPr>
      <w:bookmarkStart w:id="352" w:name="_Toc422333509"/>
      <w:r>
        <w:t>Projektmanagement</w:t>
      </w:r>
      <w:bookmarkEnd w:id="352"/>
    </w:p>
    <w:p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353" w:author="Kekeisen Michael" w:date="2015-01-07T23:19:00Z">
        <w:r w:rsidR="005C4DD2" w:rsidDel="002C4A71">
          <w:delText>wird</w:delText>
        </w:r>
      </w:del>
      <w:ins w:id="354"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Auftraggeber statt. Hierbei wird über den aktuellen Stand berichtet und weitere Ziele diskutiert. </w:t>
      </w:r>
      <w:r w:rsidRPr="006F3D3F">
        <w:rPr>
          <w:highlight w:val="yellow"/>
          <w:rPrChange w:id="355" w:author="Maximilian Schmitz" w:date="2015-06-05T06:24:00Z">
            <w:rPr/>
          </w:rPrChange>
        </w:rPr>
        <w:t>(Siehe Anhang XX Meetings-Protokolle)</w:t>
      </w:r>
    </w:p>
    <w:p w:rsidR="00663C59" w:rsidDel="00C126C5" w:rsidRDefault="000A4915" w:rsidP="00493EDB">
      <w:pPr>
        <w:rPr>
          <w:del w:id="356" w:author="Maximilian Schmitz" w:date="2015-06-05T06:24:00Z"/>
        </w:rPr>
      </w:pPr>
      <w:r>
        <w:t>Aufgrund dieser agilen Softwareentwicklung entstehen nur grobe Zeitpläne und Meilensteine.</w:t>
      </w:r>
    </w:p>
    <w:p w:rsidR="000A4915" w:rsidRDefault="000A4915" w:rsidP="00493EDB"/>
    <w:p w:rsidR="008D4A71" w:rsidRDefault="008D4A71" w:rsidP="00493EDB"/>
    <w:p w:rsidR="00493EDB" w:rsidRDefault="00493EDB" w:rsidP="00493EDB">
      <w:pPr>
        <w:pStyle w:val="berschrift2"/>
      </w:pPr>
      <w:bookmarkStart w:id="357" w:name="_Toc422333510"/>
      <w:r>
        <w:t>Analyse der Aufgabenstellung</w:t>
      </w:r>
      <w:bookmarkEnd w:id="357"/>
    </w:p>
    <w:p w:rsidR="00493EDB" w:rsidRDefault="0003593F" w:rsidP="00493EDB">
      <w:r>
        <w:t xml:space="preserve">Aus der </w:t>
      </w:r>
      <w:ins w:id="358" w:author="Maximilian Schmitz" w:date="2015-06-05T06:23:00Z">
        <w:r w:rsidR="006F3D3F">
          <w:t>v</w:t>
        </w:r>
      </w:ins>
      <w:del w:id="359"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rsidR="00E321B8" w:rsidRDefault="00E321B8" w:rsidP="00E321B8">
      <w:pPr>
        <w:pStyle w:val="berschrift3"/>
      </w:pPr>
      <w:bookmarkStart w:id="360" w:name="_Toc422333511"/>
      <w:r>
        <w:t>Muss</w:t>
      </w:r>
      <w:r w:rsidR="00587C32">
        <w:t>-K</w:t>
      </w:r>
      <w:r>
        <w:t>riterien</w:t>
      </w:r>
      <w:bookmarkEnd w:id="360"/>
    </w:p>
    <w:p w:rsidR="00E321B8" w:rsidRDefault="00E321B8" w:rsidP="00E321B8">
      <w:pPr>
        <w:pStyle w:val="Listenabsatz"/>
        <w:numPr>
          <w:ilvl w:val="0"/>
          <w:numId w:val="21"/>
        </w:numPr>
      </w:pPr>
      <w:r>
        <w:t>Simulation eines Fußballspiels</w:t>
      </w:r>
    </w:p>
    <w:p w:rsidR="00E321B8" w:rsidRDefault="00E321B8" w:rsidP="00E321B8">
      <w:pPr>
        <w:pStyle w:val="Listenabsatz"/>
        <w:numPr>
          <w:ilvl w:val="1"/>
          <w:numId w:val="21"/>
        </w:numPr>
      </w:pPr>
      <w:r>
        <w:t>Physikalische Korrektheit</w:t>
      </w:r>
    </w:p>
    <w:p w:rsidR="00E321B8" w:rsidRDefault="00E321B8" w:rsidP="00E321B8">
      <w:pPr>
        <w:pStyle w:val="Listenabsatz"/>
        <w:numPr>
          <w:ilvl w:val="1"/>
          <w:numId w:val="21"/>
        </w:numPr>
      </w:pPr>
      <w:r>
        <w:t>Einhaltung der Fußballregeln</w:t>
      </w:r>
    </w:p>
    <w:p w:rsidR="00C52B2A" w:rsidRDefault="00C52B2A" w:rsidP="00C52B2A">
      <w:pPr>
        <w:pStyle w:val="Listenabsatz"/>
        <w:numPr>
          <w:ilvl w:val="1"/>
          <w:numId w:val="21"/>
        </w:numPr>
      </w:pPr>
      <w:r w:rsidRPr="00C52B2A">
        <w:t>Ausdauersystem</w:t>
      </w:r>
      <w:r>
        <w:t xml:space="preserve"> für Spieler</w:t>
      </w:r>
    </w:p>
    <w:p w:rsidR="006D630E" w:rsidRDefault="006D630E" w:rsidP="00E321B8">
      <w:pPr>
        <w:pStyle w:val="Listenabsatz"/>
        <w:numPr>
          <w:ilvl w:val="1"/>
          <w:numId w:val="21"/>
        </w:numPr>
      </w:pPr>
      <w:r>
        <w:t>Kompatibel mit Windows und Linux</w:t>
      </w:r>
    </w:p>
    <w:p w:rsidR="00E321B8" w:rsidRDefault="00E321B8" w:rsidP="00E321B8">
      <w:pPr>
        <w:pStyle w:val="Listenabsatz"/>
        <w:numPr>
          <w:ilvl w:val="0"/>
          <w:numId w:val="21"/>
        </w:numPr>
      </w:pPr>
      <w:r>
        <w:t>Erstellen einer KI für die Fußballspieler</w:t>
      </w:r>
    </w:p>
    <w:p w:rsidR="006D630E" w:rsidRDefault="00587C32" w:rsidP="006D630E">
      <w:pPr>
        <w:pStyle w:val="Listenabsatz"/>
        <w:numPr>
          <w:ilvl w:val="0"/>
          <w:numId w:val="21"/>
        </w:numPr>
      </w:pPr>
      <w:r>
        <w:lastRenderedPageBreak/>
        <w:t>Nachträgliches erstellen neuer KIs</w:t>
      </w:r>
      <w:r w:rsidR="00C52B2A">
        <w:t xml:space="preserve"> ermöglichen</w:t>
      </w:r>
    </w:p>
    <w:p w:rsidR="00E321B8" w:rsidRDefault="00587C32" w:rsidP="00587C32">
      <w:pPr>
        <w:pStyle w:val="berschrift3"/>
      </w:pPr>
      <w:bookmarkStart w:id="361" w:name="_Toc422333512"/>
      <w:r>
        <w:t>Soll-Kriterien</w:t>
      </w:r>
      <w:bookmarkEnd w:id="361"/>
    </w:p>
    <w:p w:rsidR="00E321B8" w:rsidRDefault="00C52B2A" w:rsidP="00587C32">
      <w:pPr>
        <w:pStyle w:val="Listenabsatz"/>
        <w:numPr>
          <w:ilvl w:val="0"/>
          <w:numId w:val="22"/>
        </w:numPr>
      </w:pPr>
      <w:r>
        <w:t>Bestrafung der Spieler bei N</w:t>
      </w:r>
      <w:r w:rsidR="00587C32">
        <w:t>ichteinhaltung der Regeln</w:t>
      </w:r>
    </w:p>
    <w:p w:rsidR="00E321B8" w:rsidRDefault="003A2697" w:rsidP="00493EDB">
      <w:pPr>
        <w:pStyle w:val="Listenabsatz"/>
        <w:numPr>
          <w:ilvl w:val="0"/>
          <w:numId w:val="22"/>
        </w:numPr>
      </w:pPr>
      <w:r>
        <w:t>3D-Darstellung</w:t>
      </w:r>
    </w:p>
    <w:p w:rsidR="00587C32" w:rsidRDefault="00587C32" w:rsidP="00587C32">
      <w:pPr>
        <w:pStyle w:val="berschrift3"/>
      </w:pPr>
      <w:bookmarkStart w:id="362" w:name="_Toc422333513"/>
      <w:r>
        <w:t>Kann-Kriterien</w:t>
      </w:r>
      <w:bookmarkEnd w:id="362"/>
    </w:p>
    <w:p w:rsidR="00587C32" w:rsidRPr="00587C32" w:rsidRDefault="00587C32" w:rsidP="00587C32">
      <w:pPr>
        <w:pStyle w:val="Listenabsatz"/>
        <w:numPr>
          <w:ilvl w:val="0"/>
          <w:numId w:val="22"/>
        </w:numPr>
      </w:pPr>
      <w:r>
        <w:t>Grafischer Editor zur Erstellung von einer KI</w:t>
      </w:r>
    </w:p>
    <w:p w:rsidR="003A2697" w:rsidRDefault="003A2697" w:rsidP="003A2697">
      <w:pPr>
        <w:pStyle w:val="berschrift3"/>
      </w:pPr>
      <w:bookmarkStart w:id="363" w:name="_Toc422333514"/>
      <w:r>
        <w:t>Analyse der Kriterien</w:t>
      </w:r>
      <w:bookmarkEnd w:id="363"/>
    </w:p>
    <w:p w:rsidR="006D630E" w:rsidRDefault="00F54542" w:rsidP="003A2697">
      <w:r>
        <w:t>Die Anforderung einer physikalisch korrekten 3D Simulation wird über eine Game-Engine realisiert, da diese eine eingebaute Physik-Engine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riptsprache LUA 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rsidR="00587C32" w:rsidRDefault="00587C32" w:rsidP="00493EDB"/>
    <w:p w:rsidR="005D608F" w:rsidRDefault="005D608F">
      <w:pPr>
        <w:rPr>
          <w:b/>
          <w:noProof/>
          <w:sz w:val="28"/>
        </w:rPr>
      </w:pPr>
      <w:r>
        <w:br w:type="page"/>
      </w:r>
    </w:p>
    <w:p w:rsidR="00493EDB" w:rsidRDefault="00493EDB" w:rsidP="00493EDB">
      <w:pPr>
        <w:pStyle w:val="berschrift2"/>
      </w:pPr>
      <w:bookmarkStart w:id="364" w:name="_Ref422318518"/>
      <w:bookmarkStart w:id="365" w:name="_Toc422333515"/>
      <w:r>
        <w:lastRenderedPageBreak/>
        <w:t>Architektur</w:t>
      </w:r>
      <w:bookmarkEnd w:id="364"/>
      <w:bookmarkEnd w:id="365"/>
    </w:p>
    <w:p w:rsidR="006D630E" w:rsidRDefault="005D608F" w:rsidP="00493EDB">
      <w:r>
        <w:t>Die Architektur baut auf der Unreal Engine auf und wird aus diesem Grund vollständig in C++ entwickelt. Das Projekt greift auf existierende Technologien wie XML und LUA zurück:</w:t>
      </w:r>
    </w:p>
    <w:p w:rsidR="004B4A71" w:rsidRDefault="006179F5">
      <w:pPr>
        <w:keepNext/>
        <w:jc w:val="center"/>
        <w:rPr>
          <w:ins w:id="366" w:author="Maximilian Schmitz" w:date="2015-06-15T21:18:00Z"/>
        </w:rPr>
        <w:pPrChange w:id="367" w:author="Maximilian Schmitz" w:date="2015-06-15T21:18:00Z">
          <w:pPr>
            <w:jc w:val="center"/>
          </w:pPr>
        </w:pPrChang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8.25pt">
            <v:imagedata r:id="rId13" o:title="UnrealCup_Architektur"/>
          </v:shape>
        </w:pict>
      </w:r>
    </w:p>
    <w:p w:rsidR="00493EDB" w:rsidRDefault="004B4A71">
      <w:pPr>
        <w:pStyle w:val="Beschriftung"/>
        <w:jc w:val="center"/>
        <w:pPrChange w:id="368" w:author="Maximilian Schmitz" w:date="2015-06-15T21:18:00Z">
          <w:pPr>
            <w:jc w:val="center"/>
          </w:pPr>
        </w:pPrChange>
      </w:pPr>
      <w:bookmarkStart w:id="369" w:name="_Ref422166503"/>
      <w:bookmarkStart w:id="370" w:name="_Toc422333529"/>
      <w:ins w:id="371" w:author="Maximilian Schmitz" w:date="2015-06-15T21:18:00Z">
        <w:r>
          <w:t xml:space="preserve">Abbildung </w:t>
        </w:r>
        <w:r>
          <w:fldChar w:fldCharType="begin"/>
        </w:r>
        <w:r>
          <w:instrText xml:space="preserve"> SEQ Abbildung \* ARABIC </w:instrText>
        </w:r>
      </w:ins>
      <w:r>
        <w:fldChar w:fldCharType="separate"/>
      </w:r>
      <w:ins w:id="372" w:author="Maximilian Schmitz" w:date="2015-06-17T20:44:00Z">
        <w:r w:rsidR="0098221C">
          <w:rPr>
            <w:noProof/>
          </w:rPr>
          <w:t>1</w:t>
        </w:r>
      </w:ins>
      <w:ins w:id="373" w:author="Maximilian Schmitz" w:date="2015-06-15T21:18:00Z">
        <w:r>
          <w:fldChar w:fldCharType="end"/>
        </w:r>
        <w:bookmarkEnd w:id="369"/>
        <w:r>
          <w:t>: Architektur Übersicht</w:t>
        </w:r>
      </w:ins>
      <w:bookmarkEnd w:id="370"/>
    </w:p>
    <w:p w:rsidR="00E46381" w:rsidRDefault="00E46381" w:rsidP="00493EDB"/>
    <w:p w:rsidR="00D47AE2" w:rsidRDefault="00A06E1D">
      <w:pPr>
        <w:rPr>
          <w:ins w:id="374" w:author="Maximilian Schmitz" w:date="2015-06-04T10:22:00Z"/>
        </w:rPr>
      </w:pPr>
      <w:r>
        <w:t>Der wichtigste Teil der Architektur ist die Schnittstelle zwischen den LUA-Skripten und den Robotern. Hierbei müssen 22 Threads für die 22 Spieler mit dem Gamethread synchronisiert werden.</w:t>
      </w:r>
    </w:p>
    <w:p w:rsidR="00F1001F" w:rsidRDefault="00A06E1D">
      <w:pPr>
        <w:rPr>
          <w:ins w:id="375" w:author="Maximilian Schmitz" w:date="2015-06-04T21:09:00Z"/>
        </w:rPr>
      </w:pPr>
      <w:del w:id="376" w:author="Maximilian Schmitz" w:date="2015-06-04T10:22:00Z">
        <w:r w:rsidDel="00D47AE2">
          <w:delText xml:space="preserve"> </w:delText>
        </w:r>
        <w:r w:rsidR="00F1001F" w:rsidDel="00D47AE2">
          <w:br/>
        </w:r>
      </w:del>
      <w:r w:rsidR="00F1001F">
        <w:t>Um die Schnittstelle zwischen den Workern und dem Hauptthread zu ermöglichen wird ein vereinfachtes Remote Procedure Call</w:t>
      </w:r>
      <w:r w:rsidR="009D1104">
        <w:t xml:space="preserve"> V</w:t>
      </w:r>
      <w:r w:rsidR="00F1001F">
        <w:t>erfahren verwendet.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r w:rsidR="00C5128C">
        <w:br/>
        <w:t>Die 22 Threads müssen</w:t>
      </w:r>
      <w:r w:rsidR="00C5128C" w:rsidRPr="00C5128C">
        <w:t xml:space="preserve"> in ihrer Leistung beschränkt werden um eine faire Simulation </w:t>
      </w:r>
      <w:r w:rsidR="00C5128C" w:rsidRPr="00C5128C">
        <w:lastRenderedPageBreak/>
        <w:t>zu ermöglichen.</w:t>
      </w:r>
      <w:r w:rsidR="00C5128C">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00C5128C" w:rsidRPr="00C5128C">
        <w:t xml:space="preserve">Vierkernprozessor </w:t>
      </w:r>
      <w:r w:rsidR="00C5128C">
        <w:t>benötigt.</w:t>
      </w:r>
    </w:p>
    <w:p w:rsidR="000E1F19" w:rsidRDefault="000E1F19"/>
    <w:p w:rsidR="004B4A71" w:rsidRDefault="006179F5">
      <w:pPr>
        <w:keepNext/>
        <w:rPr>
          <w:ins w:id="377" w:author="Maximilian Schmitz" w:date="2015-06-15T21:17:00Z"/>
        </w:rPr>
        <w:pPrChange w:id="378" w:author="Maximilian Schmitz" w:date="2015-06-15T21:17:00Z">
          <w:pPr/>
        </w:pPrChange>
      </w:pPr>
      <w:r>
        <w:pict>
          <v:shape id="_x0000_i1026" type="#_x0000_t75" style="width:467.25pt;height:332.25pt">
            <v:imagedata r:id="rId14" o:title="UnrealCup_5"/>
          </v:shape>
        </w:pict>
      </w:r>
    </w:p>
    <w:p w:rsidR="004B4A71" w:rsidRDefault="004B4A71">
      <w:pPr>
        <w:pStyle w:val="Beschriftung"/>
        <w:rPr>
          <w:ins w:id="379" w:author="Maximilian Schmitz" w:date="2015-06-15T21:17:00Z"/>
        </w:rPr>
      </w:pPr>
      <w:bookmarkStart w:id="380" w:name="_Toc422333530"/>
      <w:ins w:id="381" w:author="Maximilian Schmitz" w:date="2015-06-15T21:17:00Z">
        <w:r>
          <w:t xml:space="preserve">Abbildung </w:t>
        </w:r>
        <w:r>
          <w:fldChar w:fldCharType="begin"/>
        </w:r>
        <w:r>
          <w:instrText xml:space="preserve"> SEQ Abbildung \* ARABIC </w:instrText>
        </w:r>
      </w:ins>
      <w:r>
        <w:fldChar w:fldCharType="separate"/>
      </w:r>
      <w:ins w:id="382" w:author="Maximilian Schmitz" w:date="2015-06-17T20:44:00Z">
        <w:r w:rsidR="0098221C">
          <w:rPr>
            <w:noProof/>
          </w:rPr>
          <w:t>2</w:t>
        </w:r>
      </w:ins>
      <w:ins w:id="383" w:author="Maximilian Schmitz" w:date="2015-06-15T21:17:00Z">
        <w:r>
          <w:fldChar w:fldCharType="end"/>
        </w:r>
        <w:r>
          <w:t>: Architektur als Klassendiagramm</w:t>
        </w:r>
        <w:bookmarkEnd w:id="380"/>
      </w:ins>
    </w:p>
    <w:p w:rsidR="00E64F9C" w:rsidRDefault="00E64F9C">
      <w:r>
        <w:br w:type="page"/>
      </w:r>
    </w:p>
    <w:p w:rsidR="00493EDB" w:rsidRDefault="00493EDB" w:rsidP="00493EDB">
      <w:pPr>
        <w:pStyle w:val="berschrift1"/>
      </w:pPr>
      <w:bookmarkStart w:id="384" w:name="_Toc422333516"/>
      <w:r>
        <w:lastRenderedPageBreak/>
        <w:t>Umsetzung</w:t>
      </w:r>
      <w:bookmarkEnd w:id="384"/>
    </w:p>
    <w:p w:rsidR="00096735" w:rsidRDefault="00DC17D6" w:rsidP="00DC17D6">
      <w:pPr>
        <w:pStyle w:val="berschrift2"/>
      </w:pPr>
      <w:bookmarkStart w:id="385" w:name="_Toc422333517"/>
      <w:r>
        <w:t>Umsetzung der Simulationsumgebung</w:t>
      </w:r>
      <w:bookmarkEnd w:id="385"/>
    </w:p>
    <w:p w:rsidR="00DC17D6" w:rsidRDefault="00794EB6" w:rsidP="00DC17D6">
      <w:pPr>
        <w:pStyle w:val="berschrift3"/>
        <w:rPr>
          <w:ins w:id="386" w:author="Maximilian Schmitz" w:date="2015-06-04T10:21:00Z"/>
        </w:rPr>
      </w:pPr>
      <w:bookmarkStart w:id="387" w:name="_Toc422333518"/>
      <w:r>
        <w:t>Grundsätzliches</w:t>
      </w:r>
      <w:bookmarkEnd w:id="387"/>
    </w:p>
    <w:p w:rsidR="00D47AE2" w:rsidRDefault="006179F5">
      <w:pPr>
        <w:rPr>
          <w:ins w:id="388" w:author="Maximilian Schmitz" w:date="2015-06-17T15:03:00Z"/>
        </w:rPr>
        <w:pPrChange w:id="389" w:author="Maximilian Schmitz" w:date="2015-06-04T10:21:00Z">
          <w:pPr>
            <w:pStyle w:val="berschrift3"/>
          </w:pPr>
        </w:pPrChange>
      </w:pPr>
      <w:ins w:id="390" w:author="Maximilian Schmitz" w:date="2015-06-17T14:59:00Z">
        <w:r>
          <w:t>Die Umsetzung der Simulationsumgebung basiert auf der Unreal Engine 4</w:t>
        </w:r>
      </w:ins>
      <w:ins w:id="391" w:author="Maximilian Schmitz" w:date="2015-06-17T15:00:00Z">
        <w:r>
          <w:t xml:space="preserve">. Die </w:t>
        </w:r>
      </w:ins>
      <w:ins w:id="392" w:author="Maximilian Schmitz" w:date="2015-06-17T15:01:00Z">
        <w:r>
          <w:t xml:space="preserve">Unreal Engine 4 ist eine </w:t>
        </w:r>
      </w:ins>
      <w:ins w:id="393" w:author="Maximilian Schmitz" w:date="2015-06-17T15:02:00Z">
        <w:r>
          <w:t>Game-Engine</w:t>
        </w:r>
      </w:ins>
      <w:ins w:id="394" w:author="Maximilian Schmitz" w:date="2015-06-17T15:01:00Z">
        <w:r>
          <w:t xml:space="preserve">, also ein Framework um Computerspiele zu erstellen. </w:t>
        </w:r>
      </w:ins>
      <w:ins w:id="395" w:author="Maximilian Schmitz" w:date="2015-06-17T15:02:00Z">
        <w:r>
          <w:t xml:space="preserve">Sie bietet bereits </w:t>
        </w:r>
      </w:ins>
      <w:ins w:id="396" w:author="Maximilian Schmitz" w:date="2015-06-17T15:03:00Z">
        <w:r>
          <w:t>viele vorgefertigte Funktionen an, auf die bei der Eigenentwicklung aufgesetzt werden können.</w:t>
        </w:r>
      </w:ins>
    </w:p>
    <w:p w:rsidR="00CE7C45" w:rsidRDefault="00CE7C45">
      <w:pPr>
        <w:rPr>
          <w:ins w:id="397" w:author="Maximilian Schmitz" w:date="2015-06-17T15:07:00Z"/>
        </w:rPr>
        <w:pPrChange w:id="398" w:author="Maximilian Schmitz" w:date="2015-06-04T10:21:00Z">
          <w:pPr>
            <w:pStyle w:val="berschrift3"/>
          </w:pPr>
        </w:pPrChange>
      </w:pPr>
      <w:ins w:id="399" w:author="Maximilian Schmitz" w:date="2015-06-17T15:03:00Z">
        <w:r>
          <w:t>Der große Vorteil eines solchen Frameworks besteht darin, dass die Entwicklung nicht von Null an begonnen werden muss, sondern au</w:t>
        </w:r>
      </w:ins>
      <w:ins w:id="400" w:author="Maximilian Schmitz" w:date="2015-06-17T15:04:00Z">
        <w:r>
          <w:t xml:space="preserve">f ein breites Spektrum von Basisfunktionen zugegriffen werden kann. </w:t>
        </w:r>
        <w:r w:rsidR="00993018">
          <w:t xml:space="preserve">Gerade im Hinblick auf die Implementierung einer </w:t>
        </w:r>
      </w:ins>
      <w:ins w:id="401"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rsidR="0010045D" w:rsidRDefault="0010045D">
      <w:pPr>
        <w:rPr>
          <w:ins w:id="402" w:author="Maximilian Schmitz" w:date="2015-06-17T15:11:00Z"/>
        </w:rPr>
        <w:pPrChange w:id="403" w:author="Maximilian Schmitz" w:date="2015-06-04T10:21:00Z">
          <w:pPr>
            <w:pStyle w:val="berschrift3"/>
          </w:pPr>
        </w:pPrChange>
      </w:pPr>
      <w:ins w:id="404" w:author="Maximilian Schmitz" w:date="2015-06-17T15:07:00Z">
        <w:r>
          <w:t>Nicht nur bei der Entwicklung bietet</w:t>
        </w:r>
        <w:r w:rsidR="00512263">
          <w:t xml:space="preserve"> ein Framework große Vorteile. D</w:t>
        </w:r>
      </w:ins>
      <w:ins w:id="405" w:author="Maximilian Schmitz" w:date="2015-06-17T15:08:00Z">
        <w:r w:rsidR="00512263">
          <w:t>urch den modularen, komponentenbasierten Aufbau von Frameworks, können eigene Teile einfaches und besser getestet werden.</w:t>
        </w:r>
      </w:ins>
      <w:ins w:id="406" w:author="Maximilian Schmitz" w:date="2015-06-17T15:11:00Z">
        <w:r w:rsidR="002020AD">
          <w:t xml:space="preserve"> Das liegt daran, dass bereits eine grundlegende Architektur vorgegeben ist und Schnittstellen klar spezifiziert sind.</w:t>
        </w:r>
      </w:ins>
      <w:ins w:id="407" w:author="Maximilian Schmitz" w:date="2015-06-17T15:08:00Z">
        <w:r w:rsidR="00512263">
          <w:t xml:space="preserve"> </w:t>
        </w:r>
      </w:ins>
      <w:ins w:id="408" w:author="Maximilian Schmitz" w:date="2015-06-17T15:09:00Z">
        <w:r w:rsidR="00512263">
          <w:t xml:space="preserve">Auch die spätere Weiterentwicklung durch andere Teams wird durch die Nutzung </w:t>
        </w:r>
      </w:ins>
      <w:ins w:id="409" w:author="Maximilian Schmitz" w:date="2015-06-17T15:10:00Z">
        <w:r w:rsidR="00512263">
          <w:t>eines Frameworks vereinfacht.</w:t>
        </w:r>
      </w:ins>
    </w:p>
    <w:p w:rsidR="002020AD" w:rsidRDefault="002020AD">
      <w:pPr>
        <w:rPr>
          <w:ins w:id="410" w:author="Maximilian Schmitz" w:date="2015-06-17T15:13:00Z"/>
        </w:rPr>
        <w:pPrChange w:id="411" w:author="Maximilian Schmitz" w:date="2015-06-04T10:21:00Z">
          <w:pPr>
            <w:pStyle w:val="berschrift3"/>
          </w:pPr>
        </w:pPrChange>
      </w:pPr>
      <w:ins w:id="412" w:author="Maximilian Schmitz" w:date="2015-06-17T15:11:00Z">
        <w:r>
          <w:t>Der Einarbeitungsaufwand in ein solches Framework darf nicht unterschätzt werden, da Game-Engines sehr umfangreich sind und deutlich mehr Funktionalität bereitstellen, als</w:t>
        </w:r>
      </w:ins>
      <w:ins w:id="413" w:author="Maximilian Schmitz" w:date="2015-06-17T15:12:00Z">
        <w:r>
          <w:t xml:space="preserve"> für dieses Projekt notwendig ist. </w:t>
        </w:r>
      </w:ins>
      <w:ins w:id="414" w:author="Maximilian Schmitz" w:date="2015-06-17T15:13:00Z">
        <w:r>
          <w:t>Verglichen mit einer kompletten Eigenentwicklung ist dieser Overhead für die Einarbeitung in das Framework allerdings zu vernachlässigen.</w:t>
        </w:r>
      </w:ins>
    </w:p>
    <w:p w:rsidR="00575FED" w:rsidRDefault="00575FED">
      <w:pPr>
        <w:rPr>
          <w:ins w:id="415" w:author="Maximilian Schmitz" w:date="2015-06-17T15:13:00Z"/>
        </w:rPr>
        <w:pPrChange w:id="416" w:author="Maximilian Schmitz" w:date="2015-06-04T10:21:00Z">
          <w:pPr>
            <w:pStyle w:val="berschrift3"/>
          </w:pPr>
        </w:pPrChange>
      </w:pPr>
    </w:p>
    <w:p w:rsidR="00575FED" w:rsidRDefault="001C3431">
      <w:pPr>
        <w:rPr>
          <w:ins w:id="417" w:author="Maximilian Schmitz" w:date="2015-06-17T15:25:00Z"/>
        </w:rPr>
        <w:pPrChange w:id="418" w:author="Maximilian Schmitz" w:date="2015-06-04T10:21:00Z">
          <w:pPr>
            <w:pStyle w:val="berschrift3"/>
          </w:pPr>
        </w:pPrChange>
      </w:pPr>
      <w:ins w:id="419" w:author="Maximilian Schmitz" w:date="2015-06-17T15:13:00Z">
        <w:r>
          <w:t xml:space="preserve">Die Gründe warum auf die Unreal Engine 4 gesetzt wird, wurden bereits im </w:t>
        </w:r>
      </w:ins>
      <w:ins w:id="420" w:author="Maximilian Schmitz" w:date="2015-06-17T15:15:00Z">
        <w:r>
          <w:t>Teil</w:t>
        </w:r>
      </w:ins>
      <w:ins w:id="421" w:author="Maximilian Schmitz" w:date="2015-06-17T15:13:00Z">
        <w:r>
          <w:t xml:space="preserve"> </w:t>
        </w:r>
      </w:ins>
      <w:ins w:id="422" w:author="Maximilian Schmitz" w:date="2015-06-17T15:14:00Z">
        <w:r>
          <w:fldChar w:fldCharType="begin"/>
        </w:r>
        <w:r>
          <w:instrText xml:space="preserve"> REF _Ref422317414 \h </w:instrText>
        </w:r>
      </w:ins>
      <w:r>
        <w:fldChar w:fldCharType="separate"/>
      </w:r>
      <w:ins w:id="423" w:author="Maximilian Schmitz" w:date="2015-06-17T19:42:00Z">
        <w:r w:rsidR="00915AB6">
          <w:t>Game Engine</w:t>
        </w:r>
      </w:ins>
      <w:ins w:id="424" w:author="Maximilian Schmitz" w:date="2015-06-17T15:14:00Z">
        <w:r>
          <w:fldChar w:fldCharType="end"/>
        </w:r>
        <w:r>
          <w:t xml:space="preserve"> im Kapitel </w:t>
        </w:r>
      </w:ins>
      <w:ins w:id="425" w:author="Maximilian Schmitz" w:date="2015-06-17T15:15:00Z">
        <w:r>
          <w:fldChar w:fldCharType="begin"/>
        </w:r>
        <w:r>
          <w:instrText xml:space="preserve"> REF _Ref422317454 \h </w:instrText>
        </w:r>
      </w:ins>
      <w:r>
        <w:fldChar w:fldCharType="separate"/>
      </w:r>
      <w:ins w:id="426" w:author="Maximilian Schmitz" w:date="2015-06-17T19:42:00Z">
        <w:r w:rsidR="00915AB6">
          <w:t>Stand der Technik</w:t>
        </w:r>
      </w:ins>
      <w:ins w:id="427" w:author="Maximilian Schmitz" w:date="2015-06-17T15:15:00Z">
        <w:r>
          <w:fldChar w:fldCharType="end"/>
        </w:r>
        <w:r>
          <w:t xml:space="preserve"> angesprochen.</w:t>
        </w:r>
        <w:r w:rsidR="001634F9">
          <w:t xml:space="preserve"> Die wichtigsten Vorteile sind die kostenfreie Verfügbarkeit für studentische Projekte wie dieses. </w:t>
        </w:r>
      </w:ins>
      <w:ins w:id="428" w:author="Maximilian Schmitz" w:date="2015-06-17T15:16:00Z">
        <w:r w:rsidR="001634F9">
          <w:t xml:space="preserve">Zudem ist die Unreal Engine 4 im Gegensatz zu anderen Engines quelltextoffen. </w:t>
        </w:r>
      </w:ins>
      <w:ins w:id="429"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430" w:author="Maximilian Schmitz" w:date="2015-06-17T15:21:00Z">
        <w:r w:rsidR="004109D3">
          <w:t>Das Framework existiert wu</w:t>
        </w:r>
        <w:r w:rsidR="00477EB9">
          <w:t xml:space="preserve">rde im März 2014 veröffentlicht und regelmäßig mit Updates versorgt. </w:t>
        </w:r>
      </w:ins>
      <w:ins w:id="431"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432" w:author="Maximilian Schmitz" w:date="2015-06-17T15:24:00Z">
        <w:r w:rsidR="00AA1509">
          <w:t xml:space="preserve"> Auch Anpassungsprobleme durch Updates sind ein Thema und während der Bearbeitung aufgetreten.</w:t>
        </w:r>
      </w:ins>
    </w:p>
    <w:p w:rsidR="00D374F3" w:rsidRDefault="00D374F3">
      <w:pPr>
        <w:rPr>
          <w:ins w:id="433" w:author="Maximilian Schmitz" w:date="2015-06-17T15:25:00Z"/>
        </w:rPr>
        <w:pPrChange w:id="434" w:author="Maximilian Schmitz" w:date="2015-06-04T10:21:00Z">
          <w:pPr>
            <w:pStyle w:val="berschrift3"/>
          </w:pPr>
        </w:pPrChange>
      </w:pPr>
    </w:p>
    <w:p w:rsidR="00D374F3" w:rsidRDefault="00D374F3">
      <w:pPr>
        <w:rPr>
          <w:ins w:id="435" w:author="Maximilian Schmitz" w:date="2015-06-17T15:28:00Z"/>
        </w:rPr>
        <w:pPrChange w:id="436" w:author="Maximilian Schmitz" w:date="2015-06-04T10:21:00Z">
          <w:pPr>
            <w:pStyle w:val="berschrift3"/>
          </w:pPr>
        </w:pPrChange>
      </w:pPr>
      <w:ins w:id="437" w:author="Maximilian Schmitz" w:date="2015-06-17T15:25:00Z">
        <w:r>
          <w:t>Insgesamt teilt sich die Umsetzung der Simulationsumgebung in drei Teile:</w:t>
        </w:r>
      </w:ins>
    </w:p>
    <w:p w:rsidR="00D374F3" w:rsidRDefault="00D374F3">
      <w:pPr>
        <w:rPr>
          <w:ins w:id="438" w:author="Maximilian Schmitz" w:date="2015-06-17T15:28:00Z"/>
        </w:rPr>
        <w:pPrChange w:id="439" w:author="Maximilian Schmitz" w:date="2015-06-04T10:21:00Z">
          <w:pPr>
            <w:pStyle w:val="berschrift3"/>
          </w:pPr>
        </w:pPrChange>
      </w:pPr>
      <w:ins w:id="440" w:author="Maximilian Schmitz" w:date="2015-06-17T15:27:00Z">
        <w:r>
          <w:t xml:space="preserve">Zum einen in die Erstellung des Spielrahmens mit dem Spielfeld und vor allem der Regelimplementierung.  </w:t>
        </w:r>
      </w:ins>
      <w:ins w:id="441" w:author="Maximilian Schmitz" w:date="2015-06-17T15:28:00Z">
        <w:r>
          <w:t>Dieser Teil ist die Steuerungskomponente der Simulationsumgebung.</w:t>
        </w:r>
      </w:ins>
    </w:p>
    <w:p w:rsidR="00D374F3" w:rsidRDefault="00D374F3">
      <w:pPr>
        <w:rPr>
          <w:ins w:id="442" w:author="Maximilian Schmitz" w:date="2015-06-17T15:30:00Z"/>
        </w:rPr>
        <w:pPrChange w:id="443" w:author="Maximilian Schmitz" w:date="2015-06-04T10:21:00Z">
          <w:pPr>
            <w:pStyle w:val="berschrift3"/>
          </w:pPr>
        </w:pPrChange>
      </w:pPr>
      <w:ins w:id="444" w:author="Maximilian Schmitz" w:date="2015-06-17T15:28:00Z">
        <w:r>
          <w:t xml:space="preserve">Ein weiterer Teil ist die Implementierung der Spieler innerhalb der Simulationsumgebung. </w:t>
        </w:r>
      </w:ins>
      <w:ins w:id="445" w:author="Maximilian Schmitz" w:date="2015-06-17T15:29:00Z">
        <w:r>
          <w:t xml:space="preserve">Hier gehört die Implementierung der Funktionen </w:t>
        </w:r>
        <w:r w:rsidR="003227D0">
          <w:t>der Spieler, auf die über die Sk</w:t>
        </w:r>
        <w:r>
          <w:t>riptschnittstelle zugegriffen werden kann.</w:t>
        </w:r>
      </w:ins>
    </w:p>
    <w:p w:rsidR="003227D0" w:rsidRPr="00201692" w:rsidRDefault="003227D0">
      <w:pPr>
        <w:pPrChange w:id="446" w:author="Maximilian Schmitz" w:date="2015-06-04T10:21:00Z">
          <w:pPr>
            <w:pStyle w:val="berschrift3"/>
          </w:pPr>
        </w:pPrChange>
      </w:pPr>
      <w:ins w:id="447" w:author="Maximilian Schmitz" w:date="2015-06-17T15:30:00Z">
        <w:r>
          <w:t xml:space="preserve">Der letzte Teil ist die Skriptschnittstelle, die die Weitergabe der Spielerfunktionalitäten an die KI-Skripte </w:t>
        </w:r>
      </w:ins>
      <w:ins w:id="448" w:author="Maximilian Schmitz" w:date="2015-06-17T15:32:00Z">
        <w:r>
          <w:t xml:space="preserve">vornimmt. Dazu gehört auch den im Kapitel </w:t>
        </w:r>
      </w:ins>
      <w:ins w:id="449" w:author="Maximilian Schmitz" w:date="2015-06-17T15:33:00Z">
        <w:r>
          <w:fldChar w:fldCharType="begin"/>
        </w:r>
        <w:r>
          <w:instrText xml:space="preserve"> REF _Ref422318518 \h </w:instrText>
        </w:r>
      </w:ins>
      <w:r>
        <w:fldChar w:fldCharType="separate"/>
      </w:r>
      <w:ins w:id="450" w:author="Maximilian Schmitz" w:date="2015-06-17T19:42:00Z">
        <w:r w:rsidR="00915AB6">
          <w:t>Architektur</w:t>
        </w:r>
      </w:ins>
      <w:ins w:id="451" w:author="Maximilian Schmitz" w:date="2015-06-17T15:33:00Z">
        <w:r>
          <w:fldChar w:fldCharType="end"/>
        </w:r>
        <w:r>
          <w:t xml:space="preserve"> beschriebenen Remote-Procedure-Call, der </w:t>
        </w:r>
        <w:r w:rsidR="00D869A0">
          <w:t>die internen Spielerfunktionen im Spiel-Thread aufruft.</w:t>
        </w:r>
      </w:ins>
    </w:p>
    <w:p w:rsidR="00794EB6" w:rsidRDefault="00794EB6" w:rsidP="00794EB6">
      <w:pPr>
        <w:pStyle w:val="berschrift3"/>
        <w:rPr>
          <w:ins w:id="452" w:author="Maximilian Schmitz" w:date="2015-06-04T19:48:00Z"/>
        </w:rPr>
      </w:pPr>
      <w:bookmarkStart w:id="453" w:name="_Toc422333519"/>
      <w:r>
        <w:t>Regel</w:t>
      </w:r>
      <w:ins w:id="454" w:author="Maximilian Schmitz" w:date="2015-06-17T19:42:00Z">
        <w:r w:rsidR="00915AB6">
          <w:t>- und Spiel</w:t>
        </w:r>
      </w:ins>
      <w:r>
        <w:t>implementierung</w:t>
      </w:r>
      <w:bookmarkEnd w:id="453"/>
    </w:p>
    <w:p w:rsidR="00211020" w:rsidRDefault="00915AB6">
      <w:pPr>
        <w:rPr>
          <w:ins w:id="455" w:author="Maximilian Schmitz" w:date="2015-06-17T19:46:00Z"/>
        </w:rPr>
        <w:pPrChange w:id="456" w:author="Maximilian Schmitz" w:date="2015-06-04T19:48:00Z">
          <w:pPr>
            <w:pStyle w:val="berschrift3"/>
          </w:pPr>
        </w:pPrChange>
      </w:pPr>
      <w:ins w:id="457" w:author="Maximilian Schmitz" w:date="2015-06-17T19:45:00Z">
        <w:r>
          <w:t xml:space="preserve">Die Implementierung des Spiels ist untergliedert </w:t>
        </w:r>
      </w:ins>
      <w:ins w:id="458" w:author="Maximilian Schmitz" w:date="2015-06-17T19:46:00Z">
        <w:r>
          <w:t>in die Erstellung eines Spielfeldes und der Programmierung der Spielregeln.</w:t>
        </w:r>
      </w:ins>
    </w:p>
    <w:p w:rsidR="00915AB6" w:rsidRDefault="00313D31">
      <w:pPr>
        <w:rPr>
          <w:ins w:id="459" w:author="Maximilian Schmitz" w:date="2015-06-17T19:50:00Z"/>
        </w:rPr>
        <w:pPrChange w:id="460" w:author="Maximilian Schmitz" w:date="2015-06-04T19:48:00Z">
          <w:pPr>
            <w:pStyle w:val="berschrift3"/>
          </w:pPr>
        </w:pPrChange>
      </w:pPr>
      <w:ins w:id="461" w:author="Maximilian Schmitz" w:date="2015-06-17T19:48:00Z">
        <w:r>
          <w:t xml:space="preserve">Die Erstellung des Spielfeldes ist über den graphischen Editor der Unreal Engine 4 realisiert. Dieser bietet die Möglichkeit </w:t>
        </w:r>
      </w:ins>
      <w:ins w:id="462" w:author="Maximilian Schmitz" w:date="2015-06-17T19:49:00Z">
        <w:r>
          <w:t xml:space="preserve">3D-Objekte zu einer Szene zu verbinden und anzuordnen. </w:t>
        </w:r>
        <w:r w:rsidR="00917479">
          <w:t xml:space="preserve">Das funktioniert per Drag and Drop </w:t>
        </w:r>
      </w:ins>
      <w:ins w:id="463"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rsidR="00917479" w:rsidRDefault="00917479">
      <w:pPr>
        <w:rPr>
          <w:ins w:id="464" w:author="Maximilian Schmitz" w:date="2015-06-17T19:43:00Z"/>
        </w:rPr>
        <w:pPrChange w:id="465" w:author="Maximilian Schmitz" w:date="2015-06-04T19:48:00Z">
          <w:pPr>
            <w:pStyle w:val="berschrift3"/>
          </w:pPr>
        </w:pPrChange>
      </w:pPr>
      <w:ins w:id="466" w:author="Maximilian Schmitz" w:date="2015-06-17T19:51:00Z">
        <w:r>
          <w:t xml:space="preserve">Zum großen Teil kommen von der Unreal Engine mitgelieferte 3D-Modelle zum Einsatz. </w:t>
        </w:r>
      </w:ins>
      <w:ins w:id="467" w:author="Maximilian Schmitz" w:date="2015-06-17T19:52:00Z">
        <w:r>
          <w:t>Stellvertretend seien hier die Spieler und die Tore genannt. Auf die 3D-</w:t>
        </w:r>
        <w:r>
          <w:lastRenderedPageBreak/>
          <w:t xml:space="preserve">Modelle sind zum Teil spezielle Texturen </w:t>
        </w:r>
      </w:ins>
      <w:ins w:id="468"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469" w:author="Maximilian Schmitz" w:date="2015-06-17T19:53:00Z">
        <w:r>
          <w:t xml:space="preserve">Abbildung </w:t>
        </w:r>
        <w:r>
          <w:rPr>
            <w:noProof/>
          </w:rPr>
          <w:t>3</w:t>
        </w:r>
        <w:r>
          <w:fldChar w:fldCharType="end"/>
        </w:r>
        <w:r>
          <w:t xml:space="preserve"> ist das so entstandene Spielfeld zu sehen.</w:t>
        </w:r>
      </w:ins>
    </w:p>
    <w:p w:rsidR="00915AB6" w:rsidRDefault="00915AB6">
      <w:pPr>
        <w:rPr>
          <w:ins w:id="470" w:author="Maximilian Schmitz" w:date="2015-06-17T19:43:00Z"/>
        </w:rPr>
        <w:pPrChange w:id="471" w:author="Maximilian Schmitz" w:date="2015-06-04T19:48:00Z">
          <w:pPr>
            <w:pStyle w:val="berschrift3"/>
          </w:pPr>
        </w:pPrChange>
      </w:pPr>
    </w:p>
    <w:p w:rsidR="00313D31" w:rsidRDefault="00915AB6" w:rsidP="00313D31">
      <w:pPr>
        <w:keepNext/>
        <w:rPr>
          <w:ins w:id="472" w:author="Maximilian Schmitz" w:date="2015-06-17T19:47:00Z"/>
        </w:rPr>
        <w:pPrChange w:id="473" w:author="Maximilian Schmitz" w:date="2015-06-17T19:47:00Z">
          <w:pPr/>
        </w:pPrChange>
      </w:pPr>
      <w:ins w:id="474" w:author="Maximilian Schmitz" w:date="2015-06-17T19:44:00Z">
        <w:r w:rsidRPr="00915AB6">
          <w:drawing>
            <wp:inline distT="0" distB="0" distL="0" distR="0" wp14:anchorId="38A47373" wp14:editId="17EDC611">
              <wp:extent cx="5760720" cy="3226435"/>
              <wp:effectExtent l="0" t="0" r="0" b="0"/>
              <wp:docPr id="6" name="Inhaltsplatzhalter 5">
                <a:hlinkClick xmlns:a="http://schemas.openxmlformats.org/drawingml/2006/main" r:id="rId15"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5" action="ppaction://program"/>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rsidR="00915AB6" w:rsidRDefault="00313D31" w:rsidP="00313D31">
      <w:pPr>
        <w:pStyle w:val="Beschriftung"/>
        <w:rPr>
          <w:ins w:id="475" w:author="Maximilian Schmitz" w:date="2015-06-17T19:54:00Z"/>
        </w:rPr>
        <w:pPrChange w:id="476" w:author="Maximilian Schmitz" w:date="2015-06-17T19:47:00Z">
          <w:pPr>
            <w:pStyle w:val="berschrift3"/>
          </w:pPr>
        </w:pPrChange>
      </w:pPr>
      <w:bookmarkStart w:id="477" w:name="_Ref422334156"/>
      <w:ins w:id="478" w:author="Maximilian Schmitz" w:date="2015-06-17T19:47:00Z">
        <w:r>
          <w:t xml:space="preserve">Abbildung </w:t>
        </w:r>
        <w:r>
          <w:fldChar w:fldCharType="begin"/>
        </w:r>
        <w:r>
          <w:instrText xml:space="preserve"> SEQ Abbildung \* ARABIC </w:instrText>
        </w:r>
      </w:ins>
      <w:r>
        <w:fldChar w:fldCharType="separate"/>
      </w:r>
      <w:ins w:id="479" w:author="Maximilian Schmitz" w:date="2015-06-17T20:44:00Z">
        <w:r w:rsidR="0098221C">
          <w:rPr>
            <w:noProof/>
          </w:rPr>
          <w:t>3</w:t>
        </w:r>
      </w:ins>
      <w:ins w:id="480" w:author="Maximilian Schmitz" w:date="2015-06-17T19:47:00Z">
        <w:r>
          <w:fldChar w:fldCharType="end"/>
        </w:r>
        <w:bookmarkEnd w:id="477"/>
        <w:r>
          <w:t>: Modelliertes Spielfeld</w:t>
        </w:r>
      </w:ins>
    </w:p>
    <w:p w:rsidR="00036FA5" w:rsidRPr="00036FA5" w:rsidRDefault="00036FA5" w:rsidP="00036FA5">
      <w:pPr>
        <w:rPr>
          <w:ins w:id="481" w:author="Maximilian Schmitz" w:date="2015-06-17T19:43:00Z"/>
          <w:rPrChange w:id="482" w:author="Maximilian Schmitz" w:date="2015-06-17T19:54:00Z">
            <w:rPr>
              <w:ins w:id="483" w:author="Maximilian Schmitz" w:date="2015-06-17T19:43:00Z"/>
            </w:rPr>
          </w:rPrChange>
        </w:rPr>
        <w:pPrChange w:id="484" w:author="Maximilian Schmitz" w:date="2015-06-17T19:54:00Z">
          <w:pPr>
            <w:pStyle w:val="berschrift3"/>
          </w:pPr>
        </w:pPrChange>
      </w:pPr>
    </w:p>
    <w:p w:rsidR="00915AB6" w:rsidRDefault="00D85DF2">
      <w:pPr>
        <w:rPr>
          <w:ins w:id="485" w:author="Maximilian Schmitz" w:date="2015-06-17T19:43:00Z"/>
        </w:rPr>
        <w:pPrChange w:id="486" w:author="Maximilian Schmitz" w:date="2015-06-04T19:48:00Z">
          <w:pPr>
            <w:pStyle w:val="berschrift3"/>
          </w:pPr>
        </w:pPrChange>
      </w:pPr>
      <w:ins w:id="487" w:author="Maximilian Schmitz" w:date="2015-06-17T20:00:00Z">
        <w:r>
          <w:t xml:space="preserve">Die Implementierung der Fußballregeln wird zum einen über die Gestaltung der 3D-Modellierung realisiert. </w:t>
        </w:r>
      </w:ins>
      <w:ins w:id="488" w:author="Maximilian Schmitz" w:date="2015-06-17T20:01:00Z">
        <w:r>
          <w:t xml:space="preserve">Um den Aufwand für die Implementierung der Fußballregeln zu reduzieren, wird mit Banden gespielt. </w:t>
        </w:r>
      </w:ins>
      <w:ins w:id="489" w:author="Maximilian Schmitz" w:date="2015-06-17T20:02:00Z">
        <w:r>
          <w:t xml:space="preserve">Diese wurden als Kollisionsboxen modelliert und umgeben das gesamte Spielfeld. </w:t>
        </w:r>
      </w:ins>
      <w:ins w:id="490" w:author="Maximilian Schmitz" w:date="2015-06-17T20:04:00Z">
        <w:r>
          <w:t xml:space="preserve">Die Kollisionsboxen sind weder für die Spieler, noch für den Ball durchlässig. Alle Objekte prallen daran ab wie es bei einer Bande der Fall wäre. </w:t>
        </w:r>
      </w:ins>
      <w:ins w:id="491" w:author="Maximilian Schmitz" w:date="2015-06-17T20:05:00Z">
        <w:r>
          <w:t xml:space="preserve">Diese Entscheidung wurde getroffen um der Implementierung von Seiten- und Toraus, sowie Einwurf und Eckball aus dem Weg zu gehen. </w:t>
        </w:r>
      </w:ins>
      <w:ins w:id="492" w:author="Maximilian Schmitz" w:date="2015-06-17T20:06:00Z">
        <w:r>
          <w:t xml:space="preserve">Damit entspricht die Simulation hier den Hallenfußballregeln bei denen ebenfalls Banden zum Einsatz kommen und so die Aus-Regelung nicht zum Tragen kommt. </w:t>
        </w:r>
      </w:ins>
      <w:ins w:id="493" w:author="Maximilian Schmitz" w:date="2015-06-17T20:08:00Z">
        <w:r>
          <w:fldChar w:fldCharType="begin"/>
        </w:r>
        <w:r>
          <w:instrText xml:space="preserve"> REF _Ref422335038 \h </w:instrText>
        </w:r>
      </w:ins>
      <w:r>
        <w:fldChar w:fldCharType="separate"/>
      </w:r>
      <w:ins w:id="494" w:author="Maximilian Schmitz" w:date="2015-06-17T20:08:00Z">
        <w:r>
          <w:t xml:space="preserve">Abbildung </w:t>
        </w:r>
        <w:r>
          <w:rPr>
            <w:noProof/>
          </w:rPr>
          <w:t>4</w:t>
        </w:r>
        <w:r>
          <w:fldChar w:fldCharType="end"/>
        </w:r>
        <w:r>
          <w:t xml:space="preserve"> zeigt das Spielfeld</w:t>
        </w:r>
      </w:ins>
      <w:ins w:id="495" w:author="Maximilian Schmitz" w:date="2015-06-17T20:09:00Z">
        <w:r>
          <w:t xml:space="preserve"> </w:t>
        </w:r>
      </w:ins>
      <w:ins w:id="496" w:author="Maximilian Schmitz" w:date="2015-06-17T20:08:00Z">
        <w:r>
          <w:t>mit den modellierten Kollisionsboxen</w:t>
        </w:r>
      </w:ins>
      <w:ins w:id="497" w:author="Maximilian Schmitz" w:date="2015-06-17T20:09:00Z">
        <w:r w:rsidRPr="00D85DF2">
          <w:t xml:space="preserve"> </w:t>
        </w:r>
        <w:r>
          <w:t>im Editor</w:t>
        </w:r>
      </w:ins>
      <w:ins w:id="498" w:author="Maximilian Schmitz" w:date="2015-06-17T20:08:00Z">
        <w:r>
          <w:t xml:space="preserve">. Diese sind </w:t>
        </w:r>
      </w:ins>
      <w:ins w:id="499" w:author="Maximilian Schmitz" w:date="2015-06-17T20:09:00Z">
        <w:r>
          <w:t>als transparente Rechtecke im Hintergrund zu erkennen.</w:t>
        </w:r>
      </w:ins>
    </w:p>
    <w:p w:rsidR="00D85DF2" w:rsidRDefault="00915AB6" w:rsidP="00D85DF2">
      <w:pPr>
        <w:keepNext/>
        <w:rPr>
          <w:ins w:id="500" w:author="Maximilian Schmitz" w:date="2015-06-17T20:08:00Z"/>
        </w:rPr>
        <w:pPrChange w:id="501" w:author="Maximilian Schmitz" w:date="2015-06-17T20:08:00Z">
          <w:pPr/>
        </w:pPrChange>
      </w:pPr>
      <w:ins w:id="502" w:author="Maximilian Schmitz" w:date="2015-06-17T19:45:00Z">
        <w:r w:rsidRPr="00915AB6">
          <w:lastRenderedPageBreak/>
          <w:drawing>
            <wp:inline distT="0" distB="0" distL="0" distR="0" wp14:anchorId="42A55697" wp14:editId="5BF7C1D6">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rsidR="00915AB6" w:rsidRDefault="00D85DF2" w:rsidP="00D85DF2">
      <w:pPr>
        <w:pStyle w:val="Beschriftung"/>
        <w:rPr>
          <w:ins w:id="503" w:author="Maximilian Schmitz" w:date="2015-06-17T19:55:00Z"/>
        </w:rPr>
        <w:pPrChange w:id="504" w:author="Maximilian Schmitz" w:date="2015-06-17T20:08:00Z">
          <w:pPr>
            <w:pStyle w:val="berschrift3"/>
          </w:pPr>
        </w:pPrChange>
      </w:pPr>
      <w:bookmarkStart w:id="505" w:name="_Ref422335038"/>
      <w:ins w:id="506" w:author="Maximilian Schmitz" w:date="2015-06-17T20:08:00Z">
        <w:r>
          <w:t xml:space="preserve">Abbildung </w:t>
        </w:r>
        <w:r>
          <w:fldChar w:fldCharType="begin"/>
        </w:r>
        <w:r>
          <w:instrText xml:space="preserve"> SEQ Abbildung \* ARABIC </w:instrText>
        </w:r>
      </w:ins>
      <w:r>
        <w:fldChar w:fldCharType="separate"/>
      </w:r>
      <w:ins w:id="507" w:author="Maximilian Schmitz" w:date="2015-06-17T20:44:00Z">
        <w:r w:rsidR="0098221C">
          <w:rPr>
            <w:noProof/>
          </w:rPr>
          <w:t>4</w:t>
        </w:r>
      </w:ins>
      <w:ins w:id="508" w:author="Maximilian Schmitz" w:date="2015-06-17T20:08:00Z">
        <w:r>
          <w:fldChar w:fldCharType="end"/>
        </w:r>
        <w:bookmarkEnd w:id="505"/>
        <w:r>
          <w:t>: Spielfeld mit Kollisionsboxen</w:t>
        </w:r>
      </w:ins>
    </w:p>
    <w:p w:rsidR="00036FA5" w:rsidRDefault="00036FA5">
      <w:pPr>
        <w:rPr>
          <w:ins w:id="509" w:author="Maximilian Schmitz" w:date="2015-06-17T19:55:00Z"/>
        </w:rPr>
        <w:pPrChange w:id="510" w:author="Maximilian Schmitz" w:date="2015-06-04T19:48:00Z">
          <w:pPr>
            <w:pStyle w:val="berschrift3"/>
          </w:pPr>
        </w:pPrChange>
      </w:pPr>
    </w:p>
    <w:p w:rsidR="00036FA5" w:rsidRDefault="00D359A1">
      <w:pPr>
        <w:rPr>
          <w:ins w:id="511" w:author="Maximilian Schmitz" w:date="2015-06-17T20:26:00Z"/>
        </w:rPr>
        <w:pPrChange w:id="512" w:author="Maximilian Schmitz" w:date="2015-06-04T19:48:00Z">
          <w:pPr>
            <w:pStyle w:val="berschrift3"/>
          </w:pPr>
        </w:pPrChange>
      </w:pPr>
      <w:ins w:id="513" w:author="Maximilian Schmitz" w:date="2015-06-17T20:10:00Z">
        <w:r>
          <w:t xml:space="preserve">Weiterhin </w:t>
        </w:r>
      </w:ins>
      <w:ins w:id="514" w:author="Maximilian Schmitz" w:date="2015-06-17T20:25:00Z">
        <w:r w:rsidR="00B93913">
          <w:t xml:space="preserve">ist im Spiel eine Torerkennung und daraufhin das Ausführen eines Anstoß implementiert. </w:t>
        </w:r>
      </w:ins>
      <w:ins w:id="515" w:author="Maximilian Schmitz" w:date="2015-06-17T20:26:00Z">
        <w:r w:rsidR="00B93913">
          <w:t>Diese sind in einer für die Unreal Engine spezifischen Technologie, die sich Blueprint nennt, umgesetzt.</w:t>
        </w:r>
      </w:ins>
    </w:p>
    <w:p w:rsidR="00B93913" w:rsidRDefault="00B93913">
      <w:pPr>
        <w:rPr>
          <w:ins w:id="516" w:author="Maximilian Schmitz" w:date="2015-06-17T20:29:00Z"/>
        </w:rPr>
        <w:pPrChange w:id="517" w:author="Maximilian Schmitz" w:date="2015-06-04T19:48:00Z">
          <w:pPr>
            <w:pStyle w:val="berschrift3"/>
          </w:pPr>
        </w:pPrChange>
      </w:pPr>
      <w:ins w:id="518" w:author="Maximilian Schmitz" w:date="2015-06-17T20:27:00Z">
        <w:r>
          <w:t xml:space="preserve">Blueprints sind ein Ansatz der grafischen Programmierung. </w:t>
        </w:r>
      </w:ins>
      <w:ins w:id="519" w:author="Maximilian Schmitz" w:date="2015-06-17T20:28:00Z">
        <w:r>
          <w:t xml:space="preserve">Darin lassen sich relativ komfortabel Funktionen modellieren. </w:t>
        </w:r>
      </w:ins>
      <w:ins w:id="520" w:author="Maximilian Schmitz" w:date="2015-06-17T20:29:00Z">
        <w:r>
          <w:t>Automatische Syntax- und Semantikprüfungen vereinfachen die Programmierung innerhalb des komplexen Frameworks zusätzlich.</w:t>
        </w:r>
      </w:ins>
    </w:p>
    <w:p w:rsidR="00B93913" w:rsidRDefault="00B93913">
      <w:pPr>
        <w:rPr>
          <w:ins w:id="521" w:author="Maximilian Schmitz" w:date="2015-06-17T20:43:00Z"/>
        </w:rPr>
        <w:pPrChange w:id="522" w:author="Maximilian Schmitz" w:date="2015-06-04T19:48:00Z">
          <w:pPr>
            <w:pStyle w:val="berschrift3"/>
          </w:pPr>
        </w:pPrChange>
      </w:pPr>
      <w:ins w:id="523" w:author="Maximilian Schmitz" w:date="2015-06-17T20:30:00Z">
        <w:r>
          <w:t xml:space="preserve">Ein Blueprint kann eine oder mehrere logische Funktionalitäten enthalten. </w:t>
        </w:r>
      </w:ins>
      <w:ins w:id="524" w:author="Maximilian Schmitz" w:date="2015-06-17T20:32:00Z">
        <w:r>
          <w:t xml:space="preserve">Funktionsaufrufe oder Events sind als Rechtecke dargestellt. Verbunden sind diese Rechtecke über verschiedenfarbige Linien. Diese Linien repräsentieren Kontrollflüssen. Das sind zum einen </w:t>
        </w:r>
      </w:ins>
      <w:ins w:id="525" w:author="Maximilian Schmitz" w:date="2015-06-17T20:33:00Z">
        <w:r>
          <w:t xml:space="preserve">Kontrollflüsse, die Methodenaufrufe weitergeben. </w:t>
        </w:r>
      </w:ins>
      <w:ins w:id="526" w:author="Maximilian Schmitz" w:date="2015-06-17T20:34:00Z">
        <w:r>
          <w:t xml:space="preserve">Zum anderen sind diese Kontrollflüsse Variablen, die als Rückgabewerte einer Funktion als Übergabeparameter an eine andere Funktion übergeben werden. </w:t>
        </w:r>
      </w:ins>
      <w:ins w:id="527" w:author="Maximilian Schmitz" w:date="2015-06-17T20:38:00Z">
        <w:r w:rsidR="0098221C">
          <w:t>Verschiedene Farben symbolisieren verschiedene Typen von Variablen. Dadurch ist auch ein komplexes Blueprint übersichtlich gehalten.</w:t>
        </w:r>
      </w:ins>
    </w:p>
    <w:p w:rsidR="0098221C" w:rsidRDefault="0098221C">
      <w:pPr>
        <w:rPr>
          <w:ins w:id="528" w:author="Maximilian Schmitz" w:date="2015-06-17T20:43:00Z"/>
        </w:rPr>
        <w:pPrChange w:id="529" w:author="Maximilian Schmitz" w:date="2015-06-04T19:48:00Z">
          <w:pPr>
            <w:pStyle w:val="berschrift3"/>
          </w:pPr>
        </w:pPrChange>
      </w:pPr>
      <w:ins w:id="530" w:author="Maximilian Schmitz" w:date="2015-06-17T20:44:00Z">
        <w:r>
          <w:t xml:space="preserve">In </w:t>
        </w:r>
      </w:ins>
      <w:ins w:id="531" w:author="Maximilian Schmitz" w:date="2015-06-17T20:45:00Z">
        <w:r>
          <w:fldChar w:fldCharType="begin"/>
        </w:r>
        <w:r>
          <w:instrText xml:space="preserve"> REF _Ref422337232 \h </w:instrText>
        </w:r>
      </w:ins>
      <w:r>
        <w:fldChar w:fldCharType="separate"/>
      </w:r>
      <w:ins w:id="532" w:author="Maximilian Schmitz" w:date="2015-06-17T20:45:00Z">
        <w:r>
          <w:t xml:space="preserve">Abbildung </w:t>
        </w:r>
        <w:r>
          <w:rPr>
            <w:noProof/>
          </w:rPr>
          <w:t>5</w:t>
        </w:r>
        <w:r>
          <w:fldChar w:fldCharType="end"/>
        </w:r>
        <w:r>
          <w:t xml:space="preserve"> ist das Blueprint für die Torerkennung zu sehen. </w:t>
        </w:r>
        <w:r w:rsidR="00C74556">
          <w:t xml:space="preserve">Sobald sich ein Objekt innerhalb der Kollisionsbox des Tors befindet, wird geprüft, ob es sich um den </w:t>
        </w:r>
        <w:r w:rsidR="00C74556">
          <w:lastRenderedPageBreak/>
          <w:t xml:space="preserve">Ball handelt. </w:t>
        </w:r>
      </w:ins>
      <w:ins w:id="533" w:author="Maximilian Schmitz" w:date="2015-06-17T20:46:00Z">
        <w:r w:rsidR="00C74556">
          <w:t xml:space="preserve">Dann wird geprüft welches Team das Tor erzielt hat und die Durchführung eines </w:t>
        </w:r>
      </w:ins>
      <w:ins w:id="534" w:author="Maximilian Schmitz" w:date="2015-06-17T20:47:00Z">
        <w:r w:rsidR="00C74556">
          <w:t>Anstoßes</w:t>
        </w:r>
      </w:ins>
      <w:ins w:id="535" w:author="Maximilian Schmitz" w:date="2015-06-17T20:46:00Z">
        <w:r w:rsidR="00C74556">
          <w:t xml:space="preserve"> angestoßen.</w:t>
        </w:r>
      </w:ins>
    </w:p>
    <w:p w:rsidR="0098221C" w:rsidRDefault="0098221C" w:rsidP="0098221C">
      <w:pPr>
        <w:keepNext/>
        <w:rPr>
          <w:ins w:id="536" w:author="Maximilian Schmitz" w:date="2015-06-17T20:44:00Z"/>
        </w:rPr>
        <w:pPrChange w:id="537" w:author="Maximilian Schmitz" w:date="2015-06-17T20:44:00Z">
          <w:pPr/>
        </w:pPrChange>
      </w:pPr>
      <w:ins w:id="538" w:author="Maximilian Schmitz" w:date="2015-06-17T20:43:00Z">
        <w:r>
          <w:rPr>
            <w:noProof/>
          </w:rPr>
          <w:drawing>
            <wp:inline distT="0" distB="0" distL="0" distR="0" wp14:anchorId="2AE81BE8" wp14:editId="2583616F">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80210"/>
                      </a:xfrm>
                      <a:prstGeom prst="rect">
                        <a:avLst/>
                      </a:prstGeom>
                    </pic:spPr>
                  </pic:pic>
                </a:graphicData>
              </a:graphic>
            </wp:inline>
          </w:drawing>
        </w:r>
      </w:ins>
    </w:p>
    <w:p w:rsidR="0098221C" w:rsidRDefault="0098221C" w:rsidP="0098221C">
      <w:pPr>
        <w:pStyle w:val="Beschriftung"/>
        <w:rPr>
          <w:ins w:id="539" w:author="Maximilian Schmitz" w:date="2015-06-17T20:47:00Z"/>
        </w:rPr>
        <w:pPrChange w:id="540" w:author="Maximilian Schmitz" w:date="2015-06-17T20:44:00Z">
          <w:pPr>
            <w:pStyle w:val="berschrift3"/>
          </w:pPr>
        </w:pPrChange>
      </w:pPr>
      <w:bookmarkStart w:id="541" w:name="_Ref422337232"/>
      <w:ins w:id="542" w:author="Maximilian Schmitz" w:date="2015-06-17T20:44:00Z">
        <w:r>
          <w:t xml:space="preserve">Abbildung </w:t>
        </w:r>
        <w:r>
          <w:fldChar w:fldCharType="begin"/>
        </w:r>
        <w:r>
          <w:instrText xml:space="preserve"> SEQ Abbildung \* ARABIC </w:instrText>
        </w:r>
      </w:ins>
      <w:r>
        <w:fldChar w:fldCharType="separate"/>
      </w:r>
      <w:ins w:id="543" w:author="Maximilian Schmitz" w:date="2015-06-17T20:44:00Z">
        <w:r>
          <w:rPr>
            <w:noProof/>
          </w:rPr>
          <w:t>5</w:t>
        </w:r>
        <w:r>
          <w:fldChar w:fldCharType="end"/>
        </w:r>
        <w:bookmarkEnd w:id="541"/>
        <w:r>
          <w:t>: Blueprint für die Torerkennung</w:t>
        </w:r>
      </w:ins>
    </w:p>
    <w:p w:rsidR="00C74556" w:rsidRDefault="00C74556" w:rsidP="00C74556">
      <w:pPr>
        <w:rPr>
          <w:ins w:id="544" w:author="Maximilian Schmitz" w:date="2015-06-17T20:47:00Z"/>
        </w:rPr>
        <w:pPrChange w:id="545" w:author="Maximilian Schmitz" w:date="2015-06-17T20:47:00Z">
          <w:pPr>
            <w:pStyle w:val="berschrift3"/>
          </w:pPr>
        </w:pPrChange>
      </w:pPr>
    </w:p>
    <w:p w:rsidR="00C74556" w:rsidRDefault="00C74556" w:rsidP="00C74556">
      <w:pPr>
        <w:rPr>
          <w:ins w:id="546" w:author="Maximilian Schmitz" w:date="2015-06-17T20:53:00Z"/>
        </w:rPr>
        <w:pPrChange w:id="547" w:author="Maximilian Schmitz" w:date="2015-06-17T20:47:00Z">
          <w:pPr>
            <w:pStyle w:val="berschrift3"/>
          </w:pPr>
        </w:pPrChange>
      </w:pPr>
      <w:ins w:id="548" w:author="Maximilian Schmitz" w:date="2015-06-17T20:51:00Z">
        <w:r>
          <w:t xml:space="preserve">Genauso sind weitere Funktionalitäten, die </w:t>
        </w:r>
      </w:ins>
      <w:ins w:id="549" w:author="Maximilian Schmitz" w:date="2015-06-17T20:52:00Z">
        <w:r>
          <w:t>das Zurücksetzen des Balls nach Ablauf eines Timer</w:t>
        </w:r>
      </w:ins>
      <w:ins w:id="550" w:author="Maximilian Schmitz" w:date="2015-06-17T20:53:00Z">
        <w:r>
          <w:t>s</w:t>
        </w:r>
      </w:ins>
      <w:ins w:id="551" w:author="Maximilian Schmitz" w:date="2015-06-17T20:52:00Z">
        <w:r>
          <w:t xml:space="preserve"> von 10 Sekunden </w:t>
        </w:r>
      </w:ins>
      <w:ins w:id="552" w:author="Maximilian Schmitz" w:date="2015-06-17T20:53:00Z">
        <w:r>
          <w:t>oder die Messung der Spielzeit in Blueprints realisiert. Die Spieldauer der Simulationsumgebung beträgt 10 Minuten für ein Spiel.</w:t>
        </w:r>
      </w:ins>
    </w:p>
    <w:p w:rsidR="00C74556" w:rsidRDefault="00C74556" w:rsidP="00C74556">
      <w:pPr>
        <w:rPr>
          <w:ins w:id="553" w:author="Maximilian Schmitz" w:date="2015-06-17T20:54:00Z"/>
        </w:rPr>
        <w:pPrChange w:id="554" w:author="Maximilian Schmitz" w:date="2015-06-17T20:47:00Z">
          <w:pPr>
            <w:pStyle w:val="berschrift3"/>
          </w:pPr>
        </w:pPrChange>
      </w:pPr>
    </w:p>
    <w:p w:rsidR="00C74556" w:rsidRPr="00C74556" w:rsidRDefault="00C74556" w:rsidP="00C74556">
      <w:pPr>
        <w:rPr>
          <w:ins w:id="555" w:author="Maximilian Schmitz" w:date="2015-06-17T15:00:00Z"/>
          <w:rPrChange w:id="556" w:author="Maximilian Schmitz" w:date="2015-06-17T20:47:00Z">
            <w:rPr>
              <w:ins w:id="557" w:author="Maximilian Schmitz" w:date="2015-06-17T15:00:00Z"/>
            </w:rPr>
          </w:rPrChange>
        </w:rPr>
        <w:pPrChange w:id="558" w:author="Maximilian Schmitz" w:date="2015-06-17T20:47:00Z">
          <w:pPr>
            <w:pStyle w:val="berschrift3"/>
          </w:pPr>
        </w:pPrChange>
      </w:pPr>
      <w:ins w:id="559" w:author="Maximilian Schmitz" w:date="2015-06-17T20:54:00Z">
        <w:r>
          <w:t xml:space="preserve">Im Bereich der Regelimplementierung gibt es noch einige Möglichkeiten zur Erweiterung. </w:t>
        </w:r>
      </w:ins>
      <w:ins w:id="560" w:author="Maximilian Schmitz" w:date="2015-06-17T20:55:00Z">
        <w:r>
          <w:t xml:space="preserve">Beispielsweise </w:t>
        </w:r>
        <w:r w:rsidR="00AF56BA">
          <w:t xml:space="preserve">fehlt die Erkennung der Abseitsregel oder die Erkennung von Fouls. Wobei hier </w:t>
        </w:r>
      </w:ins>
      <w:ins w:id="561" w:author="Maximilian Schmitz" w:date="2015-06-17T20:56:00Z">
        <w:r w:rsidR="00AF56BA">
          <w:t xml:space="preserve">vor allem die Erkennung desjenigen Spielers, der ein Foul begeht schwierig zu lösen ist. </w:t>
        </w:r>
      </w:ins>
      <w:ins w:id="562" w:author="Maximilian Schmitz" w:date="2015-06-17T20:57:00Z">
        <w:r w:rsidR="00AF56BA">
          <w:t>Ebenfalls fehlen die oben angesprochenen Seiten- und Toraus Erkennung mit dazugehörigem Einwurf beziehungsweise Eckball.</w:t>
        </w:r>
      </w:ins>
      <w:bookmarkStart w:id="563" w:name="_GoBack"/>
      <w:bookmarkEnd w:id="563"/>
    </w:p>
    <w:p w:rsidR="006179F5" w:rsidRDefault="006179F5" w:rsidP="006179F5">
      <w:pPr>
        <w:pStyle w:val="berschrift3"/>
        <w:rPr>
          <w:ins w:id="564" w:author="Maximilian Schmitz" w:date="2015-06-17T20:54:00Z"/>
        </w:rPr>
        <w:pPrChange w:id="565" w:author="Maximilian Schmitz" w:date="2015-06-17T15:00:00Z">
          <w:pPr>
            <w:pStyle w:val="berschrift3"/>
          </w:pPr>
        </w:pPrChange>
      </w:pPr>
      <w:bookmarkStart w:id="566" w:name="_Toc422333520"/>
      <w:ins w:id="567" w:author="Maximilian Schmitz" w:date="2015-06-17T15:00:00Z">
        <w:r>
          <w:t>Spielerimplementierung</w:t>
        </w:r>
      </w:ins>
      <w:bookmarkEnd w:id="566"/>
    </w:p>
    <w:p w:rsidR="00C74556" w:rsidRPr="00C74556" w:rsidRDefault="00C74556" w:rsidP="00C74556">
      <w:pPr>
        <w:rPr>
          <w:ins w:id="568" w:author="Maximilian Schmitz" w:date="2015-06-17T15:00:00Z"/>
          <w:rPrChange w:id="569" w:author="Maximilian Schmitz" w:date="2015-06-17T20:54:00Z">
            <w:rPr>
              <w:ins w:id="570" w:author="Maximilian Schmitz" w:date="2015-06-17T15:00:00Z"/>
            </w:rPr>
          </w:rPrChange>
        </w:rPr>
        <w:pPrChange w:id="571" w:author="Maximilian Schmitz" w:date="2015-06-17T20:54:00Z">
          <w:pPr>
            <w:pStyle w:val="berschrift3"/>
          </w:pPr>
        </w:pPrChange>
      </w:pPr>
    </w:p>
    <w:p w:rsidR="00915AB6" w:rsidRDefault="00915AB6" w:rsidP="00915AB6">
      <w:pPr>
        <w:keepNext/>
        <w:rPr>
          <w:ins w:id="572" w:author="Maximilian Schmitz" w:date="2015-06-17T19:44:00Z"/>
        </w:rPr>
        <w:pPrChange w:id="573" w:author="Maximilian Schmitz" w:date="2015-06-17T19:44:00Z">
          <w:pPr/>
        </w:pPrChange>
      </w:pPr>
      <w:ins w:id="574" w:author="Maximilian Schmitz" w:date="2015-06-17T19:44:00Z">
        <w:r w:rsidRPr="00915AB6">
          <w:lastRenderedPageBreak/>
          <w:drawing>
            <wp:inline distT="0" distB="0" distL="0" distR="0" wp14:anchorId="2083D7B6" wp14:editId="7CF716C4">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rsidR="006179F5" w:rsidRPr="00915AB6" w:rsidRDefault="00915AB6" w:rsidP="00915AB6">
      <w:pPr>
        <w:pStyle w:val="Beschriftung"/>
        <w:pPrChange w:id="575" w:author="Maximilian Schmitz" w:date="2015-06-17T19:44:00Z">
          <w:pPr>
            <w:pStyle w:val="berschrift3"/>
          </w:pPr>
        </w:pPrChange>
      </w:pPr>
      <w:ins w:id="576" w:author="Maximilian Schmitz" w:date="2015-06-17T19:44:00Z">
        <w:r>
          <w:t xml:space="preserve">Abbildung </w:t>
        </w:r>
        <w:r>
          <w:fldChar w:fldCharType="begin"/>
        </w:r>
        <w:r>
          <w:instrText xml:space="preserve"> SEQ Abbildung \* ARABIC </w:instrText>
        </w:r>
      </w:ins>
      <w:r>
        <w:fldChar w:fldCharType="separate"/>
      </w:r>
      <w:ins w:id="577" w:author="Maximilian Schmitz" w:date="2015-06-17T20:44:00Z">
        <w:r w:rsidR="0098221C">
          <w:rPr>
            <w:noProof/>
          </w:rPr>
          <w:t>6</w:t>
        </w:r>
      </w:ins>
      <w:ins w:id="578" w:author="Maximilian Schmitz" w:date="2015-06-17T19:44:00Z">
        <w:r>
          <w:fldChar w:fldCharType="end"/>
        </w:r>
        <w:r>
          <w:t>: Blueprint-Funktionen des Spielers</w:t>
        </w:r>
      </w:ins>
    </w:p>
    <w:p w:rsidR="00DC17D6" w:rsidRDefault="00DC17D6" w:rsidP="00DC17D6">
      <w:pPr>
        <w:pStyle w:val="berschrift3"/>
        <w:rPr>
          <w:ins w:id="579" w:author="Maximilian Schmitz" w:date="2015-06-04T19:48:00Z"/>
        </w:rPr>
      </w:pPr>
      <w:bookmarkStart w:id="580" w:name="_Ref422041281"/>
      <w:bookmarkStart w:id="581" w:name="_Ref422043249"/>
      <w:bookmarkStart w:id="582" w:name="_Toc422333521"/>
      <w:r>
        <w:t>S</w:t>
      </w:r>
      <w:ins w:id="583" w:author="Maximilian Schmitz" w:date="2015-06-17T15:31:00Z">
        <w:r w:rsidR="003227D0">
          <w:t>k</w:t>
        </w:r>
      </w:ins>
      <w:del w:id="584" w:author="Maximilian Schmitz" w:date="2015-06-17T15:31:00Z">
        <w:r w:rsidDel="003227D0">
          <w:delText>c</w:delText>
        </w:r>
      </w:del>
      <w:r>
        <w:t>rip</w:t>
      </w:r>
      <w:ins w:id="585" w:author="Maximilian Schmitz" w:date="2015-06-04T10:21:00Z">
        <w:r w:rsidR="008F74F3">
          <w:t>t</w:t>
        </w:r>
      </w:ins>
      <w:r>
        <w:t>schnittstelle</w:t>
      </w:r>
      <w:bookmarkEnd w:id="580"/>
      <w:bookmarkEnd w:id="581"/>
      <w:bookmarkEnd w:id="582"/>
    </w:p>
    <w:p w:rsidR="00211020" w:rsidRPr="00201692" w:rsidRDefault="00211020">
      <w:pPr>
        <w:pPrChange w:id="586" w:author="Maximilian Schmitz" w:date="2015-06-04T19:48:00Z">
          <w:pPr>
            <w:pStyle w:val="berschrift3"/>
          </w:pPr>
        </w:pPrChange>
      </w:pPr>
    </w:p>
    <w:p w:rsidR="00DC17D6" w:rsidRDefault="00DC17D6" w:rsidP="00DC17D6"/>
    <w:p w:rsidR="00DC17D6" w:rsidRDefault="00DC17D6" w:rsidP="00DC17D6">
      <w:pPr>
        <w:pStyle w:val="berschrift2"/>
        <w:rPr>
          <w:ins w:id="587" w:author="Maximilian Schmitz" w:date="2015-06-04T10:34:00Z"/>
        </w:rPr>
      </w:pPr>
      <w:bookmarkStart w:id="588" w:name="_Toc422333522"/>
      <w:r>
        <w:t>Entwicklung der künstlichen Intelligenz</w:t>
      </w:r>
      <w:bookmarkEnd w:id="588"/>
    </w:p>
    <w:p w:rsidR="00E12CD0" w:rsidRDefault="00C210CA">
      <w:pPr>
        <w:rPr>
          <w:ins w:id="589" w:author="Maximilian Schmitz" w:date="2015-06-04T10:59:00Z"/>
        </w:rPr>
        <w:pPrChange w:id="590" w:author="Maximilian Schmitz" w:date="2015-06-04T10:34:00Z">
          <w:pPr>
            <w:pStyle w:val="berschrift2"/>
          </w:pPr>
        </w:pPrChange>
      </w:pPr>
      <w:ins w:id="591"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592" w:author="Maximilian Schmitz" w:date="2015-06-04T10:53:00Z">
        <w:r w:rsidR="003A2403">
          <w:t xml:space="preserve"> und menschlichem Verhalten </w:t>
        </w:r>
      </w:ins>
      <w:ins w:id="593" w:author="Maximilian Schmitz" w:date="2015-06-04T10:50:00Z">
        <w:r w:rsidR="003A2403">
          <w:t xml:space="preserve">in Computerprogrammen (vgl. </w:t>
        </w:r>
      </w:ins>
      <w:customXmlInsRangeStart w:id="594" w:author="Maximilian Schmitz" w:date="2015-06-04T10:56:00Z"/>
      <w:sdt>
        <w:sdtPr>
          <w:id w:val="996455497"/>
          <w:citation/>
        </w:sdtPr>
        <w:sdtContent>
          <w:customXmlInsRangeEnd w:id="594"/>
          <w:ins w:id="595" w:author="Maximilian Schmitz" w:date="2015-06-04T10:56:00Z">
            <w:r w:rsidR="003A2403">
              <w:fldChar w:fldCharType="begin"/>
            </w:r>
          </w:ins>
          <w:ins w:id="596" w:author="Maximilian Schmitz" w:date="2015-06-04T10:57:00Z">
            <w:r w:rsidR="003A2403">
              <w:instrText xml:space="preserve">CITATION Nor04 \p 17f. \l 1031 </w:instrText>
            </w:r>
          </w:ins>
          <w:r w:rsidR="003A2403">
            <w:fldChar w:fldCharType="separate"/>
          </w:r>
          <w:ins w:id="597" w:author="Maximilian Schmitz" w:date="2015-06-17T19:42:00Z">
            <w:r w:rsidR="00915AB6">
              <w:rPr>
                <w:noProof/>
              </w:rPr>
              <w:t>[3, p. 17f.]</w:t>
            </w:r>
          </w:ins>
          <w:ins w:id="598" w:author="Maximilian Schmitz" w:date="2015-06-04T10:56:00Z">
            <w:r w:rsidR="003A2403">
              <w:fldChar w:fldCharType="end"/>
            </w:r>
          </w:ins>
          <w:customXmlInsRangeStart w:id="599" w:author="Maximilian Schmitz" w:date="2015-06-04T10:56:00Z"/>
        </w:sdtContent>
      </w:sdt>
      <w:customXmlInsRangeEnd w:id="599"/>
      <w:ins w:id="600" w:author="Maximilian Schmitz" w:date="2015-06-04T10:56:00Z">
        <w:r w:rsidR="003A2403">
          <w:t>).</w:t>
        </w:r>
      </w:ins>
    </w:p>
    <w:p w:rsidR="00FD106D" w:rsidRDefault="003A2403">
      <w:pPr>
        <w:rPr>
          <w:ins w:id="601" w:author="Maximilian Schmitz" w:date="2015-06-04T20:57:00Z"/>
        </w:rPr>
        <w:pPrChange w:id="602" w:author="Maximilian Schmitz" w:date="2015-06-04T10:34:00Z">
          <w:pPr>
            <w:pStyle w:val="berschrift2"/>
          </w:pPr>
        </w:pPrChange>
      </w:pPr>
      <w:ins w:id="603" w:author="Maximilian Schmitz" w:date="2015-06-04T10:58:00Z">
        <w:r>
          <w:t>Im speziellen Fall hier geht es darum, die Intelligenz und das Verhalten eines Fußballspielers bzw. einer ganzen Fußballmannschaft nachzubilden.</w:t>
        </w:r>
      </w:ins>
      <w:ins w:id="604" w:author="Maximilian Schmitz" w:date="2015-06-04T10:59:00Z">
        <w:r w:rsidR="00E12CD0">
          <w:t xml:space="preserve"> </w:t>
        </w:r>
      </w:ins>
      <w:ins w:id="605"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w:t>
        </w:r>
        <w:r w:rsidR="004D7C7E">
          <w:lastRenderedPageBreak/>
          <w:t xml:space="preserve">Strategie für </w:t>
        </w:r>
      </w:ins>
      <w:ins w:id="606" w:author="Maximilian Schmitz" w:date="2015-06-04T11:09:00Z">
        <w:r w:rsidR="004D7C7E">
          <w:t>die</w:t>
        </w:r>
      </w:ins>
      <w:ins w:id="607" w:author="Maximilian Schmitz" w:date="2015-06-04T11:06:00Z">
        <w:r w:rsidR="004D7C7E">
          <w:t xml:space="preserve"> Mannschaft ergänzen.</w:t>
        </w:r>
      </w:ins>
      <w:ins w:id="608" w:author="Maximilian Schmitz" w:date="2015-06-04T11:09:00Z">
        <w:r w:rsidR="00457DF0">
          <w:t xml:space="preserve"> </w:t>
        </w:r>
      </w:ins>
      <w:ins w:id="609" w:author="Maximilian Schmitz" w:date="2015-06-04T11:10:00Z">
        <w:r w:rsidR="00457DF0">
          <w:t>Da Fußball ein M</w:t>
        </w:r>
        <w:r w:rsidR="00FD106D">
          <w:t xml:space="preserve">annschaftssport ist, ist diese Zusammenarbeit der einzelnen Spieler ein zentraler Punkt für die </w:t>
        </w:r>
      </w:ins>
      <w:ins w:id="610" w:author="Maximilian Schmitz" w:date="2015-06-04T11:11:00Z">
        <w:r w:rsidR="00FD106D">
          <w:t>E</w:t>
        </w:r>
      </w:ins>
      <w:ins w:id="611" w:author="Maximilian Schmitz" w:date="2015-06-04T11:10:00Z">
        <w:r w:rsidR="00FD106D">
          <w:t>ntwicklung der künstlichen Intelligenz.</w:t>
        </w:r>
      </w:ins>
    </w:p>
    <w:p w:rsidR="005D4339" w:rsidRDefault="005D4339">
      <w:pPr>
        <w:rPr>
          <w:ins w:id="612" w:author="Maximilian Schmitz" w:date="2015-06-04T20:29:00Z"/>
        </w:rPr>
        <w:pPrChange w:id="613" w:author="Maximilian Schmitz" w:date="2015-06-04T10:34:00Z">
          <w:pPr>
            <w:pStyle w:val="berschrift2"/>
          </w:pPr>
        </w:pPrChange>
      </w:pPr>
    </w:p>
    <w:p w:rsidR="009C4199" w:rsidRDefault="00EC44E1">
      <w:pPr>
        <w:rPr>
          <w:ins w:id="614" w:author="Maximilian Schmitz" w:date="2015-06-04T21:04:00Z"/>
        </w:rPr>
        <w:pPrChange w:id="615" w:author="Maximilian Schmitz" w:date="2015-06-04T10:34:00Z">
          <w:pPr>
            <w:pStyle w:val="berschrift2"/>
          </w:pPr>
        </w:pPrChange>
      </w:pPr>
      <w:ins w:id="616" w:author="Maximilian Schmitz" w:date="2015-06-04T20:30:00Z">
        <w:r>
          <w:t xml:space="preserve">Eine Simulation der Fußballmannschaft kann daher als ein verteiltes, wissensverarbeitendes System </w:t>
        </w:r>
      </w:ins>
      <w:ins w:id="617" w:author="Maximilian Schmitz" w:date="2015-06-04T20:31:00Z">
        <w:r>
          <w:t>angesehen werden.</w:t>
        </w:r>
        <w:r w:rsidR="00052E5C">
          <w:t xml:space="preserve"> </w:t>
        </w:r>
      </w:ins>
      <w:ins w:id="618"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619" w:author="Maximilian Schmitz" w:date="2015-06-04T20:49:00Z">
        <w:r w:rsidR="00E60B91">
          <w:t xml:space="preserve"> Zudem wird oft die Forderung gestellt, dass ein verteiltes System für den Benutzer nicht als solches erkennbar sein darf. </w:t>
        </w:r>
      </w:ins>
      <w:ins w:id="620"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621" w:author="Maximilian Schmitz" w:date="2015-06-04T20:51:00Z">
              <w:rPr/>
            </w:rPrChange>
          </w:rPr>
          <w:t>&lt;</w:t>
        </w:r>
      </w:ins>
      <w:ins w:id="622" w:author="Maximilian Schmitz" w:date="2015-06-04T20:51:00Z">
        <w:r w:rsidR="004239A1">
          <w:rPr>
            <w:highlight w:val="yellow"/>
          </w:rPr>
          <w:t xml:space="preserve">TODO: </w:t>
        </w:r>
      </w:ins>
      <w:ins w:id="623" w:author="Maximilian Schmitz" w:date="2015-06-04T20:50:00Z">
        <w:r w:rsidR="004239A1" w:rsidRPr="00201692">
          <w:rPr>
            <w:highlight w:val="yellow"/>
          </w:rPr>
          <w:t xml:space="preserve">Quellen </w:t>
        </w:r>
      </w:ins>
      <w:ins w:id="624" w:author="Maximilian Schmitz" w:date="2015-06-04T20:51:00Z">
        <w:r w:rsidR="004239A1" w:rsidRPr="004239A1">
          <w:rPr>
            <w:highlight w:val="yellow"/>
          </w:rPr>
          <w:sym w:font="Wingdings" w:char="F0E0"/>
        </w:r>
      </w:ins>
      <w:ins w:id="625" w:author="Maximilian Schmitz" w:date="2015-06-04T20:50:00Z">
        <w:r w:rsidR="004239A1" w:rsidRPr="004239A1">
          <w:rPr>
            <w:highlight w:val="yellow"/>
            <w:rPrChange w:id="626" w:author="Maximilian Schmitz" w:date="2015-06-04T20:51:00Z">
              <w:rPr/>
            </w:rPrChange>
          </w:rPr>
          <w:t xml:space="preserve"> </w:t>
        </w:r>
      </w:ins>
      <w:ins w:id="627" w:author="Maximilian Schmitz" w:date="2015-06-04T20:51:00Z">
        <w:r w:rsidR="004239A1" w:rsidRPr="004239A1">
          <w:rPr>
            <w:highlight w:val="yellow"/>
            <w:rPrChange w:id="628" w:author="Maximilian Schmitz" w:date="2015-06-04T20:51:00Z">
              <w:rPr/>
            </w:rPrChange>
          </w:rPr>
          <w:t xml:space="preserve">Andrew </w:t>
        </w:r>
      </w:ins>
      <w:ins w:id="629" w:author="Maximilian Schmitz" w:date="2015-06-04T20:50:00Z">
        <w:r w:rsidR="004239A1" w:rsidRPr="004239A1">
          <w:rPr>
            <w:highlight w:val="yellow"/>
            <w:rPrChange w:id="630" w:author="Maximilian Schmitz" w:date="2015-06-04T20:51:00Z">
              <w:rPr/>
            </w:rPrChange>
          </w:rPr>
          <w:t xml:space="preserve">Tannenbaum, </w:t>
        </w:r>
      </w:ins>
      <w:ins w:id="631" w:author="Maximilian Schmitz" w:date="2015-06-04T20:51:00Z">
        <w:r w:rsidR="004239A1" w:rsidRPr="004239A1">
          <w:rPr>
            <w:highlight w:val="yellow"/>
            <w:rPrChange w:id="632" w:author="Maximilian Schmitz" w:date="2015-06-04T20:51:00Z">
              <w:rPr/>
            </w:rPrChange>
          </w:rPr>
          <w:t>Peter Löhr&gt;</w:t>
        </w:r>
      </w:ins>
      <w:ins w:id="633" w:author="Maximilian Schmitz" w:date="2015-06-04T20:52:00Z">
        <w:r w:rsidR="004239A1">
          <w:t xml:space="preserve"> Die Umsetzung einer Fußballmannschaft in künstlicher Intelligenz erfüllt im Fall dieser Studienarbeit die allgemeine Definition. Jeder Spieler wird durch einen eigenständigen Prozess repräsentiert. Die Kommunikation mit der Simulationsumgebung erfolgt über entfernte Funktionsaufrufe. Eine Kommunikation der Spieler untereinander ist ebenfalls über </w:t>
        </w:r>
      </w:ins>
      <w:ins w:id="634" w:author="Maximilian Schmitz" w:date="2015-06-04T20:55:00Z">
        <w:r w:rsidR="004239A1">
          <w:t>entfernte</w:t>
        </w:r>
      </w:ins>
      <w:ins w:id="635" w:author="Maximilian Schmitz" w:date="2015-06-04T20:52:00Z">
        <w:r w:rsidR="004239A1">
          <w:t xml:space="preserve"> Funktionsaufrufe über die Simulationsumgebung möglich. </w:t>
        </w:r>
      </w:ins>
      <w:ins w:id="636" w:author="Maximilian Schmitz" w:date="2015-06-04T20:55:00Z">
        <w:r w:rsidR="004239A1">
          <w:t>Es besteht also kein gemeinsamer Speicher. Dass die einzelnen Prozesse ein gemeinsames</w:t>
        </w:r>
      </w:ins>
      <w:ins w:id="637"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638" w:author="Maximilian Schmitz" w:date="2015-06-04T20:57:00Z">
        <w:r w:rsidR="00531F63">
          <w:t xml:space="preserve">Die Forderung nach der Erkennbarkeit der einzelnen Prozesse ist schwer zu beantworten. Auf der einen Seite ist jeder Spieler klar als Individuum </w:t>
        </w:r>
      </w:ins>
      <w:ins w:id="639" w:author="Maximilian Schmitz" w:date="2015-06-04T20:58:00Z">
        <w:r w:rsidR="00531F63">
          <w:t xml:space="preserve">mit individuellem Verhalten </w:t>
        </w:r>
      </w:ins>
      <w:ins w:id="640" w:author="Maximilian Schmitz" w:date="2015-06-04T20:57:00Z">
        <w:r w:rsidR="00531F63">
          <w:t>zu erkennen</w:t>
        </w:r>
      </w:ins>
      <w:ins w:id="641" w:author="Maximilian Schmitz" w:date="2015-06-04T20:58:00Z">
        <w:r w:rsidR="00531F63">
          <w:t>. Auf der anderen Seite ist bei korrekter Implementierung der künstlichen Intelligenzen das Verhalten als Mannschaft deutlich zu sehen.</w:t>
        </w:r>
      </w:ins>
    </w:p>
    <w:p w:rsidR="00027EFB" w:rsidRDefault="00027EFB">
      <w:pPr>
        <w:rPr>
          <w:ins w:id="642" w:author="Maximilian Schmitz" w:date="2015-06-04T21:01:00Z"/>
        </w:rPr>
        <w:pPrChange w:id="643" w:author="Maximilian Schmitz" w:date="2015-06-04T10:34:00Z">
          <w:pPr>
            <w:pStyle w:val="berschrift2"/>
          </w:pPr>
        </w:pPrChange>
      </w:pPr>
    </w:p>
    <w:p w:rsidR="00FD106D" w:rsidRDefault="009C4199">
      <w:pPr>
        <w:rPr>
          <w:ins w:id="644" w:author="Maximilian Schmitz" w:date="2015-06-04T11:29:00Z"/>
        </w:rPr>
        <w:pPrChange w:id="645" w:author="Maximilian Schmitz" w:date="2015-06-04T10:34:00Z">
          <w:pPr>
            <w:pStyle w:val="berschrift2"/>
          </w:pPr>
        </w:pPrChange>
      </w:pPr>
      <w:ins w:id="646" w:author="Maximilian Schmitz" w:date="2015-06-04T21:01:00Z">
        <w:r>
          <w:t xml:space="preserve">Nach der Betrachtung als </w:t>
        </w:r>
      </w:ins>
      <w:ins w:id="647" w:author="Maximilian Schmitz" w:date="2015-06-04T21:02:00Z">
        <w:r>
          <w:t>verteiltes, wissensverarbeitendes</w:t>
        </w:r>
      </w:ins>
      <w:ins w:id="648" w:author="Maximilian Schmitz" w:date="2015-06-04T21:01:00Z">
        <w:r>
          <w:t xml:space="preserve"> System, muss ein geeigneter Ansatz gefunden werden um dieses umzusetzen.</w:t>
        </w:r>
      </w:ins>
      <w:ins w:id="649" w:author="Maximilian Schmitz" w:date="2015-06-04T21:02:00Z">
        <w:r>
          <w:t xml:space="preserve"> </w:t>
        </w:r>
      </w:ins>
      <w:ins w:id="650" w:author="Maximilian Schmitz" w:date="2015-06-04T11:12:00Z">
        <w:r w:rsidR="00FD106D">
          <w:t xml:space="preserve">Im Gebiet der </w:t>
        </w:r>
      </w:ins>
      <w:ins w:id="651" w:author="Maximilian Schmitz" w:date="2015-06-04T11:13:00Z">
        <w:r w:rsidR="00FD106D">
          <w:t xml:space="preserve">computerbasierten Wissensverarbeitung </w:t>
        </w:r>
      </w:ins>
      <w:ins w:id="652" w:author="Maximilian Schmitz" w:date="2015-06-04T11:12:00Z">
        <w:r w:rsidR="00FD106D">
          <w:t xml:space="preserve">stehen verschiedene Ansätze </w:t>
        </w:r>
      </w:ins>
      <w:ins w:id="653" w:author="Maximilian Schmitz" w:date="2015-06-04T11:13:00Z">
        <w:r w:rsidR="00FD106D">
          <w:t>zur Entwicklung von intelligentem Verhalten zur Verfügung.</w:t>
        </w:r>
      </w:ins>
    </w:p>
    <w:p w:rsidR="00A76AC5" w:rsidRDefault="00915CC7">
      <w:pPr>
        <w:rPr>
          <w:ins w:id="654" w:author="Maximilian Schmitz" w:date="2015-06-04T11:38:00Z"/>
        </w:rPr>
        <w:pPrChange w:id="655" w:author="Maximilian Schmitz" w:date="2015-06-04T10:34:00Z">
          <w:pPr>
            <w:pStyle w:val="berschrift2"/>
          </w:pPr>
        </w:pPrChange>
      </w:pPr>
      <w:ins w:id="656" w:author="Maximilian Schmitz" w:date="2015-06-04T11:36:00Z">
        <w:r>
          <w:lastRenderedPageBreak/>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rsidR="002F66B8" w:rsidRDefault="00A76AC5">
      <w:pPr>
        <w:rPr>
          <w:ins w:id="657" w:author="Maximilian Schmitz" w:date="2015-06-04T21:07:00Z"/>
        </w:rPr>
        <w:pPrChange w:id="658" w:author="Maximilian Schmitz" w:date="2015-06-04T10:34:00Z">
          <w:pPr>
            <w:pStyle w:val="berschrift2"/>
          </w:pPr>
        </w:pPrChange>
      </w:pPr>
      <w:ins w:id="659" w:author="Maximilian Schmitz" w:date="2015-06-04T11:38:00Z">
        <w:r>
          <w:t xml:space="preserve">Im Gegensatz dazu kommen implizite Ansätze ohne eine explizite Definition von Regeln aus. </w:t>
        </w:r>
      </w:ins>
      <w:ins w:id="660"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661" w:author="Maximilian Schmitz" w:date="2015-06-04T20:26:00Z">
        <w:r w:rsidR="00660FAA">
          <w:t>Netz</w:t>
        </w:r>
      </w:ins>
      <w:ins w:id="662" w:author="Maximilian Schmitz" w:date="2015-06-04T19:57:00Z">
        <w:r w:rsidR="00716ACB">
          <w:t xml:space="preserve">. </w:t>
        </w:r>
      </w:ins>
      <w:ins w:id="663" w:author="Maximilian Schmitz" w:date="2015-06-04T20:26:00Z">
        <w:r w:rsidR="00660FAA">
          <w:t xml:space="preserve">Neuronale Netze </w:t>
        </w:r>
      </w:ins>
      <w:ins w:id="664" w:author="Maximilian Schmitz" w:date="2015-06-04T20:27:00Z">
        <w:r w:rsidR="00660FAA">
          <w:t xml:space="preserve">bilden die Neuronenstruktur des menschlichen Gehirns nach. </w:t>
        </w:r>
        <w:r w:rsidR="00FC10CC">
          <w:t>Es werden die Neuronen mit ihren Verbindungen, den Synapsen, simuliert.</w:t>
        </w:r>
      </w:ins>
      <w:ins w:id="665" w:author="Maximilian Schmitz" w:date="2015-06-04T20:29:00Z">
        <w:r w:rsidR="006E5783">
          <w:t xml:space="preserve"> </w:t>
        </w:r>
      </w:ins>
      <w:ins w:id="666" w:author="Maximilian Schmitz" w:date="2015-06-04T20:28:00Z">
        <w:r w:rsidR="006E5783">
          <w:t xml:space="preserve">Neuronale Netze und andere implizite Ansätze werden </w:t>
        </w:r>
      </w:ins>
      <w:ins w:id="667" w:author="Maximilian Schmitz" w:date="2015-06-04T20:29:00Z">
        <w:r w:rsidR="006E5783">
          <w:t>in diesem Dokument nicht weiter betrachtet, da sie für diese Studienarbeit zu weit führen würden.</w:t>
        </w:r>
      </w:ins>
      <w:ins w:id="668" w:author="Maximilian Schmitz" w:date="2015-06-04T21:04:00Z">
        <w:r w:rsidR="00C872C7">
          <w:t xml:space="preserve"> </w:t>
        </w:r>
        <w:r w:rsidR="00EB4EF0">
          <w:t xml:space="preserve">Außerdem ist </w:t>
        </w:r>
      </w:ins>
      <w:ins w:id="669" w:author="Maximilian Schmitz" w:date="2015-06-04T21:07:00Z">
        <w:r w:rsidR="00EB4EF0">
          <w:t>die Umsetzung der künstlichen Intelligenz eines Fußballspielers auf diese Weise nicht trivial. Es muss zunächst die Frage nach dem Erlernen der Regeln bzw. dem Spielverhalten geklärt werden.</w:t>
        </w:r>
      </w:ins>
    </w:p>
    <w:p w:rsidR="00EB4EF0" w:rsidRDefault="00EB4EF0">
      <w:pPr>
        <w:rPr>
          <w:ins w:id="670" w:author="Maximilian Schmitz" w:date="2015-06-04T21:08:00Z"/>
        </w:rPr>
        <w:pPrChange w:id="671" w:author="Maximilian Schmitz" w:date="2015-06-04T10:34:00Z">
          <w:pPr>
            <w:pStyle w:val="berschrift2"/>
          </w:pPr>
        </w:pPrChange>
      </w:pPr>
    </w:p>
    <w:p w:rsidR="00EB4EF0" w:rsidDel="009D51C3" w:rsidRDefault="00EB4EF0">
      <w:pPr>
        <w:rPr>
          <w:del w:id="672" w:author="Maximilian Schmitz" w:date="2015-06-05T06:53:00Z"/>
        </w:rPr>
        <w:pPrChange w:id="673" w:author="Maximilian Schmitz" w:date="2015-06-05T06:53:00Z">
          <w:pPr>
            <w:pStyle w:val="berschrift1"/>
          </w:pPr>
        </w:pPrChange>
      </w:pPr>
      <w:ins w:id="674" w:author="Maximilian Schmitz" w:date="2015-06-04T21:08:00Z">
        <w:r>
          <w:t xml:space="preserve">Im </w:t>
        </w:r>
      </w:ins>
      <w:ins w:id="675" w:author="Maximilian Schmitz" w:date="2015-06-04T21:09:00Z">
        <w:r w:rsidR="00B3716F">
          <w:t>W</w:t>
        </w:r>
      </w:ins>
      <w:ins w:id="676" w:author="Maximilian Schmitz" w:date="2015-06-04T21:08:00Z">
        <w:r>
          <w:t xml:space="preserve">eiteren spielen daher nur noch explizite, wissensverarbeitende Systeme eine Rolle. </w:t>
        </w:r>
      </w:ins>
      <w:ins w:id="677" w:author="Maximilian Schmitz" w:date="2015-06-05T07:04:00Z">
        <w:r w:rsidR="006E1E5F">
          <w:t xml:space="preserve">Ansätze die auf reiner </w:t>
        </w:r>
      </w:ins>
      <w:ins w:id="678" w:author="Maximilian Schmitz" w:date="2015-06-05T07:14:00Z">
        <w:r w:rsidR="00CD30B3">
          <w:t>Logik</w:t>
        </w:r>
      </w:ins>
      <w:ins w:id="679" w:author="Maximilian Schmitz" w:date="2015-06-05T07:04:00Z">
        <w:r w:rsidR="006E1E5F">
          <w:t xml:space="preserve"> basieren sind wegen der Implementierung problematisch. Durch die implementierte </w:t>
        </w:r>
      </w:ins>
      <w:ins w:id="680" w:author="Maximilian Schmitz" w:date="2015-06-17T15:31:00Z">
        <w:r w:rsidR="003227D0">
          <w:t xml:space="preserve">Skriptschnittstelle </w:t>
        </w:r>
      </w:ins>
      <w:ins w:id="681" w:author="Maximilian Schmitz" w:date="2015-06-05T07:05:00Z">
        <w:r w:rsidR="006E1E5F">
          <w:t>wird mit LUA-Script eine prozedurale Sprache verwendet. Darin lassen sich logische Aussagen und Regeln nur schwer formulieren.</w:t>
        </w:r>
      </w:ins>
      <w:ins w:id="682" w:author="Maximilian Schmitz" w:date="2015-06-05T07:06:00Z">
        <w:r w:rsidR="001550E6">
          <w:t xml:space="preserve"> Deklarative Sprachen wie Prolog </w:t>
        </w:r>
      </w:ins>
      <w:ins w:id="683" w:author="Maximilian Schmitz" w:date="2015-06-05T07:08:00Z">
        <w:r w:rsidR="001550E6">
          <w:t>oder Lisp sind zum Umsetzen von Aussagenlogik deutlich besser geeignet.</w:t>
        </w:r>
      </w:ins>
      <w:ins w:id="684" w:author="Maximilian Schmitz" w:date="2015-06-05T07:10:00Z">
        <w:r w:rsidR="00CC1C24">
          <w:t xml:space="preserve"> Das gilt auch für die Prädikatenlogik.</w:t>
        </w:r>
      </w:ins>
    </w:p>
    <w:p w:rsidR="00FC5721" w:rsidRDefault="00FC5721">
      <w:pPr>
        <w:rPr>
          <w:ins w:id="685" w:author="Maximilian Schmitz" w:date="2015-06-05T07:11:00Z"/>
        </w:rPr>
        <w:pPrChange w:id="686" w:author="Maximilian Schmitz" w:date="2015-06-05T06:53:00Z">
          <w:pPr>
            <w:pStyle w:val="berschrift1"/>
          </w:pPr>
        </w:pPrChange>
      </w:pPr>
    </w:p>
    <w:p w:rsidR="001033A1" w:rsidRDefault="005E6029">
      <w:pPr>
        <w:tabs>
          <w:tab w:val="right" w:pos="9072"/>
        </w:tabs>
        <w:rPr>
          <w:ins w:id="687" w:author="Maximilian Schmitz" w:date="2015-06-14T10:31:00Z"/>
        </w:rPr>
        <w:pPrChange w:id="688" w:author="Maximilian Schmitz" w:date="2015-06-05T07:16:00Z">
          <w:pPr>
            <w:pStyle w:val="berschrift1"/>
          </w:pPr>
        </w:pPrChange>
      </w:pPr>
      <w:ins w:id="689" w:author="Maximilian Schmitz" w:date="2015-06-05T07:12:00Z">
        <w:r>
          <w:t>In dieser Studienarbeit wurde mit einfachen Entscheidungsbäumen gearbeitet.</w:t>
        </w:r>
        <w:r w:rsidR="00CD30B3">
          <w:t xml:space="preserve"> </w:t>
        </w:r>
      </w:ins>
      <w:ins w:id="690" w:author="Maximilian Schmitz" w:date="2015-06-05T07:19:00Z">
        <w:r w:rsidR="00575101">
          <w:t xml:space="preserve">Die Entscheidungen basieren auf Daten, die die Spieler von der Simulationsumgebung erhalten. </w:t>
        </w:r>
      </w:ins>
      <w:ins w:id="691" w:author="Maximilian Schmitz" w:date="2015-06-05T07:21:00Z">
        <w:r w:rsidR="00585FFD">
          <w:t>Die Spieler sind zusätzlich in der Lage selbst generierte Daten zu speic</w:t>
        </w:r>
        <w:r w:rsidR="001033A1">
          <w:t>hern und für Entscheidungen zu n</w:t>
        </w:r>
        <w:r w:rsidR="00585FFD">
          <w:t>utzen.</w:t>
        </w:r>
      </w:ins>
    </w:p>
    <w:p w:rsidR="003474E5" w:rsidRDefault="001033A1">
      <w:pPr>
        <w:tabs>
          <w:tab w:val="right" w:pos="9072"/>
        </w:tabs>
        <w:rPr>
          <w:ins w:id="692" w:author="Maximilian Schmitz" w:date="2015-06-14T11:10:00Z"/>
        </w:rPr>
        <w:pPrChange w:id="693" w:author="Maximilian Schmitz" w:date="2015-06-05T07:16:00Z">
          <w:pPr>
            <w:pStyle w:val="berschrift1"/>
          </w:pPr>
        </w:pPrChange>
      </w:pPr>
      <w:ins w:id="694" w:author="Maximilian Schmitz" w:date="2015-06-14T10:32:00Z">
        <w:r>
          <w:t xml:space="preserve">Wie im Kapitel </w:t>
        </w:r>
      </w:ins>
      <w:ins w:id="695" w:author="Maximilian Schmitz" w:date="2015-06-17T15:31:00Z">
        <w:r w:rsidR="003227D0">
          <w:t xml:space="preserve">Skriptschnittstelle </w:t>
        </w:r>
      </w:ins>
      <w:ins w:id="696" w:author="Maximilian Schmitz" w:date="2015-06-14T10:32:00Z">
        <w:r>
          <w:t xml:space="preserve">bereits beschrieben, stehen für die Programmierung der künstlichen Intelligenz </w:t>
        </w:r>
      </w:ins>
      <w:ins w:id="697" w:author="Maximilian Schmitz" w:date="2015-06-14T10:33:00Z">
        <w:r>
          <w:t xml:space="preserve">wichtige Informationen über den aktuellen </w:t>
        </w:r>
      </w:ins>
      <w:ins w:id="698" w:author="Maximilian Schmitz" w:date="2015-06-14T10:34:00Z">
        <w:r w:rsidR="003A3B00">
          <w:t>Spielstatus</w:t>
        </w:r>
      </w:ins>
      <w:ins w:id="699" w:author="Maximilian Schmitz" w:date="2015-06-14T10:33:00Z">
        <w:r>
          <w:t xml:space="preserve"> zur Verfügung.</w:t>
        </w:r>
      </w:ins>
      <w:ins w:id="700" w:author="Maximilian Schmitz" w:date="2015-06-14T10:34:00Z">
        <w:r w:rsidR="003A3B00">
          <w:t xml:space="preserve"> </w:t>
        </w:r>
      </w:ins>
      <w:ins w:id="701" w:author="Maximilian Schmitz" w:date="2015-06-14T10:47:00Z">
        <w:r w:rsidR="003474E5">
          <w:t xml:space="preserve">In folgender Tabelle ist eine Übersicht über die von der </w:t>
        </w:r>
      </w:ins>
      <w:ins w:id="702" w:author="Maximilian Schmitz" w:date="2015-06-17T15:31:00Z">
        <w:r w:rsidR="003227D0">
          <w:t xml:space="preserve">Skriptschnittstelle </w:t>
        </w:r>
      </w:ins>
      <w:ins w:id="703" w:author="Maximilian Schmitz" w:date="2015-06-14T10:47:00Z">
        <w:r w:rsidR="003474E5">
          <w:lastRenderedPageBreak/>
          <w:t>angebotenen Funktionen zu sehen</w:t>
        </w:r>
      </w:ins>
      <w:ins w:id="704" w:author="Maximilian Schmitz" w:date="2015-06-14T11:04:00Z">
        <w:r w:rsidR="00D62BC2">
          <w:t xml:space="preserve">. Eine ausführliche Übersicht mit Übergabeparametern und Verwendungshinweisen findet sich im Kapitel </w:t>
        </w:r>
      </w:ins>
      <w:ins w:id="705" w:author="Maximilian Schmitz" w:date="2015-06-17T15:31:00Z">
        <w:r w:rsidR="003227D0">
          <w:t>Skriptschnittstelle</w:t>
        </w:r>
      </w:ins>
      <w:ins w:id="706" w:author="Maximilian Schmitz" w:date="2015-06-14T11:05:00Z">
        <w:r w:rsidR="00D62BC2">
          <w:t>.</w:t>
        </w:r>
      </w:ins>
    </w:p>
    <w:p w:rsidR="00842C5C" w:rsidRDefault="00842C5C">
      <w:pPr>
        <w:tabs>
          <w:tab w:val="right" w:pos="9072"/>
        </w:tabs>
        <w:rPr>
          <w:ins w:id="707" w:author="Maximilian Schmitz" w:date="2015-06-14T10:35:00Z"/>
        </w:rPr>
        <w:pPrChange w:id="708" w:author="Maximilian Schmitz" w:date="2015-06-05T07:16:00Z">
          <w:pPr>
            <w:pStyle w:val="berschrift1"/>
          </w:pPr>
        </w:pPrChange>
      </w:pPr>
    </w:p>
    <w:tbl>
      <w:tblPr>
        <w:tblStyle w:val="Gitternetztabelle1hell"/>
        <w:tblW w:w="9421" w:type="dxa"/>
        <w:tblLook w:val="04A0" w:firstRow="1" w:lastRow="0" w:firstColumn="1" w:lastColumn="0" w:noHBand="0" w:noVBand="1"/>
        <w:tblPrChange w:id="709" w:author="Maximilian Schmitz" w:date="2015-06-14T11:01:00Z">
          <w:tblPr>
            <w:tblStyle w:val="Tabellenraster"/>
            <w:tblW w:w="0" w:type="auto"/>
            <w:tblLook w:val="04A0" w:firstRow="1" w:lastRow="0" w:firstColumn="1" w:lastColumn="0" w:noHBand="0" w:noVBand="1"/>
          </w:tblPr>
        </w:tblPrChange>
      </w:tblPr>
      <w:tblGrid>
        <w:gridCol w:w="2244"/>
        <w:gridCol w:w="7177"/>
        <w:tblGridChange w:id="710">
          <w:tblGrid>
            <w:gridCol w:w="1809"/>
            <w:gridCol w:w="302"/>
            <w:gridCol w:w="133"/>
            <w:gridCol w:w="2362"/>
            <w:gridCol w:w="4606"/>
            <w:gridCol w:w="76"/>
            <w:gridCol w:w="133"/>
          </w:tblGrid>
        </w:tblGridChange>
      </w:tblGrid>
      <w:tr w:rsidR="00457E53" w:rsidTr="00D62BC2">
        <w:trPr>
          <w:cnfStyle w:val="100000000000" w:firstRow="1" w:lastRow="0" w:firstColumn="0" w:lastColumn="0" w:oddVBand="0" w:evenVBand="0" w:oddHBand="0" w:evenHBand="0" w:firstRowFirstColumn="0" w:firstRowLastColumn="0" w:lastRowFirstColumn="0" w:lastRowLastColumn="0"/>
          <w:ins w:id="711" w:author="Maximilian Schmitz" w:date="2015-06-14T10:36:00Z"/>
          <w:trPrChange w:id="7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713" w:author="Maximilian Schmitz" w:date="2015-06-14T11:01:00Z">
              <w:tcPr>
                <w:tcW w:w="4606" w:type="dxa"/>
                <w:gridSpan w:val="4"/>
              </w:tcPr>
            </w:tcPrChange>
          </w:tcPr>
          <w:p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714" w:author="Maximilian Schmitz" w:date="2015-06-14T10:36:00Z"/>
              </w:rPr>
            </w:pPr>
            <w:ins w:id="715" w:author="Maximilian Schmitz" w:date="2015-06-14T10:36:00Z">
              <w:r>
                <w:t>Funktion</w:t>
              </w:r>
            </w:ins>
          </w:p>
        </w:tc>
        <w:tc>
          <w:tcPr>
            <w:tcW w:w="7177" w:type="dxa"/>
            <w:tcPrChange w:id="716" w:author="Maximilian Schmitz" w:date="2015-06-14T11:01:00Z">
              <w:tcPr>
                <w:tcW w:w="4606" w:type="dxa"/>
              </w:tcPr>
            </w:tcPrChange>
          </w:tcPr>
          <w:p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717" w:author="Maximilian Schmitz" w:date="2015-06-14T10:36:00Z"/>
              </w:rPr>
            </w:pPr>
            <w:ins w:id="718" w:author="Maximilian Schmitz" w:date="2015-06-14T10:36:00Z">
              <w:r>
                <w:t>Beschreibung</w:t>
              </w:r>
            </w:ins>
          </w:p>
        </w:tc>
      </w:tr>
      <w:tr w:rsidR="00457E53" w:rsidTr="00D62BC2">
        <w:trPr>
          <w:ins w:id="719" w:author="Maximilian Schmitz" w:date="2015-06-14T10:36:00Z"/>
          <w:trPrChange w:id="72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721" w:author="Maximilian Schmitz" w:date="2015-06-14T11:01:00Z">
              <w:tcPr>
                <w:tcW w:w="1809" w:type="dxa"/>
              </w:tcPr>
            </w:tcPrChange>
          </w:tcPr>
          <w:p w:rsidR="00457E53" w:rsidRPr="00457E53" w:rsidRDefault="00457E53">
            <w:pPr>
              <w:tabs>
                <w:tab w:val="right" w:pos="9072"/>
              </w:tabs>
              <w:rPr>
                <w:ins w:id="722" w:author="Maximilian Schmitz" w:date="2015-06-14T10:36:00Z"/>
                <w:b w:val="0"/>
                <w:rPrChange w:id="723" w:author="Maximilian Schmitz" w:date="2015-06-14T10:36:00Z">
                  <w:rPr>
                    <w:ins w:id="724" w:author="Maximilian Schmitz" w:date="2015-06-14T10:36:00Z"/>
                  </w:rPr>
                </w:rPrChange>
              </w:rPr>
            </w:pPr>
            <w:ins w:id="725" w:author="Maximilian Schmitz" w:date="2015-06-14T10:41:00Z">
              <w:r>
                <w:rPr>
                  <w:b w:val="0"/>
                </w:rPr>
                <w:t>AllowedToRun</w:t>
              </w:r>
            </w:ins>
          </w:p>
        </w:tc>
        <w:tc>
          <w:tcPr>
            <w:tcW w:w="7177" w:type="dxa"/>
            <w:tcPrChange w:id="726" w:author="Maximilian Schmitz" w:date="2015-06-14T11:01:00Z">
              <w:tcPr>
                <w:tcW w:w="7403"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727" w:author="Maximilian Schmitz" w:date="2015-06-14T10:36:00Z"/>
              </w:rPr>
            </w:pPr>
            <w:ins w:id="728" w:author="Maximilian Schmitz" w:date="2015-06-14T10:43:00Z">
              <w:r>
                <w:t xml:space="preserve">Gibt zurück, ob </w:t>
              </w:r>
            </w:ins>
            <w:ins w:id="729" w:author="Maximilian Schmitz" w:date="2015-06-14T10:44:00Z">
              <w:r>
                <w:t>die künstliche Intelligenz ausgeführt werden darf</w:t>
              </w:r>
            </w:ins>
          </w:p>
        </w:tc>
      </w:tr>
      <w:tr w:rsidR="00457E53" w:rsidTr="00D62BC2">
        <w:tblPrEx>
          <w:tblPrExChange w:id="73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731" w:author="Maximilian Schmitz" w:date="2015-06-14T10:37:00Z"/>
          <w:trPrChange w:id="73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733" w:author="Maximilian Schmitz" w:date="2015-06-14T11:01:00Z">
              <w:tcPr>
                <w:tcW w:w="2093" w:type="dxa"/>
                <w:gridSpan w:val="2"/>
              </w:tcPr>
            </w:tcPrChange>
          </w:tcPr>
          <w:p w:rsidR="00457E53" w:rsidRDefault="00457E53">
            <w:pPr>
              <w:tabs>
                <w:tab w:val="right" w:pos="9072"/>
              </w:tabs>
              <w:rPr>
                <w:ins w:id="734" w:author="Maximilian Schmitz" w:date="2015-06-14T10:37:00Z"/>
                <w:b w:val="0"/>
              </w:rPr>
            </w:pPr>
            <w:ins w:id="735" w:author="Maximilian Schmitz" w:date="2015-06-14T10:38:00Z">
              <w:r>
                <w:rPr>
                  <w:b w:val="0"/>
                </w:rPr>
                <w:t>TimePlayed</w:t>
              </w:r>
            </w:ins>
          </w:p>
        </w:tc>
        <w:tc>
          <w:tcPr>
            <w:tcW w:w="7177" w:type="dxa"/>
            <w:tcPrChange w:id="736"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737" w:author="Maximilian Schmitz" w:date="2015-06-14T10:37:00Z"/>
              </w:rPr>
            </w:pPr>
            <w:ins w:id="738" w:author="Maximilian Schmitz" w:date="2015-06-14T10:44:00Z">
              <w:r>
                <w:t>Gibt die aktuelle Spielzeit in Prozent zurück</w:t>
              </w:r>
            </w:ins>
          </w:p>
        </w:tc>
      </w:tr>
      <w:tr w:rsidR="00457E53" w:rsidTr="00D62BC2">
        <w:tblPrEx>
          <w:tblPrExChange w:id="73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740" w:author="Maximilian Schmitz" w:date="2015-06-14T10:38:00Z"/>
          <w:trPrChange w:id="74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742" w:author="Maximilian Schmitz" w:date="2015-06-14T11:01:00Z">
              <w:tcPr>
                <w:tcW w:w="2093" w:type="dxa"/>
                <w:gridSpan w:val="2"/>
              </w:tcPr>
            </w:tcPrChange>
          </w:tcPr>
          <w:p w:rsidR="00457E53" w:rsidRDefault="00457E53">
            <w:pPr>
              <w:tabs>
                <w:tab w:val="right" w:pos="9072"/>
              </w:tabs>
              <w:rPr>
                <w:ins w:id="743" w:author="Maximilian Schmitz" w:date="2015-06-14T10:38:00Z"/>
                <w:b w:val="0"/>
              </w:rPr>
            </w:pPr>
            <w:ins w:id="744" w:author="Maximilian Schmitz" w:date="2015-06-14T10:42:00Z">
              <w:r>
                <w:rPr>
                  <w:b w:val="0"/>
                </w:rPr>
                <w:t>IsKickoff</w:t>
              </w:r>
            </w:ins>
          </w:p>
        </w:tc>
        <w:tc>
          <w:tcPr>
            <w:tcW w:w="7177" w:type="dxa"/>
            <w:tcPrChange w:id="745"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746" w:author="Maximilian Schmitz" w:date="2015-06-14T10:38:00Z"/>
              </w:rPr>
            </w:pPr>
            <w:ins w:id="747" w:author="Maximilian Schmitz" w:date="2015-06-14T10:44:00Z">
              <w:r>
                <w:t>Gibt zurück, ob ein Anstoß stattfindet</w:t>
              </w:r>
            </w:ins>
          </w:p>
        </w:tc>
      </w:tr>
      <w:tr w:rsidR="00457E53" w:rsidTr="00D62BC2">
        <w:tblPrEx>
          <w:tblPrExChange w:id="74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749" w:author="Maximilian Schmitz" w:date="2015-06-14T10:38:00Z"/>
          <w:trPrChange w:id="75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751" w:author="Maximilian Schmitz" w:date="2015-06-14T11:01:00Z">
              <w:tcPr>
                <w:tcW w:w="2093" w:type="dxa"/>
                <w:gridSpan w:val="2"/>
              </w:tcPr>
            </w:tcPrChange>
          </w:tcPr>
          <w:p w:rsidR="00457E53" w:rsidRDefault="00457E53">
            <w:pPr>
              <w:tabs>
                <w:tab w:val="right" w:pos="9072"/>
              </w:tabs>
              <w:rPr>
                <w:ins w:id="752" w:author="Maximilian Schmitz" w:date="2015-06-14T10:38:00Z"/>
                <w:b w:val="0"/>
              </w:rPr>
            </w:pPr>
            <w:ins w:id="753" w:author="Maximilian Schmitz" w:date="2015-06-14T10:42:00Z">
              <w:r>
                <w:rPr>
                  <w:b w:val="0"/>
                </w:rPr>
                <w:t>GetTeamId</w:t>
              </w:r>
            </w:ins>
          </w:p>
        </w:tc>
        <w:tc>
          <w:tcPr>
            <w:tcW w:w="7177" w:type="dxa"/>
            <w:tcPrChange w:id="754"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755" w:author="Maximilian Schmitz" w:date="2015-06-14T10:38:00Z"/>
              </w:rPr>
            </w:pPr>
            <w:ins w:id="756" w:author="Maximilian Schmitz" w:date="2015-06-14T10:44:00Z">
              <w:r>
                <w:t>Gibt die Team-Id des Spielers zurück</w:t>
              </w:r>
            </w:ins>
          </w:p>
        </w:tc>
      </w:tr>
      <w:tr w:rsidR="00457E53" w:rsidTr="00D62BC2">
        <w:tblPrEx>
          <w:tblPrExChange w:id="75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758" w:author="Maximilian Schmitz" w:date="2015-06-14T10:40:00Z"/>
          <w:trPrChange w:id="75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760" w:author="Maximilian Schmitz" w:date="2015-06-14T11:01:00Z">
              <w:tcPr>
                <w:tcW w:w="2093" w:type="dxa"/>
                <w:gridSpan w:val="2"/>
              </w:tcPr>
            </w:tcPrChange>
          </w:tcPr>
          <w:p w:rsidR="00457E53" w:rsidRDefault="00457E53">
            <w:pPr>
              <w:tabs>
                <w:tab w:val="right" w:pos="9072"/>
              </w:tabs>
              <w:rPr>
                <w:ins w:id="761" w:author="Maximilian Schmitz" w:date="2015-06-14T10:40:00Z"/>
                <w:b w:val="0"/>
              </w:rPr>
            </w:pPr>
            <w:ins w:id="762" w:author="Maximilian Schmitz" w:date="2015-06-14T10:42:00Z">
              <w:r>
                <w:rPr>
                  <w:b w:val="0"/>
                </w:rPr>
                <w:t>HasBall</w:t>
              </w:r>
            </w:ins>
          </w:p>
        </w:tc>
        <w:tc>
          <w:tcPr>
            <w:tcW w:w="7177" w:type="dxa"/>
            <w:tcPrChange w:id="763"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764" w:author="Maximilian Schmitz" w:date="2015-06-14T10:40:00Z"/>
              </w:rPr>
            </w:pPr>
            <w:ins w:id="765" w:author="Maximilian Schmitz" w:date="2015-06-14T10:45:00Z">
              <w:r>
                <w:t>Gibt zurück, ob der Spieler am Ball ist</w:t>
              </w:r>
            </w:ins>
          </w:p>
        </w:tc>
      </w:tr>
      <w:tr w:rsidR="00457E53" w:rsidTr="00D62BC2">
        <w:tblPrEx>
          <w:tblPrExChange w:id="766"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767"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768" w:author="Maximilian Schmitz" w:date="2015-06-14T11:01:00Z">
              <w:tcPr>
                <w:tcW w:w="2244" w:type="dxa"/>
                <w:gridSpan w:val="3"/>
              </w:tcPr>
            </w:tcPrChange>
          </w:tcPr>
          <w:p w:rsidR="00457E53" w:rsidRDefault="00457E53">
            <w:pPr>
              <w:tabs>
                <w:tab w:val="right" w:pos="9072"/>
              </w:tabs>
              <w:rPr>
                <w:ins w:id="769" w:author="Maximilian Schmitz" w:date="2015-06-14T10:42:00Z"/>
                <w:b w:val="0"/>
              </w:rPr>
            </w:pPr>
            <w:ins w:id="770" w:author="Maximilian Schmitz" w:date="2015-06-14T10:42:00Z">
              <w:r>
                <w:rPr>
                  <w:b w:val="0"/>
                </w:rPr>
                <w:t>GetStamina</w:t>
              </w:r>
            </w:ins>
          </w:p>
        </w:tc>
        <w:tc>
          <w:tcPr>
            <w:tcW w:w="7177" w:type="dxa"/>
            <w:tcPrChange w:id="771" w:author="Maximilian Schmitz" w:date="2015-06-14T11:01:00Z">
              <w:tcPr>
                <w:tcW w:w="7177"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772" w:author="Maximilian Schmitz" w:date="2015-06-14T10:42:00Z"/>
              </w:rPr>
            </w:pPr>
            <w:ins w:id="773" w:author="Maximilian Schmitz" w:date="2015-06-14T10:45:00Z">
              <w:r>
                <w:t>Gibt die aktuelle Ausdauer des Spielers zurück</w:t>
              </w:r>
            </w:ins>
          </w:p>
        </w:tc>
      </w:tr>
      <w:tr w:rsidR="00457E53" w:rsidTr="00D62BC2">
        <w:tblPrEx>
          <w:tblPrExChange w:id="77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775" w:author="Maximilian Schmitz" w:date="2015-06-14T10:39:00Z"/>
          <w:trPrChange w:id="77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777" w:author="Maximilian Schmitz" w:date="2015-06-14T11:01:00Z">
              <w:tcPr>
                <w:tcW w:w="2093" w:type="dxa"/>
                <w:gridSpan w:val="2"/>
              </w:tcPr>
            </w:tcPrChange>
          </w:tcPr>
          <w:p w:rsidR="00457E53" w:rsidRDefault="00457E53">
            <w:pPr>
              <w:tabs>
                <w:tab w:val="right" w:pos="9072"/>
              </w:tabs>
              <w:rPr>
                <w:ins w:id="778" w:author="Maximilian Schmitz" w:date="2015-06-14T10:39:00Z"/>
                <w:b w:val="0"/>
              </w:rPr>
            </w:pPr>
            <w:ins w:id="779" w:author="Maximilian Schmitz" w:date="2015-06-14T10:41:00Z">
              <w:r>
                <w:rPr>
                  <w:b w:val="0"/>
                </w:rPr>
                <w:t>GetOwnLocation</w:t>
              </w:r>
            </w:ins>
          </w:p>
        </w:tc>
        <w:tc>
          <w:tcPr>
            <w:tcW w:w="7177" w:type="dxa"/>
            <w:tcPrChange w:id="780"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781" w:author="Maximilian Schmitz" w:date="2015-06-14T10:39:00Z"/>
              </w:rPr>
            </w:pPr>
            <w:ins w:id="782" w:author="Maximilian Schmitz" w:date="2015-06-14T10:45:00Z">
              <w:r>
                <w:t>Gibt die aktuelle Position des Spielers zurück</w:t>
              </w:r>
            </w:ins>
          </w:p>
        </w:tc>
      </w:tr>
      <w:tr w:rsidR="00457E53" w:rsidTr="00D62BC2">
        <w:tblPrEx>
          <w:tblPrExChange w:id="78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784" w:author="Maximilian Schmitz" w:date="2015-06-14T10:39:00Z"/>
          <w:trPrChange w:id="78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786" w:author="Maximilian Schmitz" w:date="2015-06-14T11:01:00Z">
              <w:tcPr>
                <w:tcW w:w="2093" w:type="dxa"/>
                <w:gridSpan w:val="2"/>
              </w:tcPr>
            </w:tcPrChange>
          </w:tcPr>
          <w:p w:rsidR="00457E53" w:rsidRDefault="00457E53">
            <w:pPr>
              <w:tabs>
                <w:tab w:val="right" w:pos="9072"/>
              </w:tabs>
              <w:rPr>
                <w:ins w:id="787" w:author="Maximilian Schmitz" w:date="2015-06-14T10:39:00Z"/>
                <w:b w:val="0"/>
              </w:rPr>
            </w:pPr>
            <w:ins w:id="788" w:author="Maximilian Schmitz" w:date="2015-06-14T10:39:00Z">
              <w:r>
                <w:rPr>
                  <w:b w:val="0"/>
                </w:rPr>
                <w:t>GetBallLocation</w:t>
              </w:r>
            </w:ins>
          </w:p>
        </w:tc>
        <w:tc>
          <w:tcPr>
            <w:tcW w:w="7177" w:type="dxa"/>
            <w:tcPrChange w:id="789"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790" w:author="Maximilian Schmitz" w:date="2015-06-14T10:39:00Z"/>
              </w:rPr>
            </w:pPr>
            <w:ins w:id="791" w:author="Maximilian Schmitz" w:date="2015-06-14T10:46:00Z">
              <w:r>
                <w:t>Gibt die aktuelle Ballposition zurück, wenn sichtbar</w:t>
              </w:r>
            </w:ins>
          </w:p>
        </w:tc>
      </w:tr>
      <w:tr w:rsidR="00457E53" w:rsidTr="00D62BC2">
        <w:tblPrEx>
          <w:tblPrExChange w:id="79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793" w:author="Maximilian Schmitz" w:date="2015-06-14T10:39:00Z"/>
          <w:trPrChange w:id="79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795" w:author="Maximilian Schmitz" w:date="2015-06-14T11:01:00Z">
              <w:tcPr>
                <w:tcW w:w="2093" w:type="dxa"/>
                <w:gridSpan w:val="2"/>
              </w:tcPr>
            </w:tcPrChange>
          </w:tcPr>
          <w:p w:rsidR="00457E53" w:rsidRDefault="00457E53">
            <w:pPr>
              <w:tabs>
                <w:tab w:val="right" w:pos="9072"/>
              </w:tabs>
              <w:rPr>
                <w:ins w:id="796" w:author="Maximilian Schmitz" w:date="2015-06-14T10:39:00Z"/>
                <w:b w:val="0"/>
              </w:rPr>
            </w:pPr>
            <w:ins w:id="797" w:author="Maximilian Schmitz" w:date="2015-06-14T10:39:00Z">
              <w:r>
                <w:rPr>
                  <w:b w:val="0"/>
                </w:rPr>
                <w:t>GetVisiblePlayers</w:t>
              </w:r>
            </w:ins>
          </w:p>
        </w:tc>
        <w:tc>
          <w:tcPr>
            <w:tcW w:w="7177" w:type="dxa"/>
            <w:tcPrChange w:id="798"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799" w:author="Maximilian Schmitz" w:date="2015-06-14T10:39:00Z"/>
              </w:rPr>
            </w:pPr>
            <w:ins w:id="800" w:author="Maximilian Schmitz" w:date="2015-06-14T10:46:00Z">
              <w:r>
                <w:t>Gibt Positionen der sichtbaren Spieler zurück</w:t>
              </w:r>
            </w:ins>
          </w:p>
        </w:tc>
      </w:tr>
      <w:tr w:rsidR="00457E53" w:rsidTr="00D62BC2">
        <w:tblPrEx>
          <w:tblPrExChange w:id="80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802" w:author="Maximilian Schmitz" w:date="2015-06-14T10:39:00Z"/>
          <w:trPrChange w:id="80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804" w:author="Maximilian Schmitz" w:date="2015-06-14T11:01:00Z">
              <w:tcPr>
                <w:tcW w:w="2093" w:type="dxa"/>
                <w:gridSpan w:val="2"/>
              </w:tcPr>
            </w:tcPrChange>
          </w:tcPr>
          <w:p w:rsidR="00457E53" w:rsidRDefault="00457E53">
            <w:pPr>
              <w:tabs>
                <w:tab w:val="right" w:pos="9072"/>
              </w:tabs>
              <w:rPr>
                <w:ins w:id="805" w:author="Maximilian Schmitz" w:date="2015-06-14T10:39:00Z"/>
                <w:b w:val="0"/>
              </w:rPr>
            </w:pPr>
            <w:ins w:id="806" w:author="Maximilian Schmitz" w:date="2015-06-14T10:39:00Z">
              <w:r>
                <w:rPr>
                  <w:b w:val="0"/>
                </w:rPr>
                <w:t>GetGoal</w:t>
              </w:r>
            </w:ins>
            <w:ins w:id="807" w:author="Maximilian Schmitz" w:date="2015-06-14T10:40:00Z">
              <w:r>
                <w:rPr>
                  <w:b w:val="0"/>
                </w:rPr>
                <w:t>1</w:t>
              </w:r>
            </w:ins>
            <w:ins w:id="808" w:author="Maximilian Schmitz" w:date="2015-06-14T10:39:00Z">
              <w:r>
                <w:rPr>
                  <w:b w:val="0"/>
                </w:rPr>
                <w:t>Position</w:t>
              </w:r>
            </w:ins>
          </w:p>
        </w:tc>
        <w:tc>
          <w:tcPr>
            <w:tcW w:w="7177" w:type="dxa"/>
            <w:tcPrChange w:id="809"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810" w:author="Maximilian Schmitz" w:date="2015-06-14T10:39:00Z"/>
              </w:rPr>
            </w:pPr>
            <w:ins w:id="811" w:author="Maximilian Schmitz" w:date="2015-06-14T10:46:00Z">
              <w:r>
                <w:t xml:space="preserve">Gibt die Position des 1. Tors </w:t>
              </w:r>
              <w:r w:rsidR="00557673">
                <w:t>zurück</w:t>
              </w:r>
            </w:ins>
          </w:p>
        </w:tc>
      </w:tr>
      <w:tr w:rsidR="00457E53" w:rsidTr="00D62BC2">
        <w:tblPrEx>
          <w:tblPrExChange w:id="81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813" w:author="Maximilian Schmitz" w:date="2015-06-14T10:39:00Z"/>
          <w:trPrChange w:id="81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815" w:author="Maximilian Schmitz" w:date="2015-06-14T11:01:00Z">
              <w:tcPr>
                <w:tcW w:w="2093" w:type="dxa"/>
                <w:gridSpan w:val="2"/>
              </w:tcPr>
            </w:tcPrChange>
          </w:tcPr>
          <w:p w:rsidR="00457E53" w:rsidRDefault="00457E53">
            <w:pPr>
              <w:tabs>
                <w:tab w:val="right" w:pos="9072"/>
              </w:tabs>
              <w:rPr>
                <w:ins w:id="816" w:author="Maximilian Schmitz" w:date="2015-06-14T10:39:00Z"/>
                <w:b w:val="0"/>
              </w:rPr>
            </w:pPr>
            <w:ins w:id="817" w:author="Maximilian Schmitz" w:date="2015-06-14T10:39:00Z">
              <w:r>
                <w:rPr>
                  <w:b w:val="0"/>
                </w:rPr>
                <w:t>GetGoal</w:t>
              </w:r>
            </w:ins>
            <w:ins w:id="818" w:author="Maximilian Schmitz" w:date="2015-06-14T10:40:00Z">
              <w:r>
                <w:rPr>
                  <w:b w:val="0"/>
                </w:rPr>
                <w:t>2</w:t>
              </w:r>
            </w:ins>
            <w:ins w:id="819" w:author="Maximilian Schmitz" w:date="2015-06-14T10:39:00Z">
              <w:r>
                <w:rPr>
                  <w:b w:val="0"/>
                </w:rPr>
                <w:t>Position</w:t>
              </w:r>
            </w:ins>
          </w:p>
        </w:tc>
        <w:tc>
          <w:tcPr>
            <w:tcW w:w="7177" w:type="dxa"/>
            <w:tcPrChange w:id="820" w:author="Maximilian Schmitz" w:date="2015-06-14T11:01:00Z">
              <w:tcPr>
                <w:tcW w:w="7195" w:type="dxa"/>
                <w:gridSpan w:val="4"/>
              </w:tcPr>
            </w:tcPrChange>
          </w:tcPr>
          <w:p w:rsidR="00457E53" w:rsidRDefault="00557673">
            <w:pPr>
              <w:keepNext/>
              <w:tabs>
                <w:tab w:val="right" w:pos="9072"/>
              </w:tabs>
              <w:cnfStyle w:val="000000000000" w:firstRow="0" w:lastRow="0" w:firstColumn="0" w:lastColumn="0" w:oddVBand="0" w:evenVBand="0" w:oddHBand="0" w:evenHBand="0" w:firstRowFirstColumn="0" w:firstRowLastColumn="0" w:lastRowFirstColumn="0" w:lastRowLastColumn="0"/>
              <w:rPr>
                <w:ins w:id="821" w:author="Maximilian Schmitz" w:date="2015-06-14T10:39:00Z"/>
              </w:rPr>
              <w:pPrChange w:id="822"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823" w:author="Maximilian Schmitz" w:date="2015-06-14T10:46:00Z">
              <w:r>
                <w:t>Gibt die Position des 1. Tors zurück</w:t>
              </w:r>
            </w:ins>
          </w:p>
        </w:tc>
      </w:tr>
    </w:tbl>
    <w:p w:rsidR="00457E53" w:rsidRDefault="00D62BC2">
      <w:pPr>
        <w:pStyle w:val="Beschriftung"/>
        <w:rPr>
          <w:ins w:id="824" w:author="Maximilian Schmitz" w:date="2015-06-14T21:17:00Z"/>
        </w:rPr>
        <w:pPrChange w:id="825" w:author="Maximilian Schmitz" w:date="2015-06-14T11:03:00Z">
          <w:pPr>
            <w:pStyle w:val="berschrift1"/>
          </w:pPr>
        </w:pPrChange>
      </w:pPr>
      <w:ins w:id="826" w:author="Maximilian Schmitz" w:date="2015-06-14T11:03:00Z">
        <w:r>
          <w:t xml:space="preserve">Tabelle </w:t>
        </w:r>
        <w:r>
          <w:fldChar w:fldCharType="begin"/>
        </w:r>
        <w:r>
          <w:instrText xml:space="preserve"> SEQ Tabelle \* ARABIC </w:instrText>
        </w:r>
      </w:ins>
      <w:r>
        <w:fldChar w:fldCharType="separate"/>
      </w:r>
      <w:ins w:id="827" w:author="Maximilian Schmitz" w:date="2015-06-17T19:42:00Z">
        <w:r w:rsidR="00915AB6">
          <w:rPr>
            <w:noProof/>
          </w:rPr>
          <w:t>1</w:t>
        </w:r>
      </w:ins>
      <w:ins w:id="828" w:author="Maximilian Schmitz" w:date="2015-06-14T11:03:00Z">
        <w:r>
          <w:fldChar w:fldCharType="end"/>
        </w:r>
        <w:r>
          <w:t xml:space="preserve">: Passive Funktionen der </w:t>
        </w:r>
      </w:ins>
      <w:ins w:id="829" w:author="Maximilian Schmitz" w:date="2015-06-17T15:32:00Z">
        <w:r w:rsidR="003227D0">
          <w:t>Skriptschnittstelle</w:t>
        </w:r>
      </w:ins>
    </w:p>
    <w:p w:rsidR="00201692" w:rsidRPr="00915AB6" w:rsidRDefault="00201692">
      <w:pPr>
        <w:rPr>
          <w:ins w:id="830" w:author="Maximilian Schmitz" w:date="2015-06-14T10:47:00Z"/>
        </w:rPr>
        <w:pPrChange w:id="831" w:author="Maximilian Schmitz" w:date="2015-06-14T21:17:00Z">
          <w:pPr>
            <w:pStyle w:val="berschrift1"/>
          </w:pPr>
        </w:pPrChange>
      </w:pPr>
    </w:p>
    <w:p w:rsidR="003474E5" w:rsidRDefault="003474E5">
      <w:pPr>
        <w:tabs>
          <w:tab w:val="right" w:pos="9072"/>
        </w:tabs>
        <w:rPr>
          <w:ins w:id="832" w:author="Maximilian Schmitz" w:date="2015-06-14T10:50:00Z"/>
        </w:rPr>
        <w:pPrChange w:id="833" w:author="Maximilian Schmitz" w:date="2015-06-05T07:16:00Z">
          <w:pPr>
            <w:pStyle w:val="berschrift1"/>
          </w:pPr>
        </w:pPrChange>
      </w:pPr>
      <w:ins w:id="834" w:author="Maximilian Schmitz" w:date="2015-06-14T10:48:00Z">
        <w:r>
          <w:t>Es ist zu sehen, dass der künstlichen Intelligenz Informationen über das Spiel selbst in Form der aktuellen Spielzeit oder der Information über den</w:t>
        </w:r>
      </w:ins>
      <w:ins w:id="835" w:author="Maximilian Schmitz" w:date="2015-06-14T10:49:00Z">
        <w:r>
          <w:t xml:space="preserve"> </w:t>
        </w:r>
      </w:ins>
      <w:ins w:id="836" w:author="Maximilian Schmitz" w:date="2015-06-14T10:48:00Z">
        <w:r>
          <w:t xml:space="preserve">Anstoß </w:t>
        </w:r>
      </w:ins>
      <w:ins w:id="837" w:author="Maximilian Schmitz" w:date="2015-06-14T10:50:00Z">
        <w:r>
          <w:t>bereitgestellt werden. Zusätzlich werden auch noch statische Daten wie die Position der Tore angegeben.</w:t>
        </w:r>
      </w:ins>
    </w:p>
    <w:p w:rsidR="003474E5" w:rsidRDefault="003474E5">
      <w:pPr>
        <w:tabs>
          <w:tab w:val="right" w:pos="9072"/>
        </w:tabs>
        <w:rPr>
          <w:ins w:id="838" w:author="Maximilian Schmitz" w:date="2015-06-14T10:53:00Z"/>
        </w:rPr>
        <w:pPrChange w:id="839" w:author="Maximilian Schmitz" w:date="2015-06-05T07:16:00Z">
          <w:pPr>
            <w:pStyle w:val="berschrift1"/>
          </w:pPr>
        </w:pPrChange>
      </w:pPr>
      <w:ins w:id="840" w:author="Maximilian Schmitz" w:date="2015-06-14T10:50:00Z">
        <w:r>
          <w:t xml:space="preserve">Besonders wichtig um Entscheidungen treffen zu können sind die Daten über den Spieler selbst. </w:t>
        </w:r>
      </w:ins>
      <w:ins w:id="841" w:author="Maximilian Schmitz" w:date="2015-06-14T10:51:00Z">
        <w:r>
          <w:t xml:space="preserve">Dazu gehören seine Teamzugehörigkeit, sein aktueller Ausdauerwert und seine aktuelle Position auf dem Spielfeld. </w:t>
        </w:r>
      </w:ins>
      <w:ins w:id="842" w:author="Maximilian Schmitz" w:date="2015-06-14T10:52:00Z">
        <w:r w:rsidR="00A97A7C">
          <w:t xml:space="preserve">Außerdem werden noch Informationen über vom Spieler gesehene Objekte bereitgestellt. </w:t>
        </w:r>
      </w:ins>
      <w:ins w:id="843" w:author="Maximilian Schmitz" w:date="2015-06-14T10:53:00Z">
        <w:r w:rsidR="00A97A7C">
          <w:t xml:space="preserve">Das sind der Ball und die anderen Spieler. </w:t>
        </w:r>
        <w:r w:rsidR="00D84701">
          <w:t>Diese Informationen stehen nur zur Verfügung, wenn sich die Objekte im Sichtfeld des Spielers befinden.</w:t>
        </w:r>
      </w:ins>
    </w:p>
    <w:p w:rsidR="00B136C3" w:rsidRDefault="00B136C3">
      <w:pPr>
        <w:tabs>
          <w:tab w:val="right" w:pos="9072"/>
        </w:tabs>
        <w:rPr>
          <w:ins w:id="844" w:author="Maximilian Schmitz" w:date="2015-06-14T10:55:00Z"/>
        </w:rPr>
        <w:pPrChange w:id="845" w:author="Maximilian Schmitz" w:date="2015-06-05T07:16:00Z">
          <w:pPr>
            <w:pStyle w:val="berschrift1"/>
          </w:pPr>
        </w:pPrChange>
      </w:pPr>
      <w:ins w:id="846" w:author="Maximilian Schmitz" w:date="2015-06-14T10:54:00Z">
        <w:r>
          <w:t>Auf Basis dieser Informationen kann die künstliche Intelligenz weitere Daten wie die Aufstellung der Teammitglieder oder die Bewegun</w:t>
        </w:r>
      </w:ins>
      <w:ins w:id="847" w:author="Maximilian Schmitz" w:date="2015-06-14T10:55:00Z">
        <w:r>
          <w:t>g</w:t>
        </w:r>
      </w:ins>
      <w:ins w:id="848" w:author="Maximilian Schmitz" w:date="2015-06-14T10:54:00Z">
        <w:r>
          <w:t>srichtung des Balls ableiten.</w:t>
        </w:r>
      </w:ins>
      <w:ins w:id="849" w:author="Maximilian Schmitz" w:date="2015-06-14T10:55:00Z">
        <w:r>
          <w:t xml:space="preserve"> Damit ist es möglich auch komplexere Spielentscheidungen zu realisieren. Einige Beispiele für die Umsetzung eines solchen Entscheidungsbaums folgen später in diesem Kapitel.</w:t>
        </w:r>
      </w:ins>
    </w:p>
    <w:p w:rsidR="00B136C3" w:rsidRDefault="00B136C3">
      <w:pPr>
        <w:tabs>
          <w:tab w:val="right" w:pos="9072"/>
        </w:tabs>
        <w:rPr>
          <w:ins w:id="850" w:author="Maximilian Schmitz" w:date="2015-06-14T10:56:00Z"/>
        </w:rPr>
        <w:pPrChange w:id="851" w:author="Maximilian Schmitz" w:date="2015-06-05T07:16:00Z">
          <w:pPr>
            <w:pStyle w:val="berschrift1"/>
          </w:pPr>
        </w:pPrChange>
      </w:pPr>
    </w:p>
    <w:p w:rsidR="00D62BC2" w:rsidRDefault="00D62BC2">
      <w:pPr>
        <w:tabs>
          <w:tab w:val="right" w:pos="9072"/>
        </w:tabs>
        <w:rPr>
          <w:ins w:id="852" w:author="Maximilian Schmitz" w:date="2015-06-14T11:10:00Z"/>
        </w:rPr>
        <w:pPrChange w:id="853" w:author="Maximilian Schmitz" w:date="2015-06-14T11:10:00Z">
          <w:pPr/>
        </w:pPrChange>
      </w:pPr>
      <w:ins w:id="854" w:author="Maximilian Schmitz" w:date="2015-06-14T10:57:00Z">
        <w:r>
          <w:lastRenderedPageBreak/>
          <w:t xml:space="preserve">Abgesehen von den Informationen bietet die </w:t>
        </w:r>
      </w:ins>
      <w:ins w:id="855" w:author="Maximilian Schmitz" w:date="2015-06-17T15:32:00Z">
        <w:r w:rsidR="003227D0">
          <w:t xml:space="preserve">Skriptschnittstelle </w:t>
        </w:r>
      </w:ins>
      <w:ins w:id="856" w:author="Maximilian Schmitz" w:date="2015-06-14T10:57:00Z">
        <w:r>
          <w:t xml:space="preserve">natürlich auch die Möglichkeit Aktionen des Spielers über die künstliche Intelligenz zu steuern. </w:t>
        </w:r>
      </w:ins>
      <w:ins w:id="857" w:author="Maximilian Schmitz" w:date="2015-06-14T10:58:00Z">
        <w:r>
          <w:t xml:space="preserve">In der nachfolgenden Tabelle sind die zu Verfügung stehenden Funktionen aufgelistet. </w:t>
        </w:r>
      </w:ins>
      <w:ins w:id="858" w:author="Maximilian Schmitz" w:date="2015-06-14T11:05:00Z">
        <w:r>
          <w:t xml:space="preserve">Die ausführliche Übersicht ist wieder im Kapitel </w:t>
        </w:r>
      </w:ins>
      <w:ins w:id="859" w:author="Maximilian Schmitz" w:date="2015-06-17T15:32:00Z">
        <w:r w:rsidR="003227D0">
          <w:t xml:space="preserve">Skriptschnittstelle </w:t>
        </w:r>
      </w:ins>
      <w:ins w:id="860" w:author="Maximilian Schmitz" w:date="2015-06-14T11:06:00Z">
        <w:r>
          <w:t>zu finden.</w:t>
        </w:r>
      </w:ins>
    </w:p>
    <w:p w:rsidR="00842C5C" w:rsidRDefault="00842C5C">
      <w:pPr>
        <w:tabs>
          <w:tab w:val="right" w:pos="9072"/>
        </w:tabs>
        <w:rPr>
          <w:ins w:id="861" w:author="Maximilian Schmitz" w:date="2015-06-14T11:03:00Z"/>
        </w:rPr>
        <w:pPrChange w:id="862" w:author="Maximilian Schmitz" w:date="2015-06-14T11:10:00Z">
          <w:pPr/>
        </w:pPrChange>
      </w:pPr>
    </w:p>
    <w:tbl>
      <w:tblPr>
        <w:tblStyle w:val="Gitternetztabelle1hell"/>
        <w:tblW w:w="9464" w:type="dxa"/>
        <w:tblLook w:val="04A0" w:firstRow="1" w:lastRow="0" w:firstColumn="1" w:lastColumn="0" w:noHBand="0" w:noVBand="1"/>
        <w:tblPrChange w:id="863" w:author="Maximilian Schmitz" w:date="2015-06-14T11:01:00Z">
          <w:tblPr>
            <w:tblStyle w:val="Tabellenraster"/>
            <w:tblW w:w="0" w:type="auto"/>
            <w:tblLook w:val="04A0" w:firstRow="1" w:lastRow="0" w:firstColumn="1" w:lastColumn="0" w:noHBand="0" w:noVBand="1"/>
          </w:tblPr>
        </w:tblPrChange>
      </w:tblPr>
      <w:tblGrid>
        <w:gridCol w:w="1817"/>
        <w:gridCol w:w="7647"/>
        <w:tblGridChange w:id="864">
          <w:tblGrid>
            <w:gridCol w:w="3070"/>
            <w:gridCol w:w="3071"/>
          </w:tblGrid>
        </w:tblGridChange>
      </w:tblGrid>
      <w:tr w:rsidR="00D62BC2" w:rsidTr="00D62BC2">
        <w:trPr>
          <w:cnfStyle w:val="100000000000" w:firstRow="1" w:lastRow="0" w:firstColumn="0" w:lastColumn="0" w:oddVBand="0" w:evenVBand="0" w:oddHBand="0" w:evenHBand="0" w:firstRowFirstColumn="0" w:firstRowLastColumn="0" w:lastRowFirstColumn="0" w:lastRowLastColumn="0"/>
          <w:ins w:id="865"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866" w:author="Maximilian Schmitz" w:date="2015-06-14T11:01:00Z">
              <w:tcPr>
                <w:tcW w:w="3070" w:type="dxa"/>
              </w:tcPr>
            </w:tcPrChange>
          </w:tcPr>
          <w:p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867" w:author="Maximilian Schmitz" w:date="2015-06-14T10:58:00Z"/>
              </w:rPr>
            </w:pPr>
            <w:ins w:id="868" w:author="Maximilian Schmitz" w:date="2015-06-14T10:58:00Z">
              <w:r>
                <w:t>Funktion</w:t>
              </w:r>
            </w:ins>
          </w:p>
        </w:tc>
        <w:tc>
          <w:tcPr>
            <w:tcW w:w="7647" w:type="dxa"/>
            <w:tcPrChange w:id="869" w:author="Maximilian Schmitz" w:date="2015-06-14T11:01:00Z">
              <w:tcPr>
                <w:tcW w:w="3071" w:type="dxa"/>
              </w:tcPr>
            </w:tcPrChange>
          </w:tcPr>
          <w:p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870" w:author="Maximilian Schmitz" w:date="2015-06-14T10:58:00Z"/>
              </w:rPr>
            </w:pPr>
            <w:ins w:id="871" w:author="Maximilian Schmitz" w:date="2015-06-14T10:58:00Z">
              <w:r>
                <w:t>Beschreibung</w:t>
              </w:r>
            </w:ins>
          </w:p>
        </w:tc>
      </w:tr>
      <w:tr w:rsidR="00D62BC2" w:rsidTr="00D62BC2">
        <w:trPr>
          <w:ins w:id="872"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873" w:author="Maximilian Schmitz" w:date="2015-06-14T11:01:00Z">
              <w:tcPr>
                <w:tcW w:w="3070" w:type="dxa"/>
              </w:tcPr>
            </w:tcPrChange>
          </w:tcPr>
          <w:p w:rsidR="00D62BC2" w:rsidRPr="00D62BC2" w:rsidRDefault="00D62BC2">
            <w:pPr>
              <w:tabs>
                <w:tab w:val="right" w:pos="9072"/>
              </w:tabs>
              <w:rPr>
                <w:ins w:id="874" w:author="Maximilian Schmitz" w:date="2015-06-14T10:58:00Z"/>
                <w:b w:val="0"/>
                <w:rPrChange w:id="875" w:author="Maximilian Schmitz" w:date="2015-06-14T11:01:00Z">
                  <w:rPr>
                    <w:ins w:id="876" w:author="Maximilian Schmitz" w:date="2015-06-14T10:58:00Z"/>
                  </w:rPr>
                </w:rPrChange>
              </w:rPr>
            </w:pPr>
            <w:ins w:id="877" w:author="Maximilian Schmitz" w:date="2015-06-14T10:59:00Z">
              <w:r w:rsidRPr="00D62BC2">
                <w:t>MoveForward</w:t>
              </w:r>
            </w:ins>
          </w:p>
        </w:tc>
        <w:tc>
          <w:tcPr>
            <w:tcW w:w="7647" w:type="dxa"/>
            <w:tcPrChange w:id="878"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879" w:author="Maximilian Schmitz" w:date="2015-06-14T10:58:00Z"/>
              </w:rPr>
            </w:pPr>
            <w:ins w:id="880" w:author="Maximilian Schmitz" w:date="2015-06-14T11:06:00Z">
              <w:r>
                <w:t>Vorwärtsbewegen des Spielers</w:t>
              </w:r>
            </w:ins>
          </w:p>
        </w:tc>
      </w:tr>
      <w:tr w:rsidR="00D62BC2" w:rsidTr="00D62BC2">
        <w:trPr>
          <w:ins w:id="88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882" w:author="Maximilian Schmitz" w:date="2015-06-14T11:01:00Z">
              <w:tcPr>
                <w:tcW w:w="3070" w:type="dxa"/>
              </w:tcPr>
            </w:tcPrChange>
          </w:tcPr>
          <w:p w:rsidR="00D62BC2" w:rsidRPr="00D62BC2" w:rsidRDefault="00D62BC2">
            <w:pPr>
              <w:tabs>
                <w:tab w:val="right" w:pos="9072"/>
              </w:tabs>
              <w:rPr>
                <w:ins w:id="883" w:author="Maximilian Schmitz" w:date="2015-06-14T10:59:00Z"/>
                <w:b w:val="0"/>
                <w:rPrChange w:id="884" w:author="Maximilian Schmitz" w:date="2015-06-14T11:01:00Z">
                  <w:rPr>
                    <w:ins w:id="885" w:author="Maximilian Schmitz" w:date="2015-06-14T10:59:00Z"/>
                  </w:rPr>
                </w:rPrChange>
              </w:rPr>
            </w:pPr>
            <w:ins w:id="886" w:author="Maximilian Schmitz" w:date="2015-06-14T10:59:00Z">
              <w:r w:rsidRPr="00D62BC2">
                <w:t>MoveTo</w:t>
              </w:r>
            </w:ins>
          </w:p>
        </w:tc>
        <w:tc>
          <w:tcPr>
            <w:tcW w:w="7647" w:type="dxa"/>
            <w:tcPrChange w:id="887"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888" w:author="Maximilian Schmitz" w:date="2015-06-14T10:59:00Z"/>
              </w:rPr>
            </w:pPr>
            <w:ins w:id="889" w:author="Maximilian Schmitz" w:date="2015-06-14T11:07:00Z">
              <w:r>
                <w:t>Spieler an eine bestimmte Position bewegen</w:t>
              </w:r>
            </w:ins>
          </w:p>
        </w:tc>
      </w:tr>
      <w:tr w:rsidR="00D62BC2" w:rsidTr="00D62BC2">
        <w:trPr>
          <w:ins w:id="89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891" w:author="Maximilian Schmitz" w:date="2015-06-14T11:01:00Z">
              <w:tcPr>
                <w:tcW w:w="3070" w:type="dxa"/>
              </w:tcPr>
            </w:tcPrChange>
          </w:tcPr>
          <w:p w:rsidR="00D62BC2" w:rsidRPr="00D62BC2" w:rsidRDefault="00D62BC2">
            <w:pPr>
              <w:tabs>
                <w:tab w:val="right" w:pos="9072"/>
              </w:tabs>
              <w:rPr>
                <w:ins w:id="892" w:author="Maximilian Schmitz" w:date="2015-06-14T10:59:00Z"/>
                <w:b w:val="0"/>
                <w:rPrChange w:id="893" w:author="Maximilian Schmitz" w:date="2015-06-14T11:01:00Z">
                  <w:rPr>
                    <w:ins w:id="894" w:author="Maximilian Schmitz" w:date="2015-06-14T10:59:00Z"/>
                  </w:rPr>
                </w:rPrChange>
              </w:rPr>
            </w:pPr>
            <w:ins w:id="895" w:author="Maximilian Schmitz" w:date="2015-06-14T10:59:00Z">
              <w:r w:rsidRPr="00D62BC2">
                <w:t>Rotate</w:t>
              </w:r>
            </w:ins>
          </w:p>
        </w:tc>
        <w:tc>
          <w:tcPr>
            <w:tcW w:w="7647" w:type="dxa"/>
            <w:tcPrChange w:id="896"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897" w:author="Maximilian Schmitz" w:date="2015-06-14T10:59:00Z"/>
              </w:rPr>
            </w:pPr>
            <w:ins w:id="898" w:author="Maximilian Schmitz" w:date="2015-06-14T11:07:00Z">
              <w:r>
                <w:t>Spieler um seine Achse drehen</w:t>
              </w:r>
            </w:ins>
          </w:p>
        </w:tc>
      </w:tr>
      <w:tr w:rsidR="00D62BC2" w:rsidTr="00D62BC2">
        <w:trPr>
          <w:ins w:id="89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900" w:author="Maximilian Schmitz" w:date="2015-06-14T11:01:00Z">
              <w:tcPr>
                <w:tcW w:w="3070" w:type="dxa"/>
              </w:tcPr>
            </w:tcPrChange>
          </w:tcPr>
          <w:p w:rsidR="00D62BC2" w:rsidRPr="00D62BC2" w:rsidRDefault="00D62BC2">
            <w:pPr>
              <w:tabs>
                <w:tab w:val="right" w:pos="9072"/>
              </w:tabs>
              <w:rPr>
                <w:ins w:id="901" w:author="Maximilian Schmitz" w:date="2015-06-14T10:59:00Z"/>
                <w:b w:val="0"/>
                <w:rPrChange w:id="902" w:author="Maximilian Schmitz" w:date="2015-06-14T11:01:00Z">
                  <w:rPr>
                    <w:ins w:id="903" w:author="Maximilian Schmitz" w:date="2015-06-14T10:59:00Z"/>
                  </w:rPr>
                </w:rPrChange>
              </w:rPr>
            </w:pPr>
            <w:ins w:id="904" w:author="Maximilian Schmitz" w:date="2015-06-14T10:59:00Z">
              <w:r w:rsidRPr="00D62BC2">
                <w:t>Kick</w:t>
              </w:r>
            </w:ins>
          </w:p>
        </w:tc>
        <w:tc>
          <w:tcPr>
            <w:tcW w:w="7647" w:type="dxa"/>
            <w:tcPrChange w:id="905"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906" w:author="Maximilian Schmitz" w:date="2015-06-14T10:59:00Z"/>
              </w:rPr>
            </w:pPr>
            <w:ins w:id="907" w:author="Maximilian Schmitz" w:date="2015-06-14T11:07:00Z">
              <w:r>
                <w:t>Den Ball in eine Richtung kicken</w:t>
              </w:r>
            </w:ins>
          </w:p>
        </w:tc>
      </w:tr>
      <w:tr w:rsidR="00D62BC2" w:rsidTr="00D62BC2">
        <w:trPr>
          <w:ins w:id="90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909" w:author="Maximilian Schmitz" w:date="2015-06-14T11:01:00Z">
              <w:tcPr>
                <w:tcW w:w="3070" w:type="dxa"/>
              </w:tcPr>
            </w:tcPrChange>
          </w:tcPr>
          <w:p w:rsidR="00D62BC2" w:rsidRPr="00D62BC2" w:rsidRDefault="00D62BC2">
            <w:pPr>
              <w:tabs>
                <w:tab w:val="right" w:pos="9072"/>
              </w:tabs>
              <w:rPr>
                <w:ins w:id="910" w:author="Maximilian Schmitz" w:date="2015-06-14T10:59:00Z"/>
                <w:b w:val="0"/>
                <w:rPrChange w:id="911" w:author="Maximilian Schmitz" w:date="2015-06-14T11:01:00Z">
                  <w:rPr>
                    <w:ins w:id="912" w:author="Maximilian Schmitz" w:date="2015-06-14T10:59:00Z"/>
                  </w:rPr>
                </w:rPrChange>
              </w:rPr>
            </w:pPr>
            <w:ins w:id="913" w:author="Maximilian Schmitz" w:date="2015-06-14T10:59:00Z">
              <w:r w:rsidRPr="00D62BC2">
                <w:t>StopBall</w:t>
              </w:r>
            </w:ins>
          </w:p>
        </w:tc>
        <w:tc>
          <w:tcPr>
            <w:tcW w:w="7647" w:type="dxa"/>
            <w:tcPrChange w:id="914"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915" w:author="Maximilian Schmitz" w:date="2015-06-14T10:59:00Z"/>
              </w:rPr>
            </w:pPr>
            <w:ins w:id="916" w:author="Maximilian Schmitz" w:date="2015-06-14T11:08:00Z">
              <w:r>
                <w:t>Den Ball stoppen</w:t>
              </w:r>
            </w:ins>
          </w:p>
        </w:tc>
      </w:tr>
      <w:tr w:rsidR="00D62BC2" w:rsidTr="00D62BC2">
        <w:trPr>
          <w:ins w:id="91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918" w:author="Maximilian Schmitz" w:date="2015-06-14T11:01:00Z">
              <w:tcPr>
                <w:tcW w:w="3070" w:type="dxa"/>
              </w:tcPr>
            </w:tcPrChange>
          </w:tcPr>
          <w:p w:rsidR="00D62BC2" w:rsidRPr="00D62BC2" w:rsidRDefault="00D62BC2">
            <w:pPr>
              <w:tabs>
                <w:tab w:val="right" w:pos="9072"/>
              </w:tabs>
              <w:rPr>
                <w:ins w:id="919" w:author="Maximilian Schmitz" w:date="2015-06-14T10:59:00Z"/>
                <w:b w:val="0"/>
                <w:rPrChange w:id="920" w:author="Maximilian Schmitz" w:date="2015-06-14T11:01:00Z">
                  <w:rPr>
                    <w:ins w:id="921" w:author="Maximilian Schmitz" w:date="2015-06-14T10:59:00Z"/>
                  </w:rPr>
                </w:rPrChange>
              </w:rPr>
            </w:pPr>
            <w:ins w:id="922" w:author="Maximilian Schmitz" w:date="2015-06-14T11:00:00Z">
              <w:r w:rsidRPr="00D62BC2">
                <w:t>Speak</w:t>
              </w:r>
            </w:ins>
          </w:p>
        </w:tc>
        <w:tc>
          <w:tcPr>
            <w:tcW w:w="7647" w:type="dxa"/>
            <w:tcPrChange w:id="923"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924" w:author="Maximilian Schmitz" w:date="2015-06-14T10:59:00Z"/>
              </w:rPr>
            </w:pPr>
            <w:ins w:id="925" w:author="Maximilian Schmitz" w:date="2015-06-14T11:09:00Z">
              <w:r>
                <w:t>Mit anderen Spielern kommunizieren</w:t>
              </w:r>
            </w:ins>
          </w:p>
        </w:tc>
      </w:tr>
      <w:tr w:rsidR="00D62BC2" w:rsidTr="00D62BC2">
        <w:trPr>
          <w:ins w:id="926"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927" w:author="Maximilian Schmitz" w:date="2015-06-14T11:01:00Z">
              <w:tcPr>
                <w:tcW w:w="3070" w:type="dxa"/>
              </w:tcPr>
            </w:tcPrChange>
          </w:tcPr>
          <w:p w:rsidR="00D62BC2" w:rsidRPr="00D62BC2" w:rsidRDefault="00D62BC2">
            <w:pPr>
              <w:tabs>
                <w:tab w:val="right" w:pos="9072"/>
              </w:tabs>
              <w:rPr>
                <w:ins w:id="928" w:author="Maximilian Schmitz" w:date="2015-06-14T11:00:00Z"/>
                <w:b w:val="0"/>
                <w:rPrChange w:id="929" w:author="Maximilian Schmitz" w:date="2015-06-14T11:01:00Z">
                  <w:rPr>
                    <w:ins w:id="930" w:author="Maximilian Schmitz" w:date="2015-06-14T11:00:00Z"/>
                  </w:rPr>
                </w:rPrChange>
              </w:rPr>
            </w:pPr>
            <w:ins w:id="931" w:author="Maximilian Schmitz" w:date="2015-06-14T11:00:00Z">
              <w:r w:rsidRPr="00D62BC2">
                <w:t>Listen</w:t>
              </w:r>
            </w:ins>
          </w:p>
        </w:tc>
        <w:tc>
          <w:tcPr>
            <w:tcW w:w="7647" w:type="dxa"/>
            <w:tcPrChange w:id="932" w:author="Maximilian Schmitz" w:date="2015-06-14T11:01:00Z">
              <w:tcPr>
                <w:tcW w:w="3071" w:type="dxa"/>
              </w:tcPr>
            </w:tcPrChange>
          </w:tcPr>
          <w:p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933" w:author="Maximilian Schmitz" w:date="2015-06-14T11:00:00Z"/>
              </w:rPr>
              <w:pPrChange w:id="934"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935" w:author="Maximilian Schmitz" w:date="2015-06-14T11:09:00Z">
              <w:r>
                <w:t>Hören, ob ein anderer Spieler k</w:t>
              </w:r>
              <w:r w:rsidR="007119C0">
                <w:t>o</w:t>
              </w:r>
              <w:r>
                <w:t>mmuniziert</w:t>
              </w:r>
            </w:ins>
          </w:p>
        </w:tc>
      </w:tr>
    </w:tbl>
    <w:p w:rsidR="00D62BC2" w:rsidRDefault="00D62BC2">
      <w:pPr>
        <w:pStyle w:val="Beschriftung"/>
        <w:rPr>
          <w:ins w:id="936" w:author="Maximilian Schmitz" w:date="2015-06-14T21:17:00Z"/>
        </w:rPr>
        <w:pPrChange w:id="937" w:author="Maximilian Schmitz" w:date="2015-06-14T11:04:00Z">
          <w:pPr>
            <w:pStyle w:val="berschrift1"/>
          </w:pPr>
        </w:pPrChange>
      </w:pPr>
      <w:ins w:id="938" w:author="Maximilian Schmitz" w:date="2015-06-14T11:04:00Z">
        <w:r>
          <w:t xml:space="preserve">Tabelle </w:t>
        </w:r>
        <w:r>
          <w:fldChar w:fldCharType="begin"/>
        </w:r>
        <w:r>
          <w:instrText xml:space="preserve"> SEQ Tabelle \* ARABIC </w:instrText>
        </w:r>
      </w:ins>
      <w:r>
        <w:fldChar w:fldCharType="separate"/>
      </w:r>
      <w:ins w:id="939" w:author="Maximilian Schmitz" w:date="2015-06-17T19:42:00Z">
        <w:r w:rsidR="00915AB6">
          <w:rPr>
            <w:noProof/>
          </w:rPr>
          <w:t>2</w:t>
        </w:r>
      </w:ins>
      <w:ins w:id="940" w:author="Maximilian Schmitz" w:date="2015-06-14T11:04:00Z">
        <w:r>
          <w:fldChar w:fldCharType="end"/>
        </w:r>
        <w:r>
          <w:t xml:space="preserve">: Aktive Funktionen der </w:t>
        </w:r>
      </w:ins>
      <w:ins w:id="941" w:author="Maximilian Schmitz" w:date="2015-06-17T15:32:00Z">
        <w:r w:rsidR="003227D0">
          <w:t>Skriptschnittstelle</w:t>
        </w:r>
      </w:ins>
    </w:p>
    <w:p w:rsidR="00201692" w:rsidRPr="00915AB6" w:rsidRDefault="00201692">
      <w:pPr>
        <w:rPr>
          <w:ins w:id="942" w:author="Maximilian Schmitz" w:date="2015-06-14T11:09:00Z"/>
        </w:rPr>
        <w:pPrChange w:id="943" w:author="Maximilian Schmitz" w:date="2015-06-14T21:17:00Z">
          <w:pPr>
            <w:pStyle w:val="berschrift1"/>
          </w:pPr>
        </w:pPrChange>
      </w:pPr>
    </w:p>
    <w:p w:rsidR="007119C0" w:rsidRDefault="00201692">
      <w:pPr>
        <w:rPr>
          <w:ins w:id="944" w:author="Maximilian Schmitz" w:date="2015-06-14T21:09:00Z"/>
        </w:rPr>
        <w:pPrChange w:id="945" w:author="Maximilian Schmitz" w:date="2015-06-14T11:09:00Z">
          <w:pPr>
            <w:pStyle w:val="berschrift1"/>
          </w:pPr>
        </w:pPrChange>
      </w:pPr>
      <w:ins w:id="946"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rsidR="00201692" w:rsidRDefault="00201692">
      <w:pPr>
        <w:rPr>
          <w:ins w:id="947" w:author="Maximilian Schmitz" w:date="2015-06-14T21:09:00Z"/>
        </w:rPr>
        <w:pPrChange w:id="948" w:author="Maximilian Schmitz" w:date="2015-06-14T11:09:00Z">
          <w:pPr>
            <w:pStyle w:val="berschrift1"/>
          </w:pPr>
        </w:pPrChange>
      </w:pPr>
      <w:ins w:id="949" w:author="Maximilian Schmitz" w:date="2015-06-14T21:09:00Z">
        <w:r>
          <w:t>Zudem hat die künstliche Intelligenz die Möglichkeit den Spieler mit dem Ball interagieren zu lassen. Wenn der Ball in der Nähe ist, kann der Ball angenommen und in eine bestimmte Richtung gespielt werden.</w:t>
        </w:r>
      </w:ins>
    </w:p>
    <w:p w:rsidR="00201692" w:rsidRDefault="00201692">
      <w:pPr>
        <w:rPr>
          <w:ins w:id="950" w:author="Maximilian Schmitz" w:date="2015-06-14T21:13:00Z"/>
        </w:rPr>
        <w:pPrChange w:id="951" w:author="Maximilian Schmitz" w:date="2015-06-14T11:09:00Z">
          <w:pPr>
            <w:pStyle w:val="berschrift1"/>
          </w:pPr>
        </w:pPrChange>
      </w:pPr>
      <w:ins w:id="952" w:author="Maximilian Schmitz" w:date="2015-06-14T21:12:00Z">
        <w:r>
          <w:t xml:space="preserve">Auch die Kommunikation zwischen den Spielern </w:t>
        </w:r>
      </w:ins>
      <w:ins w:id="953"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rsidR="00201692" w:rsidRDefault="00201692">
      <w:pPr>
        <w:rPr>
          <w:ins w:id="954" w:author="Maximilian Schmitz" w:date="2015-06-14T21:16:00Z"/>
        </w:rPr>
        <w:pPrChange w:id="955" w:author="Maximilian Schmitz" w:date="2015-06-14T11:09:00Z">
          <w:pPr>
            <w:pStyle w:val="berschrift1"/>
          </w:pPr>
        </w:pPrChange>
      </w:pPr>
    </w:p>
    <w:p w:rsidR="00D176AD" w:rsidRDefault="000036F2">
      <w:pPr>
        <w:rPr>
          <w:ins w:id="956" w:author="Maximilian Schmitz" w:date="2015-06-14T21:36:00Z"/>
        </w:rPr>
        <w:pPrChange w:id="957" w:author="Maximilian Schmitz" w:date="2015-06-14T11:09:00Z">
          <w:pPr>
            <w:pStyle w:val="berschrift1"/>
          </w:pPr>
        </w:pPrChange>
      </w:pPr>
      <w:ins w:id="958" w:author="Maximilian Schmitz" w:date="2015-06-14T21:30:00Z">
        <w:r>
          <w:t xml:space="preserve">Mit den oben vorgestellten Funktionen </w:t>
        </w:r>
      </w:ins>
      <w:ins w:id="959"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960" w:author="Maximilian Schmitz" w:date="2015-06-14T21:36:00Z">
        <w:r w:rsidR="00D176AD">
          <w:t>dieser Daten kann entschieden werden welche Aktion des Spielers ausgelöst werden sollte.</w:t>
        </w:r>
      </w:ins>
    </w:p>
    <w:p w:rsidR="00201692" w:rsidRDefault="00D176AD">
      <w:pPr>
        <w:rPr>
          <w:ins w:id="961" w:author="Maximilian Schmitz" w:date="2015-06-14T21:44:00Z"/>
        </w:rPr>
        <w:pPrChange w:id="962" w:author="Maximilian Schmitz" w:date="2015-06-14T11:09:00Z">
          <w:pPr>
            <w:pStyle w:val="berschrift1"/>
          </w:pPr>
        </w:pPrChange>
      </w:pPr>
      <w:ins w:id="963" w:author="Maximilian Schmitz" w:date="2015-06-14T21:36:00Z">
        <w:r>
          <w:lastRenderedPageBreak/>
          <w:t xml:space="preserve">Der Vorteil eines Entscheidungsbaums liegt darin, dass er einfach verständlich und nachvollziehbar ist. Somit lässt er sich auch verhältnismäßig leicht formulieren. </w:t>
        </w:r>
      </w:ins>
      <w:ins w:id="964" w:author="Maximilian Schmitz" w:date="2015-06-14T21:38:00Z">
        <w:r>
          <w:t xml:space="preserve">Dieser Vorteil relativiert sich allerdings durch die Tatsache, dass auch Entscheidungsbäume bei steigender Komplexität an Übersichtlichkeit verlieren. </w:t>
        </w:r>
      </w:ins>
      <w:ins w:id="965" w:author="Maximilian Schmitz" w:date="2015-06-14T21:39:00Z">
        <w:r>
          <w:t xml:space="preserve">Vor allem dadurch, dass hier nicht nur binäre Entscheidungsbäume eingesetzt werden, lassen </w:t>
        </w:r>
      </w:ins>
      <w:ins w:id="966" w:author="Maximilian Schmitz" w:date="2015-06-14T21:42:00Z">
        <w:r>
          <w:t>unüberschaubare, stark verzweigte Bäume zu. Binäre Entscheidungsbäume verzweig</w:t>
        </w:r>
        <w:r w:rsidR="00E71BBD">
          <w:t>en sich an jedem Kno</w:t>
        </w:r>
        <w:r>
          <w:t>ten in genau zwei Richtungen</w:t>
        </w:r>
      </w:ins>
      <w:ins w:id="967" w:author="Maximilian Schmitz" w:date="2015-06-14T21:44:00Z">
        <w:r w:rsidR="00E71BBD">
          <w:t>.</w:t>
        </w:r>
      </w:ins>
      <w:ins w:id="968" w:author="Maximilian Schmitz" w:date="2015-06-14T21:46:00Z">
        <w:r w:rsidR="00E71BBD">
          <w:t xml:space="preserve"> Dadurch entstehen in der Regel </w:t>
        </w:r>
      </w:ins>
      <w:ins w:id="969" w:author="Maximilian Schmitz" w:date="2015-06-14T21:47:00Z">
        <w:r w:rsidR="00E71BBD">
          <w:t>schmale, tiefe Bäume.</w:t>
        </w:r>
      </w:ins>
    </w:p>
    <w:p w:rsidR="00E71BBD" w:rsidRDefault="00E71BBD">
      <w:pPr>
        <w:rPr>
          <w:ins w:id="970" w:author="Maximilian Schmitz" w:date="2015-06-14T21:47:00Z"/>
        </w:rPr>
        <w:pPrChange w:id="971" w:author="Maximilian Schmitz" w:date="2015-06-14T11:09:00Z">
          <w:pPr>
            <w:pStyle w:val="berschrift1"/>
          </w:pPr>
        </w:pPrChange>
      </w:pPr>
      <w:ins w:id="972" w:author="Maximilian Schmitz" w:date="2015-06-14T21:45:00Z">
        <w:r>
          <w:t xml:space="preserve">Die hier für die Entscheidungen herangezogenen Informationen </w:t>
        </w:r>
      </w:ins>
      <w:ins w:id="973" w:author="Maximilian Schmitz" w:date="2015-06-14T21:46:00Z">
        <w:r>
          <w:t xml:space="preserve">lassen </w:t>
        </w:r>
      </w:ins>
      <w:ins w:id="974" w:author="Maximilian Schmitz" w:date="2015-06-14T21:47:00Z">
        <w:r>
          <w:t xml:space="preserve">sich oft nicht binär darstellen. Ein wichtiges Beispiel dafür ist die </w:t>
        </w:r>
        <w:r w:rsidR="003D5A6B">
          <w:t>aktuelle Position des Spielers.</w:t>
        </w:r>
      </w:ins>
    </w:p>
    <w:p w:rsidR="003D5A6B" w:rsidRDefault="003D5A6B">
      <w:pPr>
        <w:rPr>
          <w:ins w:id="975" w:author="Maximilian Schmitz" w:date="2015-06-14T21:48:00Z"/>
        </w:rPr>
        <w:pPrChange w:id="976" w:author="Maximilian Schmitz" w:date="2015-06-14T11:09:00Z">
          <w:pPr>
            <w:pStyle w:val="berschrift1"/>
          </w:pPr>
        </w:pPrChange>
      </w:pPr>
    </w:p>
    <w:p w:rsidR="00986767" w:rsidRDefault="003D5A6B">
      <w:pPr>
        <w:rPr>
          <w:ins w:id="977" w:author="Maximilian Schmitz" w:date="2015-06-15T21:20:00Z"/>
        </w:rPr>
        <w:pPrChange w:id="978" w:author="Maximilian Schmitz" w:date="2015-06-14T11:09:00Z">
          <w:pPr>
            <w:pStyle w:val="berschrift1"/>
          </w:pPr>
        </w:pPrChange>
      </w:pPr>
      <w:ins w:id="979" w:author="Maximilian Schmitz" w:date="2015-06-14T21:48:00Z">
        <w:r>
          <w:t xml:space="preserve">Im Folgenden wird beispielhaft ein Teil eines Entscheidungsbaums vorgestellt, der feststellt, </w:t>
        </w:r>
      </w:ins>
      <w:ins w:id="980"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981" w:author="Maximilian Schmitz" w:date="2015-06-17T19:42:00Z">
        <w:r w:rsidR="00915AB6">
          <w:t xml:space="preserve">Abbildung </w:t>
        </w:r>
        <w:r w:rsidR="00915AB6">
          <w:rPr>
            <w:noProof/>
          </w:rPr>
          <w:t>1</w:t>
        </w:r>
      </w:ins>
      <w:ins w:id="982" w:author="Maximilian Schmitz" w:date="2015-06-15T21:19:00Z">
        <w:r w:rsidR="00121F13">
          <w:fldChar w:fldCharType="end"/>
        </w:r>
        <w:r w:rsidR="00121F13">
          <w:t xml:space="preserve"> zeigt den dazugehörigen Codeausschnitt.</w:t>
        </w:r>
      </w:ins>
    </w:p>
    <w:p w:rsidR="004B4A71" w:rsidRDefault="00C41A5F">
      <w:pPr>
        <w:rPr>
          <w:ins w:id="983" w:author="Maximilian Schmitz" w:date="2015-06-16T21:37:00Z"/>
        </w:rPr>
        <w:pPrChange w:id="984" w:author="Maximilian Schmitz" w:date="2015-06-14T11:09:00Z">
          <w:pPr>
            <w:pStyle w:val="berschrift1"/>
          </w:pPr>
        </w:pPrChange>
      </w:pPr>
      <w:ins w:id="985" w:author="Maximilian Schmitz" w:date="2015-06-16T21:24:00Z">
        <w:r>
          <w:t>Zunächst wird geprüft, ob der Ball in einer bestimmten Entfernung zum Spieler ist. Der Spieler soll daraufhin den Ball annehmen</w:t>
        </w:r>
      </w:ins>
      <w:ins w:id="986" w:author="Maximilian Schmitz" w:date="2015-06-16T21:25:00Z">
        <w:r>
          <w:t xml:space="preserve">. </w:t>
        </w:r>
      </w:ins>
      <w:ins w:id="987"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988" w:author="Maximilian Schmitz" w:date="2015-06-16T21:33:00Z">
        <w:r w:rsidR="004267D3">
          <w:t xml:space="preserve">die Position </w:t>
        </w:r>
      </w:ins>
      <w:ins w:id="989" w:author="Maximilian Schmitz" w:date="2015-06-16T21:34:00Z">
        <w:r w:rsidR="004267D3">
          <w:t>des am nächsten zum Tor gelegenen Spielers</w:t>
        </w:r>
      </w:ins>
      <w:ins w:id="990" w:author="Maximilian Schmitz" w:date="2015-06-16T21:33:00Z">
        <w:r w:rsidR="004267D3">
          <w:t xml:space="preserve"> gespeichert. Diese Position wird für einen späteren Pass benötigt.</w:t>
        </w:r>
      </w:ins>
      <w:ins w:id="991" w:author="Maximilian Schmitz" w:date="2015-06-16T21:35:00Z">
        <w:r w:rsidR="004267D3">
          <w:t xml:space="preserve"> Die Überlegung dabei ist, dass ein Spieler</w:t>
        </w:r>
      </w:ins>
      <w:ins w:id="992" w:author="Maximilian Schmitz" w:date="2015-06-16T21:36:00Z">
        <w:r w:rsidR="004267D3">
          <w:t>,</w:t>
        </w:r>
      </w:ins>
      <w:ins w:id="993" w:author="Maximilian Schmitz" w:date="2015-06-16T21:35:00Z">
        <w:r w:rsidR="004267D3">
          <w:t xml:space="preserve"> der schon näher am gegnerischen Tor steht,</w:t>
        </w:r>
      </w:ins>
      <w:ins w:id="994" w:author="Maximilian Schmitz" w:date="2015-06-16T21:36:00Z">
        <w:r w:rsidR="004267D3">
          <w:t xml:space="preserve"> nicht mehr so weit laufen muss mit dem Ball</w:t>
        </w:r>
      </w:ins>
      <w:ins w:id="995" w:author="Maximilian Schmitz" w:date="2015-06-16T21:37:00Z">
        <w:r w:rsidR="004267D3">
          <w:t>. Dabei sinkt das Risiko den Ball zu verlieren und somit steigt die Chance ein Tor zu erzielen.</w:t>
        </w:r>
      </w:ins>
    </w:p>
    <w:p w:rsidR="004267D3" w:rsidRDefault="004267D3">
      <w:pPr>
        <w:rPr>
          <w:ins w:id="996" w:author="Maximilian Schmitz" w:date="2015-06-16T21:45:00Z"/>
        </w:rPr>
        <w:pPrChange w:id="997" w:author="Maximilian Schmitz" w:date="2015-06-14T11:09:00Z">
          <w:pPr>
            <w:pStyle w:val="berschrift1"/>
          </w:pPr>
        </w:pPrChange>
      </w:pPr>
      <w:ins w:id="998" w:author="Maximilian Schmitz" w:date="2015-06-16T21:37:00Z">
        <w:r>
          <w:t xml:space="preserve">Wenn ermittelt wird, dass der Spieler bereits </w:t>
        </w:r>
      </w:ins>
      <w:ins w:id="999" w:author="Maximilian Schmitz" w:date="2015-06-16T21:38:00Z">
        <w:r>
          <w:t>derjenige</w:t>
        </w:r>
      </w:ins>
      <w:ins w:id="1000" w:author="Maximilian Schmitz" w:date="2015-06-16T21:37:00Z">
        <w:r>
          <w:t xml:space="preserve"> ist, der am näch</w:t>
        </w:r>
      </w:ins>
      <w:ins w:id="1001" w:author="Maximilian Schmitz" w:date="2015-06-16T21:38:00Z">
        <w:r>
          <w:t>s</w:t>
        </w:r>
      </w:ins>
      <w:ins w:id="1002" w:author="Maximilian Schmitz" w:date="2015-06-16T21:37:00Z">
        <w:r>
          <w:t>ten am Tor ist</w:t>
        </w:r>
      </w:ins>
      <w:ins w:id="1003" w:author="Maximilian Schmitz" w:date="2015-06-16T21:40:00Z">
        <w:r>
          <w:t xml:space="preserve">, wird geprüft, ob ein gegnerischer Spieler in unmittelbarer Nähe befindet. </w:t>
        </w:r>
      </w:ins>
      <w:ins w:id="1004"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1005" w:author="Maximilian Schmitz" w:date="2015-06-16T21:44:00Z">
        <w:r w:rsidR="00F776C9">
          <w:t>der hier gesteuerte Spieler.</w:t>
        </w:r>
      </w:ins>
    </w:p>
    <w:p w:rsidR="00AA653A" w:rsidRDefault="00AA653A">
      <w:pPr>
        <w:rPr>
          <w:ins w:id="1006" w:author="Maximilian Schmitz" w:date="2015-06-16T21:47:00Z"/>
        </w:rPr>
        <w:pPrChange w:id="1007" w:author="Maximilian Schmitz" w:date="2015-06-14T11:09:00Z">
          <w:pPr>
            <w:pStyle w:val="berschrift1"/>
          </w:pPr>
        </w:pPrChange>
      </w:pPr>
      <w:ins w:id="1008"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rsidR="000226C9" w:rsidRDefault="00AA653A">
      <w:pPr>
        <w:rPr>
          <w:ins w:id="1009" w:author="Maximilian Schmitz" w:date="2015-06-15T21:16:00Z"/>
        </w:rPr>
        <w:pPrChange w:id="1010" w:author="Maximilian Schmitz" w:date="2015-06-14T11:09:00Z">
          <w:pPr>
            <w:pStyle w:val="berschrift1"/>
          </w:pPr>
        </w:pPrChange>
      </w:pPr>
      <w:ins w:id="1011" w:author="Maximilian Schmitz" w:date="2015-06-16T21:47:00Z">
        <w:r>
          <w:lastRenderedPageBreak/>
          <w:t xml:space="preserve">Wenn der Spieler nicht abspielen soll, prüft er seine Distanz zum Tor und wagt daraufhin einen Torschuss oder </w:t>
        </w:r>
      </w:ins>
      <w:ins w:id="1012" w:author="Maximilian Schmitz" w:date="2015-06-16T21:48:00Z">
        <w:r>
          <w:t>spielt den Ball leicht Richtung Tor um dann nachzulaufen.</w:t>
        </w:r>
      </w:ins>
    </w:p>
    <w:p w:rsidR="004B4A71" w:rsidRDefault="006179F5">
      <w:pPr>
        <w:keepNext/>
        <w:rPr>
          <w:ins w:id="1013" w:author="Maximilian Schmitz" w:date="2015-06-15T21:17:00Z"/>
        </w:rPr>
        <w:pPrChange w:id="1014" w:author="Maximilian Schmitz" w:date="2015-06-15T21:17:00Z">
          <w:pPr/>
        </w:pPrChange>
      </w:pPr>
      <w:ins w:id="1015" w:author="Maximilian Schmitz" w:date="2015-06-15T21:16:00Z">
        <w:r>
          <w:pict>
            <v:shape id="_x0000_i1027" type="#_x0000_t75" style="width:453.75pt;height:511.5pt">
              <v:imagedata r:id="rId20" o:title="Unbenannt"/>
            </v:shape>
          </w:pict>
        </w:r>
      </w:ins>
    </w:p>
    <w:p w:rsidR="004B4A71" w:rsidRDefault="004B4A71">
      <w:pPr>
        <w:pStyle w:val="Beschriftung"/>
        <w:rPr>
          <w:ins w:id="1016" w:author="Maximilian Schmitz" w:date="2015-06-16T21:49:00Z"/>
        </w:rPr>
        <w:pPrChange w:id="1017" w:author="Maximilian Schmitz" w:date="2015-06-15T21:17:00Z">
          <w:pPr>
            <w:pStyle w:val="berschrift1"/>
          </w:pPr>
        </w:pPrChange>
      </w:pPr>
      <w:bookmarkStart w:id="1018" w:name="_Toc422333531"/>
      <w:ins w:id="1019" w:author="Maximilian Schmitz" w:date="2015-06-15T21:17:00Z">
        <w:r>
          <w:t xml:space="preserve">Abbildung </w:t>
        </w:r>
        <w:r>
          <w:fldChar w:fldCharType="begin"/>
        </w:r>
        <w:r>
          <w:instrText xml:space="preserve"> SEQ Abbildung \* ARABIC </w:instrText>
        </w:r>
      </w:ins>
      <w:r>
        <w:fldChar w:fldCharType="separate"/>
      </w:r>
      <w:ins w:id="1020" w:author="Maximilian Schmitz" w:date="2015-06-17T20:44:00Z">
        <w:r w:rsidR="0098221C">
          <w:rPr>
            <w:noProof/>
          </w:rPr>
          <w:t>7</w:t>
        </w:r>
      </w:ins>
      <w:ins w:id="1021" w:author="Maximilian Schmitz" w:date="2015-06-15T21:17:00Z">
        <w:r>
          <w:fldChar w:fldCharType="end"/>
        </w:r>
        <w:r>
          <w:t>: Beispiel einer künstlichen Intelligenz</w:t>
        </w:r>
      </w:ins>
      <w:bookmarkEnd w:id="1018"/>
    </w:p>
    <w:p w:rsidR="000226C9" w:rsidRDefault="000226C9">
      <w:pPr>
        <w:rPr>
          <w:ins w:id="1022" w:author="Maximilian Schmitz" w:date="2015-06-16T21:49:00Z"/>
        </w:rPr>
        <w:pPrChange w:id="1023" w:author="Maximilian Schmitz" w:date="2015-06-16T21:49:00Z">
          <w:pPr>
            <w:pStyle w:val="berschrift1"/>
          </w:pPr>
        </w:pPrChange>
      </w:pPr>
    </w:p>
    <w:p w:rsidR="000226C9" w:rsidRDefault="000226C9">
      <w:pPr>
        <w:rPr>
          <w:ins w:id="1024" w:author="Maximilian Schmitz" w:date="2015-06-16T21:54:00Z"/>
        </w:rPr>
        <w:pPrChange w:id="1025" w:author="Maximilian Schmitz" w:date="2015-06-16T21:49:00Z">
          <w:pPr>
            <w:pStyle w:val="berschrift1"/>
          </w:pPr>
        </w:pPrChange>
      </w:pPr>
      <w:ins w:id="1026" w:author="Maximilian Schmitz" w:date="2015-06-16T21:49:00Z">
        <w:r>
          <w:lastRenderedPageBreak/>
          <w:t xml:space="preserve">Der oben beschriebene Entscheidungsbaum ist verhältnismäßig klein und übersichtlich. Außerdem arbeitet er nur </w:t>
        </w:r>
      </w:ins>
      <w:ins w:id="1027" w:author="Maximilian Schmitz" w:date="2015-06-16T21:50:00Z">
        <w:r>
          <w:t xml:space="preserve">eine einzelne Situation ab. Um die gesamt Intelligenz des Spielers zu beschreiben sind deutlich mehr Prüfungen zu machen und mehr </w:t>
        </w:r>
      </w:ins>
      <w:ins w:id="1028" w:author="Maximilian Schmitz" w:date="2015-06-16T21:52:00Z">
        <w:r>
          <w:t xml:space="preserve">Informationen zu berücksichtigt. </w:t>
        </w:r>
      </w:ins>
      <w:ins w:id="1029" w:author="Maximilian Schmitz" w:date="2015-06-16T21:53:00Z">
        <w:r w:rsidR="00A12EBB">
          <w:t>Der oben gezeigt Ausschnitt ist deshalb nur als Beispiel für einen möglichen Entscheidungsbaum zu sehen und soll die grundlegende</w:t>
        </w:r>
      </w:ins>
      <w:ins w:id="1030" w:author="Maximilian Schmitz" w:date="2015-06-16T21:54:00Z">
        <w:r w:rsidR="009E1F6B">
          <w:t>n Möglichkeiten demonstrieren.</w:t>
        </w:r>
      </w:ins>
      <w:ins w:id="1031" w:author="Maximilian Schmitz" w:date="2015-06-16T21:57:00Z">
        <w:r w:rsidR="00FA6895">
          <w:t xml:space="preserve"> Dieses Beispiel berücksichtigt zwar schon Interaktionen zwischen den Spielern, es kann aber noch nicht von einer gemeins</w:t>
        </w:r>
      </w:ins>
      <w:ins w:id="1032" w:author="Maximilian Schmitz" w:date="2015-06-16T21:58:00Z">
        <w:r w:rsidR="00FA6895">
          <w:t>amen Strategie oder gar von einer verteilten künstlichen Intelligenz gesprochen werden.</w:t>
        </w:r>
      </w:ins>
    </w:p>
    <w:p w:rsidR="004C35F2" w:rsidRDefault="004C35F2">
      <w:pPr>
        <w:rPr>
          <w:ins w:id="1033" w:author="Maximilian Schmitz" w:date="2015-06-16T21:54:00Z"/>
        </w:rPr>
        <w:pPrChange w:id="1034" w:author="Maximilian Schmitz" w:date="2015-06-16T21:49:00Z">
          <w:pPr>
            <w:pStyle w:val="berschrift1"/>
          </w:pPr>
        </w:pPrChange>
      </w:pPr>
    </w:p>
    <w:p w:rsidR="004C35F2" w:rsidRPr="00915AB6" w:rsidRDefault="004C35F2">
      <w:pPr>
        <w:rPr>
          <w:ins w:id="1035" w:author="Maximilian Schmitz" w:date="2015-06-05T06:51:00Z"/>
        </w:rPr>
        <w:pPrChange w:id="1036" w:author="Maximilian Schmitz" w:date="2015-06-16T21:49:00Z">
          <w:pPr>
            <w:pStyle w:val="berschrift1"/>
          </w:pPr>
        </w:pPrChange>
      </w:pPr>
      <w:ins w:id="1037"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rsidR="003D51AD" w:rsidRDefault="00B317AE">
      <w:pPr>
        <w:pStyle w:val="berschrift1"/>
      </w:pPr>
      <w:r w:rsidRPr="00FC5721">
        <w:br w:type="page"/>
      </w:r>
      <w:bookmarkStart w:id="1038" w:name="_Toc422333523"/>
      <w:r w:rsidR="003D51AD">
        <w:lastRenderedPageBreak/>
        <w:t>Ausblick</w:t>
      </w:r>
      <w:bookmarkEnd w:id="1038"/>
    </w:p>
    <w:p w:rsidR="00BB6D24" w:rsidRPr="00BB6D24" w:rsidRDefault="00BB6D24" w:rsidP="00BB6D24"/>
    <w:p w:rsidR="002D643B" w:rsidRDefault="00B317AE" w:rsidP="00CF7F07">
      <w:pPr>
        <w:pStyle w:val="berschrift1"/>
      </w:pPr>
      <w:r>
        <w:br w:type="page"/>
      </w:r>
      <w:bookmarkStart w:id="1039" w:name="_Toc422333524"/>
      <w:r w:rsidR="002D643B">
        <w:lastRenderedPageBreak/>
        <w:t>Fazit</w:t>
      </w:r>
      <w:bookmarkEnd w:id="1039"/>
    </w:p>
    <w:p w:rsidR="003F4884" w:rsidRDefault="003F4884" w:rsidP="0082406E"/>
    <w:p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1040" w:name="_Toc422333525" w:displacedByCustomXml="next"/>
    <w:sdt>
      <w:sdtPr>
        <w:rPr>
          <w:b w:val="0"/>
          <w:kern w:val="0"/>
          <w:sz w:val="24"/>
        </w:rPr>
        <w:id w:val="-2062934921"/>
        <w:docPartObj>
          <w:docPartGallery w:val="Bibliographies"/>
          <w:docPartUnique/>
        </w:docPartObj>
      </w:sdtPr>
      <w:sdtContent>
        <w:p w:rsidR="00235CFC" w:rsidRDefault="00235CFC" w:rsidP="003F4884">
          <w:pPr>
            <w:pStyle w:val="berschrift1"/>
            <w:numPr>
              <w:ilvl w:val="0"/>
              <w:numId w:val="0"/>
            </w:numPr>
          </w:pPr>
          <w:r>
            <w:t>Literaturverzeichnis</w:t>
          </w:r>
          <w:bookmarkEnd w:id="1040"/>
        </w:p>
        <w:sdt>
          <w:sdtPr>
            <w:id w:val="111145805"/>
            <w:bibliography/>
          </w:sdtPr>
          <w:sdtContent>
            <w:p w:rsidR="00915AB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915AB6" w:rsidRPr="00915AB6">
                <w:trPr>
                  <w:divId w:val="1645307758"/>
                  <w:tblCellSpacing w:w="15" w:type="dxa"/>
                  <w:ins w:id="1041" w:author="Maximilian Schmitz" w:date="2015-06-17T19:42:00Z"/>
                </w:trPr>
                <w:tc>
                  <w:tcPr>
                    <w:tcW w:w="50" w:type="pct"/>
                    <w:hideMark/>
                  </w:tcPr>
                  <w:p w:rsidR="00915AB6" w:rsidRDefault="00915AB6">
                    <w:pPr>
                      <w:pStyle w:val="Literaturverzeichnis"/>
                      <w:rPr>
                        <w:ins w:id="1042" w:author="Maximilian Schmitz" w:date="2015-06-17T19:42:00Z"/>
                        <w:noProof/>
                        <w:szCs w:val="24"/>
                      </w:rPr>
                    </w:pPr>
                    <w:ins w:id="1043" w:author="Maximilian Schmitz" w:date="2015-06-17T19:42:00Z">
                      <w:r>
                        <w:rPr>
                          <w:noProof/>
                        </w:rPr>
                        <w:t xml:space="preserve">[1] </w:t>
                      </w:r>
                    </w:ins>
                  </w:p>
                </w:tc>
                <w:tc>
                  <w:tcPr>
                    <w:tcW w:w="0" w:type="auto"/>
                    <w:hideMark/>
                  </w:tcPr>
                  <w:p w:rsidR="00915AB6" w:rsidRPr="00915AB6" w:rsidRDefault="00915AB6">
                    <w:pPr>
                      <w:pStyle w:val="Literaturverzeichnis"/>
                      <w:rPr>
                        <w:ins w:id="1044" w:author="Maximilian Schmitz" w:date="2015-06-17T19:42:00Z"/>
                        <w:noProof/>
                        <w:lang w:val="en-GB"/>
                        <w:rPrChange w:id="1045" w:author="Maximilian Schmitz" w:date="2015-06-17T19:42:00Z">
                          <w:rPr>
                            <w:ins w:id="1046" w:author="Maximilian Schmitz" w:date="2015-06-17T19:42:00Z"/>
                            <w:noProof/>
                          </w:rPr>
                        </w:rPrChange>
                      </w:rPr>
                    </w:pPr>
                    <w:ins w:id="1047" w:author="Maximilian Schmitz" w:date="2015-06-17T19:42:00Z">
                      <w:r w:rsidRPr="00915AB6">
                        <w:rPr>
                          <w:noProof/>
                          <w:lang w:val="en-GB"/>
                          <w:rPrChange w:id="1048" w:author="Maximilian Schmitz" w:date="2015-06-17T19:42:00Z">
                            <w:rPr>
                              <w:noProof/>
                            </w:rPr>
                          </w:rPrChange>
                        </w:rPr>
                        <w:t>RoboCup Federation, „RoboCup Soccer Server Users Manual,“ RoboCup Federation, 2003.</w:t>
                      </w:r>
                    </w:ins>
                  </w:p>
                </w:tc>
              </w:tr>
              <w:tr w:rsidR="00915AB6">
                <w:trPr>
                  <w:divId w:val="1645307758"/>
                  <w:tblCellSpacing w:w="15" w:type="dxa"/>
                  <w:ins w:id="1049" w:author="Maximilian Schmitz" w:date="2015-06-17T19:42:00Z"/>
                </w:trPr>
                <w:tc>
                  <w:tcPr>
                    <w:tcW w:w="50" w:type="pct"/>
                    <w:hideMark/>
                  </w:tcPr>
                  <w:p w:rsidR="00915AB6" w:rsidRDefault="00915AB6">
                    <w:pPr>
                      <w:pStyle w:val="Literaturverzeichnis"/>
                      <w:rPr>
                        <w:ins w:id="1050" w:author="Maximilian Schmitz" w:date="2015-06-17T19:42:00Z"/>
                        <w:noProof/>
                      </w:rPr>
                    </w:pPr>
                    <w:ins w:id="1051" w:author="Maximilian Schmitz" w:date="2015-06-17T19:42:00Z">
                      <w:r>
                        <w:rPr>
                          <w:noProof/>
                        </w:rPr>
                        <w:t xml:space="preserve">[2] </w:t>
                      </w:r>
                    </w:ins>
                  </w:p>
                </w:tc>
                <w:tc>
                  <w:tcPr>
                    <w:tcW w:w="0" w:type="auto"/>
                    <w:hideMark/>
                  </w:tcPr>
                  <w:p w:rsidR="00915AB6" w:rsidRDefault="00915AB6">
                    <w:pPr>
                      <w:pStyle w:val="Literaturverzeichnis"/>
                      <w:rPr>
                        <w:ins w:id="1052" w:author="Maximilian Schmitz" w:date="2015-06-17T19:42:00Z"/>
                        <w:noProof/>
                      </w:rPr>
                    </w:pPr>
                    <w:ins w:id="1053" w:author="Maximilian Schmitz" w:date="2015-06-17T19:42:00Z">
                      <w:r>
                        <w:rPr>
                          <w:noProof/>
                        </w:rPr>
                        <w:t xml:space="preserve">Lämmel, U., Cleve, J., Künstliche Intelligenz, München: Hanser, 2012. </w:t>
                      </w:r>
                    </w:ins>
                  </w:p>
                </w:tc>
              </w:tr>
              <w:tr w:rsidR="00915AB6">
                <w:trPr>
                  <w:divId w:val="1645307758"/>
                  <w:tblCellSpacing w:w="15" w:type="dxa"/>
                  <w:ins w:id="1054" w:author="Maximilian Schmitz" w:date="2015-06-17T19:42:00Z"/>
                </w:trPr>
                <w:tc>
                  <w:tcPr>
                    <w:tcW w:w="50" w:type="pct"/>
                    <w:hideMark/>
                  </w:tcPr>
                  <w:p w:rsidR="00915AB6" w:rsidRDefault="00915AB6">
                    <w:pPr>
                      <w:pStyle w:val="Literaturverzeichnis"/>
                      <w:rPr>
                        <w:ins w:id="1055" w:author="Maximilian Schmitz" w:date="2015-06-17T19:42:00Z"/>
                        <w:noProof/>
                      </w:rPr>
                    </w:pPr>
                    <w:ins w:id="1056" w:author="Maximilian Schmitz" w:date="2015-06-17T19:42:00Z">
                      <w:r>
                        <w:rPr>
                          <w:noProof/>
                        </w:rPr>
                        <w:t xml:space="preserve">[3] </w:t>
                      </w:r>
                    </w:ins>
                  </w:p>
                </w:tc>
                <w:tc>
                  <w:tcPr>
                    <w:tcW w:w="0" w:type="auto"/>
                    <w:hideMark/>
                  </w:tcPr>
                  <w:p w:rsidR="00915AB6" w:rsidRDefault="00915AB6">
                    <w:pPr>
                      <w:pStyle w:val="Literaturverzeichnis"/>
                      <w:rPr>
                        <w:ins w:id="1057" w:author="Maximilian Schmitz" w:date="2015-06-17T19:42:00Z"/>
                        <w:noProof/>
                      </w:rPr>
                    </w:pPr>
                    <w:ins w:id="1058" w:author="Maximilian Schmitz" w:date="2015-06-17T19:42:00Z">
                      <w:r>
                        <w:rPr>
                          <w:noProof/>
                        </w:rPr>
                        <w:t xml:space="preserve">Norvig, R., Russel, S., Künstliche Intelligenz - Ein moderner Ansatz - 2. Auflage, München: Pearson Studium, 2004. </w:t>
                      </w:r>
                    </w:ins>
                  </w:p>
                </w:tc>
              </w:tr>
            </w:tbl>
            <w:p w:rsidR="00915AB6" w:rsidRDefault="00915AB6">
              <w:pPr>
                <w:divId w:val="1645307758"/>
                <w:rPr>
                  <w:ins w:id="1059" w:author="Maximilian Schmitz" w:date="2015-06-17T19:42:00Z"/>
                  <w:noProof/>
                </w:rPr>
              </w:pPr>
            </w:p>
            <w:p w:rsidR="00C5187B" w:rsidDel="00915AB6" w:rsidRDefault="00C5187B" w:rsidP="00652DA6">
              <w:pPr>
                <w:rPr>
                  <w:del w:id="1060" w:author="Maximilian Schmitz" w:date="2015-06-17T19:42:00Z"/>
                  <w:rFonts w:ascii="Times New Roman" w:hAnsi="Times New Roman"/>
                  <w:noProof/>
                  <w:sz w:val="20"/>
                </w:rPr>
              </w:pPr>
            </w:p>
            <w:p w:rsidR="00B50FE7" w:rsidDel="00C5187B" w:rsidRDefault="00B50FE7" w:rsidP="00652DA6">
              <w:pPr>
                <w:rPr>
                  <w:del w:id="1061" w:author="Maximilian Schmitz" w:date="2015-06-14T11:10:00Z"/>
                  <w:rFonts w:ascii="Times New Roman" w:hAnsi="Times New Roman"/>
                  <w:noProof/>
                  <w:sz w:val="20"/>
                </w:rPr>
              </w:pPr>
            </w:p>
            <w:p w:rsidR="00AE076F" w:rsidDel="00B50FE7" w:rsidRDefault="00AE076F" w:rsidP="00652DA6">
              <w:pPr>
                <w:rPr>
                  <w:del w:id="1062"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trPr>
                  <w:divId w:val="528494875"/>
                  <w:tblCellSpacing w:w="15" w:type="dxa"/>
                  <w:del w:id="1063" w:author="Maximilian Schmitz" w:date="2015-01-08T20:23:00Z"/>
                </w:trPr>
                <w:tc>
                  <w:tcPr>
                    <w:tcW w:w="50" w:type="pct"/>
                    <w:hideMark/>
                  </w:tcPr>
                  <w:p w:rsidR="00AE076F" w:rsidDel="00B50FE7" w:rsidRDefault="00AE076F">
                    <w:pPr>
                      <w:pStyle w:val="Literaturverzeichnis"/>
                      <w:rPr>
                        <w:del w:id="1064" w:author="Maximilian Schmitz" w:date="2015-01-08T20:23:00Z"/>
                        <w:noProof/>
                        <w:szCs w:val="24"/>
                      </w:rPr>
                    </w:pPr>
                    <w:del w:id="1065" w:author="Maximilian Schmitz" w:date="2015-01-08T20:23:00Z">
                      <w:r w:rsidDel="00B50FE7">
                        <w:rPr>
                          <w:noProof/>
                        </w:rPr>
                        <w:delText xml:space="preserve">[1] </w:delText>
                      </w:r>
                    </w:del>
                  </w:p>
                </w:tc>
                <w:tc>
                  <w:tcPr>
                    <w:tcW w:w="0" w:type="auto"/>
                    <w:hideMark/>
                  </w:tcPr>
                  <w:p w:rsidR="00AE076F" w:rsidRPr="002B27C9" w:rsidDel="00B50FE7" w:rsidRDefault="00AE076F">
                    <w:pPr>
                      <w:pStyle w:val="Literaturverzeichnis"/>
                      <w:rPr>
                        <w:del w:id="1066" w:author="Maximilian Schmitz" w:date="2015-01-08T20:23:00Z"/>
                        <w:noProof/>
                      </w:rPr>
                    </w:pPr>
                    <w:del w:id="1067" w:author="Maximilian Schmitz" w:date="2015-01-08T20:23:00Z">
                      <w:r w:rsidRPr="002B27C9" w:rsidDel="00B50FE7">
                        <w:rPr>
                          <w:noProof/>
                        </w:rPr>
                        <w:delText>RoboCup Federation, „RoboCup Soccer Server Users Manual,“ RoboCup Federation, 2003.</w:delText>
                      </w:r>
                    </w:del>
                  </w:p>
                </w:tc>
              </w:tr>
              <w:tr w:rsidR="00AE076F" w:rsidDel="00B50FE7">
                <w:trPr>
                  <w:divId w:val="528494875"/>
                  <w:tblCellSpacing w:w="15" w:type="dxa"/>
                  <w:del w:id="1068" w:author="Maximilian Schmitz" w:date="2015-01-08T20:23:00Z"/>
                </w:trPr>
                <w:tc>
                  <w:tcPr>
                    <w:tcW w:w="50" w:type="pct"/>
                    <w:hideMark/>
                  </w:tcPr>
                  <w:p w:rsidR="00AE076F" w:rsidDel="00B50FE7" w:rsidRDefault="00AE076F">
                    <w:pPr>
                      <w:pStyle w:val="Literaturverzeichnis"/>
                      <w:rPr>
                        <w:del w:id="1069" w:author="Maximilian Schmitz" w:date="2015-01-08T20:23:00Z"/>
                        <w:noProof/>
                      </w:rPr>
                    </w:pPr>
                    <w:del w:id="1070" w:author="Maximilian Schmitz" w:date="2015-01-08T20:23:00Z">
                      <w:r w:rsidDel="00B50FE7">
                        <w:rPr>
                          <w:noProof/>
                        </w:rPr>
                        <w:delText xml:space="preserve">[2] </w:delText>
                      </w:r>
                    </w:del>
                  </w:p>
                </w:tc>
                <w:tc>
                  <w:tcPr>
                    <w:tcW w:w="0" w:type="auto"/>
                    <w:hideMark/>
                  </w:tcPr>
                  <w:p w:rsidR="00AE076F" w:rsidDel="00B50FE7" w:rsidRDefault="00AE076F">
                    <w:pPr>
                      <w:pStyle w:val="Literaturverzeichnis"/>
                      <w:rPr>
                        <w:del w:id="1071" w:author="Maximilian Schmitz" w:date="2015-01-08T20:23:00Z"/>
                        <w:noProof/>
                      </w:rPr>
                    </w:pPr>
                    <w:del w:id="1072" w:author="Maximilian Schmitz" w:date="2015-01-08T20:23:00Z">
                      <w:r w:rsidDel="00B50FE7">
                        <w:rPr>
                          <w:noProof/>
                        </w:rPr>
                        <w:delText xml:space="preserve">Lämmel, U., Cleve, J., Künstliche Intelligenz, München: Hanser, 2012. </w:delText>
                      </w:r>
                    </w:del>
                  </w:p>
                </w:tc>
              </w:tr>
            </w:tbl>
            <w:p w:rsidR="00AE076F" w:rsidDel="00B50FE7" w:rsidRDefault="00AE076F">
              <w:pPr>
                <w:divId w:val="528494875"/>
                <w:rPr>
                  <w:del w:id="1073" w:author="Maximilian Schmitz" w:date="2015-01-08T20:23:00Z"/>
                  <w:noProof/>
                </w:rPr>
              </w:pPr>
            </w:p>
            <w:p w:rsidR="00235CFC" w:rsidRDefault="00235CFC" w:rsidP="00652DA6">
              <w:r>
                <w:rPr>
                  <w:b/>
                  <w:bCs/>
                </w:rPr>
                <w:fldChar w:fldCharType="end"/>
              </w:r>
            </w:p>
          </w:sdtContent>
        </w:sdt>
      </w:sdtContent>
    </w:sdt>
    <w:p w:rsidR="00235CFC" w:rsidRPr="00235CFC" w:rsidRDefault="00235CFC" w:rsidP="00235CFC">
      <w:pPr>
        <w:spacing w:line="240" w:lineRule="auto"/>
      </w:pPr>
      <w:r>
        <w:br w:type="page"/>
      </w:r>
    </w:p>
    <w:p w:rsidR="00C55980" w:rsidRDefault="00C55980" w:rsidP="003F4884">
      <w:pPr>
        <w:pStyle w:val="berschrift1"/>
        <w:numPr>
          <w:ilvl w:val="0"/>
          <w:numId w:val="0"/>
        </w:numPr>
      </w:pPr>
      <w:bookmarkStart w:id="1074" w:name="_Toc422333526"/>
      <w:r>
        <w:lastRenderedPageBreak/>
        <w:t>Abbildungsverzeichnis</w:t>
      </w:r>
      <w:bookmarkEnd w:id="1074"/>
    </w:p>
    <w:p w:rsidR="00915AB6" w:rsidRDefault="00986767">
      <w:pPr>
        <w:pStyle w:val="Abbildungsverzeichnis"/>
        <w:rPr>
          <w:ins w:id="1075" w:author="Maximilian Schmitz" w:date="2015-06-17T19:42:00Z"/>
          <w:rFonts w:asciiTheme="minorHAnsi" w:eastAsiaTheme="minorEastAsia" w:hAnsiTheme="minorHAnsi" w:cstheme="minorBidi"/>
          <w:sz w:val="22"/>
          <w:szCs w:val="22"/>
        </w:rPr>
      </w:pPr>
      <w:r>
        <w:fldChar w:fldCharType="begin"/>
      </w:r>
      <w:r>
        <w:instrText xml:space="preserve"> TOC \h \z \c "Abbildung" </w:instrText>
      </w:r>
      <w:r>
        <w:fldChar w:fldCharType="separate"/>
      </w:r>
      <w:ins w:id="1076" w:author="Maximilian Schmitz" w:date="2015-06-17T19:42:00Z">
        <w:r w:rsidR="00915AB6" w:rsidRPr="009B5872">
          <w:rPr>
            <w:rStyle w:val="Hyperlink"/>
          </w:rPr>
          <w:fldChar w:fldCharType="begin"/>
        </w:r>
        <w:r w:rsidR="00915AB6" w:rsidRPr="009B5872">
          <w:rPr>
            <w:rStyle w:val="Hyperlink"/>
          </w:rPr>
          <w:instrText xml:space="preserve"> </w:instrText>
        </w:r>
        <w:r w:rsidR="00915AB6">
          <w:instrText>HYPERLINK \l "_Toc422333529"</w:instrText>
        </w:r>
        <w:r w:rsidR="00915AB6" w:rsidRPr="009B5872">
          <w:rPr>
            <w:rStyle w:val="Hyperlink"/>
          </w:rPr>
          <w:instrText xml:space="preserve"> </w:instrText>
        </w:r>
        <w:r w:rsidR="00915AB6" w:rsidRPr="009B5872">
          <w:rPr>
            <w:rStyle w:val="Hyperlink"/>
          </w:rPr>
        </w:r>
        <w:r w:rsidR="00915AB6" w:rsidRPr="009B5872">
          <w:rPr>
            <w:rStyle w:val="Hyperlink"/>
          </w:rPr>
          <w:fldChar w:fldCharType="separate"/>
        </w:r>
        <w:r w:rsidR="00915AB6" w:rsidRPr="009B5872">
          <w:rPr>
            <w:rStyle w:val="Hyperlink"/>
          </w:rPr>
          <w:t>Abbildung 1: Architektur Übersicht</w:t>
        </w:r>
        <w:r w:rsidR="00915AB6">
          <w:rPr>
            <w:webHidden/>
          </w:rPr>
          <w:tab/>
        </w:r>
        <w:r w:rsidR="00915AB6">
          <w:rPr>
            <w:webHidden/>
          </w:rPr>
          <w:fldChar w:fldCharType="begin"/>
        </w:r>
        <w:r w:rsidR="00915AB6">
          <w:rPr>
            <w:webHidden/>
          </w:rPr>
          <w:instrText xml:space="preserve"> PAGEREF _Toc422333529 \h </w:instrText>
        </w:r>
        <w:r w:rsidR="00915AB6">
          <w:rPr>
            <w:webHidden/>
          </w:rPr>
        </w:r>
      </w:ins>
      <w:r w:rsidR="00915AB6">
        <w:rPr>
          <w:webHidden/>
        </w:rPr>
        <w:fldChar w:fldCharType="separate"/>
      </w:r>
      <w:ins w:id="1077" w:author="Maximilian Schmitz" w:date="2015-06-17T19:42:00Z">
        <w:r w:rsidR="00915AB6">
          <w:rPr>
            <w:webHidden/>
          </w:rPr>
          <w:t>13</w:t>
        </w:r>
        <w:r w:rsidR="00915AB6">
          <w:rPr>
            <w:webHidden/>
          </w:rPr>
          <w:fldChar w:fldCharType="end"/>
        </w:r>
        <w:r w:rsidR="00915AB6" w:rsidRPr="009B5872">
          <w:rPr>
            <w:rStyle w:val="Hyperlink"/>
          </w:rPr>
          <w:fldChar w:fldCharType="end"/>
        </w:r>
      </w:ins>
    </w:p>
    <w:p w:rsidR="00915AB6" w:rsidRDefault="00915AB6">
      <w:pPr>
        <w:pStyle w:val="Abbildungsverzeichnis"/>
        <w:rPr>
          <w:ins w:id="1078" w:author="Maximilian Schmitz" w:date="2015-06-17T19:42:00Z"/>
          <w:rFonts w:asciiTheme="minorHAnsi" w:eastAsiaTheme="minorEastAsia" w:hAnsiTheme="minorHAnsi" w:cstheme="minorBidi"/>
          <w:sz w:val="22"/>
          <w:szCs w:val="22"/>
        </w:rPr>
      </w:pPr>
      <w:ins w:id="1079" w:author="Maximilian Schmitz" w:date="2015-06-17T19:42:00Z">
        <w:r w:rsidRPr="009B5872">
          <w:rPr>
            <w:rStyle w:val="Hyperlink"/>
          </w:rPr>
          <w:fldChar w:fldCharType="begin"/>
        </w:r>
        <w:r w:rsidRPr="009B5872">
          <w:rPr>
            <w:rStyle w:val="Hyperlink"/>
          </w:rPr>
          <w:instrText xml:space="preserve"> </w:instrText>
        </w:r>
        <w:r>
          <w:instrText>HYPERLINK \l "_Toc422333530"</w:instrText>
        </w:r>
        <w:r w:rsidRPr="009B5872">
          <w:rPr>
            <w:rStyle w:val="Hyperlink"/>
          </w:rPr>
          <w:instrText xml:space="preserve"> </w:instrText>
        </w:r>
        <w:r w:rsidRPr="009B5872">
          <w:rPr>
            <w:rStyle w:val="Hyperlink"/>
          </w:rPr>
        </w:r>
        <w:r w:rsidRPr="009B5872">
          <w:rPr>
            <w:rStyle w:val="Hyperlink"/>
          </w:rPr>
          <w:fldChar w:fldCharType="separate"/>
        </w:r>
        <w:r w:rsidRPr="009B5872">
          <w:rPr>
            <w:rStyle w:val="Hyperlink"/>
          </w:rPr>
          <w:t>Abbildung 2: Architektur als Klassendiagramm</w:t>
        </w:r>
        <w:r>
          <w:rPr>
            <w:webHidden/>
          </w:rPr>
          <w:tab/>
        </w:r>
        <w:r>
          <w:rPr>
            <w:webHidden/>
          </w:rPr>
          <w:fldChar w:fldCharType="begin"/>
        </w:r>
        <w:r>
          <w:rPr>
            <w:webHidden/>
          </w:rPr>
          <w:instrText xml:space="preserve"> PAGEREF _Toc422333530 \h </w:instrText>
        </w:r>
        <w:r>
          <w:rPr>
            <w:webHidden/>
          </w:rPr>
        </w:r>
      </w:ins>
      <w:r>
        <w:rPr>
          <w:webHidden/>
        </w:rPr>
        <w:fldChar w:fldCharType="separate"/>
      </w:r>
      <w:ins w:id="1080" w:author="Maximilian Schmitz" w:date="2015-06-17T19:42:00Z">
        <w:r>
          <w:rPr>
            <w:webHidden/>
          </w:rPr>
          <w:t>14</w:t>
        </w:r>
        <w:r>
          <w:rPr>
            <w:webHidden/>
          </w:rPr>
          <w:fldChar w:fldCharType="end"/>
        </w:r>
        <w:r w:rsidRPr="009B5872">
          <w:rPr>
            <w:rStyle w:val="Hyperlink"/>
          </w:rPr>
          <w:fldChar w:fldCharType="end"/>
        </w:r>
      </w:ins>
    </w:p>
    <w:p w:rsidR="00915AB6" w:rsidRDefault="00915AB6">
      <w:pPr>
        <w:pStyle w:val="Abbildungsverzeichnis"/>
        <w:rPr>
          <w:ins w:id="1081" w:author="Maximilian Schmitz" w:date="2015-06-17T19:42:00Z"/>
          <w:rFonts w:asciiTheme="minorHAnsi" w:eastAsiaTheme="minorEastAsia" w:hAnsiTheme="minorHAnsi" w:cstheme="minorBidi"/>
          <w:sz w:val="22"/>
          <w:szCs w:val="22"/>
        </w:rPr>
      </w:pPr>
      <w:ins w:id="1082" w:author="Maximilian Schmitz" w:date="2015-06-17T19:42:00Z">
        <w:r w:rsidRPr="009B5872">
          <w:rPr>
            <w:rStyle w:val="Hyperlink"/>
          </w:rPr>
          <w:fldChar w:fldCharType="begin"/>
        </w:r>
        <w:r w:rsidRPr="009B5872">
          <w:rPr>
            <w:rStyle w:val="Hyperlink"/>
          </w:rPr>
          <w:instrText xml:space="preserve"> </w:instrText>
        </w:r>
        <w:r>
          <w:instrText>HYPERLINK \l "_Toc422333531"</w:instrText>
        </w:r>
        <w:r w:rsidRPr="009B5872">
          <w:rPr>
            <w:rStyle w:val="Hyperlink"/>
          </w:rPr>
          <w:instrText xml:space="preserve"> </w:instrText>
        </w:r>
        <w:r w:rsidRPr="009B5872">
          <w:rPr>
            <w:rStyle w:val="Hyperlink"/>
          </w:rPr>
        </w:r>
        <w:r w:rsidRPr="009B5872">
          <w:rPr>
            <w:rStyle w:val="Hyperlink"/>
          </w:rPr>
          <w:fldChar w:fldCharType="separate"/>
        </w:r>
        <w:r w:rsidRPr="009B5872">
          <w:rPr>
            <w:rStyle w:val="Hyperlink"/>
          </w:rPr>
          <w:t>Abbildung 3: Beispiel einer künstlichen Intelligenz</w:t>
        </w:r>
        <w:r>
          <w:rPr>
            <w:webHidden/>
          </w:rPr>
          <w:tab/>
        </w:r>
        <w:r>
          <w:rPr>
            <w:webHidden/>
          </w:rPr>
          <w:fldChar w:fldCharType="begin"/>
        </w:r>
        <w:r>
          <w:rPr>
            <w:webHidden/>
          </w:rPr>
          <w:instrText xml:space="preserve"> PAGEREF _Toc422333531 \h </w:instrText>
        </w:r>
        <w:r>
          <w:rPr>
            <w:webHidden/>
          </w:rPr>
        </w:r>
      </w:ins>
      <w:r>
        <w:rPr>
          <w:webHidden/>
        </w:rPr>
        <w:fldChar w:fldCharType="separate"/>
      </w:r>
      <w:ins w:id="1083" w:author="Maximilian Schmitz" w:date="2015-06-17T19:42:00Z">
        <w:r>
          <w:rPr>
            <w:webHidden/>
          </w:rPr>
          <w:t>23</w:t>
        </w:r>
        <w:r>
          <w:rPr>
            <w:webHidden/>
          </w:rPr>
          <w:fldChar w:fldCharType="end"/>
        </w:r>
        <w:r w:rsidRPr="009B5872">
          <w:rPr>
            <w:rStyle w:val="Hyperlink"/>
          </w:rPr>
          <w:fldChar w:fldCharType="end"/>
        </w:r>
      </w:ins>
    </w:p>
    <w:p w:rsidR="00037140" w:rsidRDefault="00E64F9C" w:rsidP="00C55980">
      <w:del w:id="1084" w:author="Maximilian Schmitz" w:date="2015-06-15T21:18:00Z">
        <w:r w:rsidDel="004B4A71">
          <w:rPr>
            <w:b/>
            <w:bCs/>
            <w:noProof/>
          </w:rPr>
          <w:delText>Es konnten keine Einträge für ein Abbildungsverzeichnis gefunden werden.</w:delText>
        </w:r>
      </w:del>
      <w:r w:rsidR="00986767">
        <w:rPr>
          <w:b/>
          <w:bCs/>
          <w:noProof/>
        </w:rPr>
        <w:fldChar w:fldCharType="end"/>
      </w:r>
    </w:p>
    <w:p w:rsidR="00037140" w:rsidRDefault="00037140" w:rsidP="00037140">
      <w:r>
        <w:br w:type="page"/>
      </w:r>
    </w:p>
    <w:p w:rsidR="00C55980" w:rsidRDefault="00037140" w:rsidP="00037140">
      <w:pPr>
        <w:pStyle w:val="berschrift1"/>
        <w:numPr>
          <w:ilvl w:val="0"/>
          <w:numId w:val="0"/>
        </w:numPr>
      </w:pPr>
      <w:bookmarkStart w:id="1085" w:name="_Toc422333527"/>
      <w:r>
        <w:lastRenderedPageBreak/>
        <w:t>Abkürzungsverzeichnis</w:t>
      </w:r>
      <w:bookmarkEnd w:id="1085"/>
    </w:p>
    <w:p w:rsidR="000272B7" w:rsidRDefault="000272B7" w:rsidP="0036571F">
      <w:pPr>
        <w:tabs>
          <w:tab w:val="left" w:pos="1701"/>
        </w:tabs>
        <w:rPr>
          <w:lang w:val="fr-FR"/>
        </w:rPr>
      </w:pPr>
    </w:p>
    <w:p w:rsidR="00E64F9C" w:rsidRPr="00CE0563" w:rsidRDefault="00E64F9C">
      <w:r>
        <w:rPr>
          <w:lang w:val="fr-FR"/>
        </w:rPr>
        <w:br w:type="page"/>
      </w:r>
    </w:p>
    <w:p w:rsidR="00E64F9C" w:rsidRPr="005245B9" w:rsidRDefault="00E64F9C" w:rsidP="00E64F9C">
      <w:pPr>
        <w:pStyle w:val="berschrift1"/>
        <w:numPr>
          <w:ilvl w:val="0"/>
          <w:numId w:val="0"/>
        </w:numPr>
        <w:rPr>
          <w:lang w:val="fr-FR"/>
        </w:rPr>
      </w:pPr>
      <w:bookmarkStart w:id="1086" w:name="_Toc422333528"/>
      <w:r w:rsidRPr="00CE0563">
        <w:lastRenderedPageBreak/>
        <w:t>Glossar</w:t>
      </w:r>
      <w:bookmarkEnd w:id="1086"/>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386" w:rsidRDefault="00145386" w:rsidP="00081F4B">
      <w:pPr>
        <w:spacing w:line="240" w:lineRule="auto"/>
      </w:pPr>
      <w:r>
        <w:separator/>
      </w:r>
    </w:p>
  </w:endnote>
  <w:endnote w:type="continuationSeparator" w:id="0">
    <w:p w:rsidR="00145386" w:rsidRDefault="00145386"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906794"/>
      <w:docPartObj>
        <w:docPartGallery w:val="Page Numbers (Bottom of Page)"/>
        <w:docPartUnique/>
      </w:docPartObj>
    </w:sdtPr>
    <w:sdtContent>
      <w:p w:rsidR="00D359A1" w:rsidRDefault="00D359A1">
        <w:pPr>
          <w:pStyle w:val="Fuzeile"/>
          <w:jc w:val="right"/>
        </w:pPr>
        <w:r>
          <w:fldChar w:fldCharType="begin"/>
        </w:r>
        <w:r>
          <w:instrText>PAGE   \* MERGEFORMAT</w:instrText>
        </w:r>
        <w:r>
          <w:fldChar w:fldCharType="separate"/>
        </w:r>
        <w:r w:rsidR="00AF56BA">
          <w:rPr>
            <w:noProof/>
          </w:rPr>
          <w:t>25</w:t>
        </w:r>
        <w:r>
          <w:fldChar w:fldCharType="end"/>
        </w:r>
      </w:p>
    </w:sdtContent>
  </w:sdt>
  <w:p w:rsidR="00D359A1" w:rsidRDefault="00D359A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9A1" w:rsidRDefault="00D359A1">
    <w:pPr>
      <w:pStyle w:val="Fuzeile"/>
      <w:jc w:val="right"/>
    </w:pPr>
  </w:p>
  <w:p w:rsidR="00D359A1" w:rsidRDefault="00D359A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480409"/>
      <w:docPartObj>
        <w:docPartGallery w:val="Page Numbers (Bottom of Page)"/>
        <w:docPartUnique/>
      </w:docPartObj>
    </w:sdtPr>
    <w:sdtContent>
      <w:p w:rsidR="00D359A1" w:rsidRDefault="00D359A1">
        <w:pPr>
          <w:pStyle w:val="Fuzeile"/>
          <w:jc w:val="right"/>
        </w:pPr>
        <w:r>
          <w:fldChar w:fldCharType="begin"/>
        </w:r>
        <w:r>
          <w:instrText>PAGE   \* MERGEFORMAT</w:instrText>
        </w:r>
        <w:r>
          <w:fldChar w:fldCharType="separate"/>
        </w:r>
        <w:r w:rsidR="00C74556">
          <w:rPr>
            <w:noProof/>
          </w:rPr>
          <w:t>I</w:t>
        </w:r>
        <w:r>
          <w:fldChar w:fldCharType="end"/>
        </w:r>
      </w:p>
    </w:sdtContent>
  </w:sdt>
  <w:p w:rsidR="00D359A1" w:rsidRDefault="00D359A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386" w:rsidRDefault="00145386" w:rsidP="00081F4B">
      <w:pPr>
        <w:spacing w:line="240" w:lineRule="auto"/>
      </w:pPr>
      <w:r>
        <w:separator/>
      </w:r>
    </w:p>
  </w:footnote>
  <w:footnote w:type="continuationSeparator" w:id="0">
    <w:p w:rsidR="00145386" w:rsidRDefault="00145386"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9A1" w:rsidRDefault="00D359A1">
    <w:pPr>
      <w:pStyle w:val="Kopfzeile"/>
    </w:pPr>
    <w:r>
      <w:rPr>
        <w:noProof/>
      </w:rPr>
      <w:drawing>
        <wp:inline distT="0" distB="0" distL="0" distR="0" wp14:anchorId="5F87BCB4" wp14:editId="755F34E2">
          <wp:extent cx="1977390" cy="1042035"/>
          <wp:effectExtent l="0" t="0" r="381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9A1" w:rsidRDefault="00D359A1">
    <w:pPr>
      <w:pStyle w:val="Kopfzeile"/>
    </w:pPr>
    <w:r>
      <w:rPr>
        <w:noProof/>
      </w:rPr>
      <w:drawing>
        <wp:inline distT="0" distB="0" distL="0" distR="0" wp14:anchorId="607CA6BB" wp14:editId="29152BAD">
          <wp:extent cx="1977390" cy="1042035"/>
          <wp:effectExtent l="0" t="0" r="381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89C4A294"/>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6"/>
  </w:num>
  <w:num w:numId="20">
    <w:abstractNumId w:val="1"/>
  </w:num>
  <w:num w:numId="21">
    <w:abstractNumId w:val="4"/>
  </w:num>
  <w:num w:numId="22">
    <w:abstractNumId w:val="1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Daene">
    <w15:presenceInfo w15:providerId="None" w15:userId="Daene"/>
  </w15:person>
  <w15:person w15:author="Kekeisen Michael">
    <w15:presenceInfo w15:providerId="None" w15:userId="Kekeisen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21CF"/>
    <w:rsid w:val="000121D9"/>
    <w:rsid w:val="00013B48"/>
    <w:rsid w:val="00015880"/>
    <w:rsid w:val="0001620C"/>
    <w:rsid w:val="000163A9"/>
    <w:rsid w:val="00016CDA"/>
    <w:rsid w:val="000204DB"/>
    <w:rsid w:val="0002230F"/>
    <w:rsid w:val="000226C9"/>
    <w:rsid w:val="000227F1"/>
    <w:rsid w:val="0002316D"/>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A95"/>
    <w:rsid w:val="000724B8"/>
    <w:rsid w:val="00072697"/>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2E21"/>
    <w:rsid w:val="001E3428"/>
    <w:rsid w:val="001E497A"/>
    <w:rsid w:val="001E5D4B"/>
    <w:rsid w:val="001E7EF5"/>
    <w:rsid w:val="001F0DB2"/>
    <w:rsid w:val="001F1700"/>
    <w:rsid w:val="001F1A5B"/>
    <w:rsid w:val="001F2416"/>
    <w:rsid w:val="001F25BD"/>
    <w:rsid w:val="001F3956"/>
    <w:rsid w:val="001F429D"/>
    <w:rsid w:val="001F615A"/>
    <w:rsid w:val="001F6E33"/>
    <w:rsid w:val="001F7F3B"/>
    <w:rsid w:val="0020050C"/>
    <w:rsid w:val="00200AE2"/>
    <w:rsid w:val="00200CEB"/>
    <w:rsid w:val="0020166C"/>
    <w:rsid w:val="00201692"/>
    <w:rsid w:val="002020AD"/>
    <w:rsid w:val="0020273E"/>
    <w:rsid w:val="00204FAF"/>
    <w:rsid w:val="00206182"/>
    <w:rsid w:val="002077D7"/>
    <w:rsid w:val="00210743"/>
    <w:rsid w:val="00210AF6"/>
    <w:rsid w:val="00211020"/>
    <w:rsid w:val="002153C9"/>
    <w:rsid w:val="00215943"/>
    <w:rsid w:val="00215B26"/>
    <w:rsid w:val="0021632A"/>
    <w:rsid w:val="0021693C"/>
    <w:rsid w:val="00217F8C"/>
    <w:rsid w:val="00222482"/>
    <w:rsid w:val="002238AF"/>
    <w:rsid w:val="0022526C"/>
    <w:rsid w:val="002269F1"/>
    <w:rsid w:val="00226B6C"/>
    <w:rsid w:val="00226BF5"/>
    <w:rsid w:val="0022777F"/>
    <w:rsid w:val="002302AE"/>
    <w:rsid w:val="00230A0F"/>
    <w:rsid w:val="00230DD8"/>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60F6"/>
    <w:rsid w:val="0025637F"/>
    <w:rsid w:val="00260234"/>
    <w:rsid w:val="00262BB6"/>
    <w:rsid w:val="00262F8F"/>
    <w:rsid w:val="00262F93"/>
    <w:rsid w:val="00263B75"/>
    <w:rsid w:val="00264A19"/>
    <w:rsid w:val="00264CB3"/>
    <w:rsid w:val="002660EF"/>
    <w:rsid w:val="00267787"/>
    <w:rsid w:val="00267F59"/>
    <w:rsid w:val="002701E9"/>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51AA"/>
    <w:rsid w:val="002A7246"/>
    <w:rsid w:val="002B27C9"/>
    <w:rsid w:val="002B32F1"/>
    <w:rsid w:val="002B4900"/>
    <w:rsid w:val="002B5DE5"/>
    <w:rsid w:val="002B685D"/>
    <w:rsid w:val="002B6EE9"/>
    <w:rsid w:val="002B7132"/>
    <w:rsid w:val="002B7971"/>
    <w:rsid w:val="002C08D2"/>
    <w:rsid w:val="002C392D"/>
    <w:rsid w:val="002C3C0A"/>
    <w:rsid w:val="002C3FB9"/>
    <w:rsid w:val="002C408D"/>
    <w:rsid w:val="002C4A71"/>
    <w:rsid w:val="002C4E76"/>
    <w:rsid w:val="002C5C7A"/>
    <w:rsid w:val="002C5D19"/>
    <w:rsid w:val="002D1E1B"/>
    <w:rsid w:val="002D276B"/>
    <w:rsid w:val="002D2E26"/>
    <w:rsid w:val="002D31F5"/>
    <w:rsid w:val="002D4CCC"/>
    <w:rsid w:val="002D5218"/>
    <w:rsid w:val="002D58CF"/>
    <w:rsid w:val="002D5A1F"/>
    <w:rsid w:val="002D5B31"/>
    <w:rsid w:val="002D643B"/>
    <w:rsid w:val="002D695A"/>
    <w:rsid w:val="002D739A"/>
    <w:rsid w:val="002D7411"/>
    <w:rsid w:val="002E19B5"/>
    <w:rsid w:val="002E2DB8"/>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8D1"/>
    <w:rsid w:val="003227D0"/>
    <w:rsid w:val="00324E19"/>
    <w:rsid w:val="00325869"/>
    <w:rsid w:val="0032674C"/>
    <w:rsid w:val="00326A90"/>
    <w:rsid w:val="003279D1"/>
    <w:rsid w:val="003313EA"/>
    <w:rsid w:val="00331C52"/>
    <w:rsid w:val="00333300"/>
    <w:rsid w:val="00333744"/>
    <w:rsid w:val="00335100"/>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D6D"/>
    <w:rsid w:val="00374069"/>
    <w:rsid w:val="00374BA6"/>
    <w:rsid w:val="00376A05"/>
    <w:rsid w:val="003819D9"/>
    <w:rsid w:val="00381A97"/>
    <w:rsid w:val="0038437B"/>
    <w:rsid w:val="00384605"/>
    <w:rsid w:val="00384E0F"/>
    <w:rsid w:val="0038625A"/>
    <w:rsid w:val="00386E4E"/>
    <w:rsid w:val="00393BAD"/>
    <w:rsid w:val="003966DF"/>
    <w:rsid w:val="00397556"/>
    <w:rsid w:val="003A1778"/>
    <w:rsid w:val="003A236D"/>
    <w:rsid w:val="003A2403"/>
    <w:rsid w:val="003A2697"/>
    <w:rsid w:val="003A37CF"/>
    <w:rsid w:val="003A387F"/>
    <w:rsid w:val="003A3B00"/>
    <w:rsid w:val="003B000C"/>
    <w:rsid w:val="003B38FB"/>
    <w:rsid w:val="003B3FB8"/>
    <w:rsid w:val="003B469C"/>
    <w:rsid w:val="003B537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4DF8"/>
    <w:rsid w:val="004151A0"/>
    <w:rsid w:val="00415685"/>
    <w:rsid w:val="0042064F"/>
    <w:rsid w:val="00420F52"/>
    <w:rsid w:val="00421689"/>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854"/>
    <w:rsid w:val="00454093"/>
    <w:rsid w:val="00455744"/>
    <w:rsid w:val="0045602A"/>
    <w:rsid w:val="00457009"/>
    <w:rsid w:val="00457DF0"/>
    <w:rsid w:val="00457E53"/>
    <w:rsid w:val="004610D9"/>
    <w:rsid w:val="00463A2E"/>
    <w:rsid w:val="004654B3"/>
    <w:rsid w:val="0046585E"/>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938"/>
    <w:rsid w:val="004813D8"/>
    <w:rsid w:val="0048317A"/>
    <w:rsid w:val="004833F4"/>
    <w:rsid w:val="004835C1"/>
    <w:rsid w:val="004837BA"/>
    <w:rsid w:val="004844D4"/>
    <w:rsid w:val="0048472F"/>
    <w:rsid w:val="004858CA"/>
    <w:rsid w:val="00486DF8"/>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5F2"/>
    <w:rsid w:val="004C3D01"/>
    <w:rsid w:val="004C447D"/>
    <w:rsid w:val="004C4753"/>
    <w:rsid w:val="004C6D10"/>
    <w:rsid w:val="004C6E31"/>
    <w:rsid w:val="004C7AA5"/>
    <w:rsid w:val="004D03B1"/>
    <w:rsid w:val="004D0A06"/>
    <w:rsid w:val="004D10C9"/>
    <w:rsid w:val="004D10F8"/>
    <w:rsid w:val="004D15CF"/>
    <w:rsid w:val="004D5337"/>
    <w:rsid w:val="004D6A70"/>
    <w:rsid w:val="004D7C7E"/>
    <w:rsid w:val="004D7FD9"/>
    <w:rsid w:val="004E00C4"/>
    <w:rsid w:val="004E20E9"/>
    <w:rsid w:val="004E2109"/>
    <w:rsid w:val="004E429D"/>
    <w:rsid w:val="004E5F4D"/>
    <w:rsid w:val="004E7426"/>
    <w:rsid w:val="004E76E5"/>
    <w:rsid w:val="004F1EC8"/>
    <w:rsid w:val="004F5D6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BB"/>
    <w:rsid w:val="005E4E61"/>
    <w:rsid w:val="005E55EE"/>
    <w:rsid w:val="005E6029"/>
    <w:rsid w:val="005E65D5"/>
    <w:rsid w:val="005E70AA"/>
    <w:rsid w:val="005F08E9"/>
    <w:rsid w:val="005F1874"/>
    <w:rsid w:val="005F2411"/>
    <w:rsid w:val="005F2576"/>
    <w:rsid w:val="005F2B3C"/>
    <w:rsid w:val="005F33AA"/>
    <w:rsid w:val="005F39EB"/>
    <w:rsid w:val="005F4CFD"/>
    <w:rsid w:val="005F5089"/>
    <w:rsid w:val="005F563F"/>
    <w:rsid w:val="005F721E"/>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B2"/>
    <w:rsid w:val="00621AA4"/>
    <w:rsid w:val="006222D8"/>
    <w:rsid w:val="0062239A"/>
    <w:rsid w:val="00623186"/>
    <w:rsid w:val="00624C04"/>
    <w:rsid w:val="00624F17"/>
    <w:rsid w:val="006253A7"/>
    <w:rsid w:val="00625FA0"/>
    <w:rsid w:val="0062628E"/>
    <w:rsid w:val="00627263"/>
    <w:rsid w:val="00627638"/>
    <w:rsid w:val="00635011"/>
    <w:rsid w:val="00637E96"/>
    <w:rsid w:val="006400EB"/>
    <w:rsid w:val="0064394F"/>
    <w:rsid w:val="00643EF3"/>
    <w:rsid w:val="0064405F"/>
    <w:rsid w:val="00644512"/>
    <w:rsid w:val="00645FF2"/>
    <w:rsid w:val="00646EC6"/>
    <w:rsid w:val="0065041B"/>
    <w:rsid w:val="00651264"/>
    <w:rsid w:val="006518B1"/>
    <w:rsid w:val="0065249C"/>
    <w:rsid w:val="00652535"/>
    <w:rsid w:val="00652707"/>
    <w:rsid w:val="00652DA6"/>
    <w:rsid w:val="0065399D"/>
    <w:rsid w:val="0065447A"/>
    <w:rsid w:val="00656FCA"/>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A74"/>
    <w:rsid w:val="006F3D3F"/>
    <w:rsid w:val="006F5335"/>
    <w:rsid w:val="006F641E"/>
    <w:rsid w:val="006F6AA0"/>
    <w:rsid w:val="006F72F1"/>
    <w:rsid w:val="00701C09"/>
    <w:rsid w:val="00702511"/>
    <w:rsid w:val="007029A8"/>
    <w:rsid w:val="00702AA0"/>
    <w:rsid w:val="007037C8"/>
    <w:rsid w:val="00706CB6"/>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800C58"/>
    <w:rsid w:val="0080181A"/>
    <w:rsid w:val="00801A31"/>
    <w:rsid w:val="00802D00"/>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92D"/>
    <w:rsid w:val="00903BB7"/>
    <w:rsid w:val="00907FF7"/>
    <w:rsid w:val="00911239"/>
    <w:rsid w:val="00911870"/>
    <w:rsid w:val="00913A4B"/>
    <w:rsid w:val="0091470A"/>
    <w:rsid w:val="00914749"/>
    <w:rsid w:val="00915AB6"/>
    <w:rsid w:val="00915CC7"/>
    <w:rsid w:val="00916F13"/>
    <w:rsid w:val="00917479"/>
    <w:rsid w:val="00917C8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1193"/>
    <w:rsid w:val="009813C2"/>
    <w:rsid w:val="00981CDB"/>
    <w:rsid w:val="0098221C"/>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6AC5"/>
    <w:rsid w:val="00A778C5"/>
    <w:rsid w:val="00A800D2"/>
    <w:rsid w:val="00A8024F"/>
    <w:rsid w:val="00A80552"/>
    <w:rsid w:val="00A8093C"/>
    <w:rsid w:val="00A80FD0"/>
    <w:rsid w:val="00A83A1C"/>
    <w:rsid w:val="00A86078"/>
    <w:rsid w:val="00A877CF"/>
    <w:rsid w:val="00A8783D"/>
    <w:rsid w:val="00A90550"/>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379D"/>
    <w:rsid w:val="00AB4050"/>
    <w:rsid w:val="00AB4E55"/>
    <w:rsid w:val="00AB5AA0"/>
    <w:rsid w:val="00AB5E38"/>
    <w:rsid w:val="00AB7B5D"/>
    <w:rsid w:val="00AC0B12"/>
    <w:rsid w:val="00AC18F9"/>
    <w:rsid w:val="00AC35D3"/>
    <w:rsid w:val="00AC383E"/>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7AA"/>
    <w:rsid w:val="00AF7066"/>
    <w:rsid w:val="00AF71EB"/>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5C8"/>
    <w:rsid w:val="00BF40D4"/>
    <w:rsid w:val="00BF4C07"/>
    <w:rsid w:val="00BF51BA"/>
    <w:rsid w:val="00BF51E7"/>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87B"/>
    <w:rsid w:val="00C5249C"/>
    <w:rsid w:val="00C52B2A"/>
    <w:rsid w:val="00C55980"/>
    <w:rsid w:val="00C55997"/>
    <w:rsid w:val="00C5790D"/>
    <w:rsid w:val="00C602AB"/>
    <w:rsid w:val="00C608E4"/>
    <w:rsid w:val="00C6229F"/>
    <w:rsid w:val="00C6250E"/>
    <w:rsid w:val="00C62E29"/>
    <w:rsid w:val="00C644D2"/>
    <w:rsid w:val="00C66211"/>
    <w:rsid w:val="00C673E0"/>
    <w:rsid w:val="00C70AAB"/>
    <w:rsid w:val="00C7234F"/>
    <w:rsid w:val="00C72BD1"/>
    <w:rsid w:val="00C73AF9"/>
    <w:rsid w:val="00C74556"/>
    <w:rsid w:val="00C745FA"/>
    <w:rsid w:val="00C759BD"/>
    <w:rsid w:val="00C772F2"/>
    <w:rsid w:val="00C77E1C"/>
    <w:rsid w:val="00C804D1"/>
    <w:rsid w:val="00C828C5"/>
    <w:rsid w:val="00C831C0"/>
    <w:rsid w:val="00C83762"/>
    <w:rsid w:val="00C84BBE"/>
    <w:rsid w:val="00C85F5B"/>
    <w:rsid w:val="00C872C7"/>
    <w:rsid w:val="00C93068"/>
    <w:rsid w:val="00C970E6"/>
    <w:rsid w:val="00C976BA"/>
    <w:rsid w:val="00CA025A"/>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4DFA"/>
    <w:rsid w:val="00D45B1D"/>
    <w:rsid w:val="00D46620"/>
    <w:rsid w:val="00D4719E"/>
    <w:rsid w:val="00D47AE2"/>
    <w:rsid w:val="00D505D6"/>
    <w:rsid w:val="00D5093E"/>
    <w:rsid w:val="00D5217C"/>
    <w:rsid w:val="00D535E2"/>
    <w:rsid w:val="00D538C2"/>
    <w:rsid w:val="00D55323"/>
    <w:rsid w:val="00D55467"/>
    <w:rsid w:val="00D56199"/>
    <w:rsid w:val="00D56569"/>
    <w:rsid w:val="00D56999"/>
    <w:rsid w:val="00D56C53"/>
    <w:rsid w:val="00D6281A"/>
    <w:rsid w:val="00D62BC2"/>
    <w:rsid w:val="00D62E7C"/>
    <w:rsid w:val="00D62FDB"/>
    <w:rsid w:val="00D6780A"/>
    <w:rsid w:val="00D711CA"/>
    <w:rsid w:val="00D711D1"/>
    <w:rsid w:val="00D729CA"/>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3C8D"/>
    <w:rsid w:val="00EB4EE6"/>
    <w:rsid w:val="00EB4EF0"/>
    <w:rsid w:val="00EB658F"/>
    <w:rsid w:val="00EB7A3B"/>
    <w:rsid w:val="00EC0370"/>
    <w:rsid w:val="00EC0A51"/>
    <w:rsid w:val="00EC2E64"/>
    <w:rsid w:val="00EC44E1"/>
    <w:rsid w:val="00EC631A"/>
    <w:rsid w:val="00EC78C1"/>
    <w:rsid w:val="00ED11F3"/>
    <w:rsid w:val="00ED15DA"/>
    <w:rsid w:val="00ED18BE"/>
    <w:rsid w:val="00ED1918"/>
    <w:rsid w:val="00ED41EC"/>
    <w:rsid w:val="00ED771A"/>
    <w:rsid w:val="00ED77CC"/>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BEA"/>
    <w:rsid w:val="00F31E15"/>
    <w:rsid w:val="00F32744"/>
    <w:rsid w:val="00F32E92"/>
    <w:rsid w:val="00F33F6B"/>
    <w:rsid w:val="00F34464"/>
    <w:rsid w:val="00F35D6E"/>
    <w:rsid w:val="00F35E35"/>
    <w:rsid w:val="00F367DB"/>
    <w:rsid w:val="00F36A72"/>
    <w:rsid w:val="00F36BF1"/>
    <w:rsid w:val="00F37568"/>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AB9"/>
    <w:rsid w:val="00F73BD0"/>
    <w:rsid w:val="00F73C4D"/>
    <w:rsid w:val="00F74E86"/>
    <w:rsid w:val="00F764BF"/>
    <w:rsid w:val="00F76AFB"/>
    <w:rsid w:val="00F776C9"/>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74C"/>
    <w:rsid w:val="00FC10CC"/>
    <w:rsid w:val="00FC20DB"/>
    <w:rsid w:val="00FC3276"/>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CF7F07"/>
    <w:pPr>
      <w:keepNext/>
      <w:numPr>
        <w:numId w:val="16"/>
      </w:numPr>
      <w:tabs>
        <w:tab w:val="left" w:pos="426"/>
      </w:tabs>
      <w:spacing w:before="360" w:after="60"/>
      <w:ind w:right="113"/>
      <w:outlineLvl w:val="0"/>
    </w:pPr>
    <w:rPr>
      <w:b/>
      <w:kern w:val="28"/>
      <w:sz w:val="32"/>
    </w:rPr>
  </w:style>
  <w:style w:type="paragraph" w:styleId="berschrift2">
    <w:name w:val="heading 2"/>
    <w:basedOn w:val="Standard"/>
    <w:next w:val="Standard"/>
    <w:autoRedefine/>
    <w:qFormat/>
    <w:rsid w:val="00493EDB"/>
    <w:pPr>
      <w:keepNext/>
      <w:numPr>
        <w:ilvl w:val="1"/>
        <w:numId w:val="16"/>
      </w:numPr>
      <w:tabs>
        <w:tab w:val="left" w:pos="567"/>
      </w:tabs>
      <w:ind w:left="0"/>
      <w:outlineLvl w:val="1"/>
    </w:pPr>
    <w:rPr>
      <w:b/>
      <w:noProof/>
      <w:sz w:val="28"/>
    </w:rPr>
  </w:style>
  <w:style w:type="paragraph" w:styleId="berschrift3">
    <w:name w:val="heading 3"/>
    <w:basedOn w:val="Standard"/>
    <w:next w:val="Standard"/>
    <w:autoRedefine/>
    <w:qFormat/>
    <w:rsid w:val="007E2549"/>
    <w:pPr>
      <w:keepNext/>
      <w:numPr>
        <w:ilvl w:val="2"/>
        <w:numId w:val="16"/>
      </w:numPr>
      <w:tabs>
        <w:tab w:val="clear" w:pos="340"/>
        <w:tab w:val="left" w:pos="709"/>
        <w:tab w:val="num" w:pos="851"/>
      </w:tabs>
      <w:spacing w:before="240" w:after="60"/>
      <w:ind w:firstLine="567"/>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uiPriority w:val="9"/>
    <w:rsid w:val="00CF7F07"/>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Admin\Desktop\UC\play.bat"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515AF4D6-A9DA-4C54-AC51-CA21F3977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6489</Words>
  <Characters>40884</Characters>
  <Application>Microsoft Office Word</Application>
  <DocSecurity>0</DocSecurity>
  <Lines>340</Lines>
  <Paragraphs>94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47279</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755</cp:revision>
  <cp:lastPrinted>2014-08-27T20:09:00Z</cp:lastPrinted>
  <dcterms:created xsi:type="dcterms:W3CDTF">2014-07-28T08:46:00Z</dcterms:created>
  <dcterms:modified xsi:type="dcterms:W3CDTF">2015-06-17T18:57:00Z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