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rsidP="00AC4DD5">
      <w:pPr>
        <w:pStyle w:val="berschrift1"/>
        <w:numPr>
          <w:ilvl w:val="0"/>
          <w:numId w:val="0"/>
        </w:numPr>
      </w:pPr>
      <w:bookmarkStart w:id="40" w:name="_Toc424040256"/>
      <w:r w:rsidRPr="000D5298">
        <w:t>Eidesstattliche Erklärung</w:t>
      </w:r>
      <w:bookmarkEnd w:id="40"/>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77777777"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14:paraId="325E99A0" w14:textId="77777777" w:rsidR="00384E0F" w:rsidRPr="004E76E5" w:rsidRDefault="00384E0F" w:rsidP="00384E0F">
      <w:pPr>
        <w:rPr>
          <w:rFonts w:cs="Arial"/>
          <w:snapToGrid w:val="0"/>
          <w:color w:val="FF0000"/>
        </w:rPr>
      </w:pPr>
    </w:p>
    <w:p w14:paraId="723863DE" w14:textId="77777777" w:rsidR="00EA3872" w:rsidRPr="004E76E5" w:rsidRDefault="00EA3872" w:rsidP="00384E0F">
      <w:pPr>
        <w:rPr>
          <w:rFonts w:cs="Arial"/>
          <w:snapToGrid w:val="0"/>
          <w:color w:val="FF0000"/>
        </w:rPr>
      </w:pPr>
    </w:p>
    <w:p w14:paraId="785C2632" w14:textId="77777777" w:rsidR="00407A24" w:rsidRDefault="008447BD" w:rsidP="00EA6C1F">
      <w:pPr>
        <w:rPr>
          <w:b/>
          <w:kern w:val="28"/>
          <w:sz w:val="32"/>
        </w:rPr>
      </w:pPr>
      <w:r w:rsidRPr="004E76E5">
        <w:rPr>
          <w:color w:val="FF0000"/>
        </w:rPr>
        <w:t>Unterschrift</w:t>
      </w:r>
      <w:r w:rsidR="00407A24">
        <w:br w:type="page"/>
      </w:r>
    </w:p>
    <w:p w14:paraId="02323165" w14:textId="77777777" w:rsidR="00407A24" w:rsidRDefault="00407A24" w:rsidP="00AC4DD5">
      <w:pPr>
        <w:pStyle w:val="berschrift1"/>
        <w:numPr>
          <w:ilvl w:val="0"/>
          <w:numId w:val="0"/>
        </w:numPr>
        <w:rPr>
          <w:color w:val="FF0000"/>
        </w:rPr>
      </w:pPr>
      <w:bookmarkStart w:id="41" w:name="_Toc424040257"/>
      <w:r>
        <w:lastRenderedPageBreak/>
        <w:t>Kurzfassung</w:t>
      </w:r>
      <w:bookmarkEnd w:id="41"/>
    </w:p>
    <w:p w14:paraId="5A9DB274" w14:textId="77777777" w:rsidR="004F1EC8" w:rsidRDefault="004F1EC8" w:rsidP="004F1EC8">
      <w:pPr>
        <w:rPr>
          <w:color w:val="FF0000"/>
        </w:rPr>
      </w:pPr>
      <w:r>
        <w:rPr>
          <w:color w:val="FF0000"/>
        </w:rPr>
        <w:t>(</w:t>
      </w:r>
      <w:proofErr w:type="spellStart"/>
      <w:r>
        <w:rPr>
          <w:color w:val="FF0000"/>
        </w:rPr>
        <w:t>Todo</w:t>
      </w:r>
      <w:proofErr w:type="spellEnd"/>
      <w:r>
        <w:rPr>
          <w:color w:val="FF0000"/>
        </w:rPr>
        <w:t xml:space="preserve">: </w:t>
      </w:r>
      <w:r w:rsidR="00627263">
        <w:rPr>
          <w:color w:val="FF0000"/>
        </w:rPr>
        <w:t xml:space="preserve">Hier mal die </w:t>
      </w:r>
      <w:proofErr w:type="spellStart"/>
      <w:r w:rsidR="00627263">
        <w:rPr>
          <w:color w:val="FF0000"/>
        </w:rPr>
        <w:t>Imagine</w:t>
      </w:r>
      <w:proofErr w:type="spellEnd"/>
      <w:r w:rsidR="00627263">
        <w:rPr>
          <w:color w:val="FF0000"/>
        </w:rPr>
        <w:t xml:space="preserve"> Cup variante, mal drüber gehen…)</w:t>
      </w:r>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42" w:author="Admin" w:date="2015-07-06T13:29:00Z">
        <w:r w:rsidR="004540A2">
          <w:t xml:space="preserve"> En</w:t>
        </w:r>
      </w:ins>
      <w:ins w:id="43"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77777777" w:rsidR="00627263" w:rsidRDefault="00627263" w:rsidP="00627263">
      <w:r>
        <w:t>Neben der Bereitstellung aller notwendigen Spielerfunktionen zum Erstellen einer leistungsfähigen KI wird auch dafür gesorgt, dass  alle für Simulationszwecke sinnvollen Fußballregeln eingehalten werden.</w:t>
      </w:r>
      <w:r>
        <w:br/>
        <w:t xml:space="preserve">Der UnrealCup-Simulator besitzt also Ähnlichkeiten zur Simulation League des bekannten </w:t>
      </w:r>
      <w:proofErr w:type="spellStart"/>
      <w:r>
        <w:t>RoboCups</w:t>
      </w:r>
      <w:proofErr w:type="spellEnd"/>
      <w:r>
        <w:t>, hebt sich allerdings durch diverse Alleinstellungsmerkmale wie eine moderne Grafik</w:t>
      </w:r>
      <w:ins w:id="44" w:author="Admin" w:date="2015-07-06T13:30:00Z">
        <w:r w:rsidR="004540A2">
          <w:t xml:space="preserve"> und</w:t>
        </w:r>
      </w:ins>
      <w:del w:id="45" w:author="Admin" w:date="2015-07-06T13:30:00Z">
        <w:r w:rsidDel="004540A2">
          <w:delText>,</w:delText>
        </w:r>
      </w:del>
      <w:r>
        <w:t xml:space="preserve"> realitätsnahe Physik </w:t>
      </w:r>
      <w:commentRangeStart w:id="46"/>
      <w:del w:id="47" w:author="Admin" w:date="2015-07-06T13:30:00Z">
        <w:r w:rsidDel="004540A2">
          <w:delText xml:space="preserve">und einen graphischen Editor </w:delText>
        </w:r>
        <w:commentRangeEnd w:id="46"/>
        <w:r w:rsidR="00011EF1" w:rsidDel="004540A2">
          <w:rPr>
            <w:rStyle w:val="Kommentarzeichen"/>
          </w:rPr>
          <w:commentReference w:id="46"/>
        </w:r>
      </w:del>
      <w:r>
        <w:t>von vergleichbaren Projekten ab.</w:t>
      </w:r>
    </w:p>
    <w:p w14:paraId="09D8DD87" w14:textId="77777777" w:rsidR="00407A24" w:rsidRDefault="00407A24">
      <w:r>
        <w:br w:type="page"/>
      </w:r>
    </w:p>
    <w:p w14:paraId="2A08D0EC" w14:textId="77777777" w:rsidR="00D421B5" w:rsidRPr="003F6CF5" w:rsidRDefault="00D421B5" w:rsidP="00D421B5">
      <w:pPr>
        <w:pStyle w:val="berschrift1"/>
        <w:numPr>
          <w:ilvl w:val="0"/>
          <w:numId w:val="0"/>
        </w:numPr>
      </w:pPr>
      <w:bookmarkStart w:id="48" w:name="_Toc424040258"/>
      <w:r w:rsidRPr="003F6CF5">
        <w:lastRenderedPageBreak/>
        <w:t>Inhalt</w:t>
      </w:r>
      <w:bookmarkEnd w:id="48"/>
    </w:p>
    <w:p w14:paraId="0946570E" w14:textId="77777777" w:rsidR="00765681" w:rsidRDefault="00D421B5">
      <w:pPr>
        <w:pStyle w:val="Verzeichnis1"/>
        <w:tabs>
          <w:tab w:val="right" w:leader="dot" w:pos="9062"/>
        </w:tabs>
        <w:rPr>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hyperlink w:anchor="_Toc424040256" w:history="1">
        <w:r w:rsidR="00765681" w:rsidRPr="00325264">
          <w:rPr>
            <w:rStyle w:val="Hyperlink"/>
            <w:noProof/>
          </w:rPr>
          <w:t>Eidesstattliche Erklärung</w:t>
        </w:r>
        <w:r w:rsidR="00765681">
          <w:rPr>
            <w:noProof/>
            <w:webHidden/>
          </w:rPr>
          <w:tab/>
        </w:r>
        <w:r w:rsidR="00765681">
          <w:rPr>
            <w:noProof/>
            <w:webHidden/>
          </w:rPr>
          <w:fldChar w:fldCharType="begin"/>
        </w:r>
        <w:r w:rsidR="00765681">
          <w:rPr>
            <w:noProof/>
            <w:webHidden/>
          </w:rPr>
          <w:instrText xml:space="preserve"> PAGEREF _Toc424040256 \h </w:instrText>
        </w:r>
        <w:r w:rsidR="00765681">
          <w:rPr>
            <w:noProof/>
            <w:webHidden/>
          </w:rPr>
        </w:r>
        <w:r w:rsidR="00765681">
          <w:rPr>
            <w:noProof/>
            <w:webHidden/>
          </w:rPr>
          <w:fldChar w:fldCharType="separate"/>
        </w:r>
        <w:r w:rsidR="00765681">
          <w:rPr>
            <w:noProof/>
            <w:webHidden/>
          </w:rPr>
          <w:t>I</w:t>
        </w:r>
        <w:r w:rsidR="00765681">
          <w:rPr>
            <w:noProof/>
            <w:webHidden/>
          </w:rPr>
          <w:fldChar w:fldCharType="end"/>
        </w:r>
      </w:hyperlink>
    </w:p>
    <w:p w14:paraId="6A86647D" w14:textId="77777777" w:rsidR="00765681" w:rsidRDefault="005057C3">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57" w:history="1">
        <w:r w:rsidR="00765681" w:rsidRPr="00325264">
          <w:rPr>
            <w:rStyle w:val="Hyperlink"/>
            <w:noProof/>
          </w:rPr>
          <w:t>Kurzfassung</w:t>
        </w:r>
        <w:r w:rsidR="00765681">
          <w:rPr>
            <w:noProof/>
            <w:webHidden/>
          </w:rPr>
          <w:tab/>
        </w:r>
        <w:r w:rsidR="00765681">
          <w:rPr>
            <w:noProof/>
            <w:webHidden/>
          </w:rPr>
          <w:fldChar w:fldCharType="begin"/>
        </w:r>
        <w:r w:rsidR="00765681">
          <w:rPr>
            <w:noProof/>
            <w:webHidden/>
          </w:rPr>
          <w:instrText xml:space="preserve"> PAGEREF _Toc424040257 \h </w:instrText>
        </w:r>
        <w:r w:rsidR="00765681">
          <w:rPr>
            <w:noProof/>
            <w:webHidden/>
          </w:rPr>
        </w:r>
        <w:r w:rsidR="00765681">
          <w:rPr>
            <w:noProof/>
            <w:webHidden/>
          </w:rPr>
          <w:fldChar w:fldCharType="separate"/>
        </w:r>
        <w:r w:rsidR="00765681">
          <w:rPr>
            <w:noProof/>
            <w:webHidden/>
          </w:rPr>
          <w:t>II</w:t>
        </w:r>
        <w:r w:rsidR="00765681">
          <w:rPr>
            <w:noProof/>
            <w:webHidden/>
          </w:rPr>
          <w:fldChar w:fldCharType="end"/>
        </w:r>
      </w:hyperlink>
    </w:p>
    <w:p w14:paraId="40C9F649" w14:textId="77777777" w:rsidR="00765681" w:rsidRDefault="005057C3">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58" w:history="1">
        <w:r w:rsidR="00765681" w:rsidRPr="00325264">
          <w:rPr>
            <w:rStyle w:val="Hyperlink"/>
            <w:noProof/>
          </w:rPr>
          <w:t>Inhalt</w:t>
        </w:r>
        <w:r w:rsidR="00765681">
          <w:rPr>
            <w:noProof/>
            <w:webHidden/>
          </w:rPr>
          <w:tab/>
        </w:r>
        <w:r w:rsidR="00765681">
          <w:rPr>
            <w:noProof/>
            <w:webHidden/>
          </w:rPr>
          <w:fldChar w:fldCharType="begin"/>
        </w:r>
        <w:r w:rsidR="00765681">
          <w:rPr>
            <w:noProof/>
            <w:webHidden/>
          </w:rPr>
          <w:instrText xml:space="preserve"> PAGEREF _Toc424040258 \h </w:instrText>
        </w:r>
        <w:r w:rsidR="00765681">
          <w:rPr>
            <w:noProof/>
            <w:webHidden/>
          </w:rPr>
        </w:r>
        <w:r w:rsidR="00765681">
          <w:rPr>
            <w:noProof/>
            <w:webHidden/>
          </w:rPr>
          <w:fldChar w:fldCharType="separate"/>
        </w:r>
        <w:r w:rsidR="00765681">
          <w:rPr>
            <w:noProof/>
            <w:webHidden/>
          </w:rPr>
          <w:t>III</w:t>
        </w:r>
        <w:r w:rsidR="00765681">
          <w:rPr>
            <w:noProof/>
            <w:webHidden/>
          </w:rPr>
          <w:fldChar w:fldCharType="end"/>
        </w:r>
      </w:hyperlink>
    </w:p>
    <w:p w14:paraId="1EFA376C" w14:textId="77777777" w:rsidR="00765681" w:rsidRDefault="005057C3">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59" w:history="1">
        <w:r w:rsidR="00765681" w:rsidRPr="00325264">
          <w:rPr>
            <w:rStyle w:val="Hyperlink"/>
            <w:noProof/>
          </w:rPr>
          <w:t>Abstract</w:t>
        </w:r>
        <w:r w:rsidR="00765681">
          <w:rPr>
            <w:noProof/>
            <w:webHidden/>
          </w:rPr>
          <w:tab/>
        </w:r>
        <w:r w:rsidR="00765681">
          <w:rPr>
            <w:noProof/>
            <w:webHidden/>
          </w:rPr>
          <w:fldChar w:fldCharType="begin"/>
        </w:r>
        <w:r w:rsidR="00765681">
          <w:rPr>
            <w:noProof/>
            <w:webHidden/>
          </w:rPr>
          <w:instrText xml:space="preserve"> PAGEREF _Toc424040259 \h </w:instrText>
        </w:r>
        <w:r w:rsidR="00765681">
          <w:rPr>
            <w:noProof/>
            <w:webHidden/>
          </w:rPr>
        </w:r>
        <w:r w:rsidR="00765681">
          <w:rPr>
            <w:noProof/>
            <w:webHidden/>
          </w:rPr>
          <w:fldChar w:fldCharType="separate"/>
        </w:r>
        <w:r w:rsidR="00765681">
          <w:rPr>
            <w:noProof/>
            <w:webHidden/>
          </w:rPr>
          <w:t>1</w:t>
        </w:r>
        <w:r w:rsidR="00765681">
          <w:rPr>
            <w:noProof/>
            <w:webHidden/>
          </w:rPr>
          <w:fldChar w:fldCharType="end"/>
        </w:r>
      </w:hyperlink>
    </w:p>
    <w:p w14:paraId="002CE91A" w14:textId="77777777" w:rsidR="00765681" w:rsidRDefault="005057C3">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60" w:history="1">
        <w:r w:rsidR="00765681" w:rsidRPr="00325264">
          <w:rPr>
            <w:rStyle w:val="Hyperlink"/>
            <w:noProof/>
          </w:rPr>
          <w:t>Einleitung</w:t>
        </w:r>
        <w:r w:rsidR="00765681">
          <w:rPr>
            <w:noProof/>
            <w:webHidden/>
          </w:rPr>
          <w:tab/>
        </w:r>
        <w:r w:rsidR="00765681">
          <w:rPr>
            <w:noProof/>
            <w:webHidden/>
          </w:rPr>
          <w:fldChar w:fldCharType="begin"/>
        </w:r>
        <w:r w:rsidR="00765681">
          <w:rPr>
            <w:noProof/>
            <w:webHidden/>
          </w:rPr>
          <w:instrText xml:space="preserve"> PAGEREF _Toc424040260 \h </w:instrText>
        </w:r>
        <w:r w:rsidR="00765681">
          <w:rPr>
            <w:noProof/>
            <w:webHidden/>
          </w:rPr>
        </w:r>
        <w:r w:rsidR="00765681">
          <w:rPr>
            <w:noProof/>
            <w:webHidden/>
          </w:rPr>
          <w:fldChar w:fldCharType="separate"/>
        </w:r>
        <w:r w:rsidR="00765681">
          <w:rPr>
            <w:noProof/>
            <w:webHidden/>
          </w:rPr>
          <w:t>2</w:t>
        </w:r>
        <w:r w:rsidR="00765681">
          <w:rPr>
            <w:noProof/>
            <w:webHidden/>
          </w:rPr>
          <w:fldChar w:fldCharType="end"/>
        </w:r>
      </w:hyperlink>
    </w:p>
    <w:p w14:paraId="55F74D21" w14:textId="77777777" w:rsidR="00765681" w:rsidRDefault="005057C3">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61" w:history="1">
        <w:r w:rsidR="00765681" w:rsidRPr="00325264">
          <w:rPr>
            <w:rStyle w:val="Hyperlink"/>
            <w:noProof/>
          </w:rPr>
          <w:t>1</w:t>
        </w:r>
        <w:r w:rsidR="00765681">
          <w:rPr>
            <w:rFonts w:asciiTheme="minorHAnsi" w:eastAsiaTheme="minorEastAsia" w:hAnsiTheme="minorHAnsi" w:cstheme="minorBidi"/>
            <w:b w:val="0"/>
            <w:bCs w:val="0"/>
            <w:caps w:val="0"/>
            <w:noProof/>
            <w:sz w:val="22"/>
            <w:szCs w:val="22"/>
          </w:rPr>
          <w:tab/>
        </w:r>
        <w:r w:rsidR="00765681" w:rsidRPr="00325264">
          <w:rPr>
            <w:rStyle w:val="Hyperlink"/>
            <w:noProof/>
          </w:rPr>
          <w:t>Aufgabenstellung</w:t>
        </w:r>
        <w:r w:rsidR="00765681">
          <w:rPr>
            <w:noProof/>
            <w:webHidden/>
          </w:rPr>
          <w:tab/>
        </w:r>
        <w:r w:rsidR="00765681">
          <w:rPr>
            <w:noProof/>
            <w:webHidden/>
          </w:rPr>
          <w:fldChar w:fldCharType="begin"/>
        </w:r>
        <w:r w:rsidR="00765681">
          <w:rPr>
            <w:noProof/>
            <w:webHidden/>
          </w:rPr>
          <w:instrText xml:space="preserve"> PAGEREF _Toc424040261 \h </w:instrText>
        </w:r>
        <w:r w:rsidR="00765681">
          <w:rPr>
            <w:noProof/>
            <w:webHidden/>
          </w:rPr>
        </w:r>
        <w:r w:rsidR="00765681">
          <w:rPr>
            <w:noProof/>
            <w:webHidden/>
          </w:rPr>
          <w:fldChar w:fldCharType="separate"/>
        </w:r>
        <w:r w:rsidR="00765681">
          <w:rPr>
            <w:noProof/>
            <w:webHidden/>
          </w:rPr>
          <w:t>3</w:t>
        </w:r>
        <w:r w:rsidR="00765681">
          <w:rPr>
            <w:noProof/>
            <w:webHidden/>
          </w:rPr>
          <w:fldChar w:fldCharType="end"/>
        </w:r>
      </w:hyperlink>
    </w:p>
    <w:p w14:paraId="0B56DE28" w14:textId="77777777" w:rsidR="00765681" w:rsidRDefault="005057C3">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62" w:history="1">
        <w:r w:rsidR="00765681" w:rsidRPr="00325264">
          <w:rPr>
            <w:rStyle w:val="Hyperlink"/>
            <w:noProof/>
          </w:rPr>
          <w:t>2</w:t>
        </w:r>
        <w:r w:rsidR="00765681">
          <w:rPr>
            <w:rFonts w:asciiTheme="minorHAnsi" w:eastAsiaTheme="minorEastAsia" w:hAnsiTheme="minorHAnsi" w:cstheme="minorBidi"/>
            <w:b w:val="0"/>
            <w:bCs w:val="0"/>
            <w:caps w:val="0"/>
            <w:noProof/>
            <w:sz w:val="22"/>
            <w:szCs w:val="22"/>
          </w:rPr>
          <w:tab/>
        </w:r>
        <w:r w:rsidR="00765681" w:rsidRPr="00325264">
          <w:rPr>
            <w:rStyle w:val="Hyperlink"/>
            <w:noProof/>
          </w:rPr>
          <w:t>Stand der Technik</w:t>
        </w:r>
        <w:r w:rsidR="00765681">
          <w:rPr>
            <w:noProof/>
            <w:webHidden/>
          </w:rPr>
          <w:tab/>
        </w:r>
        <w:r w:rsidR="00765681">
          <w:rPr>
            <w:noProof/>
            <w:webHidden/>
          </w:rPr>
          <w:fldChar w:fldCharType="begin"/>
        </w:r>
        <w:r w:rsidR="00765681">
          <w:rPr>
            <w:noProof/>
            <w:webHidden/>
          </w:rPr>
          <w:instrText xml:space="preserve"> PAGEREF _Toc424040262 \h </w:instrText>
        </w:r>
        <w:r w:rsidR="00765681">
          <w:rPr>
            <w:noProof/>
            <w:webHidden/>
          </w:rPr>
        </w:r>
        <w:r w:rsidR="00765681">
          <w:rPr>
            <w:noProof/>
            <w:webHidden/>
          </w:rPr>
          <w:fldChar w:fldCharType="separate"/>
        </w:r>
        <w:r w:rsidR="00765681">
          <w:rPr>
            <w:noProof/>
            <w:webHidden/>
          </w:rPr>
          <w:t>4</w:t>
        </w:r>
        <w:r w:rsidR="00765681">
          <w:rPr>
            <w:noProof/>
            <w:webHidden/>
          </w:rPr>
          <w:fldChar w:fldCharType="end"/>
        </w:r>
      </w:hyperlink>
    </w:p>
    <w:p w14:paraId="1E956D5D"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63" w:history="1">
        <w:r w:rsidR="00765681" w:rsidRPr="00325264">
          <w:rPr>
            <w:rStyle w:val="Hyperlink"/>
            <w:noProof/>
          </w:rPr>
          <w:t>2.1</w:t>
        </w:r>
        <w:r w:rsidR="00765681">
          <w:rPr>
            <w:rFonts w:asciiTheme="minorHAnsi" w:eastAsiaTheme="minorEastAsia" w:hAnsiTheme="minorHAnsi" w:cstheme="minorBidi"/>
            <w:smallCaps w:val="0"/>
            <w:noProof/>
            <w:sz w:val="22"/>
            <w:szCs w:val="22"/>
          </w:rPr>
          <w:tab/>
        </w:r>
        <w:r w:rsidR="00765681" w:rsidRPr="00325264">
          <w:rPr>
            <w:rStyle w:val="Hyperlink"/>
            <w:noProof/>
          </w:rPr>
          <w:t>Einleitung</w:t>
        </w:r>
        <w:r w:rsidR="00765681">
          <w:rPr>
            <w:noProof/>
            <w:webHidden/>
          </w:rPr>
          <w:tab/>
        </w:r>
        <w:r w:rsidR="00765681">
          <w:rPr>
            <w:noProof/>
            <w:webHidden/>
          </w:rPr>
          <w:fldChar w:fldCharType="begin"/>
        </w:r>
        <w:r w:rsidR="00765681">
          <w:rPr>
            <w:noProof/>
            <w:webHidden/>
          </w:rPr>
          <w:instrText xml:space="preserve"> PAGEREF _Toc424040263 \h </w:instrText>
        </w:r>
        <w:r w:rsidR="00765681">
          <w:rPr>
            <w:noProof/>
            <w:webHidden/>
          </w:rPr>
        </w:r>
        <w:r w:rsidR="00765681">
          <w:rPr>
            <w:noProof/>
            <w:webHidden/>
          </w:rPr>
          <w:fldChar w:fldCharType="separate"/>
        </w:r>
        <w:r w:rsidR="00765681">
          <w:rPr>
            <w:noProof/>
            <w:webHidden/>
          </w:rPr>
          <w:t>4</w:t>
        </w:r>
        <w:r w:rsidR="00765681">
          <w:rPr>
            <w:noProof/>
            <w:webHidden/>
          </w:rPr>
          <w:fldChar w:fldCharType="end"/>
        </w:r>
      </w:hyperlink>
    </w:p>
    <w:p w14:paraId="6591518A"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64" w:history="1">
        <w:r w:rsidR="00765681" w:rsidRPr="00325264">
          <w:rPr>
            <w:rStyle w:val="Hyperlink"/>
            <w:noProof/>
          </w:rPr>
          <w:t>2.2</w:t>
        </w:r>
        <w:r w:rsidR="00765681">
          <w:rPr>
            <w:rFonts w:asciiTheme="minorHAnsi" w:eastAsiaTheme="minorEastAsia" w:hAnsiTheme="minorHAnsi" w:cstheme="minorBidi"/>
            <w:smallCaps w:val="0"/>
            <w:noProof/>
            <w:sz w:val="22"/>
            <w:szCs w:val="22"/>
          </w:rPr>
          <w:tab/>
        </w:r>
        <w:r w:rsidR="00765681" w:rsidRPr="00325264">
          <w:rPr>
            <w:rStyle w:val="Hyperlink"/>
            <w:noProof/>
          </w:rPr>
          <w:t>Game Engine</w:t>
        </w:r>
        <w:r w:rsidR="00765681">
          <w:rPr>
            <w:noProof/>
            <w:webHidden/>
          </w:rPr>
          <w:tab/>
        </w:r>
        <w:r w:rsidR="00765681">
          <w:rPr>
            <w:noProof/>
            <w:webHidden/>
          </w:rPr>
          <w:fldChar w:fldCharType="begin"/>
        </w:r>
        <w:r w:rsidR="00765681">
          <w:rPr>
            <w:noProof/>
            <w:webHidden/>
          </w:rPr>
          <w:instrText xml:space="preserve"> PAGEREF _Toc424040264 \h </w:instrText>
        </w:r>
        <w:r w:rsidR="00765681">
          <w:rPr>
            <w:noProof/>
            <w:webHidden/>
          </w:rPr>
        </w:r>
        <w:r w:rsidR="00765681">
          <w:rPr>
            <w:noProof/>
            <w:webHidden/>
          </w:rPr>
          <w:fldChar w:fldCharType="separate"/>
        </w:r>
        <w:r w:rsidR="00765681">
          <w:rPr>
            <w:noProof/>
            <w:webHidden/>
          </w:rPr>
          <w:t>4</w:t>
        </w:r>
        <w:r w:rsidR="00765681">
          <w:rPr>
            <w:noProof/>
            <w:webHidden/>
          </w:rPr>
          <w:fldChar w:fldCharType="end"/>
        </w:r>
      </w:hyperlink>
    </w:p>
    <w:p w14:paraId="12F20349"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66" w:history="1">
        <w:r w:rsidR="00765681" w:rsidRPr="00325264">
          <w:rPr>
            <w:rStyle w:val="Hyperlink"/>
            <w:noProof/>
          </w:rPr>
          <w:t>2.2.1</w:t>
        </w:r>
        <w:r w:rsidR="00765681">
          <w:rPr>
            <w:rFonts w:asciiTheme="minorHAnsi" w:eastAsiaTheme="minorEastAsia" w:hAnsiTheme="minorHAnsi" w:cstheme="minorBidi"/>
            <w:i w:val="0"/>
            <w:iCs w:val="0"/>
            <w:noProof/>
            <w:sz w:val="22"/>
            <w:szCs w:val="22"/>
          </w:rPr>
          <w:tab/>
        </w:r>
        <w:r w:rsidR="00765681" w:rsidRPr="00325264">
          <w:rPr>
            <w:rStyle w:val="Hyperlink"/>
            <w:noProof/>
          </w:rPr>
          <w:t>Grundsätzliches</w:t>
        </w:r>
        <w:r w:rsidR="00765681">
          <w:rPr>
            <w:noProof/>
            <w:webHidden/>
          </w:rPr>
          <w:tab/>
        </w:r>
        <w:r w:rsidR="00765681">
          <w:rPr>
            <w:noProof/>
            <w:webHidden/>
          </w:rPr>
          <w:fldChar w:fldCharType="begin"/>
        </w:r>
        <w:r w:rsidR="00765681">
          <w:rPr>
            <w:noProof/>
            <w:webHidden/>
          </w:rPr>
          <w:instrText xml:space="preserve"> PAGEREF _Toc424040266 \h </w:instrText>
        </w:r>
        <w:r w:rsidR="00765681">
          <w:rPr>
            <w:noProof/>
            <w:webHidden/>
          </w:rPr>
        </w:r>
        <w:r w:rsidR="00765681">
          <w:rPr>
            <w:noProof/>
            <w:webHidden/>
          </w:rPr>
          <w:fldChar w:fldCharType="separate"/>
        </w:r>
        <w:r w:rsidR="00765681">
          <w:rPr>
            <w:noProof/>
            <w:webHidden/>
          </w:rPr>
          <w:t>4</w:t>
        </w:r>
        <w:r w:rsidR="00765681">
          <w:rPr>
            <w:noProof/>
            <w:webHidden/>
          </w:rPr>
          <w:fldChar w:fldCharType="end"/>
        </w:r>
      </w:hyperlink>
    </w:p>
    <w:p w14:paraId="6974CD6D"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67" w:history="1">
        <w:r w:rsidR="00765681" w:rsidRPr="00325264">
          <w:rPr>
            <w:rStyle w:val="Hyperlink"/>
            <w:noProof/>
          </w:rPr>
          <w:t>2.2.2</w:t>
        </w:r>
        <w:r w:rsidR="00765681">
          <w:rPr>
            <w:rFonts w:asciiTheme="minorHAnsi" w:eastAsiaTheme="minorEastAsia" w:hAnsiTheme="minorHAnsi" w:cstheme="minorBidi"/>
            <w:i w:val="0"/>
            <w:iCs w:val="0"/>
            <w:noProof/>
            <w:sz w:val="22"/>
            <w:szCs w:val="22"/>
          </w:rPr>
          <w:tab/>
        </w:r>
        <w:r w:rsidR="00765681" w:rsidRPr="00325264">
          <w:rPr>
            <w:rStyle w:val="Hyperlink"/>
            <w:noProof/>
          </w:rPr>
          <w:t>Source Engine</w:t>
        </w:r>
        <w:r w:rsidR="00765681">
          <w:rPr>
            <w:noProof/>
            <w:webHidden/>
          </w:rPr>
          <w:tab/>
        </w:r>
        <w:r w:rsidR="00765681">
          <w:rPr>
            <w:noProof/>
            <w:webHidden/>
          </w:rPr>
          <w:fldChar w:fldCharType="begin"/>
        </w:r>
        <w:r w:rsidR="00765681">
          <w:rPr>
            <w:noProof/>
            <w:webHidden/>
          </w:rPr>
          <w:instrText xml:space="preserve"> PAGEREF _Toc424040267 \h </w:instrText>
        </w:r>
        <w:r w:rsidR="00765681">
          <w:rPr>
            <w:noProof/>
            <w:webHidden/>
          </w:rPr>
        </w:r>
        <w:r w:rsidR="00765681">
          <w:rPr>
            <w:noProof/>
            <w:webHidden/>
          </w:rPr>
          <w:fldChar w:fldCharType="separate"/>
        </w:r>
        <w:r w:rsidR="00765681">
          <w:rPr>
            <w:noProof/>
            <w:webHidden/>
          </w:rPr>
          <w:t>4</w:t>
        </w:r>
        <w:r w:rsidR="00765681">
          <w:rPr>
            <w:noProof/>
            <w:webHidden/>
          </w:rPr>
          <w:fldChar w:fldCharType="end"/>
        </w:r>
      </w:hyperlink>
    </w:p>
    <w:p w14:paraId="40F9BA7F"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68" w:history="1">
        <w:r w:rsidR="00765681" w:rsidRPr="00325264">
          <w:rPr>
            <w:rStyle w:val="Hyperlink"/>
            <w:noProof/>
          </w:rPr>
          <w:t>2.2.3</w:t>
        </w:r>
        <w:r w:rsidR="00765681">
          <w:rPr>
            <w:rFonts w:asciiTheme="minorHAnsi" w:eastAsiaTheme="minorEastAsia" w:hAnsiTheme="minorHAnsi" w:cstheme="minorBidi"/>
            <w:i w:val="0"/>
            <w:iCs w:val="0"/>
            <w:noProof/>
            <w:sz w:val="22"/>
            <w:szCs w:val="22"/>
          </w:rPr>
          <w:tab/>
        </w:r>
        <w:r w:rsidR="00765681" w:rsidRPr="00325264">
          <w:rPr>
            <w:rStyle w:val="Hyperlink"/>
            <w:noProof/>
          </w:rPr>
          <w:t>Unity</w:t>
        </w:r>
        <w:r w:rsidR="00765681">
          <w:rPr>
            <w:noProof/>
            <w:webHidden/>
          </w:rPr>
          <w:tab/>
        </w:r>
        <w:r w:rsidR="00765681">
          <w:rPr>
            <w:noProof/>
            <w:webHidden/>
          </w:rPr>
          <w:fldChar w:fldCharType="begin"/>
        </w:r>
        <w:r w:rsidR="00765681">
          <w:rPr>
            <w:noProof/>
            <w:webHidden/>
          </w:rPr>
          <w:instrText xml:space="preserve"> PAGEREF _Toc424040268 \h </w:instrText>
        </w:r>
        <w:r w:rsidR="00765681">
          <w:rPr>
            <w:noProof/>
            <w:webHidden/>
          </w:rPr>
        </w:r>
        <w:r w:rsidR="00765681">
          <w:rPr>
            <w:noProof/>
            <w:webHidden/>
          </w:rPr>
          <w:fldChar w:fldCharType="separate"/>
        </w:r>
        <w:r w:rsidR="00765681">
          <w:rPr>
            <w:noProof/>
            <w:webHidden/>
          </w:rPr>
          <w:t>5</w:t>
        </w:r>
        <w:r w:rsidR="00765681">
          <w:rPr>
            <w:noProof/>
            <w:webHidden/>
          </w:rPr>
          <w:fldChar w:fldCharType="end"/>
        </w:r>
      </w:hyperlink>
    </w:p>
    <w:p w14:paraId="47746331"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69" w:history="1">
        <w:r w:rsidR="00765681" w:rsidRPr="00325264">
          <w:rPr>
            <w:rStyle w:val="Hyperlink"/>
            <w:noProof/>
            <w:lang w:val="en-US"/>
          </w:rPr>
          <w:t>2.2.4</w:t>
        </w:r>
        <w:r w:rsidR="00765681">
          <w:rPr>
            <w:rFonts w:asciiTheme="minorHAnsi" w:eastAsiaTheme="minorEastAsia" w:hAnsiTheme="minorHAnsi" w:cstheme="minorBidi"/>
            <w:i w:val="0"/>
            <w:iCs w:val="0"/>
            <w:noProof/>
            <w:sz w:val="22"/>
            <w:szCs w:val="22"/>
          </w:rPr>
          <w:tab/>
        </w:r>
        <w:r w:rsidR="00765681" w:rsidRPr="00325264">
          <w:rPr>
            <w:rStyle w:val="Hyperlink"/>
            <w:noProof/>
            <w:lang w:val="en-US"/>
          </w:rPr>
          <w:t>Unreal Engine 4</w:t>
        </w:r>
        <w:r w:rsidR="00765681">
          <w:rPr>
            <w:noProof/>
            <w:webHidden/>
          </w:rPr>
          <w:tab/>
        </w:r>
        <w:r w:rsidR="00765681">
          <w:rPr>
            <w:noProof/>
            <w:webHidden/>
          </w:rPr>
          <w:fldChar w:fldCharType="begin"/>
        </w:r>
        <w:r w:rsidR="00765681">
          <w:rPr>
            <w:noProof/>
            <w:webHidden/>
          </w:rPr>
          <w:instrText xml:space="preserve"> PAGEREF _Toc424040269 \h </w:instrText>
        </w:r>
        <w:r w:rsidR="00765681">
          <w:rPr>
            <w:noProof/>
            <w:webHidden/>
          </w:rPr>
        </w:r>
        <w:r w:rsidR="00765681">
          <w:rPr>
            <w:noProof/>
            <w:webHidden/>
          </w:rPr>
          <w:fldChar w:fldCharType="separate"/>
        </w:r>
        <w:r w:rsidR="00765681">
          <w:rPr>
            <w:noProof/>
            <w:webHidden/>
          </w:rPr>
          <w:t>5</w:t>
        </w:r>
        <w:r w:rsidR="00765681">
          <w:rPr>
            <w:noProof/>
            <w:webHidden/>
          </w:rPr>
          <w:fldChar w:fldCharType="end"/>
        </w:r>
      </w:hyperlink>
    </w:p>
    <w:p w14:paraId="570E2C76"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70" w:history="1">
        <w:r w:rsidR="00765681" w:rsidRPr="00325264">
          <w:rPr>
            <w:rStyle w:val="Hyperlink"/>
            <w:noProof/>
          </w:rPr>
          <w:t>2.2.5</w:t>
        </w:r>
        <w:r w:rsidR="00765681">
          <w:rPr>
            <w:rFonts w:asciiTheme="minorHAnsi" w:eastAsiaTheme="minorEastAsia" w:hAnsiTheme="minorHAnsi" w:cstheme="minorBidi"/>
            <w:i w:val="0"/>
            <w:iCs w:val="0"/>
            <w:noProof/>
            <w:sz w:val="22"/>
            <w:szCs w:val="22"/>
          </w:rPr>
          <w:tab/>
        </w:r>
        <w:r w:rsidR="00765681" w:rsidRPr="00325264">
          <w:rPr>
            <w:rStyle w:val="Hyperlink"/>
            <w:noProof/>
          </w:rPr>
          <w:t>Verwendung im Projekt</w:t>
        </w:r>
        <w:r w:rsidR="00765681">
          <w:rPr>
            <w:noProof/>
            <w:webHidden/>
          </w:rPr>
          <w:tab/>
        </w:r>
        <w:r w:rsidR="00765681">
          <w:rPr>
            <w:noProof/>
            <w:webHidden/>
          </w:rPr>
          <w:fldChar w:fldCharType="begin"/>
        </w:r>
        <w:r w:rsidR="00765681">
          <w:rPr>
            <w:noProof/>
            <w:webHidden/>
          </w:rPr>
          <w:instrText xml:space="preserve"> PAGEREF _Toc424040270 \h </w:instrText>
        </w:r>
        <w:r w:rsidR="00765681">
          <w:rPr>
            <w:noProof/>
            <w:webHidden/>
          </w:rPr>
        </w:r>
        <w:r w:rsidR="00765681">
          <w:rPr>
            <w:noProof/>
            <w:webHidden/>
          </w:rPr>
          <w:fldChar w:fldCharType="separate"/>
        </w:r>
        <w:r w:rsidR="00765681">
          <w:rPr>
            <w:noProof/>
            <w:webHidden/>
          </w:rPr>
          <w:t>6</w:t>
        </w:r>
        <w:r w:rsidR="00765681">
          <w:rPr>
            <w:noProof/>
            <w:webHidden/>
          </w:rPr>
          <w:fldChar w:fldCharType="end"/>
        </w:r>
      </w:hyperlink>
    </w:p>
    <w:p w14:paraId="55CC86A7"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1" w:history="1">
        <w:r w:rsidR="00765681" w:rsidRPr="00325264">
          <w:rPr>
            <w:rStyle w:val="Hyperlink"/>
            <w:noProof/>
          </w:rPr>
          <w:t>2.3</w:t>
        </w:r>
        <w:r w:rsidR="00765681">
          <w:rPr>
            <w:rFonts w:asciiTheme="minorHAnsi" w:eastAsiaTheme="minorEastAsia" w:hAnsiTheme="minorHAnsi" w:cstheme="minorBidi"/>
            <w:smallCaps w:val="0"/>
            <w:noProof/>
            <w:sz w:val="22"/>
            <w:szCs w:val="22"/>
          </w:rPr>
          <w:tab/>
        </w:r>
        <w:r w:rsidR="00765681" w:rsidRPr="00325264">
          <w:rPr>
            <w:rStyle w:val="Hyperlink"/>
            <w:noProof/>
          </w:rPr>
          <w:t>Scripting-Ansatz</w:t>
        </w:r>
        <w:r w:rsidR="00765681">
          <w:rPr>
            <w:noProof/>
            <w:webHidden/>
          </w:rPr>
          <w:tab/>
        </w:r>
        <w:r w:rsidR="00765681">
          <w:rPr>
            <w:noProof/>
            <w:webHidden/>
          </w:rPr>
          <w:fldChar w:fldCharType="begin"/>
        </w:r>
        <w:r w:rsidR="00765681">
          <w:rPr>
            <w:noProof/>
            <w:webHidden/>
          </w:rPr>
          <w:instrText xml:space="preserve"> PAGEREF _Toc424040271 \h </w:instrText>
        </w:r>
        <w:r w:rsidR="00765681">
          <w:rPr>
            <w:noProof/>
            <w:webHidden/>
          </w:rPr>
        </w:r>
        <w:r w:rsidR="00765681">
          <w:rPr>
            <w:noProof/>
            <w:webHidden/>
          </w:rPr>
          <w:fldChar w:fldCharType="separate"/>
        </w:r>
        <w:r w:rsidR="00765681">
          <w:rPr>
            <w:noProof/>
            <w:webHidden/>
          </w:rPr>
          <w:t>6</w:t>
        </w:r>
        <w:r w:rsidR="00765681">
          <w:rPr>
            <w:noProof/>
            <w:webHidden/>
          </w:rPr>
          <w:fldChar w:fldCharType="end"/>
        </w:r>
      </w:hyperlink>
    </w:p>
    <w:p w14:paraId="2256A211"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72" w:history="1">
        <w:r w:rsidR="00765681" w:rsidRPr="00325264">
          <w:rPr>
            <w:rStyle w:val="Hyperlink"/>
            <w:noProof/>
          </w:rPr>
          <w:t>2.3.1</w:t>
        </w:r>
        <w:r w:rsidR="00765681">
          <w:rPr>
            <w:rFonts w:asciiTheme="minorHAnsi" w:eastAsiaTheme="minorEastAsia" w:hAnsiTheme="minorHAnsi" w:cstheme="minorBidi"/>
            <w:i w:val="0"/>
            <w:iCs w:val="0"/>
            <w:noProof/>
            <w:sz w:val="22"/>
            <w:szCs w:val="22"/>
          </w:rPr>
          <w:tab/>
        </w:r>
        <w:r w:rsidR="00765681" w:rsidRPr="00325264">
          <w:rPr>
            <w:rStyle w:val="Hyperlink"/>
            <w:noProof/>
          </w:rPr>
          <w:t>Grundsätzliches</w:t>
        </w:r>
        <w:r w:rsidR="00765681">
          <w:rPr>
            <w:noProof/>
            <w:webHidden/>
          </w:rPr>
          <w:tab/>
        </w:r>
        <w:r w:rsidR="00765681">
          <w:rPr>
            <w:noProof/>
            <w:webHidden/>
          </w:rPr>
          <w:fldChar w:fldCharType="begin"/>
        </w:r>
        <w:r w:rsidR="00765681">
          <w:rPr>
            <w:noProof/>
            <w:webHidden/>
          </w:rPr>
          <w:instrText xml:space="preserve"> PAGEREF _Toc424040272 \h </w:instrText>
        </w:r>
        <w:r w:rsidR="00765681">
          <w:rPr>
            <w:noProof/>
            <w:webHidden/>
          </w:rPr>
        </w:r>
        <w:r w:rsidR="00765681">
          <w:rPr>
            <w:noProof/>
            <w:webHidden/>
          </w:rPr>
          <w:fldChar w:fldCharType="separate"/>
        </w:r>
        <w:r w:rsidR="00765681">
          <w:rPr>
            <w:noProof/>
            <w:webHidden/>
          </w:rPr>
          <w:t>6</w:t>
        </w:r>
        <w:r w:rsidR="00765681">
          <w:rPr>
            <w:noProof/>
            <w:webHidden/>
          </w:rPr>
          <w:fldChar w:fldCharType="end"/>
        </w:r>
      </w:hyperlink>
    </w:p>
    <w:p w14:paraId="70942124"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73" w:history="1">
        <w:r w:rsidR="00765681" w:rsidRPr="00325264">
          <w:rPr>
            <w:rStyle w:val="Hyperlink"/>
            <w:noProof/>
          </w:rPr>
          <w:t>2.3.2</w:t>
        </w:r>
        <w:r w:rsidR="00765681">
          <w:rPr>
            <w:rFonts w:asciiTheme="minorHAnsi" w:eastAsiaTheme="minorEastAsia" w:hAnsiTheme="minorHAnsi" w:cstheme="minorBidi"/>
            <w:i w:val="0"/>
            <w:iCs w:val="0"/>
            <w:noProof/>
            <w:sz w:val="22"/>
            <w:szCs w:val="22"/>
          </w:rPr>
          <w:tab/>
        </w:r>
        <w:r w:rsidR="00765681" w:rsidRPr="00325264">
          <w:rPr>
            <w:rStyle w:val="Hyperlink"/>
            <w:noProof/>
          </w:rPr>
          <w:t>LUA</w:t>
        </w:r>
        <w:r w:rsidR="00765681">
          <w:rPr>
            <w:noProof/>
            <w:webHidden/>
          </w:rPr>
          <w:tab/>
        </w:r>
        <w:r w:rsidR="00765681">
          <w:rPr>
            <w:noProof/>
            <w:webHidden/>
          </w:rPr>
          <w:fldChar w:fldCharType="begin"/>
        </w:r>
        <w:r w:rsidR="00765681">
          <w:rPr>
            <w:noProof/>
            <w:webHidden/>
          </w:rPr>
          <w:instrText xml:space="preserve"> PAGEREF _Toc424040273 \h </w:instrText>
        </w:r>
        <w:r w:rsidR="00765681">
          <w:rPr>
            <w:noProof/>
            <w:webHidden/>
          </w:rPr>
        </w:r>
        <w:r w:rsidR="00765681">
          <w:rPr>
            <w:noProof/>
            <w:webHidden/>
          </w:rPr>
          <w:fldChar w:fldCharType="separate"/>
        </w:r>
        <w:r w:rsidR="00765681">
          <w:rPr>
            <w:noProof/>
            <w:webHidden/>
          </w:rPr>
          <w:t>7</w:t>
        </w:r>
        <w:r w:rsidR="00765681">
          <w:rPr>
            <w:noProof/>
            <w:webHidden/>
          </w:rPr>
          <w:fldChar w:fldCharType="end"/>
        </w:r>
      </w:hyperlink>
    </w:p>
    <w:p w14:paraId="7DC86067"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74" w:history="1">
        <w:r w:rsidR="00765681" w:rsidRPr="00325264">
          <w:rPr>
            <w:rStyle w:val="Hyperlink"/>
            <w:noProof/>
          </w:rPr>
          <w:t>2.3.3</w:t>
        </w:r>
        <w:r w:rsidR="00765681">
          <w:rPr>
            <w:rFonts w:asciiTheme="minorHAnsi" w:eastAsiaTheme="minorEastAsia" w:hAnsiTheme="minorHAnsi" w:cstheme="minorBidi"/>
            <w:i w:val="0"/>
            <w:iCs w:val="0"/>
            <w:noProof/>
            <w:sz w:val="22"/>
            <w:szCs w:val="22"/>
          </w:rPr>
          <w:tab/>
        </w:r>
        <w:r w:rsidR="00765681" w:rsidRPr="00325264">
          <w:rPr>
            <w:rStyle w:val="Hyperlink"/>
            <w:noProof/>
          </w:rPr>
          <w:t>Alternative Skriptsprachen</w:t>
        </w:r>
        <w:r w:rsidR="00765681">
          <w:rPr>
            <w:noProof/>
            <w:webHidden/>
          </w:rPr>
          <w:tab/>
        </w:r>
        <w:r w:rsidR="00765681">
          <w:rPr>
            <w:noProof/>
            <w:webHidden/>
          </w:rPr>
          <w:fldChar w:fldCharType="begin"/>
        </w:r>
        <w:r w:rsidR="00765681">
          <w:rPr>
            <w:noProof/>
            <w:webHidden/>
          </w:rPr>
          <w:instrText xml:space="preserve"> PAGEREF _Toc424040274 \h </w:instrText>
        </w:r>
        <w:r w:rsidR="00765681">
          <w:rPr>
            <w:noProof/>
            <w:webHidden/>
          </w:rPr>
        </w:r>
        <w:r w:rsidR="00765681">
          <w:rPr>
            <w:noProof/>
            <w:webHidden/>
          </w:rPr>
          <w:fldChar w:fldCharType="separate"/>
        </w:r>
        <w:r w:rsidR="00765681">
          <w:rPr>
            <w:noProof/>
            <w:webHidden/>
          </w:rPr>
          <w:t>7</w:t>
        </w:r>
        <w:r w:rsidR="00765681">
          <w:rPr>
            <w:noProof/>
            <w:webHidden/>
          </w:rPr>
          <w:fldChar w:fldCharType="end"/>
        </w:r>
      </w:hyperlink>
    </w:p>
    <w:p w14:paraId="0B275937"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5" w:history="1">
        <w:r w:rsidR="00765681" w:rsidRPr="00325264">
          <w:rPr>
            <w:rStyle w:val="Hyperlink"/>
            <w:noProof/>
          </w:rPr>
          <w:t>2.4</w:t>
        </w:r>
        <w:r w:rsidR="00765681">
          <w:rPr>
            <w:rFonts w:asciiTheme="minorHAnsi" w:eastAsiaTheme="minorEastAsia" w:hAnsiTheme="minorHAnsi" w:cstheme="minorBidi"/>
            <w:smallCaps w:val="0"/>
            <w:noProof/>
            <w:sz w:val="22"/>
            <w:szCs w:val="22"/>
          </w:rPr>
          <w:tab/>
        </w:r>
        <w:r w:rsidR="00765681" w:rsidRPr="00325264">
          <w:rPr>
            <w:rStyle w:val="Hyperlink"/>
            <w:noProof/>
          </w:rPr>
          <w:t>Robo Cup</w:t>
        </w:r>
        <w:r w:rsidR="00765681">
          <w:rPr>
            <w:noProof/>
            <w:webHidden/>
          </w:rPr>
          <w:tab/>
        </w:r>
        <w:r w:rsidR="00765681">
          <w:rPr>
            <w:noProof/>
            <w:webHidden/>
          </w:rPr>
          <w:fldChar w:fldCharType="begin"/>
        </w:r>
        <w:r w:rsidR="00765681">
          <w:rPr>
            <w:noProof/>
            <w:webHidden/>
          </w:rPr>
          <w:instrText xml:space="preserve"> PAGEREF _Toc424040275 \h </w:instrText>
        </w:r>
        <w:r w:rsidR="00765681">
          <w:rPr>
            <w:noProof/>
            <w:webHidden/>
          </w:rPr>
        </w:r>
        <w:r w:rsidR="00765681">
          <w:rPr>
            <w:noProof/>
            <w:webHidden/>
          </w:rPr>
          <w:fldChar w:fldCharType="separate"/>
        </w:r>
        <w:r w:rsidR="00765681">
          <w:rPr>
            <w:noProof/>
            <w:webHidden/>
          </w:rPr>
          <w:t>7</w:t>
        </w:r>
        <w:r w:rsidR="00765681">
          <w:rPr>
            <w:noProof/>
            <w:webHidden/>
          </w:rPr>
          <w:fldChar w:fldCharType="end"/>
        </w:r>
      </w:hyperlink>
    </w:p>
    <w:p w14:paraId="7F9647F4"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6" w:history="1">
        <w:r w:rsidR="00765681" w:rsidRPr="00325264">
          <w:rPr>
            <w:rStyle w:val="Hyperlink"/>
            <w:noProof/>
          </w:rPr>
          <w:t>2.5</w:t>
        </w:r>
        <w:r w:rsidR="00765681">
          <w:rPr>
            <w:rFonts w:asciiTheme="minorHAnsi" w:eastAsiaTheme="minorEastAsia" w:hAnsiTheme="minorHAnsi" w:cstheme="minorBidi"/>
            <w:smallCaps w:val="0"/>
            <w:noProof/>
            <w:sz w:val="22"/>
            <w:szCs w:val="22"/>
          </w:rPr>
          <w:tab/>
        </w:r>
        <w:r w:rsidR="00765681" w:rsidRPr="00325264">
          <w:rPr>
            <w:rStyle w:val="Hyperlink"/>
            <w:noProof/>
          </w:rPr>
          <w:t>Künstliche Intelligenz</w:t>
        </w:r>
        <w:r w:rsidR="00765681">
          <w:rPr>
            <w:noProof/>
            <w:webHidden/>
          </w:rPr>
          <w:tab/>
        </w:r>
        <w:r w:rsidR="00765681">
          <w:rPr>
            <w:noProof/>
            <w:webHidden/>
          </w:rPr>
          <w:fldChar w:fldCharType="begin"/>
        </w:r>
        <w:r w:rsidR="00765681">
          <w:rPr>
            <w:noProof/>
            <w:webHidden/>
          </w:rPr>
          <w:instrText xml:space="preserve"> PAGEREF _Toc424040276 \h </w:instrText>
        </w:r>
        <w:r w:rsidR="00765681">
          <w:rPr>
            <w:noProof/>
            <w:webHidden/>
          </w:rPr>
        </w:r>
        <w:r w:rsidR="00765681">
          <w:rPr>
            <w:noProof/>
            <w:webHidden/>
          </w:rPr>
          <w:fldChar w:fldCharType="separate"/>
        </w:r>
        <w:r w:rsidR="00765681">
          <w:rPr>
            <w:noProof/>
            <w:webHidden/>
          </w:rPr>
          <w:t>9</w:t>
        </w:r>
        <w:r w:rsidR="00765681">
          <w:rPr>
            <w:noProof/>
            <w:webHidden/>
          </w:rPr>
          <w:fldChar w:fldCharType="end"/>
        </w:r>
      </w:hyperlink>
    </w:p>
    <w:p w14:paraId="43534597"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7" w:history="1">
        <w:r w:rsidR="00765681" w:rsidRPr="00325264">
          <w:rPr>
            <w:rStyle w:val="Hyperlink"/>
            <w:noProof/>
          </w:rPr>
          <w:t>2.6</w:t>
        </w:r>
        <w:r w:rsidR="00765681">
          <w:rPr>
            <w:rFonts w:asciiTheme="minorHAnsi" w:eastAsiaTheme="minorEastAsia" w:hAnsiTheme="minorHAnsi" w:cstheme="minorBidi"/>
            <w:smallCaps w:val="0"/>
            <w:noProof/>
            <w:sz w:val="22"/>
            <w:szCs w:val="22"/>
          </w:rPr>
          <w:tab/>
        </w:r>
        <w:r w:rsidR="00765681" w:rsidRPr="00325264">
          <w:rPr>
            <w:rStyle w:val="Hyperlink"/>
            <w:noProof/>
          </w:rPr>
          <w:t>Zusammenfassung</w:t>
        </w:r>
        <w:r w:rsidR="00765681">
          <w:rPr>
            <w:noProof/>
            <w:webHidden/>
          </w:rPr>
          <w:tab/>
        </w:r>
        <w:r w:rsidR="00765681">
          <w:rPr>
            <w:noProof/>
            <w:webHidden/>
          </w:rPr>
          <w:fldChar w:fldCharType="begin"/>
        </w:r>
        <w:r w:rsidR="00765681">
          <w:rPr>
            <w:noProof/>
            <w:webHidden/>
          </w:rPr>
          <w:instrText xml:space="preserve"> PAGEREF _Toc424040277 \h </w:instrText>
        </w:r>
        <w:r w:rsidR="00765681">
          <w:rPr>
            <w:noProof/>
            <w:webHidden/>
          </w:rPr>
        </w:r>
        <w:r w:rsidR="00765681">
          <w:rPr>
            <w:noProof/>
            <w:webHidden/>
          </w:rPr>
          <w:fldChar w:fldCharType="separate"/>
        </w:r>
        <w:r w:rsidR="00765681">
          <w:rPr>
            <w:noProof/>
            <w:webHidden/>
          </w:rPr>
          <w:t>11</w:t>
        </w:r>
        <w:r w:rsidR="00765681">
          <w:rPr>
            <w:noProof/>
            <w:webHidden/>
          </w:rPr>
          <w:fldChar w:fldCharType="end"/>
        </w:r>
      </w:hyperlink>
    </w:p>
    <w:p w14:paraId="6CA185B3" w14:textId="77777777" w:rsidR="00765681" w:rsidRDefault="005057C3">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78" w:history="1">
        <w:r w:rsidR="00765681" w:rsidRPr="00325264">
          <w:rPr>
            <w:rStyle w:val="Hyperlink"/>
            <w:noProof/>
          </w:rPr>
          <w:t>3</w:t>
        </w:r>
        <w:r w:rsidR="00765681">
          <w:rPr>
            <w:rFonts w:asciiTheme="minorHAnsi" w:eastAsiaTheme="minorEastAsia" w:hAnsiTheme="minorHAnsi" w:cstheme="minorBidi"/>
            <w:b w:val="0"/>
            <w:bCs w:val="0"/>
            <w:caps w:val="0"/>
            <w:noProof/>
            <w:sz w:val="22"/>
            <w:szCs w:val="22"/>
          </w:rPr>
          <w:tab/>
        </w:r>
        <w:r w:rsidR="00765681" w:rsidRPr="00325264">
          <w:rPr>
            <w:rStyle w:val="Hyperlink"/>
            <w:noProof/>
          </w:rPr>
          <w:t>Planung / Struktur</w:t>
        </w:r>
        <w:r w:rsidR="00765681">
          <w:rPr>
            <w:noProof/>
            <w:webHidden/>
          </w:rPr>
          <w:tab/>
        </w:r>
        <w:r w:rsidR="00765681">
          <w:rPr>
            <w:noProof/>
            <w:webHidden/>
          </w:rPr>
          <w:fldChar w:fldCharType="begin"/>
        </w:r>
        <w:r w:rsidR="00765681">
          <w:rPr>
            <w:noProof/>
            <w:webHidden/>
          </w:rPr>
          <w:instrText xml:space="preserve"> PAGEREF _Toc424040278 \h </w:instrText>
        </w:r>
        <w:r w:rsidR="00765681">
          <w:rPr>
            <w:noProof/>
            <w:webHidden/>
          </w:rPr>
        </w:r>
        <w:r w:rsidR="00765681">
          <w:rPr>
            <w:noProof/>
            <w:webHidden/>
          </w:rPr>
          <w:fldChar w:fldCharType="separate"/>
        </w:r>
        <w:r w:rsidR="00765681">
          <w:rPr>
            <w:noProof/>
            <w:webHidden/>
          </w:rPr>
          <w:t>12</w:t>
        </w:r>
        <w:r w:rsidR="00765681">
          <w:rPr>
            <w:noProof/>
            <w:webHidden/>
          </w:rPr>
          <w:fldChar w:fldCharType="end"/>
        </w:r>
      </w:hyperlink>
    </w:p>
    <w:p w14:paraId="0B9307AF"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79" w:history="1">
        <w:r w:rsidR="00765681" w:rsidRPr="00325264">
          <w:rPr>
            <w:rStyle w:val="Hyperlink"/>
            <w:noProof/>
          </w:rPr>
          <w:t>3.1</w:t>
        </w:r>
        <w:r w:rsidR="00765681">
          <w:rPr>
            <w:rFonts w:asciiTheme="minorHAnsi" w:eastAsiaTheme="minorEastAsia" w:hAnsiTheme="minorHAnsi" w:cstheme="minorBidi"/>
            <w:smallCaps w:val="0"/>
            <w:noProof/>
            <w:sz w:val="22"/>
            <w:szCs w:val="22"/>
          </w:rPr>
          <w:tab/>
        </w:r>
        <w:r w:rsidR="00765681" w:rsidRPr="00325264">
          <w:rPr>
            <w:rStyle w:val="Hyperlink"/>
            <w:noProof/>
          </w:rPr>
          <w:t>Projektmanagement</w:t>
        </w:r>
        <w:r w:rsidR="00765681">
          <w:rPr>
            <w:noProof/>
            <w:webHidden/>
          </w:rPr>
          <w:tab/>
        </w:r>
        <w:r w:rsidR="00765681">
          <w:rPr>
            <w:noProof/>
            <w:webHidden/>
          </w:rPr>
          <w:fldChar w:fldCharType="begin"/>
        </w:r>
        <w:r w:rsidR="00765681">
          <w:rPr>
            <w:noProof/>
            <w:webHidden/>
          </w:rPr>
          <w:instrText xml:space="preserve"> PAGEREF _Toc424040279 \h </w:instrText>
        </w:r>
        <w:r w:rsidR="00765681">
          <w:rPr>
            <w:noProof/>
            <w:webHidden/>
          </w:rPr>
        </w:r>
        <w:r w:rsidR="00765681">
          <w:rPr>
            <w:noProof/>
            <w:webHidden/>
          </w:rPr>
          <w:fldChar w:fldCharType="separate"/>
        </w:r>
        <w:r w:rsidR="00765681">
          <w:rPr>
            <w:noProof/>
            <w:webHidden/>
          </w:rPr>
          <w:t>12</w:t>
        </w:r>
        <w:r w:rsidR="00765681">
          <w:rPr>
            <w:noProof/>
            <w:webHidden/>
          </w:rPr>
          <w:fldChar w:fldCharType="end"/>
        </w:r>
      </w:hyperlink>
    </w:p>
    <w:p w14:paraId="229A8E88"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80" w:history="1">
        <w:r w:rsidR="00765681" w:rsidRPr="00325264">
          <w:rPr>
            <w:rStyle w:val="Hyperlink"/>
            <w:noProof/>
          </w:rPr>
          <w:t>3.2</w:t>
        </w:r>
        <w:r w:rsidR="00765681">
          <w:rPr>
            <w:rFonts w:asciiTheme="minorHAnsi" w:eastAsiaTheme="minorEastAsia" w:hAnsiTheme="minorHAnsi" w:cstheme="minorBidi"/>
            <w:smallCaps w:val="0"/>
            <w:noProof/>
            <w:sz w:val="22"/>
            <w:szCs w:val="22"/>
          </w:rPr>
          <w:tab/>
        </w:r>
        <w:r w:rsidR="00765681" w:rsidRPr="00325264">
          <w:rPr>
            <w:rStyle w:val="Hyperlink"/>
            <w:noProof/>
          </w:rPr>
          <w:t>Analyse der Aufgabenstellung</w:t>
        </w:r>
        <w:r w:rsidR="00765681">
          <w:rPr>
            <w:noProof/>
            <w:webHidden/>
          </w:rPr>
          <w:tab/>
        </w:r>
        <w:r w:rsidR="00765681">
          <w:rPr>
            <w:noProof/>
            <w:webHidden/>
          </w:rPr>
          <w:fldChar w:fldCharType="begin"/>
        </w:r>
        <w:r w:rsidR="00765681">
          <w:rPr>
            <w:noProof/>
            <w:webHidden/>
          </w:rPr>
          <w:instrText xml:space="preserve"> PAGEREF _Toc424040280 \h </w:instrText>
        </w:r>
        <w:r w:rsidR="00765681">
          <w:rPr>
            <w:noProof/>
            <w:webHidden/>
          </w:rPr>
        </w:r>
        <w:r w:rsidR="00765681">
          <w:rPr>
            <w:noProof/>
            <w:webHidden/>
          </w:rPr>
          <w:fldChar w:fldCharType="separate"/>
        </w:r>
        <w:r w:rsidR="00765681">
          <w:rPr>
            <w:noProof/>
            <w:webHidden/>
          </w:rPr>
          <w:t>12</w:t>
        </w:r>
        <w:r w:rsidR="00765681">
          <w:rPr>
            <w:noProof/>
            <w:webHidden/>
          </w:rPr>
          <w:fldChar w:fldCharType="end"/>
        </w:r>
      </w:hyperlink>
    </w:p>
    <w:p w14:paraId="1E5AB599"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1" w:history="1">
        <w:r w:rsidR="00765681" w:rsidRPr="00325264">
          <w:rPr>
            <w:rStyle w:val="Hyperlink"/>
            <w:noProof/>
          </w:rPr>
          <w:t>3.2.1</w:t>
        </w:r>
        <w:r w:rsidR="00765681">
          <w:rPr>
            <w:rFonts w:asciiTheme="minorHAnsi" w:eastAsiaTheme="minorEastAsia" w:hAnsiTheme="minorHAnsi" w:cstheme="minorBidi"/>
            <w:i w:val="0"/>
            <w:iCs w:val="0"/>
            <w:noProof/>
            <w:sz w:val="22"/>
            <w:szCs w:val="22"/>
          </w:rPr>
          <w:tab/>
        </w:r>
        <w:r w:rsidR="00765681" w:rsidRPr="00325264">
          <w:rPr>
            <w:rStyle w:val="Hyperlink"/>
            <w:noProof/>
          </w:rPr>
          <w:t>Muss-Kriterien</w:t>
        </w:r>
        <w:r w:rsidR="00765681">
          <w:rPr>
            <w:noProof/>
            <w:webHidden/>
          </w:rPr>
          <w:tab/>
        </w:r>
        <w:r w:rsidR="00765681">
          <w:rPr>
            <w:noProof/>
            <w:webHidden/>
          </w:rPr>
          <w:fldChar w:fldCharType="begin"/>
        </w:r>
        <w:r w:rsidR="00765681">
          <w:rPr>
            <w:noProof/>
            <w:webHidden/>
          </w:rPr>
          <w:instrText xml:space="preserve"> PAGEREF _Toc424040281 \h </w:instrText>
        </w:r>
        <w:r w:rsidR="00765681">
          <w:rPr>
            <w:noProof/>
            <w:webHidden/>
          </w:rPr>
        </w:r>
        <w:r w:rsidR="00765681">
          <w:rPr>
            <w:noProof/>
            <w:webHidden/>
          </w:rPr>
          <w:fldChar w:fldCharType="separate"/>
        </w:r>
        <w:r w:rsidR="00765681">
          <w:rPr>
            <w:noProof/>
            <w:webHidden/>
          </w:rPr>
          <w:t>12</w:t>
        </w:r>
        <w:r w:rsidR="00765681">
          <w:rPr>
            <w:noProof/>
            <w:webHidden/>
          </w:rPr>
          <w:fldChar w:fldCharType="end"/>
        </w:r>
      </w:hyperlink>
    </w:p>
    <w:p w14:paraId="18F57F48"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2" w:history="1">
        <w:r w:rsidR="00765681" w:rsidRPr="00325264">
          <w:rPr>
            <w:rStyle w:val="Hyperlink"/>
            <w:noProof/>
          </w:rPr>
          <w:t>3.2.2</w:t>
        </w:r>
        <w:r w:rsidR="00765681">
          <w:rPr>
            <w:rFonts w:asciiTheme="minorHAnsi" w:eastAsiaTheme="minorEastAsia" w:hAnsiTheme="minorHAnsi" w:cstheme="minorBidi"/>
            <w:i w:val="0"/>
            <w:iCs w:val="0"/>
            <w:noProof/>
            <w:sz w:val="22"/>
            <w:szCs w:val="22"/>
          </w:rPr>
          <w:tab/>
        </w:r>
        <w:r w:rsidR="00765681" w:rsidRPr="00325264">
          <w:rPr>
            <w:rStyle w:val="Hyperlink"/>
            <w:noProof/>
          </w:rPr>
          <w:t>Soll-Kriterien</w:t>
        </w:r>
        <w:r w:rsidR="00765681">
          <w:rPr>
            <w:noProof/>
            <w:webHidden/>
          </w:rPr>
          <w:tab/>
        </w:r>
        <w:r w:rsidR="00765681">
          <w:rPr>
            <w:noProof/>
            <w:webHidden/>
          </w:rPr>
          <w:fldChar w:fldCharType="begin"/>
        </w:r>
        <w:r w:rsidR="00765681">
          <w:rPr>
            <w:noProof/>
            <w:webHidden/>
          </w:rPr>
          <w:instrText xml:space="preserve"> PAGEREF _Toc424040282 \h </w:instrText>
        </w:r>
        <w:r w:rsidR="00765681">
          <w:rPr>
            <w:noProof/>
            <w:webHidden/>
          </w:rPr>
        </w:r>
        <w:r w:rsidR="00765681">
          <w:rPr>
            <w:noProof/>
            <w:webHidden/>
          </w:rPr>
          <w:fldChar w:fldCharType="separate"/>
        </w:r>
        <w:r w:rsidR="00765681">
          <w:rPr>
            <w:noProof/>
            <w:webHidden/>
          </w:rPr>
          <w:t>13</w:t>
        </w:r>
        <w:r w:rsidR="00765681">
          <w:rPr>
            <w:noProof/>
            <w:webHidden/>
          </w:rPr>
          <w:fldChar w:fldCharType="end"/>
        </w:r>
      </w:hyperlink>
    </w:p>
    <w:p w14:paraId="1D20B8B0"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3" w:history="1">
        <w:r w:rsidR="00765681" w:rsidRPr="00325264">
          <w:rPr>
            <w:rStyle w:val="Hyperlink"/>
            <w:noProof/>
          </w:rPr>
          <w:t>3.2.3</w:t>
        </w:r>
        <w:r w:rsidR="00765681">
          <w:rPr>
            <w:rFonts w:asciiTheme="minorHAnsi" w:eastAsiaTheme="minorEastAsia" w:hAnsiTheme="minorHAnsi" w:cstheme="minorBidi"/>
            <w:i w:val="0"/>
            <w:iCs w:val="0"/>
            <w:noProof/>
            <w:sz w:val="22"/>
            <w:szCs w:val="22"/>
          </w:rPr>
          <w:tab/>
        </w:r>
        <w:r w:rsidR="00765681" w:rsidRPr="00325264">
          <w:rPr>
            <w:rStyle w:val="Hyperlink"/>
            <w:noProof/>
          </w:rPr>
          <w:t>Kann-Kriterien</w:t>
        </w:r>
        <w:r w:rsidR="00765681">
          <w:rPr>
            <w:noProof/>
            <w:webHidden/>
          </w:rPr>
          <w:tab/>
        </w:r>
        <w:r w:rsidR="00765681">
          <w:rPr>
            <w:noProof/>
            <w:webHidden/>
          </w:rPr>
          <w:fldChar w:fldCharType="begin"/>
        </w:r>
        <w:r w:rsidR="00765681">
          <w:rPr>
            <w:noProof/>
            <w:webHidden/>
          </w:rPr>
          <w:instrText xml:space="preserve"> PAGEREF _Toc424040283 \h </w:instrText>
        </w:r>
        <w:r w:rsidR="00765681">
          <w:rPr>
            <w:noProof/>
            <w:webHidden/>
          </w:rPr>
        </w:r>
        <w:r w:rsidR="00765681">
          <w:rPr>
            <w:noProof/>
            <w:webHidden/>
          </w:rPr>
          <w:fldChar w:fldCharType="separate"/>
        </w:r>
        <w:r w:rsidR="00765681">
          <w:rPr>
            <w:noProof/>
            <w:webHidden/>
          </w:rPr>
          <w:t>13</w:t>
        </w:r>
        <w:r w:rsidR="00765681">
          <w:rPr>
            <w:noProof/>
            <w:webHidden/>
          </w:rPr>
          <w:fldChar w:fldCharType="end"/>
        </w:r>
      </w:hyperlink>
    </w:p>
    <w:p w14:paraId="0B59EF03"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4" w:history="1">
        <w:r w:rsidR="00765681" w:rsidRPr="00325264">
          <w:rPr>
            <w:rStyle w:val="Hyperlink"/>
            <w:noProof/>
          </w:rPr>
          <w:t>3.2.4</w:t>
        </w:r>
        <w:r w:rsidR="00765681">
          <w:rPr>
            <w:rFonts w:asciiTheme="minorHAnsi" w:eastAsiaTheme="minorEastAsia" w:hAnsiTheme="minorHAnsi" w:cstheme="minorBidi"/>
            <w:i w:val="0"/>
            <w:iCs w:val="0"/>
            <w:noProof/>
            <w:sz w:val="22"/>
            <w:szCs w:val="22"/>
          </w:rPr>
          <w:tab/>
        </w:r>
        <w:r w:rsidR="00765681" w:rsidRPr="00325264">
          <w:rPr>
            <w:rStyle w:val="Hyperlink"/>
            <w:noProof/>
          </w:rPr>
          <w:t>Analyse der Kriterien</w:t>
        </w:r>
        <w:r w:rsidR="00765681">
          <w:rPr>
            <w:noProof/>
            <w:webHidden/>
          </w:rPr>
          <w:tab/>
        </w:r>
        <w:r w:rsidR="00765681">
          <w:rPr>
            <w:noProof/>
            <w:webHidden/>
          </w:rPr>
          <w:fldChar w:fldCharType="begin"/>
        </w:r>
        <w:r w:rsidR="00765681">
          <w:rPr>
            <w:noProof/>
            <w:webHidden/>
          </w:rPr>
          <w:instrText xml:space="preserve"> PAGEREF _Toc424040284 \h </w:instrText>
        </w:r>
        <w:r w:rsidR="00765681">
          <w:rPr>
            <w:noProof/>
            <w:webHidden/>
          </w:rPr>
        </w:r>
        <w:r w:rsidR="00765681">
          <w:rPr>
            <w:noProof/>
            <w:webHidden/>
          </w:rPr>
          <w:fldChar w:fldCharType="separate"/>
        </w:r>
        <w:r w:rsidR="00765681">
          <w:rPr>
            <w:noProof/>
            <w:webHidden/>
          </w:rPr>
          <w:t>13</w:t>
        </w:r>
        <w:r w:rsidR="00765681">
          <w:rPr>
            <w:noProof/>
            <w:webHidden/>
          </w:rPr>
          <w:fldChar w:fldCharType="end"/>
        </w:r>
      </w:hyperlink>
    </w:p>
    <w:p w14:paraId="14330CFA"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85" w:history="1">
        <w:r w:rsidR="00765681" w:rsidRPr="00325264">
          <w:rPr>
            <w:rStyle w:val="Hyperlink"/>
            <w:noProof/>
          </w:rPr>
          <w:t>3.3</w:t>
        </w:r>
        <w:r w:rsidR="00765681">
          <w:rPr>
            <w:rFonts w:asciiTheme="minorHAnsi" w:eastAsiaTheme="minorEastAsia" w:hAnsiTheme="minorHAnsi" w:cstheme="minorBidi"/>
            <w:smallCaps w:val="0"/>
            <w:noProof/>
            <w:sz w:val="22"/>
            <w:szCs w:val="22"/>
          </w:rPr>
          <w:tab/>
        </w:r>
        <w:r w:rsidR="00765681" w:rsidRPr="00325264">
          <w:rPr>
            <w:rStyle w:val="Hyperlink"/>
            <w:noProof/>
          </w:rPr>
          <w:t>Architektur</w:t>
        </w:r>
        <w:r w:rsidR="00765681">
          <w:rPr>
            <w:noProof/>
            <w:webHidden/>
          </w:rPr>
          <w:tab/>
        </w:r>
        <w:r w:rsidR="00765681">
          <w:rPr>
            <w:noProof/>
            <w:webHidden/>
          </w:rPr>
          <w:fldChar w:fldCharType="begin"/>
        </w:r>
        <w:r w:rsidR="00765681">
          <w:rPr>
            <w:noProof/>
            <w:webHidden/>
          </w:rPr>
          <w:instrText xml:space="preserve"> PAGEREF _Toc424040285 \h </w:instrText>
        </w:r>
        <w:r w:rsidR="00765681">
          <w:rPr>
            <w:noProof/>
            <w:webHidden/>
          </w:rPr>
        </w:r>
        <w:r w:rsidR="00765681">
          <w:rPr>
            <w:noProof/>
            <w:webHidden/>
          </w:rPr>
          <w:fldChar w:fldCharType="separate"/>
        </w:r>
        <w:r w:rsidR="00765681">
          <w:rPr>
            <w:noProof/>
            <w:webHidden/>
          </w:rPr>
          <w:t>14</w:t>
        </w:r>
        <w:r w:rsidR="00765681">
          <w:rPr>
            <w:noProof/>
            <w:webHidden/>
          </w:rPr>
          <w:fldChar w:fldCharType="end"/>
        </w:r>
      </w:hyperlink>
    </w:p>
    <w:p w14:paraId="05857FDB" w14:textId="77777777" w:rsidR="00765681" w:rsidRDefault="005057C3">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86" w:history="1">
        <w:r w:rsidR="00765681" w:rsidRPr="00325264">
          <w:rPr>
            <w:rStyle w:val="Hyperlink"/>
            <w:noProof/>
          </w:rPr>
          <w:t>4</w:t>
        </w:r>
        <w:r w:rsidR="00765681">
          <w:rPr>
            <w:rFonts w:asciiTheme="minorHAnsi" w:eastAsiaTheme="minorEastAsia" w:hAnsiTheme="minorHAnsi" w:cstheme="minorBidi"/>
            <w:b w:val="0"/>
            <w:bCs w:val="0"/>
            <w:caps w:val="0"/>
            <w:noProof/>
            <w:sz w:val="22"/>
            <w:szCs w:val="22"/>
          </w:rPr>
          <w:tab/>
        </w:r>
        <w:r w:rsidR="00765681" w:rsidRPr="00325264">
          <w:rPr>
            <w:rStyle w:val="Hyperlink"/>
            <w:noProof/>
          </w:rPr>
          <w:t>Umsetzung</w:t>
        </w:r>
        <w:r w:rsidR="00765681">
          <w:rPr>
            <w:noProof/>
            <w:webHidden/>
          </w:rPr>
          <w:tab/>
        </w:r>
        <w:r w:rsidR="00765681">
          <w:rPr>
            <w:noProof/>
            <w:webHidden/>
          </w:rPr>
          <w:fldChar w:fldCharType="begin"/>
        </w:r>
        <w:r w:rsidR="00765681">
          <w:rPr>
            <w:noProof/>
            <w:webHidden/>
          </w:rPr>
          <w:instrText xml:space="preserve"> PAGEREF _Toc424040286 \h </w:instrText>
        </w:r>
        <w:r w:rsidR="00765681">
          <w:rPr>
            <w:noProof/>
            <w:webHidden/>
          </w:rPr>
        </w:r>
        <w:r w:rsidR="00765681">
          <w:rPr>
            <w:noProof/>
            <w:webHidden/>
          </w:rPr>
          <w:fldChar w:fldCharType="separate"/>
        </w:r>
        <w:r w:rsidR="00765681">
          <w:rPr>
            <w:noProof/>
            <w:webHidden/>
          </w:rPr>
          <w:t>17</w:t>
        </w:r>
        <w:r w:rsidR="00765681">
          <w:rPr>
            <w:noProof/>
            <w:webHidden/>
          </w:rPr>
          <w:fldChar w:fldCharType="end"/>
        </w:r>
      </w:hyperlink>
    </w:p>
    <w:p w14:paraId="6D86AE67"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87" w:history="1">
        <w:r w:rsidR="00765681" w:rsidRPr="00325264">
          <w:rPr>
            <w:rStyle w:val="Hyperlink"/>
            <w:noProof/>
          </w:rPr>
          <w:t>4.1</w:t>
        </w:r>
        <w:r w:rsidR="00765681">
          <w:rPr>
            <w:rFonts w:asciiTheme="minorHAnsi" w:eastAsiaTheme="minorEastAsia" w:hAnsiTheme="minorHAnsi" w:cstheme="minorBidi"/>
            <w:smallCaps w:val="0"/>
            <w:noProof/>
            <w:sz w:val="22"/>
            <w:szCs w:val="22"/>
          </w:rPr>
          <w:tab/>
        </w:r>
        <w:r w:rsidR="00765681" w:rsidRPr="00325264">
          <w:rPr>
            <w:rStyle w:val="Hyperlink"/>
            <w:noProof/>
          </w:rPr>
          <w:t>Umsetzung der Simulationsumgebung</w:t>
        </w:r>
        <w:r w:rsidR="00765681">
          <w:rPr>
            <w:noProof/>
            <w:webHidden/>
          </w:rPr>
          <w:tab/>
        </w:r>
        <w:r w:rsidR="00765681">
          <w:rPr>
            <w:noProof/>
            <w:webHidden/>
          </w:rPr>
          <w:fldChar w:fldCharType="begin"/>
        </w:r>
        <w:r w:rsidR="00765681">
          <w:rPr>
            <w:noProof/>
            <w:webHidden/>
          </w:rPr>
          <w:instrText xml:space="preserve"> PAGEREF _Toc424040287 \h </w:instrText>
        </w:r>
        <w:r w:rsidR="00765681">
          <w:rPr>
            <w:noProof/>
            <w:webHidden/>
          </w:rPr>
        </w:r>
        <w:r w:rsidR="00765681">
          <w:rPr>
            <w:noProof/>
            <w:webHidden/>
          </w:rPr>
          <w:fldChar w:fldCharType="separate"/>
        </w:r>
        <w:r w:rsidR="00765681">
          <w:rPr>
            <w:noProof/>
            <w:webHidden/>
          </w:rPr>
          <w:t>17</w:t>
        </w:r>
        <w:r w:rsidR="00765681">
          <w:rPr>
            <w:noProof/>
            <w:webHidden/>
          </w:rPr>
          <w:fldChar w:fldCharType="end"/>
        </w:r>
      </w:hyperlink>
    </w:p>
    <w:p w14:paraId="62DD87F2"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8" w:history="1">
        <w:r w:rsidR="00765681" w:rsidRPr="00325264">
          <w:rPr>
            <w:rStyle w:val="Hyperlink"/>
            <w:noProof/>
          </w:rPr>
          <w:t>4.1.1</w:t>
        </w:r>
        <w:r w:rsidR="00765681">
          <w:rPr>
            <w:rFonts w:asciiTheme="minorHAnsi" w:eastAsiaTheme="minorEastAsia" w:hAnsiTheme="minorHAnsi" w:cstheme="minorBidi"/>
            <w:i w:val="0"/>
            <w:iCs w:val="0"/>
            <w:noProof/>
            <w:sz w:val="22"/>
            <w:szCs w:val="22"/>
          </w:rPr>
          <w:tab/>
        </w:r>
        <w:r w:rsidR="00765681" w:rsidRPr="00325264">
          <w:rPr>
            <w:rStyle w:val="Hyperlink"/>
            <w:noProof/>
          </w:rPr>
          <w:t>Grundsätzliches</w:t>
        </w:r>
        <w:r w:rsidR="00765681">
          <w:rPr>
            <w:noProof/>
            <w:webHidden/>
          </w:rPr>
          <w:tab/>
        </w:r>
        <w:r w:rsidR="00765681">
          <w:rPr>
            <w:noProof/>
            <w:webHidden/>
          </w:rPr>
          <w:fldChar w:fldCharType="begin"/>
        </w:r>
        <w:r w:rsidR="00765681">
          <w:rPr>
            <w:noProof/>
            <w:webHidden/>
          </w:rPr>
          <w:instrText xml:space="preserve"> PAGEREF _Toc424040288 \h </w:instrText>
        </w:r>
        <w:r w:rsidR="00765681">
          <w:rPr>
            <w:noProof/>
            <w:webHidden/>
          </w:rPr>
        </w:r>
        <w:r w:rsidR="00765681">
          <w:rPr>
            <w:noProof/>
            <w:webHidden/>
          </w:rPr>
          <w:fldChar w:fldCharType="separate"/>
        </w:r>
        <w:r w:rsidR="00765681">
          <w:rPr>
            <w:noProof/>
            <w:webHidden/>
          </w:rPr>
          <w:t>17</w:t>
        </w:r>
        <w:r w:rsidR="00765681">
          <w:rPr>
            <w:noProof/>
            <w:webHidden/>
          </w:rPr>
          <w:fldChar w:fldCharType="end"/>
        </w:r>
      </w:hyperlink>
    </w:p>
    <w:p w14:paraId="67B549B8"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89" w:history="1">
        <w:r w:rsidR="00765681" w:rsidRPr="00325264">
          <w:rPr>
            <w:rStyle w:val="Hyperlink"/>
            <w:noProof/>
          </w:rPr>
          <w:t>4.1.2</w:t>
        </w:r>
        <w:r w:rsidR="00765681">
          <w:rPr>
            <w:rFonts w:asciiTheme="minorHAnsi" w:eastAsiaTheme="minorEastAsia" w:hAnsiTheme="minorHAnsi" w:cstheme="minorBidi"/>
            <w:i w:val="0"/>
            <w:iCs w:val="0"/>
            <w:noProof/>
            <w:sz w:val="22"/>
            <w:szCs w:val="22"/>
          </w:rPr>
          <w:tab/>
        </w:r>
        <w:r w:rsidR="00765681" w:rsidRPr="00325264">
          <w:rPr>
            <w:rStyle w:val="Hyperlink"/>
            <w:noProof/>
          </w:rPr>
          <w:t>Regel- und Spielimplementierung</w:t>
        </w:r>
        <w:r w:rsidR="00765681">
          <w:rPr>
            <w:noProof/>
            <w:webHidden/>
          </w:rPr>
          <w:tab/>
        </w:r>
        <w:r w:rsidR="00765681">
          <w:rPr>
            <w:noProof/>
            <w:webHidden/>
          </w:rPr>
          <w:fldChar w:fldCharType="begin"/>
        </w:r>
        <w:r w:rsidR="00765681">
          <w:rPr>
            <w:noProof/>
            <w:webHidden/>
          </w:rPr>
          <w:instrText xml:space="preserve"> PAGEREF _Toc424040289 \h </w:instrText>
        </w:r>
        <w:r w:rsidR="00765681">
          <w:rPr>
            <w:noProof/>
            <w:webHidden/>
          </w:rPr>
        </w:r>
        <w:r w:rsidR="00765681">
          <w:rPr>
            <w:noProof/>
            <w:webHidden/>
          </w:rPr>
          <w:fldChar w:fldCharType="separate"/>
        </w:r>
        <w:r w:rsidR="00765681">
          <w:rPr>
            <w:noProof/>
            <w:webHidden/>
          </w:rPr>
          <w:t>18</w:t>
        </w:r>
        <w:r w:rsidR="00765681">
          <w:rPr>
            <w:noProof/>
            <w:webHidden/>
          </w:rPr>
          <w:fldChar w:fldCharType="end"/>
        </w:r>
      </w:hyperlink>
    </w:p>
    <w:p w14:paraId="30DA0CE2"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90" w:history="1">
        <w:r w:rsidR="00765681" w:rsidRPr="00325264">
          <w:rPr>
            <w:rStyle w:val="Hyperlink"/>
            <w:noProof/>
          </w:rPr>
          <w:t>4.1.3</w:t>
        </w:r>
        <w:r w:rsidR="00765681">
          <w:rPr>
            <w:rFonts w:asciiTheme="minorHAnsi" w:eastAsiaTheme="minorEastAsia" w:hAnsiTheme="minorHAnsi" w:cstheme="minorBidi"/>
            <w:i w:val="0"/>
            <w:iCs w:val="0"/>
            <w:noProof/>
            <w:sz w:val="22"/>
            <w:szCs w:val="22"/>
          </w:rPr>
          <w:tab/>
        </w:r>
        <w:r w:rsidR="00765681" w:rsidRPr="00325264">
          <w:rPr>
            <w:rStyle w:val="Hyperlink"/>
            <w:noProof/>
          </w:rPr>
          <w:t>Spielerimplementierung</w:t>
        </w:r>
        <w:r w:rsidR="00765681">
          <w:rPr>
            <w:noProof/>
            <w:webHidden/>
          </w:rPr>
          <w:tab/>
        </w:r>
        <w:r w:rsidR="00765681">
          <w:rPr>
            <w:noProof/>
            <w:webHidden/>
          </w:rPr>
          <w:fldChar w:fldCharType="begin"/>
        </w:r>
        <w:r w:rsidR="00765681">
          <w:rPr>
            <w:noProof/>
            <w:webHidden/>
          </w:rPr>
          <w:instrText xml:space="preserve"> PAGEREF _Toc424040290 \h </w:instrText>
        </w:r>
        <w:r w:rsidR="00765681">
          <w:rPr>
            <w:noProof/>
            <w:webHidden/>
          </w:rPr>
        </w:r>
        <w:r w:rsidR="00765681">
          <w:rPr>
            <w:noProof/>
            <w:webHidden/>
          </w:rPr>
          <w:fldChar w:fldCharType="separate"/>
        </w:r>
        <w:r w:rsidR="00765681">
          <w:rPr>
            <w:noProof/>
            <w:webHidden/>
          </w:rPr>
          <w:t>22</w:t>
        </w:r>
        <w:r w:rsidR="00765681">
          <w:rPr>
            <w:noProof/>
            <w:webHidden/>
          </w:rPr>
          <w:fldChar w:fldCharType="end"/>
        </w:r>
      </w:hyperlink>
    </w:p>
    <w:p w14:paraId="382D094D" w14:textId="77777777" w:rsidR="00765681" w:rsidRDefault="005057C3">
      <w:pPr>
        <w:pStyle w:val="Verzeichnis3"/>
        <w:tabs>
          <w:tab w:val="left" w:pos="1200"/>
          <w:tab w:val="right" w:leader="dot" w:pos="9062"/>
        </w:tabs>
        <w:rPr>
          <w:rFonts w:asciiTheme="minorHAnsi" w:eastAsiaTheme="minorEastAsia" w:hAnsiTheme="minorHAnsi" w:cstheme="minorBidi"/>
          <w:i w:val="0"/>
          <w:iCs w:val="0"/>
          <w:noProof/>
          <w:sz w:val="22"/>
          <w:szCs w:val="22"/>
        </w:rPr>
      </w:pPr>
      <w:hyperlink w:anchor="_Toc424040291" w:history="1">
        <w:r w:rsidR="00765681" w:rsidRPr="00325264">
          <w:rPr>
            <w:rStyle w:val="Hyperlink"/>
            <w:noProof/>
          </w:rPr>
          <w:t>4.1.4</w:t>
        </w:r>
        <w:r w:rsidR="00765681">
          <w:rPr>
            <w:rFonts w:asciiTheme="minorHAnsi" w:eastAsiaTheme="minorEastAsia" w:hAnsiTheme="minorHAnsi" w:cstheme="minorBidi"/>
            <w:i w:val="0"/>
            <w:iCs w:val="0"/>
            <w:noProof/>
            <w:sz w:val="22"/>
            <w:szCs w:val="22"/>
          </w:rPr>
          <w:tab/>
        </w:r>
        <w:r w:rsidR="00765681" w:rsidRPr="00325264">
          <w:rPr>
            <w:rStyle w:val="Hyperlink"/>
            <w:noProof/>
          </w:rPr>
          <w:t>Skriptschnittstelle</w:t>
        </w:r>
        <w:r w:rsidR="00765681">
          <w:rPr>
            <w:noProof/>
            <w:webHidden/>
          </w:rPr>
          <w:tab/>
        </w:r>
        <w:r w:rsidR="00765681">
          <w:rPr>
            <w:noProof/>
            <w:webHidden/>
          </w:rPr>
          <w:fldChar w:fldCharType="begin"/>
        </w:r>
        <w:r w:rsidR="00765681">
          <w:rPr>
            <w:noProof/>
            <w:webHidden/>
          </w:rPr>
          <w:instrText xml:space="preserve"> PAGEREF _Toc424040291 \h </w:instrText>
        </w:r>
        <w:r w:rsidR="00765681">
          <w:rPr>
            <w:noProof/>
            <w:webHidden/>
          </w:rPr>
        </w:r>
        <w:r w:rsidR="00765681">
          <w:rPr>
            <w:noProof/>
            <w:webHidden/>
          </w:rPr>
          <w:fldChar w:fldCharType="separate"/>
        </w:r>
        <w:r w:rsidR="00765681">
          <w:rPr>
            <w:noProof/>
            <w:webHidden/>
          </w:rPr>
          <w:t>26</w:t>
        </w:r>
        <w:r w:rsidR="00765681">
          <w:rPr>
            <w:noProof/>
            <w:webHidden/>
          </w:rPr>
          <w:fldChar w:fldCharType="end"/>
        </w:r>
      </w:hyperlink>
    </w:p>
    <w:p w14:paraId="32CAA897" w14:textId="77777777" w:rsidR="00765681" w:rsidRDefault="005057C3">
      <w:pPr>
        <w:pStyle w:val="Verzeichnis2"/>
        <w:tabs>
          <w:tab w:val="left" w:pos="720"/>
          <w:tab w:val="right" w:leader="dot" w:pos="9062"/>
        </w:tabs>
        <w:rPr>
          <w:rFonts w:asciiTheme="minorHAnsi" w:eastAsiaTheme="minorEastAsia" w:hAnsiTheme="minorHAnsi" w:cstheme="minorBidi"/>
          <w:smallCaps w:val="0"/>
          <w:noProof/>
          <w:sz w:val="22"/>
          <w:szCs w:val="22"/>
        </w:rPr>
      </w:pPr>
      <w:hyperlink w:anchor="_Toc424040292" w:history="1">
        <w:r w:rsidR="00765681" w:rsidRPr="00325264">
          <w:rPr>
            <w:rStyle w:val="Hyperlink"/>
            <w:noProof/>
          </w:rPr>
          <w:t>4.2</w:t>
        </w:r>
        <w:r w:rsidR="00765681">
          <w:rPr>
            <w:rFonts w:asciiTheme="minorHAnsi" w:eastAsiaTheme="minorEastAsia" w:hAnsiTheme="minorHAnsi" w:cstheme="minorBidi"/>
            <w:smallCaps w:val="0"/>
            <w:noProof/>
            <w:sz w:val="22"/>
            <w:szCs w:val="22"/>
          </w:rPr>
          <w:tab/>
        </w:r>
        <w:r w:rsidR="00765681" w:rsidRPr="00325264">
          <w:rPr>
            <w:rStyle w:val="Hyperlink"/>
            <w:noProof/>
          </w:rPr>
          <w:t>Entwicklung der künstlichen Intelligenz</w:t>
        </w:r>
        <w:r w:rsidR="00765681">
          <w:rPr>
            <w:noProof/>
            <w:webHidden/>
          </w:rPr>
          <w:tab/>
        </w:r>
        <w:r w:rsidR="00765681">
          <w:rPr>
            <w:noProof/>
            <w:webHidden/>
          </w:rPr>
          <w:fldChar w:fldCharType="begin"/>
        </w:r>
        <w:r w:rsidR="00765681">
          <w:rPr>
            <w:noProof/>
            <w:webHidden/>
          </w:rPr>
          <w:instrText xml:space="preserve"> PAGEREF _Toc424040292 \h </w:instrText>
        </w:r>
        <w:r w:rsidR="00765681">
          <w:rPr>
            <w:noProof/>
            <w:webHidden/>
          </w:rPr>
        </w:r>
        <w:r w:rsidR="00765681">
          <w:rPr>
            <w:noProof/>
            <w:webHidden/>
          </w:rPr>
          <w:fldChar w:fldCharType="separate"/>
        </w:r>
        <w:r w:rsidR="00765681">
          <w:rPr>
            <w:noProof/>
            <w:webHidden/>
          </w:rPr>
          <w:t>30</w:t>
        </w:r>
        <w:r w:rsidR="00765681">
          <w:rPr>
            <w:noProof/>
            <w:webHidden/>
          </w:rPr>
          <w:fldChar w:fldCharType="end"/>
        </w:r>
      </w:hyperlink>
    </w:p>
    <w:p w14:paraId="23B265A0" w14:textId="77777777" w:rsidR="00765681" w:rsidRDefault="005057C3">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93" w:history="1">
        <w:r w:rsidR="00765681" w:rsidRPr="00325264">
          <w:rPr>
            <w:rStyle w:val="Hyperlink"/>
            <w:noProof/>
          </w:rPr>
          <w:t>5</w:t>
        </w:r>
        <w:r w:rsidR="00765681">
          <w:rPr>
            <w:rFonts w:asciiTheme="minorHAnsi" w:eastAsiaTheme="minorEastAsia" w:hAnsiTheme="minorHAnsi" w:cstheme="minorBidi"/>
            <w:b w:val="0"/>
            <w:bCs w:val="0"/>
            <w:caps w:val="0"/>
            <w:noProof/>
            <w:sz w:val="22"/>
            <w:szCs w:val="22"/>
          </w:rPr>
          <w:tab/>
        </w:r>
        <w:r w:rsidR="00765681" w:rsidRPr="00325264">
          <w:rPr>
            <w:rStyle w:val="Hyperlink"/>
            <w:noProof/>
          </w:rPr>
          <w:t>Ausblick</w:t>
        </w:r>
        <w:r w:rsidR="00765681">
          <w:rPr>
            <w:noProof/>
            <w:webHidden/>
          </w:rPr>
          <w:tab/>
        </w:r>
        <w:r w:rsidR="00765681">
          <w:rPr>
            <w:noProof/>
            <w:webHidden/>
          </w:rPr>
          <w:fldChar w:fldCharType="begin"/>
        </w:r>
        <w:r w:rsidR="00765681">
          <w:rPr>
            <w:noProof/>
            <w:webHidden/>
          </w:rPr>
          <w:instrText xml:space="preserve"> PAGEREF _Toc424040293 \h </w:instrText>
        </w:r>
        <w:r w:rsidR="00765681">
          <w:rPr>
            <w:noProof/>
            <w:webHidden/>
          </w:rPr>
        </w:r>
        <w:r w:rsidR="00765681">
          <w:rPr>
            <w:noProof/>
            <w:webHidden/>
          </w:rPr>
          <w:fldChar w:fldCharType="separate"/>
        </w:r>
        <w:r w:rsidR="00765681">
          <w:rPr>
            <w:noProof/>
            <w:webHidden/>
          </w:rPr>
          <w:t>39</w:t>
        </w:r>
        <w:r w:rsidR="00765681">
          <w:rPr>
            <w:noProof/>
            <w:webHidden/>
          </w:rPr>
          <w:fldChar w:fldCharType="end"/>
        </w:r>
      </w:hyperlink>
    </w:p>
    <w:p w14:paraId="0DF16A85" w14:textId="77777777" w:rsidR="00765681" w:rsidRDefault="005057C3">
      <w:pPr>
        <w:pStyle w:val="Verzeichnis1"/>
        <w:tabs>
          <w:tab w:val="left" w:pos="480"/>
          <w:tab w:val="right" w:leader="dot" w:pos="9062"/>
        </w:tabs>
        <w:rPr>
          <w:rFonts w:asciiTheme="minorHAnsi" w:eastAsiaTheme="minorEastAsia" w:hAnsiTheme="minorHAnsi" w:cstheme="minorBidi"/>
          <w:b w:val="0"/>
          <w:bCs w:val="0"/>
          <w:caps w:val="0"/>
          <w:noProof/>
          <w:sz w:val="22"/>
          <w:szCs w:val="22"/>
        </w:rPr>
      </w:pPr>
      <w:hyperlink w:anchor="_Toc424040294" w:history="1">
        <w:r w:rsidR="00765681" w:rsidRPr="00325264">
          <w:rPr>
            <w:rStyle w:val="Hyperlink"/>
            <w:noProof/>
          </w:rPr>
          <w:t>6</w:t>
        </w:r>
        <w:r w:rsidR="00765681">
          <w:rPr>
            <w:rFonts w:asciiTheme="minorHAnsi" w:eastAsiaTheme="minorEastAsia" w:hAnsiTheme="minorHAnsi" w:cstheme="minorBidi"/>
            <w:b w:val="0"/>
            <w:bCs w:val="0"/>
            <w:caps w:val="0"/>
            <w:noProof/>
            <w:sz w:val="22"/>
            <w:szCs w:val="22"/>
          </w:rPr>
          <w:tab/>
        </w:r>
        <w:r w:rsidR="00765681" w:rsidRPr="00325264">
          <w:rPr>
            <w:rStyle w:val="Hyperlink"/>
            <w:noProof/>
          </w:rPr>
          <w:t>Fazit</w:t>
        </w:r>
        <w:r w:rsidR="00765681">
          <w:rPr>
            <w:noProof/>
            <w:webHidden/>
          </w:rPr>
          <w:tab/>
        </w:r>
        <w:r w:rsidR="00765681">
          <w:rPr>
            <w:noProof/>
            <w:webHidden/>
          </w:rPr>
          <w:fldChar w:fldCharType="begin"/>
        </w:r>
        <w:r w:rsidR="00765681">
          <w:rPr>
            <w:noProof/>
            <w:webHidden/>
          </w:rPr>
          <w:instrText xml:space="preserve"> PAGEREF _Toc424040294 \h </w:instrText>
        </w:r>
        <w:r w:rsidR="00765681">
          <w:rPr>
            <w:noProof/>
            <w:webHidden/>
          </w:rPr>
        </w:r>
        <w:r w:rsidR="00765681">
          <w:rPr>
            <w:noProof/>
            <w:webHidden/>
          </w:rPr>
          <w:fldChar w:fldCharType="separate"/>
        </w:r>
        <w:r w:rsidR="00765681">
          <w:rPr>
            <w:noProof/>
            <w:webHidden/>
          </w:rPr>
          <w:t>41</w:t>
        </w:r>
        <w:r w:rsidR="00765681">
          <w:rPr>
            <w:noProof/>
            <w:webHidden/>
          </w:rPr>
          <w:fldChar w:fldCharType="end"/>
        </w:r>
      </w:hyperlink>
    </w:p>
    <w:p w14:paraId="0190170F" w14:textId="77777777" w:rsidR="00765681" w:rsidRDefault="005057C3">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5" w:history="1">
        <w:r w:rsidR="00765681" w:rsidRPr="00325264">
          <w:rPr>
            <w:rStyle w:val="Hyperlink"/>
            <w:noProof/>
          </w:rPr>
          <w:t>Literaturverzeichnis</w:t>
        </w:r>
        <w:r w:rsidR="00765681">
          <w:rPr>
            <w:noProof/>
            <w:webHidden/>
          </w:rPr>
          <w:tab/>
        </w:r>
        <w:r w:rsidR="00765681">
          <w:rPr>
            <w:noProof/>
            <w:webHidden/>
          </w:rPr>
          <w:fldChar w:fldCharType="begin"/>
        </w:r>
        <w:r w:rsidR="00765681">
          <w:rPr>
            <w:noProof/>
            <w:webHidden/>
          </w:rPr>
          <w:instrText xml:space="preserve"> PAGEREF _Toc424040295 \h </w:instrText>
        </w:r>
        <w:r w:rsidR="00765681">
          <w:rPr>
            <w:noProof/>
            <w:webHidden/>
          </w:rPr>
        </w:r>
        <w:r w:rsidR="00765681">
          <w:rPr>
            <w:noProof/>
            <w:webHidden/>
          </w:rPr>
          <w:fldChar w:fldCharType="separate"/>
        </w:r>
        <w:r w:rsidR="00765681">
          <w:rPr>
            <w:noProof/>
            <w:webHidden/>
          </w:rPr>
          <w:t>I</w:t>
        </w:r>
        <w:r w:rsidR="00765681">
          <w:rPr>
            <w:noProof/>
            <w:webHidden/>
          </w:rPr>
          <w:fldChar w:fldCharType="end"/>
        </w:r>
      </w:hyperlink>
    </w:p>
    <w:p w14:paraId="0FD14A68" w14:textId="77777777" w:rsidR="00765681" w:rsidRDefault="005057C3">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6" w:history="1">
        <w:r w:rsidR="00765681" w:rsidRPr="00325264">
          <w:rPr>
            <w:rStyle w:val="Hyperlink"/>
            <w:noProof/>
          </w:rPr>
          <w:t>Abbildungsverzeichnis</w:t>
        </w:r>
        <w:r w:rsidR="00765681">
          <w:rPr>
            <w:noProof/>
            <w:webHidden/>
          </w:rPr>
          <w:tab/>
        </w:r>
        <w:r w:rsidR="00765681">
          <w:rPr>
            <w:noProof/>
            <w:webHidden/>
          </w:rPr>
          <w:fldChar w:fldCharType="begin"/>
        </w:r>
        <w:r w:rsidR="00765681">
          <w:rPr>
            <w:noProof/>
            <w:webHidden/>
          </w:rPr>
          <w:instrText xml:space="preserve"> PAGEREF _Toc424040296 \h </w:instrText>
        </w:r>
        <w:r w:rsidR="00765681">
          <w:rPr>
            <w:noProof/>
            <w:webHidden/>
          </w:rPr>
        </w:r>
        <w:r w:rsidR="00765681">
          <w:rPr>
            <w:noProof/>
            <w:webHidden/>
          </w:rPr>
          <w:fldChar w:fldCharType="separate"/>
        </w:r>
        <w:r w:rsidR="00765681">
          <w:rPr>
            <w:noProof/>
            <w:webHidden/>
          </w:rPr>
          <w:t>II</w:t>
        </w:r>
        <w:r w:rsidR="00765681">
          <w:rPr>
            <w:noProof/>
            <w:webHidden/>
          </w:rPr>
          <w:fldChar w:fldCharType="end"/>
        </w:r>
      </w:hyperlink>
    </w:p>
    <w:p w14:paraId="6B2034D9" w14:textId="77777777" w:rsidR="00765681" w:rsidRDefault="005057C3">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7" w:history="1">
        <w:r w:rsidR="00765681" w:rsidRPr="00325264">
          <w:rPr>
            <w:rStyle w:val="Hyperlink"/>
            <w:noProof/>
          </w:rPr>
          <w:t>Tabellenverzeichnis</w:t>
        </w:r>
        <w:r w:rsidR="00765681">
          <w:rPr>
            <w:noProof/>
            <w:webHidden/>
          </w:rPr>
          <w:tab/>
        </w:r>
        <w:r w:rsidR="00765681">
          <w:rPr>
            <w:noProof/>
            <w:webHidden/>
          </w:rPr>
          <w:fldChar w:fldCharType="begin"/>
        </w:r>
        <w:r w:rsidR="00765681">
          <w:rPr>
            <w:noProof/>
            <w:webHidden/>
          </w:rPr>
          <w:instrText xml:space="preserve"> PAGEREF _Toc424040297 \h </w:instrText>
        </w:r>
        <w:r w:rsidR="00765681">
          <w:rPr>
            <w:noProof/>
            <w:webHidden/>
          </w:rPr>
        </w:r>
        <w:r w:rsidR="00765681">
          <w:rPr>
            <w:noProof/>
            <w:webHidden/>
          </w:rPr>
          <w:fldChar w:fldCharType="separate"/>
        </w:r>
        <w:r w:rsidR="00765681">
          <w:rPr>
            <w:noProof/>
            <w:webHidden/>
          </w:rPr>
          <w:t>III</w:t>
        </w:r>
        <w:r w:rsidR="00765681">
          <w:rPr>
            <w:noProof/>
            <w:webHidden/>
          </w:rPr>
          <w:fldChar w:fldCharType="end"/>
        </w:r>
      </w:hyperlink>
    </w:p>
    <w:p w14:paraId="4D984F98" w14:textId="77777777" w:rsidR="00765681" w:rsidRDefault="005057C3">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8" w:history="1">
        <w:r w:rsidR="00765681" w:rsidRPr="00325264">
          <w:rPr>
            <w:rStyle w:val="Hyperlink"/>
            <w:noProof/>
          </w:rPr>
          <w:t>Abkürzungsverzeichnis</w:t>
        </w:r>
        <w:r w:rsidR="00765681">
          <w:rPr>
            <w:noProof/>
            <w:webHidden/>
          </w:rPr>
          <w:tab/>
        </w:r>
        <w:r w:rsidR="00765681">
          <w:rPr>
            <w:noProof/>
            <w:webHidden/>
          </w:rPr>
          <w:fldChar w:fldCharType="begin"/>
        </w:r>
        <w:r w:rsidR="00765681">
          <w:rPr>
            <w:noProof/>
            <w:webHidden/>
          </w:rPr>
          <w:instrText xml:space="preserve"> PAGEREF _Toc424040298 \h </w:instrText>
        </w:r>
        <w:r w:rsidR="00765681">
          <w:rPr>
            <w:noProof/>
            <w:webHidden/>
          </w:rPr>
        </w:r>
        <w:r w:rsidR="00765681">
          <w:rPr>
            <w:noProof/>
            <w:webHidden/>
          </w:rPr>
          <w:fldChar w:fldCharType="separate"/>
        </w:r>
        <w:r w:rsidR="00765681">
          <w:rPr>
            <w:noProof/>
            <w:webHidden/>
          </w:rPr>
          <w:t>IV</w:t>
        </w:r>
        <w:r w:rsidR="00765681">
          <w:rPr>
            <w:noProof/>
            <w:webHidden/>
          </w:rPr>
          <w:fldChar w:fldCharType="end"/>
        </w:r>
      </w:hyperlink>
    </w:p>
    <w:p w14:paraId="67326BE2" w14:textId="77777777" w:rsidR="00765681" w:rsidRDefault="005057C3">
      <w:pPr>
        <w:pStyle w:val="Verzeichnis1"/>
        <w:tabs>
          <w:tab w:val="right" w:leader="dot" w:pos="9062"/>
        </w:tabs>
        <w:rPr>
          <w:rFonts w:asciiTheme="minorHAnsi" w:eastAsiaTheme="minorEastAsia" w:hAnsiTheme="minorHAnsi" w:cstheme="minorBidi"/>
          <w:b w:val="0"/>
          <w:bCs w:val="0"/>
          <w:caps w:val="0"/>
          <w:noProof/>
          <w:sz w:val="22"/>
          <w:szCs w:val="22"/>
        </w:rPr>
      </w:pPr>
      <w:hyperlink w:anchor="_Toc424040299" w:history="1">
        <w:r w:rsidR="00765681" w:rsidRPr="00325264">
          <w:rPr>
            <w:rStyle w:val="Hyperlink"/>
            <w:noProof/>
          </w:rPr>
          <w:t>Glossar</w:t>
        </w:r>
        <w:r w:rsidR="00765681">
          <w:rPr>
            <w:noProof/>
            <w:webHidden/>
          </w:rPr>
          <w:tab/>
        </w:r>
        <w:r w:rsidR="00765681">
          <w:rPr>
            <w:noProof/>
            <w:webHidden/>
          </w:rPr>
          <w:fldChar w:fldCharType="begin"/>
        </w:r>
        <w:r w:rsidR="00765681">
          <w:rPr>
            <w:noProof/>
            <w:webHidden/>
          </w:rPr>
          <w:instrText xml:space="preserve"> PAGEREF _Toc424040299 \h </w:instrText>
        </w:r>
        <w:r w:rsidR="00765681">
          <w:rPr>
            <w:noProof/>
            <w:webHidden/>
          </w:rPr>
        </w:r>
        <w:r w:rsidR="00765681">
          <w:rPr>
            <w:noProof/>
            <w:webHidden/>
          </w:rPr>
          <w:fldChar w:fldCharType="separate"/>
        </w:r>
        <w:r w:rsidR="00765681">
          <w:rPr>
            <w:noProof/>
            <w:webHidden/>
          </w:rPr>
          <w:t>V</w:t>
        </w:r>
        <w:r w:rsidR="00765681">
          <w:rPr>
            <w:noProof/>
            <w:webHidden/>
          </w:rPr>
          <w:fldChar w:fldCharType="end"/>
        </w:r>
      </w:hyperlink>
    </w:p>
    <w:p w14:paraId="2F43C241" w14:textId="77777777" w:rsidR="00D421B5" w:rsidDel="00765681" w:rsidRDefault="00D421B5" w:rsidP="00D421B5">
      <w:pPr>
        <w:pStyle w:val="Verzeichnis1"/>
        <w:tabs>
          <w:tab w:val="right" w:leader="dot" w:pos="9062"/>
        </w:tabs>
        <w:rPr>
          <w:del w:id="49" w:author="Admin" w:date="2015-07-07T13:48:00Z"/>
          <w:rFonts w:asciiTheme="minorHAnsi" w:eastAsiaTheme="minorEastAsia" w:hAnsiTheme="minorHAnsi" w:cstheme="minorBidi"/>
          <w:b w:val="0"/>
          <w:bCs w:val="0"/>
          <w:caps w:val="0"/>
          <w:noProof/>
          <w:sz w:val="22"/>
          <w:szCs w:val="22"/>
        </w:rPr>
      </w:pPr>
      <w:del w:id="50" w:author="Admin" w:date="2015-07-07T13:48:00Z">
        <w:r w:rsidRPr="00765681" w:rsidDel="00765681">
          <w:rPr>
            <w:rStyle w:val="Hyperlink"/>
            <w:b w:val="0"/>
            <w:bCs w:val="0"/>
            <w:caps w:val="0"/>
            <w:noProof/>
          </w:rPr>
          <w:delText>Eidesstattliche Erklärung</w:delText>
        </w:r>
        <w:r w:rsidDel="00765681">
          <w:rPr>
            <w:noProof/>
            <w:webHidden/>
          </w:rPr>
          <w:tab/>
          <w:delText>II</w:delText>
        </w:r>
      </w:del>
    </w:p>
    <w:p w14:paraId="55800D41" w14:textId="77777777" w:rsidR="00D421B5" w:rsidDel="00765681" w:rsidRDefault="00D421B5" w:rsidP="00D421B5">
      <w:pPr>
        <w:pStyle w:val="Verzeichnis1"/>
        <w:tabs>
          <w:tab w:val="right" w:leader="dot" w:pos="9062"/>
        </w:tabs>
        <w:rPr>
          <w:del w:id="51" w:author="Admin" w:date="2015-07-07T13:48:00Z"/>
          <w:rFonts w:asciiTheme="minorHAnsi" w:eastAsiaTheme="minorEastAsia" w:hAnsiTheme="minorHAnsi" w:cstheme="minorBidi"/>
          <w:b w:val="0"/>
          <w:bCs w:val="0"/>
          <w:caps w:val="0"/>
          <w:noProof/>
          <w:sz w:val="22"/>
          <w:szCs w:val="22"/>
        </w:rPr>
      </w:pPr>
      <w:del w:id="52" w:author="Admin" w:date="2015-07-07T13:48:00Z">
        <w:r w:rsidRPr="00765681" w:rsidDel="00765681">
          <w:rPr>
            <w:rStyle w:val="Hyperlink"/>
            <w:b w:val="0"/>
            <w:bCs w:val="0"/>
            <w:caps w:val="0"/>
            <w:noProof/>
          </w:rPr>
          <w:delText>Kurzfassung</w:delText>
        </w:r>
        <w:r w:rsidDel="00765681">
          <w:rPr>
            <w:noProof/>
            <w:webHidden/>
          </w:rPr>
          <w:tab/>
          <w:delText>III</w:delText>
        </w:r>
      </w:del>
    </w:p>
    <w:p w14:paraId="2C89680E" w14:textId="77777777" w:rsidR="00D421B5" w:rsidDel="00765681" w:rsidRDefault="00D421B5" w:rsidP="00D421B5">
      <w:pPr>
        <w:pStyle w:val="Verzeichnis1"/>
        <w:tabs>
          <w:tab w:val="right" w:leader="dot" w:pos="9062"/>
        </w:tabs>
        <w:rPr>
          <w:del w:id="53" w:author="Admin" w:date="2015-07-07T13:48:00Z"/>
          <w:rFonts w:asciiTheme="minorHAnsi" w:eastAsiaTheme="minorEastAsia" w:hAnsiTheme="minorHAnsi" w:cstheme="minorBidi"/>
          <w:b w:val="0"/>
          <w:bCs w:val="0"/>
          <w:caps w:val="0"/>
          <w:noProof/>
          <w:sz w:val="22"/>
          <w:szCs w:val="22"/>
        </w:rPr>
      </w:pPr>
      <w:del w:id="54" w:author="Admin" w:date="2015-07-07T13:48:00Z">
        <w:r w:rsidRPr="00765681" w:rsidDel="00765681">
          <w:rPr>
            <w:rStyle w:val="Hyperlink"/>
            <w:b w:val="0"/>
            <w:bCs w:val="0"/>
            <w:caps w:val="0"/>
            <w:noProof/>
          </w:rPr>
          <w:delText>Abstract</w:delText>
        </w:r>
        <w:r w:rsidDel="00765681">
          <w:rPr>
            <w:noProof/>
            <w:webHidden/>
          </w:rPr>
          <w:tab/>
          <w:delText>IV</w:delText>
        </w:r>
      </w:del>
    </w:p>
    <w:p w14:paraId="2E69BB14" w14:textId="77777777" w:rsidR="00D421B5" w:rsidDel="00765681" w:rsidRDefault="00D421B5" w:rsidP="00D421B5">
      <w:pPr>
        <w:pStyle w:val="Verzeichnis1"/>
        <w:tabs>
          <w:tab w:val="right" w:leader="dot" w:pos="9062"/>
        </w:tabs>
        <w:rPr>
          <w:del w:id="55" w:author="Admin" w:date="2015-07-07T13:48:00Z"/>
          <w:rFonts w:asciiTheme="minorHAnsi" w:eastAsiaTheme="minorEastAsia" w:hAnsiTheme="minorHAnsi" w:cstheme="minorBidi"/>
          <w:b w:val="0"/>
          <w:bCs w:val="0"/>
          <w:caps w:val="0"/>
          <w:noProof/>
          <w:sz w:val="22"/>
          <w:szCs w:val="22"/>
        </w:rPr>
      </w:pPr>
      <w:del w:id="56" w:author="Admin" w:date="2015-07-07T13:48:00Z">
        <w:r w:rsidRPr="00765681" w:rsidDel="00765681">
          <w:rPr>
            <w:rStyle w:val="Hyperlink"/>
            <w:b w:val="0"/>
            <w:bCs w:val="0"/>
            <w:caps w:val="0"/>
            <w:noProof/>
          </w:rPr>
          <w:delText>Inhalt</w:delText>
        </w:r>
        <w:r w:rsidDel="00765681">
          <w:rPr>
            <w:noProof/>
            <w:webHidden/>
          </w:rPr>
          <w:tab/>
          <w:delText>V</w:delText>
        </w:r>
      </w:del>
    </w:p>
    <w:p w14:paraId="293AA783" w14:textId="77777777" w:rsidR="00D421B5" w:rsidDel="00765681" w:rsidRDefault="00D421B5" w:rsidP="00D421B5">
      <w:pPr>
        <w:pStyle w:val="Verzeichnis1"/>
        <w:tabs>
          <w:tab w:val="left" w:pos="480"/>
          <w:tab w:val="right" w:leader="dot" w:pos="9062"/>
        </w:tabs>
        <w:rPr>
          <w:del w:id="57" w:author="Admin" w:date="2015-07-07T13:48:00Z"/>
          <w:rFonts w:asciiTheme="minorHAnsi" w:eastAsiaTheme="minorEastAsia" w:hAnsiTheme="minorHAnsi" w:cstheme="minorBidi"/>
          <w:b w:val="0"/>
          <w:bCs w:val="0"/>
          <w:caps w:val="0"/>
          <w:noProof/>
          <w:sz w:val="22"/>
          <w:szCs w:val="22"/>
        </w:rPr>
      </w:pPr>
      <w:del w:id="58" w:author="Admin" w:date="2015-07-07T13:48:00Z">
        <w:r w:rsidRPr="00765681" w:rsidDel="00765681">
          <w:rPr>
            <w:rStyle w:val="Hyperlink"/>
            <w:b w:val="0"/>
            <w:bCs w:val="0"/>
            <w:caps w:val="0"/>
            <w:noProof/>
          </w:rPr>
          <w:delText>1</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Einleitung</w:delText>
        </w:r>
        <w:r w:rsidDel="00765681">
          <w:rPr>
            <w:noProof/>
            <w:webHidden/>
          </w:rPr>
          <w:tab/>
          <w:delText>1</w:delText>
        </w:r>
      </w:del>
    </w:p>
    <w:p w14:paraId="4A391DBD" w14:textId="77777777" w:rsidR="00D421B5" w:rsidDel="00765681" w:rsidRDefault="00D421B5" w:rsidP="00D421B5">
      <w:pPr>
        <w:pStyle w:val="Verzeichnis1"/>
        <w:tabs>
          <w:tab w:val="left" w:pos="480"/>
          <w:tab w:val="right" w:leader="dot" w:pos="9062"/>
        </w:tabs>
        <w:rPr>
          <w:del w:id="59" w:author="Admin" w:date="2015-07-07T13:48:00Z"/>
          <w:rFonts w:asciiTheme="minorHAnsi" w:eastAsiaTheme="minorEastAsia" w:hAnsiTheme="minorHAnsi" w:cstheme="minorBidi"/>
          <w:b w:val="0"/>
          <w:bCs w:val="0"/>
          <w:caps w:val="0"/>
          <w:noProof/>
          <w:sz w:val="22"/>
          <w:szCs w:val="22"/>
        </w:rPr>
      </w:pPr>
      <w:del w:id="60" w:author="Admin" w:date="2015-07-07T13:48:00Z">
        <w:r w:rsidRPr="00765681" w:rsidDel="00765681">
          <w:rPr>
            <w:rStyle w:val="Hyperlink"/>
            <w:b w:val="0"/>
            <w:bCs w:val="0"/>
            <w:caps w:val="0"/>
            <w:noProof/>
          </w:rPr>
          <w:delText>2</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Aufgabenstellung</w:delText>
        </w:r>
        <w:r w:rsidDel="00765681">
          <w:rPr>
            <w:noProof/>
            <w:webHidden/>
          </w:rPr>
          <w:tab/>
          <w:delText>2</w:delText>
        </w:r>
      </w:del>
    </w:p>
    <w:p w14:paraId="0C36AAA3" w14:textId="77777777" w:rsidR="00D421B5" w:rsidDel="00765681" w:rsidRDefault="00D421B5" w:rsidP="00D421B5">
      <w:pPr>
        <w:pStyle w:val="Verzeichnis1"/>
        <w:tabs>
          <w:tab w:val="left" w:pos="480"/>
          <w:tab w:val="right" w:leader="dot" w:pos="9062"/>
        </w:tabs>
        <w:rPr>
          <w:del w:id="61" w:author="Admin" w:date="2015-07-07T13:48:00Z"/>
          <w:rFonts w:asciiTheme="minorHAnsi" w:eastAsiaTheme="minorEastAsia" w:hAnsiTheme="minorHAnsi" w:cstheme="minorBidi"/>
          <w:b w:val="0"/>
          <w:bCs w:val="0"/>
          <w:caps w:val="0"/>
          <w:noProof/>
          <w:sz w:val="22"/>
          <w:szCs w:val="22"/>
        </w:rPr>
      </w:pPr>
      <w:del w:id="62" w:author="Admin" w:date="2015-07-07T13:48:00Z">
        <w:r w:rsidRPr="00765681" w:rsidDel="00765681">
          <w:rPr>
            <w:rStyle w:val="Hyperlink"/>
            <w:b w:val="0"/>
            <w:bCs w:val="0"/>
            <w:caps w:val="0"/>
            <w:noProof/>
          </w:rPr>
          <w:delText>3</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Stand der Technik</w:delText>
        </w:r>
        <w:r w:rsidDel="00765681">
          <w:rPr>
            <w:noProof/>
            <w:webHidden/>
          </w:rPr>
          <w:tab/>
          <w:delText>3</w:delText>
        </w:r>
      </w:del>
    </w:p>
    <w:p w14:paraId="283CF3ED" w14:textId="77777777" w:rsidR="00D421B5" w:rsidDel="00765681" w:rsidRDefault="00D421B5" w:rsidP="00D421B5">
      <w:pPr>
        <w:pStyle w:val="Verzeichnis2"/>
        <w:tabs>
          <w:tab w:val="left" w:pos="720"/>
          <w:tab w:val="right" w:leader="dot" w:pos="9062"/>
        </w:tabs>
        <w:rPr>
          <w:del w:id="63" w:author="Admin" w:date="2015-07-07T13:48:00Z"/>
          <w:rFonts w:asciiTheme="minorHAnsi" w:eastAsiaTheme="minorEastAsia" w:hAnsiTheme="minorHAnsi" w:cstheme="minorBidi"/>
          <w:smallCaps w:val="0"/>
          <w:noProof/>
          <w:sz w:val="22"/>
          <w:szCs w:val="22"/>
        </w:rPr>
      </w:pPr>
      <w:del w:id="64" w:author="Admin" w:date="2015-07-07T13:48:00Z">
        <w:r w:rsidRPr="00765681" w:rsidDel="00765681">
          <w:rPr>
            <w:rStyle w:val="Hyperlink"/>
            <w:smallCaps w:val="0"/>
            <w:noProof/>
          </w:rPr>
          <w:delText>3.1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Einleitung</w:delText>
        </w:r>
        <w:r w:rsidDel="00765681">
          <w:rPr>
            <w:noProof/>
            <w:webHidden/>
          </w:rPr>
          <w:tab/>
          <w:delText>3</w:delText>
        </w:r>
      </w:del>
    </w:p>
    <w:p w14:paraId="4566943A" w14:textId="77777777" w:rsidR="00D421B5" w:rsidDel="00765681" w:rsidRDefault="00D421B5" w:rsidP="00D421B5">
      <w:pPr>
        <w:pStyle w:val="Verzeichnis2"/>
        <w:tabs>
          <w:tab w:val="left" w:pos="720"/>
          <w:tab w:val="right" w:leader="dot" w:pos="9062"/>
        </w:tabs>
        <w:rPr>
          <w:del w:id="65" w:author="Admin" w:date="2015-07-07T13:48:00Z"/>
          <w:rFonts w:asciiTheme="minorHAnsi" w:eastAsiaTheme="minorEastAsia" w:hAnsiTheme="minorHAnsi" w:cstheme="minorBidi"/>
          <w:smallCaps w:val="0"/>
          <w:noProof/>
          <w:sz w:val="22"/>
          <w:szCs w:val="22"/>
        </w:rPr>
      </w:pPr>
      <w:del w:id="66" w:author="Admin" w:date="2015-07-07T13:48:00Z">
        <w:r w:rsidRPr="00765681" w:rsidDel="00765681">
          <w:rPr>
            <w:rStyle w:val="Hyperlink"/>
            <w:smallCaps w:val="0"/>
            <w:noProof/>
          </w:rPr>
          <w:delText>3.2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Game Engine</w:delText>
        </w:r>
        <w:r w:rsidDel="00765681">
          <w:rPr>
            <w:noProof/>
            <w:webHidden/>
          </w:rPr>
          <w:tab/>
          <w:delText>3</w:delText>
        </w:r>
      </w:del>
    </w:p>
    <w:p w14:paraId="0B5159B4" w14:textId="77777777" w:rsidR="00D421B5" w:rsidDel="00765681" w:rsidRDefault="00D421B5" w:rsidP="00D421B5">
      <w:pPr>
        <w:pStyle w:val="Verzeichnis3"/>
        <w:tabs>
          <w:tab w:val="left" w:pos="1200"/>
          <w:tab w:val="right" w:leader="dot" w:pos="9062"/>
        </w:tabs>
        <w:rPr>
          <w:del w:id="67" w:author="Admin" w:date="2015-07-07T13:48:00Z"/>
          <w:rFonts w:asciiTheme="minorHAnsi" w:eastAsiaTheme="minorEastAsia" w:hAnsiTheme="minorHAnsi" w:cstheme="minorBidi"/>
          <w:i w:val="0"/>
          <w:iCs w:val="0"/>
          <w:noProof/>
          <w:sz w:val="22"/>
          <w:szCs w:val="22"/>
        </w:rPr>
      </w:pPr>
      <w:del w:id="68" w:author="Admin" w:date="2015-07-07T13:48:00Z">
        <w:r w:rsidRPr="00765681" w:rsidDel="00765681">
          <w:rPr>
            <w:rStyle w:val="Hyperlink"/>
            <w:i w:val="0"/>
            <w:iCs w:val="0"/>
            <w:noProof/>
          </w:rPr>
          <w:delText>3.2.1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3</w:delText>
        </w:r>
      </w:del>
    </w:p>
    <w:p w14:paraId="4AEAFFB1" w14:textId="77777777" w:rsidR="00D421B5" w:rsidDel="00765681" w:rsidRDefault="00D421B5" w:rsidP="00D421B5">
      <w:pPr>
        <w:pStyle w:val="Verzeichnis3"/>
        <w:tabs>
          <w:tab w:val="left" w:pos="1200"/>
          <w:tab w:val="right" w:leader="dot" w:pos="9062"/>
        </w:tabs>
        <w:rPr>
          <w:del w:id="69" w:author="Admin" w:date="2015-07-07T13:48:00Z"/>
          <w:rFonts w:asciiTheme="minorHAnsi" w:eastAsiaTheme="minorEastAsia" w:hAnsiTheme="minorHAnsi" w:cstheme="minorBidi"/>
          <w:i w:val="0"/>
          <w:iCs w:val="0"/>
          <w:noProof/>
          <w:sz w:val="22"/>
          <w:szCs w:val="22"/>
        </w:rPr>
      </w:pPr>
      <w:del w:id="70" w:author="Admin" w:date="2015-07-07T13:48:00Z">
        <w:r w:rsidRPr="00765681" w:rsidDel="00765681">
          <w:rPr>
            <w:rStyle w:val="Hyperlink"/>
            <w:i w:val="0"/>
            <w:iCs w:val="0"/>
            <w:noProof/>
          </w:rPr>
          <w:delText>3.2.2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Source Engine</w:delText>
        </w:r>
        <w:r w:rsidDel="00765681">
          <w:rPr>
            <w:noProof/>
            <w:webHidden/>
          </w:rPr>
          <w:tab/>
          <w:delText>3</w:delText>
        </w:r>
      </w:del>
    </w:p>
    <w:p w14:paraId="34601712" w14:textId="77777777" w:rsidR="00D421B5" w:rsidDel="00765681" w:rsidRDefault="00D421B5" w:rsidP="00D421B5">
      <w:pPr>
        <w:pStyle w:val="Verzeichnis3"/>
        <w:tabs>
          <w:tab w:val="left" w:pos="1200"/>
          <w:tab w:val="right" w:leader="dot" w:pos="9062"/>
        </w:tabs>
        <w:rPr>
          <w:del w:id="71" w:author="Admin" w:date="2015-07-07T13:48:00Z"/>
          <w:rFonts w:asciiTheme="minorHAnsi" w:eastAsiaTheme="minorEastAsia" w:hAnsiTheme="minorHAnsi" w:cstheme="minorBidi"/>
          <w:i w:val="0"/>
          <w:iCs w:val="0"/>
          <w:noProof/>
          <w:sz w:val="22"/>
          <w:szCs w:val="22"/>
        </w:rPr>
      </w:pPr>
      <w:del w:id="72" w:author="Admin" w:date="2015-07-07T13:48:00Z">
        <w:r w:rsidRPr="00765681" w:rsidDel="00765681">
          <w:rPr>
            <w:rStyle w:val="Hyperlink"/>
            <w:i w:val="0"/>
            <w:iCs w:val="0"/>
            <w:noProof/>
          </w:rPr>
          <w:delText>3.2.3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Unity</w:delText>
        </w:r>
        <w:r w:rsidDel="00765681">
          <w:rPr>
            <w:noProof/>
            <w:webHidden/>
          </w:rPr>
          <w:tab/>
          <w:delText>4</w:delText>
        </w:r>
      </w:del>
    </w:p>
    <w:p w14:paraId="6561EB59" w14:textId="77777777" w:rsidR="00D421B5" w:rsidDel="00765681" w:rsidRDefault="00D421B5" w:rsidP="00D421B5">
      <w:pPr>
        <w:pStyle w:val="Verzeichnis3"/>
        <w:tabs>
          <w:tab w:val="left" w:pos="1200"/>
          <w:tab w:val="right" w:leader="dot" w:pos="9062"/>
        </w:tabs>
        <w:rPr>
          <w:del w:id="73" w:author="Admin" w:date="2015-07-07T13:48:00Z"/>
          <w:rFonts w:asciiTheme="minorHAnsi" w:eastAsiaTheme="minorEastAsia" w:hAnsiTheme="minorHAnsi" w:cstheme="minorBidi"/>
          <w:i w:val="0"/>
          <w:iCs w:val="0"/>
          <w:noProof/>
          <w:sz w:val="22"/>
          <w:szCs w:val="22"/>
        </w:rPr>
      </w:pPr>
      <w:del w:id="74" w:author="Admin" w:date="2015-07-07T13:48:00Z">
        <w:r w:rsidRPr="00765681" w:rsidDel="00765681">
          <w:rPr>
            <w:rStyle w:val="Hyperlink"/>
            <w:i w:val="0"/>
            <w:iCs w:val="0"/>
            <w:noProof/>
            <w:lang w:val="en-US"/>
          </w:rPr>
          <w:delText>3.2.4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lang w:val="en-US"/>
          </w:rPr>
          <w:delText>Unreal Engine 4</w:delText>
        </w:r>
        <w:r w:rsidDel="00765681">
          <w:rPr>
            <w:noProof/>
            <w:webHidden/>
          </w:rPr>
          <w:tab/>
          <w:delText>4</w:delText>
        </w:r>
      </w:del>
    </w:p>
    <w:p w14:paraId="788E9F0D" w14:textId="77777777" w:rsidR="00D421B5" w:rsidDel="00765681" w:rsidRDefault="00D421B5" w:rsidP="00D421B5">
      <w:pPr>
        <w:pStyle w:val="Verzeichnis3"/>
        <w:tabs>
          <w:tab w:val="left" w:pos="1200"/>
          <w:tab w:val="right" w:leader="dot" w:pos="9062"/>
        </w:tabs>
        <w:rPr>
          <w:del w:id="75" w:author="Admin" w:date="2015-07-07T13:48:00Z"/>
          <w:rFonts w:asciiTheme="minorHAnsi" w:eastAsiaTheme="minorEastAsia" w:hAnsiTheme="minorHAnsi" w:cstheme="minorBidi"/>
          <w:i w:val="0"/>
          <w:iCs w:val="0"/>
          <w:noProof/>
          <w:sz w:val="22"/>
          <w:szCs w:val="22"/>
        </w:rPr>
      </w:pPr>
      <w:del w:id="76" w:author="Admin" w:date="2015-07-07T13:48:00Z">
        <w:r w:rsidRPr="00765681" w:rsidDel="00765681">
          <w:rPr>
            <w:rStyle w:val="Hyperlink"/>
            <w:i w:val="0"/>
            <w:iCs w:val="0"/>
            <w:noProof/>
          </w:rPr>
          <w:delText>3.2.5</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Verwendung im Projekt</w:delText>
        </w:r>
        <w:r w:rsidDel="00765681">
          <w:rPr>
            <w:noProof/>
            <w:webHidden/>
          </w:rPr>
          <w:tab/>
          <w:delText>5</w:delText>
        </w:r>
      </w:del>
    </w:p>
    <w:p w14:paraId="1278C13E" w14:textId="77777777" w:rsidR="00D421B5" w:rsidDel="00765681" w:rsidRDefault="00D421B5" w:rsidP="00D421B5">
      <w:pPr>
        <w:pStyle w:val="Verzeichnis2"/>
        <w:tabs>
          <w:tab w:val="left" w:pos="720"/>
          <w:tab w:val="right" w:leader="dot" w:pos="9062"/>
        </w:tabs>
        <w:rPr>
          <w:del w:id="77" w:author="Admin" w:date="2015-07-07T13:48:00Z"/>
          <w:rFonts w:asciiTheme="minorHAnsi" w:eastAsiaTheme="minorEastAsia" w:hAnsiTheme="minorHAnsi" w:cstheme="minorBidi"/>
          <w:smallCaps w:val="0"/>
          <w:noProof/>
          <w:sz w:val="22"/>
          <w:szCs w:val="22"/>
        </w:rPr>
      </w:pPr>
      <w:del w:id="78" w:author="Admin" w:date="2015-07-07T13:48:00Z">
        <w:r w:rsidRPr="00765681" w:rsidDel="00765681">
          <w:rPr>
            <w:rStyle w:val="Hyperlink"/>
            <w:smallCaps w:val="0"/>
            <w:noProof/>
          </w:rPr>
          <w:delText>3.3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Scripting-Ansatz</w:delText>
        </w:r>
        <w:r w:rsidDel="00765681">
          <w:rPr>
            <w:noProof/>
            <w:webHidden/>
          </w:rPr>
          <w:tab/>
          <w:delText>5</w:delText>
        </w:r>
      </w:del>
    </w:p>
    <w:p w14:paraId="3D9A2364" w14:textId="77777777" w:rsidR="00D421B5" w:rsidDel="00765681" w:rsidRDefault="00D421B5" w:rsidP="00D421B5">
      <w:pPr>
        <w:pStyle w:val="Verzeichnis3"/>
        <w:tabs>
          <w:tab w:val="left" w:pos="1200"/>
          <w:tab w:val="right" w:leader="dot" w:pos="9062"/>
        </w:tabs>
        <w:rPr>
          <w:del w:id="79" w:author="Admin" w:date="2015-07-07T13:48:00Z"/>
          <w:rFonts w:asciiTheme="minorHAnsi" w:eastAsiaTheme="minorEastAsia" w:hAnsiTheme="minorHAnsi" w:cstheme="minorBidi"/>
          <w:i w:val="0"/>
          <w:iCs w:val="0"/>
          <w:noProof/>
          <w:sz w:val="22"/>
          <w:szCs w:val="22"/>
        </w:rPr>
      </w:pPr>
      <w:del w:id="80" w:author="Admin" w:date="2015-07-07T13:48:00Z">
        <w:r w:rsidRPr="00765681" w:rsidDel="00765681">
          <w:rPr>
            <w:rStyle w:val="Hyperlink"/>
            <w:i w:val="0"/>
            <w:iCs w:val="0"/>
            <w:noProof/>
          </w:rPr>
          <w:delText>3.3.1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5</w:delText>
        </w:r>
      </w:del>
    </w:p>
    <w:p w14:paraId="5D4C9230" w14:textId="77777777" w:rsidR="00D421B5" w:rsidDel="00765681" w:rsidRDefault="00D421B5" w:rsidP="00D421B5">
      <w:pPr>
        <w:pStyle w:val="Verzeichnis3"/>
        <w:tabs>
          <w:tab w:val="left" w:pos="1200"/>
          <w:tab w:val="right" w:leader="dot" w:pos="9062"/>
        </w:tabs>
        <w:rPr>
          <w:del w:id="81" w:author="Admin" w:date="2015-07-07T13:48:00Z"/>
          <w:rFonts w:asciiTheme="minorHAnsi" w:eastAsiaTheme="minorEastAsia" w:hAnsiTheme="minorHAnsi" w:cstheme="minorBidi"/>
          <w:i w:val="0"/>
          <w:iCs w:val="0"/>
          <w:noProof/>
          <w:sz w:val="22"/>
          <w:szCs w:val="22"/>
        </w:rPr>
      </w:pPr>
      <w:del w:id="82" w:author="Admin" w:date="2015-07-07T13:48:00Z">
        <w:r w:rsidRPr="00765681" w:rsidDel="00765681">
          <w:rPr>
            <w:rStyle w:val="Hyperlink"/>
            <w:i w:val="0"/>
            <w:iCs w:val="0"/>
            <w:noProof/>
          </w:rPr>
          <w:delText>3.3.2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Lua</w:delText>
        </w:r>
        <w:r w:rsidDel="00765681">
          <w:rPr>
            <w:noProof/>
            <w:webHidden/>
          </w:rPr>
          <w:tab/>
          <w:delText>6</w:delText>
        </w:r>
      </w:del>
    </w:p>
    <w:p w14:paraId="5D9113A0" w14:textId="77777777" w:rsidR="00D421B5" w:rsidDel="00765681" w:rsidRDefault="00D421B5" w:rsidP="00D421B5">
      <w:pPr>
        <w:pStyle w:val="Verzeichnis2"/>
        <w:tabs>
          <w:tab w:val="left" w:pos="720"/>
          <w:tab w:val="right" w:leader="dot" w:pos="9062"/>
        </w:tabs>
        <w:rPr>
          <w:del w:id="83" w:author="Admin" w:date="2015-07-07T13:48:00Z"/>
          <w:rFonts w:asciiTheme="minorHAnsi" w:eastAsiaTheme="minorEastAsia" w:hAnsiTheme="minorHAnsi" w:cstheme="minorBidi"/>
          <w:smallCaps w:val="0"/>
          <w:noProof/>
          <w:sz w:val="22"/>
          <w:szCs w:val="22"/>
        </w:rPr>
      </w:pPr>
      <w:del w:id="84" w:author="Admin" w:date="2015-07-07T13:48:00Z">
        <w:r w:rsidRPr="00765681" w:rsidDel="00765681">
          <w:rPr>
            <w:rStyle w:val="Hyperlink"/>
            <w:smallCaps w:val="0"/>
            <w:noProof/>
          </w:rPr>
          <w:delText>3.4</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Robo Cup</w:delText>
        </w:r>
        <w:r w:rsidDel="00765681">
          <w:rPr>
            <w:noProof/>
            <w:webHidden/>
          </w:rPr>
          <w:tab/>
          <w:delText>6</w:delText>
        </w:r>
      </w:del>
    </w:p>
    <w:p w14:paraId="21AAD950" w14:textId="77777777" w:rsidR="00D421B5" w:rsidDel="00765681" w:rsidRDefault="00D421B5" w:rsidP="00D421B5">
      <w:pPr>
        <w:pStyle w:val="Verzeichnis2"/>
        <w:tabs>
          <w:tab w:val="left" w:pos="720"/>
          <w:tab w:val="right" w:leader="dot" w:pos="9062"/>
        </w:tabs>
        <w:rPr>
          <w:del w:id="85" w:author="Admin" w:date="2015-07-07T13:48:00Z"/>
          <w:rFonts w:asciiTheme="minorHAnsi" w:eastAsiaTheme="minorEastAsia" w:hAnsiTheme="minorHAnsi" w:cstheme="minorBidi"/>
          <w:smallCaps w:val="0"/>
          <w:noProof/>
          <w:sz w:val="22"/>
          <w:szCs w:val="22"/>
        </w:rPr>
      </w:pPr>
      <w:del w:id="86" w:author="Admin" w:date="2015-07-07T13:48:00Z">
        <w:r w:rsidRPr="00765681" w:rsidDel="00765681">
          <w:rPr>
            <w:rStyle w:val="Hyperlink"/>
            <w:smallCaps w:val="0"/>
            <w:noProof/>
          </w:rPr>
          <w:delText>3.5</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Künstliche Intelligenz</w:delText>
        </w:r>
        <w:r w:rsidDel="00765681">
          <w:rPr>
            <w:noProof/>
            <w:webHidden/>
          </w:rPr>
          <w:tab/>
          <w:delText>7</w:delText>
        </w:r>
      </w:del>
    </w:p>
    <w:p w14:paraId="325F9307" w14:textId="77777777" w:rsidR="00D421B5" w:rsidDel="00765681" w:rsidRDefault="00D421B5" w:rsidP="00D421B5">
      <w:pPr>
        <w:pStyle w:val="Verzeichnis2"/>
        <w:tabs>
          <w:tab w:val="left" w:pos="720"/>
          <w:tab w:val="right" w:leader="dot" w:pos="9062"/>
        </w:tabs>
        <w:rPr>
          <w:del w:id="87" w:author="Admin" w:date="2015-07-07T13:48:00Z"/>
          <w:rFonts w:asciiTheme="minorHAnsi" w:eastAsiaTheme="minorEastAsia" w:hAnsiTheme="minorHAnsi" w:cstheme="minorBidi"/>
          <w:smallCaps w:val="0"/>
          <w:noProof/>
          <w:sz w:val="22"/>
          <w:szCs w:val="22"/>
        </w:rPr>
      </w:pPr>
      <w:del w:id="88" w:author="Admin" w:date="2015-07-07T13:48:00Z">
        <w:r w:rsidRPr="00765681" w:rsidDel="00765681">
          <w:rPr>
            <w:rStyle w:val="Hyperlink"/>
            <w:smallCaps w:val="0"/>
            <w:noProof/>
          </w:rPr>
          <w:delText>3.6</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Zusammenfassung</w:delText>
        </w:r>
        <w:r w:rsidDel="00765681">
          <w:rPr>
            <w:noProof/>
            <w:webHidden/>
          </w:rPr>
          <w:tab/>
          <w:delText>9</w:delText>
        </w:r>
      </w:del>
    </w:p>
    <w:p w14:paraId="17983987" w14:textId="77777777" w:rsidR="00D421B5" w:rsidDel="00765681" w:rsidRDefault="00D421B5" w:rsidP="00D421B5">
      <w:pPr>
        <w:pStyle w:val="Verzeichnis1"/>
        <w:tabs>
          <w:tab w:val="left" w:pos="480"/>
          <w:tab w:val="right" w:leader="dot" w:pos="9062"/>
        </w:tabs>
        <w:rPr>
          <w:del w:id="89" w:author="Admin" w:date="2015-07-07T13:48:00Z"/>
          <w:rFonts w:asciiTheme="minorHAnsi" w:eastAsiaTheme="minorEastAsia" w:hAnsiTheme="minorHAnsi" w:cstheme="minorBidi"/>
          <w:b w:val="0"/>
          <w:bCs w:val="0"/>
          <w:caps w:val="0"/>
          <w:noProof/>
          <w:sz w:val="22"/>
          <w:szCs w:val="22"/>
        </w:rPr>
      </w:pPr>
      <w:del w:id="90" w:author="Admin" w:date="2015-07-07T13:48:00Z">
        <w:r w:rsidRPr="00765681" w:rsidDel="00765681">
          <w:rPr>
            <w:rStyle w:val="Hyperlink"/>
            <w:b w:val="0"/>
            <w:bCs w:val="0"/>
            <w:caps w:val="0"/>
            <w:noProof/>
          </w:rPr>
          <w:delText>4</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Planung / Struktur</w:delText>
        </w:r>
        <w:r w:rsidDel="00765681">
          <w:rPr>
            <w:noProof/>
            <w:webHidden/>
          </w:rPr>
          <w:tab/>
          <w:delText>10</w:delText>
        </w:r>
      </w:del>
    </w:p>
    <w:p w14:paraId="45E3BC8B" w14:textId="77777777" w:rsidR="00D421B5" w:rsidDel="00765681" w:rsidRDefault="00D421B5" w:rsidP="00D421B5">
      <w:pPr>
        <w:pStyle w:val="Verzeichnis2"/>
        <w:tabs>
          <w:tab w:val="left" w:pos="720"/>
          <w:tab w:val="right" w:leader="dot" w:pos="9062"/>
        </w:tabs>
        <w:rPr>
          <w:del w:id="91" w:author="Admin" w:date="2015-07-07T13:48:00Z"/>
          <w:rFonts w:asciiTheme="minorHAnsi" w:eastAsiaTheme="minorEastAsia" w:hAnsiTheme="minorHAnsi" w:cstheme="minorBidi"/>
          <w:smallCaps w:val="0"/>
          <w:noProof/>
          <w:sz w:val="22"/>
          <w:szCs w:val="22"/>
        </w:rPr>
      </w:pPr>
      <w:del w:id="92" w:author="Admin" w:date="2015-07-07T13:48:00Z">
        <w:r w:rsidRPr="00765681" w:rsidDel="00765681">
          <w:rPr>
            <w:rStyle w:val="Hyperlink"/>
            <w:smallCaps w:val="0"/>
            <w:noProof/>
          </w:rPr>
          <w:delText>4.1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Projektmanagement</w:delText>
        </w:r>
        <w:r w:rsidDel="00765681">
          <w:rPr>
            <w:noProof/>
            <w:webHidden/>
          </w:rPr>
          <w:tab/>
          <w:delText>10</w:delText>
        </w:r>
      </w:del>
    </w:p>
    <w:p w14:paraId="4CC50BCB" w14:textId="77777777" w:rsidR="00D421B5" w:rsidDel="00765681" w:rsidRDefault="00D421B5" w:rsidP="00D421B5">
      <w:pPr>
        <w:pStyle w:val="Verzeichnis2"/>
        <w:tabs>
          <w:tab w:val="left" w:pos="720"/>
          <w:tab w:val="right" w:leader="dot" w:pos="9062"/>
        </w:tabs>
        <w:rPr>
          <w:del w:id="93" w:author="Admin" w:date="2015-07-07T13:48:00Z"/>
          <w:rFonts w:asciiTheme="minorHAnsi" w:eastAsiaTheme="minorEastAsia" w:hAnsiTheme="minorHAnsi" w:cstheme="minorBidi"/>
          <w:smallCaps w:val="0"/>
          <w:noProof/>
          <w:sz w:val="22"/>
          <w:szCs w:val="22"/>
        </w:rPr>
      </w:pPr>
      <w:del w:id="94" w:author="Admin" w:date="2015-07-07T13:48:00Z">
        <w:r w:rsidRPr="00765681" w:rsidDel="00765681">
          <w:rPr>
            <w:rStyle w:val="Hyperlink"/>
            <w:smallCaps w:val="0"/>
            <w:noProof/>
          </w:rPr>
          <w:delText>4.2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Analyse der Aufgabenstellung</w:delText>
        </w:r>
        <w:r w:rsidDel="00765681">
          <w:rPr>
            <w:noProof/>
            <w:webHidden/>
          </w:rPr>
          <w:tab/>
          <w:delText>10</w:delText>
        </w:r>
      </w:del>
    </w:p>
    <w:p w14:paraId="3E6248C8" w14:textId="77777777" w:rsidR="00D421B5" w:rsidDel="00765681" w:rsidRDefault="00D421B5" w:rsidP="00D421B5">
      <w:pPr>
        <w:pStyle w:val="Verzeichnis3"/>
        <w:tabs>
          <w:tab w:val="left" w:pos="1200"/>
          <w:tab w:val="right" w:leader="dot" w:pos="9062"/>
        </w:tabs>
        <w:rPr>
          <w:del w:id="95" w:author="Admin" w:date="2015-07-07T13:48:00Z"/>
          <w:rFonts w:asciiTheme="minorHAnsi" w:eastAsiaTheme="minorEastAsia" w:hAnsiTheme="minorHAnsi" w:cstheme="minorBidi"/>
          <w:i w:val="0"/>
          <w:iCs w:val="0"/>
          <w:noProof/>
          <w:sz w:val="22"/>
          <w:szCs w:val="22"/>
        </w:rPr>
      </w:pPr>
      <w:del w:id="96" w:author="Admin" w:date="2015-07-07T13:48:00Z">
        <w:r w:rsidRPr="00765681" w:rsidDel="00765681">
          <w:rPr>
            <w:rStyle w:val="Hyperlink"/>
            <w:i w:val="0"/>
            <w:iCs w:val="0"/>
            <w:noProof/>
          </w:rPr>
          <w:delText>4.2.1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Muss-Kriterien</w:delText>
        </w:r>
        <w:r w:rsidDel="00765681">
          <w:rPr>
            <w:noProof/>
            <w:webHidden/>
          </w:rPr>
          <w:tab/>
          <w:delText>10</w:delText>
        </w:r>
      </w:del>
    </w:p>
    <w:p w14:paraId="5B8EF8EC" w14:textId="77777777" w:rsidR="00D421B5" w:rsidDel="00765681" w:rsidRDefault="00D421B5" w:rsidP="00D421B5">
      <w:pPr>
        <w:pStyle w:val="Verzeichnis3"/>
        <w:tabs>
          <w:tab w:val="left" w:pos="1200"/>
          <w:tab w:val="right" w:leader="dot" w:pos="9062"/>
        </w:tabs>
        <w:rPr>
          <w:del w:id="97" w:author="Admin" w:date="2015-07-07T13:48:00Z"/>
          <w:rFonts w:asciiTheme="minorHAnsi" w:eastAsiaTheme="minorEastAsia" w:hAnsiTheme="minorHAnsi" w:cstheme="minorBidi"/>
          <w:i w:val="0"/>
          <w:iCs w:val="0"/>
          <w:noProof/>
          <w:sz w:val="22"/>
          <w:szCs w:val="22"/>
        </w:rPr>
      </w:pPr>
      <w:del w:id="98" w:author="Admin" w:date="2015-07-07T13:48:00Z">
        <w:r w:rsidRPr="00765681" w:rsidDel="00765681">
          <w:rPr>
            <w:rStyle w:val="Hyperlink"/>
            <w:i w:val="0"/>
            <w:iCs w:val="0"/>
            <w:noProof/>
          </w:rPr>
          <w:delText>4.2.2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Soll-Kriterien</w:delText>
        </w:r>
        <w:r w:rsidDel="00765681">
          <w:rPr>
            <w:noProof/>
            <w:webHidden/>
          </w:rPr>
          <w:tab/>
          <w:delText>11</w:delText>
        </w:r>
      </w:del>
    </w:p>
    <w:p w14:paraId="16F04E87" w14:textId="77777777" w:rsidR="00D421B5" w:rsidDel="00765681" w:rsidRDefault="00D421B5" w:rsidP="00D421B5">
      <w:pPr>
        <w:pStyle w:val="Verzeichnis3"/>
        <w:tabs>
          <w:tab w:val="left" w:pos="1200"/>
          <w:tab w:val="right" w:leader="dot" w:pos="9062"/>
        </w:tabs>
        <w:rPr>
          <w:del w:id="99" w:author="Admin" w:date="2015-07-07T13:48:00Z"/>
          <w:rFonts w:asciiTheme="minorHAnsi" w:eastAsiaTheme="minorEastAsia" w:hAnsiTheme="minorHAnsi" w:cstheme="minorBidi"/>
          <w:i w:val="0"/>
          <w:iCs w:val="0"/>
          <w:noProof/>
          <w:sz w:val="22"/>
          <w:szCs w:val="22"/>
        </w:rPr>
      </w:pPr>
      <w:del w:id="100" w:author="Admin" w:date="2015-07-07T13:48:00Z">
        <w:r w:rsidRPr="00765681" w:rsidDel="00765681">
          <w:rPr>
            <w:rStyle w:val="Hyperlink"/>
            <w:i w:val="0"/>
            <w:iCs w:val="0"/>
            <w:noProof/>
          </w:rPr>
          <w:delText>4.2.3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Kann-Kriterien</w:delText>
        </w:r>
        <w:r w:rsidDel="00765681">
          <w:rPr>
            <w:noProof/>
            <w:webHidden/>
          </w:rPr>
          <w:tab/>
          <w:delText>11</w:delText>
        </w:r>
      </w:del>
    </w:p>
    <w:p w14:paraId="1C014DE3" w14:textId="77777777" w:rsidR="00D421B5" w:rsidDel="00765681" w:rsidRDefault="00D421B5" w:rsidP="00D421B5">
      <w:pPr>
        <w:pStyle w:val="Verzeichnis3"/>
        <w:tabs>
          <w:tab w:val="left" w:pos="1200"/>
          <w:tab w:val="right" w:leader="dot" w:pos="9062"/>
        </w:tabs>
        <w:rPr>
          <w:del w:id="101" w:author="Admin" w:date="2015-07-07T13:48:00Z"/>
          <w:rFonts w:asciiTheme="minorHAnsi" w:eastAsiaTheme="minorEastAsia" w:hAnsiTheme="minorHAnsi" w:cstheme="minorBidi"/>
          <w:i w:val="0"/>
          <w:iCs w:val="0"/>
          <w:noProof/>
          <w:sz w:val="22"/>
          <w:szCs w:val="22"/>
        </w:rPr>
      </w:pPr>
      <w:del w:id="102" w:author="Admin" w:date="2015-07-07T13:48:00Z">
        <w:r w:rsidRPr="00765681" w:rsidDel="00765681">
          <w:rPr>
            <w:rStyle w:val="Hyperlink"/>
            <w:i w:val="0"/>
            <w:iCs w:val="0"/>
            <w:noProof/>
          </w:rPr>
          <w:delText>4.2.4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Analyse der Kriterien</w:delText>
        </w:r>
        <w:r w:rsidDel="00765681">
          <w:rPr>
            <w:noProof/>
            <w:webHidden/>
          </w:rPr>
          <w:tab/>
          <w:delText>11</w:delText>
        </w:r>
      </w:del>
    </w:p>
    <w:p w14:paraId="7915C3D2" w14:textId="77777777" w:rsidR="00D421B5" w:rsidDel="00765681" w:rsidRDefault="00D421B5" w:rsidP="00D421B5">
      <w:pPr>
        <w:pStyle w:val="Verzeichnis2"/>
        <w:tabs>
          <w:tab w:val="left" w:pos="720"/>
          <w:tab w:val="right" w:leader="dot" w:pos="9062"/>
        </w:tabs>
        <w:rPr>
          <w:del w:id="103" w:author="Admin" w:date="2015-07-07T13:48:00Z"/>
          <w:rFonts w:asciiTheme="minorHAnsi" w:eastAsiaTheme="minorEastAsia" w:hAnsiTheme="minorHAnsi" w:cstheme="minorBidi"/>
          <w:smallCaps w:val="0"/>
          <w:noProof/>
          <w:sz w:val="22"/>
          <w:szCs w:val="22"/>
        </w:rPr>
      </w:pPr>
      <w:del w:id="104" w:author="Admin" w:date="2015-07-07T13:48:00Z">
        <w:r w:rsidRPr="00765681" w:rsidDel="00765681">
          <w:rPr>
            <w:rStyle w:val="Hyperlink"/>
            <w:smallCaps w:val="0"/>
            <w:noProof/>
          </w:rPr>
          <w:delText>4.3</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Architektur</w:delText>
        </w:r>
        <w:r w:rsidDel="00765681">
          <w:rPr>
            <w:noProof/>
            <w:webHidden/>
          </w:rPr>
          <w:tab/>
          <w:delText>12</w:delText>
        </w:r>
      </w:del>
    </w:p>
    <w:p w14:paraId="53063EA2" w14:textId="77777777" w:rsidR="00D421B5" w:rsidDel="00765681" w:rsidRDefault="00D421B5" w:rsidP="00D421B5">
      <w:pPr>
        <w:pStyle w:val="Verzeichnis1"/>
        <w:tabs>
          <w:tab w:val="left" w:pos="480"/>
          <w:tab w:val="right" w:leader="dot" w:pos="9062"/>
        </w:tabs>
        <w:rPr>
          <w:del w:id="105" w:author="Admin" w:date="2015-07-07T13:48:00Z"/>
          <w:rFonts w:asciiTheme="minorHAnsi" w:eastAsiaTheme="minorEastAsia" w:hAnsiTheme="minorHAnsi" w:cstheme="minorBidi"/>
          <w:b w:val="0"/>
          <w:bCs w:val="0"/>
          <w:caps w:val="0"/>
          <w:noProof/>
          <w:sz w:val="22"/>
          <w:szCs w:val="22"/>
        </w:rPr>
      </w:pPr>
      <w:del w:id="106" w:author="Admin" w:date="2015-07-07T13:48:00Z">
        <w:r w:rsidRPr="00765681" w:rsidDel="00765681">
          <w:rPr>
            <w:rStyle w:val="Hyperlink"/>
            <w:b w:val="0"/>
            <w:bCs w:val="0"/>
            <w:caps w:val="0"/>
            <w:noProof/>
          </w:rPr>
          <w:delText>5</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Umsetzung</w:delText>
        </w:r>
        <w:r w:rsidDel="00765681">
          <w:rPr>
            <w:noProof/>
            <w:webHidden/>
          </w:rPr>
          <w:tab/>
          <w:delText>14</w:delText>
        </w:r>
      </w:del>
    </w:p>
    <w:p w14:paraId="319DA3B2" w14:textId="77777777" w:rsidR="00D421B5" w:rsidDel="00765681" w:rsidRDefault="00D421B5" w:rsidP="00D421B5">
      <w:pPr>
        <w:pStyle w:val="Verzeichnis2"/>
        <w:tabs>
          <w:tab w:val="left" w:pos="720"/>
          <w:tab w:val="right" w:leader="dot" w:pos="9062"/>
        </w:tabs>
        <w:rPr>
          <w:del w:id="107" w:author="Admin" w:date="2015-07-07T13:48:00Z"/>
          <w:rFonts w:asciiTheme="minorHAnsi" w:eastAsiaTheme="minorEastAsia" w:hAnsiTheme="minorHAnsi" w:cstheme="minorBidi"/>
          <w:smallCaps w:val="0"/>
          <w:noProof/>
          <w:sz w:val="22"/>
          <w:szCs w:val="22"/>
        </w:rPr>
      </w:pPr>
      <w:del w:id="108" w:author="Admin" w:date="2015-07-07T13:48:00Z">
        <w:r w:rsidRPr="00765681" w:rsidDel="00765681">
          <w:rPr>
            <w:rStyle w:val="Hyperlink"/>
            <w:smallCaps w:val="0"/>
            <w:noProof/>
          </w:rPr>
          <w:delText>5.1</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Umsetzung der Simulationsumgebung</w:delText>
        </w:r>
        <w:r w:rsidDel="00765681">
          <w:rPr>
            <w:noProof/>
            <w:webHidden/>
          </w:rPr>
          <w:tab/>
          <w:delText>14</w:delText>
        </w:r>
      </w:del>
    </w:p>
    <w:p w14:paraId="079DAB26" w14:textId="77777777" w:rsidR="00D421B5" w:rsidDel="00765681" w:rsidRDefault="00D421B5" w:rsidP="00D421B5">
      <w:pPr>
        <w:pStyle w:val="Verzeichnis3"/>
        <w:tabs>
          <w:tab w:val="left" w:pos="1200"/>
          <w:tab w:val="right" w:leader="dot" w:pos="9062"/>
        </w:tabs>
        <w:rPr>
          <w:del w:id="109" w:author="Admin" w:date="2015-07-07T13:48:00Z"/>
          <w:rFonts w:asciiTheme="minorHAnsi" w:eastAsiaTheme="minorEastAsia" w:hAnsiTheme="minorHAnsi" w:cstheme="minorBidi"/>
          <w:i w:val="0"/>
          <w:iCs w:val="0"/>
          <w:noProof/>
          <w:sz w:val="22"/>
          <w:szCs w:val="22"/>
        </w:rPr>
      </w:pPr>
      <w:del w:id="110" w:author="Admin" w:date="2015-07-07T13:48:00Z">
        <w:r w:rsidRPr="00765681" w:rsidDel="00765681">
          <w:rPr>
            <w:rStyle w:val="Hyperlink"/>
            <w:i w:val="0"/>
            <w:iCs w:val="0"/>
            <w:noProof/>
          </w:rPr>
          <w:delText>5.1.1</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Grundsätzliches</w:delText>
        </w:r>
        <w:r w:rsidDel="00765681">
          <w:rPr>
            <w:noProof/>
            <w:webHidden/>
          </w:rPr>
          <w:tab/>
          <w:delText>14</w:delText>
        </w:r>
      </w:del>
    </w:p>
    <w:p w14:paraId="46BB8F38" w14:textId="77777777" w:rsidR="00D421B5" w:rsidDel="00765681" w:rsidRDefault="00D421B5" w:rsidP="00D421B5">
      <w:pPr>
        <w:pStyle w:val="Verzeichnis3"/>
        <w:tabs>
          <w:tab w:val="left" w:pos="1200"/>
          <w:tab w:val="right" w:leader="dot" w:pos="9062"/>
        </w:tabs>
        <w:rPr>
          <w:del w:id="111" w:author="Admin" w:date="2015-07-07T13:48:00Z"/>
          <w:rFonts w:asciiTheme="minorHAnsi" w:eastAsiaTheme="minorEastAsia" w:hAnsiTheme="minorHAnsi" w:cstheme="minorBidi"/>
          <w:i w:val="0"/>
          <w:iCs w:val="0"/>
          <w:noProof/>
          <w:sz w:val="22"/>
          <w:szCs w:val="22"/>
        </w:rPr>
      </w:pPr>
      <w:del w:id="112" w:author="Admin" w:date="2015-07-07T13:48:00Z">
        <w:r w:rsidRPr="00765681" w:rsidDel="00765681">
          <w:rPr>
            <w:rStyle w:val="Hyperlink"/>
            <w:i w:val="0"/>
            <w:iCs w:val="0"/>
            <w:noProof/>
          </w:rPr>
          <w:delText>5.1.2</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Regel- und Spielimplementierung</w:delText>
        </w:r>
        <w:r w:rsidDel="00765681">
          <w:rPr>
            <w:noProof/>
            <w:webHidden/>
          </w:rPr>
          <w:tab/>
          <w:delText>15</w:delText>
        </w:r>
      </w:del>
    </w:p>
    <w:p w14:paraId="24723CF3" w14:textId="77777777" w:rsidR="00D421B5" w:rsidDel="00765681" w:rsidRDefault="00D421B5" w:rsidP="00D421B5">
      <w:pPr>
        <w:pStyle w:val="Verzeichnis3"/>
        <w:tabs>
          <w:tab w:val="left" w:pos="1200"/>
          <w:tab w:val="right" w:leader="dot" w:pos="9062"/>
        </w:tabs>
        <w:rPr>
          <w:del w:id="113" w:author="Admin" w:date="2015-07-07T13:48:00Z"/>
          <w:rFonts w:asciiTheme="minorHAnsi" w:eastAsiaTheme="minorEastAsia" w:hAnsiTheme="minorHAnsi" w:cstheme="minorBidi"/>
          <w:i w:val="0"/>
          <w:iCs w:val="0"/>
          <w:noProof/>
          <w:sz w:val="22"/>
          <w:szCs w:val="22"/>
        </w:rPr>
      </w:pPr>
      <w:del w:id="114" w:author="Admin" w:date="2015-07-07T13:48:00Z">
        <w:r w:rsidRPr="00765681" w:rsidDel="00765681">
          <w:rPr>
            <w:rStyle w:val="Hyperlink"/>
            <w:i w:val="0"/>
            <w:iCs w:val="0"/>
            <w:noProof/>
          </w:rPr>
          <w:delText>5.1.3</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Spielerimplementierung</w:delText>
        </w:r>
        <w:r w:rsidDel="00765681">
          <w:rPr>
            <w:noProof/>
            <w:webHidden/>
          </w:rPr>
          <w:tab/>
          <w:delText>19</w:delText>
        </w:r>
      </w:del>
    </w:p>
    <w:p w14:paraId="4D98F571" w14:textId="77777777" w:rsidR="00D421B5" w:rsidDel="00765681" w:rsidRDefault="00D421B5" w:rsidP="00D421B5">
      <w:pPr>
        <w:pStyle w:val="Verzeichnis3"/>
        <w:tabs>
          <w:tab w:val="left" w:pos="1200"/>
          <w:tab w:val="right" w:leader="dot" w:pos="9062"/>
        </w:tabs>
        <w:rPr>
          <w:del w:id="115" w:author="Admin" w:date="2015-07-07T13:48:00Z"/>
          <w:rFonts w:asciiTheme="minorHAnsi" w:eastAsiaTheme="minorEastAsia" w:hAnsiTheme="minorHAnsi" w:cstheme="minorBidi"/>
          <w:i w:val="0"/>
          <w:iCs w:val="0"/>
          <w:noProof/>
          <w:sz w:val="22"/>
          <w:szCs w:val="22"/>
        </w:rPr>
      </w:pPr>
      <w:del w:id="116" w:author="Admin" w:date="2015-07-07T13:48:00Z">
        <w:r w:rsidRPr="00765681" w:rsidDel="00765681">
          <w:rPr>
            <w:rStyle w:val="Hyperlink"/>
            <w:i w:val="0"/>
            <w:iCs w:val="0"/>
            <w:noProof/>
          </w:rPr>
          <w:delText>5.1.4</w:delText>
        </w:r>
        <w:r w:rsidDel="00765681">
          <w:rPr>
            <w:rFonts w:asciiTheme="minorHAnsi" w:eastAsiaTheme="minorEastAsia" w:hAnsiTheme="minorHAnsi" w:cstheme="minorBidi"/>
            <w:i w:val="0"/>
            <w:iCs w:val="0"/>
            <w:noProof/>
            <w:sz w:val="22"/>
            <w:szCs w:val="22"/>
          </w:rPr>
          <w:tab/>
        </w:r>
        <w:r w:rsidRPr="00765681" w:rsidDel="00765681">
          <w:rPr>
            <w:rStyle w:val="Hyperlink"/>
            <w:i w:val="0"/>
            <w:iCs w:val="0"/>
            <w:noProof/>
          </w:rPr>
          <w:delText>Skriptschnittstelle</w:delText>
        </w:r>
        <w:r w:rsidDel="00765681">
          <w:rPr>
            <w:noProof/>
            <w:webHidden/>
          </w:rPr>
          <w:tab/>
          <w:delText>23</w:delText>
        </w:r>
      </w:del>
    </w:p>
    <w:p w14:paraId="000CCE9D" w14:textId="77777777" w:rsidR="00D421B5" w:rsidDel="00765681" w:rsidRDefault="00D421B5" w:rsidP="00D421B5">
      <w:pPr>
        <w:pStyle w:val="Verzeichnis2"/>
        <w:tabs>
          <w:tab w:val="left" w:pos="720"/>
          <w:tab w:val="right" w:leader="dot" w:pos="9062"/>
        </w:tabs>
        <w:rPr>
          <w:del w:id="117" w:author="Admin" w:date="2015-07-07T13:48:00Z"/>
          <w:rFonts w:asciiTheme="minorHAnsi" w:eastAsiaTheme="minorEastAsia" w:hAnsiTheme="minorHAnsi" w:cstheme="minorBidi"/>
          <w:smallCaps w:val="0"/>
          <w:noProof/>
          <w:sz w:val="22"/>
          <w:szCs w:val="22"/>
        </w:rPr>
      </w:pPr>
      <w:del w:id="118" w:author="Admin" w:date="2015-07-07T13:48:00Z">
        <w:r w:rsidRPr="00765681" w:rsidDel="00765681">
          <w:rPr>
            <w:rStyle w:val="Hyperlink"/>
            <w:smallCaps w:val="0"/>
            <w:noProof/>
          </w:rPr>
          <w:delText>5.2</w:delText>
        </w:r>
        <w:r w:rsidDel="00765681">
          <w:rPr>
            <w:rFonts w:asciiTheme="minorHAnsi" w:eastAsiaTheme="minorEastAsia" w:hAnsiTheme="minorHAnsi" w:cstheme="minorBidi"/>
            <w:smallCaps w:val="0"/>
            <w:noProof/>
            <w:sz w:val="22"/>
            <w:szCs w:val="22"/>
          </w:rPr>
          <w:tab/>
        </w:r>
        <w:r w:rsidRPr="00765681" w:rsidDel="00765681">
          <w:rPr>
            <w:rStyle w:val="Hyperlink"/>
            <w:smallCaps w:val="0"/>
            <w:noProof/>
          </w:rPr>
          <w:delText>Entwicklung der künstlichen Intelligenz</w:delText>
        </w:r>
        <w:r w:rsidDel="00765681">
          <w:rPr>
            <w:noProof/>
            <w:webHidden/>
          </w:rPr>
          <w:tab/>
          <w:delText>24</w:delText>
        </w:r>
      </w:del>
    </w:p>
    <w:p w14:paraId="065F195B" w14:textId="77777777" w:rsidR="00D421B5" w:rsidDel="00765681" w:rsidRDefault="00D421B5" w:rsidP="00D421B5">
      <w:pPr>
        <w:pStyle w:val="Verzeichnis1"/>
        <w:tabs>
          <w:tab w:val="left" w:pos="480"/>
          <w:tab w:val="right" w:leader="dot" w:pos="9062"/>
        </w:tabs>
        <w:rPr>
          <w:del w:id="119" w:author="Admin" w:date="2015-07-07T13:48:00Z"/>
          <w:rFonts w:asciiTheme="minorHAnsi" w:eastAsiaTheme="minorEastAsia" w:hAnsiTheme="minorHAnsi" w:cstheme="minorBidi"/>
          <w:b w:val="0"/>
          <w:bCs w:val="0"/>
          <w:caps w:val="0"/>
          <w:noProof/>
          <w:sz w:val="22"/>
          <w:szCs w:val="22"/>
        </w:rPr>
      </w:pPr>
      <w:del w:id="120" w:author="Admin" w:date="2015-07-07T13:48:00Z">
        <w:r w:rsidRPr="00765681" w:rsidDel="00765681">
          <w:rPr>
            <w:rStyle w:val="Hyperlink"/>
            <w:b w:val="0"/>
            <w:bCs w:val="0"/>
            <w:caps w:val="0"/>
            <w:noProof/>
          </w:rPr>
          <w:delText>6</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Ausblick</w:delText>
        </w:r>
        <w:r w:rsidDel="00765681">
          <w:rPr>
            <w:noProof/>
            <w:webHidden/>
          </w:rPr>
          <w:tab/>
          <w:delText>32</w:delText>
        </w:r>
      </w:del>
    </w:p>
    <w:p w14:paraId="095C7402" w14:textId="77777777" w:rsidR="00D421B5" w:rsidDel="00765681" w:rsidRDefault="00D421B5" w:rsidP="00D421B5">
      <w:pPr>
        <w:pStyle w:val="Verzeichnis1"/>
        <w:tabs>
          <w:tab w:val="left" w:pos="480"/>
          <w:tab w:val="right" w:leader="dot" w:pos="9062"/>
        </w:tabs>
        <w:rPr>
          <w:del w:id="121" w:author="Admin" w:date="2015-07-07T13:48:00Z"/>
          <w:rFonts w:asciiTheme="minorHAnsi" w:eastAsiaTheme="minorEastAsia" w:hAnsiTheme="minorHAnsi" w:cstheme="minorBidi"/>
          <w:b w:val="0"/>
          <w:bCs w:val="0"/>
          <w:caps w:val="0"/>
          <w:noProof/>
          <w:sz w:val="22"/>
          <w:szCs w:val="22"/>
        </w:rPr>
      </w:pPr>
      <w:del w:id="122" w:author="Admin" w:date="2015-07-07T13:48:00Z">
        <w:r w:rsidRPr="00765681" w:rsidDel="00765681">
          <w:rPr>
            <w:rStyle w:val="Hyperlink"/>
            <w:b w:val="0"/>
            <w:bCs w:val="0"/>
            <w:caps w:val="0"/>
            <w:noProof/>
          </w:rPr>
          <w:delText>7</w:delText>
        </w:r>
        <w:r w:rsidDel="00765681">
          <w:rPr>
            <w:rFonts w:asciiTheme="minorHAnsi" w:eastAsiaTheme="minorEastAsia" w:hAnsiTheme="minorHAnsi" w:cstheme="minorBidi"/>
            <w:b w:val="0"/>
            <w:bCs w:val="0"/>
            <w:caps w:val="0"/>
            <w:noProof/>
            <w:sz w:val="22"/>
            <w:szCs w:val="22"/>
          </w:rPr>
          <w:tab/>
        </w:r>
        <w:r w:rsidRPr="00765681" w:rsidDel="00765681">
          <w:rPr>
            <w:rStyle w:val="Hyperlink"/>
            <w:b w:val="0"/>
            <w:bCs w:val="0"/>
            <w:caps w:val="0"/>
            <w:noProof/>
          </w:rPr>
          <w:delText>Fazit</w:delText>
        </w:r>
        <w:r w:rsidDel="00765681">
          <w:rPr>
            <w:noProof/>
            <w:webHidden/>
          </w:rPr>
          <w:tab/>
          <w:delText>33</w:delText>
        </w:r>
      </w:del>
    </w:p>
    <w:p w14:paraId="3ADB177C" w14:textId="77777777" w:rsidR="00D421B5" w:rsidDel="00765681" w:rsidRDefault="00D421B5" w:rsidP="00D421B5">
      <w:pPr>
        <w:pStyle w:val="Verzeichnis1"/>
        <w:tabs>
          <w:tab w:val="right" w:leader="dot" w:pos="9062"/>
        </w:tabs>
        <w:rPr>
          <w:del w:id="123" w:author="Admin" w:date="2015-07-07T13:48:00Z"/>
          <w:rFonts w:asciiTheme="minorHAnsi" w:eastAsiaTheme="minorEastAsia" w:hAnsiTheme="minorHAnsi" w:cstheme="minorBidi"/>
          <w:b w:val="0"/>
          <w:bCs w:val="0"/>
          <w:caps w:val="0"/>
          <w:noProof/>
          <w:sz w:val="22"/>
          <w:szCs w:val="22"/>
        </w:rPr>
      </w:pPr>
      <w:del w:id="124" w:author="Admin" w:date="2015-07-07T13:48:00Z">
        <w:r w:rsidRPr="00765681" w:rsidDel="00765681">
          <w:rPr>
            <w:rStyle w:val="Hyperlink"/>
            <w:b w:val="0"/>
            <w:bCs w:val="0"/>
            <w:caps w:val="0"/>
            <w:noProof/>
          </w:rPr>
          <w:delText>Literaturverzeichnis</w:delText>
        </w:r>
        <w:r w:rsidDel="00765681">
          <w:rPr>
            <w:noProof/>
            <w:webHidden/>
          </w:rPr>
          <w:tab/>
          <w:delText>I</w:delText>
        </w:r>
      </w:del>
    </w:p>
    <w:p w14:paraId="0220BE85" w14:textId="77777777" w:rsidR="00D421B5" w:rsidDel="00765681" w:rsidRDefault="00D421B5" w:rsidP="00D421B5">
      <w:pPr>
        <w:pStyle w:val="Verzeichnis1"/>
        <w:tabs>
          <w:tab w:val="right" w:leader="dot" w:pos="9062"/>
        </w:tabs>
        <w:rPr>
          <w:del w:id="125" w:author="Admin" w:date="2015-07-07T13:48:00Z"/>
          <w:rFonts w:asciiTheme="minorHAnsi" w:eastAsiaTheme="minorEastAsia" w:hAnsiTheme="minorHAnsi" w:cstheme="minorBidi"/>
          <w:b w:val="0"/>
          <w:bCs w:val="0"/>
          <w:caps w:val="0"/>
          <w:noProof/>
          <w:sz w:val="22"/>
          <w:szCs w:val="22"/>
        </w:rPr>
      </w:pPr>
      <w:del w:id="126" w:author="Admin" w:date="2015-07-07T13:48:00Z">
        <w:r w:rsidRPr="00765681" w:rsidDel="00765681">
          <w:rPr>
            <w:rStyle w:val="Hyperlink"/>
            <w:b w:val="0"/>
            <w:bCs w:val="0"/>
            <w:caps w:val="0"/>
            <w:noProof/>
          </w:rPr>
          <w:delText>Abbildungsverzeichnis</w:delText>
        </w:r>
        <w:r w:rsidDel="00765681">
          <w:rPr>
            <w:noProof/>
            <w:webHidden/>
          </w:rPr>
          <w:tab/>
          <w:delText>II</w:delText>
        </w:r>
      </w:del>
    </w:p>
    <w:p w14:paraId="3D39A6BE" w14:textId="77777777" w:rsidR="00D421B5" w:rsidDel="00765681" w:rsidRDefault="00D421B5" w:rsidP="00D421B5">
      <w:pPr>
        <w:pStyle w:val="Verzeichnis1"/>
        <w:tabs>
          <w:tab w:val="right" w:leader="dot" w:pos="9062"/>
        </w:tabs>
        <w:rPr>
          <w:del w:id="127" w:author="Admin" w:date="2015-07-07T13:48:00Z"/>
          <w:rFonts w:asciiTheme="minorHAnsi" w:eastAsiaTheme="minorEastAsia" w:hAnsiTheme="minorHAnsi" w:cstheme="minorBidi"/>
          <w:b w:val="0"/>
          <w:bCs w:val="0"/>
          <w:caps w:val="0"/>
          <w:noProof/>
          <w:sz w:val="22"/>
          <w:szCs w:val="22"/>
        </w:rPr>
      </w:pPr>
      <w:del w:id="128" w:author="Admin" w:date="2015-07-07T13:48:00Z">
        <w:r w:rsidRPr="00765681" w:rsidDel="00765681">
          <w:rPr>
            <w:rStyle w:val="Hyperlink"/>
            <w:b w:val="0"/>
            <w:bCs w:val="0"/>
            <w:caps w:val="0"/>
            <w:noProof/>
          </w:rPr>
          <w:delText>Tabellenverzeichnis</w:delText>
        </w:r>
        <w:r w:rsidDel="00765681">
          <w:rPr>
            <w:noProof/>
            <w:webHidden/>
          </w:rPr>
          <w:tab/>
          <w:delText>III</w:delText>
        </w:r>
      </w:del>
    </w:p>
    <w:p w14:paraId="67BEAA3B" w14:textId="77777777" w:rsidR="00D421B5" w:rsidDel="00765681" w:rsidRDefault="00D421B5" w:rsidP="00D421B5">
      <w:pPr>
        <w:pStyle w:val="Verzeichnis1"/>
        <w:tabs>
          <w:tab w:val="right" w:leader="dot" w:pos="9062"/>
        </w:tabs>
        <w:rPr>
          <w:del w:id="129" w:author="Admin" w:date="2015-07-07T13:48:00Z"/>
          <w:rFonts w:asciiTheme="minorHAnsi" w:eastAsiaTheme="minorEastAsia" w:hAnsiTheme="minorHAnsi" w:cstheme="minorBidi"/>
          <w:b w:val="0"/>
          <w:bCs w:val="0"/>
          <w:caps w:val="0"/>
          <w:noProof/>
          <w:sz w:val="22"/>
          <w:szCs w:val="22"/>
        </w:rPr>
      </w:pPr>
      <w:del w:id="130" w:author="Admin" w:date="2015-07-07T13:48:00Z">
        <w:r w:rsidRPr="00765681" w:rsidDel="00765681">
          <w:rPr>
            <w:rStyle w:val="Hyperlink"/>
            <w:b w:val="0"/>
            <w:bCs w:val="0"/>
            <w:caps w:val="0"/>
            <w:noProof/>
          </w:rPr>
          <w:delText>Abkürzungsverzeichnis</w:delText>
        </w:r>
        <w:r w:rsidDel="00765681">
          <w:rPr>
            <w:noProof/>
            <w:webHidden/>
          </w:rPr>
          <w:tab/>
          <w:delText>IV</w:delText>
        </w:r>
      </w:del>
    </w:p>
    <w:p w14:paraId="189576CC" w14:textId="77777777" w:rsidR="00D421B5" w:rsidDel="00765681" w:rsidRDefault="00D421B5" w:rsidP="00D421B5">
      <w:pPr>
        <w:pStyle w:val="Verzeichnis1"/>
        <w:tabs>
          <w:tab w:val="right" w:leader="dot" w:pos="9062"/>
        </w:tabs>
        <w:rPr>
          <w:del w:id="131" w:author="Admin" w:date="2015-07-07T13:48:00Z"/>
          <w:rFonts w:asciiTheme="minorHAnsi" w:eastAsiaTheme="minorEastAsia" w:hAnsiTheme="minorHAnsi" w:cstheme="minorBidi"/>
          <w:b w:val="0"/>
          <w:bCs w:val="0"/>
          <w:caps w:val="0"/>
          <w:noProof/>
          <w:sz w:val="22"/>
          <w:szCs w:val="22"/>
        </w:rPr>
      </w:pPr>
      <w:del w:id="132" w:author="Admin" w:date="2015-07-07T13:48:00Z">
        <w:r w:rsidRPr="00765681" w:rsidDel="00765681">
          <w:rPr>
            <w:rStyle w:val="Hyperlink"/>
            <w:b w:val="0"/>
            <w:bCs w:val="0"/>
            <w:caps w:val="0"/>
            <w:noProof/>
          </w:rPr>
          <w:delText>Glossar</w:delText>
        </w:r>
        <w:r w:rsidDel="00765681">
          <w:rPr>
            <w:noProof/>
            <w:webHidden/>
          </w:rPr>
          <w:tab/>
          <w:delText>V</w:delText>
        </w:r>
      </w:del>
    </w:p>
    <w:p w14:paraId="38FB3006" w14:textId="77777777" w:rsidR="00D421B5" w:rsidRPr="00F2625B" w:rsidRDefault="00D421B5" w:rsidP="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77777777" w:rsidR="00D421B5" w:rsidRPr="00683BB8" w:rsidRDefault="00D421B5" w:rsidP="00D421B5"/>
    <w:p w14:paraId="5FB738A4" w14:textId="77777777" w:rsidR="00407A24" w:rsidRPr="005E65D5" w:rsidRDefault="00407A24" w:rsidP="00AC4DD5">
      <w:pPr>
        <w:pStyle w:val="berschrift1"/>
        <w:numPr>
          <w:ilvl w:val="0"/>
          <w:numId w:val="0"/>
        </w:numPr>
        <w:rPr>
          <w:rPrChange w:id="133" w:author="Maximilian Schmitz" w:date="2015-06-14T09:50:00Z">
            <w:rPr>
              <w:lang w:val="en-US"/>
            </w:rPr>
          </w:rPrChange>
        </w:rPr>
      </w:pPr>
      <w:bookmarkStart w:id="134" w:name="_Toc424040259"/>
      <w:r w:rsidRPr="005E65D5">
        <w:rPr>
          <w:rPrChange w:id="135" w:author="Maximilian Schmitz" w:date="2015-06-14T09:50:00Z">
            <w:rPr>
              <w:lang w:val="en-US"/>
            </w:rPr>
          </w:rPrChange>
        </w:rPr>
        <w:t>Abstract</w:t>
      </w:r>
      <w:bookmarkEnd w:id="134"/>
    </w:p>
    <w:p w14:paraId="1304D90D" w14:textId="77777777" w:rsidR="00627263" w:rsidRPr="005E65D5" w:rsidRDefault="00627263" w:rsidP="00627263">
      <w:pPr>
        <w:rPr>
          <w:color w:val="FF0000"/>
          <w:rPrChange w:id="136" w:author="Maximilian Schmitz" w:date="2015-06-14T09:50:00Z">
            <w:rPr>
              <w:color w:val="FF0000"/>
              <w:lang w:val="en-US"/>
            </w:rPr>
          </w:rPrChange>
        </w:rPr>
      </w:pPr>
      <w:r w:rsidRPr="005E65D5">
        <w:rPr>
          <w:color w:val="FF0000"/>
          <w:rPrChange w:id="137" w:author="Maximilian Schmitz" w:date="2015-06-14T09:50:00Z">
            <w:rPr>
              <w:color w:val="FF0000"/>
              <w:lang w:val="en-US"/>
            </w:rPr>
          </w:rPrChange>
        </w:rPr>
        <w:t>(</w:t>
      </w:r>
      <w:proofErr w:type="spellStart"/>
      <w:r w:rsidRPr="005E65D5">
        <w:rPr>
          <w:color w:val="FF0000"/>
          <w:rPrChange w:id="138" w:author="Maximilian Schmitz" w:date="2015-06-14T09:50:00Z">
            <w:rPr>
              <w:color w:val="FF0000"/>
              <w:lang w:val="en-US"/>
            </w:rPr>
          </w:rPrChange>
        </w:rPr>
        <w:t>Imagine</w:t>
      </w:r>
      <w:proofErr w:type="spellEnd"/>
      <w:r w:rsidRPr="005E65D5">
        <w:rPr>
          <w:color w:val="FF0000"/>
          <w:rPrChange w:id="139" w:author="Maximilian Schmitz" w:date="2015-06-14T09:50:00Z">
            <w:rPr>
              <w:color w:val="FF0000"/>
              <w:lang w:val="en-US"/>
            </w:rPr>
          </w:rPrChange>
        </w:rPr>
        <w:t xml:space="preserve"> Cup Kurzfassung, drüber gehen…)</w:t>
      </w:r>
    </w:p>
    <w:p w14:paraId="3C0789A9" w14:textId="77777777"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0838EC3E" w14:textId="31B2D769" w:rsidR="00627263" w:rsidDel="005057C3" w:rsidRDefault="00627263" w:rsidP="00627263">
      <w:pPr>
        <w:rPr>
          <w:del w:id="140" w:author="Admin" w:date="2015-07-07T14:08:00Z"/>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ins w:id="141" w:author="Admin" w:date="2015-07-07T14:09:00Z">
        <w:r w:rsidR="005057C3">
          <w:rPr>
            <w:lang w:val="en-US"/>
          </w:rPr>
          <w:t xml:space="preserve"> </w:t>
        </w:r>
      </w:ins>
      <w:del w:id="142" w:author="Admin" w:date="2015-07-07T14:09:00Z">
        <w:r w:rsidRPr="00D2465B" w:rsidDel="005057C3">
          <w:rPr>
            <w:lang w:val="en-US"/>
          </w:rPr>
          <w:br/>
        </w:r>
      </w:del>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ins w:id="143" w:author="Admin" w:date="2015-07-07T14:08:00Z">
        <w:r w:rsidR="005057C3">
          <w:rPr>
            <w:lang w:val="en-US"/>
          </w:rPr>
          <w:t xml:space="preserve"> </w:t>
        </w:r>
      </w:ins>
    </w:p>
    <w:p w14:paraId="0ACBC3D1" w14:textId="77777777" w:rsidR="00627263" w:rsidRPr="009C2155" w:rsidRDefault="00627263" w:rsidP="00627263">
      <w:pPr>
        <w:rPr>
          <w:lang w:val="en-US"/>
        </w:rPr>
      </w:pPr>
      <w:r w:rsidRPr="009C2155">
        <w:rPr>
          <w:lang w:val="en-US"/>
        </w:rPr>
        <w:t>Aside of this playful function</w:t>
      </w:r>
      <w:ins w:id="144" w:author="Admin" w:date="2015-07-06T13:18:00Z">
        <w:r w:rsidR="00011EF1">
          <w:rPr>
            <w:lang w:val="en-US"/>
          </w:rPr>
          <w:t>,</w:t>
        </w:r>
      </w:ins>
      <w:r w:rsidRPr="009C2155">
        <w:rPr>
          <w:lang w:val="en-US"/>
        </w:rPr>
        <w:t xml:space="preserve"> UnrealCup </w:t>
      </w:r>
      <w:r>
        <w:rPr>
          <w:lang w:val="en-US"/>
        </w:rPr>
        <w:t>allows its users to expand their skills in programming and AI-development.</w:t>
      </w:r>
    </w:p>
    <w:p w14:paraId="4623F2BB" w14:textId="77777777" w:rsidR="00627263" w:rsidRPr="009C2155" w:rsidRDefault="00627263" w:rsidP="00627263">
      <w:pPr>
        <w:rPr>
          <w:rFonts w:ascii="Segoe UI Light" w:hAnsi="Segoe UI Light" w:cs="Segoe UI Light"/>
          <w:color w:val="000000"/>
          <w:lang w:val="en-US"/>
        </w:rPr>
      </w:pPr>
    </w:p>
    <w:p w14:paraId="6C23C68C" w14:textId="77777777" w:rsidR="00627263" w:rsidRPr="00D2465B" w:rsidRDefault="00627263" w:rsidP="00627263">
      <w:pPr>
        <w:rPr>
          <w:lang w:val="en-US"/>
        </w:rPr>
      </w:pPr>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ins w:id="145" w:author="Admin" w:date="2015-07-06T13:30:00Z">
        <w:r w:rsidR="004540A2">
          <w:rPr>
            <w:lang w:val="en-US"/>
          </w:rPr>
          <w:t xml:space="preserve"> prototype of a</w:t>
        </w:r>
      </w:ins>
      <w:r w:rsidRPr="00D2465B">
        <w:rPr>
          <w:lang w:val="en-US"/>
        </w:rPr>
        <w:t xml:space="preserve"> graphical WYSIWYG-Editor to enable users without lots of experience in programming to create their own team.</w:t>
      </w:r>
    </w:p>
    <w:p w14:paraId="3384E82A" w14:textId="77777777" w:rsidR="00627263" w:rsidRPr="00D2465B" w:rsidRDefault="00627263" w:rsidP="00627263">
      <w:pPr>
        <w:rPr>
          <w:rFonts w:ascii="Segoe UI Light" w:hAnsi="Segoe UI Light" w:cs="Segoe UI Light"/>
          <w:color w:val="000000"/>
          <w:lang w:val="en-US"/>
        </w:rPr>
      </w:pPr>
    </w:p>
    <w:p w14:paraId="0CCB5E1D" w14:textId="634E14AA"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ins w:id="146" w:author="Admin" w:date="2015-07-07T14:08:00Z">
        <w:r w:rsidR="005057C3">
          <w:rPr>
            <w:lang w:val="en-US"/>
          </w:rPr>
          <w:t xml:space="preserve"> </w:t>
        </w:r>
      </w:ins>
      <w:del w:id="147" w:author="Admin" w:date="2015-07-07T14:08:00Z">
        <w:r w:rsidRPr="00D2465B" w:rsidDel="005057C3">
          <w:rPr>
            <w:lang w:val="en-US"/>
          </w:rPr>
          <w:br/>
        </w:r>
      </w:del>
      <w:r w:rsidRPr="00D2465B">
        <w:rPr>
          <w:lang w:val="en-US"/>
        </w:rPr>
        <w:t xml:space="preserve">The Simulator has similarities with the simulation league of the known </w:t>
      </w:r>
      <w:proofErr w:type="spellStart"/>
      <w:r w:rsidRPr="00D2465B">
        <w:rPr>
          <w:lang w:val="en-US"/>
        </w:rPr>
        <w:t>RoboCup</w:t>
      </w:r>
      <w:proofErr w:type="spellEnd"/>
      <w:r w:rsidRPr="00D2465B">
        <w:rPr>
          <w:lang w:val="en-US"/>
        </w:rPr>
        <w:t>, yet it stands out from similar projects with its modern graphic</w:t>
      </w:r>
      <w:r>
        <w:rPr>
          <w:lang w:val="en-US"/>
        </w:rPr>
        <w:t>s</w:t>
      </w:r>
      <w:ins w:id="148" w:author="Admin" w:date="2015-07-06T13:31:00Z">
        <w:r w:rsidR="004540A2">
          <w:rPr>
            <w:lang w:val="en-US"/>
          </w:rPr>
          <w:t xml:space="preserve"> and</w:t>
        </w:r>
      </w:ins>
      <w:del w:id="149" w:author="Admin" w:date="2015-07-06T13:31:00Z">
        <w:r w:rsidRPr="00D2465B" w:rsidDel="004540A2">
          <w:rPr>
            <w:lang w:val="en-US"/>
          </w:rPr>
          <w:delText>,</w:delText>
        </w:r>
      </w:del>
      <w:r w:rsidRPr="00D2465B">
        <w:rPr>
          <w:lang w:val="en-US"/>
        </w:rPr>
        <w:t xml:space="preserve"> realistic physics</w:t>
      </w:r>
      <w:del w:id="150" w:author="Admin" w:date="2015-07-06T13:31:00Z">
        <w:r w:rsidRPr="00D2465B" w:rsidDel="004540A2">
          <w:rPr>
            <w:lang w:val="en-US"/>
          </w:rPr>
          <w:delText xml:space="preserve"> and the graphical editor</w:delText>
        </w:r>
      </w:del>
      <w:r w:rsidRPr="00D2465B">
        <w:rPr>
          <w:lang w:val="en-US"/>
        </w:rPr>
        <w:t xml:space="preserve">. </w:t>
      </w:r>
    </w:p>
    <w:p w14:paraId="70E6439E" w14:textId="77777777" w:rsidR="00A1603D" w:rsidRPr="00751B52" w:rsidRDefault="00A1603D" w:rsidP="00A1603D">
      <w:pPr>
        <w:rPr>
          <w:lang w:val="en-US"/>
        </w:rPr>
      </w:pPr>
    </w:p>
    <w:p w14:paraId="4CBCF05F" w14:textId="09689F2A" w:rsidR="003F6CF5" w:rsidRPr="003F6CF5" w:rsidDel="00D421B5" w:rsidRDefault="00384E0F">
      <w:pPr>
        <w:pStyle w:val="berschrift1"/>
        <w:numPr>
          <w:ilvl w:val="0"/>
          <w:numId w:val="0"/>
        </w:numPr>
        <w:rPr>
          <w:del w:id="151" w:author="Maximilian Schmitz" w:date="2015-07-06T18:12:00Z"/>
        </w:rPr>
      </w:pPr>
      <w:r w:rsidRPr="00751B52">
        <w:rPr>
          <w:lang w:val="en-US"/>
        </w:rPr>
        <w:br w:type="page"/>
      </w:r>
      <w:ins w:id="152" w:author="Maximilian Schmitz" w:date="2015-07-06T18:12:00Z">
        <w:r w:rsidR="00D421B5" w:rsidRPr="003F6CF5" w:rsidDel="00D421B5">
          <w:lastRenderedPageBreak/>
          <w:t xml:space="preserve"> </w:t>
        </w:r>
      </w:ins>
      <w:del w:id="153" w:author="Maximilian Schmitz" w:date="2015-07-06T18:12:00Z">
        <w:r w:rsidR="003F6CF5" w:rsidRPr="003F6CF5" w:rsidDel="00D421B5">
          <w:delText>Inhalt</w:delText>
        </w:r>
      </w:del>
    </w:p>
    <w:p w14:paraId="1C91783D" w14:textId="21B7F09D" w:rsidR="00487DC3" w:rsidDel="00915AB6" w:rsidRDefault="008B6A1C">
      <w:pPr>
        <w:pStyle w:val="berschrift1"/>
        <w:numPr>
          <w:ilvl w:val="0"/>
          <w:numId w:val="0"/>
        </w:numPr>
        <w:rPr>
          <w:del w:id="154" w:author="Maximilian Schmitz" w:date="2015-06-17T19:42:00Z"/>
          <w:rFonts w:asciiTheme="minorHAnsi" w:eastAsiaTheme="minorEastAsia" w:hAnsiTheme="minorHAnsi" w:cstheme="minorBidi"/>
          <w:b w:val="0"/>
          <w:noProof/>
          <w:sz w:val="22"/>
          <w:szCs w:val="22"/>
        </w:rPr>
        <w:pPrChange w:id="155" w:author="Maximilian Schmitz" w:date="2015-07-06T18:12:00Z">
          <w:pPr>
            <w:pStyle w:val="Verzeichnis1"/>
            <w:tabs>
              <w:tab w:val="right" w:leader="dot" w:pos="9062"/>
            </w:tabs>
          </w:pPr>
        </w:pPrChange>
      </w:pPr>
      <w:del w:id="156" w:author="Maximilian Schmitz" w:date="2015-07-06T18:12:00Z">
        <w:r w:rsidRPr="006518B1" w:rsidDel="00D421B5">
          <w:rPr>
            <w:rFonts w:cs="Arial"/>
            <w:b w:val="0"/>
            <w:bCs/>
          </w:rPr>
          <w:fldChar w:fldCharType="begin"/>
        </w:r>
        <w:r w:rsidRPr="006518B1" w:rsidDel="00D421B5">
          <w:rPr>
            <w:rFonts w:cs="Arial"/>
          </w:rPr>
          <w:delInstrText xml:space="preserve"> TOC \o "1-4" \h \z \u </w:delInstrText>
        </w:r>
        <w:r w:rsidRPr="006518B1" w:rsidDel="00D421B5">
          <w:rPr>
            <w:rFonts w:cs="Arial"/>
            <w:b w:val="0"/>
            <w:bCs/>
          </w:rPr>
          <w:fldChar w:fldCharType="separate"/>
        </w:r>
      </w:del>
      <w:del w:id="157" w:author="Maximilian Schmitz" w:date="2015-06-17T19:42:00Z">
        <w:r w:rsidR="00487DC3" w:rsidRPr="00915AB6" w:rsidDel="00915AB6">
          <w:rPr>
            <w:rPrChange w:id="158" w:author="Maximilian Schmitz" w:date="2015-06-17T19:42:00Z">
              <w:rPr>
                <w:rStyle w:val="Hyperlink"/>
                <w:b w:val="0"/>
                <w:bCs w:val="0"/>
                <w:caps w:val="0"/>
                <w:noProof/>
              </w:rPr>
            </w:rPrChange>
          </w:rPr>
          <w:delText>Eidesstattliche Erklärung</w:delText>
        </w:r>
        <w:r w:rsidR="00487DC3" w:rsidDel="00915AB6">
          <w:rPr>
            <w:noProof/>
            <w:webHidden/>
          </w:rPr>
          <w:tab/>
          <w:delText>I</w:delText>
        </w:r>
      </w:del>
    </w:p>
    <w:p w14:paraId="13BE831F" w14:textId="77777777" w:rsidR="00487DC3" w:rsidDel="00915AB6" w:rsidRDefault="00487DC3">
      <w:pPr>
        <w:pStyle w:val="berschrift1"/>
        <w:numPr>
          <w:ilvl w:val="0"/>
          <w:numId w:val="0"/>
        </w:numPr>
        <w:rPr>
          <w:del w:id="159" w:author="Maximilian Schmitz" w:date="2015-06-17T19:42:00Z"/>
          <w:rFonts w:asciiTheme="minorHAnsi" w:eastAsiaTheme="minorEastAsia" w:hAnsiTheme="minorHAnsi" w:cstheme="minorBidi"/>
          <w:b w:val="0"/>
          <w:noProof/>
          <w:sz w:val="22"/>
          <w:szCs w:val="22"/>
        </w:rPr>
        <w:pPrChange w:id="160" w:author="Maximilian Schmitz" w:date="2015-07-06T18:12:00Z">
          <w:pPr>
            <w:pStyle w:val="Verzeichnis1"/>
            <w:tabs>
              <w:tab w:val="right" w:leader="dot" w:pos="9062"/>
            </w:tabs>
          </w:pPr>
        </w:pPrChange>
      </w:pPr>
      <w:del w:id="161" w:author="Maximilian Schmitz" w:date="2015-06-17T19:42:00Z">
        <w:r w:rsidRPr="00915AB6" w:rsidDel="00915AB6">
          <w:rPr>
            <w:rPrChange w:id="162" w:author="Maximilian Schmitz" w:date="2015-06-17T19:42:00Z">
              <w:rPr>
                <w:rStyle w:val="Hyperlink"/>
                <w:b w:val="0"/>
                <w:bCs w:val="0"/>
                <w:caps w:val="0"/>
                <w:noProof/>
              </w:rPr>
            </w:rPrChange>
          </w:rPr>
          <w:delText>Kurzfassung</w:delText>
        </w:r>
        <w:r w:rsidDel="00915AB6">
          <w:rPr>
            <w:noProof/>
            <w:webHidden/>
          </w:rPr>
          <w:tab/>
          <w:delText>II</w:delText>
        </w:r>
      </w:del>
    </w:p>
    <w:p w14:paraId="0EB8F044" w14:textId="77777777" w:rsidR="00487DC3" w:rsidDel="00915AB6" w:rsidRDefault="00487DC3">
      <w:pPr>
        <w:pStyle w:val="berschrift1"/>
        <w:numPr>
          <w:ilvl w:val="0"/>
          <w:numId w:val="0"/>
        </w:numPr>
        <w:rPr>
          <w:del w:id="163" w:author="Maximilian Schmitz" w:date="2015-06-17T19:42:00Z"/>
          <w:rFonts w:asciiTheme="minorHAnsi" w:eastAsiaTheme="minorEastAsia" w:hAnsiTheme="minorHAnsi" w:cstheme="minorBidi"/>
          <w:b w:val="0"/>
          <w:noProof/>
          <w:sz w:val="22"/>
          <w:szCs w:val="22"/>
        </w:rPr>
        <w:pPrChange w:id="164" w:author="Maximilian Schmitz" w:date="2015-07-06T18:12:00Z">
          <w:pPr>
            <w:pStyle w:val="Verzeichnis1"/>
            <w:tabs>
              <w:tab w:val="right" w:leader="dot" w:pos="9062"/>
            </w:tabs>
          </w:pPr>
        </w:pPrChange>
      </w:pPr>
      <w:del w:id="165" w:author="Maximilian Schmitz" w:date="2015-06-17T19:42:00Z">
        <w:r w:rsidRPr="00915AB6" w:rsidDel="00915AB6">
          <w:rPr>
            <w:rPrChange w:id="166" w:author="Maximilian Schmitz" w:date="2015-06-17T19:42:00Z">
              <w:rPr>
                <w:rStyle w:val="Hyperlink"/>
                <w:b w:val="0"/>
                <w:bCs w:val="0"/>
                <w:caps w:val="0"/>
                <w:noProof/>
                <w:lang w:val="en-US"/>
              </w:rPr>
            </w:rPrChange>
          </w:rPr>
          <w:delText>Abstract</w:delText>
        </w:r>
        <w:r w:rsidDel="00915AB6">
          <w:rPr>
            <w:noProof/>
            <w:webHidden/>
          </w:rPr>
          <w:tab/>
          <w:delText>III</w:delText>
        </w:r>
      </w:del>
    </w:p>
    <w:p w14:paraId="67E6166D" w14:textId="77777777" w:rsidR="00487DC3" w:rsidDel="00915AB6" w:rsidRDefault="00487DC3">
      <w:pPr>
        <w:pStyle w:val="berschrift1"/>
        <w:numPr>
          <w:ilvl w:val="0"/>
          <w:numId w:val="0"/>
        </w:numPr>
        <w:rPr>
          <w:del w:id="167" w:author="Maximilian Schmitz" w:date="2015-06-17T19:42:00Z"/>
          <w:rFonts w:asciiTheme="minorHAnsi" w:eastAsiaTheme="minorEastAsia" w:hAnsiTheme="minorHAnsi" w:cstheme="minorBidi"/>
          <w:b w:val="0"/>
          <w:noProof/>
          <w:sz w:val="22"/>
          <w:szCs w:val="22"/>
        </w:rPr>
        <w:pPrChange w:id="168" w:author="Maximilian Schmitz" w:date="2015-07-06T18:12:00Z">
          <w:pPr>
            <w:pStyle w:val="Verzeichnis1"/>
            <w:tabs>
              <w:tab w:val="right" w:leader="dot" w:pos="9062"/>
            </w:tabs>
          </w:pPr>
        </w:pPrChange>
      </w:pPr>
      <w:del w:id="169" w:author="Maximilian Schmitz" w:date="2015-06-17T19:42:00Z">
        <w:r w:rsidRPr="00915AB6" w:rsidDel="00915AB6">
          <w:rPr>
            <w:rPrChange w:id="170" w:author="Maximilian Schmitz" w:date="2015-06-17T19:42:00Z">
              <w:rPr>
                <w:rStyle w:val="Hyperlink"/>
                <w:b w:val="0"/>
                <w:bCs w:val="0"/>
                <w:caps w:val="0"/>
                <w:noProof/>
              </w:rPr>
            </w:rPrChange>
          </w:rPr>
          <w:delText>Inhalt</w:delText>
        </w:r>
        <w:r w:rsidDel="00915AB6">
          <w:rPr>
            <w:noProof/>
            <w:webHidden/>
          </w:rPr>
          <w:tab/>
          <w:delText>IV</w:delText>
        </w:r>
      </w:del>
    </w:p>
    <w:p w14:paraId="00F73682" w14:textId="77777777" w:rsidR="00487DC3" w:rsidDel="00915AB6" w:rsidRDefault="00487DC3">
      <w:pPr>
        <w:pStyle w:val="berschrift1"/>
        <w:numPr>
          <w:ilvl w:val="0"/>
          <w:numId w:val="0"/>
        </w:numPr>
        <w:rPr>
          <w:del w:id="171" w:author="Maximilian Schmitz" w:date="2015-06-17T19:42:00Z"/>
          <w:rFonts w:asciiTheme="minorHAnsi" w:eastAsiaTheme="minorEastAsia" w:hAnsiTheme="minorHAnsi" w:cstheme="minorBidi"/>
          <w:b w:val="0"/>
          <w:noProof/>
          <w:sz w:val="22"/>
          <w:szCs w:val="22"/>
        </w:rPr>
        <w:pPrChange w:id="172" w:author="Maximilian Schmitz" w:date="2015-07-06T18:12:00Z">
          <w:pPr>
            <w:pStyle w:val="Verzeichnis1"/>
            <w:tabs>
              <w:tab w:val="left" w:pos="480"/>
              <w:tab w:val="right" w:leader="dot" w:pos="9062"/>
            </w:tabs>
          </w:pPr>
        </w:pPrChange>
      </w:pPr>
      <w:del w:id="173" w:author="Maximilian Schmitz" w:date="2015-06-17T19:42:00Z">
        <w:r w:rsidRPr="00915AB6" w:rsidDel="00915AB6">
          <w:rPr>
            <w:rPrChange w:id="174" w:author="Maximilian Schmitz" w:date="2015-06-17T19:42:00Z">
              <w:rPr>
                <w:rStyle w:val="Hyperlink"/>
                <w:b w:val="0"/>
                <w:bCs w:val="0"/>
                <w:caps w:val="0"/>
                <w:noProof/>
              </w:rPr>
            </w:rPrChange>
          </w:rPr>
          <w:delText>1</w:delText>
        </w:r>
        <w:r w:rsidDel="00915AB6">
          <w:rPr>
            <w:rFonts w:asciiTheme="minorHAnsi" w:eastAsiaTheme="minorEastAsia" w:hAnsiTheme="minorHAnsi" w:cstheme="minorBidi"/>
            <w:b w:val="0"/>
            <w:noProof/>
            <w:sz w:val="22"/>
            <w:szCs w:val="22"/>
          </w:rPr>
          <w:tab/>
        </w:r>
        <w:r w:rsidRPr="00915AB6" w:rsidDel="00915AB6">
          <w:rPr>
            <w:rPrChange w:id="175" w:author="Maximilian Schmitz" w:date="2015-06-17T19:42:00Z">
              <w:rPr>
                <w:rStyle w:val="Hyperlink"/>
                <w:b w:val="0"/>
                <w:bCs w:val="0"/>
                <w:caps w:val="0"/>
                <w:noProof/>
              </w:rPr>
            </w:rPrChange>
          </w:rPr>
          <w:delText>Einleitung</w:delText>
        </w:r>
        <w:r w:rsidDel="00915AB6">
          <w:rPr>
            <w:noProof/>
            <w:webHidden/>
          </w:rPr>
          <w:tab/>
          <w:delText>1</w:delText>
        </w:r>
      </w:del>
    </w:p>
    <w:p w14:paraId="26F2C3B6" w14:textId="77777777" w:rsidR="00487DC3" w:rsidDel="00915AB6" w:rsidRDefault="00487DC3">
      <w:pPr>
        <w:pStyle w:val="berschrift1"/>
        <w:numPr>
          <w:ilvl w:val="0"/>
          <w:numId w:val="0"/>
        </w:numPr>
        <w:rPr>
          <w:del w:id="176" w:author="Maximilian Schmitz" w:date="2015-06-17T19:42:00Z"/>
          <w:rFonts w:asciiTheme="minorHAnsi" w:eastAsiaTheme="minorEastAsia" w:hAnsiTheme="minorHAnsi" w:cstheme="minorBidi"/>
          <w:b w:val="0"/>
          <w:noProof/>
          <w:sz w:val="22"/>
          <w:szCs w:val="22"/>
        </w:rPr>
        <w:pPrChange w:id="177" w:author="Maximilian Schmitz" w:date="2015-07-06T18:12:00Z">
          <w:pPr>
            <w:pStyle w:val="Verzeichnis1"/>
            <w:tabs>
              <w:tab w:val="left" w:pos="480"/>
              <w:tab w:val="right" w:leader="dot" w:pos="9062"/>
            </w:tabs>
          </w:pPr>
        </w:pPrChange>
      </w:pPr>
      <w:del w:id="178" w:author="Maximilian Schmitz" w:date="2015-06-17T19:42:00Z">
        <w:r w:rsidRPr="00915AB6" w:rsidDel="00915AB6">
          <w:rPr>
            <w:rPrChange w:id="179" w:author="Maximilian Schmitz" w:date="2015-06-17T19:42:00Z">
              <w:rPr>
                <w:rStyle w:val="Hyperlink"/>
                <w:b w:val="0"/>
                <w:bCs w:val="0"/>
                <w:caps w:val="0"/>
                <w:noProof/>
              </w:rPr>
            </w:rPrChange>
          </w:rPr>
          <w:delText>2</w:delText>
        </w:r>
        <w:r w:rsidDel="00915AB6">
          <w:rPr>
            <w:rFonts w:asciiTheme="minorHAnsi" w:eastAsiaTheme="minorEastAsia" w:hAnsiTheme="minorHAnsi" w:cstheme="minorBidi"/>
            <w:b w:val="0"/>
            <w:noProof/>
            <w:sz w:val="22"/>
            <w:szCs w:val="22"/>
          </w:rPr>
          <w:tab/>
        </w:r>
        <w:r w:rsidRPr="00915AB6" w:rsidDel="00915AB6">
          <w:rPr>
            <w:rPrChange w:id="180" w:author="Maximilian Schmitz" w:date="2015-06-17T19:42:00Z">
              <w:rPr>
                <w:rStyle w:val="Hyperlink"/>
                <w:b w:val="0"/>
                <w:bCs w:val="0"/>
                <w:caps w:val="0"/>
                <w:noProof/>
              </w:rPr>
            </w:rPrChange>
          </w:rPr>
          <w:delText>Aufgabenstellung</w:delText>
        </w:r>
        <w:r w:rsidDel="00915AB6">
          <w:rPr>
            <w:noProof/>
            <w:webHidden/>
          </w:rPr>
          <w:tab/>
          <w:delText>2</w:delText>
        </w:r>
      </w:del>
    </w:p>
    <w:p w14:paraId="4A4AF695" w14:textId="77777777" w:rsidR="00487DC3" w:rsidDel="00915AB6" w:rsidRDefault="00487DC3">
      <w:pPr>
        <w:pStyle w:val="berschrift1"/>
        <w:numPr>
          <w:ilvl w:val="0"/>
          <w:numId w:val="0"/>
        </w:numPr>
        <w:rPr>
          <w:del w:id="181" w:author="Maximilian Schmitz" w:date="2015-06-17T19:42:00Z"/>
          <w:rFonts w:asciiTheme="minorHAnsi" w:eastAsiaTheme="minorEastAsia" w:hAnsiTheme="minorHAnsi" w:cstheme="minorBidi"/>
          <w:b w:val="0"/>
          <w:noProof/>
          <w:sz w:val="22"/>
          <w:szCs w:val="22"/>
        </w:rPr>
        <w:pPrChange w:id="182" w:author="Maximilian Schmitz" w:date="2015-07-06T18:12:00Z">
          <w:pPr>
            <w:pStyle w:val="Verzeichnis1"/>
            <w:tabs>
              <w:tab w:val="left" w:pos="480"/>
              <w:tab w:val="right" w:leader="dot" w:pos="9062"/>
            </w:tabs>
          </w:pPr>
        </w:pPrChange>
      </w:pPr>
      <w:del w:id="183" w:author="Maximilian Schmitz" w:date="2015-06-17T19:42:00Z">
        <w:r w:rsidRPr="00915AB6" w:rsidDel="00915AB6">
          <w:rPr>
            <w:rPrChange w:id="184" w:author="Maximilian Schmitz" w:date="2015-06-17T19:42:00Z">
              <w:rPr>
                <w:rStyle w:val="Hyperlink"/>
                <w:b w:val="0"/>
                <w:bCs w:val="0"/>
                <w:caps w:val="0"/>
                <w:noProof/>
              </w:rPr>
            </w:rPrChange>
          </w:rPr>
          <w:delText>3</w:delText>
        </w:r>
        <w:r w:rsidDel="00915AB6">
          <w:rPr>
            <w:rFonts w:asciiTheme="minorHAnsi" w:eastAsiaTheme="minorEastAsia" w:hAnsiTheme="minorHAnsi" w:cstheme="minorBidi"/>
            <w:b w:val="0"/>
            <w:noProof/>
            <w:sz w:val="22"/>
            <w:szCs w:val="22"/>
          </w:rPr>
          <w:tab/>
        </w:r>
        <w:r w:rsidRPr="00915AB6" w:rsidDel="00915AB6">
          <w:rPr>
            <w:rPrChange w:id="185" w:author="Maximilian Schmitz" w:date="2015-06-17T19:42:00Z">
              <w:rPr>
                <w:rStyle w:val="Hyperlink"/>
                <w:b w:val="0"/>
                <w:bCs w:val="0"/>
                <w:caps w:val="0"/>
                <w:noProof/>
              </w:rPr>
            </w:rPrChange>
          </w:rPr>
          <w:delText>Stand der Technik</w:delText>
        </w:r>
        <w:r w:rsidDel="00915AB6">
          <w:rPr>
            <w:noProof/>
            <w:webHidden/>
          </w:rPr>
          <w:tab/>
          <w:delText>3</w:delText>
        </w:r>
      </w:del>
    </w:p>
    <w:p w14:paraId="38E292D3" w14:textId="77777777" w:rsidR="00487DC3" w:rsidDel="00915AB6" w:rsidRDefault="00487DC3">
      <w:pPr>
        <w:pStyle w:val="berschrift1"/>
        <w:numPr>
          <w:ilvl w:val="0"/>
          <w:numId w:val="0"/>
        </w:numPr>
        <w:rPr>
          <w:del w:id="186" w:author="Maximilian Schmitz" w:date="2015-06-17T19:42:00Z"/>
          <w:rFonts w:asciiTheme="minorHAnsi" w:eastAsiaTheme="minorEastAsia" w:hAnsiTheme="minorHAnsi" w:cstheme="minorBidi"/>
          <w:noProof/>
          <w:sz w:val="22"/>
          <w:szCs w:val="22"/>
        </w:rPr>
        <w:pPrChange w:id="187" w:author="Maximilian Schmitz" w:date="2015-07-06T18:12:00Z">
          <w:pPr>
            <w:pStyle w:val="Verzeichnis2"/>
            <w:tabs>
              <w:tab w:val="left" w:pos="720"/>
              <w:tab w:val="right" w:leader="dot" w:pos="9062"/>
            </w:tabs>
          </w:pPr>
        </w:pPrChange>
      </w:pPr>
      <w:del w:id="188" w:author="Maximilian Schmitz" w:date="2015-06-17T19:42:00Z">
        <w:r w:rsidRPr="00915AB6" w:rsidDel="00915AB6">
          <w:rPr>
            <w:rPrChange w:id="189" w:author="Maximilian Schmitz" w:date="2015-06-17T19:42:00Z">
              <w:rPr>
                <w:rStyle w:val="Hyperlink"/>
                <w:smallCaps w:val="0"/>
                <w:noProof/>
              </w:rPr>
            </w:rPrChange>
          </w:rPr>
          <w:delText>3.1</w:delText>
        </w:r>
        <w:r w:rsidDel="00915AB6">
          <w:rPr>
            <w:rFonts w:asciiTheme="minorHAnsi" w:eastAsiaTheme="minorEastAsia" w:hAnsiTheme="minorHAnsi" w:cstheme="minorBidi"/>
            <w:noProof/>
            <w:sz w:val="22"/>
            <w:szCs w:val="22"/>
          </w:rPr>
          <w:tab/>
        </w:r>
        <w:r w:rsidRPr="00915AB6" w:rsidDel="00915AB6">
          <w:rPr>
            <w:rPrChange w:id="190" w:author="Maximilian Schmitz" w:date="2015-06-17T19:42:00Z">
              <w:rPr>
                <w:rStyle w:val="Hyperlink"/>
                <w:smallCaps w:val="0"/>
                <w:noProof/>
              </w:rPr>
            </w:rPrChange>
          </w:rPr>
          <w:delText>Einleitung</w:delText>
        </w:r>
        <w:r w:rsidDel="00915AB6">
          <w:rPr>
            <w:noProof/>
            <w:webHidden/>
          </w:rPr>
          <w:tab/>
          <w:delText>3</w:delText>
        </w:r>
      </w:del>
    </w:p>
    <w:p w14:paraId="67277EF8" w14:textId="77777777" w:rsidR="00487DC3" w:rsidDel="00915AB6" w:rsidRDefault="00487DC3">
      <w:pPr>
        <w:pStyle w:val="berschrift1"/>
        <w:numPr>
          <w:ilvl w:val="0"/>
          <w:numId w:val="0"/>
        </w:numPr>
        <w:rPr>
          <w:del w:id="191" w:author="Maximilian Schmitz" w:date="2015-06-17T19:42:00Z"/>
          <w:rFonts w:asciiTheme="minorHAnsi" w:eastAsiaTheme="minorEastAsia" w:hAnsiTheme="minorHAnsi" w:cstheme="minorBidi"/>
          <w:noProof/>
          <w:sz w:val="22"/>
          <w:szCs w:val="22"/>
        </w:rPr>
        <w:pPrChange w:id="192" w:author="Maximilian Schmitz" w:date="2015-07-06T18:12:00Z">
          <w:pPr>
            <w:pStyle w:val="Verzeichnis2"/>
            <w:tabs>
              <w:tab w:val="left" w:pos="720"/>
              <w:tab w:val="right" w:leader="dot" w:pos="9062"/>
            </w:tabs>
          </w:pPr>
        </w:pPrChange>
      </w:pPr>
      <w:del w:id="193" w:author="Maximilian Schmitz" w:date="2015-06-17T19:42:00Z">
        <w:r w:rsidRPr="00915AB6" w:rsidDel="00915AB6">
          <w:rPr>
            <w:rPrChange w:id="194" w:author="Maximilian Schmitz" w:date="2015-06-17T19:42:00Z">
              <w:rPr>
                <w:rStyle w:val="Hyperlink"/>
                <w:smallCaps w:val="0"/>
                <w:noProof/>
              </w:rPr>
            </w:rPrChange>
          </w:rPr>
          <w:delText>3.2</w:delText>
        </w:r>
        <w:r w:rsidDel="00915AB6">
          <w:rPr>
            <w:rFonts w:asciiTheme="minorHAnsi" w:eastAsiaTheme="minorEastAsia" w:hAnsiTheme="minorHAnsi" w:cstheme="minorBidi"/>
            <w:noProof/>
            <w:sz w:val="22"/>
            <w:szCs w:val="22"/>
          </w:rPr>
          <w:tab/>
        </w:r>
        <w:r w:rsidRPr="00915AB6" w:rsidDel="00915AB6">
          <w:rPr>
            <w:rPrChange w:id="195" w:author="Maximilian Schmitz" w:date="2015-06-17T19:42:00Z">
              <w:rPr>
                <w:rStyle w:val="Hyperlink"/>
                <w:smallCaps w:val="0"/>
                <w:noProof/>
              </w:rPr>
            </w:rPrChange>
          </w:rPr>
          <w:delText>Game Engine</w:delText>
        </w:r>
        <w:r w:rsidDel="00915AB6">
          <w:rPr>
            <w:noProof/>
            <w:webHidden/>
          </w:rPr>
          <w:tab/>
          <w:delText>3</w:delText>
        </w:r>
      </w:del>
    </w:p>
    <w:p w14:paraId="713ED385" w14:textId="77777777" w:rsidR="00487DC3" w:rsidDel="00915AB6" w:rsidRDefault="00487DC3">
      <w:pPr>
        <w:pStyle w:val="berschrift1"/>
        <w:numPr>
          <w:ilvl w:val="0"/>
          <w:numId w:val="0"/>
        </w:numPr>
        <w:rPr>
          <w:del w:id="196" w:author="Maximilian Schmitz" w:date="2015-06-17T19:42:00Z"/>
          <w:rFonts w:asciiTheme="minorHAnsi" w:eastAsiaTheme="minorEastAsia" w:hAnsiTheme="minorHAnsi" w:cstheme="minorBidi"/>
          <w:noProof/>
          <w:sz w:val="22"/>
          <w:szCs w:val="22"/>
        </w:rPr>
        <w:pPrChange w:id="197" w:author="Maximilian Schmitz" w:date="2015-07-06T18:12:00Z">
          <w:pPr>
            <w:pStyle w:val="Verzeichnis3"/>
            <w:tabs>
              <w:tab w:val="left" w:pos="1200"/>
              <w:tab w:val="right" w:leader="dot" w:pos="9062"/>
            </w:tabs>
          </w:pPr>
        </w:pPrChange>
      </w:pPr>
      <w:del w:id="198" w:author="Maximilian Schmitz" w:date="2015-06-17T19:42:00Z">
        <w:r w:rsidRPr="00915AB6" w:rsidDel="00915AB6">
          <w:rPr>
            <w:rPrChange w:id="199" w:author="Maximilian Schmitz" w:date="2015-06-17T19:42:00Z">
              <w:rPr>
                <w:rStyle w:val="Hyperlink"/>
                <w:i w:val="0"/>
                <w:iCs w:val="0"/>
                <w:noProof/>
              </w:rPr>
            </w:rPrChange>
          </w:rPr>
          <w:delText>3.2.1</w:delText>
        </w:r>
        <w:r w:rsidDel="00915AB6">
          <w:rPr>
            <w:rFonts w:asciiTheme="minorHAnsi" w:eastAsiaTheme="minorEastAsia" w:hAnsiTheme="minorHAnsi" w:cstheme="minorBidi"/>
            <w:noProof/>
            <w:sz w:val="22"/>
            <w:szCs w:val="22"/>
          </w:rPr>
          <w:tab/>
        </w:r>
        <w:r w:rsidRPr="00915AB6" w:rsidDel="00915AB6">
          <w:rPr>
            <w:rPrChange w:id="200" w:author="Maximilian Schmitz" w:date="2015-06-17T19:42:00Z">
              <w:rPr>
                <w:rStyle w:val="Hyperlink"/>
                <w:i w:val="0"/>
                <w:iCs w:val="0"/>
                <w:noProof/>
              </w:rPr>
            </w:rPrChange>
          </w:rPr>
          <w:delText>Grundsätzliches</w:delText>
        </w:r>
        <w:r w:rsidDel="00915AB6">
          <w:rPr>
            <w:noProof/>
            <w:webHidden/>
          </w:rPr>
          <w:tab/>
          <w:delText>3</w:delText>
        </w:r>
      </w:del>
    </w:p>
    <w:p w14:paraId="124596F2" w14:textId="77777777" w:rsidR="00487DC3" w:rsidDel="00915AB6" w:rsidRDefault="00487DC3">
      <w:pPr>
        <w:pStyle w:val="berschrift1"/>
        <w:numPr>
          <w:ilvl w:val="0"/>
          <w:numId w:val="0"/>
        </w:numPr>
        <w:rPr>
          <w:del w:id="201" w:author="Maximilian Schmitz" w:date="2015-06-17T19:42:00Z"/>
          <w:rFonts w:asciiTheme="minorHAnsi" w:eastAsiaTheme="minorEastAsia" w:hAnsiTheme="minorHAnsi" w:cstheme="minorBidi"/>
          <w:noProof/>
          <w:sz w:val="22"/>
          <w:szCs w:val="22"/>
        </w:rPr>
        <w:pPrChange w:id="202" w:author="Maximilian Schmitz" w:date="2015-07-06T18:12:00Z">
          <w:pPr>
            <w:pStyle w:val="Verzeichnis3"/>
            <w:tabs>
              <w:tab w:val="left" w:pos="1200"/>
              <w:tab w:val="right" w:leader="dot" w:pos="9062"/>
            </w:tabs>
          </w:pPr>
        </w:pPrChange>
      </w:pPr>
      <w:del w:id="203" w:author="Maximilian Schmitz" w:date="2015-06-17T19:42:00Z">
        <w:r w:rsidRPr="00915AB6" w:rsidDel="00915AB6">
          <w:rPr>
            <w:rPrChange w:id="204" w:author="Maximilian Schmitz" w:date="2015-06-17T19:42:00Z">
              <w:rPr>
                <w:rStyle w:val="Hyperlink"/>
                <w:i w:val="0"/>
                <w:iCs w:val="0"/>
                <w:noProof/>
              </w:rPr>
            </w:rPrChange>
          </w:rPr>
          <w:delText>3.2.2</w:delText>
        </w:r>
        <w:r w:rsidDel="00915AB6">
          <w:rPr>
            <w:rFonts w:asciiTheme="minorHAnsi" w:eastAsiaTheme="minorEastAsia" w:hAnsiTheme="minorHAnsi" w:cstheme="minorBidi"/>
            <w:noProof/>
            <w:sz w:val="22"/>
            <w:szCs w:val="22"/>
          </w:rPr>
          <w:tab/>
        </w:r>
        <w:r w:rsidRPr="00915AB6" w:rsidDel="00915AB6">
          <w:rPr>
            <w:rPrChange w:id="205" w:author="Maximilian Schmitz" w:date="2015-06-17T19:42:00Z">
              <w:rPr>
                <w:rStyle w:val="Hyperlink"/>
                <w:i w:val="0"/>
                <w:iCs w:val="0"/>
                <w:noProof/>
              </w:rPr>
            </w:rPrChange>
          </w:rPr>
          <w:delText>Source Engine</w:delText>
        </w:r>
        <w:r w:rsidDel="00915AB6">
          <w:rPr>
            <w:noProof/>
            <w:webHidden/>
          </w:rPr>
          <w:tab/>
          <w:delText>3</w:delText>
        </w:r>
      </w:del>
    </w:p>
    <w:p w14:paraId="12BC7EAF" w14:textId="77777777" w:rsidR="00487DC3" w:rsidDel="00915AB6" w:rsidRDefault="00487DC3">
      <w:pPr>
        <w:pStyle w:val="berschrift1"/>
        <w:numPr>
          <w:ilvl w:val="0"/>
          <w:numId w:val="0"/>
        </w:numPr>
        <w:rPr>
          <w:del w:id="206" w:author="Maximilian Schmitz" w:date="2015-06-17T19:42:00Z"/>
          <w:rFonts w:asciiTheme="minorHAnsi" w:eastAsiaTheme="minorEastAsia" w:hAnsiTheme="minorHAnsi" w:cstheme="minorBidi"/>
          <w:noProof/>
          <w:sz w:val="22"/>
          <w:szCs w:val="22"/>
        </w:rPr>
        <w:pPrChange w:id="207" w:author="Maximilian Schmitz" w:date="2015-07-06T18:12:00Z">
          <w:pPr>
            <w:pStyle w:val="Verzeichnis3"/>
            <w:tabs>
              <w:tab w:val="left" w:pos="1200"/>
              <w:tab w:val="right" w:leader="dot" w:pos="9062"/>
            </w:tabs>
          </w:pPr>
        </w:pPrChange>
      </w:pPr>
      <w:del w:id="208" w:author="Maximilian Schmitz" w:date="2015-06-17T19:42:00Z">
        <w:r w:rsidRPr="00915AB6" w:rsidDel="00915AB6">
          <w:rPr>
            <w:rPrChange w:id="209" w:author="Maximilian Schmitz" w:date="2015-06-17T19:42:00Z">
              <w:rPr>
                <w:rStyle w:val="Hyperlink"/>
                <w:i w:val="0"/>
                <w:iCs w:val="0"/>
                <w:noProof/>
              </w:rPr>
            </w:rPrChange>
          </w:rPr>
          <w:delText>3.2.3</w:delText>
        </w:r>
        <w:r w:rsidDel="00915AB6">
          <w:rPr>
            <w:rFonts w:asciiTheme="minorHAnsi" w:eastAsiaTheme="minorEastAsia" w:hAnsiTheme="minorHAnsi" w:cstheme="minorBidi"/>
            <w:noProof/>
            <w:sz w:val="22"/>
            <w:szCs w:val="22"/>
          </w:rPr>
          <w:tab/>
        </w:r>
        <w:r w:rsidRPr="00915AB6" w:rsidDel="00915AB6">
          <w:rPr>
            <w:rPrChange w:id="210" w:author="Maximilian Schmitz" w:date="2015-06-17T19:42:00Z">
              <w:rPr>
                <w:rStyle w:val="Hyperlink"/>
                <w:i w:val="0"/>
                <w:iCs w:val="0"/>
                <w:noProof/>
              </w:rPr>
            </w:rPrChange>
          </w:rPr>
          <w:delText>Unity</w:delText>
        </w:r>
        <w:r w:rsidDel="00915AB6">
          <w:rPr>
            <w:noProof/>
            <w:webHidden/>
          </w:rPr>
          <w:tab/>
          <w:delText>4</w:delText>
        </w:r>
      </w:del>
    </w:p>
    <w:p w14:paraId="6454BEF6" w14:textId="77777777" w:rsidR="00487DC3" w:rsidDel="00915AB6" w:rsidRDefault="00487DC3">
      <w:pPr>
        <w:pStyle w:val="berschrift1"/>
        <w:numPr>
          <w:ilvl w:val="0"/>
          <w:numId w:val="0"/>
        </w:numPr>
        <w:rPr>
          <w:del w:id="211" w:author="Maximilian Schmitz" w:date="2015-06-17T19:42:00Z"/>
          <w:rFonts w:asciiTheme="minorHAnsi" w:eastAsiaTheme="minorEastAsia" w:hAnsiTheme="minorHAnsi" w:cstheme="minorBidi"/>
          <w:noProof/>
          <w:sz w:val="22"/>
          <w:szCs w:val="22"/>
        </w:rPr>
        <w:pPrChange w:id="212" w:author="Maximilian Schmitz" w:date="2015-07-06T18:12:00Z">
          <w:pPr>
            <w:pStyle w:val="Verzeichnis3"/>
            <w:tabs>
              <w:tab w:val="left" w:pos="1200"/>
              <w:tab w:val="right" w:leader="dot" w:pos="9062"/>
            </w:tabs>
          </w:pPr>
        </w:pPrChange>
      </w:pPr>
      <w:del w:id="213" w:author="Maximilian Schmitz" w:date="2015-06-17T19:42:00Z">
        <w:r w:rsidRPr="00915AB6" w:rsidDel="00915AB6">
          <w:rPr>
            <w:rPrChange w:id="214" w:author="Maximilian Schmitz" w:date="2015-06-17T19:42:00Z">
              <w:rPr>
                <w:rStyle w:val="Hyperlink"/>
                <w:i w:val="0"/>
                <w:iCs w:val="0"/>
                <w:noProof/>
                <w:lang w:val="en-US"/>
              </w:rPr>
            </w:rPrChange>
          </w:rPr>
          <w:delText>3.2.4</w:delText>
        </w:r>
        <w:r w:rsidDel="00915AB6">
          <w:rPr>
            <w:rFonts w:asciiTheme="minorHAnsi" w:eastAsiaTheme="minorEastAsia" w:hAnsiTheme="minorHAnsi" w:cstheme="minorBidi"/>
            <w:noProof/>
            <w:sz w:val="22"/>
            <w:szCs w:val="22"/>
          </w:rPr>
          <w:tab/>
        </w:r>
        <w:r w:rsidRPr="00915AB6" w:rsidDel="00915AB6">
          <w:rPr>
            <w:rPrChange w:id="215" w:author="Maximilian Schmitz" w:date="2015-06-17T19:42:00Z">
              <w:rPr>
                <w:rStyle w:val="Hyperlink"/>
                <w:i w:val="0"/>
                <w:iCs w:val="0"/>
                <w:noProof/>
                <w:lang w:val="en-US"/>
              </w:rPr>
            </w:rPrChange>
          </w:rPr>
          <w:delText>Unreal Engine 4</w:delText>
        </w:r>
        <w:r w:rsidDel="00915AB6">
          <w:rPr>
            <w:noProof/>
            <w:webHidden/>
          </w:rPr>
          <w:tab/>
          <w:delText>4</w:delText>
        </w:r>
      </w:del>
    </w:p>
    <w:p w14:paraId="222ED6D5" w14:textId="77777777" w:rsidR="00487DC3" w:rsidDel="00915AB6" w:rsidRDefault="00487DC3">
      <w:pPr>
        <w:pStyle w:val="berschrift1"/>
        <w:numPr>
          <w:ilvl w:val="0"/>
          <w:numId w:val="0"/>
        </w:numPr>
        <w:rPr>
          <w:del w:id="216" w:author="Maximilian Schmitz" w:date="2015-06-17T19:42:00Z"/>
          <w:rFonts w:asciiTheme="minorHAnsi" w:eastAsiaTheme="minorEastAsia" w:hAnsiTheme="minorHAnsi" w:cstheme="minorBidi"/>
          <w:noProof/>
          <w:sz w:val="22"/>
          <w:szCs w:val="22"/>
        </w:rPr>
        <w:pPrChange w:id="217" w:author="Maximilian Schmitz" w:date="2015-07-06T18:12:00Z">
          <w:pPr>
            <w:pStyle w:val="Verzeichnis3"/>
            <w:tabs>
              <w:tab w:val="left" w:pos="1200"/>
              <w:tab w:val="right" w:leader="dot" w:pos="9062"/>
            </w:tabs>
          </w:pPr>
        </w:pPrChange>
      </w:pPr>
      <w:del w:id="218" w:author="Maximilian Schmitz" w:date="2015-06-17T19:42:00Z">
        <w:r w:rsidRPr="00915AB6" w:rsidDel="00915AB6">
          <w:rPr>
            <w:rPrChange w:id="219" w:author="Maximilian Schmitz" w:date="2015-06-17T19:42:00Z">
              <w:rPr>
                <w:rStyle w:val="Hyperlink"/>
                <w:i w:val="0"/>
                <w:iCs w:val="0"/>
                <w:noProof/>
              </w:rPr>
            </w:rPrChange>
          </w:rPr>
          <w:delText>3.2.5</w:delText>
        </w:r>
        <w:r w:rsidDel="00915AB6">
          <w:rPr>
            <w:rFonts w:asciiTheme="minorHAnsi" w:eastAsiaTheme="minorEastAsia" w:hAnsiTheme="minorHAnsi" w:cstheme="minorBidi"/>
            <w:noProof/>
            <w:sz w:val="22"/>
            <w:szCs w:val="22"/>
          </w:rPr>
          <w:tab/>
        </w:r>
        <w:r w:rsidRPr="00915AB6" w:rsidDel="00915AB6">
          <w:rPr>
            <w:rPrChange w:id="220" w:author="Maximilian Schmitz" w:date="2015-06-17T19:42:00Z">
              <w:rPr>
                <w:rStyle w:val="Hyperlink"/>
                <w:i w:val="0"/>
                <w:iCs w:val="0"/>
                <w:noProof/>
              </w:rPr>
            </w:rPrChange>
          </w:rPr>
          <w:delText>Verwendung im Projekt</w:delText>
        </w:r>
        <w:r w:rsidDel="00915AB6">
          <w:rPr>
            <w:noProof/>
            <w:webHidden/>
          </w:rPr>
          <w:tab/>
          <w:delText>5</w:delText>
        </w:r>
      </w:del>
    </w:p>
    <w:p w14:paraId="79F47FB1" w14:textId="77777777" w:rsidR="00487DC3" w:rsidDel="00915AB6" w:rsidRDefault="00487DC3">
      <w:pPr>
        <w:pStyle w:val="berschrift1"/>
        <w:numPr>
          <w:ilvl w:val="0"/>
          <w:numId w:val="0"/>
        </w:numPr>
        <w:rPr>
          <w:del w:id="221" w:author="Maximilian Schmitz" w:date="2015-06-17T19:42:00Z"/>
          <w:rFonts w:asciiTheme="minorHAnsi" w:eastAsiaTheme="minorEastAsia" w:hAnsiTheme="minorHAnsi" w:cstheme="minorBidi"/>
          <w:noProof/>
          <w:sz w:val="22"/>
          <w:szCs w:val="22"/>
        </w:rPr>
        <w:pPrChange w:id="222" w:author="Maximilian Schmitz" w:date="2015-07-06T18:12:00Z">
          <w:pPr>
            <w:pStyle w:val="Verzeichnis2"/>
            <w:tabs>
              <w:tab w:val="left" w:pos="720"/>
              <w:tab w:val="right" w:leader="dot" w:pos="9062"/>
            </w:tabs>
          </w:pPr>
        </w:pPrChange>
      </w:pPr>
      <w:del w:id="223" w:author="Maximilian Schmitz" w:date="2015-06-17T19:42:00Z">
        <w:r w:rsidRPr="00915AB6" w:rsidDel="00915AB6">
          <w:rPr>
            <w:rPrChange w:id="224" w:author="Maximilian Schmitz" w:date="2015-06-17T19:42:00Z">
              <w:rPr>
                <w:rStyle w:val="Hyperlink"/>
                <w:smallCaps w:val="0"/>
                <w:noProof/>
              </w:rPr>
            </w:rPrChange>
          </w:rPr>
          <w:delText>3.3</w:delText>
        </w:r>
        <w:r w:rsidDel="00915AB6">
          <w:rPr>
            <w:rFonts w:asciiTheme="minorHAnsi" w:eastAsiaTheme="minorEastAsia" w:hAnsiTheme="minorHAnsi" w:cstheme="minorBidi"/>
            <w:noProof/>
            <w:sz w:val="22"/>
            <w:szCs w:val="22"/>
          </w:rPr>
          <w:tab/>
        </w:r>
        <w:r w:rsidRPr="00915AB6" w:rsidDel="00915AB6">
          <w:rPr>
            <w:rPrChange w:id="225" w:author="Maximilian Schmitz" w:date="2015-06-17T19:42:00Z">
              <w:rPr>
                <w:rStyle w:val="Hyperlink"/>
                <w:smallCaps w:val="0"/>
                <w:noProof/>
              </w:rPr>
            </w:rPrChange>
          </w:rPr>
          <w:delText>Scripting-Ansatz</w:delText>
        </w:r>
        <w:r w:rsidDel="00915AB6">
          <w:rPr>
            <w:noProof/>
            <w:webHidden/>
          </w:rPr>
          <w:tab/>
          <w:delText>5</w:delText>
        </w:r>
      </w:del>
    </w:p>
    <w:p w14:paraId="33D3B318" w14:textId="77777777" w:rsidR="00487DC3" w:rsidDel="00915AB6" w:rsidRDefault="00487DC3">
      <w:pPr>
        <w:pStyle w:val="berschrift1"/>
        <w:numPr>
          <w:ilvl w:val="0"/>
          <w:numId w:val="0"/>
        </w:numPr>
        <w:rPr>
          <w:del w:id="226" w:author="Maximilian Schmitz" w:date="2015-06-17T19:42:00Z"/>
          <w:rFonts w:asciiTheme="minorHAnsi" w:eastAsiaTheme="minorEastAsia" w:hAnsiTheme="minorHAnsi" w:cstheme="minorBidi"/>
          <w:noProof/>
          <w:sz w:val="22"/>
          <w:szCs w:val="22"/>
        </w:rPr>
        <w:pPrChange w:id="227" w:author="Maximilian Schmitz" w:date="2015-07-06T18:12:00Z">
          <w:pPr>
            <w:pStyle w:val="Verzeichnis3"/>
            <w:tabs>
              <w:tab w:val="left" w:pos="1200"/>
              <w:tab w:val="right" w:leader="dot" w:pos="9062"/>
            </w:tabs>
          </w:pPr>
        </w:pPrChange>
      </w:pPr>
      <w:del w:id="228" w:author="Maximilian Schmitz" w:date="2015-06-17T19:42:00Z">
        <w:r w:rsidRPr="00915AB6" w:rsidDel="00915AB6">
          <w:rPr>
            <w:rPrChange w:id="229" w:author="Maximilian Schmitz" w:date="2015-06-17T19:42:00Z">
              <w:rPr>
                <w:rStyle w:val="Hyperlink"/>
                <w:i w:val="0"/>
                <w:iCs w:val="0"/>
                <w:noProof/>
              </w:rPr>
            </w:rPrChange>
          </w:rPr>
          <w:delText>3.3.1</w:delText>
        </w:r>
        <w:r w:rsidDel="00915AB6">
          <w:rPr>
            <w:rFonts w:asciiTheme="minorHAnsi" w:eastAsiaTheme="minorEastAsia" w:hAnsiTheme="minorHAnsi" w:cstheme="minorBidi"/>
            <w:noProof/>
            <w:sz w:val="22"/>
            <w:szCs w:val="22"/>
          </w:rPr>
          <w:tab/>
        </w:r>
        <w:r w:rsidRPr="00915AB6" w:rsidDel="00915AB6">
          <w:rPr>
            <w:rPrChange w:id="230" w:author="Maximilian Schmitz" w:date="2015-06-17T19:42:00Z">
              <w:rPr>
                <w:rStyle w:val="Hyperlink"/>
                <w:i w:val="0"/>
                <w:iCs w:val="0"/>
                <w:noProof/>
              </w:rPr>
            </w:rPrChange>
          </w:rPr>
          <w:delText>Grundsätzliches</w:delText>
        </w:r>
        <w:r w:rsidDel="00915AB6">
          <w:rPr>
            <w:noProof/>
            <w:webHidden/>
          </w:rPr>
          <w:tab/>
          <w:delText>5</w:delText>
        </w:r>
      </w:del>
    </w:p>
    <w:p w14:paraId="5B8A7B0E" w14:textId="77777777" w:rsidR="00487DC3" w:rsidDel="00915AB6" w:rsidRDefault="00487DC3">
      <w:pPr>
        <w:pStyle w:val="berschrift1"/>
        <w:numPr>
          <w:ilvl w:val="0"/>
          <w:numId w:val="0"/>
        </w:numPr>
        <w:rPr>
          <w:del w:id="231" w:author="Maximilian Schmitz" w:date="2015-06-17T19:42:00Z"/>
          <w:rFonts w:asciiTheme="minorHAnsi" w:eastAsiaTheme="minorEastAsia" w:hAnsiTheme="minorHAnsi" w:cstheme="minorBidi"/>
          <w:noProof/>
          <w:sz w:val="22"/>
          <w:szCs w:val="22"/>
        </w:rPr>
        <w:pPrChange w:id="232" w:author="Maximilian Schmitz" w:date="2015-07-06T18:12:00Z">
          <w:pPr>
            <w:pStyle w:val="Verzeichnis3"/>
            <w:tabs>
              <w:tab w:val="left" w:pos="1200"/>
              <w:tab w:val="right" w:leader="dot" w:pos="9062"/>
            </w:tabs>
          </w:pPr>
        </w:pPrChange>
      </w:pPr>
      <w:del w:id="233" w:author="Maximilian Schmitz" w:date="2015-06-17T19:42:00Z">
        <w:r w:rsidRPr="00915AB6" w:rsidDel="00915AB6">
          <w:rPr>
            <w:rPrChange w:id="234" w:author="Maximilian Schmitz" w:date="2015-06-17T19:42:00Z">
              <w:rPr>
                <w:rStyle w:val="Hyperlink"/>
                <w:i w:val="0"/>
                <w:iCs w:val="0"/>
                <w:noProof/>
              </w:rPr>
            </w:rPrChange>
          </w:rPr>
          <w:delText>3.3.2</w:delText>
        </w:r>
        <w:r w:rsidDel="00915AB6">
          <w:rPr>
            <w:rFonts w:asciiTheme="minorHAnsi" w:eastAsiaTheme="minorEastAsia" w:hAnsiTheme="minorHAnsi" w:cstheme="minorBidi"/>
            <w:noProof/>
            <w:sz w:val="22"/>
            <w:szCs w:val="22"/>
          </w:rPr>
          <w:tab/>
        </w:r>
        <w:r w:rsidRPr="00915AB6" w:rsidDel="00915AB6">
          <w:rPr>
            <w:rPrChange w:id="235" w:author="Maximilian Schmitz" w:date="2015-06-17T19:42:00Z">
              <w:rPr>
                <w:rStyle w:val="Hyperlink"/>
                <w:i w:val="0"/>
                <w:iCs w:val="0"/>
                <w:noProof/>
              </w:rPr>
            </w:rPrChange>
          </w:rPr>
          <w:delText>Lua</w:delText>
        </w:r>
        <w:r w:rsidDel="00915AB6">
          <w:rPr>
            <w:noProof/>
            <w:webHidden/>
          </w:rPr>
          <w:tab/>
          <w:delText>5</w:delText>
        </w:r>
      </w:del>
    </w:p>
    <w:p w14:paraId="6A9FB208" w14:textId="77777777" w:rsidR="00487DC3" w:rsidDel="00915AB6" w:rsidRDefault="00487DC3">
      <w:pPr>
        <w:pStyle w:val="berschrift1"/>
        <w:numPr>
          <w:ilvl w:val="0"/>
          <w:numId w:val="0"/>
        </w:numPr>
        <w:rPr>
          <w:del w:id="236" w:author="Maximilian Schmitz" w:date="2015-06-17T19:42:00Z"/>
          <w:rFonts w:asciiTheme="minorHAnsi" w:eastAsiaTheme="minorEastAsia" w:hAnsiTheme="minorHAnsi" w:cstheme="minorBidi"/>
          <w:noProof/>
          <w:sz w:val="22"/>
          <w:szCs w:val="22"/>
        </w:rPr>
        <w:pPrChange w:id="237" w:author="Maximilian Schmitz" w:date="2015-07-06T18:12:00Z">
          <w:pPr>
            <w:pStyle w:val="Verzeichnis2"/>
            <w:tabs>
              <w:tab w:val="left" w:pos="720"/>
              <w:tab w:val="right" w:leader="dot" w:pos="9062"/>
            </w:tabs>
          </w:pPr>
        </w:pPrChange>
      </w:pPr>
      <w:del w:id="238" w:author="Maximilian Schmitz" w:date="2015-06-17T19:42:00Z">
        <w:r w:rsidRPr="00915AB6" w:rsidDel="00915AB6">
          <w:rPr>
            <w:rPrChange w:id="239" w:author="Maximilian Schmitz" w:date="2015-06-17T19:42:00Z">
              <w:rPr>
                <w:rStyle w:val="Hyperlink"/>
                <w:smallCaps w:val="0"/>
                <w:noProof/>
              </w:rPr>
            </w:rPrChange>
          </w:rPr>
          <w:delText>3.4</w:delText>
        </w:r>
        <w:r w:rsidDel="00915AB6">
          <w:rPr>
            <w:rFonts w:asciiTheme="minorHAnsi" w:eastAsiaTheme="minorEastAsia" w:hAnsiTheme="minorHAnsi" w:cstheme="minorBidi"/>
            <w:noProof/>
            <w:sz w:val="22"/>
            <w:szCs w:val="22"/>
          </w:rPr>
          <w:tab/>
        </w:r>
        <w:r w:rsidRPr="00915AB6" w:rsidDel="00915AB6">
          <w:rPr>
            <w:rPrChange w:id="240" w:author="Maximilian Schmitz" w:date="2015-06-17T19:42:00Z">
              <w:rPr>
                <w:rStyle w:val="Hyperlink"/>
                <w:smallCaps w:val="0"/>
                <w:noProof/>
              </w:rPr>
            </w:rPrChange>
          </w:rPr>
          <w:delText>Robo Cup</w:delText>
        </w:r>
        <w:r w:rsidR="00877FC2" w:rsidRPr="00915AB6" w:rsidDel="00915AB6">
          <w:rPr>
            <w:rPrChange w:id="241" w:author="Maximilian Schmitz" w:date="2015-06-17T19:42:00Z">
              <w:rPr>
                <w:rStyle w:val="Hyperlink"/>
                <w:smallCaps w:val="0"/>
                <w:noProof/>
              </w:rPr>
            </w:rPrChange>
          </w:rPr>
          <w:delText xml:space="preserve"> (Kurz Halten)</w:delText>
        </w:r>
        <w:r w:rsidDel="00915AB6">
          <w:rPr>
            <w:noProof/>
            <w:webHidden/>
          </w:rPr>
          <w:tab/>
          <w:delText>6</w:delText>
        </w:r>
      </w:del>
    </w:p>
    <w:p w14:paraId="0B7DD6F8" w14:textId="77777777" w:rsidR="00487DC3" w:rsidDel="00915AB6" w:rsidRDefault="00487DC3">
      <w:pPr>
        <w:pStyle w:val="berschrift1"/>
        <w:numPr>
          <w:ilvl w:val="0"/>
          <w:numId w:val="0"/>
        </w:numPr>
        <w:rPr>
          <w:del w:id="242" w:author="Maximilian Schmitz" w:date="2015-06-17T19:42:00Z"/>
          <w:rFonts w:asciiTheme="minorHAnsi" w:eastAsiaTheme="minorEastAsia" w:hAnsiTheme="minorHAnsi" w:cstheme="minorBidi"/>
          <w:noProof/>
          <w:sz w:val="22"/>
          <w:szCs w:val="22"/>
        </w:rPr>
        <w:pPrChange w:id="243" w:author="Maximilian Schmitz" w:date="2015-07-06T18:12:00Z">
          <w:pPr>
            <w:pStyle w:val="Verzeichnis2"/>
            <w:tabs>
              <w:tab w:val="left" w:pos="720"/>
              <w:tab w:val="right" w:leader="dot" w:pos="9062"/>
            </w:tabs>
          </w:pPr>
        </w:pPrChange>
      </w:pPr>
      <w:del w:id="244" w:author="Maximilian Schmitz" w:date="2015-06-17T19:42:00Z">
        <w:r w:rsidRPr="00915AB6" w:rsidDel="00915AB6">
          <w:rPr>
            <w:rPrChange w:id="245" w:author="Maximilian Schmitz" w:date="2015-06-17T19:42:00Z">
              <w:rPr>
                <w:rStyle w:val="Hyperlink"/>
                <w:smallCaps w:val="0"/>
                <w:noProof/>
              </w:rPr>
            </w:rPrChange>
          </w:rPr>
          <w:delText>3.5</w:delText>
        </w:r>
        <w:r w:rsidDel="00915AB6">
          <w:rPr>
            <w:rFonts w:asciiTheme="minorHAnsi" w:eastAsiaTheme="minorEastAsia" w:hAnsiTheme="minorHAnsi" w:cstheme="minorBidi"/>
            <w:noProof/>
            <w:sz w:val="22"/>
            <w:szCs w:val="22"/>
          </w:rPr>
          <w:tab/>
        </w:r>
        <w:r w:rsidRPr="00915AB6" w:rsidDel="00915AB6">
          <w:rPr>
            <w:rPrChange w:id="246" w:author="Maximilian Schmitz" w:date="2015-06-17T19:42:00Z">
              <w:rPr>
                <w:rStyle w:val="Hyperlink"/>
                <w:smallCaps w:val="0"/>
                <w:noProof/>
              </w:rPr>
            </w:rPrChange>
          </w:rPr>
          <w:delText>Künstliche Intelligenz</w:delText>
        </w:r>
        <w:r w:rsidDel="00915AB6">
          <w:rPr>
            <w:noProof/>
            <w:webHidden/>
          </w:rPr>
          <w:tab/>
          <w:delText>7</w:delText>
        </w:r>
      </w:del>
    </w:p>
    <w:p w14:paraId="75AC9772" w14:textId="77777777" w:rsidR="00487DC3" w:rsidDel="00915AB6" w:rsidRDefault="00487DC3">
      <w:pPr>
        <w:pStyle w:val="berschrift1"/>
        <w:numPr>
          <w:ilvl w:val="0"/>
          <w:numId w:val="0"/>
        </w:numPr>
        <w:rPr>
          <w:del w:id="247" w:author="Maximilian Schmitz" w:date="2015-06-17T19:42:00Z"/>
          <w:rFonts w:asciiTheme="minorHAnsi" w:eastAsiaTheme="minorEastAsia" w:hAnsiTheme="minorHAnsi" w:cstheme="minorBidi"/>
          <w:noProof/>
          <w:sz w:val="22"/>
          <w:szCs w:val="22"/>
        </w:rPr>
        <w:pPrChange w:id="248" w:author="Maximilian Schmitz" w:date="2015-07-06T18:12:00Z">
          <w:pPr>
            <w:pStyle w:val="Verzeichnis2"/>
            <w:tabs>
              <w:tab w:val="left" w:pos="720"/>
              <w:tab w:val="right" w:leader="dot" w:pos="9062"/>
            </w:tabs>
          </w:pPr>
        </w:pPrChange>
      </w:pPr>
      <w:del w:id="249" w:author="Maximilian Schmitz" w:date="2015-06-17T19:42:00Z">
        <w:r w:rsidRPr="00915AB6" w:rsidDel="00915AB6">
          <w:rPr>
            <w:rPrChange w:id="250" w:author="Maximilian Schmitz" w:date="2015-06-17T19:42:00Z">
              <w:rPr>
                <w:rStyle w:val="Hyperlink"/>
                <w:smallCaps w:val="0"/>
                <w:noProof/>
              </w:rPr>
            </w:rPrChange>
          </w:rPr>
          <w:delText>3.6</w:delText>
        </w:r>
        <w:r w:rsidDel="00915AB6">
          <w:rPr>
            <w:rFonts w:asciiTheme="minorHAnsi" w:eastAsiaTheme="minorEastAsia" w:hAnsiTheme="minorHAnsi" w:cstheme="minorBidi"/>
            <w:noProof/>
            <w:sz w:val="22"/>
            <w:szCs w:val="22"/>
          </w:rPr>
          <w:tab/>
        </w:r>
        <w:r w:rsidRPr="00915AB6" w:rsidDel="00915AB6">
          <w:rPr>
            <w:rPrChange w:id="251" w:author="Maximilian Schmitz" w:date="2015-06-17T19:42:00Z">
              <w:rPr>
                <w:rStyle w:val="Hyperlink"/>
                <w:smallCaps w:val="0"/>
                <w:noProof/>
              </w:rPr>
            </w:rPrChange>
          </w:rPr>
          <w:delText>Zusammenfassung</w:delText>
        </w:r>
        <w:r w:rsidDel="00915AB6">
          <w:rPr>
            <w:noProof/>
            <w:webHidden/>
          </w:rPr>
          <w:tab/>
          <w:delText>9</w:delText>
        </w:r>
      </w:del>
    </w:p>
    <w:p w14:paraId="793AE8D2" w14:textId="77777777" w:rsidR="00487DC3" w:rsidDel="00915AB6" w:rsidRDefault="00487DC3">
      <w:pPr>
        <w:pStyle w:val="berschrift1"/>
        <w:numPr>
          <w:ilvl w:val="0"/>
          <w:numId w:val="0"/>
        </w:numPr>
        <w:rPr>
          <w:del w:id="252" w:author="Maximilian Schmitz" w:date="2015-06-17T19:42:00Z"/>
          <w:rFonts w:asciiTheme="minorHAnsi" w:eastAsiaTheme="minorEastAsia" w:hAnsiTheme="minorHAnsi" w:cstheme="minorBidi"/>
          <w:b w:val="0"/>
          <w:noProof/>
          <w:sz w:val="22"/>
          <w:szCs w:val="22"/>
        </w:rPr>
        <w:pPrChange w:id="253" w:author="Maximilian Schmitz" w:date="2015-07-06T18:12:00Z">
          <w:pPr>
            <w:pStyle w:val="Verzeichnis1"/>
            <w:tabs>
              <w:tab w:val="left" w:pos="480"/>
              <w:tab w:val="right" w:leader="dot" w:pos="9062"/>
            </w:tabs>
          </w:pPr>
        </w:pPrChange>
      </w:pPr>
      <w:del w:id="254" w:author="Maximilian Schmitz" w:date="2015-06-17T19:42:00Z">
        <w:r w:rsidRPr="00915AB6" w:rsidDel="00915AB6">
          <w:rPr>
            <w:rPrChange w:id="255" w:author="Maximilian Schmitz" w:date="2015-06-17T19:42:00Z">
              <w:rPr>
                <w:rStyle w:val="Hyperlink"/>
                <w:b w:val="0"/>
                <w:bCs w:val="0"/>
                <w:caps w:val="0"/>
                <w:noProof/>
              </w:rPr>
            </w:rPrChange>
          </w:rPr>
          <w:delText>4</w:delText>
        </w:r>
        <w:r w:rsidDel="00915AB6">
          <w:rPr>
            <w:rFonts w:asciiTheme="minorHAnsi" w:eastAsiaTheme="minorEastAsia" w:hAnsiTheme="minorHAnsi" w:cstheme="minorBidi"/>
            <w:b w:val="0"/>
            <w:noProof/>
            <w:sz w:val="22"/>
            <w:szCs w:val="22"/>
          </w:rPr>
          <w:tab/>
        </w:r>
        <w:r w:rsidRPr="00915AB6" w:rsidDel="00915AB6">
          <w:rPr>
            <w:rPrChange w:id="256" w:author="Maximilian Schmitz" w:date="2015-06-17T19:42:00Z">
              <w:rPr>
                <w:rStyle w:val="Hyperlink"/>
                <w:b w:val="0"/>
                <w:bCs w:val="0"/>
                <w:caps w:val="0"/>
                <w:noProof/>
              </w:rPr>
            </w:rPrChange>
          </w:rPr>
          <w:delText>Planung / Struktur</w:delText>
        </w:r>
        <w:r w:rsidDel="00915AB6">
          <w:rPr>
            <w:noProof/>
            <w:webHidden/>
          </w:rPr>
          <w:tab/>
          <w:delText>10</w:delText>
        </w:r>
      </w:del>
    </w:p>
    <w:p w14:paraId="6402BC98" w14:textId="77777777" w:rsidR="00487DC3" w:rsidDel="00915AB6" w:rsidRDefault="00487DC3">
      <w:pPr>
        <w:pStyle w:val="berschrift1"/>
        <w:numPr>
          <w:ilvl w:val="0"/>
          <w:numId w:val="0"/>
        </w:numPr>
        <w:rPr>
          <w:del w:id="257" w:author="Maximilian Schmitz" w:date="2015-06-17T19:42:00Z"/>
          <w:rFonts w:asciiTheme="minorHAnsi" w:eastAsiaTheme="minorEastAsia" w:hAnsiTheme="minorHAnsi" w:cstheme="minorBidi"/>
          <w:noProof/>
          <w:sz w:val="22"/>
          <w:szCs w:val="22"/>
        </w:rPr>
        <w:pPrChange w:id="258" w:author="Maximilian Schmitz" w:date="2015-07-06T18:12:00Z">
          <w:pPr>
            <w:pStyle w:val="Verzeichnis2"/>
            <w:tabs>
              <w:tab w:val="left" w:pos="720"/>
              <w:tab w:val="right" w:leader="dot" w:pos="9062"/>
            </w:tabs>
          </w:pPr>
        </w:pPrChange>
      </w:pPr>
      <w:del w:id="259" w:author="Maximilian Schmitz" w:date="2015-06-17T19:42:00Z">
        <w:r w:rsidRPr="00915AB6" w:rsidDel="00915AB6">
          <w:rPr>
            <w:rPrChange w:id="260" w:author="Maximilian Schmitz" w:date="2015-06-17T19:42:00Z">
              <w:rPr>
                <w:rStyle w:val="Hyperlink"/>
                <w:smallCaps w:val="0"/>
                <w:noProof/>
              </w:rPr>
            </w:rPrChange>
          </w:rPr>
          <w:delText>4.1</w:delText>
        </w:r>
        <w:r w:rsidDel="00915AB6">
          <w:rPr>
            <w:rFonts w:asciiTheme="minorHAnsi" w:eastAsiaTheme="minorEastAsia" w:hAnsiTheme="minorHAnsi" w:cstheme="minorBidi"/>
            <w:noProof/>
            <w:sz w:val="22"/>
            <w:szCs w:val="22"/>
          </w:rPr>
          <w:tab/>
        </w:r>
        <w:r w:rsidRPr="00915AB6" w:rsidDel="00915AB6">
          <w:rPr>
            <w:rPrChange w:id="261" w:author="Maximilian Schmitz" w:date="2015-06-17T19:42:00Z">
              <w:rPr>
                <w:rStyle w:val="Hyperlink"/>
                <w:smallCaps w:val="0"/>
                <w:noProof/>
              </w:rPr>
            </w:rPrChange>
          </w:rPr>
          <w:delText>Projektmanagement</w:delText>
        </w:r>
        <w:r w:rsidDel="00915AB6">
          <w:rPr>
            <w:noProof/>
            <w:webHidden/>
          </w:rPr>
          <w:tab/>
          <w:delText>10</w:delText>
        </w:r>
      </w:del>
    </w:p>
    <w:p w14:paraId="5809FA3E" w14:textId="77777777" w:rsidR="00487DC3" w:rsidDel="00915AB6" w:rsidRDefault="00487DC3">
      <w:pPr>
        <w:pStyle w:val="berschrift1"/>
        <w:numPr>
          <w:ilvl w:val="0"/>
          <w:numId w:val="0"/>
        </w:numPr>
        <w:rPr>
          <w:del w:id="262" w:author="Maximilian Schmitz" w:date="2015-06-17T19:42:00Z"/>
          <w:rFonts w:asciiTheme="minorHAnsi" w:eastAsiaTheme="minorEastAsia" w:hAnsiTheme="minorHAnsi" w:cstheme="minorBidi"/>
          <w:noProof/>
          <w:sz w:val="22"/>
          <w:szCs w:val="22"/>
        </w:rPr>
        <w:pPrChange w:id="263" w:author="Maximilian Schmitz" w:date="2015-07-06T18:12:00Z">
          <w:pPr>
            <w:pStyle w:val="Verzeichnis2"/>
            <w:tabs>
              <w:tab w:val="left" w:pos="720"/>
              <w:tab w:val="right" w:leader="dot" w:pos="9062"/>
            </w:tabs>
          </w:pPr>
        </w:pPrChange>
      </w:pPr>
      <w:del w:id="264" w:author="Maximilian Schmitz" w:date="2015-06-17T19:42:00Z">
        <w:r w:rsidRPr="00915AB6" w:rsidDel="00915AB6">
          <w:rPr>
            <w:rPrChange w:id="265" w:author="Maximilian Schmitz" w:date="2015-06-17T19:42:00Z">
              <w:rPr>
                <w:rStyle w:val="Hyperlink"/>
                <w:smallCaps w:val="0"/>
                <w:noProof/>
              </w:rPr>
            </w:rPrChange>
          </w:rPr>
          <w:delText>4.2</w:delText>
        </w:r>
        <w:r w:rsidDel="00915AB6">
          <w:rPr>
            <w:rFonts w:asciiTheme="minorHAnsi" w:eastAsiaTheme="minorEastAsia" w:hAnsiTheme="minorHAnsi" w:cstheme="minorBidi"/>
            <w:noProof/>
            <w:sz w:val="22"/>
            <w:szCs w:val="22"/>
          </w:rPr>
          <w:tab/>
        </w:r>
        <w:r w:rsidRPr="00915AB6" w:rsidDel="00915AB6">
          <w:rPr>
            <w:rPrChange w:id="266" w:author="Maximilian Schmitz" w:date="2015-06-17T19:42:00Z">
              <w:rPr>
                <w:rStyle w:val="Hyperlink"/>
                <w:smallCaps w:val="0"/>
                <w:noProof/>
              </w:rPr>
            </w:rPrChange>
          </w:rPr>
          <w:delText>Analyse der Aufgabenstellung</w:delText>
        </w:r>
        <w:r w:rsidDel="00915AB6">
          <w:rPr>
            <w:noProof/>
            <w:webHidden/>
          </w:rPr>
          <w:tab/>
          <w:delText>10</w:delText>
        </w:r>
      </w:del>
    </w:p>
    <w:p w14:paraId="11D2135D" w14:textId="77777777" w:rsidR="00487DC3" w:rsidDel="00915AB6" w:rsidRDefault="00487DC3">
      <w:pPr>
        <w:pStyle w:val="berschrift1"/>
        <w:numPr>
          <w:ilvl w:val="0"/>
          <w:numId w:val="0"/>
        </w:numPr>
        <w:rPr>
          <w:del w:id="267" w:author="Maximilian Schmitz" w:date="2015-06-17T19:42:00Z"/>
          <w:rFonts w:asciiTheme="minorHAnsi" w:eastAsiaTheme="minorEastAsia" w:hAnsiTheme="minorHAnsi" w:cstheme="minorBidi"/>
          <w:noProof/>
          <w:sz w:val="22"/>
          <w:szCs w:val="22"/>
        </w:rPr>
        <w:pPrChange w:id="268" w:author="Maximilian Schmitz" w:date="2015-07-06T18:12:00Z">
          <w:pPr>
            <w:pStyle w:val="Verzeichnis3"/>
            <w:tabs>
              <w:tab w:val="left" w:pos="1200"/>
              <w:tab w:val="right" w:leader="dot" w:pos="9062"/>
            </w:tabs>
          </w:pPr>
        </w:pPrChange>
      </w:pPr>
      <w:del w:id="269" w:author="Maximilian Schmitz" w:date="2015-06-17T19:42:00Z">
        <w:r w:rsidRPr="00915AB6" w:rsidDel="00915AB6">
          <w:rPr>
            <w:rPrChange w:id="270" w:author="Maximilian Schmitz" w:date="2015-06-17T19:42:00Z">
              <w:rPr>
                <w:rStyle w:val="Hyperlink"/>
                <w:i w:val="0"/>
                <w:iCs w:val="0"/>
                <w:noProof/>
              </w:rPr>
            </w:rPrChange>
          </w:rPr>
          <w:delText>4.2.1</w:delText>
        </w:r>
        <w:r w:rsidDel="00915AB6">
          <w:rPr>
            <w:rFonts w:asciiTheme="minorHAnsi" w:eastAsiaTheme="minorEastAsia" w:hAnsiTheme="minorHAnsi" w:cstheme="minorBidi"/>
            <w:noProof/>
            <w:sz w:val="22"/>
            <w:szCs w:val="22"/>
          </w:rPr>
          <w:tab/>
        </w:r>
        <w:r w:rsidRPr="00915AB6" w:rsidDel="00915AB6">
          <w:rPr>
            <w:rPrChange w:id="271" w:author="Maximilian Schmitz" w:date="2015-06-17T19:42:00Z">
              <w:rPr>
                <w:rStyle w:val="Hyperlink"/>
                <w:i w:val="0"/>
                <w:iCs w:val="0"/>
                <w:noProof/>
              </w:rPr>
            </w:rPrChange>
          </w:rPr>
          <w:delText>Muss-Kriterien</w:delText>
        </w:r>
        <w:r w:rsidDel="00915AB6">
          <w:rPr>
            <w:noProof/>
            <w:webHidden/>
          </w:rPr>
          <w:tab/>
          <w:delText>10</w:delText>
        </w:r>
      </w:del>
    </w:p>
    <w:p w14:paraId="433D8D68" w14:textId="77777777" w:rsidR="00487DC3" w:rsidDel="00915AB6" w:rsidRDefault="00487DC3">
      <w:pPr>
        <w:pStyle w:val="berschrift1"/>
        <w:numPr>
          <w:ilvl w:val="0"/>
          <w:numId w:val="0"/>
        </w:numPr>
        <w:rPr>
          <w:del w:id="272" w:author="Maximilian Schmitz" w:date="2015-06-17T19:42:00Z"/>
          <w:rFonts w:asciiTheme="minorHAnsi" w:eastAsiaTheme="minorEastAsia" w:hAnsiTheme="minorHAnsi" w:cstheme="minorBidi"/>
          <w:noProof/>
          <w:sz w:val="22"/>
          <w:szCs w:val="22"/>
        </w:rPr>
        <w:pPrChange w:id="273" w:author="Maximilian Schmitz" w:date="2015-07-06T18:12:00Z">
          <w:pPr>
            <w:pStyle w:val="Verzeichnis3"/>
            <w:tabs>
              <w:tab w:val="left" w:pos="1200"/>
              <w:tab w:val="right" w:leader="dot" w:pos="9062"/>
            </w:tabs>
          </w:pPr>
        </w:pPrChange>
      </w:pPr>
      <w:del w:id="274" w:author="Maximilian Schmitz" w:date="2015-06-17T19:42:00Z">
        <w:r w:rsidRPr="00915AB6" w:rsidDel="00915AB6">
          <w:rPr>
            <w:rPrChange w:id="275" w:author="Maximilian Schmitz" w:date="2015-06-17T19:42:00Z">
              <w:rPr>
                <w:rStyle w:val="Hyperlink"/>
                <w:i w:val="0"/>
                <w:iCs w:val="0"/>
                <w:noProof/>
              </w:rPr>
            </w:rPrChange>
          </w:rPr>
          <w:delText>4.2.2</w:delText>
        </w:r>
        <w:r w:rsidDel="00915AB6">
          <w:rPr>
            <w:rFonts w:asciiTheme="minorHAnsi" w:eastAsiaTheme="minorEastAsia" w:hAnsiTheme="minorHAnsi" w:cstheme="minorBidi"/>
            <w:noProof/>
            <w:sz w:val="22"/>
            <w:szCs w:val="22"/>
          </w:rPr>
          <w:tab/>
        </w:r>
        <w:r w:rsidRPr="00915AB6" w:rsidDel="00915AB6">
          <w:rPr>
            <w:rPrChange w:id="276" w:author="Maximilian Schmitz" w:date="2015-06-17T19:42:00Z">
              <w:rPr>
                <w:rStyle w:val="Hyperlink"/>
                <w:i w:val="0"/>
                <w:iCs w:val="0"/>
                <w:noProof/>
              </w:rPr>
            </w:rPrChange>
          </w:rPr>
          <w:delText>Soll-Kriterien</w:delText>
        </w:r>
        <w:r w:rsidDel="00915AB6">
          <w:rPr>
            <w:noProof/>
            <w:webHidden/>
          </w:rPr>
          <w:tab/>
          <w:delText>11</w:delText>
        </w:r>
      </w:del>
    </w:p>
    <w:p w14:paraId="2B66B895" w14:textId="77777777" w:rsidR="00487DC3" w:rsidDel="00915AB6" w:rsidRDefault="00487DC3">
      <w:pPr>
        <w:pStyle w:val="berschrift1"/>
        <w:numPr>
          <w:ilvl w:val="0"/>
          <w:numId w:val="0"/>
        </w:numPr>
        <w:rPr>
          <w:del w:id="277" w:author="Maximilian Schmitz" w:date="2015-06-17T19:42:00Z"/>
          <w:rFonts w:asciiTheme="minorHAnsi" w:eastAsiaTheme="minorEastAsia" w:hAnsiTheme="minorHAnsi" w:cstheme="minorBidi"/>
          <w:noProof/>
          <w:sz w:val="22"/>
          <w:szCs w:val="22"/>
        </w:rPr>
        <w:pPrChange w:id="278" w:author="Maximilian Schmitz" w:date="2015-07-06T18:12:00Z">
          <w:pPr>
            <w:pStyle w:val="Verzeichnis3"/>
            <w:tabs>
              <w:tab w:val="left" w:pos="1200"/>
              <w:tab w:val="right" w:leader="dot" w:pos="9062"/>
            </w:tabs>
          </w:pPr>
        </w:pPrChange>
      </w:pPr>
      <w:del w:id="279" w:author="Maximilian Schmitz" w:date="2015-06-17T19:42:00Z">
        <w:r w:rsidRPr="00915AB6" w:rsidDel="00915AB6">
          <w:rPr>
            <w:rPrChange w:id="280" w:author="Maximilian Schmitz" w:date="2015-06-17T19:42:00Z">
              <w:rPr>
                <w:rStyle w:val="Hyperlink"/>
                <w:i w:val="0"/>
                <w:iCs w:val="0"/>
                <w:noProof/>
              </w:rPr>
            </w:rPrChange>
          </w:rPr>
          <w:delText>4.2.3</w:delText>
        </w:r>
        <w:r w:rsidDel="00915AB6">
          <w:rPr>
            <w:rFonts w:asciiTheme="minorHAnsi" w:eastAsiaTheme="minorEastAsia" w:hAnsiTheme="minorHAnsi" w:cstheme="minorBidi"/>
            <w:noProof/>
            <w:sz w:val="22"/>
            <w:szCs w:val="22"/>
          </w:rPr>
          <w:tab/>
        </w:r>
        <w:r w:rsidRPr="00915AB6" w:rsidDel="00915AB6">
          <w:rPr>
            <w:rPrChange w:id="281" w:author="Maximilian Schmitz" w:date="2015-06-17T19:42:00Z">
              <w:rPr>
                <w:rStyle w:val="Hyperlink"/>
                <w:i w:val="0"/>
                <w:iCs w:val="0"/>
                <w:noProof/>
              </w:rPr>
            </w:rPrChange>
          </w:rPr>
          <w:delText>Kann-Kriterien</w:delText>
        </w:r>
        <w:r w:rsidDel="00915AB6">
          <w:rPr>
            <w:noProof/>
            <w:webHidden/>
          </w:rPr>
          <w:tab/>
          <w:delText>11</w:delText>
        </w:r>
      </w:del>
    </w:p>
    <w:p w14:paraId="1EC3F1E4" w14:textId="77777777" w:rsidR="00487DC3" w:rsidDel="00915AB6" w:rsidRDefault="00487DC3">
      <w:pPr>
        <w:pStyle w:val="berschrift1"/>
        <w:numPr>
          <w:ilvl w:val="0"/>
          <w:numId w:val="0"/>
        </w:numPr>
        <w:rPr>
          <w:del w:id="282" w:author="Maximilian Schmitz" w:date="2015-06-17T19:42:00Z"/>
          <w:rFonts w:asciiTheme="minorHAnsi" w:eastAsiaTheme="minorEastAsia" w:hAnsiTheme="minorHAnsi" w:cstheme="minorBidi"/>
          <w:noProof/>
          <w:sz w:val="22"/>
          <w:szCs w:val="22"/>
        </w:rPr>
        <w:pPrChange w:id="283" w:author="Maximilian Schmitz" w:date="2015-07-06T18:12:00Z">
          <w:pPr>
            <w:pStyle w:val="Verzeichnis3"/>
            <w:tabs>
              <w:tab w:val="left" w:pos="1200"/>
              <w:tab w:val="right" w:leader="dot" w:pos="9062"/>
            </w:tabs>
          </w:pPr>
        </w:pPrChange>
      </w:pPr>
      <w:del w:id="284" w:author="Maximilian Schmitz" w:date="2015-06-17T19:42:00Z">
        <w:r w:rsidRPr="00915AB6" w:rsidDel="00915AB6">
          <w:rPr>
            <w:rPrChange w:id="285" w:author="Maximilian Schmitz" w:date="2015-06-17T19:42:00Z">
              <w:rPr>
                <w:rStyle w:val="Hyperlink"/>
                <w:i w:val="0"/>
                <w:iCs w:val="0"/>
                <w:noProof/>
              </w:rPr>
            </w:rPrChange>
          </w:rPr>
          <w:delText>4.2.4</w:delText>
        </w:r>
        <w:r w:rsidDel="00915AB6">
          <w:rPr>
            <w:rFonts w:asciiTheme="minorHAnsi" w:eastAsiaTheme="minorEastAsia" w:hAnsiTheme="minorHAnsi" w:cstheme="minorBidi"/>
            <w:noProof/>
            <w:sz w:val="22"/>
            <w:szCs w:val="22"/>
          </w:rPr>
          <w:tab/>
        </w:r>
        <w:r w:rsidRPr="00915AB6" w:rsidDel="00915AB6">
          <w:rPr>
            <w:rPrChange w:id="286" w:author="Maximilian Schmitz" w:date="2015-06-17T19:42:00Z">
              <w:rPr>
                <w:rStyle w:val="Hyperlink"/>
                <w:i w:val="0"/>
                <w:iCs w:val="0"/>
                <w:noProof/>
              </w:rPr>
            </w:rPrChange>
          </w:rPr>
          <w:delText>Analyse der Kriterien</w:delText>
        </w:r>
        <w:r w:rsidDel="00915AB6">
          <w:rPr>
            <w:noProof/>
            <w:webHidden/>
          </w:rPr>
          <w:tab/>
          <w:delText>11</w:delText>
        </w:r>
      </w:del>
    </w:p>
    <w:p w14:paraId="5E236F6C" w14:textId="77777777" w:rsidR="00487DC3" w:rsidDel="00915AB6" w:rsidRDefault="00487DC3">
      <w:pPr>
        <w:pStyle w:val="berschrift1"/>
        <w:numPr>
          <w:ilvl w:val="0"/>
          <w:numId w:val="0"/>
        </w:numPr>
        <w:rPr>
          <w:del w:id="287" w:author="Maximilian Schmitz" w:date="2015-06-17T19:42:00Z"/>
          <w:rFonts w:asciiTheme="minorHAnsi" w:eastAsiaTheme="minorEastAsia" w:hAnsiTheme="minorHAnsi" w:cstheme="minorBidi"/>
          <w:noProof/>
          <w:sz w:val="22"/>
          <w:szCs w:val="22"/>
        </w:rPr>
        <w:pPrChange w:id="288" w:author="Maximilian Schmitz" w:date="2015-07-06T18:12:00Z">
          <w:pPr>
            <w:pStyle w:val="Verzeichnis2"/>
            <w:tabs>
              <w:tab w:val="left" w:pos="720"/>
              <w:tab w:val="right" w:leader="dot" w:pos="9062"/>
            </w:tabs>
          </w:pPr>
        </w:pPrChange>
      </w:pPr>
      <w:del w:id="289" w:author="Maximilian Schmitz" w:date="2015-06-17T19:42:00Z">
        <w:r w:rsidRPr="00915AB6" w:rsidDel="00915AB6">
          <w:rPr>
            <w:rPrChange w:id="290" w:author="Maximilian Schmitz" w:date="2015-06-17T19:42:00Z">
              <w:rPr>
                <w:rStyle w:val="Hyperlink"/>
                <w:smallCaps w:val="0"/>
                <w:noProof/>
              </w:rPr>
            </w:rPrChange>
          </w:rPr>
          <w:delText>4.3</w:delText>
        </w:r>
        <w:r w:rsidDel="00915AB6">
          <w:rPr>
            <w:rFonts w:asciiTheme="minorHAnsi" w:eastAsiaTheme="minorEastAsia" w:hAnsiTheme="minorHAnsi" w:cstheme="minorBidi"/>
            <w:noProof/>
            <w:sz w:val="22"/>
            <w:szCs w:val="22"/>
          </w:rPr>
          <w:tab/>
        </w:r>
        <w:r w:rsidRPr="00915AB6" w:rsidDel="00915AB6">
          <w:rPr>
            <w:rPrChange w:id="291" w:author="Maximilian Schmitz" w:date="2015-06-17T19:42:00Z">
              <w:rPr>
                <w:rStyle w:val="Hyperlink"/>
                <w:smallCaps w:val="0"/>
                <w:noProof/>
              </w:rPr>
            </w:rPrChange>
          </w:rPr>
          <w:delText>Architektur</w:delText>
        </w:r>
        <w:r w:rsidDel="00915AB6">
          <w:rPr>
            <w:noProof/>
            <w:webHidden/>
          </w:rPr>
          <w:tab/>
          <w:delText>12</w:delText>
        </w:r>
      </w:del>
    </w:p>
    <w:p w14:paraId="107679E6" w14:textId="77777777" w:rsidR="00487DC3" w:rsidDel="00915AB6" w:rsidRDefault="00487DC3">
      <w:pPr>
        <w:pStyle w:val="berschrift1"/>
        <w:numPr>
          <w:ilvl w:val="0"/>
          <w:numId w:val="0"/>
        </w:numPr>
        <w:rPr>
          <w:del w:id="292" w:author="Maximilian Schmitz" w:date="2015-06-17T19:42:00Z"/>
          <w:rFonts w:asciiTheme="minorHAnsi" w:eastAsiaTheme="minorEastAsia" w:hAnsiTheme="minorHAnsi" w:cstheme="minorBidi"/>
          <w:b w:val="0"/>
          <w:noProof/>
          <w:sz w:val="22"/>
          <w:szCs w:val="22"/>
        </w:rPr>
        <w:pPrChange w:id="293" w:author="Maximilian Schmitz" w:date="2015-07-06T18:12:00Z">
          <w:pPr>
            <w:pStyle w:val="Verzeichnis1"/>
            <w:tabs>
              <w:tab w:val="left" w:pos="480"/>
              <w:tab w:val="right" w:leader="dot" w:pos="9062"/>
            </w:tabs>
          </w:pPr>
        </w:pPrChange>
      </w:pPr>
      <w:del w:id="294" w:author="Maximilian Schmitz" w:date="2015-06-17T19:42:00Z">
        <w:r w:rsidRPr="00915AB6" w:rsidDel="00915AB6">
          <w:rPr>
            <w:rPrChange w:id="295" w:author="Maximilian Schmitz" w:date="2015-06-17T19:42:00Z">
              <w:rPr>
                <w:rStyle w:val="Hyperlink"/>
                <w:b w:val="0"/>
                <w:bCs w:val="0"/>
                <w:caps w:val="0"/>
                <w:noProof/>
              </w:rPr>
            </w:rPrChange>
          </w:rPr>
          <w:delText>5</w:delText>
        </w:r>
        <w:r w:rsidDel="00915AB6">
          <w:rPr>
            <w:rFonts w:asciiTheme="minorHAnsi" w:eastAsiaTheme="minorEastAsia" w:hAnsiTheme="minorHAnsi" w:cstheme="minorBidi"/>
            <w:b w:val="0"/>
            <w:noProof/>
            <w:sz w:val="22"/>
            <w:szCs w:val="22"/>
          </w:rPr>
          <w:tab/>
        </w:r>
        <w:r w:rsidRPr="00915AB6" w:rsidDel="00915AB6">
          <w:rPr>
            <w:rPrChange w:id="296" w:author="Maximilian Schmitz" w:date="2015-06-17T19:42:00Z">
              <w:rPr>
                <w:rStyle w:val="Hyperlink"/>
                <w:b w:val="0"/>
                <w:bCs w:val="0"/>
                <w:caps w:val="0"/>
                <w:noProof/>
              </w:rPr>
            </w:rPrChange>
          </w:rPr>
          <w:delText>Umsetzung</w:delText>
        </w:r>
        <w:r w:rsidDel="00915AB6">
          <w:rPr>
            <w:noProof/>
            <w:webHidden/>
          </w:rPr>
          <w:tab/>
          <w:delText>14</w:delText>
        </w:r>
      </w:del>
    </w:p>
    <w:p w14:paraId="2C2F231B" w14:textId="77777777" w:rsidR="00487DC3" w:rsidDel="00915AB6" w:rsidRDefault="00487DC3">
      <w:pPr>
        <w:pStyle w:val="berschrift1"/>
        <w:numPr>
          <w:ilvl w:val="0"/>
          <w:numId w:val="0"/>
        </w:numPr>
        <w:rPr>
          <w:del w:id="297" w:author="Maximilian Schmitz" w:date="2015-06-17T19:42:00Z"/>
          <w:rFonts w:asciiTheme="minorHAnsi" w:eastAsiaTheme="minorEastAsia" w:hAnsiTheme="minorHAnsi" w:cstheme="minorBidi"/>
          <w:noProof/>
          <w:sz w:val="22"/>
          <w:szCs w:val="22"/>
        </w:rPr>
        <w:pPrChange w:id="298" w:author="Maximilian Schmitz" w:date="2015-07-06T18:12:00Z">
          <w:pPr>
            <w:pStyle w:val="Verzeichnis2"/>
            <w:tabs>
              <w:tab w:val="left" w:pos="720"/>
              <w:tab w:val="right" w:leader="dot" w:pos="9062"/>
            </w:tabs>
          </w:pPr>
        </w:pPrChange>
      </w:pPr>
      <w:del w:id="299" w:author="Maximilian Schmitz" w:date="2015-06-17T19:42:00Z">
        <w:r w:rsidRPr="00915AB6" w:rsidDel="00915AB6">
          <w:rPr>
            <w:rPrChange w:id="300" w:author="Maximilian Schmitz" w:date="2015-06-17T19:42:00Z">
              <w:rPr>
                <w:rStyle w:val="Hyperlink"/>
                <w:smallCaps w:val="0"/>
                <w:noProof/>
              </w:rPr>
            </w:rPrChange>
          </w:rPr>
          <w:delText>5.1</w:delText>
        </w:r>
        <w:r w:rsidDel="00915AB6">
          <w:rPr>
            <w:rFonts w:asciiTheme="minorHAnsi" w:eastAsiaTheme="minorEastAsia" w:hAnsiTheme="minorHAnsi" w:cstheme="minorBidi"/>
            <w:noProof/>
            <w:sz w:val="22"/>
            <w:szCs w:val="22"/>
          </w:rPr>
          <w:tab/>
        </w:r>
        <w:r w:rsidRPr="00915AB6" w:rsidDel="00915AB6">
          <w:rPr>
            <w:rPrChange w:id="301" w:author="Maximilian Schmitz" w:date="2015-06-17T19:42:00Z">
              <w:rPr>
                <w:rStyle w:val="Hyperlink"/>
                <w:smallCaps w:val="0"/>
                <w:noProof/>
              </w:rPr>
            </w:rPrChange>
          </w:rPr>
          <w:delText>Umsetzung der Simulationsumgebung</w:delText>
        </w:r>
        <w:r w:rsidDel="00915AB6">
          <w:rPr>
            <w:noProof/>
            <w:webHidden/>
          </w:rPr>
          <w:tab/>
          <w:delText>14</w:delText>
        </w:r>
      </w:del>
    </w:p>
    <w:p w14:paraId="27627F47" w14:textId="77777777" w:rsidR="00487DC3" w:rsidDel="00915AB6" w:rsidRDefault="00487DC3">
      <w:pPr>
        <w:pStyle w:val="berschrift1"/>
        <w:numPr>
          <w:ilvl w:val="0"/>
          <w:numId w:val="0"/>
        </w:numPr>
        <w:rPr>
          <w:del w:id="302" w:author="Maximilian Schmitz" w:date="2015-06-17T19:42:00Z"/>
          <w:rFonts w:asciiTheme="minorHAnsi" w:eastAsiaTheme="minorEastAsia" w:hAnsiTheme="minorHAnsi" w:cstheme="minorBidi"/>
          <w:noProof/>
          <w:sz w:val="22"/>
          <w:szCs w:val="22"/>
        </w:rPr>
        <w:pPrChange w:id="303" w:author="Maximilian Schmitz" w:date="2015-07-06T18:12:00Z">
          <w:pPr>
            <w:pStyle w:val="Verzeichnis3"/>
            <w:tabs>
              <w:tab w:val="left" w:pos="1200"/>
              <w:tab w:val="right" w:leader="dot" w:pos="9062"/>
            </w:tabs>
          </w:pPr>
        </w:pPrChange>
      </w:pPr>
      <w:del w:id="304" w:author="Maximilian Schmitz" w:date="2015-06-17T19:42:00Z">
        <w:r w:rsidRPr="00915AB6" w:rsidDel="00915AB6">
          <w:rPr>
            <w:rPrChange w:id="305" w:author="Maximilian Schmitz" w:date="2015-06-17T19:42:00Z">
              <w:rPr>
                <w:rStyle w:val="Hyperlink"/>
                <w:i w:val="0"/>
                <w:iCs w:val="0"/>
                <w:noProof/>
              </w:rPr>
            </w:rPrChange>
          </w:rPr>
          <w:delText>5.1.1</w:delText>
        </w:r>
        <w:r w:rsidDel="00915AB6">
          <w:rPr>
            <w:rFonts w:asciiTheme="minorHAnsi" w:eastAsiaTheme="minorEastAsia" w:hAnsiTheme="minorHAnsi" w:cstheme="minorBidi"/>
            <w:noProof/>
            <w:sz w:val="22"/>
            <w:szCs w:val="22"/>
          </w:rPr>
          <w:tab/>
        </w:r>
        <w:r w:rsidRPr="00915AB6" w:rsidDel="00915AB6">
          <w:rPr>
            <w:rPrChange w:id="306" w:author="Maximilian Schmitz" w:date="2015-06-17T19:42:00Z">
              <w:rPr>
                <w:rStyle w:val="Hyperlink"/>
                <w:i w:val="0"/>
                <w:iCs w:val="0"/>
                <w:noProof/>
              </w:rPr>
            </w:rPrChange>
          </w:rPr>
          <w:delText>Grundsätzliches</w:delText>
        </w:r>
        <w:r w:rsidDel="00915AB6">
          <w:rPr>
            <w:noProof/>
            <w:webHidden/>
          </w:rPr>
          <w:tab/>
          <w:delText>14</w:delText>
        </w:r>
      </w:del>
    </w:p>
    <w:p w14:paraId="08B990AD" w14:textId="77777777" w:rsidR="00487DC3" w:rsidDel="00915AB6" w:rsidRDefault="00487DC3">
      <w:pPr>
        <w:pStyle w:val="berschrift1"/>
        <w:numPr>
          <w:ilvl w:val="0"/>
          <w:numId w:val="0"/>
        </w:numPr>
        <w:rPr>
          <w:del w:id="307" w:author="Maximilian Schmitz" w:date="2015-06-17T19:42:00Z"/>
          <w:rFonts w:asciiTheme="minorHAnsi" w:eastAsiaTheme="minorEastAsia" w:hAnsiTheme="minorHAnsi" w:cstheme="minorBidi"/>
          <w:noProof/>
          <w:sz w:val="22"/>
          <w:szCs w:val="22"/>
        </w:rPr>
        <w:pPrChange w:id="308" w:author="Maximilian Schmitz" w:date="2015-07-06T18:12:00Z">
          <w:pPr>
            <w:pStyle w:val="Verzeichnis3"/>
            <w:tabs>
              <w:tab w:val="left" w:pos="1200"/>
              <w:tab w:val="right" w:leader="dot" w:pos="9062"/>
            </w:tabs>
          </w:pPr>
        </w:pPrChange>
      </w:pPr>
      <w:del w:id="309" w:author="Maximilian Schmitz" w:date="2015-06-17T19:42:00Z">
        <w:r w:rsidRPr="00915AB6" w:rsidDel="00915AB6">
          <w:rPr>
            <w:rPrChange w:id="310" w:author="Maximilian Schmitz" w:date="2015-06-17T19:42:00Z">
              <w:rPr>
                <w:rStyle w:val="Hyperlink"/>
                <w:i w:val="0"/>
                <w:iCs w:val="0"/>
                <w:noProof/>
              </w:rPr>
            </w:rPrChange>
          </w:rPr>
          <w:delText>5.1.2</w:delText>
        </w:r>
        <w:r w:rsidDel="00915AB6">
          <w:rPr>
            <w:rFonts w:asciiTheme="minorHAnsi" w:eastAsiaTheme="minorEastAsia" w:hAnsiTheme="minorHAnsi" w:cstheme="minorBidi"/>
            <w:noProof/>
            <w:sz w:val="22"/>
            <w:szCs w:val="22"/>
          </w:rPr>
          <w:tab/>
        </w:r>
        <w:r w:rsidRPr="00915AB6" w:rsidDel="00915AB6">
          <w:rPr>
            <w:rPrChange w:id="311" w:author="Maximilian Schmitz" w:date="2015-06-17T19:42:00Z">
              <w:rPr>
                <w:rStyle w:val="Hyperlink"/>
                <w:i w:val="0"/>
                <w:iCs w:val="0"/>
                <w:noProof/>
              </w:rPr>
            </w:rPrChange>
          </w:rPr>
          <w:delText>Regelimplementierung</w:delText>
        </w:r>
        <w:r w:rsidDel="00915AB6">
          <w:rPr>
            <w:noProof/>
            <w:webHidden/>
          </w:rPr>
          <w:tab/>
          <w:delText>14</w:delText>
        </w:r>
      </w:del>
    </w:p>
    <w:p w14:paraId="51EFF412" w14:textId="77777777" w:rsidR="00487DC3" w:rsidDel="00915AB6" w:rsidRDefault="00487DC3">
      <w:pPr>
        <w:pStyle w:val="berschrift1"/>
        <w:numPr>
          <w:ilvl w:val="0"/>
          <w:numId w:val="0"/>
        </w:numPr>
        <w:rPr>
          <w:del w:id="312" w:author="Maximilian Schmitz" w:date="2015-06-17T19:42:00Z"/>
          <w:rFonts w:asciiTheme="minorHAnsi" w:eastAsiaTheme="minorEastAsia" w:hAnsiTheme="minorHAnsi" w:cstheme="minorBidi"/>
          <w:noProof/>
          <w:sz w:val="22"/>
          <w:szCs w:val="22"/>
        </w:rPr>
        <w:pPrChange w:id="313" w:author="Maximilian Schmitz" w:date="2015-07-06T18:12:00Z">
          <w:pPr>
            <w:pStyle w:val="Verzeichnis3"/>
            <w:tabs>
              <w:tab w:val="left" w:pos="1200"/>
              <w:tab w:val="right" w:leader="dot" w:pos="9062"/>
            </w:tabs>
          </w:pPr>
        </w:pPrChange>
      </w:pPr>
      <w:del w:id="314" w:author="Maximilian Schmitz" w:date="2015-06-17T19:42:00Z">
        <w:r w:rsidRPr="00915AB6" w:rsidDel="00915AB6">
          <w:rPr>
            <w:rPrChange w:id="315" w:author="Maximilian Schmitz" w:date="2015-06-17T19:42:00Z">
              <w:rPr>
                <w:rStyle w:val="Hyperlink"/>
                <w:i w:val="0"/>
                <w:iCs w:val="0"/>
                <w:noProof/>
              </w:rPr>
            </w:rPrChange>
          </w:rPr>
          <w:delText>5.1.3</w:delText>
        </w:r>
        <w:r w:rsidDel="00915AB6">
          <w:rPr>
            <w:rFonts w:asciiTheme="minorHAnsi" w:eastAsiaTheme="minorEastAsia" w:hAnsiTheme="minorHAnsi" w:cstheme="minorBidi"/>
            <w:noProof/>
            <w:sz w:val="22"/>
            <w:szCs w:val="22"/>
          </w:rPr>
          <w:tab/>
        </w:r>
        <w:r w:rsidRPr="00915AB6" w:rsidDel="00915AB6">
          <w:rPr>
            <w:rPrChange w:id="316" w:author="Maximilian Schmitz" w:date="2015-06-17T19:42:00Z">
              <w:rPr>
                <w:rStyle w:val="Hyperlink"/>
                <w:i w:val="0"/>
                <w:iCs w:val="0"/>
                <w:noProof/>
              </w:rPr>
            </w:rPrChange>
          </w:rPr>
          <w:delText>Scripschnittstelle</w:delText>
        </w:r>
        <w:r w:rsidDel="00915AB6">
          <w:rPr>
            <w:noProof/>
            <w:webHidden/>
          </w:rPr>
          <w:tab/>
          <w:delText>14</w:delText>
        </w:r>
      </w:del>
    </w:p>
    <w:p w14:paraId="7D732B5B" w14:textId="77777777" w:rsidR="00487DC3" w:rsidDel="00915AB6" w:rsidRDefault="00487DC3">
      <w:pPr>
        <w:pStyle w:val="berschrift1"/>
        <w:numPr>
          <w:ilvl w:val="0"/>
          <w:numId w:val="0"/>
        </w:numPr>
        <w:rPr>
          <w:del w:id="317" w:author="Maximilian Schmitz" w:date="2015-06-17T19:42:00Z"/>
          <w:rFonts w:asciiTheme="minorHAnsi" w:eastAsiaTheme="minorEastAsia" w:hAnsiTheme="minorHAnsi" w:cstheme="minorBidi"/>
          <w:noProof/>
          <w:sz w:val="22"/>
          <w:szCs w:val="22"/>
        </w:rPr>
        <w:pPrChange w:id="318" w:author="Maximilian Schmitz" w:date="2015-07-06T18:12:00Z">
          <w:pPr>
            <w:pStyle w:val="Verzeichnis2"/>
            <w:tabs>
              <w:tab w:val="left" w:pos="720"/>
              <w:tab w:val="right" w:leader="dot" w:pos="9062"/>
            </w:tabs>
          </w:pPr>
        </w:pPrChange>
      </w:pPr>
      <w:del w:id="319" w:author="Maximilian Schmitz" w:date="2015-06-17T19:42:00Z">
        <w:r w:rsidRPr="00915AB6" w:rsidDel="00915AB6">
          <w:rPr>
            <w:rPrChange w:id="320" w:author="Maximilian Schmitz" w:date="2015-06-17T19:42:00Z">
              <w:rPr>
                <w:rStyle w:val="Hyperlink"/>
                <w:smallCaps w:val="0"/>
                <w:noProof/>
              </w:rPr>
            </w:rPrChange>
          </w:rPr>
          <w:delText>5.2</w:delText>
        </w:r>
        <w:r w:rsidDel="00915AB6">
          <w:rPr>
            <w:rFonts w:asciiTheme="minorHAnsi" w:eastAsiaTheme="minorEastAsia" w:hAnsiTheme="minorHAnsi" w:cstheme="minorBidi"/>
            <w:noProof/>
            <w:sz w:val="22"/>
            <w:szCs w:val="22"/>
          </w:rPr>
          <w:tab/>
        </w:r>
        <w:r w:rsidRPr="00915AB6" w:rsidDel="00915AB6">
          <w:rPr>
            <w:rPrChange w:id="321" w:author="Maximilian Schmitz" w:date="2015-06-17T19:42:00Z">
              <w:rPr>
                <w:rStyle w:val="Hyperlink"/>
                <w:smallCaps w:val="0"/>
                <w:noProof/>
              </w:rPr>
            </w:rPrChange>
          </w:rPr>
          <w:delText>Entwicklung der künstlichen Intelligenz</w:delText>
        </w:r>
        <w:r w:rsidDel="00915AB6">
          <w:rPr>
            <w:noProof/>
            <w:webHidden/>
          </w:rPr>
          <w:tab/>
          <w:delText>14</w:delText>
        </w:r>
      </w:del>
    </w:p>
    <w:p w14:paraId="46533393" w14:textId="77777777" w:rsidR="00487DC3" w:rsidDel="00915AB6" w:rsidRDefault="00487DC3">
      <w:pPr>
        <w:pStyle w:val="berschrift1"/>
        <w:numPr>
          <w:ilvl w:val="0"/>
          <w:numId w:val="0"/>
        </w:numPr>
        <w:rPr>
          <w:del w:id="322" w:author="Maximilian Schmitz" w:date="2015-06-17T19:42:00Z"/>
          <w:rFonts w:asciiTheme="minorHAnsi" w:eastAsiaTheme="minorEastAsia" w:hAnsiTheme="minorHAnsi" w:cstheme="minorBidi"/>
          <w:b w:val="0"/>
          <w:noProof/>
          <w:sz w:val="22"/>
          <w:szCs w:val="22"/>
        </w:rPr>
        <w:pPrChange w:id="323" w:author="Maximilian Schmitz" w:date="2015-07-06T18:12:00Z">
          <w:pPr>
            <w:pStyle w:val="Verzeichnis1"/>
            <w:tabs>
              <w:tab w:val="left" w:pos="480"/>
              <w:tab w:val="right" w:leader="dot" w:pos="9062"/>
            </w:tabs>
          </w:pPr>
        </w:pPrChange>
      </w:pPr>
      <w:del w:id="324" w:author="Maximilian Schmitz" w:date="2015-06-17T19:42:00Z">
        <w:r w:rsidRPr="00915AB6" w:rsidDel="00915AB6">
          <w:rPr>
            <w:rPrChange w:id="325" w:author="Maximilian Schmitz" w:date="2015-06-17T19:42:00Z">
              <w:rPr>
                <w:rStyle w:val="Hyperlink"/>
                <w:b w:val="0"/>
                <w:bCs w:val="0"/>
                <w:caps w:val="0"/>
                <w:noProof/>
              </w:rPr>
            </w:rPrChange>
          </w:rPr>
          <w:delText>6</w:delText>
        </w:r>
        <w:r w:rsidDel="00915AB6">
          <w:rPr>
            <w:rFonts w:asciiTheme="minorHAnsi" w:eastAsiaTheme="minorEastAsia" w:hAnsiTheme="minorHAnsi" w:cstheme="minorBidi"/>
            <w:b w:val="0"/>
            <w:noProof/>
            <w:sz w:val="22"/>
            <w:szCs w:val="22"/>
          </w:rPr>
          <w:tab/>
        </w:r>
        <w:r w:rsidRPr="00915AB6" w:rsidDel="00915AB6">
          <w:rPr>
            <w:rPrChange w:id="326" w:author="Maximilian Schmitz" w:date="2015-06-17T19:42:00Z">
              <w:rPr>
                <w:rStyle w:val="Hyperlink"/>
                <w:b w:val="0"/>
                <w:bCs w:val="0"/>
                <w:caps w:val="0"/>
                <w:noProof/>
              </w:rPr>
            </w:rPrChange>
          </w:rPr>
          <w:delText>Ausblick</w:delText>
        </w:r>
        <w:r w:rsidDel="00915AB6">
          <w:rPr>
            <w:noProof/>
            <w:webHidden/>
          </w:rPr>
          <w:tab/>
          <w:delText>15</w:delText>
        </w:r>
      </w:del>
    </w:p>
    <w:p w14:paraId="00EE6F70" w14:textId="77777777" w:rsidR="00487DC3" w:rsidDel="00915AB6" w:rsidRDefault="00487DC3">
      <w:pPr>
        <w:pStyle w:val="berschrift1"/>
        <w:numPr>
          <w:ilvl w:val="0"/>
          <w:numId w:val="0"/>
        </w:numPr>
        <w:rPr>
          <w:del w:id="327" w:author="Maximilian Schmitz" w:date="2015-06-17T19:42:00Z"/>
          <w:rFonts w:asciiTheme="minorHAnsi" w:eastAsiaTheme="minorEastAsia" w:hAnsiTheme="minorHAnsi" w:cstheme="minorBidi"/>
          <w:b w:val="0"/>
          <w:noProof/>
          <w:sz w:val="22"/>
          <w:szCs w:val="22"/>
        </w:rPr>
        <w:pPrChange w:id="328" w:author="Maximilian Schmitz" w:date="2015-07-06T18:12:00Z">
          <w:pPr>
            <w:pStyle w:val="Verzeichnis1"/>
            <w:tabs>
              <w:tab w:val="left" w:pos="480"/>
              <w:tab w:val="right" w:leader="dot" w:pos="9062"/>
            </w:tabs>
          </w:pPr>
        </w:pPrChange>
      </w:pPr>
      <w:del w:id="329" w:author="Maximilian Schmitz" w:date="2015-06-17T19:42:00Z">
        <w:r w:rsidRPr="00915AB6" w:rsidDel="00915AB6">
          <w:rPr>
            <w:rPrChange w:id="330" w:author="Maximilian Schmitz" w:date="2015-06-17T19:42:00Z">
              <w:rPr>
                <w:rStyle w:val="Hyperlink"/>
                <w:b w:val="0"/>
                <w:bCs w:val="0"/>
                <w:caps w:val="0"/>
                <w:noProof/>
              </w:rPr>
            </w:rPrChange>
          </w:rPr>
          <w:delText>7</w:delText>
        </w:r>
        <w:r w:rsidDel="00915AB6">
          <w:rPr>
            <w:rFonts w:asciiTheme="minorHAnsi" w:eastAsiaTheme="minorEastAsia" w:hAnsiTheme="minorHAnsi" w:cstheme="minorBidi"/>
            <w:b w:val="0"/>
            <w:noProof/>
            <w:sz w:val="22"/>
            <w:szCs w:val="22"/>
          </w:rPr>
          <w:tab/>
        </w:r>
        <w:r w:rsidRPr="00915AB6" w:rsidDel="00915AB6">
          <w:rPr>
            <w:rPrChange w:id="331" w:author="Maximilian Schmitz" w:date="2015-06-17T19:42:00Z">
              <w:rPr>
                <w:rStyle w:val="Hyperlink"/>
                <w:b w:val="0"/>
                <w:bCs w:val="0"/>
                <w:caps w:val="0"/>
                <w:noProof/>
              </w:rPr>
            </w:rPrChange>
          </w:rPr>
          <w:delText>Fazit</w:delText>
        </w:r>
        <w:r w:rsidDel="00915AB6">
          <w:rPr>
            <w:noProof/>
            <w:webHidden/>
          </w:rPr>
          <w:tab/>
          <w:delText>16</w:delText>
        </w:r>
      </w:del>
    </w:p>
    <w:p w14:paraId="5635D7C7" w14:textId="77777777" w:rsidR="00487DC3" w:rsidDel="00915AB6" w:rsidRDefault="00487DC3">
      <w:pPr>
        <w:pStyle w:val="berschrift1"/>
        <w:numPr>
          <w:ilvl w:val="0"/>
          <w:numId w:val="0"/>
        </w:numPr>
        <w:rPr>
          <w:del w:id="332" w:author="Maximilian Schmitz" w:date="2015-06-17T19:42:00Z"/>
          <w:rFonts w:asciiTheme="minorHAnsi" w:eastAsiaTheme="minorEastAsia" w:hAnsiTheme="minorHAnsi" w:cstheme="minorBidi"/>
          <w:b w:val="0"/>
          <w:noProof/>
          <w:sz w:val="22"/>
          <w:szCs w:val="22"/>
        </w:rPr>
        <w:pPrChange w:id="333" w:author="Maximilian Schmitz" w:date="2015-07-06T18:12:00Z">
          <w:pPr>
            <w:pStyle w:val="Verzeichnis1"/>
            <w:tabs>
              <w:tab w:val="right" w:leader="dot" w:pos="9062"/>
            </w:tabs>
          </w:pPr>
        </w:pPrChange>
      </w:pPr>
      <w:del w:id="334" w:author="Maximilian Schmitz" w:date="2015-06-17T19:42:00Z">
        <w:r w:rsidRPr="00915AB6" w:rsidDel="00915AB6">
          <w:rPr>
            <w:rPrChange w:id="335" w:author="Maximilian Schmitz" w:date="2015-06-17T19:42:00Z">
              <w:rPr>
                <w:rStyle w:val="Hyperlink"/>
                <w:b w:val="0"/>
                <w:bCs w:val="0"/>
                <w:caps w:val="0"/>
                <w:noProof/>
              </w:rPr>
            </w:rPrChange>
          </w:rPr>
          <w:delText>Literaturverzeichnis</w:delText>
        </w:r>
        <w:r w:rsidR="006201A2" w:rsidRPr="00915AB6" w:rsidDel="00915AB6">
          <w:rPr>
            <w:rPrChange w:id="336" w:author="Maximilian Schmitz" w:date="2015-06-17T19:42:00Z">
              <w:rPr>
                <w:rStyle w:val="Hyperlink"/>
                <w:b w:val="0"/>
                <w:bCs w:val="0"/>
                <w:caps w:val="0"/>
                <w:noProof/>
              </w:rPr>
            </w:rPrChange>
          </w:rPr>
          <w:delText xml:space="preserve"> (Grundlagenliteratur)</w:delText>
        </w:r>
        <w:r w:rsidDel="00915AB6">
          <w:rPr>
            <w:noProof/>
            <w:webHidden/>
          </w:rPr>
          <w:tab/>
          <w:delText>I</w:delText>
        </w:r>
      </w:del>
    </w:p>
    <w:p w14:paraId="6AA3E10E" w14:textId="77777777" w:rsidR="00487DC3" w:rsidDel="00915AB6" w:rsidRDefault="00487DC3">
      <w:pPr>
        <w:pStyle w:val="berschrift1"/>
        <w:numPr>
          <w:ilvl w:val="0"/>
          <w:numId w:val="0"/>
        </w:numPr>
        <w:rPr>
          <w:del w:id="337" w:author="Maximilian Schmitz" w:date="2015-06-17T19:42:00Z"/>
          <w:rFonts w:asciiTheme="minorHAnsi" w:eastAsiaTheme="minorEastAsia" w:hAnsiTheme="minorHAnsi" w:cstheme="minorBidi"/>
          <w:b w:val="0"/>
          <w:noProof/>
          <w:sz w:val="22"/>
          <w:szCs w:val="22"/>
        </w:rPr>
        <w:pPrChange w:id="338" w:author="Maximilian Schmitz" w:date="2015-07-06T18:12:00Z">
          <w:pPr>
            <w:pStyle w:val="Verzeichnis1"/>
            <w:tabs>
              <w:tab w:val="right" w:leader="dot" w:pos="9062"/>
            </w:tabs>
          </w:pPr>
        </w:pPrChange>
      </w:pPr>
      <w:del w:id="339" w:author="Maximilian Schmitz" w:date="2015-06-17T19:42:00Z">
        <w:r w:rsidRPr="00915AB6" w:rsidDel="00915AB6">
          <w:rPr>
            <w:rPrChange w:id="340" w:author="Maximilian Schmitz" w:date="2015-06-17T19:42:00Z">
              <w:rPr>
                <w:rStyle w:val="Hyperlink"/>
                <w:b w:val="0"/>
                <w:bCs w:val="0"/>
                <w:caps w:val="0"/>
                <w:noProof/>
              </w:rPr>
            </w:rPrChange>
          </w:rPr>
          <w:delText>Abbildungsverzeichnis</w:delText>
        </w:r>
        <w:r w:rsidDel="00915AB6">
          <w:rPr>
            <w:noProof/>
            <w:webHidden/>
          </w:rPr>
          <w:tab/>
          <w:delText>II</w:delText>
        </w:r>
      </w:del>
    </w:p>
    <w:p w14:paraId="2BFDD3BE" w14:textId="77777777" w:rsidR="00487DC3" w:rsidDel="00915AB6" w:rsidRDefault="00487DC3">
      <w:pPr>
        <w:pStyle w:val="berschrift1"/>
        <w:numPr>
          <w:ilvl w:val="0"/>
          <w:numId w:val="0"/>
        </w:numPr>
        <w:rPr>
          <w:del w:id="341" w:author="Maximilian Schmitz" w:date="2015-06-17T19:42:00Z"/>
          <w:rFonts w:asciiTheme="minorHAnsi" w:eastAsiaTheme="minorEastAsia" w:hAnsiTheme="minorHAnsi" w:cstheme="minorBidi"/>
          <w:b w:val="0"/>
          <w:noProof/>
          <w:sz w:val="22"/>
          <w:szCs w:val="22"/>
        </w:rPr>
        <w:pPrChange w:id="342" w:author="Maximilian Schmitz" w:date="2015-07-06T18:12:00Z">
          <w:pPr>
            <w:pStyle w:val="Verzeichnis1"/>
            <w:tabs>
              <w:tab w:val="right" w:leader="dot" w:pos="9062"/>
            </w:tabs>
          </w:pPr>
        </w:pPrChange>
      </w:pPr>
      <w:del w:id="343" w:author="Maximilian Schmitz" w:date="2015-06-17T19:42:00Z">
        <w:r w:rsidRPr="00915AB6" w:rsidDel="00915AB6">
          <w:rPr>
            <w:rPrChange w:id="344" w:author="Maximilian Schmitz" w:date="2015-06-17T19:42:00Z">
              <w:rPr>
                <w:rStyle w:val="Hyperlink"/>
                <w:b w:val="0"/>
                <w:bCs w:val="0"/>
                <w:caps w:val="0"/>
                <w:noProof/>
              </w:rPr>
            </w:rPrChange>
          </w:rPr>
          <w:delText>Abkürzungsverzeichnis</w:delText>
        </w:r>
        <w:r w:rsidDel="00915AB6">
          <w:rPr>
            <w:noProof/>
            <w:webHidden/>
          </w:rPr>
          <w:tab/>
          <w:delText>III</w:delText>
        </w:r>
      </w:del>
    </w:p>
    <w:p w14:paraId="43B0EAF4" w14:textId="77777777" w:rsidR="00487DC3" w:rsidDel="00915AB6" w:rsidRDefault="00487DC3">
      <w:pPr>
        <w:pStyle w:val="berschrift1"/>
        <w:numPr>
          <w:ilvl w:val="0"/>
          <w:numId w:val="0"/>
        </w:numPr>
        <w:rPr>
          <w:del w:id="345" w:author="Maximilian Schmitz" w:date="2015-06-17T19:42:00Z"/>
          <w:rFonts w:asciiTheme="minorHAnsi" w:eastAsiaTheme="minorEastAsia" w:hAnsiTheme="minorHAnsi" w:cstheme="minorBidi"/>
          <w:b w:val="0"/>
          <w:noProof/>
          <w:sz w:val="22"/>
          <w:szCs w:val="22"/>
        </w:rPr>
        <w:pPrChange w:id="346" w:author="Maximilian Schmitz" w:date="2015-07-06T18:12:00Z">
          <w:pPr>
            <w:pStyle w:val="Verzeichnis1"/>
            <w:tabs>
              <w:tab w:val="right" w:leader="dot" w:pos="9062"/>
            </w:tabs>
          </w:pPr>
        </w:pPrChange>
      </w:pPr>
      <w:del w:id="347" w:author="Maximilian Schmitz" w:date="2015-06-17T19:42:00Z">
        <w:r w:rsidRPr="00915AB6" w:rsidDel="00915AB6">
          <w:rPr>
            <w:rPrChange w:id="348" w:author="Maximilian Schmitz" w:date="2015-06-17T19:42:00Z">
              <w:rPr>
                <w:rStyle w:val="Hyperlink"/>
                <w:b w:val="0"/>
                <w:bCs w:val="0"/>
                <w:caps w:val="0"/>
                <w:noProof/>
              </w:rPr>
            </w:rPrChange>
          </w:rPr>
          <w:delText>Glossar</w:delText>
        </w:r>
        <w:r w:rsidDel="00915AB6">
          <w:rPr>
            <w:noProof/>
            <w:webHidden/>
          </w:rPr>
          <w:tab/>
          <w:delText>IV</w:delText>
        </w:r>
      </w:del>
    </w:p>
    <w:p w14:paraId="75325EB1" w14:textId="2D3ED83D" w:rsidR="00683BB8" w:rsidRPr="00F2625B" w:rsidDel="00D421B5" w:rsidRDefault="008B6A1C">
      <w:pPr>
        <w:pStyle w:val="berschrift1"/>
        <w:numPr>
          <w:ilvl w:val="0"/>
          <w:numId w:val="0"/>
        </w:numPr>
        <w:rPr>
          <w:del w:id="349" w:author="Maximilian Schmitz" w:date="2015-07-06T18:12:00Z"/>
          <w:rFonts w:cs="Arial"/>
          <w:caps/>
        </w:rPr>
        <w:sectPr w:rsidR="00683BB8" w:rsidRPr="00F2625B" w:rsidDel="00D421B5"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350" w:author="Maximilian Schmitz" w:date="2015-07-06T18:12:00Z">
          <w:pPr>
            <w:pStyle w:val="Verzeichnis1"/>
            <w:tabs>
              <w:tab w:val="right" w:leader="dot" w:pos="9062"/>
            </w:tabs>
          </w:pPr>
        </w:pPrChange>
      </w:pPr>
      <w:del w:id="351" w:author="Maximilian Schmitz" w:date="2015-07-06T18:12:00Z">
        <w:r w:rsidRPr="006518B1" w:rsidDel="00D421B5">
          <w:rPr>
            <w:rFonts w:cs="Arial"/>
            <w:b w:val="0"/>
            <w:bCs/>
          </w:rPr>
          <w:fldChar w:fldCharType="end"/>
        </w:r>
      </w:del>
    </w:p>
    <w:p w14:paraId="28679427" w14:textId="4671737F" w:rsidR="00683BB8" w:rsidRPr="00683BB8" w:rsidDel="00D421B5" w:rsidRDefault="00683BB8">
      <w:pPr>
        <w:pStyle w:val="berschrift1"/>
        <w:numPr>
          <w:ilvl w:val="0"/>
          <w:numId w:val="0"/>
        </w:numPr>
        <w:rPr>
          <w:del w:id="352" w:author="Maximilian Schmitz" w:date="2015-07-06T18:12:00Z"/>
        </w:rPr>
        <w:pPrChange w:id="353" w:author="Maximilian Schmitz" w:date="2015-07-06T18:12:00Z">
          <w:pPr/>
        </w:pPrChange>
      </w:pPr>
    </w:p>
    <w:p w14:paraId="28AB6CB8" w14:textId="77777777" w:rsidR="000D5298" w:rsidRDefault="00BE23E9">
      <w:pPr>
        <w:pStyle w:val="berschrift1"/>
        <w:numPr>
          <w:ilvl w:val="0"/>
          <w:numId w:val="0"/>
        </w:numPr>
        <w:pPrChange w:id="354" w:author="Maximilian Schmitz" w:date="2015-07-06T18:12:00Z">
          <w:pPr>
            <w:pStyle w:val="berschrift1"/>
            <w:numPr>
              <w:numId w:val="17"/>
            </w:numPr>
          </w:pPr>
        </w:pPrChange>
      </w:pPr>
      <w:bookmarkStart w:id="355" w:name="_Toc424040260"/>
      <w:r>
        <w:t>Einleitung</w:t>
      </w:r>
      <w:bookmarkEnd w:id="355"/>
    </w:p>
    <w:p w14:paraId="53768C6F" w14:textId="70DBBA13" w:rsidR="00945897" w:rsidRDefault="00945897" w:rsidP="00945897">
      <w:r>
        <w:t xml:space="preserve">Simulationen wie die </w:t>
      </w:r>
      <w:proofErr w:type="spellStart"/>
      <w:r>
        <w:t>Robo</w:t>
      </w:r>
      <w:ins w:id="356" w:author="Admin" w:date="2015-07-07T13:47:00Z">
        <w:r w:rsidR="00765681">
          <w:t>C</w:t>
        </w:r>
      </w:ins>
      <w:del w:id="357" w:author="Admin" w:date="2015-07-07T13:46:00Z">
        <w:r w:rsidDel="00765681">
          <w:delText>c</w:delText>
        </w:r>
      </w:del>
      <w:r>
        <w:t>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64A03345" w:rsidR="00945897" w:rsidRDefault="00945897" w:rsidP="00945897">
      <w:r>
        <w:t>D</w:t>
      </w:r>
      <w:r w:rsidR="003B7EDC">
        <w:t>as fertige Projekt soll auch dem</w:t>
      </w:r>
      <w:r>
        <w:t xml:space="preserve"> Spieler ein Gefühl für Logik vermitteln, die von der Aufmachung von </w:t>
      </w:r>
      <w:proofErr w:type="spellStart"/>
      <w:r>
        <w:t>Robo</w:t>
      </w:r>
      <w:ins w:id="358" w:author="Admin" w:date="2015-07-07T13:46:00Z">
        <w:r w:rsidR="00765681">
          <w:t>C</w:t>
        </w:r>
      </w:ins>
      <w:del w:id="359" w:author="Admin" w:date="2015-07-07T13:46:00Z">
        <w:r w:rsidDel="00765681">
          <w:delText>c</w:delText>
        </w:r>
      </w:del>
      <w:r>
        <w:t>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rsidP="00AC4DD5">
      <w:pPr>
        <w:pStyle w:val="berschrift1"/>
      </w:pPr>
      <w:bookmarkStart w:id="360" w:name="_Toc424040261"/>
      <w:r>
        <w:lastRenderedPageBreak/>
        <w:t>Aufgabenstellung</w:t>
      </w:r>
      <w:bookmarkEnd w:id="360"/>
    </w:p>
    <w:p w14:paraId="7F0718B3" w14:textId="77777777" w:rsidR="00945897" w:rsidRDefault="00945897" w:rsidP="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361" w:author="Admin" w:date="2015-07-06T13:23:00Z">
        <w:r w:rsidR="00011EF1">
          <w:t>m</w:t>
        </w:r>
      </w:ins>
      <w:del w:id="362"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363"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364" w:author="Admin" w:date="2015-07-06T13:27:00Z">
        <w:r w:rsidR="004540A2">
          <w:t>soll</w:t>
        </w:r>
      </w:ins>
      <w:del w:id="365" w:author="Admin" w:date="2015-07-06T13:27:00Z">
        <w:r w:rsidDel="004540A2">
          <w:delText>ist</w:delText>
        </w:r>
      </w:del>
      <w:r>
        <w:t xml:space="preserve"> komplett dreidimensional und </w:t>
      </w:r>
      <w:ins w:id="366" w:author="Admin" w:date="2015-07-06T13:28:00Z">
        <w:r w:rsidR="004540A2">
          <w:t>mit</w:t>
        </w:r>
      </w:ins>
      <w:del w:id="367" w:author="Admin" w:date="2015-07-06T13:28:00Z">
        <w:r w:rsidDel="004540A2">
          <w:delText>bietet</w:delText>
        </w:r>
      </w:del>
      <w:r>
        <w:t xml:space="preserve"> animierte</w:t>
      </w:r>
      <w:ins w:id="368" w:author="Admin" w:date="2015-07-06T13:28:00Z">
        <w:r w:rsidR="004540A2">
          <w:t>n</w:t>
        </w:r>
      </w:ins>
      <w:r>
        <w:t xml:space="preserve"> Fußballspieler</w:t>
      </w:r>
      <w:ins w:id="369" w:author="Admin" w:date="2015-07-06T13:28:00Z">
        <w:r w:rsidR="004540A2">
          <w:t xml:space="preserve"> </w:t>
        </w:r>
      </w:ins>
      <w:ins w:id="370" w:author="Admin" w:date="2015-07-06T13:29:00Z">
        <w:r w:rsidR="004540A2">
          <w:t>gestaltet</w:t>
        </w:r>
      </w:ins>
      <w:ins w:id="371" w:author="Admin" w:date="2015-07-06T13:28:00Z">
        <w:r w:rsidR="004540A2">
          <w:t xml:space="preserve"> werden.</w:t>
        </w:r>
      </w:ins>
      <w:del w:id="372" w:author="Admin" w:date="2015-07-06T13:28:00Z">
        <w:r w:rsidDel="004540A2">
          <w:delText>,</w:delText>
        </w:r>
      </w:del>
      <w:r>
        <w:t xml:space="preserve"> </w:t>
      </w:r>
      <w:ins w:id="373" w:author="Admin" w:date="2015-07-06T13:28:00Z">
        <w:r w:rsidR="004540A2">
          <w:t>W</w:t>
        </w:r>
      </w:ins>
      <w:del w:id="374"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rsidP="00AC4DD5">
      <w:pPr>
        <w:pStyle w:val="berschrift1"/>
      </w:pPr>
      <w:r>
        <w:br w:type="page"/>
      </w:r>
      <w:bookmarkStart w:id="375" w:name="_Ref422317454"/>
      <w:bookmarkStart w:id="376" w:name="_Toc424040262"/>
      <w:r w:rsidR="00493EDB">
        <w:lastRenderedPageBreak/>
        <w:t>Stand der Technik</w:t>
      </w:r>
      <w:bookmarkEnd w:id="375"/>
      <w:bookmarkEnd w:id="376"/>
    </w:p>
    <w:p w14:paraId="5C3AA0A0" w14:textId="77777777" w:rsidR="008A0CF5" w:rsidRDefault="008A0CF5" w:rsidP="00A76D1C">
      <w:pPr>
        <w:pStyle w:val="berschrift2"/>
      </w:pPr>
      <w:bookmarkStart w:id="377" w:name="_Toc406781343"/>
      <w:bookmarkStart w:id="378" w:name="_Toc424040263"/>
      <w:r>
        <w:t>Einleitung</w:t>
      </w:r>
      <w:bookmarkEnd w:id="377"/>
      <w:bookmarkEnd w:id="378"/>
    </w:p>
    <w:p w14:paraId="50310C64" w14:textId="1A56FF3B" w:rsidR="008A0CF5" w:rsidRDefault="008A0CF5" w:rsidP="008A0CF5">
      <w:r>
        <w:t xml:space="preserve">Die Arbeit baut auf unterschiedlichen Technologien auf, deren Verständnis für die Projektbearbeitung unumgänglich ist. Da die Simulation, wie sie in Kapitel 2 beschrieben </w:t>
      </w:r>
      <w:del w:id="379" w:author="Admin" w:date="2015-07-06T13:33:00Z">
        <w:r w:rsidDel="00EB1E9F">
          <w:delText>wurde</w:delText>
        </w:r>
      </w:del>
      <w:ins w:id="380" w:author="Admin" w:date="2015-07-06T13:33:00Z">
        <w:r w:rsidR="00EB1E9F">
          <w:t>ist</w:t>
        </w:r>
      </w:ins>
      <w:r>
        <w:t>, nicht im gegebenen Zeitrahmen von Grund auf Programmiert werden kann, muss eine Game-Engine gewählt werden, die Grundlagen wie die 3D-Animation oder die Physik-Berechnungen bereitstellt.</w:t>
      </w:r>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RDefault="008A0CF5" w:rsidP="008A0CF5"/>
    <w:p w14:paraId="017E1988" w14:textId="77777777" w:rsidR="008A0CF5" w:rsidRDefault="008A0CF5" w:rsidP="008A0CF5">
      <w:r>
        <w:t>In diesem Kapitel sollen die Technologien, die für die genannten Zwecke in Betracht gezogen wurden, kurz dargestellt werden und die Technologieentscheidung begründet werden</w:t>
      </w:r>
    </w:p>
    <w:p w14:paraId="5DA61EA4" w14:textId="77777777" w:rsidR="008A0CF5" w:rsidRDefault="008A0CF5" w:rsidP="00A76D1C">
      <w:pPr>
        <w:pStyle w:val="berschrift2"/>
      </w:pPr>
      <w:bookmarkStart w:id="381" w:name="_Ref422317407"/>
      <w:bookmarkStart w:id="382" w:name="_Ref422317414"/>
      <w:bookmarkStart w:id="383" w:name="_Toc424040264"/>
      <w:r>
        <w:t>Game Engine</w:t>
      </w:r>
      <w:bookmarkEnd w:id="381"/>
      <w:bookmarkEnd w:id="382"/>
      <w:bookmarkEnd w:id="383"/>
    </w:p>
    <w:p w14:paraId="48F2682C" w14:textId="77777777" w:rsidR="008A0CF5" w:rsidRPr="0008785A" w:rsidDel="000E24A9" w:rsidRDefault="008A0CF5">
      <w:pPr>
        <w:pStyle w:val="berschrift3"/>
        <w:rPr>
          <w:del w:id="384" w:author="Daene" w:date="2015-01-08T17:04:00Z"/>
        </w:rPr>
        <w:pPrChange w:id="385" w:author="Maximilian Schmitz" w:date="2015-07-06T22:28:00Z">
          <w:pPr/>
        </w:pPrChange>
      </w:pPr>
      <w:del w:id="386" w:author="Daene" w:date="2015-01-08T17:04:00Z">
        <w:r w:rsidRPr="0008785A" w:rsidDel="000E24A9">
          <w:delText>http://de.wikipedia.org/wiki/Liste_von_Spiel-Engines</w:delText>
        </w:r>
        <w:bookmarkStart w:id="387" w:name="_Toc408511943"/>
        <w:bookmarkStart w:id="388" w:name="_Toc417977745"/>
        <w:bookmarkStart w:id="389" w:name="_Toc418083327"/>
        <w:bookmarkStart w:id="390" w:name="_Toc422333496"/>
        <w:bookmarkStart w:id="391" w:name="_Toc422468939"/>
        <w:bookmarkStart w:id="392" w:name="_Toc424040265"/>
        <w:bookmarkEnd w:id="387"/>
        <w:bookmarkEnd w:id="388"/>
        <w:bookmarkEnd w:id="389"/>
        <w:bookmarkEnd w:id="390"/>
        <w:bookmarkEnd w:id="391"/>
        <w:bookmarkEnd w:id="392"/>
      </w:del>
    </w:p>
    <w:p w14:paraId="16934930" w14:textId="77777777" w:rsidR="008A0CF5" w:rsidRDefault="008A0CF5">
      <w:pPr>
        <w:pStyle w:val="berschrift3"/>
      </w:pPr>
      <w:bookmarkStart w:id="393" w:name="_Toc424040266"/>
      <w:r>
        <w:t>Grundsätzliches</w:t>
      </w:r>
      <w:bookmarkEnd w:id="393"/>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A76D1C">
      <w:pPr>
        <w:pStyle w:val="berschrift3"/>
      </w:pPr>
      <w:bookmarkStart w:id="394" w:name="_Toc424040267"/>
      <w:commentRangeStart w:id="395"/>
      <w:r>
        <w:t>Source Engine</w:t>
      </w:r>
      <w:commentRangeEnd w:id="395"/>
      <w:r w:rsidR="00562016">
        <w:rPr>
          <w:rStyle w:val="Kommentarzeichen"/>
          <w:b w:val="0"/>
        </w:rPr>
        <w:commentReference w:id="395"/>
      </w:r>
      <w:bookmarkEnd w:id="394"/>
    </w:p>
    <w:p w14:paraId="7D3F6E49" w14:textId="77777777" w:rsidR="008A0CF5" w:rsidRDefault="008A0CF5" w:rsidP="008A0CF5">
      <w:r>
        <w:t xml:space="preserve">Source Engine wird von </w:t>
      </w:r>
      <w:proofErr w:type="spellStart"/>
      <w:r>
        <w:t>Valve</w:t>
      </w:r>
      <w:proofErr w:type="spellEnd"/>
      <w:r>
        <w:t xml:space="preserve"> entwickelt und ist durch die weit verbreiteten Spiele, die mit ihr </w:t>
      </w:r>
      <w:ins w:id="396" w:author="Maximilian Schmitz" w:date="2015-06-19T09:06:00Z">
        <w:r w:rsidR="002E3F67">
          <w:t>e</w:t>
        </w:r>
      </w:ins>
      <w:del w:id="397" w:author="Maximilian Schmitz" w:date="2015-06-19T09:06:00Z">
        <w:r w:rsidDel="002E3F67">
          <w:delText>E</w:delText>
        </w:r>
      </w:del>
      <w:r>
        <w:t>ntwickelt wurden, bekannt. Dazu gehört neben Half Life 2 oder Counter Strike: Source auch Portal.</w:t>
      </w:r>
    </w:p>
    <w:p w14:paraId="0576DF9C" w14:textId="77777777" w:rsidR="008A0CF5" w:rsidRDefault="008A0CF5" w:rsidP="008A0CF5">
      <w:r>
        <w:t>Die Source Engine kann neben den Betriebssystemen Windows, Linux und MAC auch auf der Playstation 3 oder der Xbox360 verwendet werden.</w:t>
      </w:r>
    </w:p>
    <w:p w14:paraId="3C6D052A" w14:textId="77777777" w:rsidR="008A0CF5" w:rsidRDefault="008A0CF5" w:rsidP="008A0CF5">
      <w:r>
        <w:t>Neben der Grafik-Engine beinhaltet dieses Framework auch eine Physik-Engine.</w:t>
      </w:r>
    </w:p>
    <w:p w14:paraId="3D6BFD84" w14:textId="77777777" w:rsidR="008A0CF5" w:rsidRDefault="008A0CF5" w:rsidP="008A0CF5"/>
    <w:p w14:paraId="72E981F3" w14:textId="33E0624F" w:rsidR="008A0CF5" w:rsidRDefault="008A0CF5" w:rsidP="008A0CF5">
      <w:del w:id="398" w:author="Admin" w:date="2015-07-06T13:36:00Z">
        <w:r w:rsidDel="009D3C5C">
          <w:delText xml:space="preserve">Ein </w:delText>
        </w:r>
      </w:del>
      <w:ins w:id="399" w:author="Admin" w:date="2015-07-06T13:36:00Z">
        <w:r w:rsidR="009D3C5C">
          <w:t>Das Hauptp</w:t>
        </w:r>
      </w:ins>
      <w:del w:id="400" w:author="Admin" w:date="2015-07-06T13:36:00Z">
        <w:r w:rsidDel="009D3C5C">
          <w:delText>P</w:delText>
        </w:r>
      </w:del>
      <w:r>
        <w:t>roblem</w:t>
      </w:r>
      <w:del w:id="401" w:author="Admin" w:date="2015-07-06T13:35:00Z">
        <w:r w:rsidDel="009D3C5C">
          <w:delText xml:space="preserve"> mit</w:delText>
        </w:r>
      </w:del>
      <w:r>
        <w:t xml:space="preserve"> der Source Engine ist, dass sie nicht frei verwendet werden kann sondern kostenpflichtig lizensiert werden muss.</w:t>
      </w:r>
    </w:p>
    <w:p w14:paraId="032B2EAF" w14:textId="77777777" w:rsidR="008A0CF5" w:rsidRDefault="008A0CF5" w:rsidP="00A76D1C">
      <w:pPr>
        <w:pStyle w:val="berschrift3"/>
      </w:pPr>
      <w:bookmarkStart w:id="402" w:name="_Toc424040268"/>
      <w:commentRangeStart w:id="403"/>
      <w:proofErr w:type="spellStart"/>
      <w:r>
        <w:lastRenderedPageBreak/>
        <w:t>Unity</w:t>
      </w:r>
      <w:commentRangeEnd w:id="403"/>
      <w:proofErr w:type="spellEnd"/>
      <w:r w:rsidR="00562016">
        <w:rPr>
          <w:rStyle w:val="Kommentarzeichen"/>
          <w:b w:val="0"/>
        </w:rPr>
        <w:commentReference w:id="403"/>
      </w:r>
      <w:bookmarkEnd w:id="402"/>
    </w:p>
    <w:p w14:paraId="2AAA962A" w14:textId="77777777" w:rsidR="008A0CF5" w:rsidDel="000E24A9" w:rsidRDefault="00BF6D4D" w:rsidP="008A0CF5">
      <w:pPr>
        <w:rPr>
          <w:del w:id="404" w:author="Daene" w:date="2015-01-08T17:04:00Z"/>
        </w:rPr>
      </w:pPr>
      <w:del w:id="405"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406" w:author="Daene" w:date="2015-01-08T17:04:00Z"/>
        </w:rPr>
      </w:pPr>
      <w:del w:id="407" w:author="Daene" w:date="2015-01-08T17:04:00Z">
        <w:r w:rsidRPr="00813F99" w:rsidDel="000E24A9">
          <w:delText>http://unity3d.com/unity/licenses</w:delText>
        </w:r>
      </w:del>
    </w:p>
    <w:p w14:paraId="20931CE4" w14:textId="77777777" w:rsidR="008A0CF5" w:rsidRDefault="008A0CF5" w:rsidP="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p>
    <w:p w14:paraId="46C82846" w14:textId="77777777" w:rsidR="008A0CF5" w:rsidRDefault="008A0CF5" w:rsidP="008A0CF5"/>
    <w:p w14:paraId="07BDF048" w14:textId="34FEA299" w:rsidR="008A0CF5" w:rsidRPr="00F43F95" w:rsidRDefault="008A0CF5" w:rsidP="008A0CF5">
      <w:proofErr w:type="spellStart"/>
      <w:r>
        <w:t>Unity</w:t>
      </w:r>
      <w:proofErr w:type="spellEnd"/>
      <w:r>
        <w:t xml:space="preserve"> bietet</w:t>
      </w:r>
      <w:ins w:id="408" w:author="Admin" w:date="2015-07-07T14:09:00Z">
        <w:r w:rsidR="005057C3">
          <w:t xml:space="preserve"> zum Zeitpunkt dieser Arbeit</w:t>
        </w:r>
      </w:ins>
      <w:r>
        <w:t xml:space="preserve"> eine Gratisversion und eine Pro-Version an, die für 1500$ erworben werden kann.</w:t>
      </w:r>
    </w:p>
    <w:p w14:paraId="1CB7AE62" w14:textId="77777777" w:rsidR="008A0CF5" w:rsidRPr="00380D23" w:rsidRDefault="008A0CF5" w:rsidP="00A76D1C">
      <w:pPr>
        <w:pStyle w:val="berschrift3"/>
        <w:rPr>
          <w:lang w:val="en-US"/>
        </w:rPr>
      </w:pPr>
      <w:bookmarkStart w:id="409" w:name="_Toc406781344"/>
      <w:bookmarkStart w:id="410" w:name="_Toc424040269"/>
      <w:commentRangeStart w:id="411"/>
      <w:r w:rsidRPr="00380D23">
        <w:rPr>
          <w:lang w:val="en-US"/>
        </w:rPr>
        <w:t>Unreal Engine 4</w:t>
      </w:r>
      <w:bookmarkEnd w:id="409"/>
      <w:commentRangeEnd w:id="411"/>
      <w:r w:rsidR="00562016">
        <w:rPr>
          <w:rStyle w:val="Kommentarzeichen"/>
          <w:b w:val="0"/>
        </w:rPr>
        <w:commentReference w:id="411"/>
      </w:r>
      <w:bookmarkEnd w:id="410"/>
    </w:p>
    <w:p w14:paraId="4DA9B03B" w14:textId="77777777" w:rsidR="008A0CF5" w:rsidRPr="00380D23" w:rsidDel="000E24A9" w:rsidRDefault="008A0CF5" w:rsidP="008A0CF5">
      <w:pPr>
        <w:rPr>
          <w:del w:id="412" w:author="Daene" w:date="2015-01-08T17:04:00Z"/>
          <w:lang w:val="en-US"/>
        </w:rPr>
      </w:pPr>
      <w:del w:id="413" w:author="Daene" w:date="2015-01-08T17:04:00Z">
        <w:r w:rsidRPr="00380D23" w:rsidDel="000E24A9">
          <w:rPr>
            <w:lang w:val="en-US"/>
          </w:rPr>
          <w:delText>https://www.unrealengine.com/what-is-unreal-engine-4</w:delText>
        </w:r>
      </w:del>
    </w:p>
    <w:p w14:paraId="01DA9DFB" w14:textId="77777777" w:rsidR="008A0CF5" w:rsidRDefault="008A0CF5" w:rsidP="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p>
    <w:p w14:paraId="3AEB51CB" w14:textId="77777777" w:rsidR="008A0CF5" w:rsidRDefault="008A0CF5" w:rsidP="008A0CF5"/>
    <w:p w14:paraId="70ADA7A5" w14:textId="77777777" w:rsidR="008A0CF5" w:rsidRDefault="008A0CF5" w:rsidP="008A0CF5">
      <w:r>
        <w:t xml:space="preserve">Seit der erstmaligen Verwendung der Unreal Engine im Computerspiel „Unreal“ im Jahr 1998 konnten viele, teilweise sehr bekannte Spiele erfolgreich auf der Engine aufbauen. Die Unreal Engine 4, das aktuellste Framework der Reihe, wurde in Spielen wie </w:t>
      </w:r>
      <w:proofErr w:type="spellStart"/>
      <w:r>
        <w:t>Tekken</w:t>
      </w:r>
      <w:proofErr w:type="spellEnd"/>
      <w:r>
        <w:t xml:space="preserve"> 7 oder </w:t>
      </w:r>
      <w:proofErr w:type="spellStart"/>
      <w:r>
        <w:t>Kingdom</w:t>
      </w:r>
      <w:proofErr w:type="spellEnd"/>
      <w:r>
        <w:t xml:space="preserve"> </w:t>
      </w:r>
      <w:proofErr w:type="spellStart"/>
      <w:r>
        <w:t>Hearts</w:t>
      </w:r>
      <w:proofErr w:type="spellEnd"/>
      <w:r>
        <w:t xml:space="preserve"> 3 eingesetzt.</w:t>
      </w:r>
    </w:p>
    <w:p w14:paraId="5105600C" w14:textId="77777777" w:rsidR="008A0CF5" w:rsidRDefault="008A0CF5" w:rsidP="008A0CF5"/>
    <w:p w14:paraId="564296FB" w14:textId="77777777"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wobei sie für Studenten und Hochschulen kostenlos zur Verfügung gestellt wurde. Während des Projektzeitraums entfiel die monatliche Gebühr generell, was die Verbreitung der Engine weiter fördert</w:t>
      </w:r>
      <w:del w:id="414"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415" w:author="Maximilian Schmitz" w:date="2015-06-19T09:06:00Z">
        <w:r w:rsidR="002E3F67">
          <w:t xml:space="preserve"> </w:t>
        </w:r>
      </w:ins>
      <w:r w:rsidR="00752A13">
        <w:t>Gewinnbeteiligung.</w:t>
      </w:r>
    </w:p>
    <w:p w14:paraId="53A7073B" w14:textId="77777777" w:rsidR="00627263" w:rsidRDefault="00627263">
      <w:r>
        <w:br w:type="page"/>
      </w:r>
    </w:p>
    <w:p w14:paraId="49CD396D" w14:textId="77777777" w:rsidR="008A0CF5" w:rsidRDefault="008A0CF5" w:rsidP="00A76D1C">
      <w:pPr>
        <w:pStyle w:val="berschrift3"/>
      </w:pPr>
      <w:bookmarkStart w:id="416" w:name="_Toc424040270"/>
      <w:r>
        <w:lastRenderedPageBreak/>
        <w:t>Verwendung im Projekt</w:t>
      </w:r>
      <w:bookmarkEnd w:id="416"/>
    </w:p>
    <w:p w14:paraId="6120E004" w14:textId="77777777" w:rsidR="008A0CF5" w:rsidRDefault="008A0CF5" w:rsidP="008A0CF5">
      <w:r>
        <w:t xml:space="preserve">Da die erwähnten Frameworks sich im Funktionsumfang kaum bis überhaupt nicht unterscheiden war die Auswahl der geeigneten Engine nicht ohne weiteres möglich. </w:t>
      </w:r>
    </w:p>
    <w:p w14:paraId="1B02891D" w14:textId="77777777" w:rsidR="00E52F93" w:rsidRDefault="008A0CF5" w:rsidP="008A0CF5">
      <w:pPr>
        <w:tabs>
          <w:tab w:val="left" w:pos="2940"/>
        </w:tabs>
        <w:rPr>
          <w:ins w:id="417" w:author="Maximilian Schmitz" w:date="2015-07-06T17:35:00Z"/>
        </w:rPr>
      </w:pPr>
      <w:r>
        <w:t>Eines der Hauptmerkmale, die für die Entscheidung relevant waren, war der Preis und die Lizensierung des Produkts.</w:t>
      </w:r>
    </w:p>
    <w:p w14:paraId="2A88C9BA" w14:textId="4B52E4DE" w:rsidR="00E52F93" w:rsidRDefault="008A0CF5" w:rsidP="008A0CF5">
      <w:pPr>
        <w:tabs>
          <w:tab w:val="left" w:pos="2940"/>
        </w:tabs>
        <w:rPr>
          <w:ins w:id="418" w:author="Maximilian Schmitz" w:date="2015-07-06T17:35:00Z"/>
        </w:rPr>
      </w:pPr>
      <w:del w:id="419" w:author="Maximilian Schmitz" w:date="2015-06-19T09:06:00Z">
        <w:r w:rsidDel="00B77DBC">
          <w:br/>
        </w:r>
      </w:del>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RDefault="008A0CF5" w:rsidP="008A0CF5">
      <w:pPr>
        <w:tabs>
          <w:tab w:val="left" w:pos="2940"/>
        </w:tabs>
      </w:pPr>
      <w:del w:id="420"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8A0CF5"/>
    <w:p w14:paraId="75204536" w14:textId="77777777" w:rsidR="008A0CF5" w:rsidRDefault="008A0CF5" w:rsidP="008A0CF5">
      <w:pPr>
        <w:rPr>
          <w:ins w:id="421" w:author="Maximilian Schmitz" w:date="2015-06-14T09:51:00Z"/>
        </w:rPr>
      </w:pPr>
      <w:r>
        <w:t>Aus den oben genannten Gründen fiel die Wahl auf die Unreal Engine 4.</w:t>
      </w:r>
    </w:p>
    <w:p w14:paraId="720C0E11" w14:textId="77777777" w:rsidR="005E65D5" w:rsidRDefault="005E65D5" w:rsidP="008A0CF5"/>
    <w:p w14:paraId="5384A047" w14:textId="77777777" w:rsidR="008A0CF5" w:rsidRDefault="008A0CF5" w:rsidP="00A76D1C">
      <w:pPr>
        <w:pStyle w:val="berschrift2"/>
      </w:pPr>
      <w:bookmarkStart w:id="422" w:name="_Ref422468197"/>
      <w:bookmarkStart w:id="423" w:name="_Toc424040271"/>
      <w:r>
        <w:t>Scripting-Ans</w:t>
      </w:r>
      <w:ins w:id="424" w:author="Daene" w:date="2015-01-08T17:05:00Z">
        <w:r w:rsidR="000E24A9">
          <w:t>a</w:t>
        </w:r>
      </w:ins>
      <w:del w:id="425" w:author="Daene" w:date="2015-01-08T17:05:00Z">
        <w:r w:rsidDel="000E24A9">
          <w:delText>ä</w:delText>
        </w:r>
      </w:del>
      <w:r>
        <w:t>tz</w:t>
      </w:r>
      <w:bookmarkEnd w:id="422"/>
      <w:bookmarkEnd w:id="423"/>
      <w:del w:id="426" w:author="Daene" w:date="2015-01-08T17:05:00Z">
        <w:r w:rsidDel="000E24A9">
          <w:delText>e</w:delText>
        </w:r>
      </w:del>
    </w:p>
    <w:p w14:paraId="2205B89C" w14:textId="77777777" w:rsidR="008A0CF5" w:rsidRDefault="008A0CF5">
      <w:pPr>
        <w:pStyle w:val="berschrift3"/>
      </w:pPr>
      <w:bookmarkStart w:id="427" w:name="_Toc424040272"/>
      <w:r>
        <w:t>Grundsätzliches</w:t>
      </w:r>
      <w:bookmarkEnd w:id="427"/>
    </w:p>
    <w:p w14:paraId="5087F2F7" w14:textId="77777777"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14:paraId="0A80D3B6" w14:textId="050D5CF5" w:rsidR="008A0CF5" w:rsidRDefault="008A0CF5" w:rsidP="008A0CF5">
      <w:pPr>
        <w:rPr>
          <w:ins w:id="428" w:author="Maximilian Schmitz" w:date="2015-07-06T17:44:00Z"/>
        </w:rPr>
      </w:pPr>
      <w:r>
        <w:t>Hierbei fiel die Wahl auf eine S</w:t>
      </w:r>
      <w:ins w:id="429" w:author="Maximilian Schmitz" w:date="2015-07-06T17:45:00Z">
        <w:r w:rsidR="002A4E09">
          <w:t>k</w:t>
        </w:r>
      </w:ins>
      <w:del w:id="430" w:author="Maximilian Schmitz" w:date="2015-07-06T17:45:00Z">
        <w:r w:rsidDel="002A4E09">
          <w:delText>c</w:delText>
        </w:r>
      </w:del>
      <w:r>
        <w:t>riptsprache, da diese typischerweise leichtgewichtig und einfach zu erlernen sind.</w:t>
      </w:r>
    </w:p>
    <w:p w14:paraId="62093F3D" w14:textId="56ED404C" w:rsidR="002A4E09" w:rsidRDefault="002A4E09" w:rsidP="008A0CF5">
      <w:pPr>
        <w:rPr>
          <w:ins w:id="431" w:author="Maximilian Schmitz" w:date="2015-07-06T17:47:00Z"/>
        </w:rPr>
      </w:pPr>
      <w:ins w:id="432" w:author="Maximilian Schmitz" w:date="2015-07-06T17:44:00Z">
        <w:r>
          <w:t xml:space="preserve">Alternativ wäre ein Client-Server Ansatz denkbar. </w:t>
        </w:r>
      </w:ins>
      <w:ins w:id="433" w:author="Maximilian Schmitz" w:date="2015-07-06T17:45:00Z">
        <w:r>
          <w:t xml:space="preserve">Der Nachteil hierbei ist, dass für jeden Spieler ein eigener Client implementiert werden muss. </w:t>
        </w:r>
      </w:ins>
      <w:ins w:id="434" w:author="Maximilian Schmitz" w:date="2015-07-06T17:46:00Z">
        <w:r>
          <w:t xml:space="preserve">Der Aufwand und die </w:t>
        </w:r>
        <w:r>
          <w:lastRenderedPageBreak/>
          <w:t xml:space="preserve">Komplexität liegen für Client Implementierung höher als beim Erarbeiten eines Skriptes zur Steuerung </w:t>
        </w:r>
      </w:ins>
      <w:ins w:id="435" w:author="Maximilian Schmitz" w:date="2015-07-06T17:47:00Z">
        <w:r>
          <w:t>der Spieler.</w:t>
        </w:r>
      </w:ins>
    </w:p>
    <w:p w14:paraId="4B13F00F" w14:textId="4337C9BD" w:rsidR="002A4E09" w:rsidRDefault="002A4E09" w:rsidP="008A0CF5">
      <w:ins w:id="436" w:author="Maximilian Schmitz" w:date="2015-07-06T17:47:00Z">
        <w:r>
          <w:t>Da die Erstellung einer künstlichen Intelligenz für die Spieler auch für Personen ohne größere Programmierkenntnisse möglich sein soll,</w:t>
        </w:r>
      </w:ins>
      <w:ins w:id="437" w:author="Maximilian Schmitz" w:date="2015-07-06T17:49:00Z">
        <w:r>
          <w:t xml:space="preserve"> ist eine Skriptsprache der geeignetere Ansatz.</w:t>
        </w:r>
      </w:ins>
    </w:p>
    <w:p w14:paraId="0B46A8C3" w14:textId="193FF0C1" w:rsidR="008A0CF5" w:rsidRDefault="00D421B5" w:rsidP="00A76D1C">
      <w:pPr>
        <w:pStyle w:val="berschrift3"/>
      </w:pPr>
      <w:bookmarkStart w:id="438" w:name="_Toc424040273"/>
      <w:ins w:id="439" w:author="Maximilian Schmitz" w:date="2015-07-06T18:12:00Z">
        <w:r>
          <w:t>LUA</w:t>
        </w:r>
      </w:ins>
      <w:commentRangeStart w:id="440"/>
      <w:del w:id="441" w:author="Maximilian Schmitz" w:date="2015-07-06T18:12:00Z">
        <w:r w:rsidR="008A0CF5" w:rsidDel="00D421B5">
          <w:delText>Lua</w:delText>
        </w:r>
      </w:del>
      <w:commentRangeEnd w:id="440"/>
      <w:r w:rsidR="006602C5">
        <w:rPr>
          <w:rStyle w:val="Kommentarzeichen"/>
          <w:b w:val="0"/>
        </w:rPr>
        <w:commentReference w:id="440"/>
      </w:r>
      <w:bookmarkEnd w:id="438"/>
    </w:p>
    <w:p w14:paraId="30C50ACC" w14:textId="77777777" w:rsidR="008A0CF5" w:rsidRPr="00E30ACE" w:rsidDel="000E24A9" w:rsidRDefault="008A0CF5" w:rsidP="008A0CF5">
      <w:pPr>
        <w:rPr>
          <w:del w:id="442" w:author="Daene" w:date="2015-01-08T17:05:00Z"/>
        </w:rPr>
      </w:pPr>
      <w:del w:id="443" w:author="Daene" w:date="2015-01-08T17:05:00Z">
        <w:r w:rsidRPr="00E30ACE" w:rsidDel="000E24A9">
          <w:delText>https://en.wikipedia.org/wiki/Lua_%28programming_language%29</w:delText>
        </w:r>
      </w:del>
    </w:p>
    <w:p w14:paraId="0865BCFF" w14:textId="5499A068" w:rsidR="00DB727D" w:rsidRDefault="008A0CF5" w:rsidP="008A0CF5">
      <w:pPr>
        <w:rPr>
          <w:ins w:id="444" w:author="Maximilian Schmitz" w:date="2015-07-06T17:50:00Z"/>
        </w:rPr>
      </w:pPr>
      <w:del w:id="445" w:author="Maximilian Schmitz" w:date="2015-07-06T18:12:00Z">
        <w:r w:rsidDel="00D421B5">
          <w:delText>Lua</w:delText>
        </w:r>
      </w:del>
      <w:ins w:id="446" w:author="Maximilian Schmitz" w:date="2015-07-06T18:12:00Z">
        <w:r w:rsidR="00D421B5">
          <w:t>LUA</w:t>
        </w:r>
      </w:ins>
      <w:r>
        <w:t xml:space="preserve"> ist eine leichtgewichtige S</w:t>
      </w:r>
      <w:ins w:id="447" w:author="Maximilian Schmitz" w:date="2015-07-06T18:12:00Z">
        <w:r w:rsidR="00D421B5">
          <w:t>k</w:t>
        </w:r>
      </w:ins>
      <w:del w:id="448" w:author="Maximilian Schmitz" w:date="2015-07-06T18:12:00Z">
        <w:r w:rsidDel="00D421B5">
          <w:delText>c</w:delText>
        </w:r>
      </w:del>
      <w:r>
        <w:t xml:space="preserve">riptsprache und kann auf verschiedenen Plattformen eingesetzt werden. Dabei bietet </w:t>
      </w:r>
      <w:ins w:id="449" w:author="Maximilian Schmitz" w:date="2015-07-06T18:12:00Z">
        <w:r w:rsidR="00D421B5">
          <w:t xml:space="preserve">LUA </w:t>
        </w:r>
      </w:ins>
      <w:del w:id="450" w:author="Maximilian Schmitz" w:date="2015-07-06T18:12:00Z">
        <w:r w:rsidDel="00D421B5">
          <w:delText xml:space="preserve">Lua </w:delText>
        </w:r>
      </w:del>
      <w:r>
        <w:t>eine Menge von Basisfunktionen die zur Behandlung eines Problems erweitert werden können.</w:t>
      </w:r>
    </w:p>
    <w:p w14:paraId="04DBB27C" w14:textId="64A8F8D2" w:rsidR="00DB727D" w:rsidRDefault="00DB727D" w:rsidP="008A0CF5">
      <w:pPr>
        <w:rPr>
          <w:ins w:id="451" w:author="Maximilian Schmitz" w:date="2015-07-06T17:51:00Z"/>
        </w:rPr>
      </w:pPr>
      <w:ins w:id="452" w:author="Maximilian Schmitz" w:date="2015-07-06T17:50:00Z">
        <w:r>
          <w:t xml:space="preserve">Der Aufbau von </w:t>
        </w:r>
      </w:ins>
      <w:ins w:id="453" w:author="Maximilian Schmitz" w:date="2015-07-06T18:12:00Z">
        <w:r w:rsidR="00D421B5">
          <w:t xml:space="preserve">LUA </w:t>
        </w:r>
      </w:ins>
      <w:ins w:id="454" w:author="Maximilian Schmitz" w:date="2015-07-06T17:50:00Z">
        <w:r>
          <w:t xml:space="preserve">ermöglicht das </w:t>
        </w:r>
        <w:r w:rsidR="00C33097">
          <w:t xml:space="preserve">einfache </w:t>
        </w:r>
      </w:ins>
      <w:ins w:id="455" w:author="Maximilian Schmitz" w:date="2015-07-06T17:51:00Z">
        <w:r w:rsidR="00C33097">
          <w:t>E</w:t>
        </w:r>
      </w:ins>
      <w:ins w:id="456" w:author="Maximilian Schmitz" w:date="2015-07-06T17:50:00Z">
        <w:r w:rsidR="00C33097">
          <w:t xml:space="preserve">inbinden der Skriptsprache in größere Projekte. Das </w:t>
        </w:r>
      </w:ins>
      <w:ins w:id="457" w:author="Maximilian Schmitz" w:date="2015-07-06T17:51:00Z">
        <w:r w:rsidR="00C33097">
          <w:t xml:space="preserve">liegt darin begründet, dass </w:t>
        </w:r>
      </w:ins>
      <w:commentRangeStart w:id="458"/>
      <w:ins w:id="459" w:author="Maximilian Schmitz" w:date="2015-07-06T18:12:00Z">
        <w:r w:rsidR="00D421B5">
          <w:t xml:space="preserve">LUA </w:t>
        </w:r>
      </w:ins>
      <w:ins w:id="460" w:author="Maximilian Schmitz" w:date="2015-07-06T17:51:00Z">
        <w:r w:rsidR="00C33097">
          <w:t>in reinem ANSI C Code geschrieben ist und die Bibliothek keine weiteren Abhängigkeiten besitzt.</w:t>
        </w:r>
      </w:ins>
      <w:commentRangeEnd w:id="458"/>
      <w:r w:rsidR="00562016">
        <w:rPr>
          <w:rStyle w:val="Kommentarzeichen"/>
        </w:rPr>
        <w:commentReference w:id="458"/>
      </w:r>
    </w:p>
    <w:p w14:paraId="123BF24E" w14:textId="6F4E2F06" w:rsidR="008A0CF5" w:rsidRDefault="00C33097" w:rsidP="008A0CF5">
      <w:pPr>
        <w:rPr>
          <w:ins w:id="461" w:author="Maximilian Schmitz" w:date="2015-07-06T17:53:00Z"/>
        </w:rPr>
      </w:pPr>
      <w:ins w:id="462" w:author="Maximilian Schmitz" w:date="2015-07-06T17:52:00Z">
        <w:r>
          <w:t xml:space="preserve">Zudem ist die Sprache leicht zu erlernen </w:t>
        </w:r>
      </w:ins>
      <w:del w:id="463" w:author="Maximilian Schmitz" w:date="2015-07-06T17:52:00Z">
        <w:r w:rsidR="008A0CF5" w:rsidDel="00C33097">
          <w:delText xml:space="preserve"> Da Lua </w:delText>
        </w:r>
        <w:commentRangeStart w:id="464"/>
        <w:r w:rsidR="008A0CF5" w:rsidDel="00C33097">
          <w:delText xml:space="preserve">leicht einzubinden </w:delText>
        </w:r>
      </w:del>
      <w:commentRangeEnd w:id="464"/>
      <w:r w:rsidR="006602C5">
        <w:rPr>
          <w:rStyle w:val="Kommentarzeichen"/>
        </w:rPr>
        <w:commentReference w:id="464"/>
      </w:r>
      <w:del w:id="465" w:author="Maximilian Schmitz" w:date="2015-07-06T17:52:00Z">
        <w:r w:rsidR="008A0CF5" w:rsidDel="00C33097">
          <w:delText>und zu erlernen ist</w:delText>
        </w:r>
      </w:del>
      <w:ins w:id="466" w:author="Maximilian Schmitz" w:date="2015-07-06T17:52:00Z">
        <w:r>
          <w:t>und</w:t>
        </w:r>
      </w:ins>
      <w:r w:rsidR="008A0CF5">
        <w:t xml:space="preserve"> wird die Sprache bereits in vielen Programmen, unter anderem in Videospielen wie Garrys </w:t>
      </w:r>
      <w:proofErr w:type="spellStart"/>
      <w:r w:rsidR="008A0CF5">
        <w:t>Mod</w:t>
      </w:r>
      <w:proofErr w:type="spellEnd"/>
      <w:r w:rsidR="008A0CF5">
        <w:t xml:space="preserve">, </w:t>
      </w:r>
      <w:commentRangeStart w:id="467"/>
      <w:r w:rsidR="008A0CF5">
        <w:t>eingesetzt</w:t>
      </w:r>
      <w:commentRangeEnd w:id="467"/>
      <w:r w:rsidR="00EE0391">
        <w:rPr>
          <w:rStyle w:val="Kommentarzeichen"/>
        </w:rPr>
        <w:commentReference w:id="467"/>
      </w:r>
      <w:r w:rsidR="008A0CF5">
        <w:t>.</w:t>
      </w:r>
    </w:p>
    <w:p w14:paraId="256EEB13" w14:textId="77777777" w:rsidR="00C33097" w:rsidRDefault="00C33097" w:rsidP="008A0CF5">
      <w:pPr>
        <w:rPr>
          <w:ins w:id="468" w:author="Maximilian Schmitz" w:date="2015-07-06T17:53:00Z"/>
        </w:rPr>
      </w:pPr>
    </w:p>
    <w:p w14:paraId="2B3CEEFA" w14:textId="415E2EFF" w:rsidR="00C33097" w:rsidRDefault="00C33097">
      <w:pPr>
        <w:pStyle w:val="berschrift3"/>
        <w:rPr>
          <w:ins w:id="469" w:author="Maximilian Schmitz" w:date="2015-07-06T17:53:00Z"/>
        </w:rPr>
        <w:pPrChange w:id="470" w:author="Maximilian Schmitz" w:date="2015-07-06T22:28:00Z">
          <w:pPr/>
        </w:pPrChange>
      </w:pPr>
      <w:bookmarkStart w:id="471" w:name="_Toc424040274"/>
      <w:ins w:id="472" w:author="Maximilian Schmitz" w:date="2015-07-06T17:53:00Z">
        <w:r>
          <w:t>Alternative Skriptsprachen</w:t>
        </w:r>
        <w:bookmarkEnd w:id="471"/>
      </w:ins>
    </w:p>
    <w:p w14:paraId="03F3F72D" w14:textId="7187E67B" w:rsidR="00C33097" w:rsidRDefault="00C33097">
      <w:pPr>
        <w:rPr>
          <w:ins w:id="473" w:author="Maximilian Schmitz" w:date="2015-07-06T17:56:00Z"/>
        </w:rPr>
      </w:pPr>
      <w:ins w:id="474" w:author="Maximilian Schmitz" w:date="2015-07-06T17:53:00Z">
        <w:r>
          <w:t xml:space="preserve">Außer </w:t>
        </w:r>
      </w:ins>
      <w:ins w:id="475" w:author="Maximilian Schmitz" w:date="2015-07-06T18:12:00Z">
        <w:r w:rsidR="00D421B5">
          <w:t xml:space="preserve">LUA </w:t>
        </w:r>
      </w:ins>
      <w:ins w:id="476" w:author="Maximilian Schmitz" w:date="2015-07-06T17:53:00Z">
        <w:r>
          <w:t>stehen noch andere Skri</w:t>
        </w:r>
      </w:ins>
      <w:ins w:id="477" w:author="Maximilian Schmitz" w:date="2015-07-06T17:54:00Z">
        <w:r>
          <w:t>p</w:t>
        </w:r>
      </w:ins>
      <w:ins w:id="478" w:author="Maximilian Schmitz" w:date="2015-07-06T17:53:00Z">
        <w:r>
          <w:t xml:space="preserve">tsprachen zur Verfügung. </w:t>
        </w:r>
      </w:ins>
      <w:ins w:id="479" w:author="Maximilian Schmitz" w:date="2015-07-06T17:54:00Z">
        <w:r>
          <w:t xml:space="preserve">Bekannte und wichtige Vertreter sind JavaScript, Python oder Perl. </w:t>
        </w:r>
      </w:ins>
      <w:ins w:id="480" w:author="Maximilian Schmitz" w:date="2015-07-06T17:55:00Z">
        <w:r w:rsidR="001B0871">
          <w:t xml:space="preserve">Diese sind zwar mächtiger als </w:t>
        </w:r>
      </w:ins>
      <w:ins w:id="481" w:author="Maximilian Schmitz" w:date="2015-07-06T18:12:00Z">
        <w:r w:rsidR="00D421B5">
          <w:t>LUA</w:t>
        </w:r>
      </w:ins>
      <w:ins w:id="482" w:author="Maximilian Schmitz" w:date="2015-07-06T17:55:00Z">
        <w:r w:rsidR="001B0871">
          <w:t xml:space="preserve">, aber auch </w:t>
        </w:r>
      </w:ins>
      <w:ins w:id="483" w:author="Maximilian Schmitz" w:date="2015-07-06T17:56:00Z">
        <w:r w:rsidR="001B0871">
          <w:t>dementsprechend</w:t>
        </w:r>
      </w:ins>
      <w:ins w:id="484" w:author="Maximilian Schmitz" w:date="2015-07-06T17:55:00Z">
        <w:r w:rsidR="001B0871">
          <w:t xml:space="preserve"> komplexer.</w:t>
        </w:r>
      </w:ins>
    </w:p>
    <w:p w14:paraId="4C36CE83" w14:textId="7C2C6D1D" w:rsidR="001B0871" w:rsidRPr="00C33097" w:rsidRDefault="001B0871">
      <w:ins w:id="485" w:author="Maximilian Schmitz" w:date="2015-07-06T17:56:00Z">
        <w:r>
          <w:t xml:space="preserve">Da das Augenmerk auf der einfachen Integration und der unproblematischen Verwendung lag, fiel die Entscheidung auf </w:t>
        </w:r>
      </w:ins>
      <w:ins w:id="486" w:author="Maximilian Schmitz" w:date="2015-07-06T18:12:00Z">
        <w:r w:rsidR="00D421B5">
          <w:t>LUA</w:t>
        </w:r>
      </w:ins>
      <w:ins w:id="487" w:author="Maximilian Schmitz" w:date="2015-07-06T17:56:00Z">
        <w:r>
          <w:t>. Hier treten, wie oben genannt, bei der Integration keine weiteren Abhängigke</w:t>
        </w:r>
        <w:r w:rsidR="00D421B5">
          <w:t>itsprobleme auf. Außerdem genügen</w:t>
        </w:r>
        <w:r>
          <w:t xml:space="preserve"> der Umfang und die Möglichkeiten von </w:t>
        </w:r>
      </w:ins>
      <w:ins w:id="488" w:author="Maximilian Schmitz" w:date="2015-07-06T18:12:00Z">
        <w:r w:rsidR="00D421B5">
          <w:t xml:space="preserve">LUA </w:t>
        </w:r>
      </w:ins>
      <w:ins w:id="489" w:author="Maximilian Schmitz" w:date="2015-07-06T17:56:00Z">
        <w:r>
          <w:t>für die Umsetzung des Projektes vollkommen.</w:t>
        </w:r>
      </w:ins>
    </w:p>
    <w:p w14:paraId="20CB44AC" w14:textId="77777777" w:rsidR="00493EDB" w:rsidRDefault="00493EDB" w:rsidP="00493EDB"/>
    <w:p w14:paraId="31164603" w14:textId="77777777" w:rsidR="00493EDB" w:rsidRDefault="00493EDB" w:rsidP="00A76D1C">
      <w:pPr>
        <w:pStyle w:val="berschrift2"/>
      </w:pPr>
      <w:bookmarkStart w:id="490" w:name="_Toc424040275"/>
      <w:commentRangeStart w:id="491"/>
      <w:r>
        <w:t>Robo Cup</w:t>
      </w:r>
      <w:commentRangeEnd w:id="491"/>
      <w:r w:rsidR="00562016">
        <w:rPr>
          <w:rStyle w:val="Kommentarzeichen"/>
          <w:b w:val="0"/>
          <w:noProof w:val="0"/>
        </w:rPr>
        <w:commentReference w:id="491"/>
      </w:r>
      <w:bookmarkEnd w:id="490"/>
    </w:p>
    <w:p w14:paraId="3E88BE87" w14:textId="77777777" w:rsidR="000B4070" w:rsidRDefault="001463FE" w:rsidP="001463FE">
      <w:pPr>
        <w:rPr>
          <w:ins w:id="492" w:author="Maximilian Schmitz" w:date="2015-06-14T09:52:00Z"/>
        </w:rPr>
      </w:pPr>
      <w:proofErr w:type="spellStart"/>
      <w:r>
        <w:t>RoboCup</w:t>
      </w:r>
      <w:proofErr w:type="spellEnd"/>
      <w:r>
        <w:t xml:space="preserve"> ist ein Wettbewerb, bei dem es um Robotik und künstliche Intelligenz geht. Im Wettbewerb gibt es verschiedene Kategorien, in denen die Teams gegeneinander </w:t>
      </w:r>
      <w:r>
        <w:lastRenderedPageBreak/>
        <w:t xml:space="preserve">antreten. Als Gemeinsamkeit haben alle Kategorien, dass </w:t>
      </w:r>
      <w:ins w:id="493" w:author="Kekeisen Michael" w:date="2015-01-07T23:16:00Z">
        <w:r w:rsidR="002C4A71">
          <w:t xml:space="preserve">es </w:t>
        </w:r>
      </w:ins>
      <w:r>
        <w:t>darum geht Roboter autonom Fußball spielen zu lassen.</w:t>
      </w:r>
      <w:del w:id="494" w:author="Maximilian Schmitz" w:date="2015-06-14T09:52:00Z">
        <w:r w:rsidDel="000B4070">
          <w:br/>
        </w:r>
      </w:del>
    </w:p>
    <w:p w14:paraId="1F0207ED" w14:textId="77777777" w:rsidR="000B4070" w:rsidRDefault="001463FE" w:rsidP="001463FE">
      <w:pPr>
        <w:rPr>
          <w:ins w:id="495" w:author="Maximilian Schmitz" w:date="2015-06-14T09:52:00Z"/>
        </w:rPr>
      </w:pPr>
      <w:r>
        <w:t>In den meisten Kategorien steht das Entwickeln und Konstruieren der Roboter im Vordergrund. Die</w:t>
      </w:r>
      <w:del w:id="496" w:author="Admin" w:date="2015-07-06T13:46:00Z">
        <w:r w:rsidDel="00EE0391">
          <w:delText>se</w:delText>
        </w:r>
      </w:del>
      <w:r>
        <w:t xml:space="preserve"> Kategorien unterscheiden sich in der Größe und den Eigenschaften der Roboter, sowie in der Größe der Teams.</w:t>
      </w:r>
      <w:del w:id="497"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867956">
            <w:rPr>
              <w:noProof/>
            </w:rPr>
            <w:t>[1, p. 2f]</w:t>
          </w:r>
          <w:r>
            <w:fldChar w:fldCharType="end"/>
          </w:r>
        </w:sdtContent>
      </w:sdt>
      <w:r>
        <w:t>).</w:t>
      </w:r>
    </w:p>
    <w:p w14:paraId="395BDBFB" w14:textId="77777777" w:rsidR="001463FE" w:rsidRDefault="001463FE" w:rsidP="001463FE">
      <w:r>
        <w:t xml:space="preserve">Im Gegensatz zu den Kategorien, bei denen die Robotik im Vordergrund steht, ist die Simulation League in Bezug auf die Aufgabenstellung sehr interessant. In der </w:t>
      </w:r>
      <w:proofErr w:type="spellStart"/>
      <w:r>
        <w:t>RoboCup</w:t>
      </w:r>
      <w:proofErr w:type="spellEnd"/>
      <w:r>
        <w:t xml:space="preserve">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35648E59" w:rsidR="001463FE" w:rsidRDefault="001463FE" w:rsidP="001463FE">
      <w:r>
        <w:t>Die 3D-Version bietet eine komplexere Physik</w:t>
      </w:r>
      <w:ins w:id="498" w:author="Admin" w:date="2015-07-07T10:50:00Z">
        <w:r w:rsidR="00CA0B27">
          <w:t xml:space="preserve"> E</w:t>
        </w:r>
      </w:ins>
      <w:del w:id="499" w:author="Admin" w:date="2015-07-07T10:50:00Z">
        <w:r w:rsidDel="00CA0B27">
          <w:delText>e</w:delText>
        </w:r>
      </w:del>
      <w:r>
        <w:t xml:space="preserve">ngine, welche entsprechend dreidimensionale Bewegungen des Balls ermöglicht. Dadurch wird das Spielverhalten realistischer. Die </w:t>
      </w:r>
      <w:proofErr w:type="spellStart"/>
      <w:r>
        <w:t>RoboCup</w:t>
      </w:r>
      <w:proofErr w:type="spellEnd"/>
      <w:r>
        <w:t xml:space="preserve">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867956">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sidP="001463FE">
      <w:r>
        <w:t xml:space="preserve">Die Programmierung der Clients ist in verschiedenen Programmiersprachen möglich, wodurch die Gestaltung der Spielerintelligenz sehr flexibel gestaltet. Es ist möglich das Spielverhalten individuell für einzelne Spieler zu gestalten, aber auch das </w:t>
      </w:r>
      <w:r>
        <w:lastRenderedPageBreak/>
        <w:t>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w:t>
      </w:r>
      <w:proofErr w:type="spellStart"/>
      <w:r>
        <w:t>RoboCup</w:t>
      </w:r>
      <w:proofErr w:type="spellEnd"/>
      <w:r>
        <w:t xml:space="preserve"> Simulation League können für die Aufgabenstellung </w:t>
      </w:r>
      <w:ins w:id="500"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A76D1C">
      <w:pPr>
        <w:pStyle w:val="berschrift2"/>
      </w:pPr>
      <w:bookmarkStart w:id="501" w:name="_Toc424040276"/>
      <w:r>
        <w:t>Künstliche Intelligenz</w:t>
      </w:r>
      <w:bookmarkEnd w:id="501"/>
    </w:p>
    <w:p w14:paraId="53D19287" w14:textId="33C5CA79" w:rsidR="001463FE" w:rsidRDefault="001463FE" w:rsidP="001463FE">
      <w:r>
        <w:t xml:space="preserve">Künstliche Intelligenz beschäftigt sich mit </w:t>
      </w:r>
      <w:del w:id="502" w:author="Kekeisen Michael" w:date="2015-01-07T23:18:00Z">
        <w:r w:rsidDel="002C4A71">
          <w:delText xml:space="preserve">Wegen </w:delText>
        </w:r>
      </w:del>
      <w:ins w:id="503"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867956">
            <w:rPr>
              <w:noProof/>
            </w:rPr>
            <w:t>[2, p. 13f]</w:t>
          </w:r>
          <w:r>
            <w:fldChar w:fldCharType="end"/>
          </w:r>
        </w:sdtContent>
      </w:sdt>
      <w:r>
        <w:t xml:space="preserve">). Wobei es nicht direkt um den Vergleich mit der menschlichen Denkweise geht, sondern darum mit den nachgebildeten menschlichen Fähigkeiten </w:t>
      </w:r>
      <w:del w:id="504" w:author="Maximilian Schmitz" w:date="2015-07-06T17:37:00Z">
        <w:r w:rsidDel="00E52F93">
          <w:delText xml:space="preserve">zur Problemlösung die </w:delText>
        </w:r>
        <w:commentRangeStart w:id="505"/>
        <w:r w:rsidDel="00E52F93">
          <w:delText>Leistungsfähigkeit von Computern zu erhöhen</w:delText>
        </w:r>
        <w:commentRangeEnd w:id="505"/>
        <w:r w:rsidR="005F0998" w:rsidDel="00E52F93">
          <w:rPr>
            <w:rStyle w:val="Kommentarzeichen"/>
          </w:rPr>
          <w:commentReference w:id="505"/>
        </w:r>
        <w:r w:rsidDel="00E52F93">
          <w:delText>.</w:delText>
        </w:r>
      </w:del>
      <w:ins w:id="506" w:author="Maximilian Schmitz" w:date="2015-07-06T17:37:00Z">
        <w:r w:rsidR="00E52F93">
          <w:t>komplexe Problemstellungen zu lösen. Dabei handelt es sich um Probleme, die von klassischen Computerprogr</w:t>
        </w:r>
      </w:ins>
      <w:ins w:id="507" w:author="Maximilian Schmitz" w:date="2015-07-06T17:38:00Z">
        <w:r w:rsidR="00E52F93">
          <w:t>ammen nicht bewältigt werden können.</w:t>
        </w:r>
      </w:ins>
    </w:p>
    <w:p w14:paraId="29EF1D29" w14:textId="77777777" w:rsidR="001463FE" w:rsidRDefault="001463FE" w:rsidP="001463FE"/>
    <w:p w14:paraId="553E78BF" w14:textId="77777777" w:rsidR="001463FE" w:rsidRDefault="001463FE" w:rsidP="001463FE">
      <w:r>
        <w:t>Das Feld der künstlichen Intelligenz ist breit aufgestellt und umfasst viele verschiedene Einsatzgebiete.</w:t>
      </w:r>
    </w:p>
    <w:p w14:paraId="58AB22D5" w14:textId="77777777"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 xml:space="preserve">Auch im Bereich der Spracherkennung ist die künstliche Intelligenz vertreten. Hier geht es darum das Gesprochene zu verstehen und zu verarbeiten. Dazu muss der Computer in der Lage sein nicht nur die Syntaktik der Sprache zu verstehen sondern </w:t>
      </w:r>
      <w:r>
        <w:lastRenderedPageBreak/>
        <w:t>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508" w:author="Admin" w:date="2015-07-06T13:57:00Z">
        <w:r w:rsidDel="005E3E9C">
          <w:delText>Generieren</w:delText>
        </w:r>
      </w:del>
      <w:ins w:id="509"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510" w:author="Admin" w:date="2015-07-06T13:58:00Z">
        <w:r w:rsidR="005E3E9C">
          <w:t>Hirns</w:t>
        </w:r>
      </w:ins>
      <w:del w:id="511"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867956">
            <w:rPr>
              <w:noProof/>
            </w:rPr>
            <w:t>[2, p. 16]</w:t>
          </w:r>
          <w:r>
            <w:fldChar w:fldCharType="end"/>
          </w:r>
        </w:sdtContent>
      </w:sdt>
      <w:r>
        <w:t>).</w:t>
      </w:r>
    </w:p>
    <w:p w14:paraId="67FBA518" w14:textId="77777777" w:rsidR="001463FE" w:rsidRDefault="001463FE" w:rsidP="001463FE"/>
    <w:p w14:paraId="3BF98A5F" w14:textId="77777777"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A76D1C">
      <w:pPr>
        <w:pStyle w:val="berschrift2"/>
      </w:pPr>
      <w:bookmarkStart w:id="512" w:name="_Toc424040277"/>
      <w:r>
        <w:lastRenderedPageBreak/>
        <w:t>Zusammenfassung</w:t>
      </w:r>
      <w:bookmarkEnd w:id="512"/>
    </w:p>
    <w:p w14:paraId="0739B85B" w14:textId="77777777" w:rsidR="00BA23E1" w:rsidRDefault="00BA23E1" w:rsidP="00BA23E1">
      <w:pPr>
        <w:rPr>
          <w:ins w:id="513" w:author="Maximilian Schmitz" w:date="2015-07-06T22:26:00Z"/>
        </w:rPr>
      </w:pPr>
      <w:ins w:id="514" w:author="Maximilian Schmitz" w:date="2015-07-06T22:26:00Z">
        <w:r>
          <w:t>Insgesamt kann gesagt werden, dass bereits technologische Grundlagen für die Umsetzung der Aufgabenstellung bestehen.</w:t>
        </w:r>
      </w:ins>
    </w:p>
    <w:p w14:paraId="4C622D56" w14:textId="77777777" w:rsidR="00BA23E1" w:rsidRDefault="00BA23E1" w:rsidP="00BA23E1">
      <w:pPr>
        <w:rPr>
          <w:ins w:id="515" w:author="Maximilian Schmitz" w:date="2015-07-06T22:26:00Z"/>
        </w:rPr>
      </w:pPr>
      <w:ins w:id="516"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rsidP="00BA23E1">
      <w:pPr>
        <w:rPr>
          <w:ins w:id="517" w:author="Maximilian Schmitz" w:date="2015-07-06T22:26:00Z"/>
        </w:rPr>
      </w:pPr>
      <w:ins w:id="518"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rsidP="00BA23E1">
      <w:pPr>
        <w:rPr>
          <w:ins w:id="519" w:author="Maximilian Schmitz" w:date="2015-07-06T22:26:00Z"/>
        </w:rPr>
      </w:pPr>
      <w:ins w:id="520" w:author="Maximilian Schmitz" w:date="2015-07-06T22:26:00Z">
        <w:r>
          <w:t xml:space="preserve">Das Vorbild, die </w:t>
        </w:r>
        <w:proofErr w:type="spellStart"/>
        <w:r>
          <w:t>RoboCup</w:t>
        </w:r>
        <w:proofErr w:type="spellEnd"/>
        <w:r>
          <w:t xml:space="preserve"> Simulation League, enthält einige Ansätze, die für dieses Projekt geeignet sind.</w:t>
        </w:r>
      </w:ins>
    </w:p>
    <w:p w14:paraId="1A99291C" w14:textId="77777777" w:rsidR="00BA23E1" w:rsidRDefault="00BA23E1" w:rsidP="00BA23E1">
      <w:pPr>
        <w:rPr>
          <w:ins w:id="521" w:author="Maximilian Schmitz" w:date="2015-07-06T22:26:00Z"/>
        </w:rPr>
      </w:pPr>
      <w:ins w:id="522"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rsidP="00493EDB">
      <w:pPr>
        <w:rPr>
          <w:del w:id="523" w:author="Maximilian Schmitz" w:date="2015-07-06T22:26:00Z"/>
        </w:rPr>
      </w:pPr>
      <w:ins w:id="524" w:author="Michael K." w:date="2015-07-06T21:56:00Z">
        <w:del w:id="525"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rsidP="00AC4DD5">
      <w:pPr>
        <w:pStyle w:val="berschrift1"/>
      </w:pPr>
      <w:bookmarkStart w:id="526" w:name="_Toc424040278"/>
      <w:r>
        <w:lastRenderedPageBreak/>
        <w:t>Planung / Struktur</w:t>
      </w:r>
      <w:bookmarkEnd w:id="526"/>
    </w:p>
    <w:p w14:paraId="64A6117F" w14:textId="77777777" w:rsidR="00493EDB" w:rsidRDefault="00493EDB" w:rsidP="00A76D1C">
      <w:pPr>
        <w:pStyle w:val="berschrift2"/>
      </w:pPr>
      <w:bookmarkStart w:id="527" w:name="_Toc424040279"/>
      <w:r>
        <w:t>Projektmanagement</w:t>
      </w:r>
      <w:bookmarkEnd w:id="527"/>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528" w:author="Kekeisen Michael" w:date="2015-01-07T23:19:00Z">
        <w:r w:rsidR="005C4DD2" w:rsidDel="002C4A71">
          <w:delText>wird</w:delText>
        </w:r>
      </w:del>
      <w:ins w:id="529"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530"/>
      <w:r>
        <w:t xml:space="preserve">Auftraggeber </w:t>
      </w:r>
      <w:commentRangeEnd w:id="530"/>
      <w:r w:rsidR="004D1D56">
        <w:rPr>
          <w:rStyle w:val="Kommentarzeichen"/>
        </w:rPr>
        <w:commentReference w:id="530"/>
      </w:r>
      <w:r>
        <w:t xml:space="preserve">statt. Hierbei wird über den aktuellen Stand berichtet und weitere Ziele diskutiert. </w:t>
      </w:r>
      <w:r w:rsidRPr="006F3D3F">
        <w:rPr>
          <w:highlight w:val="yellow"/>
          <w:rPrChange w:id="531" w:author="Maximilian Schmitz" w:date="2015-06-05T06:24:00Z">
            <w:rPr/>
          </w:rPrChange>
        </w:rPr>
        <w:t>(Siehe Anhang XX Meetings-Protokolle)</w:t>
      </w:r>
    </w:p>
    <w:p w14:paraId="4ECD1203" w14:textId="77777777" w:rsidR="00663C59" w:rsidDel="00C126C5" w:rsidRDefault="000A4915" w:rsidP="00493EDB">
      <w:pPr>
        <w:rPr>
          <w:del w:id="532" w:author="Maximilian Schmitz" w:date="2015-06-05T06:24:00Z"/>
        </w:rPr>
      </w:pPr>
      <w:r>
        <w:t xml:space="preserve">Aufgrund dieser agilen Softwareentwicklung entstehen </w:t>
      </w:r>
      <w:commentRangeStart w:id="533"/>
      <w:commentRangeStart w:id="534"/>
      <w:commentRangeStart w:id="535"/>
      <w:r>
        <w:t>nur grobe Zeitpläne und Meilensteine</w:t>
      </w:r>
      <w:commentRangeEnd w:id="533"/>
      <w:r w:rsidR="004D1D56">
        <w:rPr>
          <w:rStyle w:val="Kommentarzeichen"/>
        </w:rPr>
        <w:commentReference w:id="533"/>
      </w:r>
      <w:commentRangeEnd w:id="534"/>
      <w:r w:rsidR="00480820">
        <w:rPr>
          <w:rStyle w:val="Kommentarzeichen"/>
        </w:rPr>
        <w:commentReference w:id="534"/>
      </w:r>
      <w:commentRangeEnd w:id="535"/>
      <w:r w:rsidR="003817E8">
        <w:rPr>
          <w:rStyle w:val="Kommentarzeichen"/>
        </w:rPr>
        <w:commentReference w:id="535"/>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A76D1C">
      <w:pPr>
        <w:pStyle w:val="berschrift2"/>
      </w:pPr>
      <w:bookmarkStart w:id="536" w:name="_Toc424040280"/>
      <w:r>
        <w:t>Analyse der Aufgabenstellung</w:t>
      </w:r>
      <w:bookmarkEnd w:id="536"/>
    </w:p>
    <w:p w14:paraId="22012ADA" w14:textId="77777777" w:rsidR="00493EDB" w:rsidRDefault="0003593F" w:rsidP="00493EDB">
      <w:r>
        <w:t xml:space="preserve">Aus der </w:t>
      </w:r>
      <w:ins w:id="537" w:author="Maximilian Schmitz" w:date="2015-06-05T06:23:00Z">
        <w:r w:rsidR="006F3D3F">
          <w:t>v</w:t>
        </w:r>
      </w:ins>
      <w:del w:id="538"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A76D1C">
      <w:pPr>
        <w:pStyle w:val="berschrift3"/>
      </w:pPr>
      <w:bookmarkStart w:id="539" w:name="_Toc424040281"/>
      <w:r>
        <w:t>Muss</w:t>
      </w:r>
      <w:r w:rsidR="00587C32">
        <w:t>-K</w:t>
      </w:r>
      <w:r>
        <w:t>riterien</w:t>
      </w:r>
      <w:bookmarkEnd w:id="539"/>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t>Erstellen einer KI für die Fußballspieler</w:t>
      </w:r>
    </w:p>
    <w:p w14:paraId="62644BD2" w14:textId="77777777" w:rsidR="006D630E" w:rsidRDefault="00587C32" w:rsidP="006D630E">
      <w:pPr>
        <w:pStyle w:val="Listenabsatz"/>
        <w:numPr>
          <w:ilvl w:val="0"/>
          <w:numId w:val="21"/>
        </w:numPr>
      </w:pPr>
      <w:r>
        <w:lastRenderedPageBreak/>
        <w:t>Nachträgliches erstellen neuer KIs</w:t>
      </w:r>
      <w:r w:rsidR="00C52B2A">
        <w:t xml:space="preserve"> ermöglichen</w:t>
      </w:r>
    </w:p>
    <w:p w14:paraId="3CBDB026" w14:textId="77777777" w:rsidR="00E321B8" w:rsidRDefault="00587C32" w:rsidP="00A76D1C">
      <w:pPr>
        <w:pStyle w:val="berschrift3"/>
      </w:pPr>
      <w:bookmarkStart w:id="540" w:name="_Toc424040282"/>
      <w:r>
        <w:t>Soll-Kriterien</w:t>
      </w:r>
      <w:bookmarkEnd w:id="540"/>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A76D1C">
      <w:pPr>
        <w:pStyle w:val="berschrift3"/>
      </w:pPr>
      <w:bookmarkStart w:id="541" w:name="_Toc424040283"/>
      <w:r>
        <w:t>Kann-Kriterien</w:t>
      </w:r>
      <w:bookmarkEnd w:id="541"/>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A76D1C">
      <w:pPr>
        <w:pStyle w:val="berschrift3"/>
      </w:pPr>
      <w:bookmarkStart w:id="542" w:name="_Toc424040284"/>
      <w:r>
        <w:t>Analyse der Kriterien</w:t>
      </w:r>
      <w:bookmarkEnd w:id="542"/>
    </w:p>
    <w:p w14:paraId="5DF4C46A" w14:textId="77777777" w:rsidR="006D630E" w:rsidRDefault="00F54542" w:rsidP="003A2697">
      <w:r>
        <w:t xml:space="preserve">Die Anforderung einer physikalisch korrekten 3D Simulation wird über eine Game-Engine realisiert, da diese eine eingebaute </w:t>
      </w:r>
      <w:commentRangeStart w:id="543"/>
      <w:r>
        <w:t xml:space="preserve">Physik-Engine </w:t>
      </w:r>
      <w:commentRangeEnd w:id="543"/>
      <w:r w:rsidR="004D1D56">
        <w:rPr>
          <w:rStyle w:val="Kommentarzeichen"/>
        </w:rPr>
        <w:commentReference w:id="543"/>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 xml:space="preserve">eie </w:t>
      </w:r>
      <w:commentRangeStart w:id="544"/>
      <w:r w:rsidR="00DE4D7F">
        <w:t>Sk</w:t>
      </w:r>
      <w:r>
        <w:t xml:space="preserve">riptsprache </w:t>
      </w:r>
      <w:commentRangeEnd w:id="544"/>
      <w:r w:rsidR="00F31991">
        <w:rPr>
          <w:rStyle w:val="Kommentarzeichen"/>
        </w:rPr>
        <w:commentReference w:id="544"/>
      </w:r>
      <w:ins w:id="545" w:author="Maximilian Schmitz" w:date="2015-07-06T18:13:00Z">
        <w:r w:rsidR="00D421B5" w:rsidRPr="00D421B5">
          <w:t xml:space="preserve"> </w:t>
        </w:r>
        <w:r w:rsidR="00D421B5">
          <w:t xml:space="preserve">LUA </w:t>
        </w:r>
      </w:ins>
      <w:del w:id="546" w:author="Maximilian Schmitz" w:date="2015-07-06T18:13:00Z">
        <w:r w:rsidDel="00D421B5">
          <w:delText>L</w:delText>
        </w:r>
      </w:del>
      <w:del w:id="547" w:author="Maximilian Schmitz" w:date="2015-07-06T18:11:00Z">
        <w:r w:rsidDel="00DF0DC7">
          <w:delText>UA</w:delText>
        </w:r>
      </w:del>
      <w:del w:id="548"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A76D1C">
      <w:pPr>
        <w:pStyle w:val="berschrift2"/>
      </w:pPr>
      <w:bookmarkStart w:id="549" w:name="_Ref422318518"/>
      <w:bookmarkStart w:id="550" w:name="_Toc424040285"/>
      <w:r>
        <w:lastRenderedPageBreak/>
        <w:t>Architektur</w:t>
      </w:r>
      <w:bookmarkEnd w:id="549"/>
      <w:bookmarkEnd w:id="550"/>
    </w:p>
    <w:p w14:paraId="32FAC8CC" w14:textId="0134EACC" w:rsidR="006D630E" w:rsidRDefault="005D608F" w:rsidP="00493EDB">
      <w:r>
        <w:t xml:space="preserve">Die Architektur baut auf der Unreal Engine auf und wird aus diesem Grund vollständig in C++ entwickelt. Das Projekt greift auf existierende Technologien wie XML und </w:t>
      </w:r>
      <w:del w:id="551" w:author="Maximilian Schmitz" w:date="2015-07-06T18:11:00Z">
        <w:r w:rsidDel="00DF0DC7">
          <w:delText>L</w:delText>
        </w:r>
      </w:del>
      <w:ins w:id="552" w:author="Maximilian Schmitz" w:date="2015-07-06T18:11:00Z">
        <w:r w:rsidR="00DF0DC7">
          <w:t xml:space="preserve">LUA </w:t>
        </w:r>
      </w:ins>
      <w:del w:id="553" w:author="Maximilian Schmitz" w:date="2015-07-06T18:11:00Z">
        <w:r w:rsidDel="00DF0DC7">
          <w:delText xml:space="preserve">UA </w:delText>
        </w:r>
      </w:del>
      <w:r>
        <w:t>zurück:</w:t>
      </w:r>
    </w:p>
    <w:p w14:paraId="59F60E8D" w14:textId="77777777" w:rsidR="004B4A71" w:rsidRDefault="005057C3">
      <w:pPr>
        <w:keepNext/>
        <w:jc w:val="center"/>
        <w:rPr>
          <w:ins w:id="554" w:author="Maximilian Schmitz" w:date="2015-06-15T21:18:00Z"/>
        </w:rPr>
        <w:pPrChange w:id="555"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4pt">
            <v:imagedata r:id="rId16" o:title="UnrealCup_Architektur"/>
          </v:shape>
        </w:pict>
      </w:r>
    </w:p>
    <w:p w14:paraId="4F992C43" w14:textId="77777777" w:rsidR="00493EDB" w:rsidRDefault="004B4A71">
      <w:pPr>
        <w:pStyle w:val="Beschriftung"/>
        <w:jc w:val="center"/>
        <w:pPrChange w:id="556" w:author="Maximilian Schmitz" w:date="2015-06-15T21:18:00Z">
          <w:pPr>
            <w:jc w:val="center"/>
          </w:pPr>
        </w:pPrChange>
      </w:pPr>
      <w:bookmarkStart w:id="557" w:name="_Ref422166503"/>
      <w:bookmarkStart w:id="558" w:name="_Toc422468973"/>
      <w:ins w:id="559" w:author="Maximilian Schmitz" w:date="2015-06-15T21:18:00Z">
        <w:r>
          <w:t xml:space="preserve">Abbildung </w:t>
        </w:r>
        <w:r>
          <w:fldChar w:fldCharType="begin"/>
        </w:r>
        <w:r>
          <w:instrText xml:space="preserve"> SEQ Abbildung \* ARABIC </w:instrText>
        </w:r>
      </w:ins>
      <w:r>
        <w:fldChar w:fldCharType="separate"/>
      </w:r>
      <w:ins w:id="560" w:author="Maximilian Schmitz" w:date="2015-06-19T09:20:00Z">
        <w:r w:rsidR="00867956">
          <w:rPr>
            <w:noProof/>
          </w:rPr>
          <w:t>1</w:t>
        </w:r>
      </w:ins>
      <w:ins w:id="561" w:author="Maximilian Schmitz" w:date="2015-06-15T21:18:00Z">
        <w:r>
          <w:fldChar w:fldCharType="end"/>
        </w:r>
        <w:bookmarkEnd w:id="557"/>
        <w:r>
          <w:t>: Architektur Übersicht</w:t>
        </w:r>
      </w:ins>
      <w:bookmarkEnd w:id="558"/>
    </w:p>
    <w:p w14:paraId="4243D58A" w14:textId="77777777" w:rsidR="00E46381" w:rsidRDefault="00E46381" w:rsidP="00493EDB"/>
    <w:p w14:paraId="3F63E8BF" w14:textId="08C363E6" w:rsidR="00D47AE2" w:rsidRDefault="00A06E1D">
      <w:pPr>
        <w:rPr>
          <w:ins w:id="562" w:author="Maximilian Schmitz" w:date="2015-06-04T10:22:00Z"/>
        </w:rPr>
      </w:pPr>
      <w:r>
        <w:t xml:space="preserve">Der wichtigste Teil der Architektur ist die Schnittstelle zwischen den LUA-Skripten und den </w:t>
      </w:r>
      <w:commentRangeStart w:id="563"/>
      <w:del w:id="564" w:author="Maximilian Schmitz" w:date="2015-07-06T17:39:00Z">
        <w:r w:rsidDel="00011F96">
          <w:delText>Robotern</w:delText>
        </w:r>
        <w:commentRangeEnd w:id="563"/>
        <w:r w:rsidR="00F31991" w:rsidDel="00011F96">
          <w:rPr>
            <w:rStyle w:val="Kommentarzeichen"/>
          </w:rPr>
          <w:commentReference w:id="563"/>
        </w:r>
      </w:del>
      <w:ins w:id="565" w:author="Maximilian Schmitz" w:date="2015-07-06T17:39:00Z">
        <w:r w:rsidR="00011F96">
          <w:t>Fußballspielern</w:t>
        </w:r>
      </w:ins>
      <w:r>
        <w:t>. Hierbei müssen 22 Threads für die 22 Spieler mit dem Gamethread synchronisiert werden.</w:t>
      </w:r>
    </w:p>
    <w:p w14:paraId="065F0D31" w14:textId="77777777" w:rsidR="00AB1E79" w:rsidRDefault="00A06E1D">
      <w:pPr>
        <w:rPr>
          <w:ins w:id="566" w:author="Maximilian Schmitz" w:date="2015-07-06T22:27:00Z"/>
        </w:rPr>
      </w:pPr>
      <w:del w:id="567"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568" w:author="Maximilian Schmitz" w:date="2015-06-19T08:41:00Z">
        <w:r w:rsidR="002D4BC8">
          <w:t>,</w:t>
        </w:r>
      </w:ins>
      <w:r w:rsidR="00F1001F">
        <w:t xml:space="preserve"> wird ein vereinfachtes </w:t>
      </w:r>
      <w:commentRangeStart w:id="569"/>
      <w:r w:rsidR="00F1001F">
        <w:t xml:space="preserve">Remote </w:t>
      </w:r>
      <w:proofErr w:type="spellStart"/>
      <w:r w:rsidR="00F1001F">
        <w:t>Procedure</w:t>
      </w:r>
      <w:proofErr w:type="spellEnd"/>
      <w:r w:rsidR="00F1001F">
        <w:t xml:space="preserve"> Call</w:t>
      </w:r>
      <w:r w:rsidR="009D1104">
        <w:t xml:space="preserve"> </w:t>
      </w:r>
      <w:commentRangeEnd w:id="569"/>
      <w:r w:rsidR="00562016">
        <w:rPr>
          <w:rStyle w:val="Kommentarzeichen"/>
        </w:rPr>
        <w:commentReference w:id="569"/>
      </w:r>
      <w:r w:rsidR="009D1104">
        <w:t>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p>
    <w:p w14:paraId="15761715" w14:textId="77777777" w:rsidR="00AB1E79" w:rsidRDefault="00AB1E79" w:rsidP="00AB1E79">
      <w:pPr>
        <w:rPr>
          <w:ins w:id="570" w:author="Maximilian Schmitz" w:date="2015-07-06T22:27:00Z"/>
        </w:rPr>
      </w:pPr>
      <w:ins w:id="571" w:author="Maximilian Schmitz" w:date="2015-07-06T22:27:00Z">
        <w:r>
          <w:lastRenderedPageBreak/>
          <w:t xml:space="preserve">In </w:t>
        </w:r>
        <w:r>
          <w:fldChar w:fldCharType="begin"/>
        </w:r>
        <w:r>
          <w:instrText xml:space="preserve"> REF _Ref423984075 \h </w:instrText>
        </w:r>
      </w:ins>
      <w:ins w:id="572" w:author="Maximilian Schmitz" w:date="2015-07-06T22:27:00Z">
        <w:r>
          <w:fldChar w:fldCharType="separate"/>
        </w:r>
        <w:r>
          <w:t xml:space="preserve">Abbildung </w:t>
        </w:r>
        <w:r>
          <w:rPr>
            <w:noProof/>
          </w:rPr>
          <w:t>2</w:t>
        </w:r>
        <w:r>
          <w:fldChar w:fldCharType="end"/>
        </w:r>
        <w:r>
          <w:t xml:space="preserve"> ist der Ablauf eines Funktionsaufrufs vom Worker im Hauptthread dargestellt.</w:t>
        </w:r>
      </w:ins>
    </w:p>
    <w:p w14:paraId="6E6033F4" w14:textId="77777777" w:rsidR="00AB1E79" w:rsidRDefault="00AB1E79" w:rsidP="00AB1E79">
      <w:pPr>
        <w:rPr>
          <w:ins w:id="573" w:author="Maximilian Schmitz" w:date="2015-07-06T22:27:00Z"/>
        </w:rPr>
      </w:pPr>
    </w:p>
    <w:p w14:paraId="7BB601BC" w14:textId="6CD8329B" w:rsidR="00AB1E79" w:rsidRDefault="00AB1E79" w:rsidP="00AB1E79">
      <w:pPr>
        <w:keepNext/>
        <w:jc w:val="center"/>
        <w:rPr>
          <w:ins w:id="574" w:author="Maximilian Schmitz" w:date="2015-07-06T22:27:00Z"/>
        </w:rPr>
      </w:pPr>
      <w:ins w:id="575"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Default="00AB1E79" w:rsidP="00AB1E79">
      <w:pPr>
        <w:pStyle w:val="Beschriftung"/>
        <w:jc w:val="left"/>
        <w:rPr>
          <w:ins w:id="576" w:author="Maximilian Schmitz" w:date="2015-07-06T22:27:00Z"/>
        </w:rPr>
      </w:pPr>
      <w:bookmarkStart w:id="577" w:name="_Ref423984075"/>
      <w:ins w:id="578" w:author="Maximilian Schmitz" w:date="2015-07-06T22:27:00Z">
        <w:r>
          <w:t xml:space="preserve">Abbildung </w:t>
        </w:r>
        <w:r>
          <w:fldChar w:fldCharType="begin"/>
        </w:r>
        <w:r>
          <w:instrText xml:space="preserve"> SEQ Abbildung \* ARABIC </w:instrText>
        </w:r>
        <w:r>
          <w:fldChar w:fldCharType="separate"/>
        </w:r>
        <w:r>
          <w:rPr>
            <w:noProof/>
          </w:rPr>
          <w:t>2</w:t>
        </w:r>
        <w:r>
          <w:fldChar w:fldCharType="end"/>
        </w:r>
        <w:bookmarkEnd w:id="577"/>
        <w:r>
          <w:t xml:space="preserve">: Remote </w:t>
        </w:r>
        <w:proofErr w:type="spellStart"/>
        <w:r>
          <w:t>Procedure</w:t>
        </w:r>
        <w:proofErr w:type="spellEnd"/>
        <w:r>
          <w:t xml:space="preserve"> Call Umsetzung</w:t>
        </w:r>
      </w:ins>
    </w:p>
    <w:p w14:paraId="76E4CA84" w14:textId="7D1998E0" w:rsidR="00F1001F" w:rsidRDefault="00C5128C" w:rsidP="00AB1E79">
      <w:pPr>
        <w:rPr>
          <w:ins w:id="579" w:author="Maximilian Schmitz" w:date="2015-06-04T21:09:00Z"/>
        </w:rPr>
      </w:pPr>
      <w:r>
        <w:br/>
        <w:t>Die 22 Threads</w:t>
      </w:r>
      <w:ins w:id="580" w:author="Admin" w:date="2015-07-06T14:10:00Z">
        <w:r w:rsidR="00F31991">
          <w:t xml:space="preserve"> der Spieler</w:t>
        </w:r>
      </w:ins>
      <w:r>
        <w:t xml:space="preserve"> müssen</w:t>
      </w:r>
      <w:ins w:id="581" w:author="Admin" w:date="2015-07-06T14:10:00Z">
        <w:r w:rsidR="00F31991">
          <w:t xml:space="preserve"> </w:t>
        </w:r>
      </w:ins>
      <w:proofErr w:type="spellStart"/>
      <w:ins w:id="582" w:author="Admin" w:date="2015-07-07T10:39:00Z">
        <w:r w:rsidR="003817E8" w:rsidRPr="003817E8">
          <w:t>gescheduled</w:t>
        </w:r>
        <w:proofErr w:type="spellEnd"/>
        <w:r w:rsidR="003817E8">
          <w:t xml:space="preserve"> </w:t>
        </w:r>
      </w:ins>
      <w:ins w:id="583" w:author="Admin" w:date="2015-07-06T14:10:00Z">
        <w:r w:rsidR="00F31991">
          <w:t>und</w:t>
        </w:r>
      </w:ins>
      <w:ins w:id="584" w:author="Admin" w:date="2015-07-06T14:09:00Z">
        <w:r w:rsidR="00F31991">
          <w:t xml:space="preserve"> </w:t>
        </w:r>
      </w:ins>
      <w:del w:id="585"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w:t>
      </w:r>
      <w:proofErr w:type="spellStart"/>
      <w:r>
        <w:t>allowedToRun</w:t>
      </w:r>
      <w:proofErr w:type="spellEnd"/>
      <w:r>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586"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5057C3">
      <w:pPr>
        <w:keepNext/>
        <w:rPr>
          <w:ins w:id="587" w:author="Maximilian Schmitz" w:date="2015-06-15T21:17:00Z"/>
        </w:rPr>
        <w:pPrChange w:id="588" w:author="Maximilian Schmitz" w:date="2015-06-15T21:17: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rPr>
          <w:ins w:id="589" w:author="Maximilian Schmitz" w:date="2015-06-15T21:17:00Z"/>
        </w:rPr>
      </w:pPr>
      <w:bookmarkStart w:id="590" w:name="_Toc422468974"/>
      <w:ins w:id="591" w:author="Maximilian Schmitz" w:date="2015-06-15T21:17:00Z">
        <w:r>
          <w:t xml:space="preserve">Abbildung </w:t>
        </w:r>
        <w:r>
          <w:fldChar w:fldCharType="begin"/>
        </w:r>
        <w:r>
          <w:instrText xml:space="preserve"> SEQ Abbildung \* ARABIC </w:instrText>
        </w:r>
      </w:ins>
      <w:r>
        <w:fldChar w:fldCharType="separate"/>
      </w:r>
      <w:ins w:id="592" w:author="Maximilian Schmitz" w:date="2015-06-19T09:20:00Z">
        <w:r w:rsidR="00867956">
          <w:rPr>
            <w:noProof/>
          </w:rPr>
          <w:t>2</w:t>
        </w:r>
      </w:ins>
      <w:ins w:id="593" w:author="Maximilian Schmitz" w:date="2015-06-15T21:17:00Z">
        <w:r>
          <w:fldChar w:fldCharType="end"/>
        </w:r>
        <w:r>
          <w:t>: Architektur als Klassendiagramm</w:t>
        </w:r>
        <w:bookmarkEnd w:id="590"/>
      </w:ins>
    </w:p>
    <w:p w14:paraId="01898A97" w14:textId="77777777" w:rsidR="00E64F9C" w:rsidRDefault="00E64F9C">
      <w:r>
        <w:br w:type="page"/>
      </w:r>
    </w:p>
    <w:p w14:paraId="14967895" w14:textId="77777777" w:rsidR="00493EDB" w:rsidRDefault="00493EDB" w:rsidP="00AC4DD5">
      <w:pPr>
        <w:pStyle w:val="berschrift1"/>
      </w:pPr>
      <w:bookmarkStart w:id="594" w:name="_Toc424040286"/>
      <w:r>
        <w:lastRenderedPageBreak/>
        <w:t>Umsetzung</w:t>
      </w:r>
      <w:bookmarkEnd w:id="594"/>
    </w:p>
    <w:p w14:paraId="6B9CA8AB" w14:textId="77777777" w:rsidR="00096735" w:rsidRDefault="00DC17D6" w:rsidP="00A76D1C">
      <w:pPr>
        <w:pStyle w:val="berschrift2"/>
      </w:pPr>
      <w:bookmarkStart w:id="595" w:name="_Toc424040287"/>
      <w:r>
        <w:t>Umsetzung der Simulationsumgebung</w:t>
      </w:r>
      <w:bookmarkEnd w:id="595"/>
    </w:p>
    <w:p w14:paraId="73FFAAD5" w14:textId="77777777" w:rsidR="00DC17D6" w:rsidRDefault="00794EB6">
      <w:pPr>
        <w:pStyle w:val="berschrift3"/>
        <w:rPr>
          <w:ins w:id="596" w:author="Maximilian Schmitz" w:date="2015-06-04T10:21:00Z"/>
        </w:rPr>
      </w:pPr>
      <w:bookmarkStart w:id="597" w:name="_Toc424040288"/>
      <w:r>
        <w:t>Grundsätzliches</w:t>
      </w:r>
      <w:bookmarkEnd w:id="597"/>
    </w:p>
    <w:p w14:paraId="3249959B" w14:textId="77777777" w:rsidR="00D47AE2" w:rsidRDefault="006179F5">
      <w:pPr>
        <w:rPr>
          <w:ins w:id="598" w:author="Maximilian Schmitz" w:date="2015-06-17T15:03:00Z"/>
        </w:rPr>
        <w:pPrChange w:id="599" w:author="Maximilian Schmitz" w:date="2015-06-04T10:21:00Z">
          <w:pPr>
            <w:pStyle w:val="berschrift3"/>
          </w:pPr>
        </w:pPrChange>
      </w:pPr>
      <w:ins w:id="600" w:author="Maximilian Schmitz" w:date="2015-06-17T14:59:00Z">
        <w:r>
          <w:t>Die Umsetzung der Simulationsumgebung basiert auf der Unreal Engine 4</w:t>
        </w:r>
      </w:ins>
      <w:ins w:id="601" w:author="Maximilian Schmitz" w:date="2015-06-17T15:00:00Z">
        <w:r>
          <w:t xml:space="preserve">. Die </w:t>
        </w:r>
      </w:ins>
      <w:ins w:id="602" w:author="Maximilian Schmitz" w:date="2015-06-17T15:01:00Z">
        <w:r>
          <w:t xml:space="preserve">Unreal Engine 4 ist eine </w:t>
        </w:r>
      </w:ins>
      <w:ins w:id="603" w:author="Maximilian Schmitz" w:date="2015-06-17T15:02:00Z">
        <w:r>
          <w:t>Game-Engine</w:t>
        </w:r>
      </w:ins>
      <w:ins w:id="604" w:author="Maximilian Schmitz" w:date="2015-06-17T15:01:00Z">
        <w:r>
          <w:t xml:space="preserve">, also ein Framework um Computerspiele zu erstellen. </w:t>
        </w:r>
      </w:ins>
      <w:ins w:id="605" w:author="Maximilian Schmitz" w:date="2015-06-17T15:02:00Z">
        <w:r>
          <w:t xml:space="preserve">Sie bietet bereits </w:t>
        </w:r>
      </w:ins>
      <w:ins w:id="606" w:author="Maximilian Schmitz" w:date="2015-06-17T15:03:00Z">
        <w:r>
          <w:t>viele vorgefertigte Funktionen an, auf die bei der Eigenentwicklung aufgesetzt werden können.</w:t>
        </w:r>
      </w:ins>
    </w:p>
    <w:p w14:paraId="4BFD2842" w14:textId="77777777" w:rsidR="00CE7C45" w:rsidRDefault="00CE7C45">
      <w:pPr>
        <w:rPr>
          <w:ins w:id="607" w:author="Maximilian Schmitz" w:date="2015-06-17T15:07:00Z"/>
        </w:rPr>
        <w:pPrChange w:id="608" w:author="Maximilian Schmitz" w:date="2015-06-04T10:21:00Z">
          <w:pPr>
            <w:pStyle w:val="berschrift3"/>
          </w:pPr>
        </w:pPrChange>
      </w:pPr>
      <w:ins w:id="609" w:author="Maximilian Schmitz" w:date="2015-06-17T15:03:00Z">
        <w:r>
          <w:t>Der große Vorteil eines solchen Frameworks besteht darin, dass die Entwicklung nicht von Null an begonnen werden muss, sondern au</w:t>
        </w:r>
      </w:ins>
      <w:ins w:id="610" w:author="Maximilian Schmitz" w:date="2015-06-17T15:04:00Z">
        <w:r>
          <w:t xml:space="preserve">f ein breites Spektrum von Basisfunktionen zugegriffen werden kann. </w:t>
        </w:r>
        <w:r w:rsidR="00993018">
          <w:t xml:space="preserve">Gerade im Hinblick auf die Implementierung einer </w:t>
        </w:r>
      </w:ins>
      <w:ins w:id="611"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612" w:author="Maximilian Schmitz" w:date="2015-06-17T15:11:00Z"/>
        </w:rPr>
        <w:pPrChange w:id="613" w:author="Maximilian Schmitz" w:date="2015-06-04T10:21:00Z">
          <w:pPr>
            <w:pStyle w:val="berschrift3"/>
          </w:pPr>
        </w:pPrChange>
      </w:pPr>
      <w:ins w:id="614" w:author="Maximilian Schmitz" w:date="2015-06-17T15:07:00Z">
        <w:r>
          <w:t>Nicht nur bei der Entwicklung bietet</w:t>
        </w:r>
        <w:r w:rsidR="00512263">
          <w:t xml:space="preserve"> ein Framework große Vorteile. D</w:t>
        </w:r>
      </w:ins>
      <w:ins w:id="615" w:author="Maximilian Schmitz" w:date="2015-06-17T15:08:00Z">
        <w:r w:rsidR="00512263">
          <w:t>urch den modularen, komponentenbasierten Aufbau von Frameworks, können eigene Teile einfache</w:t>
        </w:r>
      </w:ins>
      <w:ins w:id="616" w:author="Admin" w:date="2015-07-06T14:14:00Z">
        <w:r w:rsidR="00E34D1B">
          <w:t>r</w:t>
        </w:r>
      </w:ins>
      <w:ins w:id="617" w:author="Maximilian Schmitz" w:date="2015-06-17T15:08:00Z">
        <w:del w:id="618" w:author="Admin" w:date="2015-07-06T14:14:00Z">
          <w:r w:rsidR="00512263" w:rsidDel="00E34D1B">
            <w:delText>s</w:delText>
          </w:r>
        </w:del>
        <w:r w:rsidR="00512263">
          <w:t xml:space="preserve"> und besser getestet werden.</w:t>
        </w:r>
      </w:ins>
      <w:ins w:id="619" w:author="Maximilian Schmitz" w:date="2015-06-17T15:11:00Z">
        <w:r w:rsidR="002020AD">
          <w:t xml:space="preserve"> Das liegt daran, dass bereits eine grundlegende Architektur vorgegeben ist und Schnittstellen klar spezifiziert sind.</w:t>
        </w:r>
      </w:ins>
      <w:ins w:id="620" w:author="Maximilian Schmitz" w:date="2015-06-17T15:08:00Z">
        <w:r w:rsidR="00512263">
          <w:t xml:space="preserve"> </w:t>
        </w:r>
      </w:ins>
      <w:ins w:id="621" w:author="Maximilian Schmitz" w:date="2015-06-17T15:09:00Z">
        <w:r w:rsidR="00512263">
          <w:t xml:space="preserve">Auch die spätere Weiterentwicklung durch andere Teams wird durch die Nutzung </w:t>
        </w:r>
      </w:ins>
      <w:ins w:id="622" w:author="Maximilian Schmitz" w:date="2015-06-17T15:10:00Z">
        <w:r w:rsidR="00512263">
          <w:t>eines Frameworks vereinfacht.</w:t>
        </w:r>
      </w:ins>
    </w:p>
    <w:p w14:paraId="3DEB3084" w14:textId="77777777" w:rsidR="002020AD" w:rsidRDefault="002020AD">
      <w:pPr>
        <w:rPr>
          <w:ins w:id="623" w:author="Maximilian Schmitz" w:date="2015-06-17T15:13:00Z"/>
        </w:rPr>
        <w:pPrChange w:id="624" w:author="Maximilian Schmitz" w:date="2015-06-04T10:21:00Z">
          <w:pPr>
            <w:pStyle w:val="berschrift3"/>
          </w:pPr>
        </w:pPrChange>
      </w:pPr>
      <w:ins w:id="625"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626" w:author="Maximilian Schmitz" w:date="2015-06-17T15:12:00Z">
        <w:r>
          <w:t xml:space="preserve"> für dieses Projekt notwendig ist. </w:t>
        </w:r>
      </w:ins>
      <w:ins w:id="627"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628" w:author="Maximilian Schmitz" w:date="2015-06-17T15:13:00Z"/>
        </w:rPr>
        <w:pPrChange w:id="629" w:author="Maximilian Schmitz" w:date="2015-06-04T10:21:00Z">
          <w:pPr>
            <w:pStyle w:val="berschrift3"/>
          </w:pPr>
        </w:pPrChange>
      </w:pPr>
    </w:p>
    <w:p w14:paraId="5E1E4941" w14:textId="620ADE3C" w:rsidR="00575FED" w:rsidRDefault="001C3431">
      <w:pPr>
        <w:rPr>
          <w:ins w:id="630" w:author="Maximilian Schmitz" w:date="2015-06-17T15:25:00Z"/>
        </w:rPr>
        <w:pPrChange w:id="631" w:author="Maximilian Schmitz" w:date="2015-06-04T10:21:00Z">
          <w:pPr>
            <w:pStyle w:val="berschrift3"/>
          </w:pPr>
        </w:pPrChange>
      </w:pPr>
      <w:ins w:id="632" w:author="Maximilian Schmitz" w:date="2015-06-17T15:13:00Z">
        <w:r>
          <w:t xml:space="preserve">Die Gründe warum auf die Unreal Engine 4 gesetzt wird, wurden bereits im </w:t>
        </w:r>
      </w:ins>
      <w:ins w:id="633" w:author="Maximilian Schmitz" w:date="2015-06-17T15:15:00Z">
        <w:r>
          <w:t>Teil</w:t>
        </w:r>
      </w:ins>
      <w:ins w:id="634" w:author="Maximilian Schmitz" w:date="2015-06-17T15:13:00Z">
        <w:r>
          <w:t xml:space="preserve"> </w:t>
        </w:r>
      </w:ins>
      <w:ins w:id="635" w:author="Maximilian Schmitz" w:date="2015-06-17T15:14:00Z">
        <w:r>
          <w:fldChar w:fldCharType="begin"/>
        </w:r>
        <w:r>
          <w:instrText xml:space="preserve"> REF _Ref422317414 \h </w:instrText>
        </w:r>
      </w:ins>
      <w:r>
        <w:fldChar w:fldCharType="separate"/>
      </w:r>
      <w:ins w:id="636" w:author="Maximilian Schmitz" w:date="2015-06-19T09:20:00Z">
        <w:r w:rsidR="00867956">
          <w:t>Game Engine</w:t>
        </w:r>
      </w:ins>
      <w:ins w:id="637" w:author="Maximilian Schmitz" w:date="2015-06-17T15:14:00Z">
        <w:r>
          <w:fldChar w:fldCharType="end"/>
        </w:r>
        <w:r>
          <w:t xml:space="preserve"> im Kapitel </w:t>
        </w:r>
      </w:ins>
      <w:ins w:id="638" w:author="Maximilian Schmitz" w:date="2015-06-17T15:15:00Z">
        <w:r>
          <w:fldChar w:fldCharType="begin"/>
        </w:r>
        <w:r>
          <w:instrText xml:space="preserve"> REF _Ref422317454 \h </w:instrText>
        </w:r>
      </w:ins>
      <w:r>
        <w:fldChar w:fldCharType="separate"/>
      </w:r>
      <w:ins w:id="639" w:author="Maximilian Schmitz" w:date="2015-06-19T09:20:00Z">
        <w:r w:rsidR="00867956">
          <w:t>Stand der Technik</w:t>
        </w:r>
      </w:ins>
      <w:ins w:id="640" w:author="Maximilian Schmitz" w:date="2015-06-17T15:15:00Z">
        <w:r>
          <w:fldChar w:fldCharType="end"/>
        </w:r>
        <w:r>
          <w:t xml:space="preserve"> angesprochen.</w:t>
        </w:r>
        <w:r w:rsidR="001634F9">
          <w:t xml:space="preserve"> D</w:t>
        </w:r>
      </w:ins>
      <w:ins w:id="641" w:author="Admin" w:date="2015-07-06T14:15:00Z">
        <w:r w:rsidR="00601564">
          <w:t>er</w:t>
        </w:r>
      </w:ins>
      <w:ins w:id="642" w:author="Maximilian Schmitz" w:date="2015-06-17T15:15:00Z">
        <w:del w:id="643" w:author="Admin" w:date="2015-07-06T14:15:00Z">
          <w:r w:rsidR="001634F9" w:rsidDel="00601564">
            <w:delText>ie</w:delText>
          </w:r>
        </w:del>
        <w:r w:rsidR="001634F9">
          <w:t xml:space="preserve"> wichtigste</w:t>
        </w:r>
        <w:del w:id="644" w:author="Admin" w:date="2015-07-06T14:15:00Z">
          <w:r w:rsidR="001634F9" w:rsidDel="00601564">
            <w:delText>n</w:delText>
          </w:r>
        </w:del>
        <w:r w:rsidR="001634F9">
          <w:t xml:space="preserve"> Vorteile </w:t>
        </w:r>
        <w:del w:id="645" w:author="Admin" w:date="2015-07-06T14:15:00Z">
          <w:r w:rsidR="001634F9" w:rsidDel="00601564">
            <w:delText>sind</w:delText>
          </w:r>
        </w:del>
      </w:ins>
      <w:ins w:id="646" w:author="Admin" w:date="2015-07-06T14:15:00Z">
        <w:r w:rsidR="00601564">
          <w:t>ist</w:t>
        </w:r>
      </w:ins>
      <w:ins w:id="647" w:author="Maximilian Schmitz" w:date="2015-06-17T15:15:00Z">
        <w:r w:rsidR="001634F9">
          <w:t xml:space="preserve"> die kostenfreie Verfügbarkeit für studentische Projekte wie dieses. </w:t>
        </w:r>
      </w:ins>
      <w:ins w:id="648"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649"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650" w:author="Maximilian Schmitz" w:date="2015-06-17T15:21:00Z">
        <w:r w:rsidR="004109D3">
          <w:t>Das Framework</w:t>
        </w:r>
      </w:ins>
      <w:ins w:id="651" w:author="Admin" w:date="2015-07-06T14:16:00Z">
        <w:r w:rsidR="00601564">
          <w:t xml:space="preserve"> </w:t>
        </w:r>
      </w:ins>
      <w:ins w:id="652" w:author="Maximilian Schmitz" w:date="2015-06-17T15:21:00Z">
        <w:del w:id="653" w:author="Admin" w:date="2015-07-06T14:16:00Z">
          <w:r w:rsidR="004109D3" w:rsidDel="00601564">
            <w:delText xml:space="preserve"> existiert </w:delText>
          </w:r>
        </w:del>
        <w:r w:rsidR="004109D3">
          <w:t>wu</w:t>
        </w:r>
        <w:r w:rsidR="00477EB9">
          <w:t>rde</w:t>
        </w:r>
      </w:ins>
      <w:ins w:id="654" w:author="Admin" w:date="2015-07-06T14:16:00Z">
        <w:r w:rsidR="00601564">
          <w:t xml:space="preserve"> erstmals</w:t>
        </w:r>
      </w:ins>
      <w:ins w:id="655" w:author="Maximilian Schmitz" w:date="2015-06-17T15:21:00Z">
        <w:r w:rsidR="00477EB9">
          <w:t xml:space="preserve"> im März 2014 veröffentlicht und</w:t>
        </w:r>
      </w:ins>
      <w:ins w:id="656" w:author="Admin" w:date="2015-07-06T14:16:00Z">
        <w:r w:rsidR="00601564">
          <w:t xml:space="preserve"> seither</w:t>
        </w:r>
      </w:ins>
      <w:ins w:id="657" w:author="Maximilian Schmitz" w:date="2015-06-17T15:21:00Z">
        <w:r w:rsidR="00477EB9">
          <w:t xml:space="preserve"> regelmäßig mit Updates versorgt. </w:t>
        </w:r>
      </w:ins>
      <w:ins w:id="658"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659" w:author="Maximilian Schmitz" w:date="2015-06-17T15:24:00Z">
        <w:r w:rsidR="00AA1509">
          <w:t xml:space="preserve"> Auch Anpassungsprobleme durch Updates</w:t>
        </w:r>
      </w:ins>
      <w:ins w:id="660" w:author="Admin" w:date="2015-07-06T14:17:00Z">
        <w:r w:rsidR="00601564">
          <w:t xml:space="preserve"> </w:t>
        </w:r>
      </w:ins>
      <w:ins w:id="661" w:author="Maximilian Schmitz" w:date="2015-06-17T15:24:00Z">
        <w:del w:id="662" w:author="Admin" w:date="2015-07-06T14:19:00Z">
          <w:r w:rsidR="00AA1509" w:rsidDel="00601564">
            <w:delText xml:space="preserve"> </w:delText>
          </w:r>
        </w:del>
        <w:r w:rsidR="00AA1509">
          <w:t>sind ein Thema</w:t>
        </w:r>
      </w:ins>
      <w:ins w:id="663" w:author="Admin" w:date="2015-07-06T14:18:00Z">
        <w:r w:rsidR="00601564">
          <w:t>. Während der Bearbeitung wurden Teilweise die Schnittstellendefinitionen</w:t>
        </w:r>
      </w:ins>
      <w:ins w:id="664" w:author="Admin" w:date="2015-07-06T14:19:00Z">
        <w:r w:rsidR="00601564">
          <w:t xml:space="preserve"> des Frameworks </w:t>
        </w:r>
      </w:ins>
      <w:ins w:id="665" w:author="Admin" w:date="2015-07-06T14:18:00Z">
        <w:r w:rsidR="00601564">
          <w:t xml:space="preserve">geändert. </w:t>
        </w:r>
      </w:ins>
      <w:ins w:id="666" w:author="Maximilian Schmitz" w:date="2015-06-17T15:24:00Z">
        <w:del w:id="667" w:author="Admin" w:date="2015-07-06T14:18:00Z">
          <w:r w:rsidR="00AA1509" w:rsidDel="00601564">
            <w:delText xml:space="preserve"> und während der Bearbeitung aufgetreten.</w:delText>
          </w:r>
        </w:del>
      </w:ins>
    </w:p>
    <w:p w14:paraId="4AED1D47" w14:textId="77777777" w:rsidR="00D374F3" w:rsidRDefault="00D374F3">
      <w:pPr>
        <w:rPr>
          <w:ins w:id="668" w:author="Maximilian Schmitz" w:date="2015-06-17T15:25:00Z"/>
        </w:rPr>
        <w:pPrChange w:id="669" w:author="Maximilian Schmitz" w:date="2015-06-04T10:21:00Z">
          <w:pPr>
            <w:pStyle w:val="berschrift3"/>
          </w:pPr>
        </w:pPrChange>
      </w:pPr>
    </w:p>
    <w:p w14:paraId="05891566" w14:textId="77777777" w:rsidR="00D374F3" w:rsidRDefault="00D374F3">
      <w:pPr>
        <w:rPr>
          <w:ins w:id="670" w:author="Maximilian Schmitz" w:date="2015-06-17T15:28:00Z"/>
        </w:rPr>
        <w:pPrChange w:id="671" w:author="Maximilian Schmitz" w:date="2015-06-04T10:21:00Z">
          <w:pPr>
            <w:pStyle w:val="berschrift3"/>
          </w:pPr>
        </w:pPrChange>
      </w:pPr>
      <w:ins w:id="672" w:author="Maximilian Schmitz" w:date="2015-06-17T15:25:00Z">
        <w:r>
          <w:t>Insgesamt teilt sich die Umsetzung der Simulationsumgebung in drei Teile:</w:t>
        </w:r>
      </w:ins>
    </w:p>
    <w:p w14:paraId="77068D0B" w14:textId="77777777" w:rsidR="00D374F3" w:rsidRDefault="00D374F3">
      <w:pPr>
        <w:rPr>
          <w:ins w:id="673" w:author="Maximilian Schmitz" w:date="2015-06-17T15:28:00Z"/>
        </w:rPr>
        <w:pPrChange w:id="674" w:author="Maximilian Schmitz" w:date="2015-06-04T10:21:00Z">
          <w:pPr>
            <w:pStyle w:val="berschrift3"/>
          </w:pPr>
        </w:pPrChange>
      </w:pPr>
      <w:ins w:id="675" w:author="Maximilian Schmitz" w:date="2015-06-17T15:27:00Z">
        <w:r>
          <w:t xml:space="preserve">Zum einen in die Erstellung des Spielrahmens mit dem Spielfeld und vor allem der Regelimplementierung.  </w:t>
        </w:r>
      </w:ins>
      <w:ins w:id="676" w:author="Maximilian Schmitz" w:date="2015-06-17T15:28:00Z">
        <w:r>
          <w:t>Dieser Teil ist die Steuerungskomponente der Simulationsumgebung.</w:t>
        </w:r>
      </w:ins>
    </w:p>
    <w:p w14:paraId="515DD887" w14:textId="77777777" w:rsidR="00D374F3" w:rsidRDefault="00D374F3">
      <w:pPr>
        <w:rPr>
          <w:ins w:id="677" w:author="Maximilian Schmitz" w:date="2015-06-17T15:30:00Z"/>
        </w:rPr>
        <w:pPrChange w:id="678" w:author="Maximilian Schmitz" w:date="2015-06-04T10:21:00Z">
          <w:pPr>
            <w:pStyle w:val="berschrift3"/>
          </w:pPr>
        </w:pPrChange>
      </w:pPr>
      <w:ins w:id="679" w:author="Maximilian Schmitz" w:date="2015-06-17T15:28:00Z">
        <w:r>
          <w:t xml:space="preserve">Ein weiterer Teil ist die Implementierung der Spieler innerhalb der Simulationsumgebung. </w:t>
        </w:r>
      </w:ins>
      <w:ins w:id="680"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681" w:author="Maximilian Schmitz" w:date="2015-06-04T10:21:00Z">
          <w:pPr>
            <w:pStyle w:val="berschrift3"/>
          </w:pPr>
        </w:pPrChange>
      </w:pPr>
      <w:ins w:id="682" w:author="Maximilian Schmitz" w:date="2015-06-17T15:30:00Z">
        <w:r>
          <w:t xml:space="preserve">Der letzte Teil ist die Skriptschnittstelle, die die Weitergabe der Spielerfunktionalitäten an die KI-Skripte </w:t>
        </w:r>
      </w:ins>
      <w:ins w:id="683" w:author="Maximilian Schmitz" w:date="2015-06-17T15:32:00Z">
        <w:r>
          <w:t xml:space="preserve">vornimmt. Dazu gehört auch </w:t>
        </w:r>
        <w:proofErr w:type="gramStart"/>
        <w:r>
          <w:t>den</w:t>
        </w:r>
        <w:proofErr w:type="gramEnd"/>
        <w:r>
          <w:t xml:space="preserve"> im Kapitel </w:t>
        </w:r>
      </w:ins>
      <w:ins w:id="684" w:author="Maximilian Schmitz" w:date="2015-06-17T15:33:00Z">
        <w:r>
          <w:fldChar w:fldCharType="begin"/>
        </w:r>
        <w:r>
          <w:instrText xml:space="preserve"> REF _Ref422318518 \h </w:instrText>
        </w:r>
      </w:ins>
      <w:r>
        <w:fldChar w:fldCharType="separate"/>
      </w:r>
      <w:ins w:id="685" w:author="Maximilian Schmitz" w:date="2015-06-19T09:20:00Z">
        <w:r w:rsidR="00867956">
          <w:t>Architektur</w:t>
        </w:r>
      </w:ins>
      <w:ins w:id="686"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pPr>
        <w:pStyle w:val="berschrift3"/>
        <w:rPr>
          <w:ins w:id="687" w:author="Maximilian Schmitz" w:date="2015-06-04T19:48:00Z"/>
        </w:rPr>
      </w:pPr>
      <w:bookmarkStart w:id="688" w:name="_Toc424040289"/>
      <w:r>
        <w:t>Regel</w:t>
      </w:r>
      <w:ins w:id="689" w:author="Maximilian Schmitz" w:date="2015-06-17T19:42:00Z">
        <w:r w:rsidR="00915AB6">
          <w:t>- und Spiel</w:t>
        </w:r>
      </w:ins>
      <w:r>
        <w:t>implementierung</w:t>
      </w:r>
      <w:bookmarkEnd w:id="688"/>
    </w:p>
    <w:p w14:paraId="55706155" w14:textId="77777777" w:rsidR="00211020" w:rsidRDefault="00915AB6">
      <w:pPr>
        <w:rPr>
          <w:ins w:id="690" w:author="Maximilian Schmitz" w:date="2015-06-17T19:46:00Z"/>
        </w:rPr>
        <w:pPrChange w:id="691" w:author="Maximilian Schmitz" w:date="2015-06-04T19:48:00Z">
          <w:pPr>
            <w:pStyle w:val="berschrift3"/>
          </w:pPr>
        </w:pPrChange>
      </w:pPr>
      <w:ins w:id="692" w:author="Maximilian Schmitz" w:date="2015-06-17T19:45:00Z">
        <w:r>
          <w:t xml:space="preserve">Die Implementierung des Spiels ist untergliedert </w:t>
        </w:r>
      </w:ins>
      <w:ins w:id="693" w:author="Maximilian Schmitz" w:date="2015-06-17T19:46:00Z">
        <w:r>
          <w:t>in die Erstellung eines Spielfeldes und der Programmierung der Spielregeln.</w:t>
        </w:r>
      </w:ins>
    </w:p>
    <w:p w14:paraId="5352CCE6" w14:textId="77777777" w:rsidR="00915AB6" w:rsidRDefault="00313D31">
      <w:pPr>
        <w:rPr>
          <w:ins w:id="694" w:author="Maximilian Schmitz" w:date="2015-06-17T19:50:00Z"/>
        </w:rPr>
        <w:pPrChange w:id="695" w:author="Maximilian Schmitz" w:date="2015-06-04T19:48:00Z">
          <w:pPr>
            <w:pStyle w:val="berschrift3"/>
          </w:pPr>
        </w:pPrChange>
      </w:pPr>
      <w:ins w:id="696" w:author="Maximilian Schmitz" w:date="2015-06-17T19:48:00Z">
        <w:r>
          <w:t xml:space="preserve">Die Erstellung des Spielfeldes ist über den graphischen Editor der Unreal Engine 4 realisiert. Dieser bietet die Möglichkeit </w:t>
        </w:r>
      </w:ins>
      <w:ins w:id="697" w:author="Maximilian Schmitz" w:date="2015-06-17T19:49:00Z">
        <w:r>
          <w:t xml:space="preserve">3D-Objekte zu einer Szene zu verbinden und anzuordnen. </w:t>
        </w:r>
        <w:r w:rsidR="00917479">
          <w:t xml:space="preserve">Das funktioniert per Drag </w:t>
        </w:r>
        <w:proofErr w:type="spellStart"/>
        <w:r w:rsidR="00917479">
          <w:t>and</w:t>
        </w:r>
        <w:proofErr w:type="spellEnd"/>
        <w:r w:rsidR="00917479">
          <w:t xml:space="preserve"> Drop </w:t>
        </w:r>
      </w:ins>
      <w:ins w:id="698"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14:paraId="2A8B7749" w14:textId="5C4E0D74" w:rsidR="00917479" w:rsidRDefault="00917479">
      <w:pPr>
        <w:rPr>
          <w:ins w:id="699" w:author="Maximilian Schmitz" w:date="2015-06-17T19:43:00Z"/>
        </w:rPr>
        <w:pPrChange w:id="700" w:author="Maximilian Schmitz" w:date="2015-06-04T19:48:00Z">
          <w:pPr>
            <w:pStyle w:val="berschrift3"/>
          </w:pPr>
        </w:pPrChange>
      </w:pPr>
      <w:ins w:id="701" w:author="Maximilian Schmitz" w:date="2015-06-17T19:51:00Z">
        <w:r>
          <w:lastRenderedPageBreak/>
          <w:t xml:space="preserve">Zum großen Teil kommen von der Unreal Engine mitgelieferte 3D-Modelle zum Einsatz. </w:t>
        </w:r>
      </w:ins>
      <w:ins w:id="702" w:author="Maximilian Schmitz" w:date="2015-06-17T19:52:00Z">
        <w:r>
          <w:t xml:space="preserve">Stellvertretend seien hier die Spieler </w:t>
        </w:r>
        <w:del w:id="703" w:author="Admin" w:date="2015-07-06T14:21:00Z">
          <w:r w:rsidDel="00601564">
            <w:delText xml:space="preserve">und die Tore </w:delText>
          </w:r>
        </w:del>
        <w:r>
          <w:t xml:space="preserve">genannt. Auf die 3D-Modelle sind zum Teil spezielle Texturen </w:t>
        </w:r>
      </w:ins>
      <w:ins w:id="704"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705" w:author="Maximilian Schmitz" w:date="2015-06-19T09:20:00Z">
        <w:r w:rsidR="00867956">
          <w:t xml:space="preserve">Abbildung </w:t>
        </w:r>
        <w:r w:rsidR="00867956">
          <w:rPr>
            <w:noProof/>
          </w:rPr>
          <w:t>3</w:t>
        </w:r>
      </w:ins>
      <w:ins w:id="706" w:author="Maximilian Schmitz" w:date="2015-06-17T19:53:00Z">
        <w:r>
          <w:fldChar w:fldCharType="end"/>
        </w:r>
        <w:r>
          <w:t xml:space="preserve"> ist das so entstandene Spielfeld zu sehen.</w:t>
        </w:r>
      </w:ins>
    </w:p>
    <w:p w14:paraId="436BFC4B" w14:textId="77777777" w:rsidR="00915AB6" w:rsidRDefault="00915AB6">
      <w:pPr>
        <w:rPr>
          <w:ins w:id="707" w:author="Maximilian Schmitz" w:date="2015-06-17T19:43:00Z"/>
        </w:rPr>
        <w:pPrChange w:id="708" w:author="Maximilian Schmitz" w:date="2015-06-04T19:48:00Z">
          <w:pPr>
            <w:pStyle w:val="berschrift3"/>
          </w:pPr>
        </w:pPrChange>
      </w:pPr>
    </w:p>
    <w:p w14:paraId="20BA9BBF" w14:textId="77777777" w:rsidR="00313D31" w:rsidRDefault="00915AB6">
      <w:pPr>
        <w:keepNext/>
        <w:rPr>
          <w:ins w:id="709" w:author="Maximilian Schmitz" w:date="2015-06-17T19:47:00Z"/>
        </w:rPr>
        <w:pPrChange w:id="710" w:author="Maximilian Schmitz" w:date="2015-06-17T19:47:00Z">
          <w:pPr/>
        </w:pPrChange>
      </w:pPr>
      <w:ins w:id="711" w:author="Maximilian Schmitz" w:date="2015-06-17T19:44:00Z">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14:paraId="31F5A157" w14:textId="77777777" w:rsidR="00915AB6" w:rsidRDefault="00313D31">
      <w:pPr>
        <w:pStyle w:val="Beschriftung"/>
        <w:rPr>
          <w:ins w:id="712" w:author="Maximilian Schmitz" w:date="2015-06-18T20:06:00Z"/>
        </w:rPr>
        <w:pPrChange w:id="713" w:author="Maximilian Schmitz" w:date="2015-06-17T19:47:00Z">
          <w:pPr>
            <w:pStyle w:val="berschrift3"/>
          </w:pPr>
        </w:pPrChange>
      </w:pPr>
      <w:bookmarkStart w:id="714" w:name="_Ref422334156"/>
      <w:bookmarkStart w:id="715" w:name="_Toc422468975"/>
      <w:ins w:id="716" w:author="Maximilian Schmitz" w:date="2015-06-17T19:47:00Z">
        <w:r>
          <w:t xml:space="preserve">Abbildung </w:t>
        </w:r>
        <w:r>
          <w:fldChar w:fldCharType="begin"/>
        </w:r>
        <w:r>
          <w:instrText xml:space="preserve"> SEQ Abbildung \* ARABIC </w:instrText>
        </w:r>
      </w:ins>
      <w:r>
        <w:fldChar w:fldCharType="separate"/>
      </w:r>
      <w:ins w:id="717" w:author="Maximilian Schmitz" w:date="2015-06-19T09:20:00Z">
        <w:r w:rsidR="00867956">
          <w:rPr>
            <w:noProof/>
          </w:rPr>
          <w:t>3</w:t>
        </w:r>
      </w:ins>
      <w:ins w:id="718" w:author="Maximilian Schmitz" w:date="2015-06-17T19:47:00Z">
        <w:r>
          <w:fldChar w:fldCharType="end"/>
        </w:r>
        <w:bookmarkEnd w:id="714"/>
        <w:r>
          <w:t>: Modelliertes Spielfeld</w:t>
        </w:r>
      </w:ins>
      <w:bookmarkEnd w:id="715"/>
    </w:p>
    <w:p w14:paraId="373B4DDD" w14:textId="77777777" w:rsidR="00270303" w:rsidRDefault="00270303">
      <w:pPr>
        <w:rPr>
          <w:ins w:id="719" w:author="Maximilian Schmitz" w:date="2015-06-18T20:06:00Z"/>
        </w:rPr>
        <w:pPrChange w:id="720" w:author="Maximilian Schmitz" w:date="2015-06-18T20:06:00Z">
          <w:pPr>
            <w:pStyle w:val="berschrift3"/>
          </w:pPr>
        </w:pPrChange>
      </w:pPr>
    </w:p>
    <w:p w14:paraId="7926E728" w14:textId="79FE6313" w:rsidR="00270303" w:rsidRPr="00EC6D6C" w:rsidRDefault="00270303">
      <w:pPr>
        <w:rPr>
          <w:ins w:id="721" w:author="Maximilian Schmitz" w:date="2015-06-17T19:54:00Z"/>
        </w:rPr>
        <w:pPrChange w:id="722" w:author="Maximilian Schmitz" w:date="2015-06-18T20:06:00Z">
          <w:pPr>
            <w:pStyle w:val="berschrift3"/>
          </w:pPr>
        </w:pPrChange>
      </w:pPr>
      <w:ins w:id="723" w:author="Maximilian Schmitz" w:date="2015-06-18T20:06:00Z">
        <w:r>
          <w:t xml:space="preserve">Das Spiel verwendet ein kartesisches Koordinatensystem, dessen Ursprung </w:t>
        </w:r>
      </w:ins>
      <w:ins w:id="724" w:author="Maximilian Schmitz" w:date="2015-06-18T20:08:00Z">
        <w:r>
          <w:t>sich im Mittelpunkt</w:t>
        </w:r>
      </w:ins>
      <w:ins w:id="725" w:author="Admin" w:date="2015-07-06T14:22:00Z">
        <w:r w:rsidR="00601564">
          <w:t>(</w:t>
        </w:r>
        <w:r w:rsidR="00601564" w:rsidRPr="00601564">
          <w:t>Anstoßpunkt</w:t>
        </w:r>
        <w:r w:rsidR="00601564">
          <w:t>)</w:t>
        </w:r>
      </w:ins>
      <w:ins w:id="726" w:author="Maximilian Schmitz" w:date="2015-06-18T20:08:00Z">
        <w:r>
          <w:t xml:space="preserve"> befindet.</w:t>
        </w:r>
      </w:ins>
    </w:p>
    <w:p w14:paraId="647EDB7F" w14:textId="77777777" w:rsidR="00036FA5" w:rsidRPr="00EC6D6C" w:rsidRDefault="00036FA5">
      <w:pPr>
        <w:rPr>
          <w:ins w:id="727" w:author="Maximilian Schmitz" w:date="2015-06-17T19:43:00Z"/>
        </w:rPr>
        <w:pPrChange w:id="728" w:author="Maximilian Schmitz" w:date="2015-06-17T19:54:00Z">
          <w:pPr>
            <w:pStyle w:val="berschrift3"/>
          </w:pPr>
        </w:pPrChange>
      </w:pPr>
    </w:p>
    <w:p w14:paraId="71B77B9D" w14:textId="77777777" w:rsidR="00915AB6" w:rsidRDefault="00D85DF2">
      <w:pPr>
        <w:rPr>
          <w:ins w:id="729" w:author="Maximilian Schmitz" w:date="2015-06-17T19:43:00Z"/>
        </w:rPr>
        <w:pPrChange w:id="730" w:author="Maximilian Schmitz" w:date="2015-06-04T19:48:00Z">
          <w:pPr>
            <w:pStyle w:val="berschrift3"/>
          </w:pPr>
        </w:pPrChange>
      </w:pPr>
      <w:ins w:id="731" w:author="Maximilian Schmitz" w:date="2015-06-17T20:00:00Z">
        <w:r>
          <w:t xml:space="preserve">Die Implementierung der Fußballregeln wird zum einen über die Gestaltung der 3D-Modellierung realisiert. </w:t>
        </w:r>
      </w:ins>
      <w:ins w:id="732" w:author="Maximilian Schmitz" w:date="2015-06-17T20:01:00Z">
        <w:r>
          <w:t xml:space="preserve">Um den Aufwand für die Implementierung der Fußballregeln zu reduzieren, wird mit Banden gespielt. </w:t>
        </w:r>
      </w:ins>
      <w:ins w:id="733" w:author="Maximilian Schmitz" w:date="2015-06-17T20:02:00Z">
        <w:r>
          <w:t xml:space="preserve">Diese wurden als Kollisionsboxen modelliert und umgeben das gesamte Spielfeld. </w:t>
        </w:r>
      </w:ins>
      <w:ins w:id="734" w:author="Maximilian Schmitz" w:date="2015-06-17T20:04:00Z">
        <w:r>
          <w:t xml:space="preserve">Die Kollisionsboxen sind weder für die Spieler, noch für den Ball durchlässig. Alle Objekte prallen daran ab wie es bei einer Bande der Fall wäre. </w:t>
        </w:r>
      </w:ins>
      <w:ins w:id="735" w:author="Maximilian Schmitz" w:date="2015-06-17T20:05:00Z">
        <w:r>
          <w:t xml:space="preserve">Diese Entscheidung wurde getroffen um der Implementierung von Seiten- und Toraus, sowie Einwurf und Eckball aus dem Weg zu gehen. </w:t>
        </w:r>
      </w:ins>
      <w:ins w:id="736"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737" w:author="Maximilian Schmitz" w:date="2015-06-17T20:08:00Z">
        <w:r>
          <w:fldChar w:fldCharType="begin"/>
        </w:r>
        <w:r>
          <w:instrText xml:space="preserve"> REF _Ref422335038 \h </w:instrText>
        </w:r>
      </w:ins>
      <w:r>
        <w:fldChar w:fldCharType="separate"/>
      </w:r>
      <w:ins w:id="738" w:author="Maximilian Schmitz" w:date="2015-06-19T09:20:00Z">
        <w:r w:rsidR="00867956">
          <w:t xml:space="preserve">Abbildung </w:t>
        </w:r>
        <w:r w:rsidR="00867956">
          <w:rPr>
            <w:noProof/>
          </w:rPr>
          <w:t>4</w:t>
        </w:r>
      </w:ins>
      <w:ins w:id="739" w:author="Maximilian Schmitz" w:date="2015-06-17T20:08:00Z">
        <w:r>
          <w:fldChar w:fldCharType="end"/>
        </w:r>
        <w:r>
          <w:t xml:space="preserve"> zeigt das Spielfeld</w:t>
        </w:r>
      </w:ins>
      <w:ins w:id="740" w:author="Maximilian Schmitz" w:date="2015-06-17T20:09:00Z">
        <w:r>
          <w:t xml:space="preserve"> </w:t>
        </w:r>
      </w:ins>
      <w:ins w:id="741" w:author="Maximilian Schmitz" w:date="2015-06-17T20:08:00Z">
        <w:r>
          <w:t>mit den modellierten Kollisionsboxen</w:t>
        </w:r>
      </w:ins>
      <w:ins w:id="742" w:author="Maximilian Schmitz" w:date="2015-06-17T20:09:00Z">
        <w:r w:rsidRPr="00D85DF2">
          <w:t xml:space="preserve"> </w:t>
        </w:r>
        <w:r>
          <w:t>im Editor</w:t>
        </w:r>
      </w:ins>
      <w:ins w:id="743" w:author="Maximilian Schmitz" w:date="2015-06-17T20:08:00Z">
        <w:r>
          <w:t xml:space="preserve">. Diese sind </w:t>
        </w:r>
      </w:ins>
      <w:ins w:id="744" w:author="Maximilian Schmitz" w:date="2015-06-17T20:09:00Z">
        <w:r>
          <w:t>als transparente Rechtecke im Hintergrund zu erkennen.</w:t>
        </w:r>
      </w:ins>
    </w:p>
    <w:p w14:paraId="270E2621" w14:textId="77777777" w:rsidR="00D85DF2" w:rsidRDefault="00915AB6">
      <w:pPr>
        <w:keepNext/>
        <w:rPr>
          <w:ins w:id="745" w:author="Maximilian Schmitz" w:date="2015-06-17T20:08:00Z"/>
        </w:rPr>
        <w:pPrChange w:id="746" w:author="Maximilian Schmitz" w:date="2015-06-17T20:08:00Z">
          <w:pPr/>
        </w:pPrChange>
      </w:pPr>
      <w:ins w:id="747"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748" w:author="Maximilian Schmitz" w:date="2015-06-17T19:55:00Z"/>
        </w:rPr>
        <w:pPrChange w:id="749" w:author="Maximilian Schmitz" w:date="2015-06-17T20:08:00Z">
          <w:pPr>
            <w:pStyle w:val="berschrift3"/>
          </w:pPr>
        </w:pPrChange>
      </w:pPr>
      <w:bookmarkStart w:id="750" w:name="_Ref422335038"/>
      <w:bookmarkStart w:id="751" w:name="_Toc422468976"/>
      <w:ins w:id="752" w:author="Maximilian Schmitz" w:date="2015-06-17T20:08:00Z">
        <w:r>
          <w:t xml:space="preserve">Abbildung </w:t>
        </w:r>
        <w:r>
          <w:fldChar w:fldCharType="begin"/>
        </w:r>
        <w:r>
          <w:instrText xml:space="preserve"> SEQ Abbildung \* ARABIC </w:instrText>
        </w:r>
      </w:ins>
      <w:r>
        <w:fldChar w:fldCharType="separate"/>
      </w:r>
      <w:ins w:id="753" w:author="Maximilian Schmitz" w:date="2015-06-19T09:20:00Z">
        <w:r w:rsidR="00867956">
          <w:rPr>
            <w:noProof/>
          </w:rPr>
          <w:t>4</w:t>
        </w:r>
      </w:ins>
      <w:ins w:id="754" w:author="Maximilian Schmitz" w:date="2015-06-17T20:08:00Z">
        <w:r>
          <w:fldChar w:fldCharType="end"/>
        </w:r>
        <w:bookmarkEnd w:id="750"/>
        <w:r>
          <w:t>: Spielfeld mit Kollisionsboxen</w:t>
        </w:r>
      </w:ins>
      <w:bookmarkEnd w:id="751"/>
    </w:p>
    <w:p w14:paraId="09683D48" w14:textId="77777777" w:rsidR="00036FA5" w:rsidRDefault="00036FA5">
      <w:pPr>
        <w:rPr>
          <w:ins w:id="755" w:author="Maximilian Schmitz" w:date="2015-06-17T19:55:00Z"/>
        </w:rPr>
        <w:pPrChange w:id="756" w:author="Maximilian Schmitz" w:date="2015-06-04T19:48:00Z">
          <w:pPr>
            <w:pStyle w:val="berschrift3"/>
          </w:pPr>
        </w:pPrChange>
      </w:pPr>
    </w:p>
    <w:p w14:paraId="7F039731" w14:textId="77777777" w:rsidR="00036FA5" w:rsidRDefault="00D359A1">
      <w:pPr>
        <w:rPr>
          <w:ins w:id="757" w:author="Maximilian Schmitz" w:date="2015-06-17T20:26:00Z"/>
        </w:rPr>
        <w:pPrChange w:id="758" w:author="Maximilian Schmitz" w:date="2015-06-04T19:48:00Z">
          <w:pPr>
            <w:pStyle w:val="berschrift3"/>
          </w:pPr>
        </w:pPrChange>
      </w:pPr>
      <w:ins w:id="759" w:author="Maximilian Schmitz" w:date="2015-06-17T20:10:00Z">
        <w:r>
          <w:t xml:space="preserve">Weiterhin </w:t>
        </w:r>
      </w:ins>
      <w:ins w:id="760" w:author="Maximilian Schmitz" w:date="2015-06-17T20:25:00Z">
        <w:r w:rsidR="00B93913">
          <w:t xml:space="preserve">ist im Spiel eine Torerkennung und daraufhin das Ausführen eines Anstoß implementiert. </w:t>
        </w:r>
      </w:ins>
      <w:ins w:id="761"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762" w:author="Maximilian Schmitz" w:date="2015-06-17T20:29:00Z"/>
        </w:rPr>
        <w:pPrChange w:id="763" w:author="Maximilian Schmitz" w:date="2015-06-04T19:48:00Z">
          <w:pPr>
            <w:pStyle w:val="berschrift3"/>
          </w:pPr>
        </w:pPrChange>
      </w:pPr>
      <w:proofErr w:type="spellStart"/>
      <w:ins w:id="764" w:author="Maximilian Schmitz" w:date="2015-06-17T20:27:00Z">
        <w:r>
          <w:t>Blueprints</w:t>
        </w:r>
        <w:proofErr w:type="spellEnd"/>
        <w:r>
          <w:t xml:space="preserve"> sind ein Ansatz der grafischen Programmierung. </w:t>
        </w:r>
      </w:ins>
      <w:ins w:id="765" w:author="Maximilian Schmitz" w:date="2015-06-17T20:28:00Z">
        <w:r>
          <w:t xml:space="preserve">Darin lassen sich relativ komfortabel Funktionen modellieren. </w:t>
        </w:r>
      </w:ins>
      <w:ins w:id="766"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767" w:author="Maximilian Schmitz" w:date="2015-06-17T20:43:00Z"/>
        </w:rPr>
        <w:pPrChange w:id="768" w:author="Maximilian Schmitz" w:date="2015-06-04T19:48:00Z">
          <w:pPr>
            <w:pStyle w:val="berschrift3"/>
          </w:pPr>
        </w:pPrChange>
      </w:pPr>
      <w:ins w:id="769" w:author="Maximilian Schmitz" w:date="2015-06-17T20:30:00Z">
        <w:r>
          <w:t xml:space="preserve">Ein </w:t>
        </w:r>
        <w:proofErr w:type="spellStart"/>
        <w:r>
          <w:t>Blueprint</w:t>
        </w:r>
        <w:proofErr w:type="spellEnd"/>
        <w:r>
          <w:t xml:space="preserve"> kann eine oder mehrere logische Funktionalitäten enthalten. </w:t>
        </w:r>
      </w:ins>
      <w:ins w:id="770" w:author="Maximilian Schmitz" w:date="2015-06-17T20:32:00Z">
        <w:r>
          <w:t>Funktionsaufrufe oder Events sind als Rechtecke dargestellt. Verbunden sind diese Rechtecke über verschiedenfarbige Linien. Diese Linien repräsentieren Kontroll</w:t>
        </w:r>
      </w:ins>
      <w:ins w:id="771" w:author="Admin" w:date="2015-07-06T14:25:00Z">
        <w:r w:rsidR="00601564">
          <w:t>-</w:t>
        </w:r>
      </w:ins>
      <w:ins w:id="772" w:author="Maximilian Schmitz" w:date="2015-06-17T20:32:00Z">
        <w:del w:id="773" w:author="Admin" w:date="2015-07-06T14:25:00Z">
          <w:r w:rsidDel="00601564">
            <w:delText>flüssen</w:delText>
          </w:r>
        </w:del>
      </w:ins>
      <w:ins w:id="774" w:author="Admin" w:date="2015-07-06T14:24:00Z">
        <w:r w:rsidR="00601564">
          <w:t xml:space="preserve"> und Datenflüsse</w:t>
        </w:r>
      </w:ins>
      <w:ins w:id="775" w:author="Maximilian Schmitz" w:date="2015-06-17T20:32:00Z">
        <w:r>
          <w:t>. D</w:t>
        </w:r>
      </w:ins>
      <w:ins w:id="776" w:author="Admin" w:date="2015-07-06T14:25:00Z">
        <w:r w:rsidR="00373351">
          <w:t>ie</w:t>
        </w:r>
      </w:ins>
      <w:ins w:id="777" w:author="Maximilian Schmitz" w:date="2015-06-17T20:32:00Z">
        <w:del w:id="778" w:author="Admin" w:date="2015-07-06T14:25:00Z">
          <w:r w:rsidDel="00373351">
            <w:delText>as sind zum einen</w:delText>
          </w:r>
        </w:del>
        <w:r>
          <w:t xml:space="preserve"> </w:t>
        </w:r>
      </w:ins>
      <w:ins w:id="779" w:author="Maximilian Schmitz" w:date="2015-06-17T20:33:00Z">
        <w:r>
          <w:t>Kontrollflüsse</w:t>
        </w:r>
      </w:ins>
      <w:ins w:id="780" w:author="Admin" w:date="2015-07-06T14:25:00Z">
        <w:r w:rsidR="00373351">
          <w:t xml:space="preserve"> bestimmen die Reihenfolge</w:t>
        </w:r>
      </w:ins>
      <w:ins w:id="781" w:author="Maximilian Schmitz" w:date="2015-06-17T20:33:00Z">
        <w:del w:id="782" w:author="Admin" w:date="2015-07-06T14:25:00Z">
          <w:r w:rsidDel="00373351">
            <w:delText>,</w:delText>
          </w:r>
        </w:del>
        <w:r>
          <w:t xml:space="preserve"> d</w:t>
        </w:r>
      </w:ins>
      <w:ins w:id="783" w:author="Admin" w:date="2015-07-06T14:25:00Z">
        <w:r w:rsidR="00373351">
          <w:t>er</w:t>
        </w:r>
      </w:ins>
      <w:ins w:id="784" w:author="Maximilian Schmitz" w:date="2015-06-17T20:33:00Z">
        <w:del w:id="785" w:author="Admin" w:date="2015-07-06T14:25:00Z">
          <w:r w:rsidDel="00373351">
            <w:delText>ie</w:delText>
          </w:r>
        </w:del>
        <w:r>
          <w:t xml:space="preserve"> Methodenaufrufe</w:t>
        </w:r>
        <w:del w:id="786" w:author="Admin" w:date="2015-07-06T14:25:00Z">
          <w:r w:rsidDel="00373351">
            <w:delText xml:space="preserve"> weitergeben</w:delText>
          </w:r>
        </w:del>
        <w:r>
          <w:t xml:space="preserve">. </w:t>
        </w:r>
      </w:ins>
      <w:ins w:id="787" w:author="Maximilian Schmitz" w:date="2015-06-17T20:34:00Z">
        <w:r>
          <w:t xml:space="preserve">Zum anderen </w:t>
        </w:r>
        <w:del w:id="788" w:author="Admin" w:date="2015-07-06T14:27:00Z">
          <w:r w:rsidDel="00373351">
            <w:delText>sind</w:delText>
          </w:r>
        </w:del>
      </w:ins>
      <w:ins w:id="789" w:author="Admin" w:date="2015-07-06T14:27:00Z">
        <w:r w:rsidR="00373351">
          <w:t>werden</w:t>
        </w:r>
      </w:ins>
      <w:ins w:id="790" w:author="Maximilian Schmitz" w:date="2015-06-17T20:34:00Z">
        <w:r>
          <w:t xml:space="preserve"> die</w:t>
        </w:r>
      </w:ins>
      <w:ins w:id="791" w:author="Admin" w:date="2015-07-06T14:26:00Z">
        <w:r w:rsidR="00373351">
          <w:t xml:space="preserve"> Datenflüsse zum Austausch von </w:t>
        </w:r>
      </w:ins>
      <w:ins w:id="792" w:author="Maximilian Schmitz" w:date="2015-06-17T20:34:00Z">
        <w:del w:id="793" w:author="Admin" w:date="2015-07-06T14:26:00Z">
          <w:r w:rsidDel="00373351">
            <w:delText xml:space="preserve">se Kontrollflüsse </w:delText>
          </w:r>
        </w:del>
        <w:r>
          <w:t xml:space="preserve">Variablen, </w:t>
        </w:r>
        <w:del w:id="794" w:author="Admin" w:date="2015-07-06T14:27:00Z">
          <w:r w:rsidDel="00373351">
            <w:delText xml:space="preserve">die </w:delText>
          </w:r>
        </w:del>
        <w:r>
          <w:t>als Rückgabewerte einer Funktion</w:t>
        </w:r>
      </w:ins>
      <w:ins w:id="795" w:author="Admin" w:date="2015-07-06T14:27:00Z">
        <w:r w:rsidR="00373351">
          <w:t xml:space="preserve"> oder</w:t>
        </w:r>
      </w:ins>
      <w:ins w:id="796" w:author="Maximilian Schmitz" w:date="2015-06-17T20:34:00Z">
        <w:r>
          <w:t xml:space="preserve"> als Übergabeparameter an eine andere Funktion </w:t>
        </w:r>
      </w:ins>
      <w:ins w:id="797" w:author="Admin" w:date="2015-07-06T14:27:00Z">
        <w:r w:rsidR="00373351">
          <w:lastRenderedPageBreak/>
          <w:t>verwendet</w:t>
        </w:r>
      </w:ins>
      <w:ins w:id="798" w:author="Maximilian Schmitz" w:date="2015-06-17T20:34:00Z">
        <w:del w:id="799" w:author="Admin" w:date="2015-07-06T14:27:00Z">
          <w:r w:rsidDel="00373351">
            <w:delText>übergeben werden</w:delText>
          </w:r>
        </w:del>
        <w:r>
          <w:t xml:space="preserve">. </w:t>
        </w:r>
      </w:ins>
      <w:ins w:id="800"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77777777" w:rsidR="0098221C" w:rsidRDefault="0098221C">
      <w:pPr>
        <w:rPr>
          <w:ins w:id="801" w:author="Maximilian Schmitz" w:date="2015-06-17T20:43:00Z"/>
        </w:rPr>
        <w:pPrChange w:id="802" w:author="Maximilian Schmitz" w:date="2015-06-04T19:48:00Z">
          <w:pPr>
            <w:pStyle w:val="berschrift3"/>
          </w:pPr>
        </w:pPrChange>
      </w:pPr>
      <w:ins w:id="803" w:author="Maximilian Schmitz" w:date="2015-06-17T20:44:00Z">
        <w:r>
          <w:t xml:space="preserve">In </w:t>
        </w:r>
      </w:ins>
      <w:ins w:id="804" w:author="Maximilian Schmitz" w:date="2015-06-17T20:45:00Z">
        <w:r>
          <w:fldChar w:fldCharType="begin"/>
        </w:r>
        <w:r>
          <w:instrText xml:space="preserve"> REF _Ref422337232 \h </w:instrText>
        </w:r>
      </w:ins>
      <w:r>
        <w:fldChar w:fldCharType="separate"/>
      </w:r>
      <w:ins w:id="805" w:author="Maximilian Schmitz" w:date="2015-06-19T09:20:00Z">
        <w:r w:rsidR="00867956">
          <w:t xml:space="preserve">Abbildung </w:t>
        </w:r>
        <w:r w:rsidR="00867956">
          <w:rPr>
            <w:noProof/>
          </w:rPr>
          <w:t>5</w:t>
        </w:r>
      </w:ins>
      <w:ins w:id="806"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807" w:author="Maximilian Schmitz" w:date="2015-06-17T20:46:00Z">
        <w:r w:rsidR="00C74556">
          <w:t xml:space="preserve">Dann wird geprüft welches Team das Tor erzielt hat und die Durchführung eines </w:t>
        </w:r>
      </w:ins>
      <w:ins w:id="808" w:author="Maximilian Schmitz" w:date="2015-06-17T20:47:00Z">
        <w:r w:rsidR="00C74556">
          <w:t>Anstoßes</w:t>
        </w:r>
      </w:ins>
      <w:ins w:id="809" w:author="Maximilian Schmitz" w:date="2015-06-17T20:46:00Z">
        <w:r w:rsidR="00C74556">
          <w:t xml:space="preserve"> angestoßen.</w:t>
        </w:r>
      </w:ins>
    </w:p>
    <w:p w14:paraId="4A2D38F2" w14:textId="77777777" w:rsidR="0098221C" w:rsidRDefault="0098221C">
      <w:pPr>
        <w:keepNext/>
        <w:rPr>
          <w:ins w:id="810" w:author="Maximilian Schmitz" w:date="2015-06-17T20:44:00Z"/>
        </w:rPr>
        <w:pPrChange w:id="811" w:author="Maximilian Schmitz" w:date="2015-06-17T20:44:00Z">
          <w:pPr/>
        </w:pPrChange>
      </w:pPr>
      <w:ins w:id="812"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813" w:author="Maximilian Schmitz" w:date="2015-06-17T20:47:00Z"/>
        </w:rPr>
        <w:pPrChange w:id="814" w:author="Maximilian Schmitz" w:date="2015-06-17T20:44:00Z">
          <w:pPr>
            <w:pStyle w:val="berschrift3"/>
          </w:pPr>
        </w:pPrChange>
      </w:pPr>
      <w:bookmarkStart w:id="815" w:name="_Ref422337232"/>
      <w:bookmarkStart w:id="816" w:name="_Toc422468977"/>
      <w:ins w:id="817" w:author="Maximilian Schmitz" w:date="2015-06-17T20:44:00Z">
        <w:r>
          <w:t xml:space="preserve">Abbildung </w:t>
        </w:r>
        <w:r>
          <w:fldChar w:fldCharType="begin"/>
        </w:r>
        <w:r>
          <w:instrText xml:space="preserve"> SEQ Abbildung \* ARABIC </w:instrText>
        </w:r>
      </w:ins>
      <w:r>
        <w:fldChar w:fldCharType="separate"/>
      </w:r>
      <w:ins w:id="818" w:author="Maximilian Schmitz" w:date="2015-06-19T09:20:00Z">
        <w:r w:rsidR="00867956">
          <w:rPr>
            <w:noProof/>
          </w:rPr>
          <w:t>5</w:t>
        </w:r>
      </w:ins>
      <w:ins w:id="819" w:author="Maximilian Schmitz" w:date="2015-06-17T20:44:00Z">
        <w:r>
          <w:fldChar w:fldCharType="end"/>
        </w:r>
        <w:bookmarkEnd w:id="815"/>
        <w:r>
          <w:t xml:space="preserve">: </w:t>
        </w:r>
        <w:proofErr w:type="spellStart"/>
        <w:r>
          <w:t>Blueprint</w:t>
        </w:r>
        <w:proofErr w:type="spellEnd"/>
        <w:r>
          <w:t xml:space="preserve"> für die Torerkennung</w:t>
        </w:r>
      </w:ins>
      <w:bookmarkEnd w:id="816"/>
    </w:p>
    <w:p w14:paraId="2D7BC68C" w14:textId="77777777" w:rsidR="00C74556" w:rsidRDefault="00C74556">
      <w:pPr>
        <w:rPr>
          <w:ins w:id="820" w:author="Maximilian Schmitz" w:date="2015-06-17T20:47:00Z"/>
        </w:rPr>
        <w:pPrChange w:id="821" w:author="Maximilian Schmitz" w:date="2015-06-17T20:47:00Z">
          <w:pPr>
            <w:pStyle w:val="berschrift3"/>
          </w:pPr>
        </w:pPrChange>
      </w:pPr>
    </w:p>
    <w:p w14:paraId="007CACF9" w14:textId="77777777" w:rsidR="00A75BD7" w:rsidRDefault="00C74556">
      <w:pPr>
        <w:rPr>
          <w:ins w:id="822" w:author="Maximilian Schmitz" w:date="2015-06-18T10:34:00Z"/>
        </w:rPr>
        <w:pPrChange w:id="823" w:author="Maximilian Schmitz" w:date="2015-06-17T20:47:00Z">
          <w:pPr>
            <w:pStyle w:val="berschrift3"/>
          </w:pPr>
        </w:pPrChange>
      </w:pPr>
      <w:ins w:id="824" w:author="Maximilian Schmitz" w:date="2015-06-17T20:51:00Z">
        <w:r>
          <w:t xml:space="preserve">Genauso sind weitere Funktionalitäten, die </w:t>
        </w:r>
      </w:ins>
      <w:ins w:id="825" w:author="Maximilian Schmitz" w:date="2015-06-17T20:52:00Z">
        <w:r>
          <w:t xml:space="preserve">das Zurücksetzen des Balls nach Ablauf eines </w:t>
        </w:r>
        <w:proofErr w:type="spellStart"/>
        <w:r>
          <w:t>Timer</w:t>
        </w:r>
      </w:ins>
      <w:ins w:id="826" w:author="Maximilian Schmitz" w:date="2015-06-17T20:53:00Z">
        <w:r>
          <w:t>s</w:t>
        </w:r>
      </w:ins>
      <w:proofErr w:type="spellEnd"/>
      <w:ins w:id="827" w:author="Maximilian Schmitz" w:date="2015-06-17T20:52:00Z">
        <w:r>
          <w:t xml:space="preserve"> von 10 Sekunden </w:t>
        </w:r>
      </w:ins>
      <w:ins w:id="828"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829" w:author="Maximilian Schmitz" w:date="2015-06-18T10:31:00Z"/>
        </w:rPr>
        <w:pPrChange w:id="830" w:author="Maximilian Schmitz" w:date="2015-06-17T20:47:00Z">
          <w:pPr>
            <w:pStyle w:val="berschrift3"/>
          </w:pPr>
        </w:pPrChange>
      </w:pPr>
    </w:p>
    <w:p w14:paraId="2A509E21" w14:textId="77777777" w:rsidR="00922210" w:rsidRDefault="00922210">
      <w:pPr>
        <w:rPr>
          <w:ins w:id="831" w:author="Maximilian Schmitz" w:date="2015-06-18T10:35:00Z"/>
        </w:rPr>
        <w:pPrChange w:id="832" w:author="Maximilian Schmitz" w:date="2015-06-17T20:47:00Z">
          <w:pPr>
            <w:pStyle w:val="berschrift3"/>
          </w:pPr>
        </w:pPrChange>
      </w:pPr>
      <w:ins w:id="833" w:author="Maximilian Schmitz" w:date="2015-06-18T10:31:00Z">
        <w:r>
          <w:t xml:space="preserve">Die Konfiguration des Spiels wird </w:t>
        </w:r>
      </w:ins>
      <w:ins w:id="834" w:author="Maximilian Schmitz" w:date="2015-06-18T10:32:00Z">
        <w:r>
          <w:t xml:space="preserve">aus der Datei </w:t>
        </w:r>
      </w:ins>
      <w:ins w:id="835" w:author="Maximilian Schmitz" w:date="2015-06-18T10:34:00Z">
        <w:r>
          <w:t xml:space="preserve">„Teams.xml“ eingelesen. Darin ist spezifiziert aus welchen XML-Dateien die </w:t>
        </w:r>
      </w:ins>
      <w:ins w:id="836" w:author="Maximilian Schmitz" w:date="2015-06-18T10:35:00Z">
        <w:r>
          <w:t>Konfiguration</w:t>
        </w:r>
      </w:ins>
      <w:ins w:id="837" w:author="Maximilian Schmitz" w:date="2015-06-18T10:34:00Z">
        <w:r>
          <w:t xml:space="preserve"> der beiden Teams gelesen werden soll. </w:t>
        </w:r>
      </w:ins>
      <w:ins w:id="838" w:author="Maximilian Schmitz" w:date="2015-06-18T10:35:00Z">
        <w:r>
          <w:t>Außerdem wird hier die Spieldauer für ein Spiel festgelegt.</w:t>
        </w:r>
      </w:ins>
    </w:p>
    <w:p w14:paraId="71CF11C1" w14:textId="26466517" w:rsidR="00922210" w:rsidRDefault="00922210">
      <w:pPr>
        <w:rPr>
          <w:ins w:id="839" w:author="Maximilian Schmitz" w:date="2015-06-18T10:37:00Z"/>
        </w:rPr>
        <w:pPrChange w:id="840" w:author="Maximilian Schmitz" w:date="2015-06-17T20:47:00Z">
          <w:pPr>
            <w:pStyle w:val="berschrift3"/>
          </w:pPr>
        </w:pPrChange>
      </w:pPr>
      <w:ins w:id="841" w:author="Maximilian Schmitz" w:date="2015-06-18T10:36:00Z">
        <w:r>
          <w:t xml:space="preserve">In den Konfigurationsdateien der einzelnen Teams </w:t>
        </w:r>
      </w:ins>
      <w:ins w:id="842" w:author="Maximilian Schmitz" w:date="2015-06-18T10:37:00Z">
        <w:r w:rsidR="00462BD4">
          <w:t>werden</w:t>
        </w:r>
      </w:ins>
      <w:ins w:id="843" w:author="Maximilian Schmitz" w:date="2015-06-18T10:36:00Z">
        <w:r w:rsidR="00462BD4">
          <w:t xml:space="preserve"> für jeden Spieler ein KI-Skript, ein Name und die Startposition angegeben.</w:t>
        </w:r>
      </w:ins>
      <w:ins w:id="844" w:author="Maximilian Schmitz" w:date="2015-06-18T10:38:00Z">
        <w:r w:rsidR="00462BD4">
          <w:t xml:space="preserve"> </w:t>
        </w:r>
        <w:del w:id="845" w:author="Admin" w:date="2015-07-06T14:29:00Z">
          <w:r w:rsidR="00462BD4" w:rsidDel="00373351">
            <w:fldChar w:fldCharType="begin"/>
          </w:r>
          <w:r w:rsidR="00462BD4" w:rsidDel="00373351">
            <w:delInstrText xml:space="preserve"> REF _Ref422166503 \h </w:delInstrText>
          </w:r>
        </w:del>
      </w:ins>
      <w:del w:id="846" w:author="Admin" w:date="2015-07-06T14:29:00Z">
        <w:r w:rsidR="00462BD4" w:rsidDel="00373351">
          <w:fldChar w:fldCharType="separate"/>
        </w:r>
      </w:del>
      <w:ins w:id="847" w:author="Maximilian Schmitz" w:date="2015-06-19T09:20:00Z">
        <w:del w:id="848" w:author="Admin" w:date="2015-07-06T14:29:00Z">
          <w:r w:rsidR="00867956" w:rsidDel="00373351">
            <w:delText xml:space="preserve">Abbildung </w:delText>
          </w:r>
          <w:r w:rsidR="00867956" w:rsidDel="00373351">
            <w:rPr>
              <w:noProof/>
            </w:rPr>
            <w:delText>1</w:delText>
          </w:r>
        </w:del>
      </w:ins>
      <w:del w:id="849" w:author="Admin" w:date="2015-07-06T14:29:00Z">
        <w:r w:rsidR="00462BD4" w:rsidDel="00373351">
          <w:fldChar w:fldCharType="end"/>
        </w:r>
      </w:del>
      <w:ins w:id="850" w:author="Maximilian Schmitz" w:date="2015-06-18T10:38:00Z">
        <w:r w:rsidR="00462BD4">
          <w:fldChar w:fldCharType="begin"/>
        </w:r>
        <w:r w:rsidR="00462BD4">
          <w:instrText xml:space="preserve"> REF _Ref422387246 \h </w:instrText>
        </w:r>
      </w:ins>
      <w:r w:rsidR="00462BD4">
        <w:fldChar w:fldCharType="separate"/>
      </w:r>
      <w:ins w:id="851" w:author="Maximilian Schmitz" w:date="2015-06-19T09:20:00Z">
        <w:r w:rsidR="00867956">
          <w:t xml:space="preserve">Abbildung </w:t>
        </w:r>
        <w:r w:rsidR="00867956">
          <w:rPr>
            <w:noProof/>
          </w:rPr>
          <w:t>6</w:t>
        </w:r>
      </w:ins>
      <w:ins w:id="852" w:author="Maximilian Schmitz" w:date="2015-06-18T10:38:00Z">
        <w:r w:rsidR="00462BD4">
          <w:fldChar w:fldCharType="end"/>
        </w:r>
        <w:r w:rsidR="00462BD4">
          <w:t xml:space="preserve"> zeigt eine solche </w:t>
        </w:r>
        <w:del w:id="853" w:author="Admin" w:date="2015-07-06T14:30:00Z">
          <w:r w:rsidR="00462BD4" w:rsidDel="00373351">
            <w:delText>Datei</w:delText>
          </w:r>
        </w:del>
      </w:ins>
      <w:ins w:id="854" w:author="Admin" w:date="2015-07-06T14:30:00Z">
        <w:r w:rsidR="00373351">
          <w:t>Teamkonfiguration</w:t>
        </w:r>
      </w:ins>
      <w:ins w:id="855" w:author="Maximilian Schmitz" w:date="2015-06-18T10:38:00Z">
        <w:r w:rsidR="00462BD4">
          <w:t>.</w:t>
        </w:r>
      </w:ins>
    </w:p>
    <w:p w14:paraId="2FE91B0A" w14:textId="77777777" w:rsidR="00462BD4" w:rsidRDefault="00462BD4">
      <w:pPr>
        <w:rPr>
          <w:ins w:id="856" w:author="Maximilian Schmitz" w:date="2015-06-18T10:37:00Z"/>
        </w:rPr>
        <w:pPrChange w:id="857" w:author="Maximilian Schmitz" w:date="2015-06-17T20:47:00Z">
          <w:pPr>
            <w:pStyle w:val="berschrift3"/>
          </w:pPr>
        </w:pPrChange>
      </w:pPr>
    </w:p>
    <w:p w14:paraId="1CBF2747" w14:textId="77777777" w:rsidR="00462BD4" w:rsidRDefault="00462BD4">
      <w:pPr>
        <w:keepNext/>
        <w:rPr>
          <w:ins w:id="858" w:author="Maximilian Schmitz" w:date="2015-06-18T10:38:00Z"/>
        </w:rPr>
        <w:pPrChange w:id="859" w:author="Maximilian Schmitz" w:date="2015-06-18T10:38:00Z">
          <w:pPr/>
        </w:pPrChange>
      </w:pPr>
      <w:ins w:id="860"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861" w:author="Maximilian Schmitz" w:date="2015-06-18T10:38:00Z"/>
        </w:rPr>
        <w:pPrChange w:id="862" w:author="Maximilian Schmitz" w:date="2015-06-18T10:38:00Z">
          <w:pPr>
            <w:pStyle w:val="berschrift3"/>
          </w:pPr>
        </w:pPrChange>
      </w:pPr>
      <w:bookmarkStart w:id="863" w:name="_Ref422387246"/>
      <w:bookmarkStart w:id="864" w:name="_Toc422468978"/>
      <w:ins w:id="865" w:author="Maximilian Schmitz" w:date="2015-06-18T10:38:00Z">
        <w:r>
          <w:t xml:space="preserve">Abbildung </w:t>
        </w:r>
        <w:r>
          <w:fldChar w:fldCharType="begin"/>
        </w:r>
        <w:r>
          <w:instrText xml:space="preserve"> SEQ Abbildung \* ARABIC </w:instrText>
        </w:r>
      </w:ins>
      <w:r>
        <w:fldChar w:fldCharType="separate"/>
      </w:r>
      <w:ins w:id="866" w:author="Maximilian Schmitz" w:date="2015-06-19T09:20:00Z">
        <w:r w:rsidR="00867956">
          <w:rPr>
            <w:noProof/>
          </w:rPr>
          <w:t>6</w:t>
        </w:r>
      </w:ins>
      <w:ins w:id="867" w:author="Maximilian Schmitz" w:date="2015-06-18T10:38:00Z">
        <w:r>
          <w:fldChar w:fldCharType="end"/>
        </w:r>
        <w:bookmarkEnd w:id="863"/>
        <w:r>
          <w:t>: Konfiguration eines Teams</w:t>
        </w:r>
        <w:bookmarkEnd w:id="864"/>
      </w:ins>
    </w:p>
    <w:p w14:paraId="33AD0AA1" w14:textId="3FD8F8E5" w:rsidR="00462BD4" w:rsidRPr="00EC6D6C" w:rsidRDefault="00462BD4">
      <w:pPr>
        <w:rPr>
          <w:ins w:id="868" w:author="Maximilian Schmitz" w:date="2015-06-17T20:53:00Z"/>
        </w:rPr>
        <w:pPrChange w:id="869" w:author="Maximilian Schmitz" w:date="2015-06-18T10:38:00Z">
          <w:pPr>
            <w:pStyle w:val="berschrift3"/>
          </w:pPr>
        </w:pPrChange>
      </w:pPr>
      <w:ins w:id="870" w:author="Maximilian Schmitz" w:date="2015-06-18T10:39:00Z">
        <w:r>
          <w:t xml:space="preserve">Das Auslesen der XML-Dateien erfolgt über einen in C++ realisierten Parser beim Starten des Programms. </w:t>
        </w:r>
      </w:ins>
      <w:ins w:id="871" w:author="Maximilian Schmitz" w:date="2015-06-18T10:41:00Z">
        <w:r>
          <w:t xml:space="preserve">Die Konfiguration über XML-Dateien ist sinnvoll, da XML auch von Menschen gut </w:t>
        </w:r>
        <w:del w:id="872" w:author="Admin" w:date="2015-07-06T14:30:00Z">
          <w:r w:rsidDel="00373351">
            <w:delText>gelesen</w:delText>
          </w:r>
        </w:del>
      </w:ins>
      <w:ins w:id="873" w:author="Admin" w:date="2015-07-06T14:30:00Z">
        <w:r w:rsidR="00373351">
          <w:t>bearbeitet</w:t>
        </w:r>
      </w:ins>
      <w:ins w:id="874" w:author="Maximilian Schmitz" w:date="2015-06-18T10:41:00Z">
        <w:r>
          <w:t xml:space="preserve"> werden kann und weit verbreitet ist. Es wird ermöglicht, dass bei der Erstellung der künstlichen Intelligenzen für jeden Spieler eine spezielle Version erstellt werden kann. </w:t>
        </w:r>
      </w:ins>
      <w:ins w:id="875"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876" w:author="Maximilian Schmitz" w:date="2015-06-17T20:54:00Z"/>
        </w:rPr>
        <w:pPrChange w:id="877" w:author="Maximilian Schmitz" w:date="2015-06-17T20:47:00Z">
          <w:pPr>
            <w:pStyle w:val="berschrift3"/>
          </w:pPr>
        </w:pPrChange>
      </w:pPr>
    </w:p>
    <w:p w14:paraId="3B427273" w14:textId="77777777" w:rsidR="00C74556" w:rsidRPr="00EC6D6C" w:rsidRDefault="00C74556">
      <w:pPr>
        <w:rPr>
          <w:ins w:id="878" w:author="Maximilian Schmitz" w:date="2015-06-17T15:00:00Z"/>
        </w:rPr>
        <w:pPrChange w:id="879" w:author="Maximilian Schmitz" w:date="2015-06-17T20:47:00Z">
          <w:pPr>
            <w:pStyle w:val="berschrift3"/>
          </w:pPr>
        </w:pPrChange>
      </w:pPr>
      <w:ins w:id="880" w:author="Maximilian Schmitz" w:date="2015-06-17T20:54:00Z">
        <w:r>
          <w:t xml:space="preserve">Im Bereich der Regelimplementierung gibt es noch einige Möglichkeiten zur Erweiterung. </w:t>
        </w:r>
      </w:ins>
      <w:ins w:id="881" w:author="Maximilian Schmitz" w:date="2015-06-17T20:55:00Z">
        <w:r>
          <w:t xml:space="preserve">Beispielsweise </w:t>
        </w:r>
        <w:r w:rsidR="00AF56BA">
          <w:t xml:space="preserve">fehlt die Erkennung der Abseitsregel oder die Erkennung von Fouls. Wobei hier </w:t>
        </w:r>
      </w:ins>
      <w:ins w:id="882" w:author="Maximilian Schmitz" w:date="2015-06-17T20:56:00Z">
        <w:r w:rsidR="00AF56BA">
          <w:t xml:space="preserve">vor allem die Erkennung desjenigen Spielers, der ein Foul begeht schwierig zu lösen ist. </w:t>
        </w:r>
      </w:ins>
      <w:ins w:id="883" w:author="Maximilian Schmitz" w:date="2015-06-17T20:57:00Z">
        <w:r w:rsidR="00AF56BA">
          <w:t>Ebenfalls fehlen die oben angesprochenen Seiten- und Toraus Erkennung mit dazugehörigem Einwurf beziehungsweise Eckball.</w:t>
        </w:r>
      </w:ins>
    </w:p>
    <w:p w14:paraId="7F2D8469" w14:textId="77777777" w:rsidR="006179F5" w:rsidRDefault="006179F5">
      <w:pPr>
        <w:pStyle w:val="berschrift3"/>
        <w:rPr>
          <w:ins w:id="884" w:author="Maximilian Schmitz" w:date="2015-06-18T20:28:00Z"/>
        </w:rPr>
      </w:pPr>
      <w:bookmarkStart w:id="885" w:name="_Toc424040290"/>
      <w:ins w:id="886" w:author="Maximilian Schmitz" w:date="2015-06-17T15:00:00Z">
        <w:r>
          <w:t>Spielerimplementierung</w:t>
        </w:r>
      </w:ins>
      <w:bookmarkEnd w:id="885"/>
    </w:p>
    <w:p w14:paraId="103D99CC" w14:textId="77777777" w:rsidR="00F908E2" w:rsidRPr="00321258" w:rsidRDefault="00F908E2">
      <w:pPr>
        <w:rPr>
          <w:ins w:id="887" w:author="Maximilian Schmitz" w:date="2015-06-17T20:54:00Z"/>
        </w:rPr>
        <w:pPrChange w:id="888" w:author="Maximilian Schmitz" w:date="2015-06-18T20:28:00Z">
          <w:pPr>
            <w:pStyle w:val="berschrift3"/>
          </w:pPr>
        </w:pPrChange>
      </w:pPr>
      <w:ins w:id="889" w:author="Maximilian Schmitz" w:date="2015-06-18T20:28:00Z">
        <w:r>
          <w:t xml:space="preserve">In diesem Unterkapitel wird die Umsetzung des menschlichen Fußballspielers in der Simulation beschrieben. </w:t>
        </w:r>
      </w:ins>
      <w:ins w:id="890"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891" w:author="Maximilian Schmitz" w:date="2015-06-18T10:29:00Z"/>
        </w:rPr>
        <w:pPrChange w:id="892" w:author="Maximilian Schmitz" w:date="2015-06-17T20:54:00Z">
          <w:pPr>
            <w:pStyle w:val="berschrift3"/>
          </w:pPr>
        </w:pPrChange>
      </w:pPr>
      <w:ins w:id="893" w:author="Maximilian Schmitz" w:date="2015-06-18T10:27:00Z">
        <w:r>
          <w:t xml:space="preserve">Die Implementierung der Funktionen des Spielers ist zum großen Teil im C++ Code vorgenommen. </w:t>
        </w:r>
      </w:ins>
      <w:ins w:id="894"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895" w:author="Maximilian Schmitz" w:date="2015-06-18T10:31:00Z"/>
        </w:rPr>
        <w:pPrChange w:id="896" w:author="Maximilian Schmitz" w:date="2015-06-18T10:31:00Z">
          <w:pPr>
            <w:pStyle w:val="berschrift3"/>
            <w:numPr>
              <w:numId w:val="23"/>
            </w:numPr>
          </w:pPr>
        </w:pPrChange>
      </w:pPr>
      <w:ins w:id="897" w:author="Maximilian Schmitz" w:date="2015-06-18T10:30:00Z">
        <w:r>
          <w:lastRenderedPageBreak/>
          <w:t xml:space="preserve">Die hier beschriebenen Spielerfunktionalitäten können über die </w:t>
        </w:r>
      </w:ins>
      <w:ins w:id="898" w:author="Maximilian Schmitz" w:date="2015-06-18T10:31:00Z">
        <w:r>
          <w:t>Skriptschnittstelle</w:t>
        </w:r>
      </w:ins>
    </w:p>
    <w:p w14:paraId="5A54BC16" w14:textId="77777777" w:rsidR="007D3074" w:rsidRDefault="007D3074">
      <w:pPr>
        <w:rPr>
          <w:ins w:id="899" w:author="Maximilian Schmitz" w:date="2015-06-18T10:44:00Z"/>
        </w:rPr>
        <w:pPrChange w:id="900" w:author="Maximilian Schmitz" w:date="2015-06-18T10:31:00Z">
          <w:pPr>
            <w:pStyle w:val="berschrift3"/>
          </w:pPr>
        </w:pPrChange>
      </w:pPr>
      <w:ins w:id="901" w:author="Maximilian Schmitz" w:date="2015-06-18T10:30:00Z">
        <w:r>
          <w:t xml:space="preserve">durch </w:t>
        </w:r>
      </w:ins>
      <w:ins w:id="902" w:author="Maximilian Schmitz" w:date="2015-06-18T10:31:00Z">
        <w:r>
          <w:t>die künstliche Intelligenz aufgerufen werden.</w:t>
        </w:r>
      </w:ins>
    </w:p>
    <w:p w14:paraId="7FC07CB1" w14:textId="77777777" w:rsidR="00AF627C" w:rsidRDefault="00AF627C">
      <w:pPr>
        <w:rPr>
          <w:ins w:id="903" w:author="Maximilian Schmitz" w:date="2015-06-18T10:44:00Z"/>
        </w:rPr>
        <w:pPrChange w:id="904" w:author="Maximilian Schmitz" w:date="2015-06-18T10:31:00Z">
          <w:pPr>
            <w:pStyle w:val="berschrift3"/>
          </w:pPr>
        </w:pPrChange>
      </w:pPr>
    </w:p>
    <w:p w14:paraId="722B5305" w14:textId="77777777" w:rsidR="00C5179B" w:rsidRDefault="00AF627C">
      <w:pPr>
        <w:rPr>
          <w:ins w:id="905" w:author="Maximilian Schmitz" w:date="2015-07-06T18:04:00Z"/>
        </w:rPr>
        <w:pPrChange w:id="906" w:author="Maximilian Schmitz" w:date="2015-06-18T10:31:00Z">
          <w:pPr>
            <w:pStyle w:val="berschrift3"/>
          </w:pPr>
        </w:pPrChange>
      </w:pPr>
      <w:ins w:id="907" w:author="Maximilian Schmitz" w:date="2015-06-18T10:44:00Z">
        <w:r>
          <w:t xml:space="preserve">Die im </w:t>
        </w:r>
        <w:proofErr w:type="spellStart"/>
        <w:r>
          <w:t>Blueprint</w:t>
        </w:r>
        <w:proofErr w:type="spellEnd"/>
        <w:r>
          <w:t xml:space="preserve"> umgesetzten Funktionen</w:t>
        </w:r>
      </w:ins>
      <w:ins w:id="908" w:author="Maximilian Schmitz" w:date="2015-06-18T10:49:00Z">
        <w:r w:rsidR="00FC3779">
          <w:t xml:space="preserve"> sind das Annehmen des Balls, die Erkennung, ob der Spieler den Ball hat und die Bewegung zu einer bestimmten Position. </w:t>
        </w:r>
      </w:ins>
      <w:ins w:id="909"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910" w:author="Maximilian Schmitz" w:date="2015-06-18T10:51:00Z">
        <w:r w:rsidR="00FC3779">
          <w:t xml:space="preserve">Das liegt vor allem daran, dass auf Objekte zugegriffen werden muss, die innerhalb des verwendeten Basisspielers der Unreal Engine 4 liegen. </w:t>
        </w:r>
      </w:ins>
      <w:ins w:id="911"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912"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913" w:author="Maximilian Schmitz" w:date="2015-07-06T18:03:00Z">
        <w:r w:rsidR="00C5179B">
          <w:t xml:space="preserve">kompiliert. Durch diese Übersetzung in </w:t>
        </w:r>
        <w:proofErr w:type="spellStart"/>
        <w:r w:rsidR="00C5179B">
          <w:t>Machinencode</w:t>
        </w:r>
        <w:proofErr w:type="spellEnd"/>
        <w:r w:rsidR="00C5179B">
          <w:t xml:space="preserve"> </w:t>
        </w:r>
      </w:ins>
      <w:ins w:id="914" w:author="Maximilian Schmitz" w:date="2015-07-06T18:04:00Z">
        <w:r w:rsidR="00C5179B">
          <w:t>bestehen keinerlei Unterschiede in der Ausführungsgeschwindigkeit wie es bei einer interpretierten Sprache möglich wäre.</w:t>
        </w:r>
      </w:ins>
    </w:p>
    <w:p w14:paraId="167C974D" w14:textId="031CC9BA" w:rsidR="00AF627C" w:rsidRPr="00EC6D6C" w:rsidRDefault="00FC3779">
      <w:pPr>
        <w:rPr>
          <w:ins w:id="915" w:author="Maximilian Schmitz" w:date="2015-06-17T15:00:00Z"/>
        </w:rPr>
        <w:pPrChange w:id="916" w:author="Maximilian Schmitz" w:date="2015-06-18T10:31:00Z">
          <w:pPr>
            <w:pStyle w:val="berschrift3"/>
          </w:pPr>
        </w:pPrChange>
      </w:pPr>
      <w:ins w:id="917" w:author="Maximilian Schmitz" w:date="2015-06-18T10:53:00Z">
        <w:r>
          <w:t xml:space="preserve"> </w:t>
        </w:r>
      </w:ins>
      <w:ins w:id="918" w:author="Maximilian Schmitz" w:date="2015-06-18T10:54:00Z">
        <w:r>
          <w:t xml:space="preserve">In </w:t>
        </w:r>
        <w:r>
          <w:fldChar w:fldCharType="begin"/>
        </w:r>
        <w:r>
          <w:instrText xml:space="preserve"> REF _Ref422388188 \h </w:instrText>
        </w:r>
      </w:ins>
      <w:r>
        <w:fldChar w:fldCharType="separate"/>
      </w:r>
      <w:ins w:id="919" w:author="Maximilian Schmitz" w:date="2015-06-19T09:20:00Z">
        <w:r w:rsidR="00867956">
          <w:t xml:space="preserve">Abbildung </w:t>
        </w:r>
        <w:r w:rsidR="00867956">
          <w:rPr>
            <w:noProof/>
          </w:rPr>
          <w:t>7</w:t>
        </w:r>
      </w:ins>
      <w:ins w:id="920" w:author="Maximilian Schmitz" w:date="2015-06-18T10:54:00Z">
        <w:r>
          <w:fldChar w:fldCharType="end"/>
        </w:r>
        <w:r>
          <w:t xml:space="preserve"> sind Teile der umgesetzten Funktionalitäten zu sehen. Es ist zu erkennen, dass diese Funktionen relativ klein sind. </w:t>
        </w:r>
      </w:ins>
      <w:ins w:id="921" w:author="Maximilian Schmitz" w:date="2015-06-18T10:55:00Z">
        <w:r>
          <w:t>Eine Entsprechung im C++ Code wäre viel größer.</w:t>
        </w:r>
      </w:ins>
    </w:p>
    <w:p w14:paraId="44C52855" w14:textId="77777777" w:rsidR="00915AB6" w:rsidRDefault="00915AB6">
      <w:pPr>
        <w:keepNext/>
        <w:rPr>
          <w:ins w:id="922" w:author="Maximilian Schmitz" w:date="2015-06-17T19:44:00Z"/>
        </w:rPr>
        <w:pPrChange w:id="923" w:author="Maximilian Schmitz" w:date="2015-06-17T19:44:00Z">
          <w:pPr/>
        </w:pPrChange>
      </w:pPr>
      <w:ins w:id="924"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925" w:author="Maximilian Schmitz" w:date="2015-06-18T10:55:00Z"/>
        </w:rPr>
        <w:pPrChange w:id="926" w:author="Maximilian Schmitz" w:date="2015-06-17T19:44:00Z">
          <w:pPr>
            <w:pStyle w:val="berschrift3"/>
          </w:pPr>
        </w:pPrChange>
      </w:pPr>
      <w:bookmarkStart w:id="927" w:name="_Ref422388188"/>
      <w:bookmarkStart w:id="928" w:name="_Toc422468979"/>
      <w:ins w:id="929" w:author="Maximilian Schmitz" w:date="2015-06-17T19:44:00Z">
        <w:r>
          <w:t xml:space="preserve">Abbildung </w:t>
        </w:r>
        <w:r>
          <w:fldChar w:fldCharType="begin"/>
        </w:r>
        <w:r>
          <w:instrText xml:space="preserve"> SEQ Abbildung \* ARABIC </w:instrText>
        </w:r>
      </w:ins>
      <w:r>
        <w:fldChar w:fldCharType="separate"/>
      </w:r>
      <w:ins w:id="930" w:author="Maximilian Schmitz" w:date="2015-06-19T09:20:00Z">
        <w:r w:rsidR="00867956">
          <w:rPr>
            <w:noProof/>
          </w:rPr>
          <w:t>7</w:t>
        </w:r>
      </w:ins>
      <w:ins w:id="931" w:author="Maximilian Schmitz" w:date="2015-06-17T19:44:00Z">
        <w:r>
          <w:fldChar w:fldCharType="end"/>
        </w:r>
        <w:bookmarkEnd w:id="927"/>
        <w:r>
          <w:t xml:space="preserve">: </w:t>
        </w:r>
        <w:proofErr w:type="spellStart"/>
        <w:r>
          <w:t>Blueprint</w:t>
        </w:r>
        <w:proofErr w:type="spellEnd"/>
        <w:r>
          <w:t>-Funktionen des Spielers</w:t>
        </w:r>
      </w:ins>
      <w:bookmarkEnd w:id="928"/>
    </w:p>
    <w:p w14:paraId="26BE56FD" w14:textId="77777777" w:rsidR="00467292" w:rsidRDefault="00467292">
      <w:pPr>
        <w:rPr>
          <w:ins w:id="932" w:author="Maximilian Schmitz" w:date="2015-06-18T10:55:00Z"/>
        </w:rPr>
        <w:pPrChange w:id="933" w:author="Maximilian Schmitz" w:date="2015-06-18T10:55:00Z">
          <w:pPr>
            <w:pStyle w:val="berschrift3"/>
          </w:pPr>
        </w:pPrChange>
      </w:pPr>
    </w:p>
    <w:p w14:paraId="6F1BF8D5" w14:textId="77777777" w:rsidR="00E818EB" w:rsidRDefault="00A847DF">
      <w:pPr>
        <w:rPr>
          <w:ins w:id="934" w:author="Maximilian Schmitz" w:date="2015-06-18T20:02:00Z"/>
        </w:rPr>
        <w:pPrChange w:id="935" w:author="Maximilian Schmitz" w:date="2015-06-18T10:55:00Z">
          <w:pPr>
            <w:pStyle w:val="berschrift3"/>
          </w:pPr>
        </w:pPrChange>
      </w:pPr>
      <w:ins w:id="936" w:author="Maximilian Schmitz" w:date="2015-06-18T15:40:00Z">
        <w:r>
          <w:t xml:space="preserve">Die weiteren Funktionen des Spielers sind direkt im C++ Code entwickelt. </w:t>
        </w:r>
      </w:ins>
      <w:ins w:id="937" w:author="Maximilian Schmitz" w:date="2015-06-18T15:41:00Z">
        <w:r>
          <w:t>Diese finden sich</w:t>
        </w:r>
        <w:r w:rsidR="00E818EB">
          <w:t xml:space="preserve"> alle in der Datei „robot.cpp“.</w:t>
        </w:r>
      </w:ins>
    </w:p>
    <w:p w14:paraId="1F25E3D0" w14:textId="77777777" w:rsidR="00270303" w:rsidRDefault="00270303">
      <w:pPr>
        <w:rPr>
          <w:ins w:id="938" w:author="Maximilian Schmitz" w:date="2015-06-18T19:43:00Z"/>
        </w:rPr>
        <w:pPrChange w:id="939" w:author="Maximilian Schmitz" w:date="2015-06-18T10:55:00Z">
          <w:pPr>
            <w:pStyle w:val="berschrift3"/>
          </w:pPr>
        </w:pPrChange>
      </w:pPr>
    </w:p>
    <w:p w14:paraId="0BA173B7" w14:textId="77777777" w:rsidR="00E818EB" w:rsidRDefault="00E818EB">
      <w:pPr>
        <w:rPr>
          <w:ins w:id="940" w:author="Maximilian Schmitz" w:date="2015-06-18T19:46:00Z"/>
        </w:rPr>
        <w:pPrChange w:id="941" w:author="Maximilian Schmitz" w:date="2015-06-18T10:55:00Z">
          <w:pPr>
            <w:pStyle w:val="berschrift3"/>
          </w:pPr>
        </w:pPrChange>
      </w:pPr>
      <w:ins w:id="942"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943" w:author="Maximilian Schmitz" w:date="2015-06-18T19:44:00Z">
        <w:r>
          <w:t xml:space="preserve"> Für diese Funktion werden im C++ Code Berechnungen für die Geschwindigkeit und die Rotation in Bewegungsrichtung durchgeführt.</w:t>
        </w:r>
      </w:ins>
      <w:ins w:id="944"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945" w:author="Maximilian Schmitz" w:date="2015-06-18T20:02:00Z"/>
        </w:rPr>
        <w:pPrChange w:id="946" w:author="Maximilian Schmitz" w:date="2015-06-18T10:55:00Z">
          <w:pPr>
            <w:pStyle w:val="berschrift3"/>
          </w:pPr>
        </w:pPrChange>
      </w:pPr>
      <w:ins w:id="947" w:author="Maximilian Schmitz" w:date="2015-06-18T19:46:00Z">
        <w:r>
          <w:t xml:space="preserve">Bei allen </w:t>
        </w:r>
      </w:ins>
      <w:ins w:id="948" w:author="Maximilian Schmitz" w:date="2015-06-18T19:38:00Z">
        <w:r>
          <w:t xml:space="preserve"> </w:t>
        </w:r>
      </w:ins>
      <w:ins w:id="949" w:author="Maximilian Schmitz" w:date="2015-06-18T19:48:00Z">
        <w:r>
          <w:t xml:space="preserve">Bewegungsfunktionen wird der Ausdauerwert des Spielers abhängig von der Geschwindigkeit </w:t>
        </w:r>
        <w:r w:rsidR="00A75BD7">
          <w:t xml:space="preserve">und der zurückzulegenden Distanz </w:t>
        </w:r>
      </w:ins>
      <w:ins w:id="950" w:author="Maximilian Schmitz" w:date="2015-06-18T19:49:00Z">
        <w:r w:rsidR="00A75BD7">
          <w:t>verringert</w:t>
        </w:r>
      </w:ins>
      <w:ins w:id="951" w:author="Maximilian Schmitz" w:date="2015-06-18T19:48:00Z">
        <w:r w:rsidR="00A75BD7">
          <w:t xml:space="preserve">. </w:t>
        </w:r>
      </w:ins>
      <w:ins w:id="952" w:author="Maximilian Schmitz" w:date="2015-06-18T20:01:00Z">
        <w:r w:rsidR="00482F55">
          <w:t xml:space="preserve">Hat der Spieler nicht genug Ausdauer um die Strecke mit der angegebenen Geschwindigkeit zurückzulegen, wird die Geschwindigkeit reduziert. </w:t>
        </w:r>
      </w:ins>
      <w:ins w:id="953" w:author="Maximilian Schmitz" w:date="2015-06-18T19:49:00Z">
        <w:r w:rsidR="00A75BD7">
          <w:t xml:space="preserve">Damit wird verhindert, dass Spieler sich unbegrenzt mit voller Geschwindigkeit über das Spielfeld bewegen. </w:t>
        </w:r>
      </w:ins>
      <w:ins w:id="954"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955" w:author="Maximilian Schmitz" w:date="2015-06-18T19:50:00Z"/>
        </w:rPr>
        <w:pPrChange w:id="956" w:author="Maximilian Schmitz" w:date="2015-06-18T10:55:00Z">
          <w:pPr>
            <w:pStyle w:val="berschrift3"/>
          </w:pPr>
        </w:pPrChange>
      </w:pPr>
    </w:p>
    <w:p w14:paraId="17D5CA18" w14:textId="77777777" w:rsidR="00A75BD7" w:rsidRDefault="00A75BD7">
      <w:pPr>
        <w:rPr>
          <w:ins w:id="957" w:author="Maximilian Schmitz" w:date="2015-06-18T20:02:00Z"/>
        </w:rPr>
        <w:pPrChange w:id="958" w:author="Maximilian Schmitz" w:date="2015-06-18T10:55:00Z">
          <w:pPr>
            <w:pStyle w:val="berschrift3"/>
          </w:pPr>
        </w:pPrChange>
      </w:pPr>
      <w:ins w:id="959" w:author="Maximilian Schmitz" w:date="2015-06-18T19:51:00Z">
        <w:r>
          <w:t xml:space="preserve">Der Ausdauerwert des Spielers wird </w:t>
        </w:r>
      </w:ins>
      <w:ins w:id="960" w:author="Maximilian Schmitz" w:date="2015-06-18T19:53:00Z">
        <w:r>
          <w:t>mit einem bestimmten Intervall wieder erhöht.</w:t>
        </w:r>
      </w:ins>
      <w:ins w:id="961" w:author="Maximilian Schmitz" w:date="2015-06-18T19:54:00Z">
        <w:r>
          <w:t xml:space="preserve"> Damit ist eine Erholung des Spielers von einer Anstrengung möglich.</w:t>
        </w:r>
      </w:ins>
    </w:p>
    <w:p w14:paraId="7FB6B8FB" w14:textId="77777777" w:rsidR="00270303" w:rsidRDefault="00270303">
      <w:pPr>
        <w:rPr>
          <w:ins w:id="962" w:author="Maximilian Schmitz" w:date="2015-06-18T19:54:00Z"/>
        </w:rPr>
        <w:pPrChange w:id="963" w:author="Maximilian Schmitz" w:date="2015-06-18T10:55:00Z">
          <w:pPr>
            <w:pStyle w:val="berschrift3"/>
          </w:pPr>
        </w:pPrChange>
      </w:pPr>
    </w:p>
    <w:p w14:paraId="1FE37337" w14:textId="77777777" w:rsidR="00A75BD7" w:rsidRDefault="00A75BD7">
      <w:pPr>
        <w:rPr>
          <w:ins w:id="964" w:author="Maximilian Schmitz" w:date="2015-06-18T20:02:00Z"/>
        </w:rPr>
        <w:pPrChange w:id="965" w:author="Maximilian Schmitz" w:date="2015-06-18T10:55:00Z">
          <w:pPr>
            <w:pStyle w:val="berschrift3"/>
          </w:pPr>
        </w:pPrChange>
      </w:pPr>
      <w:ins w:id="966" w:author="Maximilian Schmitz" w:date="2015-06-18T19:55:00Z">
        <w:r>
          <w:t>Im C++ Code ist die Kick-Funktion, die den Spieler den Ball kicken lässt implementiert.</w:t>
        </w:r>
      </w:ins>
      <w:ins w:id="967" w:author="Maximilian Schmitz" w:date="2015-06-18T19:56:00Z">
        <w:r>
          <w:t xml:space="preserve"> Diese Funktion </w:t>
        </w:r>
      </w:ins>
      <w:ins w:id="968"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969" w:author="Maximilian Schmitz" w:date="2015-06-18T19:53:00Z">
        <w:r>
          <w:t xml:space="preserve"> </w:t>
        </w:r>
      </w:ins>
      <w:ins w:id="970" w:author="Maximilian Schmitz" w:date="2015-06-18T20:00:00Z">
        <w:r w:rsidR="00482F55">
          <w:t>Innerhalb der Kick-Funktion wird abhängig von der Stärke des Schusses der Ausdauerwert reduziert.</w:t>
        </w:r>
      </w:ins>
      <w:ins w:id="971"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972" w:author="Maximilian Schmitz" w:date="2015-06-18T20:02:00Z"/>
        </w:rPr>
        <w:pPrChange w:id="973" w:author="Maximilian Schmitz" w:date="2015-06-18T10:55:00Z">
          <w:pPr>
            <w:pStyle w:val="berschrift3"/>
          </w:pPr>
        </w:pPrChange>
      </w:pPr>
    </w:p>
    <w:p w14:paraId="52FE8F84" w14:textId="77777777" w:rsidR="00270303" w:rsidRDefault="00270303">
      <w:pPr>
        <w:rPr>
          <w:ins w:id="974" w:author="Maximilian Schmitz" w:date="2015-06-18T20:04:00Z"/>
        </w:rPr>
        <w:pPrChange w:id="975" w:author="Maximilian Schmitz" w:date="2015-06-18T10:55:00Z">
          <w:pPr>
            <w:pStyle w:val="berschrift3"/>
          </w:pPr>
        </w:pPrChange>
      </w:pPr>
      <w:ins w:id="976" w:author="Maximilian Schmitz" w:date="2015-06-18T20:03:00Z">
        <w:r>
          <w:t xml:space="preserve">Eine weitere Gruppe von Funktionen liefert Positionen von Objekten zurück. </w:t>
        </w:r>
      </w:ins>
      <w:ins w:id="977" w:author="Maximilian Schmitz" w:date="2015-06-18T20:04:00Z">
        <w:r>
          <w:t>Die Position des Spielers und der beiden Tore sind hierbei zu jeder Zeit bekannt und werden zurückgeliefert.</w:t>
        </w:r>
      </w:ins>
    </w:p>
    <w:p w14:paraId="0AD49C97" w14:textId="77777777" w:rsidR="00270303" w:rsidRDefault="00270303">
      <w:pPr>
        <w:rPr>
          <w:ins w:id="978" w:author="Maximilian Schmitz" w:date="2015-07-06T18:05:00Z"/>
        </w:rPr>
        <w:pPrChange w:id="979" w:author="Maximilian Schmitz" w:date="2015-06-18T10:55:00Z">
          <w:pPr>
            <w:pStyle w:val="berschrift3"/>
          </w:pPr>
        </w:pPrChange>
      </w:pPr>
      <w:ins w:id="980" w:author="Maximilian Schmitz" w:date="2015-06-18T20:04:00Z">
        <w:r>
          <w:t xml:space="preserve">Die Position des Balls und anderer Spieler ist nur bekannt, wenn diese sich im Sichtfeld des Spielers befinden. </w:t>
        </w:r>
      </w:ins>
      <w:ins w:id="981" w:author="Maximilian Schmitz" w:date="2015-06-18T20:05:00Z">
        <w:r>
          <w:t>Ist das nicht der Fall werden die Spielerpositionen gar nicht zurückgeliefert. Das ist möglich, da diese als Liste zurückgegeben werden. Beim Ball wird hier die Null-Position zurückgegeben.</w:t>
        </w:r>
      </w:ins>
      <w:ins w:id="982"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983" w:author="Maximilian Schmitz" w:date="2015-06-18T20:10:00Z">
        <w:r w:rsidR="004C4941">
          <w:t xml:space="preserve">Auch ein negativer Wert ist nicht möglich, da diese Werte durch die Wahl des Koordinatensystems während des Spiels auftreten. </w:t>
        </w:r>
      </w:ins>
      <w:ins w:id="984"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985" w:author="Maximilian Schmitz" w:date="2015-06-18T20:27:00Z"/>
        </w:rPr>
        <w:pPrChange w:id="986" w:author="Maximilian Schmitz" w:date="2015-06-18T10:55:00Z">
          <w:pPr>
            <w:pStyle w:val="berschrift3"/>
          </w:pPr>
        </w:pPrChange>
      </w:pPr>
      <w:ins w:id="987" w:author="Maximilian Schmitz" w:date="2015-07-06T18:05:00Z">
        <w:r>
          <w:t xml:space="preserve">Die Wahrnehmung des Spielers ist so konfiguriert, dass er alle Objekte </w:t>
        </w:r>
      </w:ins>
      <w:ins w:id="988" w:author="Maximilian Schmitz" w:date="2015-06-18T20:14:00Z">
        <w:r w:rsidR="00EB2EF1">
          <w:t xml:space="preserve">in einem Radius von 5 Metern </w:t>
        </w:r>
      </w:ins>
      <w:ins w:id="989" w:author="Maximilian Schmitz" w:date="2015-07-06T18:06:00Z">
        <w:r>
          <w:t>wahrnehmen kann. Diese Wahrnehmung simuliert je nach Position des Objekts die Sinne Hören, Fühlen oder Sehen.</w:t>
        </w:r>
      </w:ins>
      <w:ins w:id="990" w:author="Maximilian Schmitz" w:date="2015-06-18T20:14:00Z">
        <w:r w:rsidR="00EB2EF1">
          <w:t xml:space="preserve"> Zusätzlich kann er beliebig weit entfernte Objekte in einem Horizontalen Sichtfeld von 120 Grad sehen. </w:t>
        </w:r>
      </w:ins>
      <w:ins w:id="991"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992"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993" w:author="Maximilian Schmitz" w:date="2015-06-18T20:20:00Z">
        <w:r w:rsidR="00A90563">
          <w:t xml:space="preserve">Aus diesen Gründen wurde das Sichtsystem mit 120 Grad modelliert, in dem der Spieler alle Objekte scharf erkennen kann. </w:t>
        </w:r>
      </w:ins>
      <w:ins w:id="994"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995" w:author="Maximilian Schmitz" w:date="2015-06-18T20:27:00Z"/>
        </w:rPr>
        <w:pPrChange w:id="996" w:author="Maximilian Schmitz" w:date="2015-06-18T10:55:00Z">
          <w:pPr>
            <w:pStyle w:val="berschrift3"/>
          </w:pPr>
        </w:pPrChange>
      </w:pPr>
    </w:p>
    <w:p w14:paraId="1EE450A8" w14:textId="77777777" w:rsidR="00EC6D6C" w:rsidRDefault="00EC6D6C">
      <w:pPr>
        <w:rPr>
          <w:ins w:id="997" w:author="Maximilian Schmitz" w:date="2015-06-18T20:22:00Z"/>
        </w:rPr>
        <w:pPrChange w:id="998" w:author="Maximilian Schmitz" w:date="2015-06-18T10:55:00Z">
          <w:pPr>
            <w:pStyle w:val="berschrift3"/>
          </w:pPr>
        </w:pPrChange>
      </w:pPr>
      <w:ins w:id="999" w:author="Maximilian Schmitz" w:date="2015-06-18T20:27:00Z">
        <w:r>
          <w:t xml:space="preserve">Im Spieler sind auch Methoden zur Kommunikation implementiert. </w:t>
        </w:r>
      </w:ins>
      <w:ins w:id="1000" w:author="Maximilian Schmitz" w:date="2015-06-18T20:30:00Z">
        <w:r w:rsidR="00F908E2">
          <w:t xml:space="preserve">Die Spieler besitzen eine Funktion um eine Nachricht zu sprechen. </w:t>
        </w:r>
      </w:ins>
      <w:ins w:id="1001"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1002"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1003" w:author="Maximilian Schmitz" w:date="2015-06-18T20:22:00Z"/>
        </w:rPr>
        <w:pPrChange w:id="1004" w:author="Maximilian Schmitz" w:date="2015-06-18T10:55:00Z">
          <w:pPr>
            <w:pStyle w:val="berschrift3"/>
          </w:pPr>
        </w:pPrChange>
      </w:pPr>
    </w:p>
    <w:p w14:paraId="17F3F736" w14:textId="77777777" w:rsidR="00EC6D6C" w:rsidRDefault="00EC6D6C">
      <w:pPr>
        <w:rPr>
          <w:ins w:id="1005" w:author="Maximilian Schmitz" w:date="2015-06-18T20:24:00Z"/>
        </w:rPr>
        <w:pPrChange w:id="1006" w:author="Maximilian Schmitz" w:date="2015-06-18T10:55:00Z">
          <w:pPr>
            <w:pStyle w:val="berschrift3"/>
          </w:pPr>
        </w:pPrChange>
      </w:pPr>
      <w:ins w:id="1007"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1008" w:author="Maximilian Schmitz" w:date="2015-06-18T20:25:00Z"/>
        </w:rPr>
        <w:pPrChange w:id="1009" w:author="Maximilian Schmitz" w:date="2015-06-18T10:55:00Z">
          <w:pPr>
            <w:pStyle w:val="berschrift3"/>
          </w:pPr>
        </w:pPrChange>
      </w:pPr>
    </w:p>
    <w:p w14:paraId="3E294710" w14:textId="77777777" w:rsidR="00EC6D6C" w:rsidRPr="00EC6D6C" w:rsidRDefault="00EC6D6C">
      <w:pPr>
        <w:pPrChange w:id="1010" w:author="Maximilian Schmitz" w:date="2015-06-18T10:55:00Z">
          <w:pPr>
            <w:pStyle w:val="berschrift3"/>
          </w:pPr>
        </w:pPrChange>
      </w:pPr>
      <w:ins w:id="1011" w:author="Maximilian Schmitz" w:date="2015-06-18T20:25:00Z">
        <w:r>
          <w:t>Die Funktionen des Spielers, sind Funktionen innerhalb des Spiels. Sie werden über die Skrip</w:t>
        </w:r>
      </w:ins>
      <w:ins w:id="1012" w:author="Maximilian Schmitz" w:date="2015-06-18T20:26:00Z">
        <w:r>
          <w:t>t</w:t>
        </w:r>
      </w:ins>
      <w:ins w:id="1013" w:author="Maximilian Schmitz" w:date="2015-06-18T20:25:00Z">
        <w:r>
          <w:t>schnittstelle an die künstliche Intelligenz weitergereicht und von dort aus aufgerufen</w:t>
        </w:r>
      </w:ins>
      <w:ins w:id="1014" w:author="Maximilian Schmitz" w:date="2015-06-18T20:27:00Z">
        <w:r>
          <w:t>.</w:t>
        </w:r>
      </w:ins>
    </w:p>
    <w:p w14:paraId="5097FB11" w14:textId="77777777" w:rsidR="00DC17D6" w:rsidRDefault="00DC17D6">
      <w:pPr>
        <w:pStyle w:val="berschrift3"/>
        <w:rPr>
          <w:ins w:id="1015" w:author="Maximilian Schmitz" w:date="2015-06-04T19:48:00Z"/>
        </w:rPr>
      </w:pPr>
      <w:bookmarkStart w:id="1016" w:name="_Ref422041281"/>
      <w:bookmarkStart w:id="1017" w:name="_Ref422043249"/>
      <w:bookmarkStart w:id="1018" w:name="_Toc424040291"/>
      <w:r>
        <w:t>S</w:t>
      </w:r>
      <w:ins w:id="1019" w:author="Maximilian Schmitz" w:date="2015-06-17T15:31:00Z">
        <w:r w:rsidR="003227D0">
          <w:t>k</w:t>
        </w:r>
      </w:ins>
      <w:del w:id="1020" w:author="Maximilian Schmitz" w:date="2015-06-17T15:31:00Z">
        <w:r w:rsidDel="003227D0">
          <w:delText>c</w:delText>
        </w:r>
      </w:del>
      <w:r>
        <w:t>rip</w:t>
      </w:r>
      <w:ins w:id="1021" w:author="Maximilian Schmitz" w:date="2015-06-04T10:21:00Z">
        <w:r w:rsidR="008F74F3">
          <w:t>t</w:t>
        </w:r>
      </w:ins>
      <w:r>
        <w:t>schnittstelle</w:t>
      </w:r>
      <w:bookmarkEnd w:id="1016"/>
      <w:bookmarkEnd w:id="1017"/>
      <w:bookmarkEnd w:id="1018"/>
    </w:p>
    <w:p w14:paraId="7187953D" w14:textId="77777777" w:rsidR="002D4BC8" w:rsidRDefault="002D4BC8">
      <w:pPr>
        <w:rPr>
          <w:ins w:id="1022" w:author="Maximilian Schmitz" w:date="2015-06-19T08:44:00Z"/>
        </w:rPr>
        <w:pPrChange w:id="1023" w:author="Maximilian Schmitz" w:date="2015-06-04T19:48:00Z">
          <w:pPr>
            <w:pStyle w:val="berschrift3"/>
          </w:pPr>
        </w:pPrChange>
      </w:pPr>
      <w:ins w:id="1024" w:author="Maximilian Schmitz" w:date="2015-06-19T08:35:00Z">
        <w:r>
          <w:t xml:space="preserve">Die Skriptschnittstelle ist die </w:t>
        </w:r>
      </w:ins>
      <w:ins w:id="1025" w:author="Maximilian Schmitz" w:date="2015-06-19T08:42:00Z">
        <w:r>
          <w:t>Implementierung</w:t>
        </w:r>
      </w:ins>
      <w:ins w:id="1026" w:author="Maximilian Schmitz" w:date="2015-06-19T08:35:00Z">
        <w:r>
          <w:t xml:space="preserve"> </w:t>
        </w:r>
      </w:ins>
      <w:ins w:id="1027" w:author="Maximilian Schmitz" w:date="2015-06-19T08:42:00Z">
        <w:r>
          <w:t xml:space="preserve">des im Kapitel </w:t>
        </w:r>
        <w:r>
          <w:fldChar w:fldCharType="begin"/>
        </w:r>
        <w:r>
          <w:instrText xml:space="preserve"> REF _Ref422318518 \h </w:instrText>
        </w:r>
      </w:ins>
      <w:r>
        <w:fldChar w:fldCharType="separate"/>
      </w:r>
      <w:ins w:id="1028" w:author="Maximilian Schmitz" w:date="2015-06-19T09:20:00Z">
        <w:r w:rsidR="00867956">
          <w:t>Architektur</w:t>
        </w:r>
      </w:ins>
      <w:ins w:id="1029"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1030" w:author="Maximilian Schmitz" w:date="2015-06-19T08:47:00Z"/>
        </w:rPr>
        <w:pPrChange w:id="1031" w:author="Maximilian Schmitz" w:date="2015-06-04T19:48:00Z">
          <w:pPr>
            <w:pStyle w:val="berschrift3"/>
          </w:pPr>
        </w:pPrChange>
      </w:pPr>
      <w:ins w:id="1032" w:author="Maximilian Schmitz" w:date="2015-06-19T08:44:00Z">
        <w:r>
          <w:t xml:space="preserve">Die von der künstlichen Intelligenz kommenden Funktionsaufrufe werden in der </w:t>
        </w:r>
      </w:ins>
      <w:ins w:id="1033" w:author="Maximilian Schmitz" w:date="2015-06-19T08:45:00Z">
        <w:r>
          <w:t>„</w:t>
        </w:r>
        <w:proofErr w:type="spellStart"/>
        <w:r>
          <w:t>RobotControl</w:t>
        </w:r>
        <w:proofErr w:type="spellEnd"/>
        <w:r>
          <w:t>“ gespeichert. Von dieser werden sie, wenn Rechenzeit für den Spieler zu Verfügung steht, im Spiel</w:t>
        </w:r>
        <w:del w:id="1034" w:author="Admin" w:date="2015-07-06T14:39:00Z">
          <w:r w:rsidDel="004F7130">
            <w:delText>er</w:delText>
          </w:r>
        </w:del>
        <w:r>
          <w:t xml:space="preserve"> aufgerufen. </w:t>
        </w:r>
      </w:ins>
      <w:ins w:id="1035"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1036" w:author="Maximilian Schmitz" w:date="2015-06-19T08:48:00Z"/>
        </w:rPr>
        <w:pPrChange w:id="1037" w:author="Maximilian Schmitz" w:date="2015-06-04T19:48:00Z">
          <w:pPr>
            <w:pStyle w:val="berschrift3"/>
          </w:pPr>
        </w:pPrChange>
      </w:pPr>
      <w:ins w:id="1038" w:author="Maximilian Schmitz" w:date="2015-06-19T08:47:00Z">
        <w:r>
          <w:t xml:space="preserve">Die KI-Skripte werden so </w:t>
        </w:r>
        <w:proofErr w:type="spellStart"/>
        <w:r>
          <w:t>gescheduled</w:t>
        </w:r>
        <w:proofErr w:type="spellEnd"/>
        <w:r>
          <w:t xml:space="preserve">, dass </w:t>
        </w:r>
      </w:ins>
      <w:ins w:id="1039"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040" w:author="Maximilian Schmitz" w:date="2015-06-19T08:49:00Z"/>
        </w:rPr>
        <w:pPrChange w:id="1041" w:author="Maximilian Schmitz" w:date="2015-06-04T19:48:00Z">
          <w:pPr>
            <w:pStyle w:val="berschrift3"/>
          </w:pPr>
        </w:pPrChange>
      </w:pPr>
    </w:p>
    <w:p w14:paraId="61A562D4" w14:textId="2A3FCE75" w:rsidR="000246BB" w:rsidRDefault="000246BB">
      <w:pPr>
        <w:rPr>
          <w:ins w:id="1042" w:author="Maximilian Schmitz" w:date="2015-06-19T09:05:00Z"/>
        </w:rPr>
        <w:pPrChange w:id="1043" w:author="Maximilian Schmitz" w:date="2015-06-04T19:48:00Z">
          <w:pPr>
            <w:pStyle w:val="berschrift3"/>
          </w:pPr>
        </w:pPrChange>
      </w:pPr>
      <w:ins w:id="1044" w:author="Maximilian Schmitz" w:date="2015-06-19T08:54:00Z">
        <w:r>
          <w:t>Die Verwendung des Entwurfsmusters Remote-</w:t>
        </w:r>
        <w:proofErr w:type="spellStart"/>
        <w:r>
          <w:t>Procedure</w:t>
        </w:r>
        <w:proofErr w:type="spellEnd"/>
        <w:r>
          <w:t>-Call macht es notwendig die 22 KI-Threads mit dem Haupt</w:t>
        </w:r>
      </w:ins>
      <w:ins w:id="1045" w:author="Maximilian Schmitz" w:date="2015-06-19T09:02:00Z">
        <w:r w:rsidR="00376E89">
          <w:t>t</w:t>
        </w:r>
      </w:ins>
      <w:ins w:id="1046" w:author="Maximilian Schmitz" w:date="2015-06-19T08:54:00Z">
        <w:r>
          <w:t xml:space="preserve">hread des Spiels zu synchronisieren. </w:t>
        </w:r>
      </w:ins>
      <w:ins w:id="1047" w:author="Maximilian Schmitz" w:date="2015-06-19T08:55:00Z">
        <w:r>
          <w:t xml:space="preserve">Dazu muss ein geeignetes Schutzverfahren verwendet werden. </w:t>
        </w:r>
      </w:ins>
      <w:ins w:id="1048"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1049" w:author="Maximilian Schmitz" w:date="2015-06-19T09:02:00Z">
        <w:r w:rsidR="00376E89">
          <w:t xml:space="preserve">synchronisiert. </w:t>
        </w:r>
      </w:ins>
      <w:ins w:id="1050" w:author="Maximilian Schmitz" w:date="2015-06-19T09:03:00Z">
        <w:r w:rsidR="00376E89">
          <w:t>Das ist notwendig, um einen sicheren Funktionsaufruf aus den Skripten zu ermöglichen. Ohne Schutzmechanismen</w:t>
        </w:r>
        <w:del w:id="1051" w:author="Michael K." w:date="2015-07-06T22:06:00Z">
          <w:r w:rsidR="00376E89" w:rsidDel="00480820">
            <w:delText>,</w:delText>
          </w:r>
        </w:del>
        <w:r w:rsidR="00376E89">
          <w:t xml:space="preserve"> könnten Daten unkontrolliert verändert werden, da von </w:t>
        </w:r>
      </w:ins>
      <w:ins w:id="1052" w:author="Maximilian Schmitz" w:date="2015-06-19T09:05:00Z">
        <w:r w:rsidR="00376E89">
          <w:t>mehreren</w:t>
        </w:r>
      </w:ins>
      <w:ins w:id="1053" w:author="Maximilian Schmitz" w:date="2015-06-19T09:03:00Z">
        <w:r w:rsidR="00376E89">
          <w:t xml:space="preserve"> Threads gleichzeitig auf gemeinsamen Speicher zugegriffen wird.</w:t>
        </w:r>
      </w:ins>
    </w:p>
    <w:p w14:paraId="20CD5C86" w14:textId="77777777" w:rsidR="00376E89" w:rsidRDefault="00376E89">
      <w:pPr>
        <w:rPr>
          <w:ins w:id="1054" w:author="Maximilian Schmitz" w:date="2015-06-19T09:05:00Z"/>
        </w:rPr>
        <w:pPrChange w:id="1055" w:author="Maximilian Schmitz" w:date="2015-06-04T19:48:00Z">
          <w:pPr>
            <w:pStyle w:val="berschrift3"/>
          </w:pPr>
        </w:pPrChange>
      </w:pPr>
    </w:p>
    <w:p w14:paraId="01633DAD" w14:textId="77777777" w:rsidR="00376E89" w:rsidRDefault="00376E89">
      <w:pPr>
        <w:rPr>
          <w:ins w:id="1056" w:author="Maximilian Schmitz" w:date="2015-06-19T09:08:00Z"/>
        </w:rPr>
        <w:pPrChange w:id="1057" w:author="Maximilian Schmitz" w:date="2015-06-04T19:48:00Z">
          <w:pPr>
            <w:pStyle w:val="berschrift3"/>
          </w:pPr>
        </w:pPrChange>
      </w:pPr>
      <w:ins w:id="1058" w:author="Maximilian Schmitz" w:date="2015-06-19T09:05:00Z">
        <w:r>
          <w:t>Auf der anderen Seite der Skriptschnittstelle ist die Skriptsprache LUA in die Engine eingebunden.</w:t>
        </w:r>
        <w:r w:rsidR="002E3F67">
          <w:t xml:space="preserve"> </w:t>
        </w:r>
      </w:ins>
      <w:ins w:id="1059"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1060" w:author="Maximilian Schmitz" w:date="2015-06-19T09:20:00Z">
        <w:r w:rsidR="00867956">
          <w:t>Scripting-Ansatz</w:t>
        </w:r>
      </w:ins>
      <w:ins w:id="1061" w:author="Maximilian Schmitz" w:date="2015-06-19T09:07:00Z">
        <w:r w:rsidR="000202B5">
          <w:fldChar w:fldCharType="end"/>
        </w:r>
        <w:r w:rsidR="000202B5">
          <w:t xml:space="preserve">. Hauptsächlich sind das der geringe Implementierungsaufwand, die Kompaktheit der </w:t>
        </w:r>
      </w:ins>
      <w:ins w:id="1062" w:author="Maximilian Schmitz" w:date="2015-06-19T09:08:00Z">
        <w:r w:rsidR="000202B5">
          <w:t>Bibliothek</w:t>
        </w:r>
      </w:ins>
      <w:ins w:id="1063" w:author="Maximilian Schmitz" w:date="2015-06-19T09:07:00Z">
        <w:r w:rsidR="000202B5">
          <w:t xml:space="preserve"> und die MIT-Lizenz.</w:t>
        </w:r>
      </w:ins>
    </w:p>
    <w:p w14:paraId="5741C3C7" w14:textId="77777777" w:rsidR="000202B5" w:rsidRDefault="000202B5">
      <w:pPr>
        <w:rPr>
          <w:ins w:id="1064" w:author="Maximilian Schmitz" w:date="2015-06-19T09:13:00Z"/>
        </w:rPr>
        <w:pPrChange w:id="1065" w:author="Maximilian Schmitz" w:date="2015-06-04T19:48:00Z">
          <w:pPr>
            <w:pStyle w:val="berschrift3"/>
          </w:pPr>
        </w:pPrChange>
      </w:pPr>
      <w:ins w:id="1066" w:author="Maximilian Schmitz" w:date="2015-06-19T09:10:00Z">
        <w:r>
          <w:t>Die Einbindung der Skrip</w:t>
        </w:r>
      </w:ins>
      <w:ins w:id="1067" w:author="Maximilian Schmitz" w:date="2015-06-19T09:11:00Z">
        <w:r>
          <w:t>t</w:t>
        </w:r>
      </w:ins>
      <w:ins w:id="1068" w:author="Maximilian Schmitz" w:date="2015-06-19T09:10:00Z">
        <w:r>
          <w:t>bibliothek</w:t>
        </w:r>
      </w:ins>
      <w:ins w:id="1069"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1070"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1071" w:author="Maximilian Schmitz" w:date="2015-06-19T09:13:00Z">
        <w:r w:rsidR="00486056">
          <w:t>wären hier mächtigere Sprachen wie JavaScript oder Python.</w:t>
        </w:r>
      </w:ins>
    </w:p>
    <w:p w14:paraId="11009066" w14:textId="77777777" w:rsidR="00486056" w:rsidRDefault="00486056">
      <w:pPr>
        <w:rPr>
          <w:ins w:id="1072" w:author="Maximilian Schmitz" w:date="2015-06-19T09:13:00Z"/>
        </w:rPr>
        <w:pPrChange w:id="1073" w:author="Maximilian Schmitz" w:date="2015-06-04T19:48:00Z">
          <w:pPr>
            <w:pStyle w:val="berschrift3"/>
          </w:pPr>
        </w:pPrChange>
      </w:pPr>
    </w:p>
    <w:p w14:paraId="5DB05598" w14:textId="6F3186F3" w:rsidR="00F73840" w:rsidRDefault="00C64312">
      <w:pPr>
        <w:rPr>
          <w:ins w:id="1074" w:author="Maximilian Schmitz" w:date="2015-06-19T09:22:00Z"/>
        </w:rPr>
      </w:pPr>
      <w:ins w:id="1075"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1076" w:author="Maximilian Schmitz" w:date="2015-06-19T09:14:00Z">
        <w:r>
          <w:t xml:space="preserve">Der Austausch von Parametern </w:t>
        </w:r>
        <w:r w:rsidR="00334724">
          <w:t xml:space="preserve">wird über </w:t>
        </w:r>
        <w:del w:id="1077" w:author="Admin" w:date="2015-07-06T14:42:00Z">
          <w:r w:rsidR="00334724" w:rsidDel="004F7130">
            <w:delText>den</w:delText>
          </w:r>
        </w:del>
      </w:ins>
      <w:ins w:id="1078" w:author="Admin" w:date="2015-07-06T14:42:00Z">
        <w:r w:rsidR="004F7130">
          <w:t>einen</w:t>
        </w:r>
      </w:ins>
      <w:ins w:id="1079" w:author="Maximilian Schmitz" w:date="2015-06-19T09:14:00Z">
        <w:r w:rsidR="00334724">
          <w:t xml:space="preserve"> Stack realisiert.</w:t>
        </w:r>
      </w:ins>
      <w:ins w:id="1080"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1081"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082" w:author="Maximilian Schmitz" w:date="2015-06-19T09:21:00Z">
        <w:r w:rsidR="009C20AF">
          <w:t>In der Skriptsprache LUA ist es möglich, dass eine Funktion mehrere Parameter zurückgibt.</w:t>
        </w:r>
      </w:ins>
      <w:ins w:id="1083" w:author="Maximilian Schmitz" w:date="2015-06-19T09:28:00Z">
        <w:r w:rsidR="00706CBF">
          <w:t xml:space="preserve"> Die Datentypen in der Tabelle sind nicht zwangsweise notwendig, da LUA keine explizite Angabe von Datentypen verwendet. </w:t>
        </w:r>
      </w:ins>
      <w:ins w:id="1084" w:author="Maximilian Schmitz" w:date="2015-06-19T09:29:00Z">
        <w:r w:rsidR="00706CBF">
          <w:t>Der Übersichtlichkeit halber sind sie hier mit angegeben.</w:t>
        </w:r>
      </w:ins>
    </w:p>
    <w:p w14:paraId="50D09F6E" w14:textId="77777777" w:rsidR="003B0213" w:rsidRDefault="003B0213">
      <w:pPr>
        <w:rPr>
          <w:ins w:id="1085" w:author="Maximilian Schmitz" w:date="2015-06-19T09:17:00Z"/>
        </w:rPr>
      </w:pPr>
    </w:p>
    <w:tbl>
      <w:tblPr>
        <w:tblStyle w:val="Gitternetztabelle1hell"/>
        <w:tblW w:w="9453" w:type="dxa"/>
        <w:tblLayout w:type="fixed"/>
        <w:tblLook w:val="04A0" w:firstRow="1" w:lastRow="0" w:firstColumn="1" w:lastColumn="0" w:noHBand="0" w:noVBand="1"/>
        <w:tblPrChange w:id="1086"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087">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08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89"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1090" w:author="Maximilian Schmitz" w:date="2015-06-19T09:15:00Z"/>
              </w:rPr>
            </w:pPr>
            <w:ins w:id="1091" w:author="Maximilian Schmitz" w:date="2015-06-19T09:16:00Z">
              <w:r>
                <w:t>Funktion</w:t>
              </w:r>
            </w:ins>
          </w:p>
        </w:tc>
        <w:tc>
          <w:tcPr>
            <w:tcW w:w="1431" w:type="dxa"/>
            <w:tcPrChange w:id="1092"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093" w:author="Maximilian Schmitz" w:date="2015-06-19T09:15:00Z"/>
              </w:rPr>
              <w:pPrChange w:id="1094"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095" w:author="Maximilian Schmitz" w:date="2015-06-19T09:16:00Z">
              <w:r>
                <w:t>Übergabeparameter</w:t>
              </w:r>
            </w:ins>
          </w:p>
        </w:tc>
        <w:tc>
          <w:tcPr>
            <w:tcW w:w="1536" w:type="dxa"/>
            <w:tcPrChange w:id="1096"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097" w:author="Maximilian Schmitz" w:date="2015-06-19T09:15:00Z"/>
              </w:rPr>
              <w:pPrChange w:id="1098"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099" w:author="Maximilian Schmitz" w:date="2015-06-19T09:16:00Z">
              <w:r>
                <w:t>Rückgabeparameter</w:t>
              </w:r>
            </w:ins>
          </w:p>
        </w:tc>
        <w:tc>
          <w:tcPr>
            <w:tcW w:w="4242" w:type="dxa"/>
            <w:tcPrChange w:id="1100"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01" w:author="Maximilian Schmitz" w:date="2015-06-19T09:15:00Z"/>
              </w:rPr>
              <w:pPrChange w:id="1102"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1103" w:author="Maximilian Schmitz" w:date="2015-06-19T09:16:00Z">
              <w:r>
                <w:t>Beschreibung</w:t>
              </w:r>
            </w:ins>
          </w:p>
        </w:tc>
      </w:tr>
      <w:tr w:rsidR="00B16FE4" w14:paraId="1F7B4136" w14:textId="77777777" w:rsidTr="00B16FE4">
        <w:tblPrEx>
          <w:tblPrExChange w:id="1104" w:author="Maximilian Schmitz" w:date="2015-06-19T09:39:00Z">
            <w:tblPrEx>
              <w:tblLook w:val="00A0" w:firstRow="1" w:lastRow="0" w:firstColumn="1" w:lastColumn="0" w:noHBand="0" w:noVBand="0"/>
            </w:tblPrEx>
          </w:tblPrExChange>
        </w:tblPrEx>
        <w:trPr>
          <w:ins w:id="110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06" w:author="Maximilian Schmitz" w:date="2015-06-19T09:39:00Z">
              <w:tcPr>
                <w:tcW w:w="2244" w:type="dxa"/>
                <w:gridSpan w:val="2"/>
              </w:tcPr>
            </w:tcPrChange>
          </w:tcPr>
          <w:p w14:paraId="7AB97875" w14:textId="77777777" w:rsidR="002210D9" w:rsidRPr="004C3433" w:rsidRDefault="002210D9" w:rsidP="002210D9">
            <w:pPr>
              <w:rPr>
                <w:ins w:id="1107" w:author="Maximilian Schmitz" w:date="2015-06-19T09:15:00Z"/>
                <w:b w:val="0"/>
                <w:rPrChange w:id="1108" w:author="Maximilian Schmitz" w:date="2015-06-19T09:25:00Z">
                  <w:rPr>
                    <w:ins w:id="1109" w:author="Maximilian Schmitz" w:date="2015-06-19T09:15:00Z"/>
                  </w:rPr>
                </w:rPrChange>
              </w:rPr>
            </w:pPr>
            <w:proofErr w:type="spellStart"/>
            <w:ins w:id="1110" w:author="Maximilian Schmitz" w:date="2015-06-19T09:22:00Z">
              <w:r w:rsidRPr="004C3433">
                <w:t>MoveForward</w:t>
              </w:r>
            </w:ins>
            <w:proofErr w:type="spellEnd"/>
          </w:p>
        </w:tc>
        <w:tc>
          <w:tcPr>
            <w:tcW w:w="1431" w:type="dxa"/>
            <w:tcPrChange w:id="1111"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12" w:author="Maximilian Schmitz" w:date="2015-06-19T09:15:00Z"/>
              </w:rPr>
              <w:pPrChange w:id="111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14" w:author="Maximilian Schmitz" w:date="2015-06-19T09:38:00Z">
              <w:r>
                <w:t>Double: Way</w:t>
              </w:r>
            </w:ins>
          </w:p>
        </w:tc>
        <w:tc>
          <w:tcPr>
            <w:tcW w:w="1536" w:type="dxa"/>
            <w:tcPrChange w:id="1115"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16" w:author="Maximilian Schmitz" w:date="2015-06-19T09:15:00Z"/>
              </w:rPr>
              <w:pPrChange w:id="111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18" w:author="Maximilian Schmitz" w:date="2015-06-19T09:37:00Z">
              <w:r>
                <w:t>-</w:t>
              </w:r>
            </w:ins>
          </w:p>
        </w:tc>
        <w:tc>
          <w:tcPr>
            <w:tcW w:w="4242" w:type="dxa"/>
            <w:tcPrChange w:id="1119"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20" w:author="Maximilian Schmitz" w:date="2015-06-19T09:15:00Z"/>
              </w:rPr>
              <w:pPrChange w:id="1121"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22" w:author="Maximilian Schmitz" w:date="2015-06-19T09:22:00Z">
              <w:r>
                <w:t>Vorwärtsbewegen des Spielers</w:t>
              </w:r>
            </w:ins>
          </w:p>
        </w:tc>
      </w:tr>
      <w:tr w:rsidR="00B16FE4" w14:paraId="4415B706" w14:textId="77777777" w:rsidTr="00B16FE4">
        <w:tblPrEx>
          <w:tblPrExChange w:id="1123" w:author="Maximilian Schmitz" w:date="2015-06-19T09:39:00Z">
            <w:tblPrEx>
              <w:tblLook w:val="00A0" w:firstRow="1" w:lastRow="0" w:firstColumn="1" w:lastColumn="0" w:noHBand="0" w:noVBand="0"/>
            </w:tblPrEx>
          </w:tblPrExChange>
        </w:tblPrEx>
        <w:trPr>
          <w:ins w:id="112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25" w:author="Maximilian Schmitz" w:date="2015-06-19T09:39:00Z">
              <w:tcPr>
                <w:tcW w:w="2244" w:type="dxa"/>
                <w:gridSpan w:val="2"/>
              </w:tcPr>
            </w:tcPrChange>
          </w:tcPr>
          <w:p w14:paraId="568186E3" w14:textId="77777777" w:rsidR="002210D9" w:rsidRPr="004C3433" w:rsidRDefault="002210D9" w:rsidP="002210D9">
            <w:pPr>
              <w:rPr>
                <w:ins w:id="1126" w:author="Maximilian Schmitz" w:date="2015-06-19T09:15:00Z"/>
                <w:b w:val="0"/>
                <w:rPrChange w:id="1127" w:author="Maximilian Schmitz" w:date="2015-06-19T09:25:00Z">
                  <w:rPr>
                    <w:ins w:id="1128" w:author="Maximilian Schmitz" w:date="2015-06-19T09:15:00Z"/>
                  </w:rPr>
                </w:rPrChange>
              </w:rPr>
            </w:pPr>
            <w:proofErr w:type="spellStart"/>
            <w:ins w:id="1129" w:author="Maximilian Schmitz" w:date="2015-06-19T09:22:00Z">
              <w:r w:rsidRPr="004C3433">
                <w:t>MoveTo</w:t>
              </w:r>
            </w:ins>
            <w:proofErr w:type="spellEnd"/>
          </w:p>
        </w:tc>
        <w:tc>
          <w:tcPr>
            <w:tcW w:w="1431" w:type="dxa"/>
            <w:tcPrChange w:id="1130"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31" w:author="Maximilian Schmitz" w:date="2015-06-19T09:15:00Z"/>
              </w:rPr>
              <w:pPrChange w:id="113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33"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134"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35" w:author="Maximilian Schmitz" w:date="2015-06-19T09:15:00Z"/>
              </w:rPr>
              <w:pPrChange w:id="113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37" w:author="Maximilian Schmitz" w:date="2015-06-19T09:37:00Z">
              <w:r>
                <w:t>-</w:t>
              </w:r>
            </w:ins>
          </w:p>
        </w:tc>
        <w:tc>
          <w:tcPr>
            <w:tcW w:w="4242" w:type="dxa"/>
            <w:tcPrChange w:id="1138"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39" w:author="Maximilian Schmitz" w:date="2015-06-19T09:15:00Z"/>
              </w:rPr>
              <w:pPrChange w:id="1140"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41" w:author="Maximilian Schmitz" w:date="2015-06-19T09:22:00Z">
              <w:r>
                <w:t>Spieler an eine bestimmte Position bewegen</w:t>
              </w:r>
            </w:ins>
          </w:p>
        </w:tc>
      </w:tr>
      <w:tr w:rsidR="00B16FE4" w14:paraId="7E6C0054" w14:textId="77777777" w:rsidTr="00B16FE4">
        <w:tblPrEx>
          <w:tblPrExChange w:id="1142" w:author="Maximilian Schmitz" w:date="2015-06-19T09:39:00Z">
            <w:tblPrEx>
              <w:tblLook w:val="00A0" w:firstRow="1" w:lastRow="0" w:firstColumn="1" w:lastColumn="0" w:noHBand="0" w:noVBand="0"/>
            </w:tblPrEx>
          </w:tblPrExChange>
        </w:tblPrEx>
        <w:trPr>
          <w:ins w:id="114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44" w:author="Maximilian Schmitz" w:date="2015-06-19T09:39:00Z">
              <w:tcPr>
                <w:tcW w:w="2244" w:type="dxa"/>
                <w:gridSpan w:val="2"/>
              </w:tcPr>
            </w:tcPrChange>
          </w:tcPr>
          <w:p w14:paraId="101B3DA5" w14:textId="77777777" w:rsidR="002210D9" w:rsidRPr="004C3433" w:rsidRDefault="002210D9" w:rsidP="002210D9">
            <w:pPr>
              <w:rPr>
                <w:ins w:id="1145" w:author="Maximilian Schmitz" w:date="2015-06-19T09:15:00Z"/>
                <w:b w:val="0"/>
                <w:rPrChange w:id="1146" w:author="Maximilian Schmitz" w:date="2015-06-19T09:25:00Z">
                  <w:rPr>
                    <w:ins w:id="1147" w:author="Maximilian Schmitz" w:date="2015-06-19T09:15:00Z"/>
                  </w:rPr>
                </w:rPrChange>
              </w:rPr>
            </w:pPr>
            <w:proofErr w:type="spellStart"/>
            <w:ins w:id="1148" w:author="Maximilian Schmitz" w:date="2015-06-19T09:22:00Z">
              <w:r w:rsidRPr="004C3433">
                <w:t>Rotate</w:t>
              </w:r>
            </w:ins>
            <w:proofErr w:type="spellEnd"/>
          </w:p>
        </w:tc>
        <w:tc>
          <w:tcPr>
            <w:tcW w:w="1431" w:type="dxa"/>
            <w:tcPrChange w:id="1149"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50" w:author="Maximilian Schmitz" w:date="2015-06-19T09:15:00Z"/>
              </w:rPr>
              <w:pPrChange w:id="115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2" w:author="Maximilian Schmitz" w:date="2015-06-19T09:38:00Z">
              <w:r>
                <w:t>Double: Angle</w:t>
              </w:r>
            </w:ins>
          </w:p>
        </w:tc>
        <w:tc>
          <w:tcPr>
            <w:tcW w:w="1536" w:type="dxa"/>
            <w:tcPrChange w:id="1153"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54" w:author="Maximilian Schmitz" w:date="2015-06-19T09:15:00Z"/>
              </w:rPr>
              <w:pPrChange w:id="115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6" w:author="Maximilian Schmitz" w:date="2015-06-19T09:37:00Z">
              <w:r>
                <w:t>-</w:t>
              </w:r>
            </w:ins>
          </w:p>
        </w:tc>
        <w:tc>
          <w:tcPr>
            <w:tcW w:w="4242" w:type="dxa"/>
            <w:tcPrChange w:id="1157"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58" w:author="Maximilian Schmitz" w:date="2015-06-19T09:15:00Z"/>
              </w:rPr>
              <w:pPrChange w:id="1159"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60" w:author="Maximilian Schmitz" w:date="2015-06-19T09:23:00Z">
              <w:r>
                <w:t>Spieler um seine Achse drehen</w:t>
              </w:r>
            </w:ins>
          </w:p>
        </w:tc>
      </w:tr>
      <w:tr w:rsidR="00B16FE4" w14:paraId="0378F403" w14:textId="77777777" w:rsidTr="00B16FE4">
        <w:tblPrEx>
          <w:tblPrExChange w:id="1161" w:author="Maximilian Schmitz" w:date="2015-06-19T09:39:00Z">
            <w:tblPrEx>
              <w:tblLook w:val="00A0" w:firstRow="1" w:lastRow="0" w:firstColumn="1" w:lastColumn="0" w:noHBand="0" w:noVBand="0"/>
            </w:tblPrEx>
          </w:tblPrExChange>
        </w:tblPrEx>
        <w:trPr>
          <w:ins w:id="116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63" w:author="Maximilian Schmitz" w:date="2015-06-19T09:39:00Z">
              <w:tcPr>
                <w:tcW w:w="2244" w:type="dxa"/>
                <w:gridSpan w:val="2"/>
              </w:tcPr>
            </w:tcPrChange>
          </w:tcPr>
          <w:p w14:paraId="105592D3" w14:textId="77777777" w:rsidR="002210D9" w:rsidRPr="004C3433" w:rsidRDefault="002210D9" w:rsidP="002210D9">
            <w:pPr>
              <w:rPr>
                <w:ins w:id="1164" w:author="Maximilian Schmitz" w:date="2015-06-19T09:15:00Z"/>
                <w:b w:val="0"/>
                <w:rPrChange w:id="1165" w:author="Maximilian Schmitz" w:date="2015-06-19T09:25:00Z">
                  <w:rPr>
                    <w:ins w:id="1166" w:author="Maximilian Schmitz" w:date="2015-06-19T09:15:00Z"/>
                  </w:rPr>
                </w:rPrChange>
              </w:rPr>
            </w:pPr>
            <w:ins w:id="1167" w:author="Maximilian Schmitz" w:date="2015-06-19T09:22:00Z">
              <w:r w:rsidRPr="004C3433">
                <w:t>Kick</w:t>
              </w:r>
            </w:ins>
          </w:p>
        </w:tc>
        <w:tc>
          <w:tcPr>
            <w:tcW w:w="1431" w:type="dxa"/>
            <w:tcPrChange w:id="1168"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169" w:author="Maximilian Schmitz" w:date="2015-06-19T09:15:00Z"/>
                <w:lang w:val="en-GB"/>
                <w:rPrChange w:id="1170" w:author="Maximilian Schmitz" w:date="2015-06-19T09:38:00Z">
                  <w:rPr>
                    <w:ins w:id="1171" w:author="Maximilian Schmitz" w:date="2015-06-19T09:15:00Z"/>
                  </w:rPr>
                </w:rPrChange>
              </w:rPr>
              <w:pPrChange w:id="1172"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173" w:author="Maximilian Schmitz" w:date="2015-06-19T09:37:00Z">
              <w:r w:rsidRPr="005D1843">
                <w:rPr>
                  <w:lang w:val="en-GB"/>
                  <w:rPrChange w:id="1174" w:author="Maximilian Schmitz" w:date="2015-06-19T09:38:00Z">
                    <w:rPr/>
                  </w:rPrChange>
                </w:rPr>
                <w:t xml:space="preserve">Double: </w:t>
              </w:r>
              <w:proofErr w:type="spellStart"/>
              <w:r w:rsidRPr="005D1843">
                <w:rPr>
                  <w:lang w:val="en-GB"/>
                  <w:rPrChange w:id="1175" w:author="Maximilian Schmitz" w:date="2015-06-19T09:38:00Z">
                    <w:rPr/>
                  </w:rPrChange>
                </w:rPr>
                <w:t>DirX</w:t>
              </w:r>
              <w:proofErr w:type="spellEnd"/>
              <w:r w:rsidRPr="005D1843">
                <w:rPr>
                  <w:lang w:val="en-GB"/>
                  <w:rPrChange w:id="1176" w:author="Maximilian Schmitz" w:date="2015-06-19T09:38:00Z">
                    <w:rPr/>
                  </w:rPrChange>
                </w:rPr>
                <w:t xml:space="preserve">, </w:t>
              </w:r>
              <w:proofErr w:type="spellStart"/>
              <w:r w:rsidRPr="005D1843">
                <w:rPr>
                  <w:lang w:val="en-GB"/>
                  <w:rPrChange w:id="1177" w:author="Maximilian Schmitz" w:date="2015-06-19T09:38:00Z">
                    <w:rPr/>
                  </w:rPrChange>
                </w:rPr>
                <w:t>DirY</w:t>
              </w:r>
              <w:proofErr w:type="spellEnd"/>
              <w:r w:rsidRPr="005D1843">
                <w:rPr>
                  <w:lang w:val="en-GB"/>
                  <w:rPrChange w:id="1178" w:author="Maximilian Schmitz" w:date="2015-06-19T09:38:00Z">
                    <w:rPr/>
                  </w:rPrChange>
                </w:rPr>
                <w:t xml:space="preserve">, </w:t>
              </w:r>
              <w:proofErr w:type="spellStart"/>
              <w:r w:rsidRPr="005D1843">
                <w:rPr>
                  <w:lang w:val="en-GB"/>
                  <w:rPrChange w:id="1179" w:author="Maximilian Schmitz" w:date="2015-06-19T09:38:00Z">
                    <w:rPr/>
                  </w:rPrChange>
                </w:rPr>
                <w:t>DirZ</w:t>
              </w:r>
            </w:ins>
            <w:proofErr w:type="spellEnd"/>
            <w:ins w:id="1180" w:author="Maximilian Schmitz" w:date="2015-06-19T09:38:00Z">
              <w:r w:rsidRPr="005D1843">
                <w:rPr>
                  <w:lang w:val="en-GB"/>
                  <w:rPrChange w:id="1181" w:author="Maximilian Schmitz" w:date="2015-06-19T09:38:00Z">
                    <w:rPr/>
                  </w:rPrChange>
                </w:rPr>
                <w:t>, Force</w:t>
              </w:r>
            </w:ins>
          </w:p>
        </w:tc>
        <w:tc>
          <w:tcPr>
            <w:tcW w:w="1536" w:type="dxa"/>
            <w:tcPrChange w:id="1182"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83" w:author="Maximilian Schmitz" w:date="2015-06-19T09:15:00Z"/>
              </w:rPr>
              <w:pPrChange w:id="118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85" w:author="Maximilian Schmitz" w:date="2015-06-19T09:36:00Z">
              <w:r>
                <w:t>-</w:t>
              </w:r>
            </w:ins>
          </w:p>
        </w:tc>
        <w:tc>
          <w:tcPr>
            <w:tcW w:w="4242" w:type="dxa"/>
            <w:tcPrChange w:id="1186"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87" w:author="Maximilian Schmitz" w:date="2015-06-19T09:15:00Z"/>
              </w:rPr>
              <w:pPrChange w:id="1188"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89" w:author="Maximilian Schmitz" w:date="2015-06-19T09:23:00Z">
              <w:r>
                <w:t>Den Ball in eine Richtung kicken</w:t>
              </w:r>
            </w:ins>
          </w:p>
        </w:tc>
      </w:tr>
      <w:tr w:rsidR="00B16FE4" w14:paraId="0D718C3F" w14:textId="77777777" w:rsidTr="00B16FE4">
        <w:tblPrEx>
          <w:tblPrExChange w:id="1190" w:author="Maximilian Schmitz" w:date="2015-06-19T09:39:00Z">
            <w:tblPrEx>
              <w:tblLook w:val="00A0" w:firstRow="1" w:lastRow="0" w:firstColumn="1" w:lastColumn="0" w:noHBand="0" w:noVBand="0"/>
            </w:tblPrEx>
          </w:tblPrExChange>
        </w:tblPrEx>
        <w:trPr>
          <w:ins w:id="119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92" w:author="Maximilian Schmitz" w:date="2015-06-19T09:39:00Z">
              <w:tcPr>
                <w:tcW w:w="2244" w:type="dxa"/>
                <w:gridSpan w:val="2"/>
              </w:tcPr>
            </w:tcPrChange>
          </w:tcPr>
          <w:p w14:paraId="5235BD74" w14:textId="77777777" w:rsidR="002210D9" w:rsidRPr="004C3433" w:rsidRDefault="002210D9" w:rsidP="002210D9">
            <w:pPr>
              <w:rPr>
                <w:ins w:id="1193" w:author="Maximilian Schmitz" w:date="2015-06-19T09:15:00Z"/>
                <w:b w:val="0"/>
                <w:rPrChange w:id="1194" w:author="Maximilian Schmitz" w:date="2015-06-19T09:25:00Z">
                  <w:rPr>
                    <w:ins w:id="1195" w:author="Maximilian Schmitz" w:date="2015-06-19T09:15:00Z"/>
                  </w:rPr>
                </w:rPrChange>
              </w:rPr>
            </w:pPr>
            <w:proofErr w:type="spellStart"/>
            <w:ins w:id="1196" w:author="Maximilian Schmitz" w:date="2015-06-19T09:22:00Z">
              <w:r w:rsidRPr="004C3433">
                <w:t>StopBall</w:t>
              </w:r>
            </w:ins>
            <w:proofErr w:type="spellEnd"/>
          </w:p>
        </w:tc>
        <w:tc>
          <w:tcPr>
            <w:tcW w:w="1431" w:type="dxa"/>
            <w:tcPrChange w:id="1197"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98" w:author="Maximilian Schmitz" w:date="2015-06-19T09:15:00Z"/>
              </w:rPr>
              <w:pPrChange w:id="119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00" w:author="Maximilian Schmitz" w:date="2015-06-19T09:37:00Z">
              <w:r>
                <w:t>-</w:t>
              </w:r>
            </w:ins>
          </w:p>
        </w:tc>
        <w:tc>
          <w:tcPr>
            <w:tcW w:w="1536" w:type="dxa"/>
            <w:tcPrChange w:id="1201"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02" w:author="Maximilian Schmitz" w:date="2015-06-19T09:15:00Z"/>
              </w:rPr>
              <w:pPrChange w:id="120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04" w:author="Maximilian Schmitz" w:date="2015-06-19T09:36:00Z">
              <w:r>
                <w:t>-</w:t>
              </w:r>
            </w:ins>
          </w:p>
        </w:tc>
        <w:tc>
          <w:tcPr>
            <w:tcW w:w="4242" w:type="dxa"/>
            <w:tcPrChange w:id="1205"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06" w:author="Maximilian Schmitz" w:date="2015-06-19T09:15:00Z"/>
              </w:rPr>
              <w:pPrChange w:id="1207"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08" w:author="Maximilian Schmitz" w:date="2015-06-19T09:23:00Z">
              <w:r>
                <w:t>Den Ball stoppen</w:t>
              </w:r>
            </w:ins>
          </w:p>
        </w:tc>
      </w:tr>
      <w:tr w:rsidR="00B16FE4" w14:paraId="2CCDBD54" w14:textId="77777777" w:rsidTr="00B16FE4">
        <w:tblPrEx>
          <w:tblPrExChange w:id="1209" w:author="Maximilian Schmitz" w:date="2015-06-19T09:39:00Z">
            <w:tblPrEx>
              <w:tblLook w:val="00A0" w:firstRow="1" w:lastRow="0" w:firstColumn="1" w:lastColumn="0" w:noHBand="0" w:noVBand="0"/>
            </w:tblPrEx>
          </w:tblPrExChange>
        </w:tblPrEx>
        <w:trPr>
          <w:ins w:id="1210"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211" w:author="Maximilian Schmitz" w:date="2015-06-19T09:39:00Z">
              <w:tcPr>
                <w:tcW w:w="2244" w:type="dxa"/>
                <w:gridSpan w:val="2"/>
              </w:tcPr>
            </w:tcPrChange>
          </w:tcPr>
          <w:p w14:paraId="581E108C" w14:textId="77777777" w:rsidR="002210D9" w:rsidRPr="004C3433" w:rsidRDefault="002210D9" w:rsidP="002210D9">
            <w:pPr>
              <w:rPr>
                <w:ins w:id="1212" w:author="Maximilian Schmitz" w:date="2015-06-19T09:22:00Z"/>
                <w:b w:val="0"/>
                <w:rPrChange w:id="1213" w:author="Maximilian Schmitz" w:date="2015-06-19T09:25:00Z">
                  <w:rPr>
                    <w:ins w:id="1214" w:author="Maximilian Schmitz" w:date="2015-06-19T09:22:00Z"/>
                  </w:rPr>
                </w:rPrChange>
              </w:rPr>
            </w:pPr>
            <w:proofErr w:type="spellStart"/>
            <w:ins w:id="1215" w:author="Maximilian Schmitz" w:date="2015-06-19T09:22:00Z">
              <w:r w:rsidRPr="004C3433">
                <w:t>Speak</w:t>
              </w:r>
              <w:proofErr w:type="spellEnd"/>
            </w:ins>
          </w:p>
        </w:tc>
        <w:tc>
          <w:tcPr>
            <w:tcW w:w="1431" w:type="dxa"/>
            <w:tcPrChange w:id="1216"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17" w:author="Maximilian Schmitz" w:date="2015-06-19T09:22:00Z"/>
              </w:rPr>
              <w:pPrChange w:id="121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19" w:author="Maximilian Schmitz" w:date="2015-06-19T09:28:00Z">
              <w:r>
                <w:t xml:space="preserve">String: </w:t>
              </w:r>
            </w:ins>
            <w:ins w:id="1220" w:author="Maximilian Schmitz" w:date="2015-06-19T09:33:00Z">
              <w:r w:rsidR="0042223A">
                <w:t>Message</w:t>
              </w:r>
            </w:ins>
          </w:p>
        </w:tc>
        <w:tc>
          <w:tcPr>
            <w:tcW w:w="1536" w:type="dxa"/>
            <w:tcPrChange w:id="1221"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22" w:author="Maximilian Schmitz" w:date="2015-06-19T09:22:00Z"/>
              </w:rPr>
              <w:pPrChange w:id="122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24" w:author="Maximilian Schmitz" w:date="2015-06-19T09:28:00Z">
              <w:r>
                <w:t>-</w:t>
              </w:r>
            </w:ins>
          </w:p>
        </w:tc>
        <w:tc>
          <w:tcPr>
            <w:tcW w:w="4242" w:type="dxa"/>
            <w:tcPrChange w:id="1225"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26" w:author="Maximilian Schmitz" w:date="2015-06-19T09:22:00Z"/>
              </w:rPr>
              <w:pPrChange w:id="1227"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28" w:author="Maximilian Schmitz" w:date="2015-06-19T09:23:00Z">
              <w:r>
                <w:t>Mit anderen Spielern kommunizieren</w:t>
              </w:r>
            </w:ins>
          </w:p>
        </w:tc>
      </w:tr>
      <w:tr w:rsidR="00B16FE4" w14:paraId="285CEBED" w14:textId="77777777" w:rsidTr="00B16FE4">
        <w:tblPrEx>
          <w:tblPrExChange w:id="1229" w:author="Maximilian Schmitz" w:date="2015-06-19T09:39:00Z">
            <w:tblPrEx>
              <w:tblLook w:val="00A0" w:firstRow="1" w:lastRow="0" w:firstColumn="1" w:lastColumn="0" w:noHBand="0" w:noVBand="0"/>
            </w:tblPrEx>
          </w:tblPrExChange>
        </w:tblPrEx>
        <w:trPr>
          <w:ins w:id="1230"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231" w:author="Maximilian Schmitz" w:date="2015-06-19T09:39:00Z">
              <w:tcPr>
                <w:tcW w:w="2244" w:type="dxa"/>
                <w:gridSpan w:val="2"/>
              </w:tcPr>
            </w:tcPrChange>
          </w:tcPr>
          <w:p w14:paraId="6BE50AF7" w14:textId="77777777" w:rsidR="002210D9" w:rsidRPr="004C3433" w:rsidRDefault="002210D9" w:rsidP="002210D9">
            <w:pPr>
              <w:rPr>
                <w:ins w:id="1232" w:author="Maximilian Schmitz" w:date="2015-06-19T09:22:00Z"/>
                <w:b w:val="0"/>
                <w:rPrChange w:id="1233" w:author="Maximilian Schmitz" w:date="2015-06-19T09:25:00Z">
                  <w:rPr>
                    <w:ins w:id="1234" w:author="Maximilian Schmitz" w:date="2015-06-19T09:22:00Z"/>
                  </w:rPr>
                </w:rPrChange>
              </w:rPr>
            </w:pPr>
            <w:ins w:id="1235" w:author="Maximilian Schmitz" w:date="2015-06-19T09:22:00Z">
              <w:r w:rsidRPr="004C3433">
                <w:t>Listen</w:t>
              </w:r>
            </w:ins>
          </w:p>
        </w:tc>
        <w:tc>
          <w:tcPr>
            <w:tcW w:w="1431" w:type="dxa"/>
            <w:tcPrChange w:id="1236"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37" w:author="Maximilian Schmitz" w:date="2015-06-19T09:22:00Z"/>
              </w:rPr>
              <w:pPrChange w:id="123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9" w:author="Maximilian Schmitz" w:date="2015-06-19T09:27:00Z">
              <w:r>
                <w:t>-</w:t>
              </w:r>
            </w:ins>
          </w:p>
        </w:tc>
        <w:tc>
          <w:tcPr>
            <w:tcW w:w="1536" w:type="dxa"/>
            <w:tcPrChange w:id="1240"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41" w:author="Maximilian Schmitz" w:date="2015-06-19T09:22:00Z"/>
              </w:rPr>
              <w:pPrChange w:id="124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43" w:author="Maximilian Schmitz" w:date="2015-06-19T09:27:00Z">
              <w:r>
                <w:t xml:space="preserve">String: </w:t>
              </w:r>
            </w:ins>
            <w:ins w:id="1244" w:author="Maximilian Schmitz" w:date="2015-06-19T09:32:00Z">
              <w:r w:rsidR="0042223A">
                <w:t>Message</w:t>
              </w:r>
            </w:ins>
          </w:p>
        </w:tc>
        <w:tc>
          <w:tcPr>
            <w:tcW w:w="4242" w:type="dxa"/>
            <w:tcPrChange w:id="1245"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46" w:author="Maximilian Schmitz" w:date="2015-06-19T09:22:00Z"/>
              </w:rPr>
              <w:pPrChange w:id="1247"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48" w:author="Maximilian Schmitz" w:date="2015-06-19T09:23:00Z">
              <w:r>
                <w:t>Hören, ob ein anderer Spieler kommuniziert</w:t>
              </w:r>
            </w:ins>
          </w:p>
        </w:tc>
      </w:tr>
      <w:tr w:rsidR="004C3433" w14:paraId="7378BCC0" w14:textId="77777777" w:rsidTr="00B16FE4">
        <w:tblPrEx>
          <w:tblPrExChange w:id="1249" w:author="Maximilian Schmitz" w:date="2015-06-19T09:39:00Z">
            <w:tblPrEx>
              <w:tblW w:w="0" w:type="auto"/>
            </w:tblPrEx>
          </w:tblPrExChange>
        </w:tblPrEx>
        <w:trPr>
          <w:ins w:id="1250" w:author="Maximilian Schmitz" w:date="2015-06-19T09:24:00Z"/>
          <w:trPrChange w:id="125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52" w:author="Maximilian Schmitz" w:date="2015-06-19T09:39:00Z">
              <w:tcPr>
                <w:tcW w:w="2079" w:type="dxa"/>
              </w:tcPr>
            </w:tcPrChange>
          </w:tcPr>
          <w:p w14:paraId="0FD3B49F" w14:textId="77777777" w:rsidR="004C3433" w:rsidRPr="00D62BC2" w:rsidRDefault="004C3433" w:rsidP="004C3433">
            <w:pPr>
              <w:rPr>
                <w:ins w:id="1253" w:author="Maximilian Schmitz" w:date="2015-06-19T09:24:00Z"/>
              </w:rPr>
            </w:pPr>
            <w:proofErr w:type="spellStart"/>
            <w:ins w:id="1254" w:author="Maximilian Schmitz" w:date="2015-06-19T09:25:00Z">
              <w:r>
                <w:rPr>
                  <w:b w:val="0"/>
                </w:rPr>
                <w:t>AllowedToRun</w:t>
              </w:r>
            </w:ins>
            <w:proofErr w:type="spellEnd"/>
          </w:p>
        </w:tc>
        <w:tc>
          <w:tcPr>
            <w:tcW w:w="1431" w:type="dxa"/>
            <w:tcPrChange w:id="1255"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56" w:author="Maximilian Schmitz" w:date="2015-06-19T09:24:00Z"/>
              </w:rPr>
              <w:pPrChange w:id="125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8" w:author="Maximilian Schmitz" w:date="2015-06-19T09:30:00Z">
              <w:r>
                <w:t>-</w:t>
              </w:r>
            </w:ins>
          </w:p>
        </w:tc>
        <w:tc>
          <w:tcPr>
            <w:tcW w:w="1536" w:type="dxa"/>
            <w:tcPrChange w:id="1259"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60" w:author="Maximilian Schmitz" w:date="2015-06-19T09:24:00Z"/>
              </w:rPr>
              <w:pPrChange w:id="126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62" w:author="Maximilian Schmitz" w:date="2015-06-19T09:30:00Z">
              <w:r>
                <w:t xml:space="preserve">Boolean: </w:t>
              </w:r>
              <w:proofErr w:type="spellStart"/>
              <w:r>
                <w:t>Active</w:t>
              </w:r>
            </w:ins>
            <w:proofErr w:type="spellEnd"/>
          </w:p>
        </w:tc>
        <w:tc>
          <w:tcPr>
            <w:tcW w:w="4242" w:type="dxa"/>
            <w:tcPrChange w:id="1263"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64" w:author="Maximilian Schmitz" w:date="2015-06-19T09:24:00Z"/>
              </w:rPr>
            </w:pPr>
            <w:ins w:id="1265" w:author="Maximilian Schmitz" w:date="2015-06-19T09:25:00Z">
              <w:r>
                <w:t>Gibt zurück, ob die künstliche Intelligenz ausgeführt werden darf</w:t>
              </w:r>
            </w:ins>
          </w:p>
        </w:tc>
      </w:tr>
      <w:tr w:rsidR="004C3433" w14:paraId="0D5F19E5" w14:textId="77777777" w:rsidTr="00B16FE4">
        <w:tblPrEx>
          <w:tblPrExChange w:id="1266" w:author="Maximilian Schmitz" w:date="2015-06-19T09:39:00Z">
            <w:tblPrEx>
              <w:tblW w:w="0" w:type="auto"/>
            </w:tblPrEx>
          </w:tblPrExChange>
        </w:tblPrEx>
        <w:trPr>
          <w:ins w:id="1267" w:author="Maximilian Schmitz" w:date="2015-06-19T09:25:00Z"/>
          <w:trPrChange w:id="126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69" w:author="Maximilian Schmitz" w:date="2015-06-19T09:39:00Z">
              <w:tcPr>
                <w:tcW w:w="2079" w:type="dxa"/>
              </w:tcPr>
            </w:tcPrChange>
          </w:tcPr>
          <w:p w14:paraId="79EDFC72" w14:textId="77777777" w:rsidR="004C3433" w:rsidRDefault="004C3433" w:rsidP="004C3433">
            <w:pPr>
              <w:rPr>
                <w:ins w:id="1270" w:author="Maximilian Schmitz" w:date="2015-06-19T09:25:00Z"/>
                <w:b w:val="0"/>
              </w:rPr>
            </w:pPr>
            <w:proofErr w:type="spellStart"/>
            <w:ins w:id="1271" w:author="Maximilian Schmitz" w:date="2015-06-19T09:25:00Z">
              <w:r>
                <w:rPr>
                  <w:b w:val="0"/>
                </w:rPr>
                <w:t>TimePlayed</w:t>
              </w:r>
              <w:proofErr w:type="spellEnd"/>
            </w:ins>
          </w:p>
        </w:tc>
        <w:tc>
          <w:tcPr>
            <w:tcW w:w="1431" w:type="dxa"/>
            <w:tcPrChange w:id="1272"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73" w:author="Maximilian Schmitz" w:date="2015-06-19T09:25:00Z"/>
              </w:rPr>
              <w:pPrChange w:id="127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5" w:author="Maximilian Schmitz" w:date="2015-06-19T09:36:00Z">
              <w:r>
                <w:t>-</w:t>
              </w:r>
            </w:ins>
          </w:p>
        </w:tc>
        <w:tc>
          <w:tcPr>
            <w:tcW w:w="1536" w:type="dxa"/>
            <w:tcPrChange w:id="1276"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77" w:author="Maximilian Schmitz" w:date="2015-06-19T09:25:00Z"/>
              </w:rPr>
              <w:pPrChange w:id="127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9" w:author="Maximilian Schmitz" w:date="2015-06-19T09:36:00Z">
              <w:r>
                <w:t xml:space="preserve">Double: </w:t>
              </w:r>
              <w:proofErr w:type="spellStart"/>
              <w:r>
                <w:t>TimePlayed</w:t>
              </w:r>
            </w:ins>
            <w:proofErr w:type="spellEnd"/>
          </w:p>
        </w:tc>
        <w:tc>
          <w:tcPr>
            <w:tcW w:w="4242" w:type="dxa"/>
            <w:tcPrChange w:id="1280"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81" w:author="Maximilian Schmitz" w:date="2015-06-19T09:25:00Z"/>
              </w:rPr>
            </w:pPr>
            <w:ins w:id="1282" w:author="Maximilian Schmitz" w:date="2015-06-19T09:25:00Z">
              <w:r>
                <w:t>Gibt die aktuelle Spielzeit in Prozent zurück</w:t>
              </w:r>
            </w:ins>
          </w:p>
        </w:tc>
      </w:tr>
      <w:tr w:rsidR="004C3433" w14:paraId="3A27694D" w14:textId="77777777" w:rsidTr="00B16FE4">
        <w:tblPrEx>
          <w:tblPrExChange w:id="1283" w:author="Maximilian Schmitz" w:date="2015-06-19T09:39:00Z">
            <w:tblPrEx>
              <w:tblW w:w="0" w:type="auto"/>
            </w:tblPrEx>
          </w:tblPrExChange>
        </w:tblPrEx>
        <w:trPr>
          <w:ins w:id="1284" w:author="Maximilian Schmitz" w:date="2015-06-19T09:25:00Z"/>
          <w:trPrChange w:id="128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86" w:author="Maximilian Schmitz" w:date="2015-06-19T09:39:00Z">
              <w:tcPr>
                <w:tcW w:w="2079" w:type="dxa"/>
              </w:tcPr>
            </w:tcPrChange>
          </w:tcPr>
          <w:p w14:paraId="147111F4" w14:textId="77777777" w:rsidR="004C3433" w:rsidRDefault="004C3433" w:rsidP="004C3433">
            <w:pPr>
              <w:rPr>
                <w:ins w:id="1287" w:author="Maximilian Schmitz" w:date="2015-06-19T09:25:00Z"/>
                <w:b w:val="0"/>
              </w:rPr>
            </w:pPr>
            <w:proofErr w:type="spellStart"/>
            <w:ins w:id="1288" w:author="Maximilian Schmitz" w:date="2015-06-19T09:25:00Z">
              <w:r>
                <w:rPr>
                  <w:b w:val="0"/>
                </w:rPr>
                <w:t>IsKickoff</w:t>
              </w:r>
              <w:proofErr w:type="spellEnd"/>
            </w:ins>
          </w:p>
        </w:tc>
        <w:tc>
          <w:tcPr>
            <w:tcW w:w="1431" w:type="dxa"/>
            <w:tcPrChange w:id="1289"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90" w:author="Maximilian Schmitz" w:date="2015-06-19T09:25:00Z"/>
              </w:rPr>
              <w:pPrChange w:id="129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92" w:author="Maximilian Schmitz" w:date="2015-06-19T09:36:00Z">
              <w:r>
                <w:t>-</w:t>
              </w:r>
            </w:ins>
          </w:p>
        </w:tc>
        <w:tc>
          <w:tcPr>
            <w:tcW w:w="1536" w:type="dxa"/>
            <w:tcPrChange w:id="1293"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294" w:author="Maximilian Schmitz" w:date="2015-06-19T09:25:00Z"/>
              </w:rPr>
              <w:pPrChange w:id="129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96" w:author="Maximilian Schmitz" w:date="2015-06-19T09:36:00Z">
              <w:r>
                <w:t>Boolean: Kickoff</w:t>
              </w:r>
            </w:ins>
          </w:p>
        </w:tc>
        <w:tc>
          <w:tcPr>
            <w:tcW w:w="4242" w:type="dxa"/>
            <w:tcPrChange w:id="1297"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298" w:author="Maximilian Schmitz" w:date="2015-06-19T09:25:00Z"/>
              </w:rPr>
            </w:pPr>
            <w:ins w:id="1299" w:author="Maximilian Schmitz" w:date="2015-06-19T09:25:00Z">
              <w:r>
                <w:t>Gibt zurück, ob ein Anstoß stattfindet</w:t>
              </w:r>
            </w:ins>
          </w:p>
        </w:tc>
      </w:tr>
      <w:tr w:rsidR="004C3433" w14:paraId="4A423DDB" w14:textId="77777777" w:rsidTr="00B16FE4">
        <w:tblPrEx>
          <w:tblPrExChange w:id="1300" w:author="Maximilian Schmitz" w:date="2015-06-19T09:39:00Z">
            <w:tblPrEx>
              <w:tblW w:w="0" w:type="auto"/>
            </w:tblPrEx>
          </w:tblPrExChange>
        </w:tblPrEx>
        <w:trPr>
          <w:ins w:id="1301" w:author="Maximilian Schmitz" w:date="2015-06-19T09:25:00Z"/>
          <w:trPrChange w:id="130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03" w:author="Maximilian Schmitz" w:date="2015-06-19T09:39:00Z">
              <w:tcPr>
                <w:tcW w:w="2079" w:type="dxa"/>
              </w:tcPr>
            </w:tcPrChange>
          </w:tcPr>
          <w:p w14:paraId="14FF7808" w14:textId="77777777" w:rsidR="004C3433" w:rsidRDefault="004C3433" w:rsidP="004C3433">
            <w:pPr>
              <w:rPr>
                <w:ins w:id="1304" w:author="Maximilian Schmitz" w:date="2015-06-19T09:25:00Z"/>
                <w:b w:val="0"/>
              </w:rPr>
            </w:pPr>
            <w:proofErr w:type="spellStart"/>
            <w:ins w:id="1305" w:author="Maximilian Schmitz" w:date="2015-06-19T09:25:00Z">
              <w:r>
                <w:rPr>
                  <w:b w:val="0"/>
                </w:rPr>
                <w:t>GetTeamId</w:t>
              </w:r>
              <w:proofErr w:type="spellEnd"/>
            </w:ins>
          </w:p>
        </w:tc>
        <w:tc>
          <w:tcPr>
            <w:tcW w:w="1431" w:type="dxa"/>
            <w:tcPrChange w:id="1306"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07" w:author="Maximilian Schmitz" w:date="2015-06-19T09:25:00Z"/>
              </w:rPr>
              <w:pPrChange w:id="130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9" w:author="Maximilian Schmitz" w:date="2015-06-19T09:35:00Z">
              <w:r>
                <w:t>-</w:t>
              </w:r>
            </w:ins>
          </w:p>
        </w:tc>
        <w:tc>
          <w:tcPr>
            <w:tcW w:w="1536" w:type="dxa"/>
            <w:tcPrChange w:id="1310"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11" w:author="Maximilian Schmitz" w:date="2015-06-19T09:25:00Z"/>
              </w:rPr>
              <w:pPrChange w:id="131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proofErr w:type="spellStart"/>
            <w:ins w:id="1313" w:author="Maximilian Schmitz" w:date="2015-06-19T09:36:00Z">
              <w:r>
                <w:t>Int</w:t>
              </w:r>
              <w:proofErr w:type="spellEnd"/>
              <w:r>
                <w:t>: Team-</w:t>
              </w:r>
              <w:proofErr w:type="spellStart"/>
              <w:r>
                <w:t>Id</w:t>
              </w:r>
            </w:ins>
            <w:proofErr w:type="spellEnd"/>
          </w:p>
        </w:tc>
        <w:tc>
          <w:tcPr>
            <w:tcW w:w="4242" w:type="dxa"/>
            <w:tcPrChange w:id="1314"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15" w:author="Maximilian Schmitz" w:date="2015-06-19T09:25:00Z"/>
              </w:rPr>
            </w:pPr>
            <w:ins w:id="1316"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1317" w:author="Maximilian Schmitz" w:date="2015-06-19T09:39:00Z">
            <w:tblPrEx>
              <w:tblW w:w="0" w:type="auto"/>
            </w:tblPrEx>
          </w:tblPrExChange>
        </w:tblPrEx>
        <w:trPr>
          <w:ins w:id="1318" w:author="Maximilian Schmitz" w:date="2015-06-19T09:25:00Z"/>
          <w:trPrChange w:id="131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20" w:author="Maximilian Schmitz" w:date="2015-06-19T09:39:00Z">
              <w:tcPr>
                <w:tcW w:w="2079" w:type="dxa"/>
              </w:tcPr>
            </w:tcPrChange>
          </w:tcPr>
          <w:p w14:paraId="6A4BD286" w14:textId="77777777" w:rsidR="004C3433" w:rsidRDefault="004C3433" w:rsidP="004C3433">
            <w:pPr>
              <w:rPr>
                <w:ins w:id="1321" w:author="Maximilian Schmitz" w:date="2015-06-19T09:25:00Z"/>
                <w:b w:val="0"/>
              </w:rPr>
            </w:pPr>
            <w:proofErr w:type="spellStart"/>
            <w:ins w:id="1322" w:author="Maximilian Schmitz" w:date="2015-06-19T09:25:00Z">
              <w:r>
                <w:rPr>
                  <w:b w:val="0"/>
                </w:rPr>
                <w:t>HasBall</w:t>
              </w:r>
              <w:proofErr w:type="spellEnd"/>
            </w:ins>
          </w:p>
        </w:tc>
        <w:tc>
          <w:tcPr>
            <w:tcW w:w="1431" w:type="dxa"/>
            <w:tcPrChange w:id="1323"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24" w:author="Maximilian Schmitz" w:date="2015-06-19T09:25:00Z"/>
              </w:rPr>
              <w:pPrChange w:id="132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26" w:author="Maximilian Schmitz" w:date="2015-06-19T09:32:00Z">
              <w:r>
                <w:t>-</w:t>
              </w:r>
            </w:ins>
          </w:p>
        </w:tc>
        <w:tc>
          <w:tcPr>
            <w:tcW w:w="1536" w:type="dxa"/>
            <w:tcPrChange w:id="1327"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328" w:author="Maximilian Schmitz" w:date="2015-06-19T09:25:00Z"/>
              </w:rPr>
              <w:pPrChange w:id="132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30" w:author="Maximilian Schmitz" w:date="2015-06-19T09:32:00Z">
              <w:r>
                <w:t xml:space="preserve">Boolean: </w:t>
              </w:r>
              <w:proofErr w:type="spellStart"/>
              <w:r>
                <w:t>HasBall</w:t>
              </w:r>
            </w:ins>
            <w:proofErr w:type="spellEnd"/>
          </w:p>
        </w:tc>
        <w:tc>
          <w:tcPr>
            <w:tcW w:w="4242" w:type="dxa"/>
            <w:tcPrChange w:id="1331"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32" w:author="Maximilian Schmitz" w:date="2015-06-19T09:25:00Z"/>
              </w:rPr>
            </w:pPr>
            <w:ins w:id="1333" w:author="Maximilian Schmitz" w:date="2015-06-19T09:25:00Z">
              <w:r>
                <w:t>Gibt zurück, ob der Spieler am Ball ist</w:t>
              </w:r>
            </w:ins>
          </w:p>
        </w:tc>
      </w:tr>
      <w:tr w:rsidR="004C3433" w14:paraId="3F3010F5" w14:textId="77777777" w:rsidTr="00B16FE4">
        <w:tblPrEx>
          <w:tblPrExChange w:id="1334" w:author="Maximilian Schmitz" w:date="2015-06-19T09:39:00Z">
            <w:tblPrEx>
              <w:tblW w:w="0" w:type="auto"/>
            </w:tblPrEx>
          </w:tblPrExChange>
        </w:tblPrEx>
        <w:trPr>
          <w:ins w:id="1335" w:author="Maximilian Schmitz" w:date="2015-06-19T09:25:00Z"/>
          <w:trPrChange w:id="133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37" w:author="Maximilian Schmitz" w:date="2015-06-19T09:39:00Z">
              <w:tcPr>
                <w:tcW w:w="2079" w:type="dxa"/>
              </w:tcPr>
            </w:tcPrChange>
          </w:tcPr>
          <w:p w14:paraId="080D86E5" w14:textId="77777777" w:rsidR="004C3433" w:rsidRDefault="004C3433" w:rsidP="004C3433">
            <w:pPr>
              <w:rPr>
                <w:ins w:id="1338" w:author="Maximilian Schmitz" w:date="2015-06-19T09:25:00Z"/>
                <w:b w:val="0"/>
              </w:rPr>
            </w:pPr>
            <w:proofErr w:type="spellStart"/>
            <w:ins w:id="1339" w:author="Maximilian Schmitz" w:date="2015-06-19T09:25:00Z">
              <w:r>
                <w:rPr>
                  <w:b w:val="0"/>
                </w:rPr>
                <w:t>GetStamina</w:t>
              </w:r>
              <w:proofErr w:type="spellEnd"/>
            </w:ins>
          </w:p>
        </w:tc>
        <w:tc>
          <w:tcPr>
            <w:tcW w:w="1431" w:type="dxa"/>
            <w:tcPrChange w:id="1340"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341" w:author="Maximilian Schmitz" w:date="2015-06-19T09:25:00Z"/>
              </w:rPr>
              <w:pPrChange w:id="134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43" w:author="Maximilian Schmitz" w:date="2015-06-19T09:31:00Z">
              <w:r>
                <w:t>-</w:t>
              </w:r>
            </w:ins>
          </w:p>
        </w:tc>
        <w:tc>
          <w:tcPr>
            <w:tcW w:w="1536" w:type="dxa"/>
            <w:tcPrChange w:id="1344"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1345" w:author="Maximilian Schmitz" w:date="2015-06-19T09:25:00Z"/>
              </w:rPr>
              <w:pPrChange w:id="134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47" w:author="Maximilian Schmitz" w:date="2015-06-19T09:31:00Z">
              <w:r>
                <w:t>Double: Stamina</w:t>
              </w:r>
            </w:ins>
          </w:p>
        </w:tc>
        <w:tc>
          <w:tcPr>
            <w:tcW w:w="4242" w:type="dxa"/>
            <w:tcPrChange w:id="1348"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49" w:author="Maximilian Schmitz" w:date="2015-06-19T09:25:00Z"/>
              </w:rPr>
            </w:pPr>
            <w:ins w:id="1350" w:author="Maximilian Schmitz" w:date="2015-06-19T09:25:00Z">
              <w:r>
                <w:t>Gibt die aktuelle Ausdauer des Spielers zurück</w:t>
              </w:r>
            </w:ins>
          </w:p>
        </w:tc>
      </w:tr>
      <w:tr w:rsidR="004C3433" w14:paraId="43D553FF" w14:textId="77777777" w:rsidTr="00B16FE4">
        <w:tblPrEx>
          <w:tblPrExChange w:id="1351" w:author="Maximilian Schmitz" w:date="2015-06-19T09:39:00Z">
            <w:tblPrEx>
              <w:tblW w:w="0" w:type="auto"/>
            </w:tblPrEx>
          </w:tblPrExChange>
        </w:tblPrEx>
        <w:trPr>
          <w:ins w:id="1352" w:author="Maximilian Schmitz" w:date="2015-06-19T09:25:00Z"/>
          <w:trPrChange w:id="135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54" w:author="Maximilian Schmitz" w:date="2015-06-19T09:39:00Z">
              <w:tcPr>
                <w:tcW w:w="2079" w:type="dxa"/>
              </w:tcPr>
            </w:tcPrChange>
          </w:tcPr>
          <w:p w14:paraId="32076F75" w14:textId="77777777" w:rsidR="004C3433" w:rsidRDefault="004C3433" w:rsidP="004C3433">
            <w:pPr>
              <w:rPr>
                <w:ins w:id="1355" w:author="Maximilian Schmitz" w:date="2015-06-19T09:25:00Z"/>
                <w:b w:val="0"/>
              </w:rPr>
            </w:pPr>
            <w:proofErr w:type="spellStart"/>
            <w:ins w:id="1356" w:author="Maximilian Schmitz" w:date="2015-06-19T09:25:00Z">
              <w:r>
                <w:rPr>
                  <w:b w:val="0"/>
                </w:rPr>
                <w:t>GetOwnLocation</w:t>
              </w:r>
              <w:proofErr w:type="spellEnd"/>
            </w:ins>
          </w:p>
        </w:tc>
        <w:tc>
          <w:tcPr>
            <w:tcW w:w="1431" w:type="dxa"/>
            <w:tcPrChange w:id="1357"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58" w:author="Maximilian Schmitz" w:date="2015-06-19T09:25:00Z"/>
              </w:rPr>
              <w:pPrChange w:id="135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60" w:author="Maximilian Schmitz" w:date="2015-06-19T09:32:00Z">
              <w:r>
                <w:t>-</w:t>
              </w:r>
            </w:ins>
          </w:p>
        </w:tc>
        <w:tc>
          <w:tcPr>
            <w:tcW w:w="1536" w:type="dxa"/>
            <w:tcPrChange w:id="1361"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62" w:author="Maximilian Schmitz" w:date="2015-06-19T09:25:00Z"/>
              </w:rPr>
              <w:pPrChange w:id="136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64"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365"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66" w:author="Maximilian Schmitz" w:date="2015-06-19T09:25:00Z"/>
              </w:rPr>
            </w:pPr>
            <w:ins w:id="1367" w:author="Maximilian Schmitz" w:date="2015-06-19T09:25:00Z">
              <w:r>
                <w:t>Gibt die aktuelle Position des Spielers zurück</w:t>
              </w:r>
            </w:ins>
          </w:p>
        </w:tc>
      </w:tr>
      <w:tr w:rsidR="004C3433" w14:paraId="30ED9F00" w14:textId="77777777" w:rsidTr="00B16FE4">
        <w:tblPrEx>
          <w:tblPrExChange w:id="1368" w:author="Maximilian Schmitz" w:date="2015-06-19T09:39:00Z">
            <w:tblPrEx>
              <w:tblW w:w="0" w:type="auto"/>
            </w:tblPrEx>
          </w:tblPrExChange>
        </w:tblPrEx>
        <w:trPr>
          <w:ins w:id="1369" w:author="Maximilian Schmitz" w:date="2015-06-19T09:25:00Z"/>
          <w:trPrChange w:id="137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71" w:author="Maximilian Schmitz" w:date="2015-06-19T09:39:00Z">
              <w:tcPr>
                <w:tcW w:w="2079" w:type="dxa"/>
              </w:tcPr>
            </w:tcPrChange>
          </w:tcPr>
          <w:p w14:paraId="6A0433BA" w14:textId="77777777" w:rsidR="004C3433" w:rsidRDefault="004C3433" w:rsidP="004C3433">
            <w:pPr>
              <w:rPr>
                <w:ins w:id="1372" w:author="Maximilian Schmitz" w:date="2015-06-19T09:25:00Z"/>
                <w:b w:val="0"/>
              </w:rPr>
            </w:pPr>
            <w:proofErr w:type="spellStart"/>
            <w:ins w:id="1373" w:author="Maximilian Schmitz" w:date="2015-06-19T09:25:00Z">
              <w:r>
                <w:rPr>
                  <w:b w:val="0"/>
                </w:rPr>
                <w:t>GetBallLocation</w:t>
              </w:r>
              <w:proofErr w:type="spellEnd"/>
            </w:ins>
          </w:p>
        </w:tc>
        <w:tc>
          <w:tcPr>
            <w:tcW w:w="1431" w:type="dxa"/>
            <w:tcPrChange w:id="1374"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75" w:author="Maximilian Schmitz" w:date="2015-06-19T09:25:00Z"/>
              </w:rPr>
              <w:pPrChange w:id="137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77" w:author="Maximilian Schmitz" w:date="2015-06-19T09:32:00Z">
              <w:r>
                <w:t>-</w:t>
              </w:r>
            </w:ins>
          </w:p>
        </w:tc>
        <w:tc>
          <w:tcPr>
            <w:tcW w:w="1536" w:type="dxa"/>
            <w:tcPrChange w:id="1378"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79" w:author="Maximilian Schmitz" w:date="2015-06-19T09:25:00Z"/>
              </w:rPr>
              <w:pPrChange w:id="138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81"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382"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83" w:author="Maximilian Schmitz" w:date="2015-06-19T09:25:00Z"/>
              </w:rPr>
            </w:pPr>
            <w:ins w:id="1384" w:author="Maximilian Schmitz" w:date="2015-06-19T09:25:00Z">
              <w:r>
                <w:t>Gibt die aktuelle Ballposition zurück, wenn sichtbar</w:t>
              </w:r>
            </w:ins>
          </w:p>
        </w:tc>
      </w:tr>
      <w:tr w:rsidR="004C3433" w14:paraId="23F69839" w14:textId="77777777" w:rsidTr="00B16FE4">
        <w:tblPrEx>
          <w:tblPrExChange w:id="1385" w:author="Maximilian Schmitz" w:date="2015-06-19T09:39:00Z">
            <w:tblPrEx>
              <w:tblW w:w="0" w:type="auto"/>
            </w:tblPrEx>
          </w:tblPrExChange>
        </w:tblPrEx>
        <w:trPr>
          <w:ins w:id="1386" w:author="Maximilian Schmitz" w:date="2015-06-19T09:25:00Z"/>
          <w:trPrChange w:id="138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88" w:author="Maximilian Schmitz" w:date="2015-06-19T09:39:00Z">
              <w:tcPr>
                <w:tcW w:w="2079" w:type="dxa"/>
              </w:tcPr>
            </w:tcPrChange>
          </w:tcPr>
          <w:p w14:paraId="26F9975F" w14:textId="77777777" w:rsidR="004C3433" w:rsidRDefault="004C3433" w:rsidP="004C3433">
            <w:pPr>
              <w:rPr>
                <w:ins w:id="1389" w:author="Maximilian Schmitz" w:date="2015-06-19T09:25:00Z"/>
                <w:b w:val="0"/>
              </w:rPr>
            </w:pPr>
            <w:proofErr w:type="spellStart"/>
            <w:ins w:id="1390" w:author="Maximilian Schmitz" w:date="2015-06-19T09:25:00Z">
              <w:r>
                <w:rPr>
                  <w:b w:val="0"/>
                </w:rPr>
                <w:t>GetVisiblePlayers</w:t>
              </w:r>
              <w:proofErr w:type="spellEnd"/>
            </w:ins>
          </w:p>
        </w:tc>
        <w:tc>
          <w:tcPr>
            <w:tcW w:w="1431" w:type="dxa"/>
            <w:tcPrChange w:id="1391"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92" w:author="Maximilian Schmitz" w:date="2015-06-19T09:25:00Z"/>
              </w:rPr>
              <w:pPrChange w:id="139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94" w:author="Maximilian Schmitz" w:date="2015-06-19T09:35:00Z">
              <w:r>
                <w:t>-</w:t>
              </w:r>
            </w:ins>
          </w:p>
        </w:tc>
        <w:tc>
          <w:tcPr>
            <w:tcW w:w="1536" w:type="dxa"/>
            <w:tcPrChange w:id="1395"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396" w:author="Maximilian Schmitz" w:date="2015-06-19T09:25:00Z"/>
                <w:lang w:val="en-GB"/>
                <w:rPrChange w:id="1397" w:author="Maximilian Schmitz" w:date="2015-06-19T09:35:00Z">
                  <w:rPr>
                    <w:ins w:id="1398" w:author="Maximilian Schmitz" w:date="2015-06-19T09:25:00Z"/>
                  </w:rPr>
                </w:rPrChange>
              </w:rPr>
              <w:pPrChange w:id="139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00" w:author="Maximilian Schmitz" w:date="2015-06-19T09:33:00Z">
              <w:r w:rsidRPr="00E81113">
                <w:rPr>
                  <w:lang w:val="en-GB"/>
                  <w:rPrChange w:id="1401" w:author="Maximilian Schmitz" w:date="2015-06-19T09:35:00Z">
                    <w:rPr/>
                  </w:rPrChange>
                </w:rPr>
                <w:t>Array[</w:t>
              </w:r>
              <w:proofErr w:type="spellStart"/>
              <w:r w:rsidRPr="00E81113">
                <w:rPr>
                  <w:lang w:val="en-GB"/>
                  <w:rPrChange w:id="1402" w:author="Maximilian Schmitz" w:date="2015-06-19T09:35:00Z">
                    <w:rPr/>
                  </w:rPrChange>
                </w:rPr>
                <w:t>Int</w:t>
              </w:r>
              <w:proofErr w:type="spellEnd"/>
              <w:r w:rsidRPr="00E81113">
                <w:rPr>
                  <w:lang w:val="en-GB"/>
                  <w:rPrChange w:id="1403" w:author="Maximilian Schmitz" w:date="2015-06-19T09:35:00Z">
                    <w:rPr/>
                  </w:rPrChange>
                </w:rPr>
                <w:t xml:space="preserve"> Team-Id; </w:t>
              </w:r>
              <w:proofErr w:type="spellStart"/>
              <w:r w:rsidRPr="00E81113">
                <w:rPr>
                  <w:lang w:val="en-GB"/>
                  <w:rPrChange w:id="1404" w:author="Maximilian Schmitz" w:date="2015-06-19T09:35:00Z">
                    <w:rPr/>
                  </w:rPrChange>
                </w:rPr>
                <w:t>Int</w:t>
              </w:r>
              <w:proofErr w:type="spellEnd"/>
              <w:r w:rsidRPr="00E81113">
                <w:rPr>
                  <w:lang w:val="en-GB"/>
                  <w:rPrChange w:id="1405" w:author="Maximilian Schmitz" w:date="2015-06-19T09:35:00Z">
                    <w:rPr/>
                  </w:rPrChange>
                </w:rPr>
                <w:t xml:space="preserve"> Player-Id; Double </w:t>
              </w:r>
              <w:proofErr w:type="spellStart"/>
              <w:r w:rsidRPr="00E81113">
                <w:rPr>
                  <w:lang w:val="en-GB"/>
                  <w:rPrChange w:id="1406" w:author="Maximilian Schmitz" w:date="2015-06-19T09:35:00Z">
                    <w:rPr/>
                  </w:rPrChange>
                </w:rPr>
                <w:t>PosX</w:t>
              </w:r>
              <w:proofErr w:type="spellEnd"/>
              <w:r w:rsidRPr="00E81113">
                <w:rPr>
                  <w:lang w:val="en-GB"/>
                  <w:rPrChange w:id="1407" w:author="Maximilian Schmitz" w:date="2015-06-19T09:35:00Z">
                    <w:rPr/>
                  </w:rPrChange>
                </w:rPr>
                <w:t xml:space="preserve">; Double </w:t>
              </w:r>
              <w:proofErr w:type="spellStart"/>
              <w:r w:rsidRPr="00E81113">
                <w:rPr>
                  <w:lang w:val="en-GB"/>
                  <w:rPrChange w:id="1408" w:author="Maximilian Schmitz" w:date="2015-06-19T09:35:00Z">
                    <w:rPr/>
                  </w:rPrChange>
                </w:rPr>
                <w:t>PosY</w:t>
              </w:r>
              <w:proofErr w:type="spellEnd"/>
              <w:r w:rsidRPr="00E81113">
                <w:rPr>
                  <w:lang w:val="en-GB"/>
                  <w:rPrChange w:id="1409" w:author="Maximilian Schmitz" w:date="2015-06-19T09:35:00Z">
                    <w:rPr/>
                  </w:rPrChange>
                </w:rPr>
                <w:t>]</w:t>
              </w:r>
            </w:ins>
          </w:p>
        </w:tc>
        <w:tc>
          <w:tcPr>
            <w:tcW w:w="4242" w:type="dxa"/>
            <w:tcPrChange w:id="1410"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11" w:author="Maximilian Schmitz" w:date="2015-06-19T09:25:00Z"/>
              </w:rPr>
            </w:pPr>
            <w:ins w:id="1412" w:author="Maximilian Schmitz" w:date="2015-06-19T09:25:00Z">
              <w:r>
                <w:t>Gibt Positionen der sichtbaren Spieler</w:t>
              </w:r>
            </w:ins>
            <w:ins w:id="1413" w:author="Maximilian Schmitz" w:date="2015-06-19T09:26:00Z">
              <w:r>
                <w:t xml:space="preserve"> zurück</w:t>
              </w:r>
            </w:ins>
          </w:p>
        </w:tc>
      </w:tr>
      <w:tr w:rsidR="004C3433" w14:paraId="6AF4B94A" w14:textId="77777777" w:rsidTr="00B16FE4">
        <w:tblPrEx>
          <w:tblPrExChange w:id="1414" w:author="Maximilian Schmitz" w:date="2015-06-19T09:39:00Z">
            <w:tblPrEx>
              <w:tblW w:w="0" w:type="auto"/>
            </w:tblPrEx>
          </w:tblPrExChange>
        </w:tblPrEx>
        <w:trPr>
          <w:ins w:id="1415" w:author="Maximilian Schmitz" w:date="2015-06-19T09:25:00Z"/>
          <w:trPrChange w:id="141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17" w:author="Maximilian Schmitz" w:date="2015-06-19T09:39:00Z">
              <w:tcPr>
                <w:tcW w:w="2079" w:type="dxa"/>
              </w:tcPr>
            </w:tcPrChange>
          </w:tcPr>
          <w:p w14:paraId="463A8C5D" w14:textId="77777777" w:rsidR="004C3433" w:rsidRDefault="004C3433" w:rsidP="004C3433">
            <w:pPr>
              <w:rPr>
                <w:ins w:id="1418" w:author="Maximilian Schmitz" w:date="2015-06-19T09:25:00Z"/>
                <w:b w:val="0"/>
              </w:rPr>
            </w:pPr>
            <w:ins w:id="1419" w:author="Maximilian Schmitz" w:date="2015-06-19T09:25:00Z">
              <w:r>
                <w:rPr>
                  <w:b w:val="0"/>
                </w:rPr>
                <w:t>GetGoal1Position</w:t>
              </w:r>
            </w:ins>
          </w:p>
        </w:tc>
        <w:tc>
          <w:tcPr>
            <w:tcW w:w="1431" w:type="dxa"/>
            <w:tcPrChange w:id="1420"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21" w:author="Maximilian Schmitz" w:date="2015-06-19T09:25:00Z"/>
              </w:rPr>
              <w:pPrChange w:id="142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23" w:author="Maximilian Schmitz" w:date="2015-06-19T09:31:00Z">
              <w:r>
                <w:t>-</w:t>
              </w:r>
            </w:ins>
          </w:p>
        </w:tc>
        <w:tc>
          <w:tcPr>
            <w:tcW w:w="1536" w:type="dxa"/>
            <w:tcPrChange w:id="1424"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25" w:author="Maximilian Schmitz" w:date="2015-06-19T09:25:00Z"/>
              </w:rPr>
              <w:pPrChange w:id="1426"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427" w:author="Maximilian Schmitz" w:date="2015-06-19T09:31:00Z">
              <w:r>
                <w:t xml:space="preserve">Double: </w:t>
              </w:r>
              <w:proofErr w:type="spellStart"/>
              <w:r>
                <w:t>PosX</w:t>
              </w:r>
              <w:proofErr w:type="spellEnd"/>
              <w:r>
                <w:t xml:space="preserve">, </w:t>
              </w:r>
            </w:ins>
            <w:proofErr w:type="spellStart"/>
            <w:ins w:id="1428" w:author="Maximilian Schmitz" w:date="2015-06-19T09:36:00Z">
              <w:r w:rsidR="00E81113">
                <w:lastRenderedPageBreak/>
                <w:t>P</w:t>
              </w:r>
            </w:ins>
            <w:ins w:id="1429" w:author="Maximilian Schmitz" w:date="2015-06-19T09:31:00Z">
              <w:r>
                <w:t>osY</w:t>
              </w:r>
              <w:proofErr w:type="spellEnd"/>
              <w:r>
                <w:t xml:space="preserve">, </w:t>
              </w:r>
              <w:proofErr w:type="spellStart"/>
              <w:r>
                <w:t>PosZ</w:t>
              </w:r>
            </w:ins>
            <w:proofErr w:type="spellEnd"/>
          </w:p>
        </w:tc>
        <w:tc>
          <w:tcPr>
            <w:tcW w:w="4242" w:type="dxa"/>
            <w:tcPrChange w:id="1430"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31" w:author="Maximilian Schmitz" w:date="2015-06-19T09:25:00Z"/>
              </w:rPr>
            </w:pPr>
            <w:ins w:id="1432" w:author="Maximilian Schmitz" w:date="2015-06-19T09:26:00Z">
              <w:r>
                <w:lastRenderedPageBreak/>
                <w:t>Gibt die Position des 1. Tors zurück</w:t>
              </w:r>
            </w:ins>
          </w:p>
        </w:tc>
      </w:tr>
      <w:tr w:rsidR="004C3433" w14:paraId="59D7FEC0" w14:textId="77777777" w:rsidTr="00B16FE4">
        <w:tblPrEx>
          <w:tblPrExChange w:id="1433" w:author="Maximilian Schmitz" w:date="2015-06-19T09:39:00Z">
            <w:tblPrEx>
              <w:tblW w:w="0" w:type="auto"/>
            </w:tblPrEx>
          </w:tblPrExChange>
        </w:tblPrEx>
        <w:trPr>
          <w:ins w:id="1434" w:author="Maximilian Schmitz" w:date="2015-06-19T09:25:00Z"/>
          <w:trPrChange w:id="143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36" w:author="Maximilian Schmitz" w:date="2015-06-19T09:39:00Z">
              <w:tcPr>
                <w:tcW w:w="2079" w:type="dxa"/>
              </w:tcPr>
            </w:tcPrChange>
          </w:tcPr>
          <w:p w14:paraId="49753ED3" w14:textId="77777777" w:rsidR="004C3433" w:rsidRDefault="004C3433" w:rsidP="004C3433">
            <w:pPr>
              <w:rPr>
                <w:ins w:id="1437" w:author="Maximilian Schmitz" w:date="2015-06-19T09:25:00Z"/>
                <w:b w:val="0"/>
              </w:rPr>
            </w:pPr>
            <w:ins w:id="1438" w:author="Maximilian Schmitz" w:date="2015-06-19T09:25:00Z">
              <w:r>
                <w:rPr>
                  <w:b w:val="0"/>
                </w:rPr>
                <w:lastRenderedPageBreak/>
                <w:t>GetGoal2Position</w:t>
              </w:r>
            </w:ins>
          </w:p>
        </w:tc>
        <w:tc>
          <w:tcPr>
            <w:tcW w:w="1431" w:type="dxa"/>
            <w:tcPrChange w:id="1439"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40" w:author="Maximilian Schmitz" w:date="2015-06-19T09:25:00Z"/>
              </w:rPr>
              <w:pPrChange w:id="144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42" w:author="Maximilian Schmitz" w:date="2015-06-19T09:32:00Z">
              <w:r>
                <w:t>-</w:t>
              </w:r>
            </w:ins>
          </w:p>
        </w:tc>
        <w:tc>
          <w:tcPr>
            <w:tcW w:w="1536" w:type="dxa"/>
            <w:tcPrChange w:id="1443"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44" w:author="Maximilian Schmitz" w:date="2015-06-19T09:25:00Z"/>
              </w:rPr>
              <w:pPrChange w:id="144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46"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447"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48" w:author="Maximilian Schmitz" w:date="2015-06-19T09:25:00Z"/>
              </w:rPr>
            </w:pPr>
            <w:ins w:id="1449" w:author="Maximilian Schmitz" w:date="2015-06-19T09:26:00Z">
              <w:r>
                <w:t>Gibt die Position des 2. Tors zurück</w:t>
              </w:r>
            </w:ins>
          </w:p>
        </w:tc>
      </w:tr>
    </w:tbl>
    <w:p w14:paraId="4E54F9AB" w14:textId="77777777" w:rsidR="00334724" w:rsidRDefault="00F73840">
      <w:pPr>
        <w:pStyle w:val="Beschriftung"/>
        <w:rPr>
          <w:ins w:id="1450" w:author="Maximilian Schmitz" w:date="2015-06-19T09:40:00Z"/>
        </w:rPr>
        <w:pPrChange w:id="1451" w:author="Maximilian Schmitz" w:date="2015-06-19T09:18:00Z">
          <w:pPr>
            <w:pStyle w:val="berschrift3"/>
          </w:pPr>
        </w:pPrChange>
      </w:pPr>
      <w:bookmarkStart w:id="1452" w:name="_Ref422468984"/>
      <w:bookmarkStart w:id="1453" w:name="_Toc422468981"/>
      <w:ins w:id="1454" w:author="Maximilian Schmitz" w:date="2015-06-19T09:18:00Z">
        <w:r>
          <w:t xml:space="preserve">Tabelle </w:t>
        </w:r>
        <w:r>
          <w:fldChar w:fldCharType="begin"/>
        </w:r>
        <w:r>
          <w:instrText xml:space="preserve"> SEQ Tabelle \* ARABIC </w:instrText>
        </w:r>
      </w:ins>
      <w:r>
        <w:fldChar w:fldCharType="separate"/>
      </w:r>
      <w:ins w:id="1455" w:author="Maximilian Schmitz" w:date="2015-06-19T09:20:00Z">
        <w:r w:rsidR="00867956">
          <w:rPr>
            <w:noProof/>
          </w:rPr>
          <w:t>1</w:t>
        </w:r>
      </w:ins>
      <w:ins w:id="1456" w:author="Maximilian Schmitz" w:date="2015-06-19T09:18:00Z">
        <w:r>
          <w:fldChar w:fldCharType="end"/>
        </w:r>
        <w:bookmarkEnd w:id="1452"/>
        <w:r>
          <w:t xml:space="preserve">: </w:t>
        </w:r>
        <w:r w:rsidRPr="000358A4">
          <w:t>Funktionen im LUA-Skript</w:t>
        </w:r>
      </w:ins>
      <w:bookmarkEnd w:id="1453"/>
    </w:p>
    <w:p w14:paraId="2CFB00DF" w14:textId="77777777" w:rsidR="00B16FE4" w:rsidRDefault="00B16FE4">
      <w:pPr>
        <w:rPr>
          <w:ins w:id="1457" w:author="Maximilian Schmitz" w:date="2015-06-19T09:41:00Z"/>
        </w:rPr>
        <w:pPrChange w:id="1458" w:author="Maximilian Schmitz" w:date="2015-06-19T09:40:00Z">
          <w:pPr>
            <w:pStyle w:val="berschrift3"/>
          </w:pPr>
        </w:pPrChange>
      </w:pPr>
    </w:p>
    <w:p w14:paraId="345D2622" w14:textId="77777777" w:rsidR="00B16FE4" w:rsidRDefault="00B16FE4">
      <w:pPr>
        <w:rPr>
          <w:ins w:id="1459" w:author="Maximilian Schmitz" w:date="2015-06-19T09:43:00Z"/>
        </w:rPr>
        <w:pPrChange w:id="1460" w:author="Maximilian Schmitz" w:date="2015-06-19T09:40:00Z">
          <w:pPr>
            <w:pStyle w:val="berschrift3"/>
          </w:pPr>
        </w:pPrChange>
      </w:pPr>
      <w:ins w:id="1461" w:author="Maximilian Schmitz" w:date="2015-06-19T09:41:00Z">
        <w:r>
          <w:t xml:space="preserve">Alle Funktionen, die über das LUA-Skript aufgerufen werden, rufen Funktionen des implementierten Spielers auf. </w:t>
        </w:r>
      </w:ins>
      <w:ins w:id="1462" w:author="Maximilian Schmitz" w:date="2015-06-19T09:42:00Z">
        <w:r>
          <w:t xml:space="preserve">Im </w:t>
        </w:r>
      </w:ins>
      <w:ins w:id="1463" w:author="Maximilian Schmitz" w:date="2015-06-19T09:43:00Z">
        <w:r w:rsidR="00417BF0">
          <w:t>Weiteren</w:t>
        </w:r>
      </w:ins>
      <w:ins w:id="1464"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465" w:author="Maximilian Schmitz" w:date="2015-06-19T09:40:00Z"/>
        </w:rPr>
        <w:pPrChange w:id="1466" w:author="Maximilian Schmitz" w:date="2015-06-19T09:40:00Z">
          <w:pPr>
            <w:pStyle w:val="berschrift3"/>
          </w:pPr>
        </w:pPrChange>
      </w:pPr>
    </w:p>
    <w:p w14:paraId="52C4F6DD" w14:textId="77777777" w:rsidR="00B16FE4" w:rsidRDefault="00B16FE4">
      <w:pPr>
        <w:rPr>
          <w:ins w:id="1467" w:author="Maximilian Schmitz" w:date="2015-06-19T09:40:00Z"/>
        </w:rPr>
        <w:pPrChange w:id="1468" w:author="Maximilian Schmitz" w:date="2015-06-19T09:40:00Z">
          <w:pPr>
            <w:pStyle w:val="berschrift3"/>
          </w:pPr>
        </w:pPrChange>
      </w:pPr>
      <w:ins w:id="1469"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1470" w:author="Maximilian Schmitz" w:date="2015-06-19T09:43:00Z"/>
        </w:rPr>
        <w:pPrChange w:id="1471" w:author="Maximilian Schmitz" w:date="2015-06-19T09:40:00Z">
          <w:pPr>
            <w:pStyle w:val="berschrift3"/>
          </w:pPr>
        </w:pPrChange>
      </w:pPr>
      <w:ins w:id="1472" w:author="Maximilian Schmitz" w:date="2015-06-19T09:41:00Z">
        <w:r>
          <w:t>Die Funktion</w:t>
        </w:r>
      </w:ins>
      <w:ins w:id="1473"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1474" w:author="Maximilian Schmitz" w:date="2015-06-19T09:50:00Z"/>
        </w:rPr>
        <w:pPrChange w:id="1475" w:author="Maximilian Schmitz" w:date="2015-06-19T09:40:00Z">
          <w:pPr>
            <w:pStyle w:val="berschrift3"/>
          </w:pPr>
        </w:pPrChange>
      </w:pPr>
      <w:ins w:id="1476" w:author="Maximilian Schmitz" w:date="2015-06-19T09:44:00Z">
        <w:r>
          <w:t>Mit „</w:t>
        </w:r>
        <w:proofErr w:type="spellStart"/>
        <w:r>
          <w:t>Rotate</w:t>
        </w:r>
        <w:proofErr w:type="spellEnd"/>
        <w:r>
          <w:t xml:space="preserve">“ wird der Spieler in eine angegebene Richtung gedreht. </w:t>
        </w:r>
      </w:ins>
      <w:ins w:id="1477" w:author="Maximilian Schmitz" w:date="2015-06-19T09:45:00Z">
        <w:r w:rsidR="006D2F66">
          <w:t xml:space="preserve">Der Drehwinkel muss als absoluter Winkel angegeben werden. Eine Drehung relativ zur letzten Rotation ist nicht möglich. </w:t>
        </w:r>
      </w:ins>
      <w:ins w:id="1478"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479" w:author="Maximilian Schmitz" w:date="2015-06-19T09:57:00Z"/>
        </w:rPr>
        <w:pPrChange w:id="1480" w:author="Maximilian Schmitz" w:date="2015-06-19T09:40:00Z">
          <w:pPr>
            <w:pStyle w:val="berschrift3"/>
          </w:pPr>
        </w:pPrChange>
      </w:pPr>
      <w:ins w:id="1481" w:author="Maximilian Schmitz" w:date="2015-06-19T09:50:00Z">
        <w:r>
          <w:t xml:space="preserve">Die Funktion „Kick“ lässt den Spieler den Ball in eine angegebene Richtung mit </w:t>
        </w:r>
      </w:ins>
      <w:ins w:id="1482" w:author="Maximilian Schmitz" w:date="2015-06-19T09:51:00Z">
        <w:r>
          <w:t>angegebener</w:t>
        </w:r>
      </w:ins>
      <w:ins w:id="1483" w:author="Maximilian Schmitz" w:date="2015-06-19T09:50:00Z">
        <w:r>
          <w:t xml:space="preserve"> Kraft kicken. </w:t>
        </w:r>
      </w:ins>
      <w:ins w:id="1484" w:author="Maximilian Schmitz" w:date="2015-06-19T09:51:00Z">
        <w:r>
          <w:t xml:space="preserve">Die Kraft wird im Bereich von 0 bis 100 Prozent angegeben. </w:t>
        </w:r>
      </w:ins>
      <w:ins w:id="1485" w:author="Maximilian Schmitz" w:date="2015-06-19T09:55:00Z">
        <w:r>
          <w:t xml:space="preserve">Der Richtungsvektor ist in den definierten Achsenrichtungen des globalen Koordinatensystems anzugeben. </w:t>
        </w:r>
      </w:ins>
      <w:ins w:id="1486" w:author="Maximilian Schmitz" w:date="2015-06-19T09:56:00Z">
        <w:r>
          <w:t xml:space="preserve">Die Funktion kann nur aufgerufen werden, wenn der Spieler </w:t>
        </w:r>
      </w:ins>
      <w:ins w:id="1487" w:author="Maximilian Schmitz" w:date="2015-06-19T09:57:00Z">
        <w:r>
          <w:t>in Ballbesitz ist.</w:t>
        </w:r>
      </w:ins>
    </w:p>
    <w:p w14:paraId="72327268" w14:textId="77777777" w:rsidR="00FB75CB" w:rsidRDefault="00FB75CB">
      <w:pPr>
        <w:rPr>
          <w:ins w:id="1488" w:author="Maximilian Schmitz" w:date="2015-06-19T09:57:00Z"/>
        </w:rPr>
        <w:pPrChange w:id="1489" w:author="Maximilian Schmitz" w:date="2015-06-19T09:40:00Z">
          <w:pPr>
            <w:pStyle w:val="berschrift3"/>
          </w:pPr>
        </w:pPrChange>
      </w:pPr>
      <w:ins w:id="1490"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1491" w:author="Maximilian Schmitz" w:date="2015-06-19T10:01:00Z"/>
        </w:rPr>
        <w:pPrChange w:id="1492" w:author="Maximilian Schmitz" w:date="2015-06-19T09:40:00Z">
          <w:pPr>
            <w:pStyle w:val="berschrift3"/>
          </w:pPr>
        </w:pPrChange>
      </w:pPr>
      <w:ins w:id="1493" w:author="Maximilian Schmitz" w:date="2015-06-19T09:58:00Z">
        <w:r>
          <w:t>Die Funktion „</w:t>
        </w:r>
        <w:proofErr w:type="spellStart"/>
        <w:r>
          <w:t>Speak</w:t>
        </w:r>
        <w:proofErr w:type="spellEnd"/>
        <w:r>
          <w:t xml:space="preserve">“ lässt den Spieler </w:t>
        </w:r>
      </w:ins>
      <w:ins w:id="1494"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495" w:author="Maximilian Schmitz" w:date="2015-06-19T10:02:00Z"/>
        </w:rPr>
        <w:pPrChange w:id="1496" w:author="Maximilian Schmitz" w:date="2015-06-19T09:40:00Z">
          <w:pPr>
            <w:pStyle w:val="berschrift3"/>
          </w:pPr>
        </w:pPrChange>
      </w:pPr>
      <w:ins w:id="1497"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1498" w:author="Maximilian Schmitz" w:date="2015-06-19T10:03:00Z"/>
        </w:rPr>
        <w:pPrChange w:id="1499" w:author="Maximilian Schmitz" w:date="2015-06-19T09:40:00Z">
          <w:pPr>
            <w:pStyle w:val="berschrift3"/>
          </w:pPr>
        </w:pPrChange>
      </w:pPr>
      <w:ins w:id="1500" w:author="Maximilian Schmitz" w:date="2015-06-19T10:03:00Z">
        <w:r>
          <w:lastRenderedPageBreak/>
          <w:t>Über die Funktion „</w:t>
        </w:r>
        <w:proofErr w:type="spellStart"/>
        <w:r w:rsidRPr="00C76A6C">
          <w:t>TimePlayed</w:t>
        </w:r>
        <w:proofErr w:type="spellEnd"/>
        <w:r>
          <w:t>“ wird die aktuelle Spielzeit in Prozent abgefragt.</w:t>
        </w:r>
      </w:ins>
    </w:p>
    <w:p w14:paraId="07C9008D" w14:textId="77777777" w:rsidR="00C76A6C" w:rsidRDefault="00C76A6C">
      <w:pPr>
        <w:rPr>
          <w:ins w:id="1501" w:author="Maximilian Schmitz" w:date="2015-06-19T10:04:00Z"/>
        </w:rPr>
        <w:pPrChange w:id="1502" w:author="Maximilian Schmitz" w:date="2015-06-19T09:40:00Z">
          <w:pPr>
            <w:pStyle w:val="berschrift3"/>
          </w:pPr>
        </w:pPrChange>
      </w:pPr>
      <w:ins w:id="1503"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1504" w:author="Maximilian Schmitz" w:date="2015-06-19T10:05:00Z"/>
        </w:rPr>
        <w:pPrChange w:id="1505" w:author="Maximilian Schmitz" w:date="2015-06-19T09:40:00Z">
          <w:pPr>
            <w:pStyle w:val="berschrift3"/>
          </w:pPr>
        </w:pPrChange>
      </w:pPr>
      <w:ins w:id="1506"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1507" w:author="Maximilian Schmitz" w:date="2015-06-19T10:06:00Z"/>
        </w:rPr>
        <w:pPrChange w:id="1508" w:author="Maximilian Schmitz" w:date="2015-06-19T09:40:00Z">
          <w:pPr>
            <w:pStyle w:val="berschrift3"/>
          </w:pPr>
        </w:pPrChange>
      </w:pPr>
      <w:ins w:id="1509"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1510" w:author="Maximilian Schmitz" w:date="2015-06-19T10:06:00Z"/>
        </w:rPr>
        <w:pPrChange w:id="1511" w:author="Maximilian Schmitz" w:date="2015-06-19T09:40:00Z">
          <w:pPr>
            <w:pStyle w:val="berschrift3"/>
          </w:pPr>
        </w:pPrChange>
      </w:pPr>
      <w:ins w:id="1512"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1513" w:author="Maximilian Schmitz" w:date="2015-06-19T10:09:00Z"/>
        </w:rPr>
        <w:pPrChange w:id="1514" w:author="Maximilian Schmitz" w:date="2015-06-19T09:40:00Z">
          <w:pPr>
            <w:pStyle w:val="berschrift3"/>
          </w:pPr>
        </w:pPrChange>
      </w:pPr>
      <w:ins w:id="1515" w:author="Maximilian Schmitz" w:date="2015-06-19T10:07:00Z">
        <w:r>
          <w:t>Mit der Funktion „</w:t>
        </w:r>
        <w:proofErr w:type="spellStart"/>
        <w:r>
          <w:t>GetOwnLocation</w:t>
        </w:r>
        <w:proofErr w:type="spellEnd"/>
        <w:r>
          <w:t xml:space="preserve">“ wird die aktuelle Position des Spielers abgefragt. </w:t>
        </w:r>
      </w:ins>
      <w:ins w:id="1516" w:author="Maximilian Schmitz" w:date="2015-06-19T10:08:00Z">
        <w:r w:rsidR="0072334D">
          <w:t>Die Rückgabeparameter sind die Spielerposition in X-, Y- und Z-Richtung des globalen Koordinatensystems.</w:t>
        </w:r>
      </w:ins>
    </w:p>
    <w:p w14:paraId="60DF4380" w14:textId="77777777" w:rsidR="00D56143" w:rsidRDefault="00D56143">
      <w:pPr>
        <w:rPr>
          <w:ins w:id="1517" w:author="Maximilian Schmitz" w:date="2015-06-19T10:10:00Z"/>
        </w:rPr>
        <w:pPrChange w:id="1518" w:author="Maximilian Schmitz" w:date="2015-06-19T09:40:00Z">
          <w:pPr>
            <w:pStyle w:val="berschrift3"/>
          </w:pPr>
        </w:pPrChange>
      </w:pPr>
      <w:ins w:id="1519"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1520" w:author="Maximilian Schmitz" w:date="2015-06-19T10:12:00Z"/>
        </w:rPr>
        <w:pPrChange w:id="1521" w:author="Maximilian Schmitz" w:date="2015-06-19T09:40:00Z">
          <w:pPr>
            <w:pStyle w:val="berschrift3"/>
          </w:pPr>
        </w:pPrChange>
      </w:pPr>
      <w:ins w:id="1522" w:author="Maximilian Schmitz" w:date="2015-06-19T10:11:00Z">
        <w:r>
          <w:t>Die Funktion „</w:t>
        </w:r>
        <w:proofErr w:type="spellStart"/>
        <w:r>
          <w:t>GetVisiblePlayers</w:t>
        </w:r>
        <w:proofErr w:type="spellEnd"/>
        <w:r>
          <w:t xml:space="preserve">“ liefert ein Array der vom Spieler sichtbaren Mitspieler zurück. </w:t>
        </w:r>
      </w:ins>
      <w:ins w:id="1523" w:author="Maximilian Schmitz" w:date="2015-06-19T10:12:00Z">
        <w:r>
          <w:t>Für jeden gesehenen Spieler gibt es eine Zeile in diesem Array. 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1524" w:author="Maximilian Schmitz" w:date="2015-06-19T09:46:00Z"/>
        </w:rPr>
        <w:pPrChange w:id="1525" w:author="Maximilian Schmitz" w:date="2015-06-19T09:40:00Z">
          <w:pPr>
            <w:pStyle w:val="berschrift3"/>
          </w:pPr>
        </w:pPrChange>
      </w:pPr>
      <w:ins w:id="1526" w:author="Maximilian Schmitz" w:date="2015-06-19T10:13:00Z">
        <w:r>
          <w:t>Die Funktionen „GetGoal1Position“ und „GetGoal2Position“ geben die Positionen der beiden Tore auf dem S</w:t>
        </w:r>
      </w:ins>
      <w:ins w:id="1527" w:author="Maximilian Schmitz" w:date="2015-06-19T10:14:00Z">
        <w:r>
          <w:t>pielfeld zurück.</w:t>
        </w:r>
      </w:ins>
    </w:p>
    <w:p w14:paraId="6CFA7F2D" w14:textId="77777777" w:rsidR="006D2F66" w:rsidRDefault="006D2F66">
      <w:pPr>
        <w:rPr>
          <w:ins w:id="1528" w:author="Maximilian Schmitz" w:date="2015-06-19T09:46:00Z"/>
        </w:rPr>
        <w:pPrChange w:id="1529" w:author="Maximilian Schmitz" w:date="2015-06-19T09:40:00Z">
          <w:pPr>
            <w:pStyle w:val="berschrift3"/>
          </w:pPr>
        </w:pPrChange>
      </w:pPr>
    </w:p>
    <w:p w14:paraId="60EDE405" w14:textId="77777777" w:rsidR="006D2F66" w:rsidRPr="00321258" w:rsidRDefault="006D2F66">
      <w:pPr>
        <w:pPrChange w:id="1530" w:author="Maximilian Schmitz" w:date="2015-06-19T09:40:00Z">
          <w:pPr>
            <w:pStyle w:val="berschrift3"/>
          </w:pPr>
        </w:pPrChange>
      </w:pPr>
      <w:ins w:id="1531" w:author="Maximilian Schmitz" w:date="2015-06-19T09:46:00Z">
        <w:r>
          <w:t>Die aufgeführten Funktionen stehen im LUA-Skript zur Verfügung und können zur Entwicklung einer künstlichen Intelligenz verwendet werden.</w:t>
        </w:r>
      </w:ins>
      <w:ins w:id="1532"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A76D1C">
      <w:pPr>
        <w:pStyle w:val="berschrift2"/>
        <w:rPr>
          <w:ins w:id="1533" w:author="Maximilian Schmitz" w:date="2015-06-04T10:34:00Z"/>
        </w:rPr>
      </w:pPr>
      <w:bookmarkStart w:id="1534" w:name="_Toc424040292"/>
      <w:r>
        <w:t>Entwicklung der künstlichen Intelligenz</w:t>
      </w:r>
      <w:bookmarkEnd w:id="1534"/>
    </w:p>
    <w:p w14:paraId="0316220D" w14:textId="77777777" w:rsidR="00E12CD0" w:rsidRDefault="00C210CA">
      <w:pPr>
        <w:rPr>
          <w:ins w:id="1535" w:author="Maximilian Schmitz" w:date="2015-06-04T10:59:00Z"/>
        </w:rPr>
        <w:pPrChange w:id="1536" w:author="Maximilian Schmitz" w:date="2015-06-04T10:34:00Z">
          <w:pPr>
            <w:pStyle w:val="berschrift2"/>
          </w:pPr>
        </w:pPrChange>
      </w:pPr>
      <w:ins w:id="1537"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538" w:author="Maximilian Schmitz" w:date="2015-06-04T10:53:00Z">
        <w:r w:rsidR="003A2403">
          <w:t xml:space="preserve"> und menschlichem Verhalten </w:t>
        </w:r>
      </w:ins>
      <w:ins w:id="1539" w:author="Maximilian Schmitz" w:date="2015-06-04T10:50:00Z">
        <w:r w:rsidR="003A2403">
          <w:t xml:space="preserve">in Computerprogrammen (vgl. </w:t>
        </w:r>
      </w:ins>
      <w:customXmlInsRangeStart w:id="1540" w:author="Maximilian Schmitz" w:date="2015-06-04T10:56:00Z"/>
      <w:sdt>
        <w:sdtPr>
          <w:id w:val="996455497"/>
          <w:citation/>
        </w:sdtPr>
        <w:sdtContent>
          <w:customXmlInsRangeEnd w:id="1540"/>
          <w:ins w:id="1541" w:author="Maximilian Schmitz" w:date="2015-06-04T10:56:00Z">
            <w:r w:rsidR="003A2403">
              <w:fldChar w:fldCharType="begin"/>
            </w:r>
          </w:ins>
          <w:ins w:id="1542" w:author="Maximilian Schmitz" w:date="2015-06-04T10:57:00Z">
            <w:r w:rsidR="003A2403">
              <w:instrText xml:space="preserve">CITATION Nor04 \p 17f. \l 1031 </w:instrText>
            </w:r>
          </w:ins>
          <w:r w:rsidR="003A2403">
            <w:fldChar w:fldCharType="separate"/>
          </w:r>
          <w:ins w:id="1543" w:author="Maximilian Schmitz" w:date="2015-06-19T09:20:00Z">
            <w:r w:rsidR="00867956">
              <w:rPr>
                <w:noProof/>
              </w:rPr>
              <w:t>[3, p. 17f.]</w:t>
            </w:r>
          </w:ins>
          <w:ins w:id="1544" w:author="Maximilian Schmitz" w:date="2015-06-04T10:56:00Z">
            <w:r w:rsidR="003A2403">
              <w:fldChar w:fldCharType="end"/>
            </w:r>
          </w:ins>
          <w:customXmlInsRangeStart w:id="1545" w:author="Maximilian Schmitz" w:date="2015-06-04T10:56:00Z"/>
        </w:sdtContent>
      </w:sdt>
      <w:customXmlInsRangeEnd w:id="1545"/>
      <w:ins w:id="1546" w:author="Maximilian Schmitz" w:date="2015-06-04T10:56:00Z">
        <w:r w:rsidR="003A2403">
          <w:t>).</w:t>
        </w:r>
      </w:ins>
    </w:p>
    <w:p w14:paraId="0324F0FE" w14:textId="77777777" w:rsidR="00FD106D" w:rsidRDefault="003A2403">
      <w:pPr>
        <w:rPr>
          <w:ins w:id="1547" w:author="Maximilian Schmitz" w:date="2015-06-04T20:57:00Z"/>
        </w:rPr>
        <w:pPrChange w:id="1548" w:author="Maximilian Schmitz" w:date="2015-06-04T10:34:00Z">
          <w:pPr>
            <w:pStyle w:val="berschrift2"/>
          </w:pPr>
        </w:pPrChange>
      </w:pPr>
      <w:ins w:id="1549" w:author="Maximilian Schmitz" w:date="2015-06-04T10:58:00Z">
        <w:r>
          <w:t>Im speziellen Fall hier geht es darum, die Intelligenz und das Verhalten eines Fußballspielers bzw. einer ganzen Fußballmannschaft nachzubilden.</w:t>
        </w:r>
      </w:ins>
      <w:ins w:id="1550" w:author="Maximilian Schmitz" w:date="2015-06-04T10:59:00Z">
        <w:r w:rsidR="00E12CD0">
          <w:t xml:space="preserve"> </w:t>
        </w:r>
      </w:ins>
      <w:ins w:id="1551" w:author="Maximilian Schmitz" w:date="2015-06-04T11:06:00Z">
        <w:r w:rsidR="004D7C7E">
          <w:t xml:space="preserve">Dabei sind </w:t>
        </w:r>
        <w:r w:rsidR="004D7C7E">
          <w:lastRenderedPageBreak/>
          <w:t xml:space="preserve">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552" w:author="Maximilian Schmitz" w:date="2015-06-04T11:09:00Z">
        <w:r w:rsidR="004D7C7E">
          <w:t>die</w:t>
        </w:r>
      </w:ins>
      <w:ins w:id="1553" w:author="Maximilian Schmitz" w:date="2015-06-04T11:06:00Z">
        <w:r w:rsidR="004D7C7E">
          <w:t xml:space="preserve"> Mannschaft ergänzen.</w:t>
        </w:r>
      </w:ins>
      <w:ins w:id="1554" w:author="Maximilian Schmitz" w:date="2015-06-04T11:09:00Z">
        <w:r w:rsidR="00457DF0">
          <w:t xml:space="preserve"> </w:t>
        </w:r>
      </w:ins>
      <w:ins w:id="1555" w:author="Maximilian Schmitz" w:date="2015-06-04T11:10:00Z">
        <w:r w:rsidR="00457DF0">
          <w:t>Da Fußball ein M</w:t>
        </w:r>
        <w:r w:rsidR="00FD106D">
          <w:t xml:space="preserve">annschaftssport ist, ist diese Zusammenarbeit der einzelnen Spieler ein zentraler Punkt für die </w:t>
        </w:r>
      </w:ins>
      <w:ins w:id="1556" w:author="Maximilian Schmitz" w:date="2015-06-04T11:11:00Z">
        <w:r w:rsidR="00FD106D">
          <w:t>E</w:t>
        </w:r>
      </w:ins>
      <w:ins w:id="1557" w:author="Maximilian Schmitz" w:date="2015-06-04T11:10:00Z">
        <w:r w:rsidR="00FD106D">
          <w:t>ntwicklung der künstlichen Intelligenz.</w:t>
        </w:r>
      </w:ins>
    </w:p>
    <w:p w14:paraId="3B3DF075" w14:textId="77777777" w:rsidR="005D4339" w:rsidRDefault="005D4339">
      <w:pPr>
        <w:rPr>
          <w:ins w:id="1558" w:author="Maximilian Schmitz" w:date="2015-06-04T20:29:00Z"/>
        </w:rPr>
        <w:pPrChange w:id="1559" w:author="Maximilian Schmitz" w:date="2015-06-04T10:34:00Z">
          <w:pPr>
            <w:pStyle w:val="berschrift2"/>
          </w:pPr>
        </w:pPrChange>
      </w:pPr>
    </w:p>
    <w:p w14:paraId="523E7B1C" w14:textId="2789C297" w:rsidR="009C4199" w:rsidDel="00480820" w:rsidRDefault="00EC44E1">
      <w:pPr>
        <w:rPr>
          <w:ins w:id="1560" w:author="Maximilian Schmitz" w:date="2015-06-04T21:04:00Z"/>
          <w:del w:id="1561" w:author="Michael K." w:date="2015-07-06T22:09:00Z"/>
        </w:rPr>
        <w:pPrChange w:id="1562" w:author="Maximilian Schmitz" w:date="2015-06-04T10:34:00Z">
          <w:pPr>
            <w:pStyle w:val="berschrift2"/>
          </w:pPr>
        </w:pPrChange>
      </w:pPr>
      <w:ins w:id="1563" w:author="Maximilian Schmitz" w:date="2015-06-04T20:30:00Z">
        <w:r>
          <w:t xml:space="preserve">Eine Simulation der Fußballmannschaft kann daher als ein verteiltes, wissensverarbeitendes System </w:t>
        </w:r>
      </w:ins>
      <w:ins w:id="1564" w:author="Maximilian Schmitz" w:date="2015-06-04T20:31:00Z">
        <w:r>
          <w:t>angesehen werden.</w:t>
        </w:r>
        <w:r w:rsidR="00052E5C">
          <w:t xml:space="preserve"> </w:t>
        </w:r>
      </w:ins>
      <w:ins w:id="1565"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566" w:author="Maximilian Schmitz" w:date="2015-06-04T20:49:00Z">
        <w:r w:rsidR="00E60B91">
          <w:t xml:space="preserve"> Zudem wird oft die Forderung gestellt, dass ein verteiltes System für den Benutzer nicht als solches erkennbar sein darf. </w:t>
        </w:r>
      </w:ins>
      <w:ins w:id="1567"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1568" w:author="Maximilian Schmitz" w:date="2015-06-04T20:51:00Z">
              <w:rPr>
                <w:b w:val="0"/>
              </w:rPr>
            </w:rPrChange>
          </w:rPr>
          <w:t>&lt;</w:t>
        </w:r>
      </w:ins>
      <w:ins w:id="1569" w:author="Maximilian Schmitz" w:date="2015-06-04T20:51:00Z">
        <w:r w:rsidR="004239A1">
          <w:rPr>
            <w:highlight w:val="yellow"/>
          </w:rPr>
          <w:t xml:space="preserve">TODO: </w:t>
        </w:r>
      </w:ins>
      <w:ins w:id="1570" w:author="Maximilian Schmitz" w:date="2015-06-04T20:50:00Z">
        <w:r w:rsidR="004239A1" w:rsidRPr="00201692">
          <w:rPr>
            <w:highlight w:val="yellow"/>
          </w:rPr>
          <w:t xml:space="preserve">Quellen </w:t>
        </w:r>
      </w:ins>
      <w:ins w:id="1571" w:author="Maximilian Schmitz" w:date="2015-06-04T20:51:00Z">
        <w:r w:rsidR="004239A1" w:rsidRPr="004239A1">
          <w:rPr>
            <w:highlight w:val="yellow"/>
          </w:rPr>
          <w:sym w:font="Wingdings" w:char="F0E0"/>
        </w:r>
      </w:ins>
      <w:ins w:id="1572" w:author="Maximilian Schmitz" w:date="2015-06-04T20:50:00Z">
        <w:r w:rsidR="004239A1" w:rsidRPr="004239A1">
          <w:rPr>
            <w:highlight w:val="yellow"/>
            <w:rPrChange w:id="1573" w:author="Maximilian Schmitz" w:date="2015-06-04T20:51:00Z">
              <w:rPr>
                <w:b w:val="0"/>
              </w:rPr>
            </w:rPrChange>
          </w:rPr>
          <w:t xml:space="preserve"> </w:t>
        </w:r>
      </w:ins>
      <w:ins w:id="1574" w:author="Maximilian Schmitz" w:date="2015-06-04T20:51:00Z">
        <w:r w:rsidR="004239A1" w:rsidRPr="004239A1">
          <w:rPr>
            <w:highlight w:val="yellow"/>
            <w:rPrChange w:id="1575" w:author="Maximilian Schmitz" w:date="2015-06-04T20:51:00Z">
              <w:rPr>
                <w:b w:val="0"/>
              </w:rPr>
            </w:rPrChange>
          </w:rPr>
          <w:t xml:space="preserve">Andrew </w:t>
        </w:r>
      </w:ins>
      <w:ins w:id="1576" w:author="Maximilian Schmitz" w:date="2015-06-04T20:50:00Z">
        <w:r w:rsidR="004239A1" w:rsidRPr="004239A1">
          <w:rPr>
            <w:highlight w:val="yellow"/>
            <w:rPrChange w:id="1577" w:author="Maximilian Schmitz" w:date="2015-06-04T20:51:00Z">
              <w:rPr>
                <w:b w:val="0"/>
              </w:rPr>
            </w:rPrChange>
          </w:rPr>
          <w:t xml:space="preserve">Tannenbaum, </w:t>
        </w:r>
      </w:ins>
      <w:ins w:id="1578" w:author="Maximilian Schmitz" w:date="2015-06-04T20:51:00Z">
        <w:r w:rsidR="004239A1" w:rsidRPr="004239A1">
          <w:rPr>
            <w:highlight w:val="yellow"/>
            <w:rPrChange w:id="1579" w:author="Maximilian Schmitz" w:date="2015-06-04T20:51:00Z">
              <w:rPr>
                <w:b w:val="0"/>
              </w:rPr>
            </w:rPrChange>
          </w:rPr>
          <w:t>Peter Löhr&gt;</w:t>
        </w:r>
      </w:ins>
      <w:ins w:id="1580" w:author="Maximilian Schmitz" w:date="2015-06-04T20:52:00Z">
        <w:r w:rsidR="004239A1">
          <w:t xml:space="preserve"> Die Umsetzung einer Fußballmannschaft in künstlicher Intelligenz erfüllt im Fall dieser Studienarbeit die allgemeine Definition. Jeder Spieler wird durch einen eigenständigen </w:t>
        </w:r>
        <w:del w:id="1581" w:author="Admin" w:date="2015-07-06T14:47:00Z">
          <w:r w:rsidR="004239A1" w:rsidDel="0041383A">
            <w:delText>Prozess</w:delText>
          </w:r>
        </w:del>
      </w:ins>
      <w:ins w:id="1582" w:author="Admin" w:date="2015-07-06T14:47:00Z">
        <w:r w:rsidR="0041383A">
          <w:t>Thread</w:t>
        </w:r>
      </w:ins>
      <w:ins w:id="1583" w:author="Maximilian Schmitz" w:date="2015-06-04T20:52:00Z">
        <w:r w:rsidR="004239A1">
          <w:t xml:space="preserve"> repräsentiert. Die Kommunikation mit der Simulationsumgebung erfolgt über entfernte Funktionsaufrufe. Eine Kommunikation der Spieler untereinander ist ebenfalls über </w:t>
        </w:r>
      </w:ins>
      <w:ins w:id="1584" w:author="Maximilian Schmitz" w:date="2015-06-04T20:55:00Z">
        <w:r w:rsidR="004239A1">
          <w:t>entfernte</w:t>
        </w:r>
      </w:ins>
      <w:ins w:id="1585" w:author="Maximilian Schmitz" w:date="2015-06-04T20:52:00Z">
        <w:r w:rsidR="004239A1">
          <w:t xml:space="preserve"> Funktionsaufrufe über die Simulationsumgebung möglich. </w:t>
        </w:r>
      </w:ins>
      <w:ins w:id="1586" w:author="Maximilian Schmitz" w:date="2015-06-04T20:55:00Z">
        <w:r w:rsidR="004239A1">
          <w:t>Es besteht also kein gemeinsamer Speicher. Dass die einzelnen Prozesse ein gemeinsames</w:t>
        </w:r>
      </w:ins>
      <w:ins w:id="1587"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588" w:author="Maximilian Schmitz" w:date="2015-06-04T20:57:00Z">
        <w:r w:rsidR="00531F63">
          <w:t xml:space="preserve">Die Forderung nach der Erkennbarkeit der einzelnen Prozesse ist schwer zu beantworten. Auf der einen Seite ist jeder Spieler klar als Individuum </w:t>
        </w:r>
      </w:ins>
      <w:ins w:id="1589" w:author="Maximilian Schmitz" w:date="2015-06-04T20:58:00Z">
        <w:r w:rsidR="00531F63">
          <w:t xml:space="preserve">mit individuellem Verhalten </w:t>
        </w:r>
      </w:ins>
      <w:ins w:id="1590" w:author="Maximilian Schmitz" w:date="2015-06-04T20:57:00Z">
        <w:r w:rsidR="00531F63">
          <w:t>zu erkennen</w:t>
        </w:r>
      </w:ins>
      <w:ins w:id="1591"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1592" w:author="Maximilian Schmitz" w:date="2015-06-04T21:01:00Z"/>
        </w:rPr>
        <w:pPrChange w:id="1593" w:author="Maximilian Schmitz" w:date="2015-06-04T10:34:00Z">
          <w:pPr>
            <w:pStyle w:val="berschrift2"/>
          </w:pPr>
        </w:pPrChange>
      </w:pPr>
    </w:p>
    <w:p w14:paraId="727F4144" w14:textId="77777777" w:rsidR="00FD106D" w:rsidRDefault="009C4199">
      <w:pPr>
        <w:rPr>
          <w:ins w:id="1594" w:author="Maximilian Schmitz" w:date="2015-06-04T11:29:00Z"/>
        </w:rPr>
        <w:pPrChange w:id="1595" w:author="Maximilian Schmitz" w:date="2015-06-04T10:34:00Z">
          <w:pPr>
            <w:pStyle w:val="berschrift2"/>
          </w:pPr>
        </w:pPrChange>
      </w:pPr>
      <w:ins w:id="1596" w:author="Maximilian Schmitz" w:date="2015-06-04T21:01:00Z">
        <w:r>
          <w:lastRenderedPageBreak/>
          <w:t xml:space="preserve">Nach der Betrachtung als </w:t>
        </w:r>
      </w:ins>
      <w:ins w:id="1597" w:author="Maximilian Schmitz" w:date="2015-06-04T21:02:00Z">
        <w:r>
          <w:t>verteiltes, wissensverarbeitendes</w:t>
        </w:r>
      </w:ins>
      <w:ins w:id="1598" w:author="Maximilian Schmitz" w:date="2015-06-04T21:01:00Z">
        <w:r>
          <w:t xml:space="preserve"> System, muss ein geeigneter Ansatz gefunden werden um dieses umzusetzen.</w:t>
        </w:r>
      </w:ins>
      <w:ins w:id="1599" w:author="Maximilian Schmitz" w:date="2015-06-04T21:02:00Z">
        <w:r>
          <w:t xml:space="preserve"> </w:t>
        </w:r>
      </w:ins>
      <w:ins w:id="1600" w:author="Maximilian Schmitz" w:date="2015-06-04T11:12:00Z">
        <w:r w:rsidR="00FD106D">
          <w:t xml:space="preserve">Im Gebiet der </w:t>
        </w:r>
      </w:ins>
      <w:ins w:id="1601" w:author="Maximilian Schmitz" w:date="2015-06-04T11:13:00Z">
        <w:r w:rsidR="00FD106D">
          <w:t xml:space="preserve">computerbasierten Wissensverarbeitung </w:t>
        </w:r>
      </w:ins>
      <w:ins w:id="1602" w:author="Maximilian Schmitz" w:date="2015-06-04T11:12:00Z">
        <w:r w:rsidR="00FD106D">
          <w:t xml:space="preserve">stehen verschiedene Ansätze </w:t>
        </w:r>
      </w:ins>
      <w:ins w:id="1603" w:author="Maximilian Schmitz" w:date="2015-06-04T11:13:00Z">
        <w:r w:rsidR="00FD106D">
          <w:t>zur Entwicklung von intelligentem Verhalten zur Verfügung.</w:t>
        </w:r>
      </w:ins>
    </w:p>
    <w:p w14:paraId="16F7BF99" w14:textId="77777777" w:rsidR="00A76AC5" w:rsidRDefault="00915CC7">
      <w:pPr>
        <w:rPr>
          <w:ins w:id="1604" w:author="Maximilian Schmitz" w:date="2015-06-04T11:38:00Z"/>
        </w:rPr>
        <w:pPrChange w:id="1605" w:author="Maximilian Schmitz" w:date="2015-06-04T10:34:00Z">
          <w:pPr>
            <w:pStyle w:val="berschrift2"/>
          </w:pPr>
        </w:pPrChange>
      </w:pPr>
      <w:commentRangeStart w:id="1606"/>
      <w:ins w:id="1607"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1608" w:author="Maximilian Schmitz" w:date="2015-06-04T21:07:00Z"/>
        </w:rPr>
        <w:pPrChange w:id="1609" w:author="Maximilian Schmitz" w:date="2015-06-04T10:34:00Z">
          <w:pPr>
            <w:pStyle w:val="berschrift2"/>
          </w:pPr>
        </w:pPrChange>
      </w:pPr>
      <w:ins w:id="1610" w:author="Maximilian Schmitz" w:date="2015-06-04T11:38:00Z">
        <w:r>
          <w:t xml:space="preserve">Im Gegensatz dazu kommen implizite Ansätze ohne eine explizite Definition von Regeln aus. </w:t>
        </w:r>
      </w:ins>
      <w:ins w:id="1611"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1606"/>
      <w:r w:rsidR="00562016">
        <w:rPr>
          <w:rStyle w:val="Kommentarzeichen"/>
        </w:rPr>
        <w:commentReference w:id="1606"/>
      </w:r>
      <w:ins w:id="1612" w:author="Maximilian Schmitz" w:date="2015-06-04T19:56:00Z">
        <w:r w:rsidR="00A13FC6">
          <w:t xml:space="preserve"> </w:t>
        </w:r>
        <w:commentRangeStart w:id="1613"/>
        <w:r w:rsidR="00A13FC6">
          <w:t xml:space="preserve">Der wichtigste Vertreter für einen solchen Ansatz ist das neuronale </w:t>
        </w:r>
      </w:ins>
      <w:ins w:id="1614" w:author="Maximilian Schmitz" w:date="2015-06-04T20:26:00Z">
        <w:r w:rsidR="00660FAA">
          <w:t>Netz</w:t>
        </w:r>
      </w:ins>
      <w:ins w:id="1615" w:author="Maximilian Schmitz" w:date="2015-06-04T19:57:00Z">
        <w:r w:rsidR="00716ACB">
          <w:t xml:space="preserve">. </w:t>
        </w:r>
      </w:ins>
      <w:ins w:id="1616" w:author="Maximilian Schmitz" w:date="2015-06-04T20:26:00Z">
        <w:r w:rsidR="00660FAA">
          <w:t xml:space="preserve">Neuronale Netze </w:t>
        </w:r>
      </w:ins>
      <w:ins w:id="1617"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1618" w:author="Maximilian Schmitz" w:date="2015-06-04T20:29:00Z">
        <w:r w:rsidR="006E5783">
          <w:t xml:space="preserve"> </w:t>
        </w:r>
      </w:ins>
      <w:commentRangeEnd w:id="1613"/>
      <w:r w:rsidR="00562016">
        <w:rPr>
          <w:rStyle w:val="Kommentarzeichen"/>
        </w:rPr>
        <w:commentReference w:id="1613"/>
      </w:r>
      <w:ins w:id="1619" w:author="Maximilian Schmitz" w:date="2015-06-04T20:28:00Z">
        <w:r w:rsidR="006E5783">
          <w:t xml:space="preserve">Neuronale Netze und andere implizite Ansätze werden </w:t>
        </w:r>
      </w:ins>
      <w:ins w:id="1620" w:author="Maximilian Schmitz" w:date="2015-06-04T20:29:00Z">
        <w:r w:rsidR="006E5783">
          <w:t>in diesem Dokument nicht weiter betrachtet, da sie für diese Studienarbeit zu weit führen würden.</w:t>
        </w:r>
      </w:ins>
      <w:ins w:id="1621" w:author="Maximilian Schmitz" w:date="2015-06-04T21:04:00Z">
        <w:r w:rsidR="00C872C7">
          <w:t xml:space="preserve"> </w:t>
        </w:r>
        <w:r w:rsidR="00EB4EF0">
          <w:t xml:space="preserve">Außerdem ist </w:t>
        </w:r>
      </w:ins>
      <w:ins w:id="1622"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623" w:author="Maximilian Schmitz" w:date="2015-06-04T21:08:00Z"/>
        </w:rPr>
        <w:pPrChange w:id="1624" w:author="Maximilian Schmitz" w:date="2015-06-04T10:34:00Z">
          <w:pPr>
            <w:pStyle w:val="berschrift2"/>
          </w:pPr>
        </w:pPrChange>
      </w:pPr>
    </w:p>
    <w:p w14:paraId="0229AA68" w14:textId="78CAAD51" w:rsidR="00EB4EF0" w:rsidDel="009D51C3" w:rsidRDefault="00EB4EF0">
      <w:pPr>
        <w:rPr>
          <w:del w:id="1625" w:author="Maximilian Schmitz" w:date="2015-06-05T06:53:00Z"/>
        </w:rPr>
        <w:pPrChange w:id="1626" w:author="Maximilian Schmitz" w:date="2015-06-05T06:53:00Z">
          <w:pPr>
            <w:pStyle w:val="berschrift1"/>
          </w:pPr>
        </w:pPrChange>
      </w:pPr>
      <w:ins w:id="1627" w:author="Maximilian Schmitz" w:date="2015-06-04T21:08:00Z">
        <w:r>
          <w:t xml:space="preserve">Im </w:t>
        </w:r>
      </w:ins>
      <w:ins w:id="1628" w:author="Maximilian Schmitz" w:date="2015-06-04T21:09:00Z">
        <w:r w:rsidR="00B3716F">
          <w:t>W</w:t>
        </w:r>
      </w:ins>
      <w:ins w:id="1629" w:author="Maximilian Schmitz" w:date="2015-06-04T21:08:00Z">
        <w:r>
          <w:t xml:space="preserve">eiteren spielen daher nur noch explizite, wissensverarbeitende Systeme eine Rolle. </w:t>
        </w:r>
      </w:ins>
      <w:ins w:id="1630" w:author="Maximilian Schmitz" w:date="2015-06-05T07:04:00Z">
        <w:r w:rsidR="006E1E5F">
          <w:t xml:space="preserve">Ansätze die auf reiner </w:t>
        </w:r>
      </w:ins>
      <w:ins w:id="1631" w:author="Maximilian Schmitz" w:date="2015-06-05T07:14:00Z">
        <w:r w:rsidR="00CD30B3">
          <w:t>Logik</w:t>
        </w:r>
      </w:ins>
      <w:ins w:id="1632" w:author="Maximilian Schmitz" w:date="2015-06-05T07:04:00Z">
        <w:r w:rsidR="006E1E5F">
          <w:t xml:space="preserve"> basieren sind wegen der Implementierung problematisch. Durch die implementierte </w:t>
        </w:r>
      </w:ins>
      <w:ins w:id="1633" w:author="Maximilian Schmitz" w:date="2015-06-17T15:31:00Z">
        <w:r w:rsidR="003227D0">
          <w:t xml:space="preserve">Skriptschnittstelle </w:t>
        </w:r>
      </w:ins>
      <w:ins w:id="1634" w:author="Maximilian Schmitz" w:date="2015-06-05T07:05:00Z">
        <w:r w:rsidR="00011F96">
          <w:t>wird mit LUA-Sk</w:t>
        </w:r>
        <w:r w:rsidR="006E1E5F">
          <w:t>ript eine prozedurale Sprache verwendet. Darin lassen sich logische Aussagen und Regeln nur schwer formulieren.</w:t>
        </w:r>
      </w:ins>
      <w:ins w:id="1635" w:author="Maximilian Schmitz" w:date="2015-06-05T07:06:00Z">
        <w:r w:rsidR="001550E6">
          <w:t xml:space="preserve"> Deklarative Sprachen wie Prolog </w:t>
        </w:r>
      </w:ins>
      <w:ins w:id="1636" w:author="Maximilian Schmitz" w:date="2015-06-05T07:08:00Z">
        <w:r w:rsidR="001550E6">
          <w:t>oder Lisp sind zum Umsetzen von Aussagenlogik deutlich besser geeignet.</w:t>
        </w:r>
      </w:ins>
      <w:ins w:id="1637" w:author="Maximilian Schmitz" w:date="2015-06-05T07:10:00Z">
        <w:r w:rsidR="00CC1C24">
          <w:t xml:space="preserve"> Das gilt auch für die Prädikatenlogik.</w:t>
        </w:r>
      </w:ins>
    </w:p>
    <w:p w14:paraId="137B11A1" w14:textId="77777777" w:rsidR="00FC5721" w:rsidRDefault="00FC5721">
      <w:pPr>
        <w:rPr>
          <w:ins w:id="1638" w:author="Maximilian Schmitz" w:date="2015-06-05T07:11:00Z"/>
        </w:rPr>
        <w:pPrChange w:id="1639" w:author="Maximilian Schmitz" w:date="2015-06-05T06:53:00Z">
          <w:pPr>
            <w:pStyle w:val="berschrift1"/>
          </w:pPr>
        </w:pPrChange>
      </w:pPr>
    </w:p>
    <w:p w14:paraId="736009A8" w14:textId="77777777" w:rsidR="001033A1" w:rsidRDefault="005E6029">
      <w:pPr>
        <w:tabs>
          <w:tab w:val="right" w:pos="9072"/>
        </w:tabs>
        <w:rPr>
          <w:ins w:id="1640" w:author="Maximilian Schmitz" w:date="2015-06-14T10:31:00Z"/>
        </w:rPr>
        <w:pPrChange w:id="1641" w:author="Maximilian Schmitz" w:date="2015-06-05T07:16:00Z">
          <w:pPr>
            <w:pStyle w:val="berschrift1"/>
          </w:pPr>
        </w:pPrChange>
      </w:pPr>
      <w:ins w:id="1642" w:author="Maximilian Schmitz" w:date="2015-06-05T07:12:00Z">
        <w:r>
          <w:t>In dieser Studienarbeit wurde mit einfachen Entscheidungsbäumen gearbeitet.</w:t>
        </w:r>
        <w:r w:rsidR="00CD30B3">
          <w:t xml:space="preserve"> </w:t>
        </w:r>
      </w:ins>
      <w:ins w:id="1643" w:author="Maximilian Schmitz" w:date="2015-06-05T07:19:00Z">
        <w:r w:rsidR="00575101">
          <w:t xml:space="preserve">Die Entscheidungen basieren auf Daten, die die Spieler von der Simulationsumgebung </w:t>
        </w:r>
        <w:r w:rsidR="00575101">
          <w:lastRenderedPageBreak/>
          <w:t xml:space="preserve">erhalten. </w:t>
        </w:r>
      </w:ins>
      <w:ins w:id="1644"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645" w:author="Maximilian Schmitz" w:date="2015-06-14T11:10:00Z"/>
        </w:rPr>
        <w:pPrChange w:id="1646" w:author="Maximilian Schmitz" w:date="2015-06-05T07:16:00Z">
          <w:pPr>
            <w:pStyle w:val="berschrift1"/>
          </w:pPr>
        </w:pPrChange>
      </w:pPr>
      <w:ins w:id="1647" w:author="Maximilian Schmitz" w:date="2015-06-14T10:32:00Z">
        <w:r>
          <w:t xml:space="preserve">Wie im Kapitel </w:t>
        </w:r>
      </w:ins>
      <w:ins w:id="1648" w:author="Maximilian Schmitz" w:date="2015-06-17T15:31:00Z">
        <w:r w:rsidR="003227D0">
          <w:t xml:space="preserve">Skriptschnittstelle </w:t>
        </w:r>
      </w:ins>
      <w:ins w:id="1649" w:author="Maximilian Schmitz" w:date="2015-06-14T10:32:00Z">
        <w:r>
          <w:t xml:space="preserve">bereits beschrieben, stehen für die Programmierung der künstlichen Intelligenz </w:t>
        </w:r>
      </w:ins>
      <w:ins w:id="1650" w:author="Maximilian Schmitz" w:date="2015-06-14T10:33:00Z">
        <w:r>
          <w:t xml:space="preserve">wichtige Informationen über den aktuellen </w:t>
        </w:r>
      </w:ins>
      <w:ins w:id="1651" w:author="Maximilian Schmitz" w:date="2015-06-14T10:34:00Z">
        <w:r w:rsidR="003A3B00">
          <w:t>Spielstatus</w:t>
        </w:r>
      </w:ins>
      <w:ins w:id="1652" w:author="Maximilian Schmitz" w:date="2015-06-14T10:33:00Z">
        <w:r>
          <w:t xml:space="preserve"> zur Verfügung.</w:t>
        </w:r>
      </w:ins>
      <w:ins w:id="1653" w:author="Maximilian Schmitz" w:date="2015-06-14T10:34:00Z">
        <w:r w:rsidR="003A3B00">
          <w:t xml:space="preserve"> </w:t>
        </w:r>
      </w:ins>
      <w:ins w:id="1654" w:author="Maximilian Schmitz" w:date="2015-06-14T10:47:00Z">
        <w:r w:rsidR="003474E5">
          <w:t xml:space="preserve">In folgender Tabelle ist eine Übersicht über die von der </w:t>
        </w:r>
      </w:ins>
      <w:ins w:id="1655" w:author="Maximilian Schmitz" w:date="2015-06-17T15:31:00Z">
        <w:r w:rsidR="003227D0">
          <w:t xml:space="preserve">Skriptschnittstelle </w:t>
        </w:r>
      </w:ins>
      <w:ins w:id="1656" w:author="Maximilian Schmitz" w:date="2015-06-14T10:47:00Z">
        <w:r w:rsidR="003474E5">
          <w:t>angebotenen Funktionen zu sehen</w:t>
        </w:r>
      </w:ins>
      <w:ins w:id="1657" w:author="Maximilian Schmitz" w:date="2015-06-14T11:04:00Z">
        <w:r w:rsidR="00D62BC2">
          <w:t xml:space="preserve">. Eine ausführliche Übersicht mit Übergabeparametern und Verwendungshinweisen findet sich im Kapitel </w:t>
        </w:r>
      </w:ins>
      <w:ins w:id="1658" w:author="Maximilian Schmitz" w:date="2015-06-17T15:31:00Z">
        <w:r w:rsidR="003227D0">
          <w:t>Skriptschnittstelle</w:t>
        </w:r>
      </w:ins>
      <w:ins w:id="1659" w:author="Maximilian Schmitz" w:date="2015-06-14T11:05:00Z">
        <w:r w:rsidR="00D62BC2">
          <w:t>.</w:t>
        </w:r>
      </w:ins>
    </w:p>
    <w:p w14:paraId="538F1D7F" w14:textId="77777777" w:rsidR="00842C5C" w:rsidRDefault="00842C5C">
      <w:pPr>
        <w:tabs>
          <w:tab w:val="right" w:pos="9072"/>
        </w:tabs>
        <w:rPr>
          <w:ins w:id="1660" w:author="Maximilian Schmitz" w:date="2015-06-14T10:35:00Z"/>
        </w:rPr>
        <w:pPrChange w:id="1661" w:author="Maximilian Schmitz" w:date="2015-06-05T07:16:00Z">
          <w:pPr>
            <w:pStyle w:val="berschrift1"/>
          </w:pPr>
        </w:pPrChange>
      </w:pPr>
    </w:p>
    <w:tbl>
      <w:tblPr>
        <w:tblStyle w:val="Gitternetztabelle1hell"/>
        <w:tblW w:w="9421" w:type="dxa"/>
        <w:tblLook w:val="04A0" w:firstRow="1" w:lastRow="0" w:firstColumn="1" w:lastColumn="0" w:noHBand="0" w:noVBand="1"/>
        <w:tblPrChange w:id="1662" w:author="Maximilian Schmitz" w:date="2015-06-14T11:01:00Z">
          <w:tblPr>
            <w:tblStyle w:val="Tabellenraster"/>
            <w:tblW w:w="0" w:type="auto"/>
            <w:tblLook w:val="04A0" w:firstRow="1" w:lastRow="0" w:firstColumn="1" w:lastColumn="0" w:noHBand="0" w:noVBand="1"/>
          </w:tblPr>
        </w:tblPrChange>
      </w:tblPr>
      <w:tblGrid>
        <w:gridCol w:w="2244"/>
        <w:gridCol w:w="7177"/>
        <w:tblGridChange w:id="1663">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664" w:author="Maximilian Schmitz" w:date="2015-06-14T10:36:00Z"/>
          <w:trPrChange w:id="166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66"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667" w:author="Maximilian Schmitz" w:date="2015-06-14T10:36:00Z"/>
              </w:rPr>
            </w:pPr>
            <w:ins w:id="1668" w:author="Maximilian Schmitz" w:date="2015-06-14T10:36:00Z">
              <w:r>
                <w:t>Funktion</w:t>
              </w:r>
            </w:ins>
          </w:p>
        </w:tc>
        <w:tc>
          <w:tcPr>
            <w:tcW w:w="7177" w:type="dxa"/>
            <w:tcPrChange w:id="1669"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670" w:author="Maximilian Schmitz" w:date="2015-06-14T10:36:00Z"/>
              </w:rPr>
            </w:pPr>
            <w:ins w:id="1671" w:author="Maximilian Schmitz" w:date="2015-06-14T10:36:00Z">
              <w:r>
                <w:t>Beschreibung</w:t>
              </w:r>
            </w:ins>
          </w:p>
        </w:tc>
      </w:tr>
      <w:tr w:rsidR="00457E53" w14:paraId="461407DC" w14:textId="77777777" w:rsidTr="00D62BC2">
        <w:trPr>
          <w:ins w:id="1672" w:author="Maximilian Schmitz" w:date="2015-06-14T10:36:00Z"/>
          <w:trPrChange w:id="167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74" w:author="Maximilian Schmitz" w:date="2015-06-14T11:01:00Z">
              <w:tcPr>
                <w:tcW w:w="1809" w:type="dxa"/>
              </w:tcPr>
            </w:tcPrChange>
          </w:tcPr>
          <w:p w14:paraId="63F8F5EE" w14:textId="77777777" w:rsidR="00457E53" w:rsidRPr="00457E53" w:rsidRDefault="00457E53">
            <w:pPr>
              <w:tabs>
                <w:tab w:val="right" w:pos="9072"/>
              </w:tabs>
              <w:rPr>
                <w:ins w:id="1675" w:author="Maximilian Schmitz" w:date="2015-06-14T10:36:00Z"/>
                <w:b w:val="0"/>
                <w:rPrChange w:id="1676" w:author="Maximilian Schmitz" w:date="2015-06-14T10:36:00Z">
                  <w:rPr>
                    <w:ins w:id="1677" w:author="Maximilian Schmitz" w:date="2015-06-14T10:36:00Z"/>
                  </w:rPr>
                </w:rPrChange>
              </w:rPr>
            </w:pPr>
            <w:proofErr w:type="spellStart"/>
            <w:ins w:id="1678" w:author="Maximilian Schmitz" w:date="2015-06-14T10:41:00Z">
              <w:r>
                <w:rPr>
                  <w:b w:val="0"/>
                </w:rPr>
                <w:t>AllowedToRun</w:t>
              </w:r>
            </w:ins>
            <w:proofErr w:type="spellEnd"/>
          </w:p>
        </w:tc>
        <w:tc>
          <w:tcPr>
            <w:tcW w:w="7177" w:type="dxa"/>
            <w:tcPrChange w:id="1679"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80" w:author="Maximilian Schmitz" w:date="2015-06-14T10:36:00Z"/>
              </w:rPr>
            </w:pPr>
            <w:ins w:id="1681" w:author="Maximilian Schmitz" w:date="2015-06-14T10:43:00Z">
              <w:r>
                <w:t xml:space="preserve">Gibt zurück, ob </w:t>
              </w:r>
            </w:ins>
            <w:ins w:id="1682" w:author="Maximilian Schmitz" w:date="2015-06-14T10:44:00Z">
              <w:r>
                <w:t>die künstliche Intelligenz ausgeführt werden darf</w:t>
              </w:r>
            </w:ins>
          </w:p>
        </w:tc>
      </w:tr>
      <w:tr w:rsidR="00457E53" w14:paraId="1CF13E37" w14:textId="77777777" w:rsidTr="00D62BC2">
        <w:tblPrEx>
          <w:tblPrExChange w:id="168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84" w:author="Maximilian Schmitz" w:date="2015-06-14T10:37:00Z"/>
          <w:trPrChange w:id="168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86" w:author="Maximilian Schmitz" w:date="2015-06-14T11:01:00Z">
              <w:tcPr>
                <w:tcW w:w="2093" w:type="dxa"/>
                <w:gridSpan w:val="2"/>
              </w:tcPr>
            </w:tcPrChange>
          </w:tcPr>
          <w:p w14:paraId="097E5D4A" w14:textId="77777777" w:rsidR="00457E53" w:rsidRDefault="00457E53">
            <w:pPr>
              <w:tabs>
                <w:tab w:val="right" w:pos="9072"/>
              </w:tabs>
              <w:rPr>
                <w:ins w:id="1687" w:author="Maximilian Schmitz" w:date="2015-06-14T10:37:00Z"/>
                <w:b w:val="0"/>
              </w:rPr>
            </w:pPr>
            <w:proofErr w:type="spellStart"/>
            <w:ins w:id="1688" w:author="Maximilian Schmitz" w:date="2015-06-14T10:38:00Z">
              <w:r>
                <w:rPr>
                  <w:b w:val="0"/>
                </w:rPr>
                <w:t>TimePlayed</w:t>
              </w:r>
            </w:ins>
            <w:proofErr w:type="spellEnd"/>
          </w:p>
        </w:tc>
        <w:tc>
          <w:tcPr>
            <w:tcW w:w="7177" w:type="dxa"/>
            <w:tcPrChange w:id="1689"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90" w:author="Maximilian Schmitz" w:date="2015-06-14T10:37:00Z"/>
              </w:rPr>
            </w:pPr>
            <w:ins w:id="1691" w:author="Maximilian Schmitz" w:date="2015-06-14T10:44:00Z">
              <w:r>
                <w:t>Gibt die aktuelle Spielzeit in Prozent zurück</w:t>
              </w:r>
            </w:ins>
          </w:p>
        </w:tc>
      </w:tr>
      <w:tr w:rsidR="00457E53" w14:paraId="7DCCDE06" w14:textId="77777777" w:rsidTr="00D62BC2">
        <w:tblPrEx>
          <w:tblPrExChange w:id="169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93" w:author="Maximilian Schmitz" w:date="2015-06-14T10:38:00Z"/>
          <w:trPrChange w:id="169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95" w:author="Maximilian Schmitz" w:date="2015-06-14T11:01:00Z">
              <w:tcPr>
                <w:tcW w:w="2093" w:type="dxa"/>
                <w:gridSpan w:val="2"/>
              </w:tcPr>
            </w:tcPrChange>
          </w:tcPr>
          <w:p w14:paraId="6DEC94D3" w14:textId="77777777" w:rsidR="00457E53" w:rsidRDefault="00457E53">
            <w:pPr>
              <w:tabs>
                <w:tab w:val="right" w:pos="9072"/>
              </w:tabs>
              <w:rPr>
                <w:ins w:id="1696" w:author="Maximilian Schmitz" w:date="2015-06-14T10:38:00Z"/>
                <w:b w:val="0"/>
              </w:rPr>
            </w:pPr>
            <w:proofErr w:type="spellStart"/>
            <w:ins w:id="1697" w:author="Maximilian Schmitz" w:date="2015-06-14T10:42:00Z">
              <w:r>
                <w:rPr>
                  <w:b w:val="0"/>
                </w:rPr>
                <w:t>IsKickoff</w:t>
              </w:r>
            </w:ins>
            <w:proofErr w:type="spellEnd"/>
          </w:p>
        </w:tc>
        <w:tc>
          <w:tcPr>
            <w:tcW w:w="7177" w:type="dxa"/>
            <w:tcPrChange w:id="1698"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699" w:author="Maximilian Schmitz" w:date="2015-06-14T10:38:00Z"/>
              </w:rPr>
            </w:pPr>
            <w:ins w:id="1700" w:author="Maximilian Schmitz" w:date="2015-06-14T10:44:00Z">
              <w:r>
                <w:t>Gibt zurück, ob ein Anstoß stattfindet</w:t>
              </w:r>
            </w:ins>
          </w:p>
        </w:tc>
      </w:tr>
      <w:tr w:rsidR="00457E53" w14:paraId="12BB4BCC" w14:textId="77777777" w:rsidTr="00D62BC2">
        <w:tblPrEx>
          <w:tblPrExChange w:id="170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02" w:author="Maximilian Schmitz" w:date="2015-06-14T10:38:00Z"/>
          <w:trPrChange w:id="170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04" w:author="Maximilian Schmitz" w:date="2015-06-14T11:01:00Z">
              <w:tcPr>
                <w:tcW w:w="2093" w:type="dxa"/>
                <w:gridSpan w:val="2"/>
              </w:tcPr>
            </w:tcPrChange>
          </w:tcPr>
          <w:p w14:paraId="376E881D" w14:textId="77777777" w:rsidR="00457E53" w:rsidRDefault="00457E53">
            <w:pPr>
              <w:tabs>
                <w:tab w:val="right" w:pos="9072"/>
              </w:tabs>
              <w:rPr>
                <w:ins w:id="1705" w:author="Maximilian Schmitz" w:date="2015-06-14T10:38:00Z"/>
                <w:b w:val="0"/>
              </w:rPr>
            </w:pPr>
            <w:proofErr w:type="spellStart"/>
            <w:ins w:id="1706" w:author="Maximilian Schmitz" w:date="2015-06-14T10:42:00Z">
              <w:r>
                <w:rPr>
                  <w:b w:val="0"/>
                </w:rPr>
                <w:t>GetTeamId</w:t>
              </w:r>
            </w:ins>
            <w:proofErr w:type="spellEnd"/>
          </w:p>
        </w:tc>
        <w:tc>
          <w:tcPr>
            <w:tcW w:w="7177" w:type="dxa"/>
            <w:tcPrChange w:id="1707"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08" w:author="Maximilian Schmitz" w:date="2015-06-14T10:38:00Z"/>
              </w:rPr>
            </w:pPr>
            <w:ins w:id="1709"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171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11" w:author="Maximilian Schmitz" w:date="2015-06-14T10:40:00Z"/>
          <w:trPrChange w:id="17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13" w:author="Maximilian Schmitz" w:date="2015-06-14T11:01:00Z">
              <w:tcPr>
                <w:tcW w:w="2093" w:type="dxa"/>
                <w:gridSpan w:val="2"/>
              </w:tcPr>
            </w:tcPrChange>
          </w:tcPr>
          <w:p w14:paraId="365781BD" w14:textId="77777777" w:rsidR="00457E53" w:rsidRDefault="00457E53">
            <w:pPr>
              <w:tabs>
                <w:tab w:val="right" w:pos="9072"/>
              </w:tabs>
              <w:rPr>
                <w:ins w:id="1714" w:author="Maximilian Schmitz" w:date="2015-06-14T10:40:00Z"/>
                <w:b w:val="0"/>
              </w:rPr>
            </w:pPr>
            <w:proofErr w:type="spellStart"/>
            <w:ins w:id="1715" w:author="Maximilian Schmitz" w:date="2015-06-14T10:42:00Z">
              <w:r>
                <w:rPr>
                  <w:b w:val="0"/>
                </w:rPr>
                <w:t>HasBall</w:t>
              </w:r>
            </w:ins>
            <w:proofErr w:type="spellEnd"/>
          </w:p>
        </w:tc>
        <w:tc>
          <w:tcPr>
            <w:tcW w:w="7177" w:type="dxa"/>
            <w:tcPrChange w:id="1716"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17" w:author="Maximilian Schmitz" w:date="2015-06-14T10:40:00Z"/>
              </w:rPr>
            </w:pPr>
            <w:ins w:id="1718" w:author="Maximilian Schmitz" w:date="2015-06-14T10:45:00Z">
              <w:r>
                <w:t>Gibt zurück, ob der Spieler am Ball ist</w:t>
              </w:r>
            </w:ins>
          </w:p>
        </w:tc>
      </w:tr>
      <w:tr w:rsidR="00457E53" w14:paraId="6685ED6D" w14:textId="77777777" w:rsidTr="00D62BC2">
        <w:tblPrEx>
          <w:tblPrExChange w:id="1719"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20"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721" w:author="Maximilian Schmitz" w:date="2015-06-14T11:01:00Z">
              <w:tcPr>
                <w:tcW w:w="2244" w:type="dxa"/>
                <w:gridSpan w:val="3"/>
              </w:tcPr>
            </w:tcPrChange>
          </w:tcPr>
          <w:p w14:paraId="17C61AD4" w14:textId="77777777" w:rsidR="00457E53" w:rsidRDefault="00457E53">
            <w:pPr>
              <w:tabs>
                <w:tab w:val="right" w:pos="9072"/>
              </w:tabs>
              <w:rPr>
                <w:ins w:id="1722" w:author="Maximilian Schmitz" w:date="2015-06-14T10:42:00Z"/>
                <w:b w:val="0"/>
              </w:rPr>
            </w:pPr>
            <w:proofErr w:type="spellStart"/>
            <w:ins w:id="1723" w:author="Maximilian Schmitz" w:date="2015-06-14T10:42:00Z">
              <w:r>
                <w:rPr>
                  <w:b w:val="0"/>
                </w:rPr>
                <w:t>GetStamina</w:t>
              </w:r>
              <w:proofErr w:type="spellEnd"/>
            </w:ins>
          </w:p>
        </w:tc>
        <w:tc>
          <w:tcPr>
            <w:tcW w:w="7177" w:type="dxa"/>
            <w:tcPrChange w:id="1724"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25" w:author="Maximilian Schmitz" w:date="2015-06-14T10:42:00Z"/>
              </w:rPr>
            </w:pPr>
            <w:ins w:id="1726" w:author="Maximilian Schmitz" w:date="2015-06-14T10:45:00Z">
              <w:r>
                <w:t>Gibt die aktuelle Ausdauer des Spielers zurück</w:t>
              </w:r>
            </w:ins>
          </w:p>
        </w:tc>
      </w:tr>
      <w:tr w:rsidR="00457E53" w14:paraId="174F9A72" w14:textId="77777777" w:rsidTr="00D62BC2">
        <w:tblPrEx>
          <w:tblPrExChange w:id="172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28" w:author="Maximilian Schmitz" w:date="2015-06-14T10:39:00Z"/>
          <w:trPrChange w:id="172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30" w:author="Maximilian Schmitz" w:date="2015-06-14T11:01:00Z">
              <w:tcPr>
                <w:tcW w:w="2093" w:type="dxa"/>
                <w:gridSpan w:val="2"/>
              </w:tcPr>
            </w:tcPrChange>
          </w:tcPr>
          <w:p w14:paraId="3AF25506" w14:textId="77777777" w:rsidR="00457E53" w:rsidRDefault="00457E53">
            <w:pPr>
              <w:tabs>
                <w:tab w:val="right" w:pos="9072"/>
              </w:tabs>
              <w:rPr>
                <w:ins w:id="1731" w:author="Maximilian Schmitz" w:date="2015-06-14T10:39:00Z"/>
                <w:b w:val="0"/>
              </w:rPr>
            </w:pPr>
            <w:proofErr w:type="spellStart"/>
            <w:ins w:id="1732" w:author="Maximilian Schmitz" w:date="2015-06-14T10:41:00Z">
              <w:r>
                <w:rPr>
                  <w:b w:val="0"/>
                </w:rPr>
                <w:t>GetOwnLocation</w:t>
              </w:r>
            </w:ins>
            <w:proofErr w:type="spellEnd"/>
          </w:p>
        </w:tc>
        <w:tc>
          <w:tcPr>
            <w:tcW w:w="7177" w:type="dxa"/>
            <w:tcPrChange w:id="1733"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34" w:author="Maximilian Schmitz" w:date="2015-06-14T10:39:00Z"/>
              </w:rPr>
            </w:pPr>
            <w:ins w:id="1735" w:author="Maximilian Schmitz" w:date="2015-06-14T10:45:00Z">
              <w:r>
                <w:t>Gibt die aktuelle Position des Spielers zurück</w:t>
              </w:r>
            </w:ins>
          </w:p>
        </w:tc>
      </w:tr>
      <w:tr w:rsidR="00457E53" w14:paraId="7A5D96DD" w14:textId="77777777" w:rsidTr="00D62BC2">
        <w:tblPrEx>
          <w:tblPrExChange w:id="173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37" w:author="Maximilian Schmitz" w:date="2015-06-14T10:39:00Z"/>
          <w:trPrChange w:id="173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39" w:author="Maximilian Schmitz" w:date="2015-06-14T11:01:00Z">
              <w:tcPr>
                <w:tcW w:w="2093" w:type="dxa"/>
                <w:gridSpan w:val="2"/>
              </w:tcPr>
            </w:tcPrChange>
          </w:tcPr>
          <w:p w14:paraId="63E4C7ED" w14:textId="77777777" w:rsidR="00457E53" w:rsidRDefault="00457E53">
            <w:pPr>
              <w:tabs>
                <w:tab w:val="right" w:pos="9072"/>
              </w:tabs>
              <w:rPr>
                <w:ins w:id="1740" w:author="Maximilian Schmitz" w:date="2015-06-14T10:39:00Z"/>
                <w:b w:val="0"/>
              </w:rPr>
            </w:pPr>
            <w:proofErr w:type="spellStart"/>
            <w:ins w:id="1741" w:author="Maximilian Schmitz" w:date="2015-06-14T10:39:00Z">
              <w:r>
                <w:rPr>
                  <w:b w:val="0"/>
                </w:rPr>
                <w:t>GetBallLocation</w:t>
              </w:r>
              <w:proofErr w:type="spellEnd"/>
            </w:ins>
          </w:p>
        </w:tc>
        <w:tc>
          <w:tcPr>
            <w:tcW w:w="7177" w:type="dxa"/>
            <w:tcPrChange w:id="1742"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43" w:author="Maximilian Schmitz" w:date="2015-06-14T10:39:00Z"/>
              </w:rPr>
            </w:pPr>
            <w:ins w:id="1744" w:author="Maximilian Schmitz" w:date="2015-06-14T10:46:00Z">
              <w:r>
                <w:t>Gibt die aktuelle Ballposition zurück, wenn sichtbar</w:t>
              </w:r>
            </w:ins>
          </w:p>
        </w:tc>
      </w:tr>
      <w:tr w:rsidR="00457E53" w14:paraId="71DBA39E" w14:textId="77777777" w:rsidTr="00D62BC2">
        <w:tblPrEx>
          <w:tblPrExChange w:id="174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46" w:author="Maximilian Schmitz" w:date="2015-06-14T10:39:00Z"/>
          <w:trPrChange w:id="174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48" w:author="Maximilian Schmitz" w:date="2015-06-14T11:01:00Z">
              <w:tcPr>
                <w:tcW w:w="2093" w:type="dxa"/>
                <w:gridSpan w:val="2"/>
              </w:tcPr>
            </w:tcPrChange>
          </w:tcPr>
          <w:p w14:paraId="73718555" w14:textId="77777777" w:rsidR="00457E53" w:rsidRDefault="00457E53">
            <w:pPr>
              <w:tabs>
                <w:tab w:val="right" w:pos="9072"/>
              </w:tabs>
              <w:rPr>
                <w:ins w:id="1749" w:author="Maximilian Schmitz" w:date="2015-06-14T10:39:00Z"/>
                <w:b w:val="0"/>
              </w:rPr>
            </w:pPr>
            <w:proofErr w:type="spellStart"/>
            <w:ins w:id="1750" w:author="Maximilian Schmitz" w:date="2015-06-14T10:39:00Z">
              <w:r>
                <w:rPr>
                  <w:b w:val="0"/>
                </w:rPr>
                <w:t>GetVisiblePlayers</w:t>
              </w:r>
              <w:proofErr w:type="spellEnd"/>
            </w:ins>
          </w:p>
        </w:tc>
        <w:tc>
          <w:tcPr>
            <w:tcW w:w="7177" w:type="dxa"/>
            <w:tcPrChange w:id="1751"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52" w:author="Maximilian Schmitz" w:date="2015-06-14T10:39:00Z"/>
              </w:rPr>
            </w:pPr>
            <w:ins w:id="1753" w:author="Maximilian Schmitz" w:date="2015-06-14T10:46:00Z">
              <w:r>
                <w:t>Gibt Positionen der sichtbaren Spieler zurück</w:t>
              </w:r>
            </w:ins>
          </w:p>
        </w:tc>
      </w:tr>
      <w:tr w:rsidR="00457E53" w14:paraId="73909D51" w14:textId="77777777" w:rsidTr="00D62BC2">
        <w:tblPrEx>
          <w:tblPrExChange w:id="175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55" w:author="Maximilian Schmitz" w:date="2015-06-14T10:39:00Z"/>
          <w:trPrChange w:id="175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57" w:author="Maximilian Schmitz" w:date="2015-06-14T11:01:00Z">
              <w:tcPr>
                <w:tcW w:w="2093" w:type="dxa"/>
                <w:gridSpan w:val="2"/>
              </w:tcPr>
            </w:tcPrChange>
          </w:tcPr>
          <w:p w14:paraId="1220D70B" w14:textId="77777777" w:rsidR="00457E53" w:rsidRDefault="00457E53">
            <w:pPr>
              <w:tabs>
                <w:tab w:val="right" w:pos="9072"/>
              </w:tabs>
              <w:rPr>
                <w:ins w:id="1758" w:author="Maximilian Schmitz" w:date="2015-06-14T10:39:00Z"/>
                <w:b w:val="0"/>
              </w:rPr>
            </w:pPr>
            <w:ins w:id="1759" w:author="Maximilian Schmitz" w:date="2015-06-14T10:39:00Z">
              <w:r>
                <w:rPr>
                  <w:b w:val="0"/>
                </w:rPr>
                <w:t>GetGoal</w:t>
              </w:r>
            </w:ins>
            <w:ins w:id="1760" w:author="Maximilian Schmitz" w:date="2015-06-14T10:40:00Z">
              <w:r>
                <w:rPr>
                  <w:b w:val="0"/>
                </w:rPr>
                <w:t>1</w:t>
              </w:r>
            </w:ins>
            <w:ins w:id="1761" w:author="Maximilian Schmitz" w:date="2015-06-14T10:39:00Z">
              <w:r>
                <w:rPr>
                  <w:b w:val="0"/>
                </w:rPr>
                <w:t>Position</w:t>
              </w:r>
            </w:ins>
          </w:p>
        </w:tc>
        <w:tc>
          <w:tcPr>
            <w:tcW w:w="7177" w:type="dxa"/>
            <w:tcPrChange w:id="1762"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63" w:author="Maximilian Schmitz" w:date="2015-06-14T10:39:00Z"/>
              </w:rPr>
            </w:pPr>
            <w:ins w:id="1764" w:author="Maximilian Schmitz" w:date="2015-06-14T10:46:00Z">
              <w:r>
                <w:t xml:space="preserve">Gibt die Position des 1. Tors </w:t>
              </w:r>
              <w:r w:rsidR="00557673">
                <w:t>zurück</w:t>
              </w:r>
            </w:ins>
          </w:p>
        </w:tc>
      </w:tr>
      <w:tr w:rsidR="00457E53" w14:paraId="2553F01F" w14:textId="77777777" w:rsidTr="00D62BC2">
        <w:tblPrEx>
          <w:tblPrExChange w:id="176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66" w:author="Maximilian Schmitz" w:date="2015-06-14T10:39:00Z"/>
          <w:trPrChange w:id="176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68" w:author="Maximilian Schmitz" w:date="2015-06-14T11:01:00Z">
              <w:tcPr>
                <w:tcW w:w="2093" w:type="dxa"/>
                <w:gridSpan w:val="2"/>
              </w:tcPr>
            </w:tcPrChange>
          </w:tcPr>
          <w:p w14:paraId="0DF021B1" w14:textId="77777777" w:rsidR="00457E53" w:rsidRDefault="00457E53">
            <w:pPr>
              <w:tabs>
                <w:tab w:val="right" w:pos="9072"/>
              </w:tabs>
              <w:rPr>
                <w:ins w:id="1769" w:author="Maximilian Schmitz" w:date="2015-06-14T10:39:00Z"/>
                <w:b w:val="0"/>
              </w:rPr>
            </w:pPr>
            <w:ins w:id="1770" w:author="Maximilian Schmitz" w:date="2015-06-14T10:39:00Z">
              <w:r>
                <w:rPr>
                  <w:b w:val="0"/>
                </w:rPr>
                <w:t>GetGoal</w:t>
              </w:r>
            </w:ins>
            <w:ins w:id="1771" w:author="Maximilian Schmitz" w:date="2015-06-14T10:40:00Z">
              <w:r>
                <w:rPr>
                  <w:b w:val="0"/>
                </w:rPr>
                <w:t>2</w:t>
              </w:r>
            </w:ins>
            <w:ins w:id="1772" w:author="Maximilian Schmitz" w:date="2015-06-14T10:39:00Z">
              <w:r>
                <w:rPr>
                  <w:b w:val="0"/>
                </w:rPr>
                <w:t>Position</w:t>
              </w:r>
            </w:ins>
          </w:p>
        </w:tc>
        <w:tc>
          <w:tcPr>
            <w:tcW w:w="7177" w:type="dxa"/>
            <w:tcPrChange w:id="1773"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774" w:author="Maximilian Schmitz" w:date="2015-06-14T10:39:00Z"/>
              </w:rPr>
              <w:pPrChange w:id="1775"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76" w:author="Maximilian Schmitz" w:date="2015-06-14T10:46:00Z">
              <w:r>
                <w:t>Gibt die Position des 2</w:t>
              </w:r>
              <w:r w:rsidR="00557673">
                <w:t>. Tors zurück</w:t>
              </w:r>
            </w:ins>
          </w:p>
        </w:tc>
      </w:tr>
    </w:tbl>
    <w:p w14:paraId="202F8F09" w14:textId="77777777" w:rsidR="00457E53" w:rsidRDefault="00D62BC2">
      <w:pPr>
        <w:pStyle w:val="Beschriftung"/>
        <w:rPr>
          <w:ins w:id="1777" w:author="Maximilian Schmitz" w:date="2015-06-14T21:17:00Z"/>
        </w:rPr>
        <w:pPrChange w:id="1778" w:author="Maximilian Schmitz" w:date="2015-06-14T11:03:00Z">
          <w:pPr>
            <w:pStyle w:val="berschrift1"/>
          </w:pPr>
        </w:pPrChange>
      </w:pPr>
      <w:bookmarkStart w:id="1779" w:name="_Toc422468982"/>
      <w:ins w:id="1780" w:author="Maximilian Schmitz" w:date="2015-06-14T11:03:00Z">
        <w:r>
          <w:t xml:space="preserve">Tabelle </w:t>
        </w:r>
      </w:ins>
      <w:ins w:id="1781" w:author="Maximilian Schmitz" w:date="2015-06-19T09:18:00Z">
        <w:r w:rsidR="00F73840">
          <w:fldChar w:fldCharType="begin"/>
        </w:r>
        <w:r w:rsidR="00F73840">
          <w:instrText xml:space="preserve"> SEQ Tabelle \* ARABIC </w:instrText>
        </w:r>
      </w:ins>
      <w:r w:rsidR="00F73840">
        <w:fldChar w:fldCharType="separate"/>
      </w:r>
      <w:ins w:id="1782" w:author="Maximilian Schmitz" w:date="2015-06-19T09:20:00Z">
        <w:r w:rsidR="00867956">
          <w:rPr>
            <w:noProof/>
          </w:rPr>
          <w:t>2</w:t>
        </w:r>
      </w:ins>
      <w:ins w:id="1783" w:author="Maximilian Schmitz" w:date="2015-06-19T09:18:00Z">
        <w:r w:rsidR="00F73840">
          <w:fldChar w:fldCharType="end"/>
        </w:r>
      </w:ins>
      <w:ins w:id="1784" w:author="Maximilian Schmitz" w:date="2015-06-14T11:03:00Z">
        <w:r>
          <w:t xml:space="preserve">: Passive Funktionen der </w:t>
        </w:r>
      </w:ins>
      <w:ins w:id="1785" w:author="Maximilian Schmitz" w:date="2015-06-17T15:32:00Z">
        <w:r w:rsidR="003227D0">
          <w:t>Skriptschnittstelle</w:t>
        </w:r>
      </w:ins>
      <w:bookmarkEnd w:id="1779"/>
    </w:p>
    <w:p w14:paraId="5B8F0178" w14:textId="77777777" w:rsidR="00201692" w:rsidRPr="00915AB6" w:rsidRDefault="00201692">
      <w:pPr>
        <w:rPr>
          <w:ins w:id="1786" w:author="Maximilian Schmitz" w:date="2015-06-14T10:47:00Z"/>
        </w:rPr>
        <w:pPrChange w:id="1787" w:author="Maximilian Schmitz" w:date="2015-06-14T21:17:00Z">
          <w:pPr>
            <w:pStyle w:val="berschrift1"/>
          </w:pPr>
        </w:pPrChange>
      </w:pPr>
    </w:p>
    <w:p w14:paraId="18383116" w14:textId="77777777" w:rsidR="003474E5" w:rsidRDefault="003474E5">
      <w:pPr>
        <w:tabs>
          <w:tab w:val="right" w:pos="9072"/>
        </w:tabs>
        <w:rPr>
          <w:ins w:id="1788" w:author="Maximilian Schmitz" w:date="2015-06-14T10:50:00Z"/>
        </w:rPr>
        <w:pPrChange w:id="1789" w:author="Maximilian Schmitz" w:date="2015-06-05T07:16:00Z">
          <w:pPr>
            <w:pStyle w:val="berschrift1"/>
          </w:pPr>
        </w:pPrChange>
      </w:pPr>
      <w:ins w:id="1790" w:author="Maximilian Schmitz" w:date="2015-06-14T10:48:00Z">
        <w:r>
          <w:t>Es ist zu sehen, dass der künstlichen Intelligenz Informationen über das Spiel selbst in Form der aktuellen Spielzeit oder der Information über den</w:t>
        </w:r>
      </w:ins>
      <w:ins w:id="1791" w:author="Maximilian Schmitz" w:date="2015-06-14T10:49:00Z">
        <w:r>
          <w:t xml:space="preserve"> </w:t>
        </w:r>
      </w:ins>
      <w:ins w:id="1792" w:author="Maximilian Schmitz" w:date="2015-06-14T10:48:00Z">
        <w:r>
          <w:t xml:space="preserve">Anstoß </w:t>
        </w:r>
      </w:ins>
      <w:ins w:id="1793"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794" w:author="Maximilian Schmitz" w:date="2015-06-14T10:53:00Z"/>
        </w:rPr>
        <w:pPrChange w:id="1795" w:author="Maximilian Schmitz" w:date="2015-06-05T07:16:00Z">
          <w:pPr>
            <w:pStyle w:val="berschrift1"/>
          </w:pPr>
        </w:pPrChange>
      </w:pPr>
      <w:ins w:id="1796" w:author="Maximilian Schmitz" w:date="2015-06-14T10:50:00Z">
        <w:r>
          <w:t xml:space="preserve">Besonders wichtig um Entscheidungen treffen zu können sind die Daten über den Spieler selbst. </w:t>
        </w:r>
      </w:ins>
      <w:ins w:id="1797" w:author="Maximilian Schmitz" w:date="2015-06-14T10:51:00Z">
        <w:r>
          <w:t xml:space="preserve">Dazu gehören seine Teamzugehörigkeit, sein aktueller Ausdauerwert und seine aktuelle Position auf dem Spielfeld. </w:t>
        </w:r>
      </w:ins>
      <w:ins w:id="1798" w:author="Maximilian Schmitz" w:date="2015-06-14T10:52:00Z">
        <w:r w:rsidR="00A97A7C">
          <w:t xml:space="preserve">Außerdem werden noch Informationen über vom Spieler gesehene Objekte bereitgestellt. </w:t>
        </w:r>
      </w:ins>
      <w:ins w:id="1799"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800" w:author="Maximilian Schmitz" w:date="2015-06-14T10:55:00Z"/>
        </w:rPr>
        <w:pPrChange w:id="1801" w:author="Maximilian Schmitz" w:date="2015-06-05T07:16:00Z">
          <w:pPr>
            <w:pStyle w:val="berschrift1"/>
          </w:pPr>
        </w:pPrChange>
      </w:pPr>
      <w:ins w:id="1802" w:author="Maximilian Schmitz" w:date="2015-06-14T10:54:00Z">
        <w:r>
          <w:lastRenderedPageBreak/>
          <w:t>Auf Basis dieser Informationen kann die künstliche Intelligenz weitere Daten wie die Aufstellung der Teammitglieder oder die Bewegun</w:t>
        </w:r>
      </w:ins>
      <w:ins w:id="1803" w:author="Maximilian Schmitz" w:date="2015-06-14T10:55:00Z">
        <w:r>
          <w:t>g</w:t>
        </w:r>
      </w:ins>
      <w:ins w:id="1804" w:author="Maximilian Schmitz" w:date="2015-06-14T10:54:00Z">
        <w:r>
          <w:t>srichtung des Balls ableiten.</w:t>
        </w:r>
      </w:ins>
      <w:ins w:id="1805"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806" w:author="Maximilian Schmitz" w:date="2015-06-14T10:56:00Z"/>
        </w:rPr>
        <w:pPrChange w:id="1807" w:author="Maximilian Schmitz" w:date="2015-06-05T07:16:00Z">
          <w:pPr>
            <w:pStyle w:val="berschrift1"/>
          </w:pPr>
        </w:pPrChange>
      </w:pPr>
    </w:p>
    <w:p w14:paraId="7890FFAD" w14:textId="77777777" w:rsidR="00D62BC2" w:rsidRDefault="00D62BC2">
      <w:pPr>
        <w:tabs>
          <w:tab w:val="right" w:pos="9072"/>
        </w:tabs>
        <w:rPr>
          <w:ins w:id="1808" w:author="Maximilian Schmitz" w:date="2015-06-14T11:10:00Z"/>
        </w:rPr>
        <w:pPrChange w:id="1809" w:author="Maximilian Schmitz" w:date="2015-06-14T11:10:00Z">
          <w:pPr/>
        </w:pPrChange>
      </w:pPr>
      <w:ins w:id="1810" w:author="Maximilian Schmitz" w:date="2015-06-14T10:57:00Z">
        <w:r>
          <w:t xml:space="preserve">Abgesehen von den Informationen bietet die </w:t>
        </w:r>
      </w:ins>
      <w:ins w:id="1811" w:author="Maximilian Schmitz" w:date="2015-06-17T15:32:00Z">
        <w:r w:rsidR="003227D0">
          <w:t xml:space="preserve">Skriptschnittstelle </w:t>
        </w:r>
      </w:ins>
      <w:ins w:id="1812" w:author="Maximilian Schmitz" w:date="2015-06-14T10:57:00Z">
        <w:r>
          <w:t xml:space="preserve">natürlich auch die Möglichkeit Aktionen des Spielers über die künstliche Intelligenz zu steuern. </w:t>
        </w:r>
      </w:ins>
      <w:ins w:id="1813" w:author="Maximilian Schmitz" w:date="2015-06-14T10:58:00Z">
        <w:r>
          <w:t xml:space="preserve">In der nachfolgenden Tabelle sind die zu Verfügung stehenden Funktionen aufgelistet. </w:t>
        </w:r>
      </w:ins>
      <w:ins w:id="1814" w:author="Maximilian Schmitz" w:date="2015-06-14T11:05:00Z">
        <w:r>
          <w:t xml:space="preserve">Die ausführliche Übersicht ist wieder im Kapitel </w:t>
        </w:r>
      </w:ins>
      <w:ins w:id="1815" w:author="Maximilian Schmitz" w:date="2015-06-17T15:32:00Z">
        <w:r w:rsidR="003227D0">
          <w:t xml:space="preserve">Skriptschnittstelle </w:t>
        </w:r>
      </w:ins>
      <w:ins w:id="1816" w:author="Maximilian Schmitz" w:date="2015-06-14T11:06:00Z">
        <w:r>
          <w:t>zu finden.</w:t>
        </w:r>
      </w:ins>
    </w:p>
    <w:p w14:paraId="6DAD7573" w14:textId="77777777" w:rsidR="00842C5C" w:rsidRDefault="00842C5C">
      <w:pPr>
        <w:tabs>
          <w:tab w:val="right" w:pos="9072"/>
        </w:tabs>
        <w:rPr>
          <w:ins w:id="1817" w:author="Maximilian Schmitz" w:date="2015-06-14T11:03:00Z"/>
        </w:rPr>
        <w:pPrChange w:id="1818" w:author="Maximilian Schmitz" w:date="2015-06-14T11:10:00Z">
          <w:pPr/>
        </w:pPrChange>
      </w:pPr>
    </w:p>
    <w:tbl>
      <w:tblPr>
        <w:tblStyle w:val="Gitternetztabelle1hell"/>
        <w:tblW w:w="9464" w:type="dxa"/>
        <w:tblLook w:val="04A0" w:firstRow="1" w:lastRow="0" w:firstColumn="1" w:lastColumn="0" w:noHBand="0" w:noVBand="1"/>
        <w:tblPrChange w:id="1819" w:author="Maximilian Schmitz" w:date="2015-06-14T11:01:00Z">
          <w:tblPr>
            <w:tblStyle w:val="Tabellenraster"/>
            <w:tblW w:w="0" w:type="auto"/>
            <w:tblLook w:val="04A0" w:firstRow="1" w:lastRow="0" w:firstColumn="1" w:lastColumn="0" w:noHBand="0" w:noVBand="1"/>
          </w:tblPr>
        </w:tblPrChange>
      </w:tblPr>
      <w:tblGrid>
        <w:gridCol w:w="1817"/>
        <w:gridCol w:w="7647"/>
        <w:tblGridChange w:id="1820">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821"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22"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823" w:author="Maximilian Schmitz" w:date="2015-06-14T10:58:00Z"/>
              </w:rPr>
            </w:pPr>
            <w:ins w:id="1824" w:author="Maximilian Schmitz" w:date="2015-06-14T10:58:00Z">
              <w:r>
                <w:t>Funktion</w:t>
              </w:r>
            </w:ins>
          </w:p>
        </w:tc>
        <w:tc>
          <w:tcPr>
            <w:tcW w:w="7647" w:type="dxa"/>
            <w:tcPrChange w:id="1825"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826" w:author="Maximilian Schmitz" w:date="2015-06-14T10:58:00Z"/>
              </w:rPr>
            </w:pPr>
            <w:ins w:id="1827" w:author="Maximilian Schmitz" w:date="2015-06-14T10:58:00Z">
              <w:r>
                <w:t>Beschreibung</w:t>
              </w:r>
            </w:ins>
          </w:p>
        </w:tc>
      </w:tr>
      <w:tr w:rsidR="00D62BC2" w14:paraId="726C0A0D" w14:textId="77777777" w:rsidTr="00D62BC2">
        <w:trPr>
          <w:ins w:id="1828"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29" w:author="Maximilian Schmitz" w:date="2015-06-14T11:01:00Z">
              <w:tcPr>
                <w:tcW w:w="3070" w:type="dxa"/>
              </w:tcPr>
            </w:tcPrChange>
          </w:tcPr>
          <w:p w14:paraId="7D57E634" w14:textId="77777777" w:rsidR="00D62BC2" w:rsidRPr="00D62BC2" w:rsidRDefault="00D62BC2">
            <w:pPr>
              <w:tabs>
                <w:tab w:val="right" w:pos="9072"/>
              </w:tabs>
              <w:rPr>
                <w:ins w:id="1830" w:author="Maximilian Schmitz" w:date="2015-06-14T10:58:00Z"/>
                <w:b w:val="0"/>
                <w:rPrChange w:id="1831" w:author="Maximilian Schmitz" w:date="2015-06-14T11:01:00Z">
                  <w:rPr>
                    <w:ins w:id="1832" w:author="Maximilian Schmitz" w:date="2015-06-14T10:58:00Z"/>
                  </w:rPr>
                </w:rPrChange>
              </w:rPr>
            </w:pPr>
            <w:proofErr w:type="spellStart"/>
            <w:ins w:id="1833" w:author="Maximilian Schmitz" w:date="2015-06-14T10:59:00Z">
              <w:r w:rsidRPr="00D62BC2">
                <w:t>MoveForward</w:t>
              </w:r>
            </w:ins>
            <w:proofErr w:type="spellEnd"/>
          </w:p>
        </w:tc>
        <w:tc>
          <w:tcPr>
            <w:tcW w:w="7647" w:type="dxa"/>
            <w:tcPrChange w:id="1834"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35" w:author="Maximilian Schmitz" w:date="2015-06-14T10:58:00Z"/>
              </w:rPr>
            </w:pPr>
            <w:ins w:id="1836" w:author="Maximilian Schmitz" w:date="2015-06-14T11:06:00Z">
              <w:r>
                <w:t>Vorwärtsbewegen des Spielers</w:t>
              </w:r>
            </w:ins>
          </w:p>
        </w:tc>
      </w:tr>
      <w:tr w:rsidR="00D62BC2" w14:paraId="79FD42EA" w14:textId="77777777" w:rsidTr="00D62BC2">
        <w:trPr>
          <w:ins w:id="183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38" w:author="Maximilian Schmitz" w:date="2015-06-14T11:01:00Z">
              <w:tcPr>
                <w:tcW w:w="3070" w:type="dxa"/>
              </w:tcPr>
            </w:tcPrChange>
          </w:tcPr>
          <w:p w14:paraId="35CA78AE" w14:textId="77777777" w:rsidR="00D62BC2" w:rsidRPr="00D62BC2" w:rsidRDefault="00D62BC2">
            <w:pPr>
              <w:tabs>
                <w:tab w:val="right" w:pos="9072"/>
              </w:tabs>
              <w:rPr>
                <w:ins w:id="1839" w:author="Maximilian Schmitz" w:date="2015-06-14T10:59:00Z"/>
                <w:b w:val="0"/>
                <w:rPrChange w:id="1840" w:author="Maximilian Schmitz" w:date="2015-06-14T11:01:00Z">
                  <w:rPr>
                    <w:ins w:id="1841" w:author="Maximilian Schmitz" w:date="2015-06-14T10:59:00Z"/>
                  </w:rPr>
                </w:rPrChange>
              </w:rPr>
            </w:pPr>
            <w:proofErr w:type="spellStart"/>
            <w:ins w:id="1842" w:author="Maximilian Schmitz" w:date="2015-06-14T10:59:00Z">
              <w:r w:rsidRPr="00D62BC2">
                <w:t>MoveTo</w:t>
              </w:r>
              <w:proofErr w:type="spellEnd"/>
            </w:ins>
          </w:p>
        </w:tc>
        <w:tc>
          <w:tcPr>
            <w:tcW w:w="7647" w:type="dxa"/>
            <w:tcPrChange w:id="1843"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44" w:author="Maximilian Schmitz" w:date="2015-06-14T10:59:00Z"/>
              </w:rPr>
            </w:pPr>
            <w:ins w:id="1845" w:author="Maximilian Schmitz" w:date="2015-06-14T11:07:00Z">
              <w:r>
                <w:t>Spieler an eine bestimmte Position bewegen</w:t>
              </w:r>
            </w:ins>
          </w:p>
        </w:tc>
      </w:tr>
      <w:tr w:rsidR="00D62BC2" w14:paraId="4407E74C" w14:textId="77777777" w:rsidTr="00D62BC2">
        <w:trPr>
          <w:ins w:id="184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47" w:author="Maximilian Schmitz" w:date="2015-06-14T11:01:00Z">
              <w:tcPr>
                <w:tcW w:w="3070" w:type="dxa"/>
              </w:tcPr>
            </w:tcPrChange>
          </w:tcPr>
          <w:p w14:paraId="03FD0392" w14:textId="77777777" w:rsidR="00D62BC2" w:rsidRPr="00D62BC2" w:rsidRDefault="00D62BC2">
            <w:pPr>
              <w:tabs>
                <w:tab w:val="right" w:pos="9072"/>
              </w:tabs>
              <w:rPr>
                <w:ins w:id="1848" w:author="Maximilian Schmitz" w:date="2015-06-14T10:59:00Z"/>
                <w:b w:val="0"/>
                <w:rPrChange w:id="1849" w:author="Maximilian Schmitz" w:date="2015-06-14T11:01:00Z">
                  <w:rPr>
                    <w:ins w:id="1850" w:author="Maximilian Schmitz" w:date="2015-06-14T10:59:00Z"/>
                  </w:rPr>
                </w:rPrChange>
              </w:rPr>
            </w:pPr>
            <w:proofErr w:type="spellStart"/>
            <w:ins w:id="1851" w:author="Maximilian Schmitz" w:date="2015-06-14T10:59:00Z">
              <w:r w:rsidRPr="00D62BC2">
                <w:t>Rotate</w:t>
              </w:r>
              <w:proofErr w:type="spellEnd"/>
            </w:ins>
          </w:p>
        </w:tc>
        <w:tc>
          <w:tcPr>
            <w:tcW w:w="7647" w:type="dxa"/>
            <w:tcPrChange w:id="1852"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53" w:author="Maximilian Schmitz" w:date="2015-06-14T10:59:00Z"/>
              </w:rPr>
            </w:pPr>
            <w:ins w:id="1854" w:author="Maximilian Schmitz" w:date="2015-06-14T11:07:00Z">
              <w:r>
                <w:t>Spieler um seine Achse drehen</w:t>
              </w:r>
            </w:ins>
          </w:p>
        </w:tc>
      </w:tr>
      <w:tr w:rsidR="00D62BC2" w14:paraId="65712D0F" w14:textId="77777777" w:rsidTr="00D62BC2">
        <w:trPr>
          <w:ins w:id="185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56" w:author="Maximilian Schmitz" w:date="2015-06-14T11:01:00Z">
              <w:tcPr>
                <w:tcW w:w="3070" w:type="dxa"/>
              </w:tcPr>
            </w:tcPrChange>
          </w:tcPr>
          <w:p w14:paraId="7E4118DC" w14:textId="77777777" w:rsidR="00D62BC2" w:rsidRPr="00D62BC2" w:rsidRDefault="00D62BC2">
            <w:pPr>
              <w:tabs>
                <w:tab w:val="right" w:pos="9072"/>
              </w:tabs>
              <w:rPr>
                <w:ins w:id="1857" w:author="Maximilian Schmitz" w:date="2015-06-14T10:59:00Z"/>
                <w:b w:val="0"/>
                <w:rPrChange w:id="1858" w:author="Maximilian Schmitz" w:date="2015-06-14T11:01:00Z">
                  <w:rPr>
                    <w:ins w:id="1859" w:author="Maximilian Schmitz" w:date="2015-06-14T10:59:00Z"/>
                  </w:rPr>
                </w:rPrChange>
              </w:rPr>
            </w:pPr>
            <w:ins w:id="1860" w:author="Maximilian Schmitz" w:date="2015-06-14T10:59:00Z">
              <w:r w:rsidRPr="00D62BC2">
                <w:t>Kick</w:t>
              </w:r>
            </w:ins>
          </w:p>
        </w:tc>
        <w:tc>
          <w:tcPr>
            <w:tcW w:w="7647" w:type="dxa"/>
            <w:tcPrChange w:id="1861"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62" w:author="Maximilian Schmitz" w:date="2015-06-14T10:59:00Z"/>
              </w:rPr>
            </w:pPr>
            <w:ins w:id="1863" w:author="Maximilian Schmitz" w:date="2015-06-14T11:07:00Z">
              <w:r>
                <w:t>Den Ball in eine Richtung kicken</w:t>
              </w:r>
            </w:ins>
          </w:p>
        </w:tc>
      </w:tr>
      <w:tr w:rsidR="00D62BC2" w14:paraId="7E0F1F55" w14:textId="77777777" w:rsidTr="00D62BC2">
        <w:trPr>
          <w:ins w:id="186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65" w:author="Maximilian Schmitz" w:date="2015-06-14T11:01:00Z">
              <w:tcPr>
                <w:tcW w:w="3070" w:type="dxa"/>
              </w:tcPr>
            </w:tcPrChange>
          </w:tcPr>
          <w:p w14:paraId="41DA736A" w14:textId="77777777" w:rsidR="00D62BC2" w:rsidRPr="00D62BC2" w:rsidRDefault="00D62BC2">
            <w:pPr>
              <w:tabs>
                <w:tab w:val="right" w:pos="9072"/>
              </w:tabs>
              <w:rPr>
                <w:ins w:id="1866" w:author="Maximilian Schmitz" w:date="2015-06-14T10:59:00Z"/>
                <w:b w:val="0"/>
                <w:rPrChange w:id="1867" w:author="Maximilian Schmitz" w:date="2015-06-14T11:01:00Z">
                  <w:rPr>
                    <w:ins w:id="1868" w:author="Maximilian Schmitz" w:date="2015-06-14T10:59:00Z"/>
                  </w:rPr>
                </w:rPrChange>
              </w:rPr>
            </w:pPr>
            <w:proofErr w:type="spellStart"/>
            <w:ins w:id="1869" w:author="Maximilian Schmitz" w:date="2015-06-14T10:59:00Z">
              <w:r w:rsidRPr="00D62BC2">
                <w:t>StopBall</w:t>
              </w:r>
              <w:proofErr w:type="spellEnd"/>
            </w:ins>
          </w:p>
        </w:tc>
        <w:tc>
          <w:tcPr>
            <w:tcW w:w="7647" w:type="dxa"/>
            <w:tcPrChange w:id="1870"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71" w:author="Maximilian Schmitz" w:date="2015-06-14T10:59:00Z"/>
              </w:rPr>
            </w:pPr>
            <w:ins w:id="1872" w:author="Maximilian Schmitz" w:date="2015-06-14T11:08:00Z">
              <w:r>
                <w:t>Den Ball stoppen</w:t>
              </w:r>
            </w:ins>
          </w:p>
        </w:tc>
      </w:tr>
      <w:tr w:rsidR="00D62BC2" w14:paraId="76D2E6FA" w14:textId="77777777" w:rsidTr="00D62BC2">
        <w:trPr>
          <w:ins w:id="187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74" w:author="Maximilian Schmitz" w:date="2015-06-14T11:01:00Z">
              <w:tcPr>
                <w:tcW w:w="3070" w:type="dxa"/>
              </w:tcPr>
            </w:tcPrChange>
          </w:tcPr>
          <w:p w14:paraId="2531FA17" w14:textId="77777777" w:rsidR="00D62BC2" w:rsidRPr="00D62BC2" w:rsidRDefault="00D62BC2">
            <w:pPr>
              <w:tabs>
                <w:tab w:val="right" w:pos="9072"/>
              </w:tabs>
              <w:rPr>
                <w:ins w:id="1875" w:author="Maximilian Schmitz" w:date="2015-06-14T10:59:00Z"/>
                <w:b w:val="0"/>
                <w:rPrChange w:id="1876" w:author="Maximilian Schmitz" w:date="2015-06-14T11:01:00Z">
                  <w:rPr>
                    <w:ins w:id="1877" w:author="Maximilian Schmitz" w:date="2015-06-14T10:59:00Z"/>
                  </w:rPr>
                </w:rPrChange>
              </w:rPr>
            </w:pPr>
            <w:proofErr w:type="spellStart"/>
            <w:ins w:id="1878" w:author="Maximilian Schmitz" w:date="2015-06-14T11:00:00Z">
              <w:r w:rsidRPr="00D62BC2">
                <w:t>Speak</w:t>
              </w:r>
            </w:ins>
            <w:proofErr w:type="spellEnd"/>
          </w:p>
        </w:tc>
        <w:tc>
          <w:tcPr>
            <w:tcW w:w="7647" w:type="dxa"/>
            <w:tcPrChange w:id="1879"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80" w:author="Maximilian Schmitz" w:date="2015-06-14T10:59:00Z"/>
              </w:rPr>
            </w:pPr>
            <w:ins w:id="1881" w:author="Maximilian Schmitz" w:date="2015-06-14T11:09:00Z">
              <w:r>
                <w:t>Mit anderen Spielern kommunizieren</w:t>
              </w:r>
            </w:ins>
          </w:p>
        </w:tc>
      </w:tr>
      <w:tr w:rsidR="00D62BC2" w14:paraId="4EAA432B" w14:textId="77777777" w:rsidTr="00D62BC2">
        <w:trPr>
          <w:ins w:id="1882"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883" w:author="Maximilian Schmitz" w:date="2015-06-14T11:01:00Z">
              <w:tcPr>
                <w:tcW w:w="3070" w:type="dxa"/>
              </w:tcPr>
            </w:tcPrChange>
          </w:tcPr>
          <w:p w14:paraId="13F3FDAF" w14:textId="77777777" w:rsidR="00D62BC2" w:rsidRPr="00D62BC2" w:rsidRDefault="00D62BC2">
            <w:pPr>
              <w:tabs>
                <w:tab w:val="right" w:pos="9072"/>
              </w:tabs>
              <w:rPr>
                <w:ins w:id="1884" w:author="Maximilian Schmitz" w:date="2015-06-14T11:00:00Z"/>
                <w:b w:val="0"/>
                <w:rPrChange w:id="1885" w:author="Maximilian Schmitz" w:date="2015-06-14T11:01:00Z">
                  <w:rPr>
                    <w:ins w:id="1886" w:author="Maximilian Schmitz" w:date="2015-06-14T11:00:00Z"/>
                  </w:rPr>
                </w:rPrChange>
              </w:rPr>
            </w:pPr>
            <w:ins w:id="1887" w:author="Maximilian Schmitz" w:date="2015-06-14T11:00:00Z">
              <w:r w:rsidRPr="00D62BC2">
                <w:t>Listen</w:t>
              </w:r>
            </w:ins>
          </w:p>
        </w:tc>
        <w:tc>
          <w:tcPr>
            <w:tcW w:w="7647" w:type="dxa"/>
            <w:tcPrChange w:id="1888"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889" w:author="Maximilian Schmitz" w:date="2015-06-14T11:00:00Z"/>
              </w:rPr>
              <w:pPrChange w:id="1890"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91"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892" w:author="Maximilian Schmitz" w:date="2015-06-14T21:17:00Z"/>
        </w:rPr>
        <w:pPrChange w:id="1893" w:author="Maximilian Schmitz" w:date="2015-06-14T11:04:00Z">
          <w:pPr>
            <w:pStyle w:val="berschrift1"/>
          </w:pPr>
        </w:pPrChange>
      </w:pPr>
      <w:bookmarkStart w:id="1894" w:name="_Toc422468983"/>
      <w:ins w:id="1895" w:author="Maximilian Schmitz" w:date="2015-06-14T11:04:00Z">
        <w:r>
          <w:t xml:space="preserve">Tabelle </w:t>
        </w:r>
      </w:ins>
      <w:ins w:id="1896" w:author="Maximilian Schmitz" w:date="2015-06-19T09:18:00Z">
        <w:r w:rsidR="00F73840">
          <w:fldChar w:fldCharType="begin"/>
        </w:r>
        <w:r w:rsidR="00F73840">
          <w:instrText xml:space="preserve"> SEQ Tabelle \* ARABIC </w:instrText>
        </w:r>
      </w:ins>
      <w:r w:rsidR="00F73840">
        <w:fldChar w:fldCharType="separate"/>
      </w:r>
      <w:ins w:id="1897" w:author="Maximilian Schmitz" w:date="2015-06-19T09:20:00Z">
        <w:r w:rsidR="00867956">
          <w:rPr>
            <w:noProof/>
          </w:rPr>
          <w:t>3</w:t>
        </w:r>
      </w:ins>
      <w:ins w:id="1898" w:author="Maximilian Schmitz" w:date="2015-06-19T09:18:00Z">
        <w:r w:rsidR="00F73840">
          <w:fldChar w:fldCharType="end"/>
        </w:r>
      </w:ins>
      <w:ins w:id="1899" w:author="Maximilian Schmitz" w:date="2015-06-14T11:04:00Z">
        <w:r>
          <w:t xml:space="preserve">: Aktive Funktionen der </w:t>
        </w:r>
      </w:ins>
      <w:ins w:id="1900" w:author="Maximilian Schmitz" w:date="2015-06-17T15:32:00Z">
        <w:r w:rsidR="003227D0">
          <w:t>Skriptschnittstelle</w:t>
        </w:r>
      </w:ins>
      <w:bookmarkEnd w:id="1894"/>
    </w:p>
    <w:p w14:paraId="460BB0A3" w14:textId="77777777" w:rsidR="00201692" w:rsidRPr="00915AB6" w:rsidRDefault="00201692">
      <w:pPr>
        <w:rPr>
          <w:ins w:id="1901" w:author="Maximilian Schmitz" w:date="2015-06-14T11:09:00Z"/>
        </w:rPr>
        <w:pPrChange w:id="1902" w:author="Maximilian Schmitz" w:date="2015-06-14T21:17:00Z">
          <w:pPr>
            <w:pStyle w:val="berschrift1"/>
          </w:pPr>
        </w:pPrChange>
      </w:pPr>
    </w:p>
    <w:p w14:paraId="49843E3F" w14:textId="77777777" w:rsidR="007119C0" w:rsidRDefault="00201692">
      <w:pPr>
        <w:rPr>
          <w:ins w:id="1903" w:author="Maximilian Schmitz" w:date="2015-06-14T21:09:00Z"/>
        </w:rPr>
        <w:pPrChange w:id="1904" w:author="Maximilian Schmitz" w:date="2015-06-14T11:09:00Z">
          <w:pPr>
            <w:pStyle w:val="berschrift1"/>
          </w:pPr>
        </w:pPrChange>
      </w:pPr>
      <w:ins w:id="1905"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906" w:author="Maximilian Schmitz" w:date="2015-06-14T21:09:00Z"/>
        </w:rPr>
        <w:pPrChange w:id="1907" w:author="Maximilian Schmitz" w:date="2015-06-14T11:09:00Z">
          <w:pPr>
            <w:pStyle w:val="berschrift1"/>
          </w:pPr>
        </w:pPrChange>
      </w:pPr>
      <w:ins w:id="1908"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909" w:author="Maximilian Schmitz" w:date="2015-06-14T21:13:00Z"/>
        </w:rPr>
        <w:pPrChange w:id="1910" w:author="Maximilian Schmitz" w:date="2015-06-14T11:09:00Z">
          <w:pPr>
            <w:pStyle w:val="berschrift1"/>
          </w:pPr>
        </w:pPrChange>
      </w:pPr>
      <w:ins w:id="1911" w:author="Maximilian Schmitz" w:date="2015-06-14T21:12:00Z">
        <w:r>
          <w:t xml:space="preserve">Auch die Kommunikation zwischen den Spielern </w:t>
        </w:r>
      </w:ins>
      <w:ins w:id="1912" w:author="Maximilian Schmitz" w:date="2015-06-14T21:13:00Z">
        <w:r>
          <w:t xml:space="preserve">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w:t>
        </w:r>
        <w:r>
          <w:lastRenderedPageBreak/>
          <w:t>Intelligenz eines Spielers in der Lage mit der künstlichen Intelligenz eines anderen Spielers zusammenzuarbeiten.</w:t>
        </w:r>
      </w:ins>
    </w:p>
    <w:p w14:paraId="55ED526A" w14:textId="77777777" w:rsidR="00201692" w:rsidRDefault="00201692">
      <w:pPr>
        <w:rPr>
          <w:ins w:id="1913" w:author="Maximilian Schmitz" w:date="2015-06-14T21:16:00Z"/>
        </w:rPr>
        <w:pPrChange w:id="1914" w:author="Maximilian Schmitz" w:date="2015-06-14T11:09:00Z">
          <w:pPr>
            <w:pStyle w:val="berschrift1"/>
          </w:pPr>
        </w:pPrChange>
      </w:pPr>
    </w:p>
    <w:p w14:paraId="0C7F866D" w14:textId="77777777" w:rsidR="00D176AD" w:rsidRDefault="000036F2">
      <w:pPr>
        <w:rPr>
          <w:ins w:id="1915" w:author="Maximilian Schmitz" w:date="2015-06-14T21:36:00Z"/>
        </w:rPr>
        <w:pPrChange w:id="1916" w:author="Maximilian Schmitz" w:date="2015-06-14T11:09:00Z">
          <w:pPr>
            <w:pStyle w:val="berschrift1"/>
          </w:pPr>
        </w:pPrChange>
      </w:pPr>
      <w:ins w:id="1917" w:author="Maximilian Schmitz" w:date="2015-06-14T21:30:00Z">
        <w:r>
          <w:t xml:space="preserve">Mit den oben vorgestellten Funktionen </w:t>
        </w:r>
      </w:ins>
      <w:ins w:id="1918"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919" w:author="Maximilian Schmitz" w:date="2015-06-14T21:36:00Z">
        <w:r w:rsidR="00D176AD">
          <w:t>dieser Daten kann entschieden werden welche Aktion des Spielers ausgelöst werden sollte.</w:t>
        </w:r>
      </w:ins>
    </w:p>
    <w:p w14:paraId="1354B5E1" w14:textId="77777777" w:rsidR="00201692" w:rsidRDefault="00D176AD">
      <w:pPr>
        <w:rPr>
          <w:ins w:id="1920" w:author="Maximilian Schmitz" w:date="2015-06-14T21:44:00Z"/>
        </w:rPr>
        <w:pPrChange w:id="1921" w:author="Maximilian Schmitz" w:date="2015-06-14T11:09:00Z">
          <w:pPr>
            <w:pStyle w:val="berschrift1"/>
          </w:pPr>
        </w:pPrChange>
      </w:pPr>
      <w:ins w:id="1922" w:author="Maximilian Schmitz" w:date="2015-06-14T21:36:00Z">
        <w:r>
          <w:t xml:space="preserve">Der Vorteil eines Entscheidungsbaums liegt darin, dass er einfach verständlich und nachvollziehbar ist. Somit lässt er sich auch verhältnismäßig leicht formulieren. </w:t>
        </w:r>
      </w:ins>
      <w:ins w:id="1923" w:author="Maximilian Schmitz" w:date="2015-06-14T21:38:00Z">
        <w:r>
          <w:t xml:space="preserve">Dieser Vorteil relativiert sich allerdings durch die Tatsache, dass auch Entscheidungsbäume bei steigender Komplexität an Übersichtlichkeit verlieren. </w:t>
        </w:r>
      </w:ins>
      <w:ins w:id="1924" w:author="Maximilian Schmitz" w:date="2015-06-14T21:39:00Z">
        <w:r>
          <w:t xml:space="preserve">Vor allem dadurch, dass hier nicht nur binäre Entscheidungsbäume eingesetzt werden, lassen </w:t>
        </w:r>
      </w:ins>
      <w:ins w:id="1925" w:author="Maximilian Schmitz" w:date="2015-06-14T21:42:00Z">
        <w:r>
          <w:t>unüberschaubare, stark verzweigte Bäume zu. Binäre Entscheidungsbäume verzweig</w:t>
        </w:r>
        <w:r w:rsidR="00E71BBD">
          <w:t>en sich an jedem Kno</w:t>
        </w:r>
        <w:r>
          <w:t>ten in genau zwei Richtungen</w:t>
        </w:r>
      </w:ins>
      <w:ins w:id="1926" w:author="Maximilian Schmitz" w:date="2015-06-14T21:44:00Z">
        <w:r w:rsidR="00E71BBD">
          <w:t>.</w:t>
        </w:r>
      </w:ins>
      <w:ins w:id="1927" w:author="Maximilian Schmitz" w:date="2015-06-14T21:46:00Z">
        <w:r w:rsidR="00E71BBD">
          <w:t xml:space="preserve"> Dadurch entstehen in der Regel </w:t>
        </w:r>
      </w:ins>
      <w:ins w:id="1928" w:author="Maximilian Schmitz" w:date="2015-06-14T21:47:00Z">
        <w:r w:rsidR="00E71BBD">
          <w:t>schmale, tiefe Bäume.</w:t>
        </w:r>
      </w:ins>
    </w:p>
    <w:p w14:paraId="33D227A5" w14:textId="77777777" w:rsidR="00E71BBD" w:rsidRDefault="00E71BBD">
      <w:pPr>
        <w:rPr>
          <w:ins w:id="1929" w:author="Maximilian Schmitz" w:date="2015-06-14T21:47:00Z"/>
        </w:rPr>
        <w:pPrChange w:id="1930" w:author="Maximilian Schmitz" w:date="2015-06-14T11:09:00Z">
          <w:pPr>
            <w:pStyle w:val="berschrift1"/>
          </w:pPr>
        </w:pPrChange>
      </w:pPr>
      <w:ins w:id="1931" w:author="Maximilian Schmitz" w:date="2015-06-14T21:45:00Z">
        <w:r>
          <w:t xml:space="preserve">Die hier für die Entscheidungen herangezogenen Informationen </w:t>
        </w:r>
      </w:ins>
      <w:ins w:id="1932" w:author="Maximilian Schmitz" w:date="2015-06-14T21:46:00Z">
        <w:r>
          <w:t xml:space="preserve">lassen </w:t>
        </w:r>
      </w:ins>
      <w:ins w:id="1933"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1934" w:author="Maximilian Schmitz" w:date="2015-06-14T21:48:00Z"/>
        </w:rPr>
        <w:pPrChange w:id="1935" w:author="Maximilian Schmitz" w:date="2015-06-14T11:09:00Z">
          <w:pPr>
            <w:pStyle w:val="berschrift1"/>
          </w:pPr>
        </w:pPrChange>
      </w:pPr>
    </w:p>
    <w:p w14:paraId="79BFA3B9" w14:textId="77777777" w:rsidR="00986767" w:rsidRDefault="003D5A6B">
      <w:pPr>
        <w:rPr>
          <w:ins w:id="1936" w:author="Maximilian Schmitz" w:date="2015-06-15T21:20:00Z"/>
        </w:rPr>
        <w:pPrChange w:id="1937" w:author="Maximilian Schmitz" w:date="2015-06-14T11:09:00Z">
          <w:pPr>
            <w:pStyle w:val="berschrift1"/>
          </w:pPr>
        </w:pPrChange>
      </w:pPr>
      <w:ins w:id="1938" w:author="Maximilian Schmitz" w:date="2015-06-14T21:48:00Z">
        <w:r>
          <w:t xml:space="preserve">Im Folgenden wird beispielhaft ein Teil eines Entscheidungsbaums vorgestellt, der feststellt, </w:t>
        </w:r>
      </w:ins>
      <w:ins w:id="1939"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940" w:author="Maximilian Schmitz" w:date="2015-06-19T09:20:00Z">
        <w:r w:rsidR="00867956">
          <w:t xml:space="preserve">Abbildung </w:t>
        </w:r>
        <w:r w:rsidR="00867956">
          <w:rPr>
            <w:noProof/>
          </w:rPr>
          <w:t>1</w:t>
        </w:r>
      </w:ins>
      <w:ins w:id="1941"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1942" w:author="Maximilian Schmitz" w:date="2015-06-16T21:37:00Z"/>
        </w:rPr>
        <w:pPrChange w:id="1943" w:author="Maximilian Schmitz" w:date="2015-06-14T11:09:00Z">
          <w:pPr>
            <w:pStyle w:val="berschrift1"/>
          </w:pPr>
        </w:pPrChange>
      </w:pPr>
      <w:ins w:id="1944" w:author="Maximilian Schmitz" w:date="2015-06-16T21:24:00Z">
        <w:r>
          <w:t>Zunächst wird geprüft, ob der Ball in einer bestimmten Entfernung zum Spieler ist. Der Spieler soll daraufhin den Ball annehmen</w:t>
        </w:r>
      </w:ins>
      <w:ins w:id="1945" w:author="Maximilian Schmitz" w:date="2015-06-16T21:25:00Z">
        <w:r>
          <w:t xml:space="preserve">. </w:t>
        </w:r>
      </w:ins>
      <w:ins w:id="1946"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947" w:author="Maximilian Schmitz" w:date="2015-06-16T21:33:00Z">
        <w:r w:rsidR="004267D3">
          <w:t xml:space="preserve">die Position </w:t>
        </w:r>
      </w:ins>
      <w:ins w:id="1948" w:author="Maximilian Schmitz" w:date="2015-06-16T21:34:00Z">
        <w:r w:rsidR="004267D3">
          <w:t>des am nächsten zum Tor gelegenen Spielers</w:t>
        </w:r>
      </w:ins>
      <w:ins w:id="1949" w:author="Maximilian Schmitz" w:date="2015-06-16T21:33:00Z">
        <w:r w:rsidR="004267D3">
          <w:t xml:space="preserve"> gespeichert. Diese Position wird für einen späteren Pass benötigt.</w:t>
        </w:r>
      </w:ins>
      <w:ins w:id="1950" w:author="Maximilian Schmitz" w:date="2015-06-16T21:35:00Z">
        <w:r w:rsidR="004267D3">
          <w:t xml:space="preserve"> Die Überlegung dabei ist, dass ein Spieler</w:t>
        </w:r>
      </w:ins>
      <w:ins w:id="1951" w:author="Maximilian Schmitz" w:date="2015-06-16T21:36:00Z">
        <w:r w:rsidR="004267D3">
          <w:t>,</w:t>
        </w:r>
      </w:ins>
      <w:ins w:id="1952" w:author="Maximilian Schmitz" w:date="2015-06-16T21:35:00Z">
        <w:r w:rsidR="004267D3">
          <w:t xml:space="preserve"> der schon näher am gegnerischen Tor steht,</w:t>
        </w:r>
      </w:ins>
      <w:ins w:id="1953" w:author="Maximilian Schmitz" w:date="2015-06-16T21:36:00Z">
        <w:r w:rsidR="004267D3">
          <w:t xml:space="preserve"> nicht mehr </w:t>
        </w:r>
        <w:proofErr w:type="spellStart"/>
        <w:r w:rsidR="004267D3">
          <w:t>so weit</w:t>
        </w:r>
        <w:proofErr w:type="spellEnd"/>
        <w:r w:rsidR="004267D3">
          <w:t xml:space="preserve"> laufen muss mit dem Ball</w:t>
        </w:r>
      </w:ins>
      <w:ins w:id="1954" w:author="Maximilian Schmitz" w:date="2015-06-16T21:37:00Z">
        <w:r w:rsidR="004267D3">
          <w:t>. Dabei sinkt das Risiko den Ball zu verlieren und somit steigt die Chance ein Tor zu erzielen.</w:t>
        </w:r>
      </w:ins>
    </w:p>
    <w:p w14:paraId="34C1372B" w14:textId="77777777" w:rsidR="004267D3" w:rsidRDefault="004267D3">
      <w:pPr>
        <w:rPr>
          <w:ins w:id="1955" w:author="Maximilian Schmitz" w:date="2015-06-16T21:45:00Z"/>
        </w:rPr>
        <w:pPrChange w:id="1956" w:author="Maximilian Schmitz" w:date="2015-06-14T11:09:00Z">
          <w:pPr>
            <w:pStyle w:val="berschrift1"/>
          </w:pPr>
        </w:pPrChange>
      </w:pPr>
      <w:ins w:id="1957" w:author="Maximilian Schmitz" w:date="2015-06-16T21:37:00Z">
        <w:r>
          <w:t xml:space="preserve">Wenn ermittelt wird, dass der Spieler bereits </w:t>
        </w:r>
      </w:ins>
      <w:ins w:id="1958" w:author="Maximilian Schmitz" w:date="2015-06-16T21:38:00Z">
        <w:r>
          <w:t>derjenige</w:t>
        </w:r>
      </w:ins>
      <w:ins w:id="1959" w:author="Maximilian Schmitz" w:date="2015-06-16T21:37:00Z">
        <w:r>
          <w:t xml:space="preserve"> ist, der am näch</w:t>
        </w:r>
      </w:ins>
      <w:ins w:id="1960" w:author="Maximilian Schmitz" w:date="2015-06-16T21:38:00Z">
        <w:r>
          <w:t>s</w:t>
        </w:r>
      </w:ins>
      <w:ins w:id="1961" w:author="Maximilian Schmitz" w:date="2015-06-16T21:37:00Z">
        <w:r>
          <w:t>ten am Tor ist</w:t>
        </w:r>
      </w:ins>
      <w:ins w:id="1962" w:author="Maximilian Schmitz" w:date="2015-06-16T21:40:00Z">
        <w:r>
          <w:t xml:space="preserve">, wird geprüft, ob ein gegnerischer Spieler in unmittelbarer Nähe befindet. </w:t>
        </w:r>
      </w:ins>
      <w:ins w:id="1963" w:author="Maximilian Schmitz" w:date="2015-06-16T21:42:00Z">
        <w:r w:rsidR="00065393">
          <w:t xml:space="preserve">Falls das </w:t>
        </w:r>
        <w:r w:rsidR="00065393">
          <w:lastRenderedPageBreak/>
          <w:t xml:space="preserve">der Fall ist, wird der nächstgelegene Mitspieler für einen Pass gesucht. Dieser hat vermutlich größere Chancen mit dem Ball zum </w:t>
        </w:r>
        <w:r w:rsidR="00F776C9">
          <w:t xml:space="preserve">gegnerischen Tor zu kommen als </w:t>
        </w:r>
      </w:ins>
      <w:ins w:id="1964" w:author="Maximilian Schmitz" w:date="2015-06-16T21:44:00Z">
        <w:r w:rsidR="00F776C9">
          <w:t>der hier gesteuerte Spieler.</w:t>
        </w:r>
      </w:ins>
    </w:p>
    <w:p w14:paraId="736E367F" w14:textId="77777777" w:rsidR="00AA653A" w:rsidRDefault="00AA653A">
      <w:pPr>
        <w:rPr>
          <w:ins w:id="1965" w:author="Maximilian Schmitz" w:date="2015-06-16T21:47:00Z"/>
        </w:rPr>
        <w:pPrChange w:id="1966" w:author="Maximilian Schmitz" w:date="2015-06-14T11:09:00Z">
          <w:pPr>
            <w:pStyle w:val="berschrift1"/>
          </w:pPr>
        </w:pPrChange>
      </w:pPr>
      <w:ins w:id="1967"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1968" w:author="Maximilian Schmitz" w:date="2015-06-15T21:16:00Z"/>
        </w:rPr>
        <w:pPrChange w:id="1969" w:author="Maximilian Schmitz" w:date="2015-06-14T11:09:00Z">
          <w:pPr>
            <w:pStyle w:val="berschrift1"/>
          </w:pPr>
        </w:pPrChange>
      </w:pPr>
      <w:ins w:id="1970" w:author="Maximilian Schmitz" w:date="2015-06-16T21:47:00Z">
        <w:r>
          <w:t xml:space="preserve">Wenn der Spieler nicht abspielen soll, prüft er seine Distanz zum Tor und wagt daraufhin einen Torschuss oder </w:t>
        </w:r>
      </w:ins>
      <w:ins w:id="1971" w:author="Maximilian Schmitz" w:date="2015-06-16T21:48:00Z">
        <w:r>
          <w:t>spielt den Ball leicht Richtung Tor um dann nachzulaufen.</w:t>
        </w:r>
      </w:ins>
    </w:p>
    <w:p w14:paraId="00E2E2E4" w14:textId="77777777" w:rsidR="004B4A71" w:rsidRDefault="005057C3">
      <w:pPr>
        <w:keepNext/>
        <w:rPr>
          <w:ins w:id="1972" w:author="Maximilian Schmitz" w:date="2015-06-15T21:17:00Z"/>
        </w:rPr>
        <w:pPrChange w:id="1973" w:author="Maximilian Schmitz" w:date="2015-06-15T21:17:00Z">
          <w:pPr/>
        </w:pPrChange>
      </w:pPr>
      <w:ins w:id="1974" w:author="Maximilian Schmitz" w:date="2015-06-15T21:16:00Z">
        <w:r>
          <w:lastRenderedPageBreak/>
          <w:pict w14:anchorId="005BC6E2">
            <v:shape id="_x0000_i1027" type="#_x0000_t75" style="width:453.9pt;height:512.05pt">
              <v:imagedata r:id="rId25" o:title="Unbenannt"/>
            </v:shape>
          </w:pict>
        </w:r>
      </w:ins>
    </w:p>
    <w:p w14:paraId="1B26F097" w14:textId="77777777" w:rsidR="004B4A71" w:rsidRDefault="004B4A71">
      <w:pPr>
        <w:pStyle w:val="Beschriftung"/>
        <w:rPr>
          <w:ins w:id="1975" w:author="Maximilian Schmitz" w:date="2015-06-16T21:49:00Z"/>
        </w:rPr>
        <w:pPrChange w:id="1976" w:author="Maximilian Schmitz" w:date="2015-06-15T21:17:00Z">
          <w:pPr>
            <w:pStyle w:val="berschrift1"/>
          </w:pPr>
        </w:pPrChange>
      </w:pPr>
      <w:bookmarkStart w:id="1977" w:name="_Toc422468980"/>
      <w:ins w:id="1978" w:author="Maximilian Schmitz" w:date="2015-06-15T21:17:00Z">
        <w:r>
          <w:t xml:space="preserve">Abbildung </w:t>
        </w:r>
        <w:r>
          <w:fldChar w:fldCharType="begin"/>
        </w:r>
        <w:r>
          <w:instrText xml:space="preserve"> SEQ Abbildung \* ARABIC </w:instrText>
        </w:r>
      </w:ins>
      <w:r>
        <w:fldChar w:fldCharType="separate"/>
      </w:r>
      <w:ins w:id="1979" w:author="Maximilian Schmitz" w:date="2015-06-19T09:20:00Z">
        <w:r w:rsidR="00867956">
          <w:rPr>
            <w:noProof/>
          </w:rPr>
          <w:t>8</w:t>
        </w:r>
      </w:ins>
      <w:ins w:id="1980" w:author="Maximilian Schmitz" w:date="2015-06-15T21:17:00Z">
        <w:r>
          <w:fldChar w:fldCharType="end"/>
        </w:r>
        <w:r>
          <w:t>: Beispiel einer künstlichen Intelligenz</w:t>
        </w:r>
      </w:ins>
      <w:bookmarkEnd w:id="1977"/>
    </w:p>
    <w:p w14:paraId="3FE88754" w14:textId="77777777" w:rsidR="000226C9" w:rsidRDefault="000226C9">
      <w:pPr>
        <w:rPr>
          <w:ins w:id="1981" w:author="Maximilian Schmitz" w:date="2015-06-16T21:49:00Z"/>
        </w:rPr>
        <w:pPrChange w:id="1982" w:author="Maximilian Schmitz" w:date="2015-06-16T21:49:00Z">
          <w:pPr>
            <w:pStyle w:val="berschrift1"/>
          </w:pPr>
        </w:pPrChange>
      </w:pPr>
    </w:p>
    <w:p w14:paraId="569C88E1" w14:textId="77777777" w:rsidR="000226C9" w:rsidRDefault="000226C9">
      <w:pPr>
        <w:rPr>
          <w:ins w:id="1983" w:author="Maximilian Schmitz" w:date="2015-06-16T21:54:00Z"/>
        </w:rPr>
        <w:pPrChange w:id="1984" w:author="Maximilian Schmitz" w:date="2015-06-16T21:49:00Z">
          <w:pPr>
            <w:pStyle w:val="berschrift1"/>
          </w:pPr>
        </w:pPrChange>
      </w:pPr>
      <w:ins w:id="1985" w:author="Maximilian Schmitz" w:date="2015-06-16T21:49:00Z">
        <w:r>
          <w:t xml:space="preserve">Der oben beschriebene Entscheidungsbaum ist verhältnismäßig klein und übersichtlich. Außerdem arbeitet er nur </w:t>
        </w:r>
      </w:ins>
      <w:ins w:id="1986" w:author="Maximilian Schmitz" w:date="2015-06-16T21:50:00Z">
        <w:r>
          <w:t xml:space="preserve">eine einzelne Situation ab. Um die gesamt Intelligenz des Spielers zu beschreiben sind deutlich mehr Prüfungen zu machen und </w:t>
        </w:r>
        <w:r>
          <w:lastRenderedPageBreak/>
          <w:t xml:space="preserve">mehr </w:t>
        </w:r>
      </w:ins>
      <w:ins w:id="1987" w:author="Maximilian Schmitz" w:date="2015-06-16T21:52:00Z">
        <w:r>
          <w:t xml:space="preserve">Informationen zu berücksichtigt. </w:t>
        </w:r>
      </w:ins>
      <w:ins w:id="1988" w:author="Maximilian Schmitz" w:date="2015-06-16T21:53:00Z">
        <w:r w:rsidR="00A12EBB">
          <w:t>Der oben gezeigt Ausschnitt ist deshalb nur als Beispiel für einen möglichen Entscheidungsbaum zu sehen und soll die grundlegende</w:t>
        </w:r>
      </w:ins>
      <w:ins w:id="1989" w:author="Maximilian Schmitz" w:date="2015-06-16T21:54:00Z">
        <w:r w:rsidR="009E1F6B">
          <w:t>n Möglichkeiten demonstrieren.</w:t>
        </w:r>
      </w:ins>
      <w:ins w:id="1990" w:author="Maximilian Schmitz" w:date="2015-06-16T21:57:00Z">
        <w:r w:rsidR="00FA6895">
          <w:t xml:space="preserve"> Dieses Beispiel berücksichtigt zwar schon Interaktionen zwischen den Spielern, es kann aber noch nicht von einer gemeins</w:t>
        </w:r>
      </w:ins>
      <w:ins w:id="1991" w:author="Maximilian Schmitz" w:date="2015-06-16T21:58:00Z">
        <w:r w:rsidR="00FA6895">
          <w:t>amen Strategie oder gar von einer verteilten künstlichen Intelligenz gesprochen werden.</w:t>
        </w:r>
      </w:ins>
    </w:p>
    <w:p w14:paraId="4E3BFC59" w14:textId="77777777" w:rsidR="004C35F2" w:rsidRDefault="004C35F2">
      <w:pPr>
        <w:rPr>
          <w:ins w:id="1992" w:author="Maximilian Schmitz" w:date="2015-06-16T21:54:00Z"/>
        </w:rPr>
        <w:pPrChange w:id="1993" w:author="Maximilian Schmitz" w:date="2015-06-16T21:49:00Z">
          <w:pPr>
            <w:pStyle w:val="berschrift1"/>
          </w:pPr>
        </w:pPrChange>
      </w:pPr>
    </w:p>
    <w:p w14:paraId="6E4CCFA6" w14:textId="77777777" w:rsidR="004C35F2" w:rsidRPr="00915AB6" w:rsidRDefault="004C35F2">
      <w:pPr>
        <w:rPr>
          <w:ins w:id="1994" w:author="Maximilian Schmitz" w:date="2015-06-05T06:51:00Z"/>
        </w:rPr>
        <w:pPrChange w:id="1995" w:author="Maximilian Schmitz" w:date="2015-06-16T21:49:00Z">
          <w:pPr>
            <w:pStyle w:val="berschrift1"/>
          </w:pPr>
        </w:pPrChange>
      </w:pPr>
      <w:ins w:id="1996"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AC4DD5">
      <w:pPr>
        <w:pStyle w:val="berschrift1"/>
        <w:rPr>
          <w:ins w:id="1997" w:author="Michael K." w:date="2015-07-02T13:52:00Z"/>
        </w:rPr>
      </w:pPr>
      <w:r w:rsidRPr="00FC5721">
        <w:br w:type="page"/>
      </w:r>
      <w:bookmarkStart w:id="1998" w:name="_Toc424040293"/>
      <w:r w:rsidR="003D51AD">
        <w:lastRenderedPageBreak/>
        <w:t>Ausblick</w:t>
      </w:r>
      <w:bookmarkEnd w:id="1998"/>
    </w:p>
    <w:p w14:paraId="57585324" w14:textId="2AB40E2D" w:rsidR="003971A1" w:rsidRDefault="003971A1">
      <w:pPr>
        <w:rPr>
          <w:ins w:id="1999" w:author="Michael K." w:date="2015-07-02T13:54:00Z"/>
        </w:rPr>
        <w:pPrChange w:id="2000" w:author="Michael K." w:date="2015-07-02T13:52:00Z">
          <w:pPr>
            <w:pStyle w:val="berschrift1"/>
            <w:numPr>
              <w:numId w:val="0"/>
            </w:numPr>
          </w:pPr>
        </w:pPrChange>
      </w:pPr>
      <w:ins w:id="2001" w:author="Michael K." w:date="2015-07-02T13:52:00Z">
        <w:r>
          <w:t xml:space="preserve">Im folgenden Kapitel wird aufgezeigt, welche Erweiterungsmöglichkeiten es für zukünftige Studienarbeiten gibt, </w:t>
        </w:r>
      </w:ins>
      <w:ins w:id="2002" w:author="Michael K." w:date="2015-07-02T13:54:00Z">
        <w:r>
          <w:t>welche sich mit dem Thema Unreal</w:t>
        </w:r>
      </w:ins>
      <w:ins w:id="2003" w:author="Admin" w:date="2015-07-06T14:55:00Z">
        <w:r w:rsidR="0041383A">
          <w:t>C</w:t>
        </w:r>
      </w:ins>
      <w:ins w:id="2004" w:author="Michael K." w:date="2015-07-02T13:54:00Z">
        <w:del w:id="2005" w:author="Admin" w:date="2015-07-06T14:55:00Z">
          <w:r w:rsidDel="0041383A">
            <w:delText>c</w:delText>
          </w:r>
        </w:del>
        <w:r>
          <w:t>up beschäftigen.</w:t>
        </w:r>
      </w:ins>
    </w:p>
    <w:p w14:paraId="727A7CEB" w14:textId="77777777" w:rsidR="003971A1" w:rsidRPr="003971A1" w:rsidRDefault="003971A1">
      <w:pPr>
        <w:pPrChange w:id="2006" w:author="Michael K." w:date="2015-07-02T13:52:00Z">
          <w:pPr>
            <w:pStyle w:val="berschrift1"/>
            <w:numPr>
              <w:numId w:val="0"/>
            </w:numPr>
          </w:pPr>
        </w:pPrChange>
      </w:pPr>
    </w:p>
    <w:p w14:paraId="60173257" w14:textId="77777777" w:rsidR="00321258" w:rsidRDefault="00321258" w:rsidP="00321258">
      <w:pPr>
        <w:rPr>
          <w:ins w:id="2007" w:author="Michael K." w:date="2015-07-01T14:39:00Z"/>
        </w:rPr>
      </w:pPr>
      <w:commentRangeStart w:id="2008"/>
      <w:ins w:id="2009" w:author="Michael K." w:date="2015-07-01T14:39:00Z">
        <w:r>
          <w:t>Regeln</w:t>
        </w:r>
      </w:ins>
      <w:commentRangeEnd w:id="2008"/>
      <w:r w:rsidR="0041383A">
        <w:rPr>
          <w:rStyle w:val="Kommentarzeichen"/>
        </w:rPr>
        <w:commentReference w:id="2008"/>
      </w:r>
      <w:ins w:id="2010" w:author="Michael K." w:date="2015-07-01T14:39:00Z">
        <w:r>
          <w:t>:</w:t>
        </w:r>
      </w:ins>
    </w:p>
    <w:p w14:paraId="74F30DE4" w14:textId="77777777" w:rsidR="00321258" w:rsidRDefault="00321258" w:rsidP="00321258">
      <w:pPr>
        <w:rPr>
          <w:ins w:id="2011" w:author="Michael K." w:date="2015-07-01T14:39:00Z"/>
        </w:rPr>
      </w:pPr>
      <w:ins w:id="2012"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2013" w:author="Michael K." w:date="2015-07-01T14:40:00Z">
        <w:r>
          <w:t>läuft</w:t>
        </w:r>
      </w:ins>
      <w:ins w:id="2014"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2015" w:author="Michael K." w:date="2015-07-01T14:39:00Z"/>
        </w:rPr>
      </w:pPr>
    </w:p>
    <w:p w14:paraId="714BC0B9" w14:textId="77777777" w:rsidR="00321258" w:rsidRDefault="00321258" w:rsidP="00321258">
      <w:pPr>
        <w:rPr>
          <w:ins w:id="2016" w:author="Michael K." w:date="2015-07-01T14:39:00Z"/>
        </w:rPr>
      </w:pPr>
      <w:ins w:id="2017" w:author="Michael K." w:date="2015-07-01T14:39:00Z">
        <w:r>
          <w:t>Grafik:</w:t>
        </w:r>
      </w:ins>
    </w:p>
    <w:p w14:paraId="022D700C" w14:textId="77777777" w:rsidR="00321258" w:rsidRDefault="00321258" w:rsidP="00321258">
      <w:pPr>
        <w:rPr>
          <w:ins w:id="2018" w:author="Michael K." w:date="2015-07-01T14:54:00Z"/>
        </w:rPr>
      </w:pPr>
      <w:ins w:id="2019"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2020" w:author="Michael K." w:date="2015-07-01T14:41:00Z">
        <w:r>
          <w:t xml:space="preserve">Die verwendete Unreal Engine 4 </w:t>
        </w:r>
      </w:ins>
      <w:ins w:id="2021" w:author="Michael K." w:date="2015-07-01T14:44:00Z">
        <w:r>
          <w:t>ist eines der neusten und fortschrittlichsten Produkte im Bereich der Spiele</w:t>
        </w:r>
      </w:ins>
      <w:ins w:id="2022" w:author="Michael K." w:date="2015-07-01T14:45:00Z">
        <w:r>
          <w:t>-</w:t>
        </w:r>
        <w:proofErr w:type="spellStart"/>
        <w:r>
          <w:t>Engines</w:t>
        </w:r>
        <w:proofErr w:type="spellEnd"/>
        <w:r>
          <w:t xml:space="preserve"> und bietet daher die Möglichkeit aufwendige Effekte, Animationen und </w:t>
        </w:r>
      </w:ins>
      <w:ins w:id="2023" w:author="Michael K." w:date="2015-07-01T14:46:00Z">
        <w:r>
          <w:t>detaillierte</w:t>
        </w:r>
      </w:ins>
      <w:ins w:id="2024" w:author="Michael K." w:date="2015-07-01T14:45:00Z">
        <w:r>
          <w:t xml:space="preserve"> Umgebungen </w:t>
        </w:r>
      </w:ins>
      <w:ins w:id="2025" w:author="Michael K." w:date="2015-07-01T14:44:00Z">
        <w:r>
          <w:t xml:space="preserve"> </w:t>
        </w:r>
      </w:ins>
      <w:ins w:id="2026" w:author="Michael K." w:date="2015-07-01T14:46:00Z">
        <w:r>
          <w:t>darzustellen. So könnte das Aussehen der Spieler individuell gestaltet werden, jeweils mit aufwendiger Simulation der Haare oder realistische Bewegungen seines Triko</w:t>
        </w:r>
      </w:ins>
      <w:ins w:id="2027" w:author="Michael K." w:date="2015-07-01T14:47:00Z">
        <w:r>
          <w:t>t</w:t>
        </w:r>
      </w:ins>
      <w:ins w:id="2028" w:author="Michael K." w:date="2015-07-01T14:46:00Z">
        <w:r>
          <w:t xml:space="preserve">s. </w:t>
        </w:r>
      </w:ins>
      <w:ins w:id="2029" w:author="Michael K." w:date="2015-07-01T14:47:00Z">
        <w:r>
          <w:t xml:space="preserve">Sogenannte </w:t>
        </w:r>
        <w:proofErr w:type="spellStart"/>
        <w:r>
          <w:t>Shadereffekte</w:t>
        </w:r>
        <w:proofErr w:type="spellEnd"/>
        <w:r>
          <w:t xml:space="preserve"> können die Beleuchtung und die allgemeine Lichtstimmung drastisch beeinflussen </w:t>
        </w:r>
      </w:ins>
      <w:ins w:id="2030" w:author="Michael K." w:date="2015-07-01T14:48:00Z">
        <w:r>
          <w:t>und</w:t>
        </w:r>
      </w:ins>
      <w:ins w:id="2031" w:author="Michael K." w:date="2015-07-01T14:47:00Z">
        <w:r>
          <w:t xml:space="preserve"> </w:t>
        </w:r>
      </w:ins>
      <w:ins w:id="2032" w:author="Michael K." w:date="2015-07-01T14:48:00Z">
        <w:r>
          <w:t xml:space="preserve">so ein realistischeres Spielgefühl vermitteln. Mit dem Ausbau der Umgebung auf ein vollwertiges Fußballstadium </w:t>
        </w:r>
      </w:ins>
      <w:ins w:id="2033" w:author="Michael K." w:date="2015-07-01T14:49:00Z">
        <w:r w:rsidR="00230FED">
          <w:t xml:space="preserve">können in diesem Zuge die statische Lichtquelle durch dynamische, wie z.B. die </w:t>
        </w:r>
      </w:ins>
      <w:ins w:id="2034"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2035" w:author="Michael K." w:date="2015-07-01T14:51:00Z">
        <w:r w:rsidR="00230FED">
          <w:t>mehrerer</w:t>
        </w:r>
      </w:ins>
      <w:ins w:id="2036" w:author="Michael K." w:date="2015-07-01T14:50:00Z">
        <w:r w:rsidR="00230FED">
          <w:t xml:space="preserve"> </w:t>
        </w:r>
      </w:ins>
      <w:ins w:id="2037" w:author="Michael K." w:date="2015-07-01T14:51:00Z">
        <w:r w:rsidR="00230FED">
          <w:t>Schatten geworfen werden.</w:t>
        </w:r>
      </w:ins>
    </w:p>
    <w:p w14:paraId="24303322" w14:textId="77777777" w:rsidR="00230FED" w:rsidRDefault="00230FED" w:rsidP="00321258">
      <w:pPr>
        <w:rPr>
          <w:ins w:id="2038" w:author="Michael K." w:date="2015-07-01T14:51:00Z"/>
        </w:rPr>
      </w:pPr>
      <w:ins w:id="2039" w:author="Michael K." w:date="2015-07-01T14:54:00Z">
        <w:r>
          <w:t xml:space="preserve">Ein weiterer wichtiger Punkt bei einer möglichst glaubhaften Simulation sind die Bewegungen der einzelnen </w:t>
        </w:r>
      </w:ins>
      <w:ins w:id="2040" w:author="Michael K." w:date="2015-07-01T14:55:00Z">
        <w:r>
          <w:t>A</w:t>
        </w:r>
        <w:r w:rsidRPr="00230FED">
          <w:t>kteure</w:t>
        </w:r>
      </w:ins>
      <w:ins w:id="2041" w:author="Michael K." w:date="2015-07-01T14:54:00Z">
        <w:r>
          <w:t xml:space="preserve">, </w:t>
        </w:r>
      </w:ins>
      <w:ins w:id="2042" w:author="Michael K." w:date="2015-07-01T14:55:00Z">
        <w:r w:rsidR="003B6537">
          <w:t xml:space="preserve">in unserem Fall die Spieler. </w:t>
        </w:r>
      </w:ins>
      <w:ins w:id="2043" w:author="Michael K." w:date="2015-07-01T19:37:00Z">
        <w:r w:rsidR="003B6537">
          <w:t>Diese besitzen aktuell hauptsächlich Laufanimationen</w:t>
        </w:r>
      </w:ins>
      <w:ins w:id="2044" w:author="Michael K." w:date="2015-07-01T19:38:00Z">
        <w:r w:rsidR="00980EC9">
          <w:t xml:space="preserve">. </w:t>
        </w:r>
      </w:ins>
      <w:ins w:id="2045" w:author="Michael K." w:date="2015-07-02T12:33:00Z">
        <w:r w:rsidR="006440B1">
          <w:t>Weitere Animationen für die einzelnen Aktionen der Spieler sind möglich und würden z.B. die Effizient</w:t>
        </w:r>
        <w:r w:rsidR="00F40141">
          <w:t xml:space="preserve"> des Torwarts </w:t>
        </w:r>
      </w:ins>
      <w:ins w:id="2046" w:author="Michael K." w:date="2015-07-02T12:36:00Z">
        <w:r w:rsidR="00F40141">
          <w:t xml:space="preserve">durch die Möglichkeit von komplexen Sprungaktionen </w:t>
        </w:r>
      </w:ins>
      <w:ins w:id="2047" w:author="Michael K." w:date="2015-07-02T12:33:00Z">
        <w:r w:rsidR="00F40141">
          <w:t>deutlich erhöhen</w:t>
        </w:r>
      </w:ins>
      <w:ins w:id="2048" w:author="Michael K." w:date="2015-07-02T12:36:00Z">
        <w:r w:rsidR="00F40141">
          <w:t>.</w:t>
        </w:r>
      </w:ins>
    </w:p>
    <w:p w14:paraId="682670B9" w14:textId="77777777" w:rsidR="00321258" w:rsidRDefault="00321258" w:rsidP="00321258">
      <w:pPr>
        <w:rPr>
          <w:ins w:id="2049" w:author="Michael K." w:date="2015-07-02T13:55:00Z"/>
        </w:rPr>
      </w:pPr>
    </w:p>
    <w:p w14:paraId="25BF6417" w14:textId="77777777" w:rsidR="003971A1" w:rsidRDefault="003971A1" w:rsidP="00321258">
      <w:pPr>
        <w:rPr>
          <w:ins w:id="2050" w:author="Michael K." w:date="2015-07-01T14:44:00Z"/>
        </w:rPr>
      </w:pPr>
      <w:ins w:id="2051" w:author="Michael K." w:date="2015-07-02T13:55:00Z">
        <w:r>
          <w:t>Bedienung:</w:t>
        </w:r>
      </w:ins>
    </w:p>
    <w:p w14:paraId="3A6F9C00" w14:textId="7DD67C12" w:rsidR="00D0056B" w:rsidRDefault="00D0056B" w:rsidP="00321258">
      <w:pPr>
        <w:rPr>
          <w:ins w:id="2052" w:author="Michael K." w:date="2015-07-02T13:59:00Z"/>
        </w:rPr>
      </w:pPr>
      <w:ins w:id="2053" w:author="Michael K." w:date="2015-07-02T12:37:00Z">
        <w:r>
          <w:t>Ein Punkt, in dem der Unreal</w:t>
        </w:r>
      </w:ins>
      <w:ins w:id="2054" w:author="Admin" w:date="2015-07-06T14:58:00Z">
        <w:r w:rsidR="00D47FB4">
          <w:t>C</w:t>
        </w:r>
      </w:ins>
      <w:ins w:id="2055" w:author="Michael K." w:date="2015-07-02T12:37:00Z">
        <w:del w:id="2056" w:author="Admin" w:date="2015-07-06T14:57:00Z">
          <w:r w:rsidDel="00D47FB4">
            <w:delText>c</w:delText>
          </w:r>
        </w:del>
        <w:r>
          <w:t xml:space="preserve">up erweitert werden könnte ist die sogenannte Usability. </w:t>
        </w:r>
      </w:ins>
      <w:ins w:id="2057"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058" w:author="Michael K." w:date="2015-07-02T13:59:00Z">
        <w:r w:rsidR="00962E1A">
          <w:t>zu kontrollieren.</w:t>
        </w:r>
      </w:ins>
    </w:p>
    <w:p w14:paraId="66C07713" w14:textId="77777777" w:rsidR="00962E1A" w:rsidRDefault="00962E1A" w:rsidP="00321258">
      <w:pPr>
        <w:rPr>
          <w:ins w:id="2059" w:author="Michael K." w:date="2015-07-02T14:00:00Z"/>
        </w:rPr>
      </w:pPr>
    </w:p>
    <w:p w14:paraId="00A51442" w14:textId="77777777" w:rsidR="00962E1A" w:rsidRDefault="00962E1A" w:rsidP="00321258">
      <w:pPr>
        <w:rPr>
          <w:ins w:id="2060" w:author="Michael K." w:date="2015-07-02T14:00:00Z"/>
        </w:rPr>
      </w:pPr>
      <w:ins w:id="2061" w:author="Michael K." w:date="2015-07-02T14:00:00Z">
        <w:r>
          <w:t>Alternative Skriptsprachen:</w:t>
        </w:r>
      </w:ins>
    </w:p>
    <w:p w14:paraId="5806E138" w14:textId="6E3B37DB" w:rsidR="00962E1A" w:rsidRDefault="00962E1A" w:rsidP="00321258">
      <w:pPr>
        <w:rPr>
          <w:ins w:id="2062" w:author="Michael K." w:date="2015-07-02T14:06:00Z"/>
        </w:rPr>
      </w:pPr>
      <w:ins w:id="2063" w:author="Michael K." w:date="2015-07-02T14:00:00Z">
        <w:r>
          <w:t>Durch die Verwendete Architektur ist es möglich, neue Schnittstellen zu anderen Skriptsprachen zu implementieren.</w:t>
        </w:r>
      </w:ins>
      <w:ins w:id="2064" w:author="Michael K." w:date="2015-07-02T14:04:00Z">
        <w:r>
          <w:t xml:space="preserve"> </w:t>
        </w:r>
      </w:ins>
      <w:ins w:id="2065" w:author="Michael K." w:date="2015-07-02T14:05:00Z">
        <w:r>
          <w:t xml:space="preserve">Beispiele wären hier </w:t>
        </w:r>
      </w:ins>
      <w:ins w:id="2066" w:author="Admin" w:date="2015-07-07T13:44:00Z">
        <w:r w:rsidR="004535F5" w:rsidRPr="004535F5">
          <w:t xml:space="preserve">Python </w:t>
        </w:r>
      </w:ins>
      <w:ins w:id="2067" w:author="Michael K." w:date="2015-07-02T14:05:00Z">
        <w:del w:id="2068" w:author="Admin" w:date="2015-07-07T13:44:00Z">
          <w:r w:rsidDel="004535F5">
            <w:delText xml:space="preserve">Phyton </w:delText>
          </w:r>
        </w:del>
        <w:r>
          <w:t>oder sogar Java</w:t>
        </w:r>
      </w:ins>
      <w:ins w:id="2069" w:author="Maximilian Schmitz" w:date="2015-07-06T17:42:00Z">
        <w:r w:rsidR="009038E4">
          <w:t>S</w:t>
        </w:r>
      </w:ins>
      <w:ins w:id="2070" w:author="Michael K." w:date="2015-07-02T14:05:00Z">
        <w:del w:id="2071" w:author="Maximilian Schmitz" w:date="2015-07-06T17:42:00Z">
          <w:r w:rsidDel="009038E4">
            <w:delText>s</w:delText>
          </w:r>
        </w:del>
        <w:r>
          <w:t xml:space="preserve">cript.  Dadurch kann eine größere Zielgruppe erreicht werden, da die Hürde des </w:t>
        </w:r>
      </w:ins>
      <w:ins w:id="2072" w:author="Michael K." w:date="2015-07-02T14:06:00Z">
        <w:r>
          <w:t>Lernens</w:t>
        </w:r>
      </w:ins>
      <w:ins w:id="2073" w:author="Michael K." w:date="2015-07-02T14:05:00Z">
        <w:r>
          <w:t xml:space="preserve"> einer neuen Skriptsprache entfällt.</w:t>
        </w:r>
      </w:ins>
      <w:ins w:id="2074" w:author="Michael K." w:date="2015-07-02T14:04:00Z">
        <w:r>
          <w:t xml:space="preserve"> </w:t>
        </w:r>
      </w:ins>
    </w:p>
    <w:p w14:paraId="1AFB18DC" w14:textId="77777777" w:rsidR="00C73DE4" w:rsidRDefault="00C73DE4" w:rsidP="00321258">
      <w:pPr>
        <w:rPr>
          <w:ins w:id="2075" w:author="Michael K." w:date="2015-07-02T14:06:00Z"/>
        </w:rPr>
      </w:pPr>
    </w:p>
    <w:p w14:paraId="2DF56400" w14:textId="77777777" w:rsidR="00C73DE4" w:rsidRDefault="00C73DE4" w:rsidP="00321258">
      <w:pPr>
        <w:rPr>
          <w:ins w:id="2076" w:author="Michael K." w:date="2015-07-02T14:06:00Z"/>
        </w:rPr>
      </w:pPr>
      <w:ins w:id="2077" w:author="Michael K." w:date="2015-07-02T14:06:00Z">
        <w:r>
          <w:t>Komplexere KIs:</w:t>
        </w:r>
      </w:ins>
    </w:p>
    <w:p w14:paraId="3A0A10B1" w14:textId="77777777" w:rsidR="00BB6D24" w:rsidRPr="00BB6D24" w:rsidRDefault="0007038A" w:rsidP="00BB6D24">
      <w:ins w:id="2078" w:author="Michael K." w:date="2015-07-02T14:18:00Z">
        <w:r>
          <w:t xml:space="preserve">Die mit dem Spiel eingereichten KIs haben einen nur sehr eingeschränkten Umfang. So spielen z.B. alle Spieler einer Mannschaft mit der gleichen Logik. </w:t>
        </w:r>
      </w:ins>
      <w:ins w:id="2079" w:author="Michael K." w:date="2015-07-02T14:21:00Z">
        <w:r>
          <w:t xml:space="preserve">Es wäre möglich die einzelnen Spieler mit unterschiedlichen KIs </w:t>
        </w:r>
      </w:ins>
      <w:ins w:id="2080" w:author="Michael K." w:date="2015-07-02T14:22:00Z">
        <w:r>
          <w:t xml:space="preserve">für die jeweiligen Positionen auszustatten. </w:t>
        </w:r>
      </w:ins>
      <w:ins w:id="2081" w:author="Michael K." w:date="2015-07-02T15:08:00Z">
        <w:r w:rsidR="00AC4DD5">
          <w:t>Dadurch können Rollen wie Torwart, Mittelfeldspieler oder Stürmer ermöglicht werden</w:t>
        </w:r>
      </w:ins>
    </w:p>
    <w:p w14:paraId="2F2F3516" w14:textId="77777777" w:rsidR="002D643B" w:rsidRDefault="00B317AE" w:rsidP="00AC4DD5">
      <w:pPr>
        <w:pStyle w:val="berschrift1"/>
        <w:rPr>
          <w:ins w:id="2082" w:author="Michael K." w:date="2015-07-02T15:13:00Z"/>
        </w:rPr>
      </w:pPr>
      <w:r>
        <w:br w:type="page"/>
      </w:r>
      <w:bookmarkStart w:id="2083" w:name="_Toc424040294"/>
      <w:r w:rsidR="002D643B">
        <w:lastRenderedPageBreak/>
        <w:t>Fazit</w:t>
      </w:r>
      <w:bookmarkEnd w:id="2083"/>
    </w:p>
    <w:p w14:paraId="59CBD621" w14:textId="43B56401" w:rsidR="00D613CB" w:rsidDel="00E966B4" w:rsidRDefault="00683D1B">
      <w:pPr>
        <w:rPr>
          <w:del w:id="2084" w:author="Michael K." w:date="2015-07-06T19:52:00Z"/>
        </w:rPr>
        <w:pPrChange w:id="2085" w:author="Michael K." w:date="2015-07-02T15:13:00Z">
          <w:pPr>
            <w:pStyle w:val="berschrift1"/>
            <w:numPr>
              <w:numId w:val="0"/>
            </w:numPr>
          </w:pPr>
        </w:pPrChange>
      </w:pPr>
      <w:ins w:id="2086" w:author="Michael K." w:date="2015-07-06T19:53:00Z">
        <w:r>
          <w:t xml:space="preserve">Der </w:t>
        </w:r>
      </w:ins>
      <w:ins w:id="2087" w:author="Michael K." w:date="2015-07-06T19:52:00Z">
        <w:r>
          <w:t xml:space="preserve">UnrealCup ist trotz der thematischen und auch namentlichen Nähe zum </w:t>
        </w:r>
        <w:proofErr w:type="spellStart"/>
        <w:r>
          <w:t>RoboCup</w:t>
        </w:r>
        <w:proofErr w:type="spellEnd"/>
        <w:r>
          <w:t xml:space="preserve"> </w:t>
        </w:r>
      </w:ins>
      <w:ins w:id="2088" w:author="Michael K." w:date="2015-07-06T20:17:00Z">
        <w:del w:id="2089" w:author="Admin" w:date="2015-07-07T10:46:00Z">
          <w:r w:rsidR="00620C68" w:rsidDel="003817E8">
            <w:delText>schießlich</w:delText>
          </w:r>
        </w:del>
      </w:ins>
      <w:ins w:id="2090" w:author="Admin" w:date="2015-07-07T10:46:00Z">
        <w:r w:rsidR="003817E8">
          <w:t>schließlich</w:t>
        </w:r>
      </w:ins>
      <w:ins w:id="2091" w:author="Michael K." w:date="2015-07-06T20:17:00Z">
        <w:r w:rsidR="00620C68">
          <w:t xml:space="preserve"> </w:t>
        </w:r>
      </w:ins>
      <w:ins w:id="2092" w:author="Michael K." w:date="2015-07-06T19:52:00Z">
        <w:r>
          <w:t>ein eigenständiges Projekt</w:t>
        </w:r>
      </w:ins>
      <w:ins w:id="2093" w:author="Michael K." w:date="2015-07-06T19:54:00Z">
        <w:r>
          <w:t xml:space="preserve"> mit völlig unterschiedlichen Zielen geworden. </w:t>
        </w:r>
      </w:ins>
      <w:ins w:id="2094" w:author="Michael K." w:date="2015-07-06T20:17:00Z">
        <w:r w:rsidR="00620C68">
          <w:t xml:space="preserve">Besonders positiv ist die Verwendung </w:t>
        </w:r>
      </w:ins>
      <w:ins w:id="2095" w:author="Michael K." w:date="2015-07-06T20:20:00Z">
        <w:r w:rsidR="00620C68">
          <w:t xml:space="preserve">modernster Technologien in Form der Unreal Engine zu erwähnen. Hierbei </w:t>
        </w:r>
      </w:ins>
      <w:ins w:id="2096" w:author="Michael K." w:date="2015-07-06T20:23:00Z">
        <w:r w:rsidR="00550B80">
          <w:t xml:space="preserve">entstand </w:t>
        </w:r>
        <w:r w:rsidR="00E966B4">
          <w:t xml:space="preserve">ein erfrischender Gegensatz zu den sonst vermittelten Technologien, da diese im Laufe der Projektzeit wiederholt </w:t>
        </w:r>
      </w:ins>
      <w:ins w:id="2097" w:author="Michael K." w:date="2015-07-06T21:22:00Z">
        <w:r w:rsidR="00E966B4">
          <w:t>Updates</w:t>
        </w:r>
      </w:ins>
      <w:ins w:id="2098" w:author="Michael K." w:date="2015-07-06T20:23:00Z">
        <w:r w:rsidR="00E966B4">
          <w:t xml:space="preserve"> er</w:t>
        </w:r>
      </w:ins>
      <w:ins w:id="2099" w:author="Michael K." w:date="2015-07-06T21:22:00Z">
        <w:r w:rsidR="00E966B4">
          <w:t xml:space="preserve">fahren hat und </w:t>
        </w:r>
      </w:ins>
      <w:ins w:id="2100" w:author="Michael K." w:date="2015-07-06T21:46:00Z">
        <w:r w:rsidR="001F48E6">
          <w:t xml:space="preserve">so </w:t>
        </w:r>
      </w:ins>
      <w:ins w:id="2101" w:author="Michael K." w:date="2015-07-06T21:22:00Z">
        <w:r w:rsidR="00E966B4">
          <w:t>die Entwicklung mitverfolg</w:t>
        </w:r>
      </w:ins>
      <w:ins w:id="2102" w:author="Michael K." w:date="2015-07-06T21:46:00Z">
        <w:r w:rsidR="001F48E6">
          <w:t>t werden</w:t>
        </w:r>
      </w:ins>
      <w:ins w:id="2103" w:author="Michael K." w:date="2015-07-06T21:22:00Z">
        <w:r w:rsidR="00E966B4">
          <w:t xml:space="preserve"> konnte.</w:t>
        </w:r>
      </w:ins>
    </w:p>
    <w:p w14:paraId="0043122A" w14:textId="77777777" w:rsidR="00E966B4" w:rsidRDefault="00E966B4">
      <w:pPr>
        <w:rPr>
          <w:ins w:id="2104" w:author="Michael K." w:date="2015-07-06T21:26:00Z"/>
        </w:rPr>
        <w:pPrChange w:id="2105" w:author="Michael K." w:date="2015-07-02T15:13:00Z">
          <w:pPr>
            <w:pStyle w:val="berschrift1"/>
            <w:numPr>
              <w:numId w:val="0"/>
            </w:numPr>
          </w:pPr>
        </w:pPrChange>
      </w:pPr>
    </w:p>
    <w:p w14:paraId="281C9207" w14:textId="5A91FCB9" w:rsidR="00E966B4" w:rsidRDefault="00E966B4">
      <w:pPr>
        <w:rPr>
          <w:ins w:id="2106" w:author="Michael K." w:date="2015-07-06T21:30:00Z"/>
        </w:rPr>
        <w:pPrChange w:id="2107" w:author="Michael K." w:date="2015-07-02T15:13:00Z">
          <w:pPr>
            <w:pStyle w:val="berschrift1"/>
            <w:numPr>
              <w:numId w:val="0"/>
            </w:numPr>
          </w:pPr>
        </w:pPrChange>
      </w:pPr>
      <w:ins w:id="2108" w:author="Michael K." w:date="2015-07-06T21:26:00Z">
        <w:r>
          <w:t xml:space="preserve">Ein kleines </w:t>
        </w:r>
      </w:ins>
      <w:ins w:id="2109" w:author="Michael K." w:date="2015-07-06T21:27:00Z">
        <w:r>
          <w:t xml:space="preserve">Highlight </w:t>
        </w:r>
      </w:ins>
      <w:ins w:id="2110" w:author="Michael K." w:date="2015-07-06T21:28:00Z">
        <w:r>
          <w:t xml:space="preserve">war die Teilnahme des Microsofts </w:t>
        </w:r>
        <w:proofErr w:type="spellStart"/>
        <w:r>
          <w:t>Imagine</w:t>
        </w:r>
        <w:proofErr w:type="spellEnd"/>
        <w:r>
          <w:t xml:space="preserve"> </w:t>
        </w:r>
        <w:proofErr w:type="spellStart"/>
        <w:r>
          <w:t>Cup’s</w:t>
        </w:r>
        <w:proofErr w:type="spellEnd"/>
        <w:r>
          <w:t xml:space="preserve"> 2015 in der Kategorie Gaming. Hierbei sind wir mit Prof. Dr. </w:t>
        </w:r>
        <w:proofErr w:type="spellStart"/>
        <w:r>
          <w:t>Judt</w:t>
        </w:r>
        <w:proofErr w:type="spellEnd"/>
        <w:r>
          <w:t xml:space="preserve"> als Mentor angetreten und haben den dritten Platz im </w:t>
        </w:r>
      </w:ins>
      <w:ins w:id="2111" w:author="Michael K." w:date="2015-07-06T21:29:00Z">
        <w:r>
          <w:t>Deutschland</w:t>
        </w:r>
      </w:ins>
      <w:ins w:id="2112" w:author="Michael K." w:date="2015-07-06T21:28:00Z">
        <w:r>
          <w:t xml:space="preserve"> Finale </w:t>
        </w:r>
      </w:ins>
      <w:ins w:id="2113" w:author="Michael K." w:date="2015-07-06T21:29:00Z">
        <w:r>
          <w:t>erreicht.</w:t>
        </w:r>
      </w:ins>
      <w:ins w:id="2114" w:author="Michael K." w:date="2015-07-06T21:30:00Z">
        <w:r>
          <w:t xml:space="preserve"> Diese Teilnahme führte zwar zu Mehraufwand in Form von Dokumenten und Videos, welche </w:t>
        </w:r>
        <w:r w:rsidR="00103CE3">
          <w:t xml:space="preserve">aber teilweise in diese Dokumentation mit </w:t>
        </w:r>
      </w:ins>
      <w:ins w:id="2115" w:author="Michael K." w:date="2015-07-06T21:37:00Z">
        <w:r w:rsidR="00103CE3">
          <w:t>einflossen</w:t>
        </w:r>
      </w:ins>
      <w:ins w:id="2116" w:author="Michael K." w:date="2015-07-06T21:30:00Z">
        <w:r w:rsidR="00103CE3">
          <w:t xml:space="preserve">. </w:t>
        </w:r>
      </w:ins>
    </w:p>
    <w:p w14:paraId="2F97EFCC" w14:textId="77777777" w:rsidR="00103CE3" w:rsidRDefault="00103CE3">
      <w:pPr>
        <w:rPr>
          <w:ins w:id="2117" w:author="Michael K." w:date="2015-07-06T21:37:00Z"/>
        </w:rPr>
        <w:pPrChange w:id="2118" w:author="Michael K." w:date="2015-07-02T15:13:00Z">
          <w:pPr>
            <w:pStyle w:val="berschrift1"/>
            <w:numPr>
              <w:numId w:val="0"/>
            </w:numPr>
          </w:pPr>
        </w:pPrChange>
      </w:pPr>
    </w:p>
    <w:p w14:paraId="63937380" w14:textId="13CAA749" w:rsidR="00222D37" w:rsidRDefault="00103CE3">
      <w:pPr>
        <w:rPr>
          <w:ins w:id="2119" w:author="Michael K." w:date="2015-07-06T21:46:00Z"/>
        </w:rPr>
        <w:pPrChange w:id="2120" w:author="Michael K." w:date="2015-07-02T15:13:00Z">
          <w:pPr>
            <w:pStyle w:val="berschrift1"/>
            <w:numPr>
              <w:numId w:val="0"/>
            </w:numPr>
          </w:pPr>
        </w:pPrChange>
      </w:pPr>
      <w:ins w:id="2121" w:author="Michael K." w:date="2015-07-06T21:37:00Z">
        <w:r>
          <w:t xml:space="preserve">Des Weiteren war es </w:t>
        </w:r>
      </w:ins>
      <w:ins w:id="2122" w:author="Michael K." w:date="2015-07-06T21:40:00Z">
        <w:r>
          <w:t xml:space="preserve">Möglich Vorlesungsinhalte im Laufe des Projektes anzuwenden: Dazu gehören die Basislogikvorlesungen von Prof. Fahr, </w:t>
        </w:r>
      </w:ins>
      <w:ins w:id="2123" w:author="Michael K." w:date="2015-07-06T21:43:00Z">
        <w:r w:rsidR="00222D37">
          <w:t xml:space="preserve">welche bei der Einbindung und Erstellung der künstlichen Intelligenz </w:t>
        </w:r>
      </w:ins>
      <w:ins w:id="2124" w:author="Michael K." w:date="2015-07-06T21:44:00Z">
        <w:r w:rsidR="00222D37">
          <w:t xml:space="preserve">von Hilfe waren. Auch die </w:t>
        </w:r>
      </w:ins>
      <w:ins w:id="2125" w:author="Admin" w:date="2015-07-07T10:44:00Z">
        <w:r w:rsidR="003817E8">
          <w:t xml:space="preserve">Anwendung von </w:t>
        </w:r>
      </w:ins>
      <w:ins w:id="2126" w:author="Michael K." w:date="2015-07-06T21:44:00Z">
        <w:r w:rsidR="00222D37">
          <w:t xml:space="preserve">Design Pattern </w:t>
        </w:r>
      </w:ins>
      <w:ins w:id="2127" w:author="Michael K." w:date="2015-07-06T21:45:00Z">
        <w:r w:rsidR="00222D37">
          <w:t xml:space="preserve">aus der Vorlesung </w:t>
        </w:r>
        <w:r w:rsidR="00222D37" w:rsidRPr="00222D37">
          <w:t>Software Engineering</w:t>
        </w:r>
      </w:ins>
      <w:ins w:id="2128" w:author="Michael K." w:date="2015-07-06T21:44:00Z">
        <w:r w:rsidR="00222D37">
          <w:t xml:space="preserve"> von Prof. Dr. </w:t>
        </w:r>
        <w:proofErr w:type="spellStart"/>
        <w:r w:rsidR="00222D37">
          <w:t>Judt</w:t>
        </w:r>
        <w:proofErr w:type="spellEnd"/>
        <w:r w:rsidR="00222D37">
          <w:t xml:space="preserve"> wurde</w:t>
        </w:r>
        <w:del w:id="2129" w:author="Admin" w:date="2015-07-07T10:44:00Z">
          <w:r w:rsidR="00222D37" w:rsidDel="003817E8">
            <w:delText>n</w:delText>
          </w:r>
        </w:del>
        <w:r w:rsidR="00222D37">
          <w:t xml:space="preserve"> </w:t>
        </w:r>
        <w:del w:id="2130" w:author="Admin" w:date="2015-07-07T10:44:00Z">
          <w:r w:rsidR="00222D37" w:rsidDel="003817E8">
            <w:delText>eingesetzt</w:delText>
          </w:r>
        </w:del>
      </w:ins>
      <w:ins w:id="2131" w:author="Admin" w:date="2015-07-07T10:45:00Z">
        <w:r w:rsidR="003817E8">
          <w:t>berücksichtigt</w:t>
        </w:r>
      </w:ins>
      <w:ins w:id="2132" w:author="Michael K." w:date="2015-07-06T21:44:00Z">
        <w:r w:rsidR="00222D37">
          <w:t xml:space="preserve">. </w:t>
        </w:r>
      </w:ins>
    </w:p>
    <w:p w14:paraId="1CFE1812" w14:textId="77777777" w:rsidR="001F48E6" w:rsidRDefault="001F48E6">
      <w:pPr>
        <w:rPr>
          <w:ins w:id="2133" w:author="Michael K." w:date="2015-07-06T21:46:00Z"/>
        </w:rPr>
        <w:pPrChange w:id="2134" w:author="Michael K." w:date="2015-07-02T15:13:00Z">
          <w:pPr>
            <w:pStyle w:val="berschrift1"/>
            <w:numPr>
              <w:numId w:val="0"/>
            </w:numPr>
          </w:pPr>
        </w:pPrChange>
      </w:pPr>
    </w:p>
    <w:p w14:paraId="5AEE237C" w14:textId="05C1245A" w:rsidR="001F48E6" w:rsidRDefault="001F48E6">
      <w:pPr>
        <w:rPr>
          <w:ins w:id="2135" w:author="Michael K." w:date="2015-07-06T21:43:00Z"/>
        </w:rPr>
        <w:pPrChange w:id="2136" w:author="Michael K." w:date="2015-07-02T15:13:00Z">
          <w:pPr>
            <w:pStyle w:val="berschrift1"/>
            <w:numPr>
              <w:numId w:val="0"/>
            </w:numPr>
          </w:pPr>
        </w:pPrChange>
      </w:pPr>
      <w:ins w:id="2137" w:author="Michael K." w:date="2015-07-06T21:46:00Z">
        <w:r>
          <w:t xml:space="preserve">Im Rückblick sind wir mit unserem Fortschritt zufrieden: Das Spiel ist lauffähig, bietet alle Basisfunktionalitäten und bietet noch viel für </w:t>
        </w:r>
      </w:ins>
      <w:ins w:id="2138" w:author="Michael K." w:date="2015-07-06T21:47:00Z">
        <w:r>
          <w:t>zukünftige Entwicklungen.</w:t>
        </w:r>
      </w:ins>
    </w:p>
    <w:p w14:paraId="1D3E5C71" w14:textId="77777777" w:rsidR="00E966B4" w:rsidRPr="00AC4DD5" w:rsidRDefault="00E966B4">
      <w:pPr>
        <w:rPr>
          <w:ins w:id="2139" w:author="Michael K." w:date="2015-07-06T21:23:00Z"/>
        </w:rPr>
        <w:pPrChange w:id="2140" w:author="Michael K." w:date="2015-07-02T15:13:00Z">
          <w:pPr>
            <w:pStyle w:val="berschrift1"/>
            <w:numPr>
              <w:numId w:val="0"/>
            </w:numPr>
          </w:pPr>
        </w:pPrChange>
      </w:pPr>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2141" w:name="_Toc424040295" w:displacedByCustomXml="next"/>
    <w:sdt>
      <w:sdtPr>
        <w:rPr>
          <w:b w:val="0"/>
          <w:kern w:val="0"/>
          <w:sz w:val="24"/>
        </w:rPr>
        <w:id w:val="-2062934921"/>
        <w:docPartObj>
          <w:docPartGallery w:val="Bibliographies"/>
          <w:docPartUnique/>
        </w:docPartObj>
      </w:sdtPr>
      <w:sdtContent>
        <w:p w14:paraId="4E309E71" w14:textId="77777777" w:rsidR="00235CFC" w:rsidRDefault="00235CFC" w:rsidP="00AC4DD5">
          <w:pPr>
            <w:pStyle w:val="berschrift1"/>
            <w:numPr>
              <w:ilvl w:val="0"/>
              <w:numId w:val="0"/>
            </w:numPr>
          </w:pPr>
          <w:r>
            <w:t>Literaturverzeichnis</w:t>
          </w:r>
          <w:bookmarkEnd w:id="2141"/>
        </w:p>
        <w:sdt>
          <w:sdtPr>
            <w:id w:val="111145805"/>
            <w:bibliography/>
          </w:sdtPr>
          <w:sdtContent>
            <w:p w14:paraId="3A3B3629" w14:textId="77777777"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14:paraId="4BCDA9B9" w14:textId="77777777">
                <w:trPr>
                  <w:divId w:val="2087801645"/>
                  <w:tblCellSpacing w:w="15" w:type="dxa"/>
                  <w:ins w:id="2142" w:author="Maximilian Schmitz" w:date="2015-06-19T09:20:00Z"/>
                </w:trPr>
                <w:tc>
                  <w:tcPr>
                    <w:tcW w:w="50" w:type="pct"/>
                    <w:hideMark/>
                  </w:tcPr>
                  <w:p w14:paraId="0C9985F5" w14:textId="77777777" w:rsidR="00867956" w:rsidRDefault="00867956">
                    <w:pPr>
                      <w:pStyle w:val="Literaturverzeichnis"/>
                      <w:rPr>
                        <w:ins w:id="2143" w:author="Maximilian Schmitz" w:date="2015-06-19T09:20:00Z"/>
                        <w:noProof/>
                        <w:szCs w:val="24"/>
                      </w:rPr>
                    </w:pPr>
                    <w:ins w:id="2144" w:author="Maximilian Schmitz" w:date="2015-06-19T09:20:00Z">
                      <w:r>
                        <w:rPr>
                          <w:noProof/>
                        </w:rPr>
                        <w:t xml:space="preserve">[1] </w:t>
                      </w:r>
                    </w:ins>
                  </w:p>
                </w:tc>
                <w:tc>
                  <w:tcPr>
                    <w:tcW w:w="0" w:type="auto"/>
                    <w:hideMark/>
                  </w:tcPr>
                  <w:p w14:paraId="78B4D148" w14:textId="77777777" w:rsidR="00867956" w:rsidRPr="00867956" w:rsidRDefault="00867956">
                    <w:pPr>
                      <w:pStyle w:val="Literaturverzeichnis"/>
                      <w:rPr>
                        <w:ins w:id="2145" w:author="Maximilian Schmitz" w:date="2015-06-19T09:20:00Z"/>
                        <w:noProof/>
                        <w:lang w:val="en-GB"/>
                        <w:rPrChange w:id="2146" w:author="Maximilian Schmitz" w:date="2015-06-19T09:20:00Z">
                          <w:rPr>
                            <w:ins w:id="2147" w:author="Maximilian Schmitz" w:date="2015-06-19T09:20:00Z"/>
                            <w:noProof/>
                          </w:rPr>
                        </w:rPrChange>
                      </w:rPr>
                    </w:pPr>
                    <w:ins w:id="2148" w:author="Maximilian Schmitz" w:date="2015-06-19T09:20:00Z">
                      <w:r w:rsidRPr="00867956">
                        <w:rPr>
                          <w:noProof/>
                          <w:lang w:val="en-GB"/>
                          <w:rPrChange w:id="2149" w:author="Maximilian Schmitz" w:date="2015-06-19T09:20:00Z">
                            <w:rPr>
                              <w:noProof/>
                            </w:rPr>
                          </w:rPrChange>
                        </w:rPr>
                        <w:t>RoboCup Federation, „RoboCup Soccer Server Users Manual,“ RoboCup Federation, 2003.</w:t>
                      </w:r>
                    </w:ins>
                  </w:p>
                </w:tc>
              </w:tr>
              <w:tr w:rsidR="00867956" w14:paraId="0F4B1563" w14:textId="77777777">
                <w:trPr>
                  <w:divId w:val="2087801645"/>
                  <w:tblCellSpacing w:w="15" w:type="dxa"/>
                  <w:ins w:id="2150" w:author="Maximilian Schmitz" w:date="2015-06-19T09:20:00Z"/>
                </w:trPr>
                <w:tc>
                  <w:tcPr>
                    <w:tcW w:w="50" w:type="pct"/>
                    <w:hideMark/>
                  </w:tcPr>
                  <w:p w14:paraId="2BF4EDB5" w14:textId="77777777" w:rsidR="00867956" w:rsidRDefault="00867956">
                    <w:pPr>
                      <w:pStyle w:val="Literaturverzeichnis"/>
                      <w:rPr>
                        <w:ins w:id="2151" w:author="Maximilian Schmitz" w:date="2015-06-19T09:20:00Z"/>
                        <w:noProof/>
                      </w:rPr>
                    </w:pPr>
                    <w:ins w:id="2152" w:author="Maximilian Schmitz" w:date="2015-06-19T09:20:00Z">
                      <w:r>
                        <w:rPr>
                          <w:noProof/>
                        </w:rPr>
                        <w:t xml:space="preserve">[2] </w:t>
                      </w:r>
                    </w:ins>
                  </w:p>
                </w:tc>
                <w:tc>
                  <w:tcPr>
                    <w:tcW w:w="0" w:type="auto"/>
                    <w:hideMark/>
                  </w:tcPr>
                  <w:p w14:paraId="6E5007E0" w14:textId="77777777" w:rsidR="00867956" w:rsidRDefault="00867956">
                    <w:pPr>
                      <w:pStyle w:val="Literaturverzeichnis"/>
                      <w:rPr>
                        <w:ins w:id="2153" w:author="Maximilian Schmitz" w:date="2015-06-19T09:20:00Z"/>
                        <w:noProof/>
                      </w:rPr>
                    </w:pPr>
                    <w:ins w:id="2154" w:author="Maximilian Schmitz" w:date="2015-06-19T09:20:00Z">
                      <w:r>
                        <w:rPr>
                          <w:noProof/>
                        </w:rPr>
                        <w:t xml:space="preserve">Lämmel, U., Cleve, J., Künstliche Intelligenz, München: Hanser, 2012. </w:t>
                      </w:r>
                    </w:ins>
                  </w:p>
                </w:tc>
              </w:tr>
              <w:tr w:rsidR="00867956" w14:paraId="009CC0EC" w14:textId="77777777">
                <w:trPr>
                  <w:divId w:val="2087801645"/>
                  <w:tblCellSpacing w:w="15" w:type="dxa"/>
                  <w:ins w:id="2155" w:author="Maximilian Schmitz" w:date="2015-06-19T09:20:00Z"/>
                </w:trPr>
                <w:tc>
                  <w:tcPr>
                    <w:tcW w:w="50" w:type="pct"/>
                    <w:hideMark/>
                  </w:tcPr>
                  <w:p w14:paraId="4E8037ED" w14:textId="77777777" w:rsidR="00867956" w:rsidRDefault="00867956">
                    <w:pPr>
                      <w:pStyle w:val="Literaturverzeichnis"/>
                      <w:rPr>
                        <w:ins w:id="2156" w:author="Maximilian Schmitz" w:date="2015-06-19T09:20:00Z"/>
                        <w:noProof/>
                      </w:rPr>
                    </w:pPr>
                    <w:ins w:id="2157" w:author="Maximilian Schmitz" w:date="2015-06-19T09:20:00Z">
                      <w:r>
                        <w:rPr>
                          <w:noProof/>
                        </w:rPr>
                        <w:t xml:space="preserve">[3] </w:t>
                      </w:r>
                    </w:ins>
                  </w:p>
                </w:tc>
                <w:tc>
                  <w:tcPr>
                    <w:tcW w:w="0" w:type="auto"/>
                    <w:hideMark/>
                  </w:tcPr>
                  <w:p w14:paraId="27EE6B72" w14:textId="77777777" w:rsidR="00867956" w:rsidRDefault="00867956">
                    <w:pPr>
                      <w:pStyle w:val="Literaturverzeichnis"/>
                      <w:rPr>
                        <w:ins w:id="2158" w:author="Maximilian Schmitz" w:date="2015-06-19T09:20:00Z"/>
                        <w:noProof/>
                      </w:rPr>
                    </w:pPr>
                    <w:ins w:id="2159" w:author="Maximilian Schmitz" w:date="2015-06-19T09:20:00Z">
                      <w:r>
                        <w:rPr>
                          <w:noProof/>
                        </w:rPr>
                        <w:t xml:space="preserve">Norvig, R., Russel, S., Künstliche Intelligenz - Ein moderner Ansatz - 2. Auflage, München: Pearson Studium, 2004. </w:t>
                      </w:r>
                    </w:ins>
                  </w:p>
                </w:tc>
              </w:tr>
            </w:tbl>
            <w:p w14:paraId="18A1BC4F" w14:textId="77777777" w:rsidR="00867956" w:rsidRDefault="00867956">
              <w:pPr>
                <w:divId w:val="2087801645"/>
                <w:rPr>
                  <w:ins w:id="2160" w:author="Maximilian Schmitz" w:date="2015-06-19T09:20:00Z"/>
                  <w:noProof/>
                </w:rPr>
              </w:pPr>
            </w:p>
            <w:p w14:paraId="0FC1DA60" w14:textId="77777777" w:rsidR="00915AB6" w:rsidDel="00867956" w:rsidRDefault="00915AB6" w:rsidP="00652DA6">
              <w:pPr>
                <w:rPr>
                  <w:del w:id="2161" w:author="Maximilian Schmitz" w:date="2015-06-19T09:20:00Z"/>
                  <w:rFonts w:ascii="Times New Roman" w:hAnsi="Times New Roman"/>
                  <w:noProof/>
                  <w:sz w:val="20"/>
                </w:rPr>
              </w:pPr>
            </w:p>
            <w:p w14:paraId="1AE35248" w14:textId="77777777" w:rsidR="00C5187B" w:rsidDel="00915AB6" w:rsidRDefault="00C5187B" w:rsidP="00652DA6">
              <w:pPr>
                <w:rPr>
                  <w:del w:id="2162" w:author="Maximilian Schmitz" w:date="2015-06-17T19:42:00Z"/>
                  <w:rFonts w:ascii="Times New Roman" w:hAnsi="Times New Roman"/>
                  <w:noProof/>
                  <w:sz w:val="20"/>
                </w:rPr>
              </w:pPr>
            </w:p>
            <w:p w14:paraId="1DD8553C" w14:textId="77777777" w:rsidR="00B50FE7" w:rsidDel="00C5187B" w:rsidRDefault="00B50FE7" w:rsidP="00652DA6">
              <w:pPr>
                <w:rPr>
                  <w:del w:id="2163" w:author="Maximilian Schmitz" w:date="2015-06-14T11:10:00Z"/>
                  <w:rFonts w:ascii="Times New Roman" w:hAnsi="Times New Roman"/>
                  <w:noProof/>
                  <w:sz w:val="20"/>
                </w:rPr>
              </w:pPr>
            </w:p>
            <w:p w14:paraId="0F4A9C0E" w14:textId="77777777" w:rsidR="00AE076F" w:rsidDel="00B50FE7" w:rsidRDefault="00AE076F" w:rsidP="00652DA6">
              <w:pPr>
                <w:rPr>
                  <w:del w:id="2164"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14:paraId="2B01A964" w14:textId="77777777">
                <w:trPr>
                  <w:divId w:val="528494875"/>
                  <w:tblCellSpacing w:w="15" w:type="dxa"/>
                  <w:del w:id="2165" w:author="Maximilian Schmitz" w:date="2015-01-08T20:23:00Z"/>
                </w:trPr>
                <w:tc>
                  <w:tcPr>
                    <w:tcW w:w="50" w:type="pct"/>
                    <w:hideMark/>
                  </w:tcPr>
                  <w:p w14:paraId="3C51783A" w14:textId="77777777" w:rsidR="00AE076F" w:rsidDel="00B50FE7" w:rsidRDefault="00AE076F">
                    <w:pPr>
                      <w:pStyle w:val="Literaturverzeichnis"/>
                      <w:rPr>
                        <w:del w:id="2166" w:author="Maximilian Schmitz" w:date="2015-01-08T20:23:00Z"/>
                        <w:noProof/>
                        <w:szCs w:val="24"/>
                      </w:rPr>
                    </w:pPr>
                    <w:del w:id="2167" w:author="Maximilian Schmitz" w:date="2015-01-08T20:23:00Z">
                      <w:r w:rsidDel="00B50FE7">
                        <w:rPr>
                          <w:noProof/>
                        </w:rPr>
                        <w:delText xml:space="preserve">[1] </w:delText>
                      </w:r>
                    </w:del>
                  </w:p>
                </w:tc>
                <w:tc>
                  <w:tcPr>
                    <w:tcW w:w="0" w:type="auto"/>
                    <w:hideMark/>
                  </w:tcPr>
                  <w:p w14:paraId="1C7E0E92" w14:textId="77777777" w:rsidR="00AE076F" w:rsidRPr="002B27C9" w:rsidDel="00B50FE7" w:rsidRDefault="00AE076F">
                    <w:pPr>
                      <w:pStyle w:val="Literaturverzeichnis"/>
                      <w:rPr>
                        <w:del w:id="2168" w:author="Maximilian Schmitz" w:date="2015-01-08T20:23:00Z"/>
                        <w:noProof/>
                      </w:rPr>
                    </w:pPr>
                    <w:del w:id="2169" w:author="Maximilian Schmitz" w:date="2015-01-08T20:23:00Z">
                      <w:r w:rsidRPr="002B27C9" w:rsidDel="00B50FE7">
                        <w:rPr>
                          <w:noProof/>
                        </w:rPr>
                        <w:delText>RoboCup Federation, „RoboCup Soccer Server Users Manual,“ RoboCup Federation, 2003.</w:delText>
                      </w:r>
                    </w:del>
                  </w:p>
                </w:tc>
              </w:tr>
              <w:tr w:rsidR="00AE076F" w:rsidDel="00B50FE7" w14:paraId="03BFFD4A" w14:textId="77777777">
                <w:trPr>
                  <w:divId w:val="528494875"/>
                  <w:tblCellSpacing w:w="15" w:type="dxa"/>
                  <w:del w:id="2170" w:author="Maximilian Schmitz" w:date="2015-01-08T20:23:00Z"/>
                </w:trPr>
                <w:tc>
                  <w:tcPr>
                    <w:tcW w:w="50" w:type="pct"/>
                    <w:hideMark/>
                  </w:tcPr>
                  <w:p w14:paraId="79CC3D90" w14:textId="77777777" w:rsidR="00AE076F" w:rsidDel="00B50FE7" w:rsidRDefault="00AE076F">
                    <w:pPr>
                      <w:pStyle w:val="Literaturverzeichnis"/>
                      <w:rPr>
                        <w:del w:id="2171" w:author="Maximilian Schmitz" w:date="2015-01-08T20:23:00Z"/>
                        <w:noProof/>
                      </w:rPr>
                    </w:pPr>
                    <w:del w:id="2172" w:author="Maximilian Schmitz" w:date="2015-01-08T20:23:00Z">
                      <w:r w:rsidDel="00B50FE7">
                        <w:rPr>
                          <w:noProof/>
                        </w:rPr>
                        <w:delText xml:space="preserve">[2] </w:delText>
                      </w:r>
                    </w:del>
                  </w:p>
                </w:tc>
                <w:tc>
                  <w:tcPr>
                    <w:tcW w:w="0" w:type="auto"/>
                    <w:hideMark/>
                  </w:tcPr>
                  <w:p w14:paraId="2B62AE28" w14:textId="77777777" w:rsidR="00AE076F" w:rsidDel="00B50FE7" w:rsidRDefault="00AE076F">
                    <w:pPr>
                      <w:pStyle w:val="Literaturverzeichnis"/>
                      <w:rPr>
                        <w:del w:id="2173" w:author="Maximilian Schmitz" w:date="2015-01-08T20:23:00Z"/>
                        <w:noProof/>
                      </w:rPr>
                    </w:pPr>
                    <w:del w:id="2174" w:author="Maximilian Schmitz" w:date="2015-01-08T20:23:00Z">
                      <w:r w:rsidDel="00B50FE7">
                        <w:rPr>
                          <w:noProof/>
                        </w:rPr>
                        <w:delText xml:space="preserve">Lämmel, U., Cleve, J., Künstliche Intelligenz, München: Hanser, 2012. </w:delText>
                      </w:r>
                    </w:del>
                  </w:p>
                </w:tc>
              </w:tr>
            </w:tbl>
            <w:p w14:paraId="7764C1AB" w14:textId="77777777" w:rsidR="00AE076F" w:rsidDel="00B50FE7" w:rsidRDefault="00AE076F">
              <w:pPr>
                <w:divId w:val="528494875"/>
                <w:rPr>
                  <w:del w:id="2175" w:author="Maximilian Schmitz" w:date="2015-01-08T20:23:00Z"/>
                  <w:noProof/>
                </w:rPr>
              </w:pPr>
            </w:p>
            <w:p w14:paraId="6F66A964" w14:textId="77777777" w:rsidR="00235CFC" w:rsidRDefault="00235CFC" w:rsidP="00652DA6">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rsidP="00AC4DD5">
      <w:pPr>
        <w:pStyle w:val="berschrift1"/>
        <w:numPr>
          <w:ilvl w:val="0"/>
          <w:numId w:val="0"/>
        </w:numPr>
      </w:pPr>
      <w:bookmarkStart w:id="2176" w:name="_Toc424040296"/>
      <w:r>
        <w:lastRenderedPageBreak/>
        <w:t>Abbildungsverzeichnis</w:t>
      </w:r>
      <w:bookmarkEnd w:id="2176"/>
    </w:p>
    <w:p w14:paraId="377EBA0C" w14:textId="77777777" w:rsidR="00867956" w:rsidRDefault="00986767">
      <w:pPr>
        <w:pStyle w:val="Abbildungsverzeichnis"/>
        <w:rPr>
          <w:ins w:id="2177"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178"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179"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180" w:author="Maximilian Schmitz" w:date="2015-06-19T09:20:00Z"/>
          <w:rFonts w:asciiTheme="minorHAnsi" w:eastAsiaTheme="minorEastAsia" w:hAnsiTheme="minorHAnsi" w:cstheme="minorBidi"/>
          <w:sz w:val="22"/>
          <w:szCs w:val="22"/>
        </w:rPr>
      </w:pPr>
      <w:ins w:id="2181"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182"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183" w:author="Maximilian Schmitz" w:date="2015-06-19T09:20:00Z"/>
          <w:rFonts w:asciiTheme="minorHAnsi" w:eastAsiaTheme="minorEastAsia" w:hAnsiTheme="minorHAnsi" w:cstheme="minorBidi"/>
          <w:sz w:val="22"/>
          <w:szCs w:val="22"/>
        </w:rPr>
      </w:pPr>
      <w:ins w:id="2184"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185"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186" w:author="Maximilian Schmitz" w:date="2015-06-19T09:20:00Z"/>
          <w:rFonts w:asciiTheme="minorHAnsi" w:eastAsiaTheme="minorEastAsia" w:hAnsiTheme="minorHAnsi" w:cstheme="minorBidi"/>
          <w:sz w:val="22"/>
          <w:szCs w:val="22"/>
        </w:rPr>
      </w:pPr>
      <w:ins w:id="2187"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188"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189" w:author="Maximilian Schmitz" w:date="2015-06-19T09:20:00Z"/>
          <w:rFonts w:asciiTheme="minorHAnsi" w:eastAsiaTheme="minorEastAsia" w:hAnsiTheme="minorHAnsi" w:cstheme="minorBidi"/>
          <w:sz w:val="22"/>
          <w:szCs w:val="22"/>
        </w:rPr>
      </w:pPr>
      <w:ins w:id="2190"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191"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192" w:author="Maximilian Schmitz" w:date="2015-06-19T09:20:00Z"/>
          <w:rFonts w:asciiTheme="minorHAnsi" w:eastAsiaTheme="minorEastAsia" w:hAnsiTheme="minorHAnsi" w:cstheme="minorBidi"/>
          <w:sz w:val="22"/>
          <w:szCs w:val="22"/>
        </w:rPr>
      </w:pPr>
      <w:ins w:id="2193"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194"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195" w:author="Maximilian Schmitz" w:date="2015-06-19T09:20:00Z"/>
          <w:rFonts w:asciiTheme="minorHAnsi" w:eastAsiaTheme="minorEastAsia" w:hAnsiTheme="minorHAnsi" w:cstheme="minorBidi"/>
          <w:sz w:val="22"/>
          <w:szCs w:val="22"/>
        </w:rPr>
      </w:pPr>
      <w:ins w:id="2196"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197"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198" w:author="Maximilian Schmitz" w:date="2015-06-19T09:20:00Z"/>
          <w:rFonts w:asciiTheme="minorHAnsi" w:eastAsiaTheme="minorEastAsia" w:hAnsiTheme="minorHAnsi" w:cstheme="minorBidi"/>
          <w:sz w:val="22"/>
          <w:szCs w:val="22"/>
        </w:rPr>
      </w:pPr>
      <w:ins w:id="2199"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200"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201" w:author="Maximilian Schmitz" w:date="2015-06-19T09:19:00Z"/>
          <w:b/>
          <w:bCs/>
          <w:noProof/>
        </w:rPr>
      </w:pPr>
      <w:del w:id="2202"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203" w:author="Maximilian Schmitz" w:date="2015-06-19T09:19:00Z"/>
          <w:b/>
          <w:kern w:val="28"/>
          <w:sz w:val="32"/>
        </w:rPr>
      </w:pPr>
      <w:ins w:id="2204" w:author="Maximilian Schmitz" w:date="2015-06-19T09:19:00Z">
        <w:r>
          <w:br w:type="page"/>
        </w:r>
      </w:ins>
    </w:p>
    <w:p w14:paraId="2263B5F9" w14:textId="77777777" w:rsidR="0033512B" w:rsidDel="0033512B" w:rsidRDefault="0033512B">
      <w:pPr>
        <w:pStyle w:val="berschrift1"/>
        <w:numPr>
          <w:ilvl w:val="0"/>
          <w:numId w:val="0"/>
        </w:numPr>
        <w:rPr>
          <w:del w:id="2205" w:author="Maximilian Schmitz" w:date="2015-06-19T09:19:00Z"/>
        </w:rPr>
        <w:pPrChange w:id="2206" w:author="Michael K." w:date="2015-07-02T15:13:00Z">
          <w:pPr/>
        </w:pPrChange>
      </w:pPr>
      <w:bookmarkStart w:id="2207" w:name="_Toc424040297"/>
      <w:ins w:id="2208" w:author="Maximilian Schmitz" w:date="2015-06-19T09:19:00Z">
        <w:r>
          <w:lastRenderedPageBreak/>
          <w:t>Tabellenverzeichnis</w:t>
        </w:r>
      </w:ins>
      <w:bookmarkEnd w:id="2207"/>
    </w:p>
    <w:p w14:paraId="6648D9C3" w14:textId="77777777" w:rsidR="00037140" w:rsidDel="0033512B" w:rsidRDefault="00037140">
      <w:pPr>
        <w:pStyle w:val="berschrift1"/>
        <w:numPr>
          <w:ilvl w:val="0"/>
          <w:numId w:val="0"/>
        </w:numPr>
        <w:rPr>
          <w:del w:id="2209" w:author="Maximilian Schmitz" w:date="2015-06-19T09:19:00Z"/>
        </w:rPr>
        <w:pPrChange w:id="2210" w:author="Michael K." w:date="2015-07-02T15:13:00Z">
          <w:pPr/>
        </w:pPrChange>
      </w:pPr>
      <w:del w:id="2211" w:author="Maximilian Schmitz" w:date="2015-06-19T09:19:00Z">
        <w:r w:rsidDel="0033512B">
          <w:br w:type="page"/>
        </w:r>
      </w:del>
    </w:p>
    <w:p w14:paraId="13D6F28C" w14:textId="77777777" w:rsidR="0033512B" w:rsidRPr="0033512B" w:rsidRDefault="0033512B">
      <w:pPr>
        <w:pStyle w:val="berschrift1"/>
        <w:numPr>
          <w:ilvl w:val="0"/>
          <w:numId w:val="0"/>
        </w:numPr>
        <w:rPr>
          <w:ins w:id="2212" w:author="Maximilian Schmitz" w:date="2015-06-19T09:19:00Z"/>
          <w:rFonts w:eastAsiaTheme="minorEastAsia"/>
          <w:rPrChange w:id="2213" w:author="Maximilian Schmitz" w:date="2015-06-19T09:19:00Z">
            <w:rPr>
              <w:ins w:id="2214" w:author="Maximilian Schmitz" w:date="2015-06-19T09:19:00Z"/>
            </w:rPr>
          </w:rPrChange>
        </w:rPr>
        <w:pPrChange w:id="2215" w:author="Michael K." w:date="2015-07-02T15:13:00Z">
          <w:pPr>
            <w:pStyle w:val="Abbildungsverzeichnis"/>
          </w:pPr>
        </w:pPrChange>
      </w:pPr>
    </w:p>
    <w:p w14:paraId="38239D22" w14:textId="77777777" w:rsidR="00867956" w:rsidRDefault="0033512B">
      <w:pPr>
        <w:pStyle w:val="Abbildungsverzeichnis"/>
        <w:rPr>
          <w:ins w:id="2216" w:author="Maximilian Schmitz" w:date="2015-06-19T09:20:00Z"/>
          <w:rFonts w:asciiTheme="minorHAnsi" w:eastAsiaTheme="minorEastAsia" w:hAnsiTheme="minorHAnsi" w:cstheme="minorBidi"/>
          <w:sz w:val="22"/>
          <w:szCs w:val="22"/>
        </w:rPr>
      </w:pPr>
      <w:ins w:id="2217" w:author="Maximilian Schmitz" w:date="2015-06-19T09:19:00Z">
        <w:r>
          <w:fldChar w:fldCharType="begin"/>
        </w:r>
        <w:r>
          <w:instrText xml:space="preserve"> TOC \h \z \c "Tabelle" </w:instrText>
        </w:r>
      </w:ins>
      <w:r>
        <w:fldChar w:fldCharType="separate"/>
      </w:r>
      <w:ins w:id="2218"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219"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220" w:author="Maximilian Schmitz" w:date="2015-06-19T09:20:00Z"/>
          <w:rFonts w:asciiTheme="minorHAnsi" w:eastAsiaTheme="minorEastAsia" w:hAnsiTheme="minorHAnsi" w:cstheme="minorBidi"/>
          <w:sz w:val="22"/>
          <w:szCs w:val="22"/>
        </w:rPr>
      </w:pPr>
      <w:ins w:id="2221"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222"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223" w:author="Maximilian Schmitz" w:date="2015-06-19T09:20:00Z"/>
          <w:rFonts w:asciiTheme="minorHAnsi" w:eastAsiaTheme="minorEastAsia" w:hAnsiTheme="minorHAnsi" w:cstheme="minorBidi"/>
          <w:sz w:val="22"/>
          <w:szCs w:val="22"/>
        </w:rPr>
      </w:pPr>
      <w:ins w:id="2224"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225"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226" w:author="Maximilian Schmitz" w:date="2015-06-19T09:18:00Z"/>
          <w:b/>
          <w:kern w:val="28"/>
          <w:sz w:val="32"/>
        </w:rPr>
      </w:pPr>
      <w:ins w:id="2227" w:author="Maximilian Schmitz" w:date="2015-06-19T09:19:00Z">
        <w:r>
          <w:fldChar w:fldCharType="end"/>
        </w:r>
      </w:ins>
      <w:ins w:id="2228" w:author="Maximilian Schmitz" w:date="2015-06-19T09:18:00Z">
        <w:r>
          <w:br w:type="page"/>
        </w:r>
      </w:ins>
    </w:p>
    <w:p w14:paraId="35A41E87" w14:textId="77777777" w:rsidR="00C55980" w:rsidRDefault="00037140" w:rsidP="00AC4DD5">
      <w:pPr>
        <w:pStyle w:val="berschrift1"/>
        <w:numPr>
          <w:ilvl w:val="0"/>
          <w:numId w:val="0"/>
        </w:numPr>
      </w:pPr>
      <w:bookmarkStart w:id="2229" w:name="_Toc424040298"/>
      <w:r>
        <w:lastRenderedPageBreak/>
        <w:t>Abkürzungsverzeichnis</w:t>
      </w:r>
      <w:bookmarkEnd w:id="2229"/>
    </w:p>
    <w:tbl>
      <w:tblPr>
        <w:tblStyle w:val="Tabellenraster"/>
        <w:tblW w:w="0" w:type="auto"/>
        <w:tblLook w:val="04A0" w:firstRow="1" w:lastRow="0" w:firstColumn="1" w:lastColumn="0" w:noHBand="0" w:noVBand="1"/>
        <w:tblPrChange w:id="2230" w:author="Admin" w:date="2015-07-07T14:19:00Z">
          <w:tblPr>
            <w:tblStyle w:val="Tabellenraster"/>
            <w:tblW w:w="0" w:type="auto"/>
            <w:tblLook w:val="04A0" w:firstRow="1" w:lastRow="0" w:firstColumn="1" w:lastColumn="0" w:noHBand="0" w:noVBand="1"/>
          </w:tblPr>
        </w:tblPrChange>
      </w:tblPr>
      <w:tblGrid>
        <w:gridCol w:w="1403"/>
        <w:gridCol w:w="7885"/>
        <w:tblGridChange w:id="2231">
          <w:tblGrid>
            <w:gridCol w:w="4606"/>
            <w:gridCol w:w="4606"/>
          </w:tblGrid>
        </w:tblGridChange>
      </w:tblGrid>
      <w:tr w:rsidR="001471E5" w14:paraId="78BAFF99" w14:textId="77777777" w:rsidTr="001471E5">
        <w:trPr>
          <w:ins w:id="2232" w:author="Admin" w:date="2015-07-07T14:22:00Z"/>
        </w:trPr>
        <w:tc>
          <w:tcPr>
            <w:tcW w:w="1242" w:type="dxa"/>
            <w:tcPrChange w:id="2233" w:author="Admin" w:date="2015-07-07T14:19:00Z">
              <w:tcPr>
                <w:tcW w:w="4606" w:type="dxa"/>
              </w:tcPr>
            </w:tcPrChange>
          </w:tcPr>
          <w:p w14:paraId="7C222C31" w14:textId="77777777" w:rsidR="001471E5" w:rsidRDefault="001471E5" w:rsidP="0036571F">
            <w:pPr>
              <w:tabs>
                <w:tab w:val="left" w:pos="1701"/>
              </w:tabs>
              <w:rPr>
                <w:ins w:id="2234" w:author="Admin" w:date="2015-07-07T14:22:00Z"/>
                <w:lang w:val="fr-FR"/>
              </w:rPr>
            </w:pPr>
          </w:p>
        </w:tc>
        <w:tc>
          <w:tcPr>
            <w:tcW w:w="7970" w:type="dxa"/>
            <w:tcPrChange w:id="2235" w:author="Admin" w:date="2015-07-07T14:19:00Z">
              <w:tcPr>
                <w:tcW w:w="4606" w:type="dxa"/>
              </w:tcPr>
            </w:tcPrChange>
          </w:tcPr>
          <w:p w14:paraId="46063F66" w14:textId="77777777" w:rsidR="001471E5" w:rsidRDefault="001471E5" w:rsidP="0036571F">
            <w:pPr>
              <w:tabs>
                <w:tab w:val="left" w:pos="1701"/>
              </w:tabs>
              <w:rPr>
                <w:ins w:id="2236" w:author="Admin" w:date="2015-07-07T14:22:00Z"/>
                <w:lang w:val="fr-FR"/>
              </w:rPr>
            </w:pPr>
          </w:p>
        </w:tc>
      </w:tr>
      <w:tr w:rsidR="001471E5" w14:paraId="5129AFC8" w14:textId="77777777" w:rsidTr="001471E5">
        <w:trPr>
          <w:ins w:id="2237" w:author="Admin" w:date="2015-07-07T14:22:00Z"/>
        </w:trPr>
        <w:tc>
          <w:tcPr>
            <w:tcW w:w="1242" w:type="dxa"/>
            <w:tcPrChange w:id="2238" w:author="Admin" w:date="2015-07-07T14:19:00Z">
              <w:tcPr>
                <w:tcW w:w="4606" w:type="dxa"/>
              </w:tcPr>
            </w:tcPrChange>
          </w:tcPr>
          <w:p w14:paraId="38EC7EBA" w14:textId="77777777" w:rsidR="001471E5" w:rsidRDefault="001471E5" w:rsidP="0036571F">
            <w:pPr>
              <w:tabs>
                <w:tab w:val="left" w:pos="1701"/>
              </w:tabs>
              <w:rPr>
                <w:ins w:id="2239" w:author="Admin" w:date="2015-07-07T14:22:00Z"/>
                <w:lang w:val="fr-FR"/>
              </w:rPr>
            </w:pPr>
          </w:p>
        </w:tc>
        <w:tc>
          <w:tcPr>
            <w:tcW w:w="7970" w:type="dxa"/>
            <w:tcPrChange w:id="2240" w:author="Admin" w:date="2015-07-07T14:19:00Z">
              <w:tcPr>
                <w:tcW w:w="4606" w:type="dxa"/>
              </w:tcPr>
            </w:tcPrChange>
          </w:tcPr>
          <w:p w14:paraId="63C68002" w14:textId="77777777" w:rsidR="001471E5" w:rsidRDefault="001471E5" w:rsidP="0036571F">
            <w:pPr>
              <w:tabs>
                <w:tab w:val="left" w:pos="1701"/>
              </w:tabs>
              <w:rPr>
                <w:ins w:id="2241" w:author="Admin" w:date="2015-07-07T14:22:00Z"/>
                <w:lang w:val="fr-FR"/>
              </w:rPr>
            </w:pPr>
          </w:p>
        </w:tc>
      </w:tr>
      <w:tr w:rsidR="001471E5" w14:paraId="214C4D60" w14:textId="77777777" w:rsidTr="001471E5">
        <w:trPr>
          <w:ins w:id="2242" w:author="Admin" w:date="2015-07-07T14:22:00Z"/>
        </w:trPr>
        <w:tc>
          <w:tcPr>
            <w:tcW w:w="1242" w:type="dxa"/>
            <w:tcPrChange w:id="2243" w:author="Admin" w:date="2015-07-07T14:19:00Z">
              <w:tcPr>
                <w:tcW w:w="4606" w:type="dxa"/>
              </w:tcPr>
            </w:tcPrChange>
          </w:tcPr>
          <w:p w14:paraId="47496A71" w14:textId="77777777" w:rsidR="001471E5" w:rsidRDefault="001471E5" w:rsidP="0036571F">
            <w:pPr>
              <w:tabs>
                <w:tab w:val="left" w:pos="1701"/>
              </w:tabs>
              <w:rPr>
                <w:ins w:id="2244" w:author="Admin" w:date="2015-07-07T14:22:00Z"/>
                <w:lang w:val="fr-FR"/>
              </w:rPr>
            </w:pPr>
            <w:bookmarkStart w:id="2245" w:name="_GoBack"/>
            <w:bookmarkEnd w:id="2245"/>
          </w:p>
        </w:tc>
        <w:tc>
          <w:tcPr>
            <w:tcW w:w="7970" w:type="dxa"/>
            <w:tcPrChange w:id="2246" w:author="Admin" w:date="2015-07-07T14:19:00Z">
              <w:tcPr>
                <w:tcW w:w="4606" w:type="dxa"/>
              </w:tcPr>
            </w:tcPrChange>
          </w:tcPr>
          <w:p w14:paraId="66854245" w14:textId="77777777" w:rsidR="001471E5" w:rsidRDefault="001471E5" w:rsidP="0036571F">
            <w:pPr>
              <w:tabs>
                <w:tab w:val="left" w:pos="1701"/>
              </w:tabs>
              <w:rPr>
                <w:ins w:id="2247" w:author="Admin" w:date="2015-07-07T14:22:00Z"/>
                <w:lang w:val="fr-FR"/>
              </w:rPr>
            </w:pPr>
          </w:p>
        </w:tc>
      </w:tr>
      <w:tr w:rsidR="001471E5" w14:paraId="28876F68" w14:textId="77777777" w:rsidTr="001471E5">
        <w:trPr>
          <w:ins w:id="2248" w:author="Admin" w:date="2015-07-07T14:22:00Z"/>
        </w:trPr>
        <w:tc>
          <w:tcPr>
            <w:tcW w:w="1242" w:type="dxa"/>
            <w:tcPrChange w:id="2249" w:author="Admin" w:date="2015-07-07T14:19:00Z">
              <w:tcPr>
                <w:tcW w:w="4606" w:type="dxa"/>
              </w:tcPr>
            </w:tcPrChange>
          </w:tcPr>
          <w:p w14:paraId="07411C78" w14:textId="77777777" w:rsidR="001471E5" w:rsidRDefault="001471E5" w:rsidP="001471E5">
            <w:pPr>
              <w:tabs>
                <w:tab w:val="left" w:pos="1701"/>
              </w:tabs>
              <w:rPr>
                <w:ins w:id="2250" w:author="Admin" w:date="2015-07-07T14:22:00Z"/>
                <w:lang w:val="fr-FR"/>
              </w:rPr>
            </w:pPr>
            <w:ins w:id="2251" w:author="Admin" w:date="2015-07-07T14:22:00Z">
              <w:r w:rsidRPr="001471E5">
                <w:rPr>
                  <w:lang w:val="fr-FR"/>
                </w:rPr>
                <w:t>3D</w:t>
              </w:r>
            </w:ins>
          </w:p>
        </w:tc>
        <w:tc>
          <w:tcPr>
            <w:tcW w:w="7970" w:type="dxa"/>
            <w:tcPrChange w:id="2252" w:author="Admin" w:date="2015-07-07T14:19:00Z">
              <w:tcPr>
                <w:tcW w:w="4606" w:type="dxa"/>
              </w:tcPr>
            </w:tcPrChange>
          </w:tcPr>
          <w:p w14:paraId="67EDCABC" w14:textId="77777777" w:rsidR="001471E5" w:rsidRDefault="001471E5" w:rsidP="0036571F">
            <w:pPr>
              <w:tabs>
                <w:tab w:val="left" w:pos="1701"/>
              </w:tabs>
              <w:rPr>
                <w:ins w:id="2253" w:author="Admin" w:date="2015-07-07T14:22:00Z"/>
                <w:lang w:val="fr-FR"/>
              </w:rPr>
            </w:pPr>
          </w:p>
        </w:tc>
      </w:tr>
      <w:tr w:rsidR="001471E5" w14:paraId="22F1001B" w14:textId="77777777" w:rsidTr="001471E5">
        <w:trPr>
          <w:ins w:id="2254" w:author="Admin" w:date="2015-07-07T14:22:00Z"/>
        </w:trPr>
        <w:tc>
          <w:tcPr>
            <w:tcW w:w="1242" w:type="dxa"/>
            <w:tcPrChange w:id="2255" w:author="Admin" w:date="2015-07-07T14:19:00Z">
              <w:tcPr>
                <w:tcW w:w="4606" w:type="dxa"/>
              </w:tcPr>
            </w:tcPrChange>
          </w:tcPr>
          <w:p w14:paraId="6EC9ABD7" w14:textId="77777777" w:rsidR="001471E5" w:rsidRDefault="001471E5" w:rsidP="0036571F">
            <w:pPr>
              <w:tabs>
                <w:tab w:val="left" w:pos="1701"/>
              </w:tabs>
              <w:rPr>
                <w:ins w:id="2256" w:author="Admin" w:date="2015-07-07T14:22:00Z"/>
                <w:lang w:val="fr-FR"/>
              </w:rPr>
            </w:pPr>
            <w:ins w:id="2257" w:author="Admin" w:date="2015-07-07T14:22:00Z">
              <w:r w:rsidRPr="001471E5">
                <w:rPr>
                  <w:lang w:val="fr-FR"/>
                </w:rPr>
                <w:t>CPU</w:t>
              </w:r>
            </w:ins>
          </w:p>
        </w:tc>
        <w:tc>
          <w:tcPr>
            <w:tcW w:w="7970" w:type="dxa"/>
            <w:tcPrChange w:id="2258" w:author="Admin" w:date="2015-07-07T14:19:00Z">
              <w:tcPr>
                <w:tcW w:w="4606" w:type="dxa"/>
              </w:tcPr>
            </w:tcPrChange>
          </w:tcPr>
          <w:p w14:paraId="49D246C0" w14:textId="77777777" w:rsidR="001471E5" w:rsidRDefault="001471E5" w:rsidP="0036571F">
            <w:pPr>
              <w:tabs>
                <w:tab w:val="left" w:pos="1701"/>
              </w:tabs>
              <w:rPr>
                <w:ins w:id="2259" w:author="Admin" w:date="2015-07-07T14:22:00Z"/>
                <w:lang w:val="fr-FR"/>
              </w:rPr>
            </w:pPr>
          </w:p>
        </w:tc>
      </w:tr>
      <w:tr w:rsidR="001471E5" w14:paraId="4D4D130D" w14:textId="77777777" w:rsidTr="001471E5">
        <w:trPr>
          <w:ins w:id="2260" w:author="Admin" w:date="2015-07-07T14:22:00Z"/>
        </w:trPr>
        <w:tc>
          <w:tcPr>
            <w:tcW w:w="1242" w:type="dxa"/>
            <w:tcPrChange w:id="2261" w:author="Admin" w:date="2015-07-07T14:19:00Z">
              <w:tcPr>
                <w:tcW w:w="4606" w:type="dxa"/>
              </w:tcPr>
            </w:tcPrChange>
          </w:tcPr>
          <w:p w14:paraId="129DC2CF" w14:textId="77777777" w:rsidR="001471E5" w:rsidRDefault="001471E5" w:rsidP="001471E5">
            <w:pPr>
              <w:tabs>
                <w:tab w:val="left" w:pos="1701"/>
              </w:tabs>
              <w:rPr>
                <w:ins w:id="2262" w:author="Admin" w:date="2015-07-07T14:22:00Z"/>
                <w:lang w:val="fr-FR"/>
              </w:rPr>
            </w:pPr>
            <w:ins w:id="2263" w:author="Admin" w:date="2015-07-07T14:22:00Z">
              <w:r w:rsidRPr="001471E5">
                <w:rPr>
                  <w:lang w:val="fr-FR"/>
                </w:rPr>
                <w:t>KI</w:t>
              </w:r>
            </w:ins>
          </w:p>
        </w:tc>
        <w:tc>
          <w:tcPr>
            <w:tcW w:w="7970" w:type="dxa"/>
            <w:tcPrChange w:id="2264" w:author="Admin" w:date="2015-07-07T14:19:00Z">
              <w:tcPr>
                <w:tcW w:w="4606" w:type="dxa"/>
              </w:tcPr>
            </w:tcPrChange>
          </w:tcPr>
          <w:p w14:paraId="49473F1D" w14:textId="77777777" w:rsidR="001471E5" w:rsidRDefault="001471E5" w:rsidP="0036571F">
            <w:pPr>
              <w:tabs>
                <w:tab w:val="left" w:pos="1701"/>
              </w:tabs>
              <w:rPr>
                <w:ins w:id="2265" w:author="Admin" w:date="2015-07-07T14:22:00Z"/>
                <w:lang w:val="fr-FR"/>
              </w:rPr>
            </w:pPr>
          </w:p>
        </w:tc>
      </w:tr>
      <w:tr w:rsidR="001471E5" w14:paraId="4943F030" w14:textId="77777777" w:rsidTr="001471E5">
        <w:trPr>
          <w:ins w:id="2266" w:author="Admin" w:date="2015-07-07T14:22:00Z"/>
        </w:trPr>
        <w:tc>
          <w:tcPr>
            <w:tcW w:w="1242" w:type="dxa"/>
            <w:tcPrChange w:id="2267" w:author="Admin" w:date="2015-07-07T14:19:00Z">
              <w:tcPr>
                <w:tcW w:w="4606" w:type="dxa"/>
              </w:tcPr>
            </w:tcPrChange>
          </w:tcPr>
          <w:p w14:paraId="20E0B98F" w14:textId="77777777" w:rsidR="001471E5" w:rsidRDefault="001471E5" w:rsidP="0036571F">
            <w:pPr>
              <w:tabs>
                <w:tab w:val="left" w:pos="1701"/>
              </w:tabs>
              <w:rPr>
                <w:ins w:id="2268" w:author="Admin" w:date="2015-07-07T14:22:00Z"/>
                <w:lang w:val="fr-FR"/>
              </w:rPr>
            </w:pPr>
            <w:ins w:id="2269" w:author="Admin" w:date="2015-07-07T14:22:00Z">
              <w:r w:rsidRPr="001471E5">
                <w:rPr>
                  <w:lang w:val="fr-FR"/>
                </w:rPr>
                <w:t>WYSIWYG</w:t>
              </w:r>
            </w:ins>
          </w:p>
        </w:tc>
        <w:tc>
          <w:tcPr>
            <w:tcW w:w="7970" w:type="dxa"/>
            <w:tcPrChange w:id="2270" w:author="Admin" w:date="2015-07-07T14:19:00Z">
              <w:tcPr>
                <w:tcW w:w="4606" w:type="dxa"/>
              </w:tcPr>
            </w:tcPrChange>
          </w:tcPr>
          <w:p w14:paraId="683B62A3" w14:textId="77777777" w:rsidR="001471E5" w:rsidRDefault="001471E5" w:rsidP="0036571F">
            <w:pPr>
              <w:tabs>
                <w:tab w:val="left" w:pos="1701"/>
              </w:tabs>
              <w:rPr>
                <w:ins w:id="2271" w:author="Admin" w:date="2015-07-07T14:22:00Z"/>
                <w:lang w:val="fr-FR"/>
              </w:rPr>
            </w:pPr>
          </w:p>
        </w:tc>
      </w:tr>
      <w:tr w:rsidR="001471E5" w14:paraId="0D14D9D6" w14:textId="77777777" w:rsidTr="001471E5">
        <w:trPr>
          <w:ins w:id="2272" w:author="Admin" w:date="2015-07-07T14:22:00Z"/>
        </w:trPr>
        <w:tc>
          <w:tcPr>
            <w:tcW w:w="1242" w:type="dxa"/>
            <w:tcPrChange w:id="2273" w:author="Admin" w:date="2015-07-07T14:19:00Z">
              <w:tcPr>
                <w:tcW w:w="4606" w:type="dxa"/>
              </w:tcPr>
            </w:tcPrChange>
          </w:tcPr>
          <w:p w14:paraId="4E624DA2" w14:textId="77777777" w:rsidR="001471E5" w:rsidRDefault="001471E5" w:rsidP="0036571F">
            <w:pPr>
              <w:tabs>
                <w:tab w:val="left" w:pos="1701"/>
              </w:tabs>
              <w:rPr>
                <w:ins w:id="2274" w:author="Admin" w:date="2015-07-07T14:22:00Z"/>
                <w:lang w:val="fr-FR"/>
              </w:rPr>
            </w:pPr>
            <w:ins w:id="2275" w:author="Admin" w:date="2015-07-07T14:22:00Z">
              <w:r w:rsidRPr="001471E5">
                <w:rPr>
                  <w:lang w:val="fr-FR"/>
                </w:rPr>
                <w:t>XML</w:t>
              </w:r>
            </w:ins>
          </w:p>
        </w:tc>
        <w:tc>
          <w:tcPr>
            <w:tcW w:w="7970" w:type="dxa"/>
            <w:tcPrChange w:id="2276" w:author="Admin" w:date="2015-07-07T14:19:00Z">
              <w:tcPr>
                <w:tcW w:w="4606" w:type="dxa"/>
              </w:tcPr>
            </w:tcPrChange>
          </w:tcPr>
          <w:p w14:paraId="2C4924C8" w14:textId="77777777" w:rsidR="001471E5" w:rsidRDefault="001471E5" w:rsidP="0036571F">
            <w:pPr>
              <w:tabs>
                <w:tab w:val="left" w:pos="1701"/>
              </w:tabs>
              <w:rPr>
                <w:ins w:id="2277" w:author="Admin" w:date="2015-07-07T14:22:00Z"/>
                <w:lang w:val="fr-FR"/>
              </w:rPr>
            </w:pPr>
          </w:p>
        </w:tc>
      </w:tr>
    </w:tbl>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rsidP="00AC4DD5">
      <w:pPr>
        <w:pStyle w:val="berschrift1"/>
        <w:numPr>
          <w:ilvl w:val="0"/>
          <w:numId w:val="0"/>
        </w:numPr>
        <w:rPr>
          <w:ins w:id="2278" w:author="Admin" w:date="2015-07-07T14:06:00Z"/>
        </w:rPr>
      </w:pPr>
      <w:bookmarkStart w:id="2279" w:name="_Toc424040299"/>
      <w:r w:rsidRPr="00CE0563">
        <w:lastRenderedPageBreak/>
        <w:t>Glossar</w:t>
      </w:r>
      <w:bookmarkEnd w:id="2279"/>
    </w:p>
    <w:tbl>
      <w:tblPr>
        <w:tblStyle w:val="Tabellenraster"/>
        <w:tblW w:w="0" w:type="auto"/>
        <w:tblLook w:val="04A0" w:firstRow="1" w:lastRow="0" w:firstColumn="1" w:lastColumn="0" w:noHBand="0" w:noVBand="1"/>
        <w:tblPrChange w:id="2280" w:author="Admin" w:date="2015-07-07T14:07:00Z">
          <w:tblPr>
            <w:tblStyle w:val="Tabellenraster"/>
            <w:tblW w:w="0" w:type="auto"/>
            <w:tblLook w:val="04A0" w:firstRow="1" w:lastRow="0" w:firstColumn="1" w:lastColumn="0" w:noHBand="0" w:noVBand="1"/>
          </w:tblPr>
        </w:tblPrChange>
      </w:tblPr>
      <w:tblGrid>
        <w:gridCol w:w="1951"/>
        <w:gridCol w:w="7261"/>
        <w:tblGridChange w:id="2281">
          <w:tblGrid>
            <w:gridCol w:w="1951"/>
            <w:gridCol w:w="2655"/>
            <w:gridCol w:w="4606"/>
          </w:tblGrid>
        </w:tblGridChange>
      </w:tblGrid>
      <w:tr w:rsidR="001471E5" w14:paraId="0C855433" w14:textId="77777777" w:rsidTr="005057C3">
        <w:trPr>
          <w:ins w:id="2282" w:author="Admin" w:date="2015-07-07T14:22:00Z"/>
        </w:trPr>
        <w:tc>
          <w:tcPr>
            <w:tcW w:w="1951" w:type="dxa"/>
            <w:tcPrChange w:id="2283" w:author="Admin" w:date="2015-07-07T14:07:00Z">
              <w:tcPr>
                <w:tcW w:w="4606" w:type="dxa"/>
                <w:gridSpan w:val="2"/>
              </w:tcPr>
            </w:tcPrChange>
          </w:tcPr>
          <w:p w14:paraId="4FF6438B" w14:textId="77777777" w:rsidR="001471E5" w:rsidRDefault="001471E5" w:rsidP="005057C3">
            <w:pPr>
              <w:rPr>
                <w:ins w:id="2284" w:author="Admin" w:date="2015-07-07T14:22:00Z"/>
              </w:rPr>
            </w:pPr>
          </w:p>
        </w:tc>
        <w:tc>
          <w:tcPr>
            <w:tcW w:w="7261" w:type="dxa"/>
            <w:tcPrChange w:id="2285" w:author="Admin" w:date="2015-07-07T14:07:00Z">
              <w:tcPr>
                <w:tcW w:w="4606" w:type="dxa"/>
              </w:tcPr>
            </w:tcPrChange>
          </w:tcPr>
          <w:p w14:paraId="358A0F9A" w14:textId="77777777" w:rsidR="001471E5" w:rsidRDefault="001471E5" w:rsidP="005057C3">
            <w:pPr>
              <w:rPr>
                <w:ins w:id="2286" w:author="Admin" w:date="2015-07-07T14:22:00Z"/>
              </w:rPr>
            </w:pPr>
          </w:p>
        </w:tc>
      </w:tr>
      <w:tr w:rsidR="001471E5" w14:paraId="4FFB8589" w14:textId="77777777" w:rsidTr="005057C3">
        <w:trPr>
          <w:ins w:id="2287" w:author="Admin" w:date="2015-07-07T14:22:00Z"/>
        </w:trPr>
        <w:tc>
          <w:tcPr>
            <w:tcW w:w="1951" w:type="dxa"/>
          </w:tcPr>
          <w:p w14:paraId="71FBE66A" w14:textId="77777777" w:rsidR="001471E5" w:rsidRPr="001471E5" w:rsidRDefault="001471E5" w:rsidP="005057C3">
            <w:pPr>
              <w:rPr>
                <w:ins w:id="2288" w:author="Admin" w:date="2015-07-07T14:22:00Z"/>
              </w:rPr>
            </w:pPr>
          </w:p>
        </w:tc>
        <w:tc>
          <w:tcPr>
            <w:tcW w:w="7261" w:type="dxa"/>
          </w:tcPr>
          <w:p w14:paraId="67C3720F" w14:textId="77777777" w:rsidR="001471E5" w:rsidRDefault="001471E5" w:rsidP="005057C3">
            <w:pPr>
              <w:rPr>
                <w:ins w:id="2289" w:author="Admin" w:date="2015-07-07T14:22:00Z"/>
              </w:rPr>
            </w:pPr>
          </w:p>
        </w:tc>
      </w:tr>
      <w:tr w:rsidR="001471E5" w14:paraId="75980233" w14:textId="77777777" w:rsidTr="005057C3">
        <w:trPr>
          <w:ins w:id="2290" w:author="Admin" w:date="2015-07-07T14:22:00Z"/>
        </w:trPr>
        <w:tc>
          <w:tcPr>
            <w:tcW w:w="1951" w:type="dxa"/>
          </w:tcPr>
          <w:p w14:paraId="7F3EBBAC" w14:textId="77777777" w:rsidR="001471E5" w:rsidRPr="001471E5" w:rsidRDefault="001471E5" w:rsidP="005057C3">
            <w:pPr>
              <w:rPr>
                <w:ins w:id="2291" w:author="Admin" w:date="2015-07-07T14:22:00Z"/>
              </w:rPr>
            </w:pPr>
          </w:p>
        </w:tc>
        <w:tc>
          <w:tcPr>
            <w:tcW w:w="7261" w:type="dxa"/>
          </w:tcPr>
          <w:p w14:paraId="24B2ACB3" w14:textId="77777777" w:rsidR="001471E5" w:rsidRDefault="001471E5" w:rsidP="005057C3">
            <w:pPr>
              <w:rPr>
                <w:ins w:id="2292" w:author="Admin" w:date="2015-07-07T14:22:00Z"/>
              </w:rPr>
            </w:pPr>
          </w:p>
        </w:tc>
      </w:tr>
      <w:tr w:rsidR="001471E5" w14:paraId="73418F0C" w14:textId="77777777" w:rsidTr="005057C3">
        <w:trPr>
          <w:ins w:id="2293" w:author="Admin" w:date="2015-07-07T14:22:00Z"/>
        </w:trPr>
        <w:tc>
          <w:tcPr>
            <w:tcW w:w="1951" w:type="dxa"/>
          </w:tcPr>
          <w:p w14:paraId="6399610D" w14:textId="77777777" w:rsidR="001471E5" w:rsidRPr="001471E5" w:rsidRDefault="001471E5" w:rsidP="005057C3">
            <w:pPr>
              <w:rPr>
                <w:ins w:id="2294" w:author="Admin" w:date="2015-07-07T14:22:00Z"/>
              </w:rPr>
            </w:pPr>
          </w:p>
        </w:tc>
        <w:tc>
          <w:tcPr>
            <w:tcW w:w="7261" w:type="dxa"/>
          </w:tcPr>
          <w:p w14:paraId="0E2D19C0" w14:textId="77777777" w:rsidR="001471E5" w:rsidRDefault="001471E5" w:rsidP="005057C3">
            <w:pPr>
              <w:rPr>
                <w:ins w:id="2295" w:author="Admin" w:date="2015-07-07T14:22:00Z"/>
              </w:rPr>
            </w:pPr>
          </w:p>
        </w:tc>
      </w:tr>
      <w:tr w:rsidR="001471E5" w14:paraId="63AAA4D5" w14:textId="77777777" w:rsidTr="005057C3">
        <w:trPr>
          <w:ins w:id="2296" w:author="Admin" w:date="2015-07-07T14:22:00Z"/>
        </w:trPr>
        <w:tc>
          <w:tcPr>
            <w:tcW w:w="1951" w:type="dxa"/>
            <w:tcPrChange w:id="2297" w:author="Admin" w:date="2015-07-07T14:07:00Z">
              <w:tcPr>
                <w:tcW w:w="4606" w:type="dxa"/>
                <w:gridSpan w:val="2"/>
              </w:tcPr>
            </w:tcPrChange>
          </w:tcPr>
          <w:p w14:paraId="3519B752" w14:textId="77777777" w:rsidR="001471E5" w:rsidRDefault="001471E5" w:rsidP="005057C3">
            <w:pPr>
              <w:rPr>
                <w:ins w:id="2298" w:author="Admin" w:date="2015-07-07T14:22:00Z"/>
              </w:rPr>
            </w:pPr>
            <w:ins w:id="2299" w:author="Admin" w:date="2015-07-07T14:22:00Z">
              <w:r w:rsidRPr="001471E5">
                <w:t>ANSI C</w:t>
              </w:r>
            </w:ins>
          </w:p>
        </w:tc>
        <w:tc>
          <w:tcPr>
            <w:tcW w:w="7261" w:type="dxa"/>
            <w:tcPrChange w:id="2300" w:author="Admin" w:date="2015-07-07T14:07:00Z">
              <w:tcPr>
                <w:tcW w:w="4606" w:type="dxa"/>
              </w:tcPr>
            </w:tcPrChange>
          </w:tcPr>
          <w:p w14:paraId="369A9749" w14:textId="77777777" w:rsidR="001471E5" w:rsidRDefault="001471E5" w:rsidP="005057C3">
            <w:pPr>
              <w:rPr>
                <w:ins w:id="2301" w:author="Admin" w:date="2015-07-07T14:22:00Z"/>
              </w:rPr>
            </w:pPr>
          </w:p>
        </w:tc>
      </w:tr>
      <w:tr w:rsidR="001471E5" w14:paraId="1D7024FB" w14:textId="77777777" w:rsidTr="005057C3">
        <w:trPr>
          <w:ins w:id="2302" w:author="Admin" w:date="2015-07-07T14:22:00Z"/>
        </w:trPr>
        <w:tc>
          <w:tcPr>
            <w:tcW w:w="1951" w:type="dxa"/>
          </w:tcPr>
          <w:p w14:paraId="24826D00" w14:textId="77777777" w:rsidR="001471E5" w:rsidRPr="001471E5" w:rsidRDefault="001471E5" w:rsidP="005057C3">
            <w:pPr>
              <w:rPr>
                <w:ins w:id="2303" w:author="Admin" w:date="2015-07-07T14:22:00Z"/>
              </w:rPr>
            </w:pPr>
            <w:ins w:id="2304" w:author="Admin" w:date="2015-07-07T14:22:00Z">
              <w:r w:rsidRPr="001471E5">
                <w:t>Bäume</w:t>
              </w:r>
            </w:ins>
          </w:p>
        </w:tc>
        <w:tc>
          <w:tcPr>
            <w:tcW w:w="7261" w:type="dxa"/>
          </w:tcPr>
          <w:p w14:paraId="3A9C68E0" w14:textId="77777777" w:rsidR="001471E5" w:rsidRDefault="001471E5" w:rsidP="005057C3">
            <w:pPr>
              <w:rPr>
                <w:ins w:id="2305" w:author="Admin" w:date="2015-07-07T14:22:00Z"/>
              </w:rPr>
            </w:pPr>
          </w:p>
        </w:tc>
      </w:tr>
      <w:tr w:rsidR="001471E5" w14:paraId="6912AD39" w14:textId="77777777" w:rsidTr="005057C3">
        <w:trPr>
          <w:ins w:id="2306" w:author="Admin" w:date="2015-07-07T14:22:00Z"/>
        </w:trPr>
        <w:tc>
          <w:tcPr>
            <w:tcW w:w="1951" w:type="dxa"/>
          </w:tcPr>
          <w:p w14:paraId="72476F39" w14:textId="77777777" w:rsidR="001471E5" w:rsidRPr="001471E5" w:rsidRDefault="001471E5" w:rsidP="005057C3">
            <w:pPr>
              <w:rPr>
                <w:ins w:id="2307" w:author="Admin" w:date="2015-07-07T14:22:00Z"/>
              </w:rPr>
            </w:pPr>
            <w:ins w:id="2308" w:author="Admin" w:date="2015-07-07T14:22:00Z">
              <w:r w:rsidRPr="001471E5">
                <w:t>Blender</w:t>
              </w:r>
            </w:ins>
          </w:p>
        </w:tc>
        <w:tc>
          <w:tcPr>
            <w:tcW w:w="7261" w:type="dxa"/>
          </w:tcPr>
          <w:p w14:paraId="3982C6D5" w14:textId="77777777" w:rsidR="001471E5" w:rsidRDefault="001471E5" w:rsidP="005057C3">
            <w:pPr>
              <w:rPr>
                <w:ins w:id="2309" w:author="Admin" w:date="2015-07-07T14:22:00Z"/>
              </w:rPr>
            </w:pPr>
          </w:p>
        </w:tc>
      </w:tr>
      <w:tr w:rsidR="001471E5" w14:paraId="4EDD6B79" w14:textId="77777777" w:rsidTr="005057C3">
        <w:trPr>
          <w:ins w:id="2310" w:author="Admin" w:date="2015-07-07T14:22:00Z"/>
        </w:trPr>
        <w:tc>
          <w:tcPr>
            <w:tcW w:w="1951" w:type="dxa"/>
            <w:tcPrChange w:id="2311" w:author="Admin" w:date="2015-07-07T14:07:00Z">
              <w:tcPr>
                <w:tcW w:w="4606" w:type="dxa"/>
                <w:gridSpan w:val="2"/>
              </w:tcPr>
            </w:tcPrChange>
          </w:tcPr>
          <w:p w14:paraId="0C8C475D" w14:textId="77777777" w:rsidR="001471E5" w:rsidRDefault="001471E5" w:rsidP="005057C3">
            <w:pPr>
              <w:rPr>
                <w:ins w:id="2312" w:author="Admin" w:date="2015-07-07T14:22:00Z"/>
              </w:rPr>
            </w:pPr>
            <w:proofErr w:type="spellStart"/>
            <w:ins w:id="2313" w:author="Admin" w:date="2015-07-07T14:22:00Z">
              <w:r>
                <w:t>Blueprint</w:t>
              </w:r>
              <w:proofErr w:type="spellEnd"/>
            </w:ins>
          </w:p>
        </w:tc>
        <w:tc>
          <w:tcPr>
            <w:tcW w:w="7261" w:type="dxa"/>
            <w:tcPrChange w:id="2314" w:author="Admin" w:date="2015-07-07T14:07:00Z">
              <w:tcPr>
                <w:tcW w:w="4606" w:type="dxa"/>
              </w:tcPr>
            </w:tcPrChange>
          </w:tcPr>
          <w:p w14:paraId="7C9A8496" w14:textId="77777777" w:rsidR="001471E5" w:rsidRDefault="001471E5" w:rsidP="005057C3">
            <w:pPr>
              <w:rPr>
                <w:ins w:id="2315" w:author="Admin" w:date="2015-07-07T14:22:00Z"/>
              </w:rPr>
            </w:pPr>
          </w:p>
        </w:tc>
      </w:tr>
      <w:tr w:rsidR="001471E5" w14:paraId="65DFFC5B" w14:textId="77777777" w:rsidTr="005057C3">
        <w:trPr>
          <w:ins w:id="2316" w:author="Admin" w:date="2015-07-07T14:22:00Z"/>
        </w:trPr>
        <w:tc>
          <w:tcPr>
            <w:tcW w:w="1951" w:type="dxa"/>
          </w:tcPr>
          <w:p w14:paraId="1F70D9E6" w14:textId="77777777" w:rsidR="001471E5" w:rsidRPr="001471E5" w:rsidRDefault="001471E5" w:rsidP="005057C3">
            <w:pPr>
              <w:rPr>
                <w:ins w:id="2317" w:author="Admin" w:date="2015-07-07T14:22:00Z"/>
              </w:rPr>
            </w:pPr>
            <w:ins w:id="2318" w:author="Admin" w:date="2015-07-07T14:22:00Z">
              <w:r w:rsidRPr="001471E5">
                <w:t>CAD Systeme</w:t>
              </w:r>
            </w:ins>
          </w:p>
        </w:tc>
        <w:tc>
          <w:tcPr>
            <w:tcW w:w="7261" w:type="dxa"/>
          </w:tcPr>
          <w:p w14:paraId="47641755" w14:textId="77777777" w:rsidR="001471E5" w:rsidRDefault="001471E5" w:rsidP="005057C3">
            <w:pPr>
              <w:rPr>
                <w:ins w:id="2319" w:author="Admin" w:date="2015-07-07T14:22:00Z"/>
              </w:rPr>
            </w:pPr>
          </w:p>
        </w:tc>
      </w:tr>
      <w:tr w:rsidR="001471E5" w14:paraId="776130FC" w14:textId="77777777" w:rsidTr="005057C3">
        <w:trPr>
          <w:ins w:id="2320" w:author="Admin" w:date="2015-07-07T14:22:00Z"/>
        </w:trPr>
        <w:tc>
          <w:tcPr>
            <w:tcW w:w="1951" w:type="dxa"/>
          </w:tcPr>
          <w:p w14:paraId="5CE11F26" w14:textId="77777777" w:rsidR="001471E5" w:rsidRPr="001471E5" w:rsidRDefault="001471E5" w:rsidP="001471E5">
            <w:pPr>
              <w:rPr>
                <w:ins w:id="2321" w:author="Admin" w:date="2015-07-07T14:22:00Z"/>
              </w:rPr>
              <w:pPrChange w:id="2322" w:author="Admin" w:date="2015-07-07T14:21:00Z">
                <w:pPr/>
              </w:pPrChange>
            </w:pPr>
            <w:ins w:id="2323" w:author="Admin" w:date="2015-07-07T14:22:00Z">
              <w:r w:rsidRPr="001471E5">
                <w:t>Data Mining</w:t>
              </w:r>
            </w:ins>
          </w:p>
        </w:tc>
        <w:tc>
          <w:tcPr>
            <w:tcW w:w="7261" w:type="dxa"/>
          </w:tcPr>
          <w:p w14:paraId="4374EAD1" w14:textId="77777777" w:rsidR="001471E5" w:rsidRDefault="001471E5" w:rsidP="005057C3">
            <w:pPr>
              <w:rPr>
                <w:ins w:id="2324" w:author="Admin" w:date="2015-07-07T14:22:00Z"/>
              </w:rPr>
            </w:pPr>
          </w:p>
        </w:tc>
      </w:tr>
      <w:tr w:rsidR="001471E5" w14:paraId="0D349905" w14:textId="77777777" w:rsidTr="005057C3">
        <w:trPr>
          <w:ins w:id="2325" w:author="Admin" w:date="2015-07-07T14:22:00Z"/>
        </w:trPr>
        <w:tc>
          <w:tcPr>
            <w:tcW w:w="1951" w:type="dxa"/>
            <w:tcPrChange w:id="2326" w:author="Admin" w:date="2015-07-07T14:07:00Z">
              <w:tcPr>
                <w:tcW w:w="4606" w:type="dxa"/>
                <w:gridSpan w:val="2"/>
              </w:tcPr>
            </w:tcPrChange>
          </w:tcPr>
          <w:p w14:paraId="66A12450" w14:textId="77777777" w:rsidR="001471E5" w:rsidRDefault="001471E5" w:rsidP="005057C3">
            <w:pPr>
              <w:rPr>
                <w:ins w:id="2327" w:author="Admin" w:date="2015-07-07T14:22:00Z"/>
              </w:rPr>
            </w:pPr>
            <w:ins w:id="2328" w:author="Admin" w:date="2015-07-07T14:22:00Z">
              <w:r>
                <w:t>Game Engine</w:t>
              </w:r>
            </w:ins>
          </w:p>
        </w:tc>
        <w:tc>
          <w:tcPr>
            <w:tcW w:w="7261" w:type="dxa"/>
            <w:tcPrChange w:id="2329" w:author="Admin" w:date="2015-07-07T14:07:00Z">
              <w:tcPr>
                <w:tcW w:w="4606" w:type="dxa"/>
              </w:tcPr>
            </w:tcPrChange>
          </w:tcPr>
          <w:p w14:paraId="4EFAF923" w14:textId="77777777" w:rsidR="001471E5" w:rsidRDefault="001471E5" w:rsidP="005057C3">
            <w:pPr>
              <w:rPr>
                <w:ins w:id="2330" w:author="Admin" w:date="2015-07-07T14:22:00Z"/>
              </w:rPr>
            </w:pPr>
          </w:p>
        </w:tc>
      </w:tr>
      <w:tr w:rsidR="001471E5" w14:paraId="7370DE65" w14:textId="77777777" w:rsidTr="005057C3">
        <w:trPr>
          <w:ins w:id="2331" w:author="Admin" w:date="2015-07-07T14:22:00Z"/>
        </w:trPr>
        <w:tc>
          <w:tcPr>
            <w:tcW w:w="1951" w:type="dxa"/>
            <w:tcPrChange w:id="2332" w:author="Admin" w:date="2015-07-07T14:07:00Z">
              <w:tcPr>
                <w:tcW w:w="4606" w:type="dxa"/>
                <w:gridSpan w:val="2"/>
              </w:tcPr>
            </w:tcPrChange>
          </w:tcPr>
          <w:p w14:paraId="35DF1E79" w14:textId="77777777" w:rsidR="001471E5" w:rsidRDefault="001471E5" w:rsidP="005057C3">
            <w:pPr>
              <w:rPr>
                <w:ins w:id="2333" w:author="Admin" w:date="2015-07-07T14:22:00Z"/>
              </w:rPr>
            </w:pPr>
            <w:ins w:id="2334" w:author="Admin" w:date="2015-07-07T14:22:00Z">
              <w:r w:rsidRPr="001471E5">
                <w:t>JavaScript</w:t>
              </w:r>
            </w:ins>
          </w:p>
        </w:tc>
        <w:tc>
          <w:tcPr>
            <w:tcW w:w="7261" w:type="dxa"/>
            <w:tcPrChange w:id="2335" w:author="Admin" w:date="2015-07-07T14:07:00Z">
              <w:tcPr>
                <w:tcW w:w="4606" w:type="dxa"/>
              </w:tcPr>
            </w:tcPrChange>
          </w:tcPr>
          <w:p w14:paraId="4BA0D0A3" w14:textId="77777777" w:rsidR="001471E5" w:rsidRDefault="001471E5" w:rsidP="005057C3">
            <w:pPr>
              <w:rPr>
                <w:ins w:id="2336" w:author="Admin" w:date="2015-07-07T14:22:00Z"/>
              </w:rPr>
            </w:pPr>
          </w:p>
        </w:tc>
      </w:tr>
      <w:tr w:rsidR="001471E5" w14:paraId="6B2512BE" w14:textId="77777777" w:rsidTr="005057C3">
        <w:trPr>
          <w:ins w:id="2337" w:author="Admin" w:date="2015-07-07T14:22:00Z"/>
        </w:trPr>
        <w:tc>
          <w:tcPr>
            <w:tcW w:w="1951" w:type="dxa"/>
          </w:tcPr>
          <w:p w14:paraId="4C10B915" w14:textId="77777777" w:rsidR="001471E5" w:rsidRPr="001471E5" w:rsidRDefault="001471E5" w:rsidP="005057C3">
            <w:pPr>
              <w:rPr>
                <w:ins w:id="2338" w:author="Admin" w:date="2015-07-07T14:22:00Z"/>
              </w:rPr>
            </w:pPr>
            <w:ins w:id="2339" w:author="Admin" w:date="2015-07-07T14:22:00Z">
              <w:r w:rsidRPr="001471E5">
                <w:t>Lisp</w:t>
              </w:r>
            </w:ins>
          </w:p>
        </w:tc>
        <w:tc>
          <w:tcPr>
            <w:tcW w:w="7261" w:type="dxa"/>
          </w:tcPr>
          <w:p w14:paraId="38994627" w14:textId="77777777" w:rsidR="001471E5" w:rsidRDefault="001471E5" w:rsidP="005057C3">
            <w:pPr>
              <w:rPr>
                <w:ins w:id="2340" w:author="Admin" w:date="2015-07-07T14:22:00Z"/>
              </w:rPr>
            </w:pPr>
          </w:p>
        </w:tc>
      </w:tr>
      <w:tr w:rsidR="001471E5" w14:paraId="20CDD79F" w14:textId="77777777" w:rsidTr="005057C3">
        <w:trPr>
          <w:ins w:id="2341" w:author="Admin" w:date="2015-07-07T14:22:00Z"/>
        </w:trPr>
        <w:tc>
          <w:tcPr>
            <w:tcW w:w="1951" w:type="dxa"/>
          </w:tcPr>
          <w:p w14:paraId="084CF54B" w14:textId="77777777" w:rsidR="001471E5" w:rsidRPr="001471E5" w:rsidRDefault="001471E5" w:rsidP="005057C3">
            <w:pPr>
              <w:rPr>
                <w:ins w:id="2342" w:author="Admin" w:date="2015-07-07T14:22:00Z"/>
              </w:rPr>
            </w:pPr>
            <w:ins w:id="2343" w:author="Admin" w:date="2015-07-07T14:22:00Z">
              <w:r w:rsidRPr="001471E5">
                <w:t xml:space="preserve">Microsofts </w:t>
              </w:r>
              <w:proofErr w:type="spellStart"/>
              <w:r w:rsidRPr="001471E5">
                <w:t>Imagine</w:t>
              </w:r>
              <w:proofErr w:type="spellEnd"/>
              <w:r w:rsidRPr="001471E5">
                <w:t xml:space="preserve"> Cup</w:t>
              </w:r>
            </w:ins>
          </w:p>
        </w:tc>
        <w:tc>
          <w:tcPr>
            <w:tcW w:w="7261" w:type="dxa"/>
          </w:tcPr>
          <w:p w14:paraId="0B6AF1E0" w14:textId="77777777" w:rsidR="001471E5" w:rsidRDefault="001471E5" w:rsidP="005057C3">
            <w:pPr>
              <w:rPr>
                <w:ins w:id="2344" w:author="Admin" w:date="2015-07-07T14:22:00Z"/>
              </w:rPr>
            </w:pPr>
          </w:p>
        </w:tc>
      </w:tr>
      <w:tr w:rsidR="001471E5" w14:paraId="72C6C478" w14:textId="77777777" w:rsidTr="005057C3">
        <w:trPr>
          <w:ins w:id="2345" w:author="Admin" w:date="2015-07-07T14:22:00Z"/>
        </w:trPr>
        <w:tc>
          <w:tcPr>
            <w:tcW w:w="1951" w:type="dxa"/>
            <w:tcPrChange w:id="2346" w:author="Admin" w:date="2015-07-07T14:07:00Z">
              <w:tcPr>
                <w:tcW w:w="4606" w:type="dxa"/>
                <w:gridSpan w:val="2"/>
              </w:tcPr>
            </w:tcPrChange>
          </w:tcPr>
          <w:p w14:paraId="13D5BFE9" w14:textId="77777777" w:rsidR="001471E5" w:rsidRDefault="001471E5" w:rsidP="001471E5">
            <w:pPr>
              <w:rPr>
                <w:ins w:id="2347" w:author="Admin" w:date="2015-07-07T14:22:00Z"/>
              </w:rPr>
              <w:pPrChange w:id="2348" w:author="Admin" w:date="2015-07-07T14:20:00Z">
                <w:pPr/>
              </w:pPrChange>
            </w:pPr>
            <w:ins w:id="2349" w:author="Admin" w:date="2015-07-07T14:22:00Z">
              <w:r w:rsidRPr="001471E5">
                <w:t>Perl</w:t>
              </w:r>
            </w:ins>
          </w:p>
        </w:tc>
        <w:tc>
          <w:tcPr>
            <w:tcW w:w="7261" w:type="dxa"/>
            <w:tcPrChange w:id="2350" w:author="Admin" w:date="2015-07-07T14:07:00Z">
              <w:tcPr>
                <w:tcW w:w="4606" w:type="dxa"/>
              </w:tcPr>
            </w:tcPrChange>
          </w:tcPr>
          <w:p w14:paraId="0A301C9F" w14:textId="77777777" w:rsidR="001471E5" w:rsidRDefault="001471E5" w:rsidP="005057C3">
            <w:pPr>
              <w:rPr>
                <w:ins w:id="2351" w:author="Admin" w:date="2015-07-07T14:22:00Z"/>
              </w:rPr>
            </w:pPr>
          </w:p>
        </w:tc>
      </w:tr>
      <w:tr w:rsidR="001471E5" w14:paraId="5DED726D" w14:textId="77777777" w:rsidTr="005057C3">
        <w:trPr>
          <w:ins w:id="2352" w:author="Admin" w:date="2015-07-07T14:22:00Z"/>
        </w:trPr>
        <w:tc>
          <w:tcPr>
            <w:tcW w:w="1951" w:type="dxa"/>
            <w:tcPrChange w:id="2353" w:author="Admin" w:date="2015-07-07T14:07:00Z">
              <w:tcPr>
                <w:tcW w:w="4606" w:type="dxa"/>
                <w:gridSpan w:val="2"/>
              </w:tcPr>
            </w:tcPrChange>
          </w:tcPr>
          <w:p w14:paraId="4E6C1F16" w14:textId="77777777" w:rsidR="001471E5" w:rsidRDefault="001471E5" w:rsidP="005057C3">
            <w:pPr>
              <w:rPr>
                <w:ins w:id="2354" w:author="Admin" w:date="2015-07-07T14:22:00Z"/>
              </w:rPr>
            </w:pPr>
            <w:ins w:id="2355" w:author="Admin" w:date="2015-07-07T14:22:00Z">
              <w:r>
                <w:t>Physik Engine</w:t>
              </w:r>
            </w:ins>
          </w:p>
        </w:tc>
        <w:tc>
          <w:tcPr>
            <w:tcW w:w="7261" w:type="dxa"/>
            <w:tcPrChange w:id="2356" w:author="Admin" w:date="2015-07-07T14:07:00Z">
              <w:tcPr>
                <w:tcW w:w="4606" w:type="dxa"/>
              </w:tcPr>
            </w:tcPrChange>
          </w:tcPr>
          <w:p w14:paraId="24F1739F" w14:textId="77777777" w:rsidR="001471E5" w:rsidRDefault="001471E5" w:rsidP="005057C3">
            <w:pPr>
              <w:rPr>
                <w:ins w:id="2357" w:author="Admin" w:date="2015-07-07T14:22:00Z"/>
              </w:rPr>
            </w:pPr>
          </w:p>
        </w:tc>
      </w:tr>
      <w:tr w:rsidR="001471E5" w14:paraId="2231BCBB" w14:textId="77777777" w:rsidTr="005057C3">
        <w:trPr>
          <w:ins w:id="2358" w:author="Admin" w:date="2015-07-07T14:22:00Z"/>
        </w:trPr>
        <w:tc>
          <w:tcPr>
            <w:tcW w:w="1951" w:type="dxa"/>
          </w:tcPr>
          <w:p w14:paraId="794BAD5D" w14:textId="77777777" w:rsidR="001471E5" w:rsidRPr="001471E5" w:rsidRDefault="001471E5" w:rsidP="005057C3">
            <w:pPr>
              <w:rPr>
                <w:ins w:id="2359" w:author="Admin" w:date="2015-07-07T14:22:00Z"/>
              </w:rPr>
            </w:pPr>
            <w:ins w:id="2360" w:author="Admin" w:date="2015-07-07T14:22:00Z">
              <w:r w:rsidRPr="001471E5">
                <w:t>Prolog</w:t>
              </w:r>
            </w:ins>
          </w:p>
        </w:tc>
        <w:tc>
          <w:tcPr>
            <w:tcW w:w="7261" w:type="dxa"/>
          </w:tcPr>
          <w:p w14:paraId="6746CCF5" w14:textId="77777777" w:rsidR="001471E5" w:rsidRDefault="001471E5" w:rsidP="005057C3">
            <w:pPr>
              <w:rPr>
                <w:ins w:id="2361" w:author="Admin" w:date="2015-07-07T14:22:00Z"/>
              </w:rPr>
            </w:pPr>
          </w:p>
        </w:tc>
      </w:tr>
      <w:tr w:rsidR="001471E5" w14:paraId="2168C6CF" w14:textId="77777777" w:rsidTr="005057C3">
        <w:trPr>
          <w:ins w:id="2362" w:author="Admin" w:date="2015-07-07T14:22:00Z"/>
        </w:trPr>
        <w:tc>
          <w:tcPr>
            <w:tcW w:w="1951" w:type="dxa"/>
            <w:tcPrChange w:id="2363" w:author="Admin" w:date="2015-07-07T14:07:00Z">
              <w:tcPr>
                <w:tcW w:w="4606" w:type="dxa"/>
                <w:gridSpan w:val="2"/>
              </w:tcPr>
            </w:tcPrChange>
          </w:tcPr>
          <w:p w14:paraId="692210B9" w14:textId="77777777" w:rsidR="001471E5" w:rsidRDefault="001471E5" w:rsidP="005057C3">
            <w:pPr>
              <w:rPr>
                <w:ins w:id="2364" w:author="Admin" w:date="2015-07-07T14:22:00Z"/>
              </w:rPr>
            </w:pPr>
            <w:ins w:id="2365" w:author="Admin" w:date="2015-07-07T14:22:00Z">
              <w:r w:rsidRPr="001471E5">
                <w:t>Python</w:t>
              </w:r>
            </w:ins>
          </w:p>
        </w:tc>
        <w:tc>
          <w:tcPr>
            <w:tcW w:w="7261" w:type="dxa"/>
            <w:tcPrChange w:id="2366" w:author="Admin" w:date="2015-07-07T14:07:00Z">
              <w:tcPr>
                <w:tcW w:w="4606" w:type="dxa"/>
              </w:tcPr>
            </w:tcPrChange>
          </w:tcPr>
          <w:p w14:paraId="5AE86B49" w14:textId="77777777" w:rsidR="001471E5" w:rsidRDefault="001471E5" w:rsidP="005057C3">
            <w:pPr>
              <w:rPr>
                <w:ins w:id="2367" w:author="Admin" w:date="2015-07-07T14:22:00Z"/>
              </w:rPr>
            </w:pPr>
          </w:p>
        </w:tc>
      </w:tr>
      <w:tr w:rsidR="001471E5" w14:paraId="38838A16" w14:textId="77777777" w:rsidTr="005057C3">
        <w:trPr>
          <w:ins w:id="2368" w:author="Admin" w:date="2015-07-07T14:22:00Z"/>
        </w:trPr>
        <w:tc>
          <w:tcPr>
            <w:tcW w:w="1951" w:type="dxa"/>
          </w:tcPr>
          <w:p w14:paraId="4B9FAD45" w14:textId="77777777" w:rsidR="001471E5" w:rsidRPr="001471E5" w:rsidRDefault="001471E5" w:rsidP="005057C3">
            <w:pPr>
              <w:rPr>
                <w:ins w:id="2369" w:author="Admin" w:date="2015-07-07T14:22:00Z"/>
              </w:rPr>
            </w:pPr>
            <w:proofErr w:type="spellStart"/>
            <w:ins w:id="2370" w:author="Admin" w:date="2015-07-07T14:22:00Z">
              <w:r w:rsidRPr="001471E5">
                <w:t>Shadereffekte</w:t>
              </w:r>
              <w:proofErr w:type="spellEnd"/>
            </w:ins>
          </w:p>
        </w:tc>
        <w:tc>
          <w:tcPr>
            <w:tcW w:w="7261" w:type="dxa"/>
          </w:tcPr>
          <w:p w14:paraId="47C70123" w14:textId="77777777" w:rsidR="001471E5" w:rsidRDefault="001471E5" w:rsidP="005057C3">
            <w:pPr>
              <w:rPr>
                <w:ins w:id="2371" w:author="Admin" w:date="2015-07-07T14:22:00Z"/>
              </w:rPr>
            </w:pPr>
          </w:p>
        </w:tc>
      </w:tr>
      <w:tr w:rsidR="001471E5" w14:paraId="384D4EEF" w14:textId="77777777" w:rsidTr="005057C3">
        <w:trPr>
          <w:ins w:id="2372" w:author="Admin" w:date="2015-07-07T14:22:00Z"/>
        </w:trPr>
        <w:tc>
          <w:tcPr>
            <w:tcW w:w="1951" w:type="dxa"/>
          </w:tcPr>
          <w:p w14:paraId="295536D3" w14:textId="77777777" w:rsidR="001471E5" w:rsidRPr="001471E5" w:rsidRDefault="001471E5" w:rsidP="005057C3">
            <w:pPr>
              <w:rPr>
                <w:ins w:id="2373" w:author="Admin" w:date="2015-07-07T14:22:00Z"/>
              </w:rPr>
            </w:pPr>
            <w:ins w:id="2374" w:author="Admin" w:date="2015-07-07T14:22:00Z">
              <w:r w:rsidRPr="001471E5">
                <w:t>Skript(</w:t>
              </w:r>
              <w:proofErr w:type="spellStart"/>
              <w:r w:rsidRPr="001471E5">
                <w:t>sprache</w:t>
              </w:r>
              <w:proofErr w:type="spellEnd"/>
              <w:r w:rsidRPr="001471E5">
                <w:t>)</w:t>
              </w:r>
            </w:ins>
          </w:p>
        </w:tc>
        <w:tc>
          <w:tcPr>
            <w:tcW w:w="7261" w:type="dxa"/>
          </w:tcPr>
          <w:p w14:paraId="45250568" w14:textId="77777777" w:rsidR="001471E5" w:rsidRDefault="001471E5" w:rsidP="005057C3">
            <w:pPr>
              <w:rPr>
                <w:ins w:id="2375" w:author="Admin" w:date="2015-07-07T14:22:00Z"/>
              </w:rPr>
            </w:pPr>
          </w:p>
        </w:tc>
      </w:tr>
      <w:tr w:rsidR="001471E5" w14:paraId="77288D6E" w14:textId="77777777" w:rsidTr="005057C3">
        <w:trPr>
          <w:ins w:id="2376" w:author="Admin" w:date="2015-07-07T14:22:00Z"/>
        </w:trPr>
        <w:tc>
          <w:tcPr>
            <w:tcW w:w="1951" w:type="dxa"/>
          </w:tcPr>
          <w:p w14:paraId="08D9ECBC" w14:textId="77777777" w:rsidR="001471E5" w:rsidRPr="001471E5" w:rsidRDefault="001471E5" w:rsidP="005057C3">
            <w:pPr>
              <w:rPr>
                <w:ins w:id="2377" w:author="Admin" w:date="2015-07-07T14:22:00Z"/>
              </w:rPr>
            </w:pPr>
            <w:ins w:id="2378" w:author="Admin" w:date="2015-07-07T14:22:00Z">
              <w:r w:rsidRPr="001471E5">
                <w:t>UDP/IP</w:t>
              </w:r>
            </w:ins>
          </w:p>
        </w:tc>
        <w:tc>
          <w:tcPr>
            <w:tcW w:w="7261" w:type="dxa"/>
          </w:tcPr>
          <w:p w14:paraId="2B5BADD5" w14:textId="77777777" w:rsidR="001471E5" w:rsidRDefault="001471E5" w:rsidP="005057C3">
            <w:pPr>
              <w:rPr>
                <w:ins w:id="2379" w:author="Admin" w:date="2015-07-07T14:22:00Z"/>
              </w:rPr>
            </w:pPr>
          </w:p>
        </w:tc>
      </w:tr>
      <w:tr w:rsidR="001471E5" w14:paraId="0AFBA505" w14:textId="77777777" w:rsidTr="005057C3">
        <w:trPr>
          <w:ins w:id="2380" w:author="Admin" w:date="2015-07-07T14:22:00Z"/>
        </w:trPr>
        <w:tc>
          <w:tcPr>
            <w:tcW w:w="1951" w:type="dxa"/>
          </w:tcPr>
          <w:p w14:paraId="69C6B8FB" w14:textId="77777777" w:rsidR="001471E5" w:rsidRPr="001471E5" w:rsidRDefault="001471E5" w:rsidP="005057C3">
            <w:pPr>
              <w:rPr>
                <w:ins w:id="2381" w:author="Admin" w:date="2015-07-07T14:22:00Z"/>
              </w:rPr>
            </w:pPr>
            <w:ins w:id="2382" w:author="Admin" w:date="2015-07-07T14:22:00Z">
              <w:r w:rsidRPr="001471E5">
                <w:t>XML</w:t>
              </w:r>
            </w:ins>
          </w:p>
        </w:tc>
        <w:tc>
          <w:tcPr>
            <w:tcW w:w="7261" w:type="dxa"/>
          </w:tcPr>
          <w:p w14:paraId="07B3777D" w14:textId="77777777" w:rsidR="001471E5" w:rsidRDefault="001471E5" w:rsidP="005057C3">
            <w:pPr>
              <w:rPr>
                <w:ins w:id="2383" w:author="Admin" w:date="2015-07-07T14:22:00Z"/>
              </w:rPr>
            </w:pPr>
          </w:p>
        </w:tc>
      </w:tr>
    </w:tbl>
    <w:p w14:paraId="1877F924" w14:textId="77777777" w:rsidR="005057C3" w:rsidRPr="005057C3" w:rsidRDefault="005057C3" w:rsidP="005057C3">
      <w:pPr>
        <w:rPr>
          <w:rPrChange w:id="2384" w:author="Admin" w:date="2015-07-07T14:06:00Z">
            <w:rPr>
              <w:lang w:val="fr-FR"/>
            </w:rPr>
          </w:rPrChange>
        </w:rPr>
        <w:pPrChange w:id="2385" w:author="Admin" w:date="2015-07-07T14:0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Admin" w:date="2015-07-06T13:16:00Z" w:initials="A">
    <w:p w14:paraId="268E30ED" w14:textId="77777777" w:rsidR="005057C3" w:rsidRDefault="005057C3">
      <w:pPr>
        <w:pStyle w:val="Kommentartext"/>
      </w:pPr>
      <w:r>
        <w:rPr>
          <w:rStyle w:val="Kommentarzeichen"/>
        </w:rPr>
        <w:annotationRef/>
      </w:r>
      <w:r>
        <w:t>Würde ich hier vermutlich raus lassen</w:t>
      </w:r>
    </w:p>
  </w:comment>
  <w:comment w:id="395" w:author="Admin" w:date="2015-07-07T13:35:00Z" w:initials="A">
    <w:p w14:paraId="4D4D304C" w14:textId="082A9BCB" w:rsidR="005057C3" w:rsidRDefault="005057C3">
      <w:pPr>
        <w:pStyle w:val="Kommentartext"/>
      </w:pPr>
      <w:r>
        <w:rPr>
          <w:rStyle w:val="Kommentarzeichen"/>
        </w:rPr>
        <w:annotationRef/>
      </w:r>
      <w:r>
        <w:t>Quelle</w:t>
      </w:r>
    </w:p>
  </w:comment>
  <w:comment w:id="403" w:author="Admin" w:date="2015-07-07T13:35:00Z" w:initials="A">
    <w:p w14:paraId="65A76335" w14:textId="49C25EB3" w:rsidR="005057C3" w:rsidRDefault="005057C3">
      <w:pPr>
        <w:pStyle w:val="Kommentartext"/>
      </w:pPr>
      <w:r>
        <w:rPr>
          <w:rStyle w:val="Kommentarzeichen"/>
        </w:rPr>
        <w:annotationRef/>
      </w:r>
      <w:r>
        <w:t>Quelle</w:t>
      </w:r>
    </w:p>
  </w:comment>
  <w:comment w:id="411" w:author="Admin" w:date="2015-07-07T13:35:00Z" w:initials="A">
    <w:p w14:paraId="40B7DCE8" w14:textId="3F547087" w:rsidR="005057C3" w:rsidRDefault="005057C3">
      <w:pPr>
        <w:pStyle w:val="Kommentartext"/>
      </w:pPr>
      <w:r>
        <w:rPr>
          <w:rStyle w:val="Kommentarzeichen"/>
        </w:rPr>
        <w:annotationRef/>
      </w:r>
      <w:r>
        <w:t>Quelle</w:t>
      </w:r>
    </w:p>
  </w:comment>
  <w:comment w:id="440" w:author="Admin" w:date="2015-07-06T13:41:00Z" w:initials="A">
    <w:p w14:paraId="308F9E12" w14:textId="3051D65C" w:rsidR="005057C3" w:rsidRDefault="005057C3">
      <w:pPr>
        <w:pStyle w:val="Kommentartext"/>
      </w:pPr>
      <w:r>
        <w:rPr>
          <w:rStyle w:val="Kommentarzeichen"/>
        </w:rPr>
        <w:annotationRef/>
      </w:r>
      <w:r>
        <w:t>Alternative Script Sprachen wie JS, Python, Perl… Technologie Entscheidung?</w:t>
      </w:r>
    </w:p>
  </w:comment>
  <w:comment w:id="458" w:author="Admin" w:date="2015-07-07T13:36:00Z" w:initials="A">
    <w:p w14:paraId="256DC51C" w14:textId="5CD039FD" w:rsidR="005057C3" w:rsidRDefault="005057C3">
      <w:pPr>
        <w:pStyle w:val="Kommentartext"/>
      </w:pPr>
      <w:r>
        <w:rPr>
          <w:rStyle w:val="Kommentarzeichen"/>
        </w:rPr>
        <w:annotationRef/>
      </w:r>
      <w:r>
        <w:t>Quelle</w:t>
      </w:r>
    </w:p>
  </w:comment>
  <w:comment w:id="464" w:author="Admin" w:date="2015-07-06T13:44:00Z" w:initials="A">
    <w:p w14:paraId="2EBC50FB" w14:textId="4A347B2D" w:rsidR="005057C3" w:rsidRDefault="005057C3">
      <w:pPr>
        <w:pStyle w:val="Kommentartext"/>
      </w:pPr>
      <w:r>
        <w:rPr>
          <w:rStyle w:val="Kommentarzeichen"/>
        </w:rPr>
        <w:annotationRef/>
      </w:r>
      <w:r>
        <w:t>Warum?</w:t>
      </w:r>
      <w:r>
        <w:br/>
        <w:t>Aufbau von LUA? Reiner ANSI C Code ohne externe Abhängigkeiten</w:t>
      </w:r>
    </w:p>
  </w:comment>
  <w:comment w:id="467" w:author="Admin" w:date="2015-07-06T13:44:00Z" w:initials="A">
    <w:p w14:paraId="05CD271F" w14:textId="22252729" w:rsidR="005057C3" w:rsidRDefault="005057C3">
      <w:pPr>
        <w:pStyle w:val="Kommentartext"/>
      </w:pPr>
      <w:r>
        <w:rPr>
          <w:rStyle w:val="Kommentarzeichen"/>
        </w:rPr>
        <w:annotationRef/>
      </w:r>
      <w:r>
        <w:t xml:space="preserve">Etwas zum Ursprung </w:t>
      </w:r>
      <w:proofErr w:type="spellStart"/>
      <w:r>
        <w:t>luas</w:t>
      </w:r>
      <w:proofErr w:type="spellEnd"/>
      <w:r>
        <w:t xml:space="preserve"> oder sonst was die 2-3 Sätze hier sind einfach zu wenig!</w:t>
      </w:r>
    </w:p>
  </w:comment>
  <w:comment w:id="491" w:author="Admin" w:date="2015-07-07T13:36:00Z" w:initials="A">
    <w:p w14:paraId="3B4D94A0" w14:textId="2D5FFAF4" w:rsidR="005057C3" w:rsidRDefault="005057C3">
      <w:pPr>
        <w:pStyle w:val="Kommentartext"/>
      </w:pPr>
      <w:r>
        <w:rPr>
          <w:rStyle w:val="Kommentarzeichen"/>
        </w:rPr>
        <w:annotationRef/>
      </w:r>
      <w:r>
        <w:t>Quelle</w:t>
      </w:r>
    </w:p>
  </w:comment>
  <w:comment w:id="505" w:author="Admin" w:date="2015-07-06T13:51:00Z" w:initials="A">
    <w:p w14:paraId="38C6A1E3" w14:textId="7F77EC4C" w:rsidR="005057C3" w:rsidRDefault="005057C3">
      <w:pPr>
        <w:pStyle w:val="Kommentartext"/>
      </w:pPr>
      <w:r>
        <w:rPr>
          <w:rStyle w:val="Kommentarzeichen"/>
        </w:rPr>
        <w:annotationRef/>
      </w:r>
      <w:r>
        <w:t>Na ja etwas komisch ausgedrückt. Evtl. die kognitive Fähigkeit von Computern zu ermöglichen oder so was…</w:t>
      </w:r>
    </w:p>
  </w:comment>
  <w:comment w:id="530" w:author="Admin" w:date="2015-07-06T14:01:00Z" w:initials="A">
    <w:p w14:paraId="2338AF66" w14:textId="0C42976E" w:rsidR="005057C3" w:rsidRDefault="005057C3">
      <w:pPr>
        <w:pStyle w:val="Kommentartext"/>
      </w:pPr>
      <w:r>
        <w:t xml:space="preserve">In Klammer evtl. </w:t>
      </w:r>
      <w:r>
        <w:rPr>
          <w:rStyle w:val="Kommentarzeichen"/>
        </w:rPr>
        <w:annotationRef/>
      </w:r>
      <w:r>
        <w:t>(Betreuer Herr Fahr)?</w:t>
      </w:r>
    </w:p>
  </w:comment>
  <w:comment w:id="533" w:author="Admin" w:date="2015-07-06T14:02:00Z" w:initials="A">
    <w:p w14:paraId="5B3ABF46" w14:textId="37220125" w:rsidR="005057C3" w:rsidRDefault="005057C3">
      <w:pPr>
        <w:pStyle w:val="Kommentartext"/>
      </w:pPr>
      <w:r>
        <w:rPr>
          <w:rStyle w:val="Kommentarzeichen"/>
        </w:rPr>
        <w:annotationRef/>
      </w:r>
      <w:r>
        <w:t>Diagramm?</w:t>
      </w:r>
    </w:p>
  </w:comment>
  <w:comment w:id="534" w:author="Michael K." w:date="2015-07-06T22:03:00Z" w:initials="MK">
    <w:p w14:paraId="4FFD4CC6" w14:textId="6D170C16" w:rsidR="005057C3" w:rsidRDefault="005057C3">
      <w:pPr>
        <w:pStyle w:val="Kommentartext"/>
      </w:pPr>
      <w:r>
        <w:rPr>
          <w:rStyle w:val="Kommentarzeichen"/>
        </w:rPr>
        <w:annotationRef/>
      </w:r>
      <w:r>
        <w:t>Excel Meilenstein bisschen erweitern wird’s auch tun?</w:t>
      </w:r>
    </w:p>
  </w:comment>
  <w:comment w:id="535" w:author="Admin" w:date="2015-07-07T10:38:00Z" w:initials="A">
    <w:p w14:paraId="66D14B68" w14:textId="60DF58D8" w:rsidR="005057C3" w:rsidRDefault="005057C3">
      <w:pPr>
        <w:pStyle w:val="Kommentartext"/>
      </w:pPr>
      <w:r>
        <w:rPr>
          <w:rStyle w:val="Kommentarzeichen"/>
        </w:rPr>
        <w:annotationRef/>
      </w:r>
      <w:r>
        <w:t>Ja so was</w:t>
      </w:r>
    </w:p>
  </w:comment>
  <w:comment w:id="543" w:author="Admin" w:date="2015-07-06T14:03:00Z" w:initials="A">
    <w:p w14:paraId="0774F42E" w14:textId="08164C8F" w:rsidR="005057C3" w:rsidRDefault="005057C3">
      <w:pPr>
        <w:pStyle w:val="Kommentartext"/>
      </w:pPr>
      <w:r>
        <w:rPr>
          <w:rStyle w:val="Kommentarzeichen"/>
        </w:rPr>
        <w:annotationRef/>
      </w:r>
      <w:r>
        <w:t>Einheitliche Schreibweise !!!</w:t>
      </w:r>
    </w:p>
  </w:comment>
  <w:comment w:id="544" w:author="Admin" w:date="2015-07-06T14:06:00Z" w:initials="A">
    <w:p w14:paraId="4C93DF2C" w14:textId="7F60E419" w:rsidR="005057C3" w:rsidRDefault="005057C3">
      <w:pPr>
        <w:pStyle w:val="Kommentartext"/>
      </w:pPr>
      <w:r>
        <w:rPr>
          <w:rStyle w:val="Kommentarzeichen"/>
        </w:rPr>
        <w:annotationRef/>
      </w:r>
      <w:r>
        <w:t xml:space="preserve">Einheitliche </w:t>
      </w:r>
      <w:proofErr w:type="spellStart"/>
      <w:r>
        <w:t>schreibweise</w:t>
      </w:r>
      <w:proofErr w:type="spellEnd"/>
      <w:r>
        <w:t>! Skript oder Script!!!</w:t>
      </w:r>
    </w:p>
  </w:comment>
  <w:comment w:id="563" w:author="Admin" w:date="2015-07-06T14:07:00Z" w:initials="A">
    <w:p w14:paraId="431B96E2" w14:textId="5FE5D0D0" w:rsidR="005057C3" w:rsidRDefault="005057C3">
      <w:pPr>
        <w:pStyle w:val="Kommentartext"/>
      </w:pPr>
      <w:r>
        <w:rPr>
          <w:rStyle w:val="Kommentarzeichen"/>
        </w:rPr>
        <w:annotationRef/>
      </w:r>
      <w:r>
        <w:t>Zu vor immer Fußballspieler jetzt sind es Roboter?</w:t>
      </w:r>
    </w:p>
  </w:comment>
  <w:comment w:id="569" w:author="Admin" w:date="2015-07-07T13:38:00Z" w:initials="A">
    <w:p w14:paraId="562B22C7" w14:textId="2FDAF7F4" w:rsidR="005057C3" w:rsidRDefault="005057C3">
      <w:pPr>
        <w:pStyle w:val="Kommentartext"/>
      </w:pPr>
      <w:r>
        <w:rPr>
          <w:rStyle w:val="Kommentarzeichen"/>
        </w:rPr>
        <w:annotationRef/>
      </w:r>
      <w:r>
        <w:t>Quelle</w:t>
      </w:r>
    </w:p>
  </w:comment>
  <w:comment w:id="1606" w:author="Admin" w:date="2015-07-07T13:41:00Z" w:initials="A">
    <w:p w14:paraId="52559C8D" w14:textId="21A567E0" w:rsidR="005057C3" w:rsidRDefault="005057C3">
      <w:pPr>
        <w:pStyle w:val="Kommentartext"/>
      </w:pPr>
      <w:r>
        <w:rPr>
          <w:rStyle w:val="Kommentarzeichen"/>
        </w:rPr>
        <w:annotationRef/>
      </w:r>
      <w:r>
        <w:t>Quelle</w:t>
      </w:r>
    </w:p>
  </w:comment>
  <w:comment w:id="1613" w:author="Admin" w:date="2015-07-07T13:42:00Z" w:initials="A">
    <w:p w14:paraId="618EB11F" w14:textId="268F4B3C" w:rsidR="005057C3" w:rsidRDefault="005057C3">
      <w:pPr>
        <w:pStyle w:val="Kommentartext"/>
      </w:pPr>
      <w:r>
        <w:rPr>
          <w:rStyle w:val="Kommentarzeichen"/>
        </w:rPr>
        <w:annotationRef/>
      </w:r>
      <w:r>
        <w:t xml:space="preserve">Evtl. auch </w:t>
      </w:r>
      <w:proofErr w:type="spellStart"/>
      <w:r>
        <w:t>ne</w:t>
      </w:r>
      <w:proofErr w:type="spellEnd"/>
      <w:r>
        <w:t xml:space="preserve"> Quelle</w:t>
      </w:r>
    </w:p>
  </w:comment>
  <w:comment w:id="2008" w:author="Admin" w:date="2015-07-06T14:54:00Z" w:initials="A">
    <w:p w14:paraId="6AFAE70E" w14:textId="4044CE88" w:rsidR="005057C3" w:rsidRDefault="005057C3">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4D4D304C" w15:done="0"/>
  <w15:commentEx w15:paraId="65A76335" w15:done="0"/>
  <w15:commentEx w15:paraId="40B7DCE8" w15:done="0"/>
  <w15:commentEx w15:paraId="308F9E12" w15:done="0"/>
  <w15:commentEx w15:paraId="256DC51C" w15:done="0"/>
  <w15:commentEx w15:paraId="2EBC50FB" w15:done="0"/>
  <w15:commentEx w15:paraId="05CD271F" w15:done="0"/>
  <w15:commentEx w15:paraId="3B4D94A0" w15:done="0"/>
  <w15:commentEx w15:paraId="38C6A1E3"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4C93DF2C" w15:done="0"/>
  <w15:commentEx w15:paraId="431B96E2" w15:done="0"/>
  <w15:commentEx w15:paraId="562B22C7" w15:done="0"/>
  <w15:commentEx w15:paraId="52559C8D" w15:done="0"/>
  <w15:commentEx w15:paraId="618EB11F"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CB217" w14:textId="77777777" w:rsidR="00C9216C" w:rsidRDefault="00C9216C" w:rsidP="00081F4B">
      <w:pPr>
        <w:spacing w:line="240" w:lineRule="auto"/>
      </w:pPr>
      <w:r>
        <w:separator/>
      </w:r>
    </w:p>
  </w:endnote>
  <w:endnote w:type="continuationSeparator" w:id="0">
    <w:p w14:paraId="6754709F" w14:textId="77777777" w:rsidR="00C9216C" w:rsidRDefault="00C9216C"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5057C3" w:rsidRDefault="005057C3">
        <w:pPr>
          <w:pStyle w:val="Fuzeile"/>
          <w:jc w:val="right"/>
        </w:pPr>
        <w:r>
          <w:fldChar w:fldCharType="begin"/>
        </w:r>
        <w:r>
          <w:instrText>PAGE   \* MERGEFORMAT</w:instrText>
        </w:r>
        <w:r>
          <w:fldChar w:fldCharType="separate"/>
        </w:r>
        <w:r w:rsidR="001471E5">
          <w:rPr>
            <w:noProof/>
          </w:rPr>
          <w:t>V</w:t>
        </w:r>
        <w:r>
          <w:fldChar w:fldCharType="end"/>
        </w:r>
      </w:p>
    </w:sdtContent>
  </w:sdt>
  <w:p w14:paraId="04BA6742" w14:textId="77777777" w:rsidR="005057C3" w:rsidRDefault="005057C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5057C3" w:rsidRDefault="005057C3">
    <w:pPr>
      <w:pStyle w:val="Fuzeile"/>
      <w:jc w:val="right"/>
    </w:pPr>
  </w:p>
  <w:p w14:paraId="6043DAC7" w14:textId="77777777" w:rsidR="005057C3" w:rsidRDefault="005057C3">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450057"/>
      <w:docPartObj>
        <w:docPartGallery w:val="Page Numbers (Bottom of Page)"/>
        <w:docPartUnique/>
      </w:docPartObj>
    </w:sdtPr>
    <w:sdtContent>
      <w:p w14:paraId="0CE1E659" w14:textId="77777777" w:rsidR="005057C3" w:rsidRDefault="005057C3">
        <w:pPr>
          <w:pStyle w:val="Fuzeile"/>
          <w:jc w:val="right"/>
        </w:pPr>
        <w:r>
          <w:fldChar w:fldCharType="begin"/>
        </w:r>
        <w:r>
          <w:instrText>PAGE   \* MERGEFORMAT</w:instrText>
        </w:r>
        <w:r>
          <w:fldChar w:fldCharType="separate"/>
        </w:r>
        <w:r w:rsidR="001471E5">
          <w:rPr>
            <w:noProof/>
          </w:rPr>
          <w:t>I</w:t>
        </w:r>
        <w:r>
          <w:fldChar w:fldCharType="end"/>
        </w:r>
      </w:p>
    </w:sdtContent>
  </w:sdt>
  <w:p w14:paraId="514E9DF3" w14:textId="77777777" w:rsidR="005057C3" w:rsidRDefault="005057C3">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122375"/>
      <w:docPartObj>
        <w:docPartGallery w:val="Page Numbers (Bottom of Page)"/>
        <w:docPartUnique/>
      </w:docPartObj>
    </w:sdtPr>
    <w:sdtContent>
      <w:p w14:paraId="23834251" w14:textId="77777777" w:rsidR="005057C3" w:rsidRDefault="005057C3">
        <w:pPr>
          <w:pStyle w:val="Fuzeile"/>
          <w:jc w:val="right"/>
        </w:pPr>
        <w:r>
          <w:fldChar w:fldCharType="begin"/>
        </w:r>
        <w:r>
          <w:instrText>PAGE   \* MERGEFORMAT</w:instrText>
        </w:r>
        <w:r>
          <w:fldChar w:fldCharType="separate"/>
        </w:r>
        <w:r w:rsidR="001471E5">
          <w:rPr>
            <w:noProof/>
          </w:rPr>
          <w:t>I</w:t>
        </w:r>
        <w:r>
          <w:fldChar w:fldCharType="end"/>
        </w:r>
      </w:p>
    </w:sdtContent>
  </w:sdt>
  <w:p w14:paraId="7D93E7FA" w14:textId="77777777" w:rsidR="005057C3" w:rsidRDefault="005057C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F1ED1" w14:textId="77777777" w:rsidR="00C9216C" w:rsidRDefault="00C9216C" w:rsidP="00081F4B">
      <w:pPr>
        <w:spacing w:line="240" w:lineRule="auto"/>
      </w:pPr>
      <w:r>
        <w:separator/>
      </w:r>
    </w:p>
  </w:footnote>
  <w:footnote w:type="continuationSeparator" w:id="0">
    <w:p w14:paraId="5BC94C57" w14:textId="77777777" w:rsidR="00C9216C" w:rsidRDefault="00C9216C"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5057C3" w:rsidRDefault="005057C3">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5057C3" w:rsidRDefault="005057C3">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BB80B5DE"/>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keisen Michael">
    <w15:presenceInfo w15:providerId="None" w15:userId="Kekeisen Michael"/>
  </w15:person>
  <w15:person w15:author="Michael K.">
    <w15:presenceInfo w15:providerId="Windows Live" w15:userId="bf3b44060d9d8b50"/>
  </w15:person>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216C"/>
    <w:rsid w:val="00C93068"/>
    <w:rsid w:val="00C970E6"/>
    <w:rsid w:val="00C976BA"/>
    <w:rsid w:val="00CA025A"/>
    <w:rsid w:val="00CA0B27"/>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AC4DD5"/>
    <w:pPr>
      <w:keepNext/>
      <w:numPr>
        <w:numId w:val="16"/>
      </w:numPr>
      <w:tabs>
        <w:tab w:val="left" w:pos="426"/>
      </w:tabs>
      <w:spacing w:before="360" w:after="60"/>
      <w:ind w:right="113"/>
      <w:outlineLvl w:val="0"/>
      <w:pPrChange w:id="0" w:author="Kekeisen Michael" w:date="2015-07-02T15:13:00Z">
        <w:pPr>
          <w:keepNext/>
          <w:numPr>
            <w:numId w:val="16"/>
          </w:numPr>
          <w:tabs>
            <w:tab w:val="left" w:pos="426"/>
          </w:tabs>
          <w:spacing w:before="360" w:after="60" w:line="360" w:lineRule="auto"/>
          <w:ind w:right="113"/>
          <w:jc w:val="both"/>
          <w:outlineLvl w:val="0"/>
        </w:pPr>
      </w:pPrChange>
    </w:pPr>
    <w:rPr>
      <w:b/>
      <w:kern w:val="28"/>
      <w:sz w:val="32"/>
      <w:rPrChange w:id="0" w:author="Kekeisen Michael" w:date="2015-07-02T15:13: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Michael K." w:date="2015-07-06T22:27:00Z">
        <w:pPr>
          <w:keepNext/>
          <w:numPr>
            <w:ilvl w:val="1"/>
            <w:numId w:val="16"/>
          </w:numPr>
          <w:tabs>
            <w:tab w:val="left" w:pos="567"/>
          </w:tabs>
          <w:spacing w:line="360" w:lineRule="auto"/>
          <w:ind w:left="142"/>
          <w:jc w:val="both"/>
          <w:outlineLvl w:val="1"/>
        </w:pPr>
      </w:pPrChange>
    </w:pPr>
    <w:rPr>
      <w:b/>
      <w:noProof/>
      <w:sz w:val="28"/>
      <w:rPrChange w:id="1" w:author="Michael K."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Michael K." w:date="2015-07-06T22:28:00Z">
        <w:pPr>
          <w:keepNext/>
          <w:numPr>
            <w:ilvl w:val="2"/>
            <w:numId w:val="16"/>
          </w:numPr>
          <w:tabs>
            <w:tab w:val="num" w:pos="340"/>
            <w:tab w:val="left" w:pos="709"/>
          </w:tabs>
          <w:spacing w:before="240" w:after="60" w:line="360" w:lineRule="auto"/>
          <w:jc w:val="both"/>
          <w:outlineLvl w:val="2"/>
        </w:pPr>
      </w:pPrChange>
    </w:pPr>
    <w:rPr>
      <w:b/>
      <w:rPrChange w:id="2" w:author="Michael K."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AC4DD5"/>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6382F5B5-1614-49C5-81A6-5EC3B5462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9835</Words>
  <Characters>61964</Characters>
  <Application>Microsoft Office Word</Application>
  <DocSecurity>0</DocSecurity>
  <Lines>516</Lines>
  <Paragraphs>143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71656</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837</cp:revision>
  <cp:lastPrinted>2014-08-27T20:09:00Z</cp:lastPrinted>
  <dcterms:created xsi:type="dcterms:W3CDTF">2014-07-28T08:46:00Z</dcterms:created>
  <dcterms:modified xsi:type="dcterms:W3CDTF">2015-07-07T12:22:00Z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